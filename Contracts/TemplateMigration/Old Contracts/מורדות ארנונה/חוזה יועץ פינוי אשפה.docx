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862ED4B" w14:textId="77777777" w:rsidR="00232692" w:rsidRPr="00232692" w:rsidRDefault="00232692" w:rsidP="00663022">
      <w:pPr>
        <w:spacing w:before="0" w:beforeAutospacing="0" w:after="0" w:afterAutospacing="0" w:line="240" w:lineRule="auto"/>
        <w:rPr>
          <w:rFonts w:ascii="Times New Roman" w:eastAsia="Times New Roman" w:hAnsi="Times New Roman" w:cs="David"/>
          <w:b/>
          <w:bCs/>
          <w:i/>
          <w:iCs/>
          <w:sz w:val="42"/>
          <w:szCs w:val="30"/>
          <w:u w:val="single"/>
          <w:rtl/>
          <w:lang w:eastAsia="he-IL"/>
        </w:rPr>
      </w:pPr>
    </w:p>
    <w:p w14:paraId="563607B3"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i/>
          <w:iCs/>
          <w:sz w:val="42"/>
          <w:szCs w:val="30"/>
          <w:u w:val="single"/>
          <w:rtl/>
          <w:lang w:eastAsia="he-IL"/>
        </w:rPr>
      </w:pPr>
    </w:p>
    <w:p w14:paraId="71D2335E"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noProof/>
          <w:sz w:val="42"/>
          <w:szCs w:val="30"/>
          <w:u w:val="single"/>
          <w:rtl/>
        </w:rPr>
      </w:pPr>
    </w:p>
    <w:p w14:paraId="28099915"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noProof/>
          <w:sz w:val="42"/>
          <w:szCs w:val="30"/>
          <w:u w:val="single"/>
          <w:rtl/>
        </w:rPr>
      </w:pPr>
    </w:p>
    <w:p w14:paraId="13427EE4"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i/>
          <w:iCs/>
          <w:sz w:val="42"/>
          <w:szCs w:val="30"/>
          <w:rtl/>
          <w:lang w:eastAsia="he-IL"/>
        </w:rPr>
      </w:pPr>
      <w:r w:rsidRPr="00232692">
        <w:rPr>
          <w:rFonts w:ascii="Times New Roman" w:eastAsia="Times New Roman" w:hAnsi="Times New Roman" w:cs="David"/>
          <w:b/>
          <w:bCs/>
          <w:noProof/>
          <w:sz w:val="42"/>
          <w:szCs w:val="30"/>
        </w:rPr>
        <w:drawing>
          <wp:inline distT="0" distB="0" distL="0" distR="0" wp14:anchorId="08B4122B" wp14:editId="7F29BB9B">
            <wp:extent cx="5276850" cy="4667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3">
                      <a:extLst>
                        <a:ext uri="{28A0092B-C50C-407E-A947-70E740481C1C}">
                          <a14:useLocalDpi xmlns:a14="http://schemas.microsoft.com/office/drawing/2010/main" val="0"/>
                        </a:ext>
                      </a:extLst>
                    </a:blip>
                    <a:srcRect t="30597" b="23880"/>
                    <a:stretch>
                      <a:fillRect/>
                    </a:stretch>
                  </pic:blipFill>
                  <pic:spPr bwMode="auto">
                    <a:xfrm>
                      <a:off x="0" y="0"/>
                      <a:ext cx="5276850" cy="466725"/>
                    </a:xfrm>
                    <a:prstGeom prst="rect">
                      <a:avLst/>
                    </a:prstGeom>
                    <a:noFill/>
                    <a:ln>
                      <a:noFill/>
                    </a:ln>
                  </pic:spPr>
                </pic:pic>
              </a:graphicData>
            </a:graphic>
          </wp:inline>
        </w:drawing>
      </w:r>
    </w:p>
    <w:p w14:paraId="790AB682"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i/>
          <w:iCs/>
          <w:sz w:val="42"/>
          <w:szCs w:val="30"/>
          <w:rtl/>
          <w:lang w:eastAsia="he-IL"/>
        </w:rPr>
      </w:pPr>
    </w:p>
    <w:p w14:paraId="2B089695"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i/>
          <w:iCs/>
          <w:sz w:val="42"/>
          <w:szCs w:val="30"/>
          <w:u w:val="single"/>
          <w:rtl/>
          <w:lang w:eastAsia="he-IL"/>
        </w:rPr>
      </w:pPr>
    </w:p>
    <w:p w14:paraId="0385A7A0" w14:textId="77777777" w:rsidR="00811209" w:rsidRDefault="00811209" w:rsidP="00232692">
      <w:pPr>
        <w:spacing w:before="0" w:beforeAutospacing="0" w:after="0" w:afterAutospacing="0" w:line="240" w:lineRule="auto"/>
        <w:jc w:val="center"/>
        <w:rPr>
          <w:rFonts w:ascii="Times New Roman" w:eastAsia="Times New Roman" w:hAnsi="Times New Roman" w:cs="David"/>
          <w:b/>
          <w:bCs/>
          <w:sz w:val="42"/>
          <w:szCs w:val="30"/>
          <w:u w:val="single"/>
          <w:rtl/>
          <w:lang w:eastAsia="he-IL"/>
        </w:rPr>
      </w:pPr>
    </w:p>
    <w:p w14:paraId="397C6244" w14:textId="77777777" w:rsidR="00811209" w:rsidRDefault="00811209" w:rsidP="00232692">
      <w:pPr>
        <w:spacing w:before="0" w:beforeAutospacing="0" w:after="0" w:afterAutospacing="0" w:line="240" w:lineRule="auto"/>
        <w:jc w:val="center"/>
        <w:rPr>
          <w:rFonts w:ascii="Times New Roman" w:eastAsia="Times New Roman" w:hAnsi="Times New Roman" w:cs="David"/>
          <w:b/>
          <w:bCs/>
          <w:sz w:val="42"/>
          <w:szCs w:val="30"/>
          <w:u w:val="single"/>
          <w:rtl/>
          <w:lang w:eastAsia="he-IL"/>
        </w:rPr>
      </w:pPr>
    </w:p>
    <w:p w14:paraId="73D2ACEE"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sz w:val="42"/>
          <w:szCs w:val="30"/>
          <w:u w:val="single"/>
          <w:rtl/>
          <w:lang w:eastAsia="he-IL"/>
        </w:rPr>
      </w:pPr>
      <w:r w:rsidRPr="00232692">
        <w:rPr>
          <w:rFonts w:ascii="Times New Roman" w:eastAsia="Times New Roman" w:hAnsi="Times New Roman" w:cs="David" w:hint="cs"/>
          <w:b/>
          <w:bCs/>
          <w:sz w:val="42"/>
          <w:szCs w:val="30"/>
          <w:u w:val="single"/>
          <w:rtl/>
          <w:lang w:eastAsia="he-IL"/>
        </w:rPr>
        <w:t xml:space="preserve">חוזה </w:t>
      </w:r>
      <w:r w:rsidR="00380332">
        <w:rPr>
          <w:rFonts w:ascii="Times New Roman" w:eastAsia="Times New Roman" w:hAnsi="Times New Roman" w:cs="David" w:hint="cs"/>
          <w:b/>
          <w:bCs/>
          <w:sz w:val="42"/>
          <w:szCs w:val="30"/>
          <w:u w:val="single"/>
          <w:rtl/>
          <w:lang w:eastAsia="he-IL"/>
        </w:rPr>
        <w:t xml:space="preserve">יועץ </w:t>
      </w:r>
      <w:r w:rsidRPr="00232692">
        <w:rPr>
          <w:rFonts w:ascii="Times New Roman" w:eastAsia="Times New Roman" w:hAnsi="Times New Roman" w:cs="David" w:hint="cs"/>
          <w:b/>
          <w:bCs/>
          <w:sz w:val="42"/>
          <w:szCs w:val="30"/>
          <w:u w:val="single"/>
          <w:rtl/>
          <w:lang w:eastAsia="he-IL"/>
        </w:rPr>
        <w:t>פינוי אשפה</w:t>
      </w:r>
    </w:p>
    <w:p w14:paraId="74412BAE"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i/>
          <w:iCs/>
          <w:sz w:val="42"/>
          <w:szCs w:val="30"/>
          <w:u w:val="single"/>
          <w:rtl/>
          <w:lang w:eastAsia="he-IL"/>
        </w:rPr>
      </w:pPr>
    </w:p>
    <w:p w14:paraId="0335B0EB"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i/>
          <w:iCs/>
          <w:sz w:val="42"/>
          <w:szCs w:val="30"/>
          <w:u w:val="single"/>
          <w:rtl/>
          <w:lang w:eastAsia="he-IL"/>
        </w:rPr>
      </w:pPr>
    </w:p>
    <w:p w14:paraId="3DD0E0D7" w14:textId="77777777" w:rsidR="00811209" w:rsidRPr="00776496" w:rsidRDefault="00811209" w:rsidP="00811209">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14E7E2A" w14:textId="77777777" w:rsidR="00811209" w:rsidRPr="00B27B4C" w:rsidRDefault="00811209" w:rsidP="00811209">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B4AC483" w14:textId="77777777" w:rsidR="00473325" w:rsidRPr="00034D68" w:rsidRDefault="00473325" w:rsidP="00473325">
      <w:pPr>
        <w:widowControl w:val="0"/>
        <w:spacing w:before="0" w:beforeAutospacing="0" w:after="0" w:afterAutospacing="0" w:line="240" w:lineRule="auto"/>
        <w:ind w:left="1440" w:firstLine="720"/>
        <w:rPr>
          <w:ins w:id="0" w:author="Kook Sec" w:date="2021-01-21T12:26:00Z"/>
          <w:rFonts w:ascii="Times New Roman" w:eastAsia="Times New Roman" w:hAnsi="Times New Roman" w:cs="David"/>
          <w:bCs/>
          <w:sz w:val="32"/>
          <w:szCs w:val="32"/>
          <w:u w:val="single"/>
          <w:rtl/>
          <w:lang w:eastAsia="he-IL"/>
        </w:rPr>
      </w:pPr>
      <w:ins w:id="1" w:author="Kook Sec" w:date="2021-01-21T12:26:00Z">
        <w:r w:rsidRPr="00034D68">
          <w:rPr>
            <w:rFonts w:ascii="Times New Roman" w:eastAsia="Times New Roman" w:hAnsi="Times New Roman" w:cs="David"/>
            <w:bCs/>
            <w:sz w:val="32"/>
            <w:szCs w:val="32"/>
            <w:u w:val="single"/>
            <w:rtl/>
            <w:lang w:eastAsia="he-IL"/>
          </w:rPr>
          <w:t>א.מ. ישראל מגורים פיתוח בע"מ</w:t>
        </w:r>
      </w:ins>
    </w:p>
    <w:p w14:paraId="4E61925B" w14:textId="77777777" w:rsidR="00473325" w:rsidRPr="00034D68" w:rsidRDefault="00473325" w:rsidP="00473325">
      <w:pPr>
        <w:widowControl w:val="0"/>
        <w:spacing w:before="0" w:beforeAutospacing="0" w:after="0" w:afterAutospacing="0" w:line="240" w:lineRule="auto"/>
        <w:rPr>
          <w:ins w:id="2" w:author="Kook Sec" w:date="2021-01-21T12:26:00Z"/>
          <w:rFonts w:ascii="Times New Roman" w:eastAsia="Times New Roman" w:hAnsi="Times New Roman" w:cs="David"/>
          <w:bCs/>
          <w:sz w:val="32"/>
          <w:szCs w:val="32"/>
          <w:u w:val="single"/>
          <w:rtl/>
          <w:lang w:eastAsia="he-IL"/>
        </w:rPr>
      </w:pPr>
    </w:p>
    <w:p w14:paraId="103892D1" w14:textId="77777777" w:rsidR="00473325" w:rsidRPr="00034D68" w:rsidRDefault="00473325" w:rsidP="00473325">
      <w:pPr>
        <w:widowControl w:val="0"/>
        <w:spacing w:before="0" w:beforeAutospacing="0" w:after="0" w:afterAutospacing="0" w:line="240" w:lineRule="auto"/>
        <w:jc w:val="center"/>
        <w:rPr>
          <w:ins w:id="3" w:author="Kook Sec" w:date="2021-01-21T12:26:00Z"/>
          <w:rFonts w:ascii="Times New Roman" w:eastAsia="Times New Roman" w:hAnsi="Times New Roman" w:cs="David"/>
          <w:bCs/>
          <w:sz w:val="32"/>
          <w:szCs w:val="32"/>
          <w:u w:val="single"/>
          <w:rtl/>
          <w:lang w:eastAsia="he-IL"/>
        </w:rPr>
      </w:pPr>
      <w:ins w:id="4" w:author="Kook Sec" w:date="2021-01-21T12:26:00Z">
        <w:r w:rsidRPr="00034D68">
          <w:rPr>
            <w:rFonts w:ascii="Times New Roman" w:eastAsia="Times New Roman" w:hAnsi="Times New Roman" w:cs="David"/>
            <w:bCs/>
            <w:sz w:val="32"/>
            <w:szCs w:val="32"/>
            <w:u w:val="single"/>
            <w:rtl/>
            <w:lang w:eastAsia="he-IL"/>
          </w:rPr>
          <w:t>מורדות ארנונה</w:t>
        </w:r>
        <w:r w:rsidRPr="00034D68" w:rsidDel="004B4EDB">
          <w:rPr>
            <w:rFonts w:ascii="Times New Roman" w:eastAsia="Times New Roman" w:hAnsi="Times New Roman" w:cs="David"/>
            <w:bCs/>
            <w:sz w:val="32"/>
            <w:szCs w:val="32"/>
            <w:u w:val="single"/>
            <w:rtl/>
            <w:lang w:eastAsia="he-IL"/>
          </w:rPr>
          <w:t xml:space="preserve"> </w:t>
        </w:r>
      </w:ins>
    </w:p>
    <w:customXmlDelRangeStart w:id="5" w:author="Kook Sec" w:date="2021-01-21T12:26:00Z"/>
    <w:sdt>
      <w:sdtPr>
        <w:rPr>
          <w:rFonts w:ascii="Times New Roman" w:eastAsia="Times New Roman" w:hAnsi="Times New Roman" w:cs="David"/>
          <w:bCs/>
          <w:sz w:val="32"/>
          <w:szCs w:val="32"/>
          <w:u w:val="single"/>
          <w:rtl/>
          <w:lang w:eastAsia="he-IL"/>
        </w:rPr>
        <w:alias w:val="שם הפרויקט"/>
        <w:tag w:val="cntProjectName"/>
        <w:id w:val="-1115283160"/>
        <w:placeholder>
          <w:docPart w:val="F380E707B5014AE8994A54E47D30C42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customXmlDelRangeEnd w:id="5"/>
        <w:p w14:paraId="656502A9" w14:textId="77777777" w:rsidR="00811209" w:rsidRPr="00B27B4C" w:rsidDel="00473325" w:rsidRDefault="00473325" w:rsidP="00811209">
          <w:pPr>
            <w:widowControl w:val="0"/>
            <w:spacing w:before="0" w:beforeAutospacing="0" w:after="0" w:afterAutospacing="0" w:line="240" w:lineRule="auto"/>
            <w:jc w:val="center"/>
            <w:rPr>
              <w:del w:id="6" w:author="Kook Sec" w:date="2021-01-21T12:26:00Z"/>
              <w:rFonts w:ascii="Times New Roman" w:eastAsia="Times New Roman" w:hAnsi="Times New Roman" w:cs="David"/>
              <w:bCs/>
              <w:sz w:val="32"/>
              <w:szCs w:val="32"/>
              <w:u w:val="single"/>
              <w:rtl/>
              <w:lang w:eastAsia="he-IL"/>
            </w:rPr>
          </w:pPr>
        </w:p>
        <w:customXmlDelRangeStart w:id="7" w:author="Kook Sec" w:date="2021-01-21T12:26:00Z"/>
      </w:sdtContent>
    </w:sdt>
    <w:customXmlDelRangeEnd w:id="7"/>
    <w:p w14:paraId="6F240A13" w14:textId="77777777" w:rsidR="00811209" w:rsidRPr="00B27B4C" w:rsidDel="00473325" w:rsidRDefault="00811209" w:rsidP="00811209">
      <w:pPr>
        <w:widowControl w:val="0"/>
        <w:spacing w:before="0" w:beforeAutospacing="0" w:after="0" w:afterAutospacing="0" w:line="240" w:lineRule="auto"/>
        <w:jc w:val="center"/>
        <w:rPr>
          <w:del w:id="8" w:author="Kook Sec" w:date="2021-01-21T12:26:00Z"/>
          <w:rFonts w:ascii="Times New Roman" w:eastAsia="Times New Roman" w:hAnsi="Times New Roman" w:cs="David"/>
          <w:bCs/>
          <w:sz w:val="32"/>
          <w:szCs w:val="32"/>
          <w:u w:val="single"/>
          <w:rtl/>
          <w:lang w:eastAsia="he-IL"/>
        </w:rPr>
      </w:pPr>
    </w:p>
    <w:customXmlDelRangeStart w:id="9" w:author="Kook Sec" w:date="2021-01-21T12:26:00Z"/>
    <w:sdt>
      <w:sdtPr>
        <w:rPr>
          <w:rFonts w:ascii="Times New Roman" w:eastAsia="Times New Roman" w:hAnsi="Times New Roman" w:cs="David"/>
          <w:bCs/>
          <w:sz w:val="32"/>
          <w:szCs w:val="32"/>
          <w:u w:val="single"/>
          <w:rtl/>
          <w:lang w:eastAsia="he-IL"/>
        </w:rPr>
        <w:alias w:val="שם אתר"/>
        <w:tag w:val="cntSite"/>
        <w:id w:val="2071999276"/>
        <w:placeholder>
          <w:docPart w:val="AB7886B97CB1401DB32408C15B12DAE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customXmlDelRangeEnd w:id="9"/>
        <w:p w14:paraId="54A35E55" w14:textId="77777777" w:rsidR="00811209" w:rsidRPr="00B27B4C" w:rsidDel="00473325" w:rsidRDefault="00473325" w:rsidP="00811209">
          <w:pPr>
            <w:widowControl w:val="0"/>
            <w:spacing w:before="0" w:beforeAutospacing="0" w:after="0" w:afterAutospacing="0" w:line="240" w:lineRule="auto"/>
            <w:jc w:val="center"/>
            <w:rPr>
              <w:del w:id="10" w:author="Kook Sec" w:date="2021-01-21T12:26:00Z"/>
              <w:rFonts w:ascii="Times New Roman" w:eastAsia="Times New Roman" w:hAnsi="Times New Roman" w:cs="David"/>
              <w:bCs/>
              <w:sz w:val="32"/>
              <w:szCs w:val="32"/>
              <w:u w:val="single"/>
              <w:rtl/>
              <w:lang w:eastAsia="he-IL"/>
            </w:rPr>
          </w:pPr>
        </w:p>
        <w:customXmlDelRangeStart w:id="11" w:author="Kook Sec" w:date="2021-01-21T12:26:00Z"/>
      </w:sdtContent>
    </w:sdt>
    <w:customXmlDelRangeEnd w:id="11"/>
    <w:p w14:paraId="1A66BE38" w14:textId="77777777" w:rsidR="00811209" w:rsidRPr="00B27B4C" w:rsidDel="00473325" w:rsidRDefault="00811209" w:rsidP="00811209">
      <w:pPr>
        <w:widowControl w:val="0"/>
        <w:spacing w:before="0" w:beforeAutospacing="0" w:after="0" w:afterAutospacing="0" w:line="240" w:lineRule="auto"/>
        <w:jc w:val="center"/>
        <w:rPr>
          <w:del w:id="12" w:author="Kook Sec" w:date="2021-01-21T12:26:00Z"/>
          <w:rFonts w:ascii="Times New Roman" w:eastAsia="Times New Roman" w:hAnsi="Times New Roman" w:cs="David"/>
          <w:bCs/>
          <w:sz w:val="32"/>
          <w:szCs w:val="32"/>
          <w:u w:val="single"/>
          <w:rtl/>
          <w:lang w:eastAsia="he-IL"/>
        </w:rPr>
      </w:pPr>
    </w:p>
    <w:p w14:paraId="729C2DED" w14:textId="77777777" w:rsidR="00811209" w:rsidRPr="00B27B4C" w:rsidRDefault="00811209" w:rsidP="00811209">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C9AD727"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i/>
          <w:iCs/>
          <w:sz w:val="42"/>
          <w:szCs w:val="30"/>
          <w:u w:val="single"/>
          <w:rtl/>
          <w:lang w:eastAsia="he-IL"/>
        </w:rPr>
      </w:pPr>
    </w:p>
    <w:p w14:paraId="0B3CEF54"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i/>
          <w:iCs/>
          <w:sz w:val="42"/>
          <w:szCs w:val="30"/>
          <w:u w:val="single"/>
          <w:rtl/>
          <w:lang w:eastAsia="he-IL"/>
        </w:rPr>
      </w:pPr>
    </w:p>
    <w:p w14:paraId="3BB61C3E"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i/>
          <w:iCs/>
          <w:sz w:val="42"/>
          <w:szCs w:val="30"/>
          <w:u w:val="single"/>
          <w:rtl/>
          <w:lang w:eastAsia="he-IL"/>
        </w:rPr>
      </w:pPr>
    </w:p>
    <w:p w14:paraId="54664F3D"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i/>
          <w:iCs/>
          <w:sz w:val="42"/>
          <w:szCs w:val="30"/>
          <w:u w:val="single"/>
          <w:rtl/>
          <w:lang w:eastAsia="he-IL"/>
        </w:rPr>
      </w:pPr>
    </w:p>
    <w:p w14:paraId="73FAB365"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i/>
          <w:iCs/>
          <w:sz w:val="42"/>
          <w:szCs w:val="30"/>
          <w:u w:val="single"/>
          <w:rtl/>
          <w:lang w:eastAsia="he-IL"/>
        </w:rPr>
      </w:pPr>
    </w:p>
    <w:p w14:paraId="73C11A88"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i/>
          <w:iCs/>
          <w:sz w:val="42"/>
          <w:szCs w:val="30"/>
          <w:u w:val="single"/>
          <w:rtl/>
          <w:lang w:eastAsia="he-IL"/>
        </w:rPr>
      </w:pPr>
    </w:p>
    <w:p w14:paraId="5223C286"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i/>
          <w:iCs/>
          <w:sz w:val="42"/>
          <w:szCs w:val="30"/>
          <w:u w:val="single"/>
          <w:rtl/>
          <w:lang w:eastAsia="he-IL"/>
        </w:rPr>
      </w:pPr>
    </w:p>
    <w:p w14:paraId="40EA76E8"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i/>
          <w:iCs/>
          <w:sz w:val="42"/>
          <w:szCs w:val="30"/>
          <w:u w:val="single"/>
          <w:rtl/>
          <w:lang w:eastAsia="he-IL"/>
        </w:rPr>
      </w:pPr>
    </w:p>
    <w:p w14:paraId="7DE06F27"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i/>
          <w:iCs/>
          <w:sz w:val="42"/>
          <w:szCs w:val="30"/>
          <w:u w:val="single"/>
          <w:rtl/>
          <w:lang w:eastAsia="he-IL"/>
        </w:rPr>
      </w:pPr>
    </w:p>
    <w:p w14:paraId="2615394F"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i/>
          <w:iCs/>
          <w:sz w:val="42"/>
          <w:szCs w:val="30"/>
          <w:u w:val="single"/>
          <w:rtl/>
          <w:lang w:eastAsia="he-IL"/>
        </w:rPr>
      </w:pPr>
    </w:p>
    <w:p w14:paraId="17445535"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sz w:val="42"/>
          <w:szCs w:val="30"/>
          <w:u w:val="single"/>
          <w:rtl/>
          <w:lang w:eastAsia="he-IL"/>
        </w:rPr>
      </w:pPr>
    </w:p>
    <w:p w14:paraId="33858D00"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sz w:val="42"/>
          <w:szCs w:val="30"/>
          <w:u w:val="single"/>
          <w:rtl/>
          <w:lang w:eastAsia="he-IL"/>
        </w:rPr>
      </w:pPr>
    </w:p>
    <w:p w14:paraId="257EFC10"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sz w:val="42"/>
          <w:szCs w:val="30"/>
          <w:u w:val="single"/>
          <w:rtl/>
          <w:lang w:eastAsia="he-IL"/>
        </w:rPr>
      </w:pPr>
    </w:p>
    <w:p w14:paraId="1398BB18"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sz w:val="42"/>
          <w:szCs w:val="30"/>
          <w:u w:val="single"/>
          <w:rtl/>
          <w:lang w:eastAsia="he-IL"/>
        </w:rPr>
      </w:pPr>
    </w:p>
    <w:p w14:paraId="654E53EB"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sz w:val="42"/>
          <w:szCs w:val="30"/>
          <w:u w:val="single"/>
          <w:rtl/>
          <w:lang w:eastAsia="he-IL"/>
        </w:rPr>
      </w:pPr>
    </w:p>
    <w:p w14:paraId="08F65429"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sz w:val="42"/>
          <w:szCs w:val="30"/>
          <w:u w:val="single"/>
          <w:rtl/>
          <w:lang w:eastAsia="he-IL"/>
        </w:rPr>
      </w:pPr>
    </w:p>
    <w:p w14:paraId="6D07710C"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sz w:val="42"/>
          <w:szCs w:val="30"/>
          <w:u w:val="single"/>
          <w:rtl/>
          <w:lang w:eastAsia="he-IL"/>
        </w:rPr>
      </w:pPr>
    </w:p>
    <w:p w14:paraId="5188D67D"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sz w:val="42"/>
          <w:szCs w:val="30"/>
          <w:u w:val="single"/>
          <w:rtl/>
          <w:lang w:eastAsia="he-IL"/>
        </w:rPr>
      </w:pPr>
    </w:p>
    <w:p w14:paraId="09996071"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sz w:val="42"/>
          <w:szCs w:val="30"/>
          <w:u w:val="single"/>
          <w:rtl/>
          <w:lang w:eastAsia="he-IL"/>
        </w:rPr>
      </w:pPr>
    </w:p>
    <w:p w14:paraId="5C157929"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sz w:val="42"/>
          <w:szCs w:val="30"/>
          <w:u w:val="single"/>
          <w:rtl/>
          <w:lang w:eastAsia="he-IL"/>
        </w:rPr>
      </w:pPr>
    </w:p>
    <w:p w14:paraId="3ED5F6E2" w14:textId="77777777" w:rsidR="00232692" w:rsidRDefault="00232692" w:rsidP="00232692">
      <w:pPr>
        <w:spacing w:before="0" w:beforeAutospacing="0" w:after="0" w:afterAutospacing="0" w:line="240" w:lineRule="auto"/>
        <w:jc w:val="center"/>
        <w:rPr>
          <w:ins w:id="13" w:author="Kook Sec" w:date="2021-01-21T12:27:00Z"/>
          <w:rFonts w:ascii="Times New Roman" w:eastAsia="Times New Roman" w:hAnsi="Times New Roman" w:cs="David"/>
          <w:b/>
          <w:bCs/>
          <w:sz w:val="42"/>
          <w:szCs w:val="30"/>
          <w:u w:val="single"/>
          <w:lang w:eastAsia="he-IL"/>
        </w:rPr>
      </w:pPr>
    </w:p>
    <w:p w14:paraId="316CFF8A" w14:textId="77777777" w:rsidR="00473325" w:rsidRPr="00232692" w:rsidRDefault="00473325" w:rsidP="00232692">
      <w:pPr>
        <w:spacing w:before="0" w:beforeAutospacing="0" w:after="0" w:afterAutospacing="0" w:line="240" w:lineRule="auto"/>
        <w:jc w:val="center"/>
        <w:rPr>
          <w:rFonts w:ascii="Times New Roman" w:eastAsia="Times New Roman" w:hAnsi="Times New Roman" w:cs="David"/>
          <w:b/>
          <w:bCs/>
          <w:sz w:val="42"/>
          <w:szCs w:val="30"/>
          <w:u w:val="single"/>
          <w:rtl/>
          <w:lang w:eastAsia="he-IL"/>
        </w:rPr>
      </w:pPr>
    </w:p>
    <w:p w14:paraId="3D9416E4"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sz w:val="42"/>
          <w:szCs w:val="30"/>
          <w:u w:val="single"/>
          <w:rtl/>
          <w:lang w:eastAsia="he-IL"/>
        </w:rPr>
      </w:pPr>
    </w:p>
    <w:p w14:paraId="753F06C9" w14:textId="77777777" w:rsidR="00232692" w:rsidRDefault="00232692" w:rsidP="00232692">
      <w:pPr>
        <w:spacing w:before="0" w:beforeAutospacing="0" w:after="0" w:afterAutospacing="0" w:line="240" w:lineRule="auto"/>
        <w:jc w:val="center"/>
        <w:rPr>
          <w:rFonts w:ascii="Times New Roman" w:eastAsia="Times New Roman" w:hAnsi="Times New Roman" w:cs="David"/>
          <w:b/>
          <w:bCs/>
          <w:sz w:val="42"/>
          <w:szCs w:val="30"/>
          <w:u w:val="single"/>
          <w:rtl/>
          <w:lang w:eastAsia="he-IL"/>
        </w:rPr>
      </w:pPr>
    </w:p>
    <w:p w14:paraId="0DF444AF" w14:textId="77777777" w:rsidR="00811209" w:rsidRPr="00232692" w:rsidRDefault="00811209" w:rsidP="00232692">
      <w:pPr>
        <w:spacing w:before="0" w:beforeAutospacing="0" w:after="0" w:afterAutospacing="0" w:line="240" w:lineRule="auto"/>
        <w:jc w:val="center"/>
        <w:rPr>
          <w:rFonts w:ascii="Times New Roman" w:eastAsia="Times New Roman" w:hAnsi="Times New Roman" w:cs="David"/>
          <w:b/>
          <w:bCs/>
          <w:sz w:val="42"/>
          <w:szCs w:val="30"/>
          <w:u w:val="single"/>
          <w:rtl/>
          <w:lang w:eastAsia="he-IL"/>
        </w:rPr>
      </w:pPr>
    </w:p>
    <w:p w14:paraId="6EFBA432" w14:textId="77777777" w:rsidR="00811209" w:rsidRDefault="00811209" w:rsidP="00811209">
      <w:pPr>
        <w:spacing w:before="0" w:beforeAutospacing="0" w:after="0" w:afterAutospacing="0" w:line="240" w:lineRule="auto"/>
        <w:rPr>
          <w:rFonts w:ascii="Times New Roman" w:eastAsia="Times New Roman" w:hAnsi="Times New Roman" w:cs="David"/>
          <w:b/>
          <w:bCs/>
          <w:sz w:val="42"/>
          <w:szCs w:val="30"/>
          <w:u w:val="single"/>
          <w:rtl/>
          <w:lang w:eastAsia="he-IL"/>
        </w:rPr>
      </w:pPr>
    </w:p>
    <w:p w14:paraId="46D6FBF6" w14:textId="77777777" w:rsidR="00232692" w:rsidRPr="00232692" w:rsidRDefault="00232692" w:rsidP="00811209">
      <w:pPr>
        <w:spacing w:before="0" w:beforeAutospacing="0" w:after="0" w:afterAutospacing="0" w:line="240" w:lineRule="auto"/>
        <w:jc w:val="center"/>
        <w:rPr>
          <w:rFonts w:ascii="Times New Roman" w:eastAsia="Times New Roman" w:hAnsi="Times New Roman" w:cs="David"/>
          <w:b/>
          <w:bCs/>
          <w:sz w:val="42"/>
          <w:szCs w:val="30"/>
          <w:u w:val="single"/>
          <w:rtl/>
          <w:lang w:eastAsia="he-IL"/>
        </w:rPr>
      </w:pPr>
      <w:r w:rsidRPr="00232692">
        <w:rPr>
          <w:rFonts w:ascii="Times New Roman" w:eastAsia="Times New Roman" w:hAnsi="Times New Roman" w:cs="David"/>
          <w:b/>
          <w:bCs/>
          <w:sz w:val="42"/>
          <w:szCs w:val="30"/>
          <w:u w:val="single"/>
          <w:rtl/>
          <w:lang w:eastAsia="he-IL"/>
        </w:rPr>
        <w:t>ח ו ז ה</w:t>
      </w:r>
      <w:r w:rsidR="00811209">
        <w:rPr>
          <w:rFonts w:ascii="Times New Roman" w:eastAsia="Times New Roman" w:hAnsi="Times New Roman" w:cs="David" w:hint="cs"/>
          <w:b/>
          <w:bCs/>
          <w:sz w:val="42"/>
          <w:szCs w:val="30"/>
          <w:u w:val="single"/>
          <w:rtl/>
          <w:lang w:eastAsia="he-IL"/>
        </w:rPr>
        <w:t xml:space="preserve"> יועץ פינוי אפה</w:t>
      </w:r>
    </w:p>
    <w:p w14:paraId="408CF87D"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sz w:val="42"/>
          <w:szCs w:val="30"/>
          <w:u w:val="single"/>
          <w:rtl/>
          <w:lang w:eastAsia="he-IL"/>
        </w:rPr>
      </w:pPr>
    </w:p>
    <w:p w14:paraId="7B25B15E"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sz w:val="26"/>
          <w:szCs w:val="24"/>
          <w:rtl/>
          <w:lang w:eastAsia="he-IL"/>
        </w:rPr>
      </w:pPr>
      <w:r w:rsidRPr="00232692">
        <w:rPr>
          <w:rFonts w:ascii="Times New Roman" w:eastAsia="Times New Roman" w:hAnsi="Times New Roman" w:cs="David"/>
          <w:sz w:val="26"/>
          <w:szCs w:val="24"/>
          <w:rtl/>
          <w:lang w:eastAsia="he-IL"/>
        </w:rPr>
        <w:t xml:space="preserve">שנערך ונחתם בתאריך </w:t>
      </w:r>
      <w:sdt>
        <w:sdtPr>
          <w:rPr>
            <w:rFonts w:ascii="Times New Roman" w:eastAsia="Times New Roman" w:hAnsi="Times New Roman" w:cs="David"/>
            <w:color w:val="0000FF"/>
            <w:sz w:val="26"/>
            <w:szCs w:val="24"/>
            <w:rtl/>
          </w:rPr>
          <w:alias w:val="תאריך חתימת חוזה"/>
          <w:tag w:val="cntSignDate"/>
          <w:id w:val="989608301"/>
          <w:placeholder>
            <w:docPart w:val="A878AB63E8C94DC69CC73EA54AACCA4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Content>
          <w:r w:rsidR="008318E5" w:rsidRPr="00811209">
            <w:rPr>
              <w:rStyle w:val="AutoFieldChar"/>
              <w:rFonts w:hint="cs"/>
              <w:color w:val="00B0F0"/>
              <w:rtl/>
            </w:rPr>
            <w:t>[תאריך</w:t>
          </w:r>
          <w:r w:rsidR="008318E5" w:rsidRPr="00811209">
            <w:rPr>
              <w:rStyle w:val="AutoFieldChar"/>
              <w:color w:val="00B0F0"/>
              <w:rtl/>
            </w:rPr>
            <w:t xml:space="preserve"> </w:t>
          </w:r>
          <w:r w:rsidR="008318E5" w:rsidRPr="00811209">
            <w:rPr>
              <w:rStyle w:val="AutoFieldChar"/>
              <w:rFonts w:hint="cs"/>
              <w:color w:val="00B0F0"/>
              <w:rtl/>
            </w:rPr>
            <w:t>חתימת</w:t>
          </w:r>
          <w:r w:rsidR="008318E5" w:rsidRPr="00811209">
            <w:rPr>
              <w:rStyle w:val="AutoFieldChar"/>
              <w:color w:val="00B0F0"/>
              <w:rtl/>
            </w:rPr>
            <w:t xml:space="preserve"> </w:t>
          </w:r>
          <w:r w:rsidR="008318E5" w:rsidRPr="00811209">
            <w:rPr>
              <w:rStyle w:val="AutoFieldChar"/>
              <w:rFonts w:hint="cs"/>
              <w:color w:val="00B0F0"/>
              <w:rtl/>
            </w:rPr>
            <w:t>חוזה]</w:t>
          </w:r>
        </w:sdtContent>
      </w:sdt>
    </w:p>
    <w:p w14:paraId="70125ACE"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sz w:val="26"/>
          <w:szCs w:val="24"/>
          <w:rtl/>
          <w:lang w:eastAsia="he-IL"/>
        </w:rPr>
      </w:pPr>
    </w:p>
    <w:p w14:paraId="0B329430" w14:textId="77777777" w:rsidR="00232692" w:rsidRPr="00473325" w:rsidRDefault="00232692" w:rsidP="00232692">
      <w:pPr>
        <w:keepNext/>
        <w:spacing w:before="0" w:beforeAutospacing="0" w:after="0" w:afterAutospacing="0" w:line="240" w:lineRule="auto"/>
        <w:jc w:val="center"/>
        <w:outlineLvl w:val="5"/>
        <w:rPr>
          <w:rFonts w:ascii="Times New Roman" w:eastAsia="Times New Roman" w:hAnsi="Times New Roman" w:cs="David"/>
          <w:b/>
          <w:bCs/>
          <w:sz w:val="26"/>
          <w:szCs w:val="24"/>
          <w:rtl/>
          <w:lang w:eastAsia="he-IL"/>
          <w:rPrChange w:id="14" w:author="Kook Sec" w:date="2021-01-21T12:29:00Z">
            <w:rPr>
              <w:rFonts w:ascii="Times New Roman" w:eastAsia="Times New Roman" w:hAnsi="Times New Roman" w:cs="David"/>
              <w:b/>
              <w:bCs/>
              <w:sz w:val="26"/>
              <w:szCs w:val="24"/>
              <w:rtl/>
              <w:lang w:eastAsia="he-IL"/>
            </w:rPr>
          </w:rPrChange>
        </w:rPr>
      </w:pPr>
    </w:p>
    <w:p w14:paraId="2E6BB8F3" w14:textId="77777777" w:rsidR="00232692" w:rsidRPr="00473325" w:rsidRDefault="00232692" w:rsidP="00232692">
      <w:pPr>
        <w:keepNext/>
        <w:spacing w:before="0" w:beforeAutospacing="0" w:after="0" w:afterAutospacing="0" w:line="240" w:lineRule="auto"/>
        <w:jc w:val="center"/>
        <w:outlineLvl w:val="5"/>
        <w:rPr>
          <w:rFonts w:ascii="Times New Roman" w:eastAsia="Times New Roman" w:hAnsi="Times New Roman" w:cs="David"/>
          <w:b/>
          <w:bCs/>
          <w:sz w:val="26"/>
          <w:szCs w:val="24"/>
          <w:rtl/>
          <w:lang w:eastAsia="he-IL"/>
          <w:rPrChange w:id="15" w:author="Kook Sec" w:date="2021-01-21T12:29:00Z">
            <w:rPr>
              <w:rFonts w:ascii="Times New Roman" w:eastAsia="Times New Roman" w:hAnsi="Times New Roman" w:cs="David"/>
              <w:b/>
              <w:bCs/>
              <w:sz w:val="26"/>
              <w:szCs w:val="24"/>
              <w:rtl/>
              <w:lang w:eastAsia="he-IL"/>
            </w:rPr>
          </w:rPrChange>
        </w:rPr>
      </w:pPr>
      <w:r w:rsidRPr="00473325">
        <w:rPr>
          <w:rFonts w:ascii="Times New Roman" w:eastAsia="Times New Roman" w:hAnsi="Times New Roman" w:cs="David"/>
          <w:b/>
          <w:bCs/>
          <w:sz w:val="26"/>
          <w:szCs w:val="24"/>
          <w:rtl/>
          <w:lang w:eastAsia="he-IL"/>
          <w:rPrChange w:id="16" w:author="Kook Sec" w:date="2021-01-21T12:29:00Z">
            <w:rPr>
              <w:rFonts w:ascii="Times New Roman" w:eastAsia="Times New Roman" w:hAnsi="Times New Roman" w:cs="David"/>
              <w:b/>
              <w:bCs/>
              <w:sz w:val="26"/>
              <w:szCs w:val="24"/>
              <w:rtl/>
              <w:lang w:eastAsia="he-IL"/>
            </w:rPr>
          </w:rPrChange>
        </w:rPr>
        <w:t>ב  י  ן</w:t>
      </w:r>
    </w:p>
    <w:sdt>
      <w:sdtPr>
        <w:rPr>
          <w:rFonts w:eastAsia="Times New Roman"/>
          <w:rPrChange w:id="17" w:author="Kook Sec" w:date="2021-01-21T12:29:00Z">
            <w:rPr>
              <w:rFonts w:eastAsia="Times New Roman"/>
              <w:color w:val="800080"/>
            </w:rPr>
          </w:rPrChange>
        </w:rPr>
        <w:alias w:val="צד א בחוזה"/>
        <w:tag w:val="cntTzadA"/>
        <w:id w:val="198597740"/>
        <w:placeholder>
          <w:docPart w:val="45F3D2453BFC496F9B97BECFDBAFA99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p w14:paraId="75A30F00" w14:textId="77777777" w:rsidR="00232692" w:rsidRPr="00473325" w:rsidRDefault="00473325" w:rsidP="00473325">
          <w:pPr>
            <w:bidi w:val="0"/>
            <w:spacing w:before="0" w:beforeAutospacing="0" w:after="0" w:afterAutospacing="0" w:line="240" w:lineRule="auto"/>
            <w:jc w:val="center"/>
            <w:rPr>
              <w:rFonts w:ascii="Times New Roman" w:eastAsia="Times New Roman" w:hAnsi="Times New Roman" w:cs="David"/>
              <w:sz w:val="20"/>
              <w:szCs w:val="20"/>
              <w:rtl/>
              <w:lang w:eastAsia="he-IL"/>
              <w:rPrChange w:id="18" w:author="Kook Sec" w:date="2021-01-21T12:29:00Z">
                <w:rPr>
                  <w:rFonts w:ascii="Times New Roman" w:eastAsia="Times New Roman" w:hAnsi="Times New Roman" w:cs="David"/>
                  <w:sz w:val="20"/>
                  <w:szCs w:val="20"/>
                  <w:rtl/>
                  <w:lang w:eastAsia="he-IL"/>
                </w:rPr>
              </w:rPrChange>
            </w:rPr>
          </w:pPr>
          <w:ins w:id="19" w:author="Kook Sec" w:date="2021-01-21T12:27:00Z">
            <w:r w:rsidRPr="00473325">
              <w:rPr>
                <w:rFonts w:eastAsia="Times New Roman"/>
                <w:rtl/>
                <w:rPrChange w:id="20" w:author="Kook Sec" w:date="2021-01-21T12:29:00Z">
                  <w:rPr>
                    <w:rFonts w:eastAsia="Times New Roman"/>
                    <w:color w:val="800080"/>
                    <w:rtl/>
                  </w:rPr>
                </w:rPrChange>
              </w:rPr>
              <w:t>א.מ. ישראל מגורים פיתוח בע"מ</w:t>
            </w:r>
          </w:ins>
          <w:r w:rsidRPr="00473325">
            <w:rPr>
              <w:rFonts w:eastAsia="Times New Roman"/>
              <w:rtl/>
              <w:rPrChange w:id="21" w:author="Kook Sec" w:date="2021-01-21T12:29:00Z">
                <w:rPr>
                  <w:rFonts w:eastAsia="Times New Roman"/>
                  <w:color w:val="800080"/>
                  <w:rtl/>
                </w:rPr>
              </w:rPrChange>
            </w:rPr>
            <w:br/>
          </w:r>
          <w:ins w:id="22" w:author="Kook Sec" w:date="2021-01-21T12:27:00Z">
            <w:r w:rsidRPr="00473325">
              <w:rPr>
                <w:rFonts w:eastAsia="Times New Roman"/>
                <w:rtl/>
                <w:rPrChange w:id="23" w:author="Kook Sec" w:date="2021-01-21T12:29:00Z">
                  <w:rPr>
                    <w:rFonts w:eastAsia="Times New Roman"/>
                    <w:color w:val="800080"/>
                    <w:rtl/>
                  </w:rPr>
                </w:rPrChange>
              </w:rPr>
              <w:t>יוני נתניהו 1 ג' אור יהודה</w:t>
            </w:r>
          </w:ins>
          <w:r w:rsidRPr="00473325">
            <w:rPr>
              <w:rFonts w:eastAsia="Times New Roman"/>
              <w:rtl/>
              <w:rPrChange w:id="24" w:author="Kook Sec" w:date="2021-01-21T12:29:00Z">
                <w:rPr>
                  <w:rFonts w:eastAsia="Times New Roman"/>
                  <w:color w:val="800080"/>
                  <w:rtl/>
                </w:rPr>
              </w:rPrChange>
            </w:rPr>
            <w:br/>
          </w:r>
          <w:ins w:id="25" w:author="Kook Sec" w:date="2021-01-21T12:27:00Z">
            <w:r w:rsidRPr="00473325">
              <w:rPr>
                <w:rFonts w:eastAsia="Times New Roman"/>
                <w:rtl/>
                <w:rPrChange w:id="26" w:author="Kook Sec" w:date="2021-01-21T12:29:00Z">
                  <w:rPr>
                    <w:rFonts w:eastAsia="Times New Roman"/>
                    <w:color w:val="800080"/>
                    <w:rtl/>
                  </w:rPr>
                </w:rPrChange>
              </w:rPr>
              <w:t xml:space="preserve">513313148     </w:t>
            </w:r>
          </w:ins>
        </w:p>
      </w:sdtContent>
    </w:sdt>
    <w:p w14:paraId="0B837335" w14:textId="77777777" w:rsidR="00232692" w:rsidRPr="00473325" w:rsidRDefault="00232692" w:rsidP="00232692">
      <w:pPr>
        <w:spacing w:before="0" w:beforeAutospacing="0" w:after="0" w:afterAutospacing="0" w:line="240" w:lineRule="auto"/>
        <w:rPr>
          <w:rFonts w:ascii="Times New Roman" w:eastAsia="Times New Roman" w:hAnsi="Times New Roman" w:cs="David"/>
          <w:b/>
          <w:bCs/>
          <w:sz w:val="26"/>
          <w:szCs w:val="24"/>
          <w:rtl/>
          <w:rPrChange w:id="27" w:author="Kook Sec" w:date="2021-01-21T12:29:00Z">
            <w:rPr>
              <w:rFonts w:ascii="Times New Roman" w:eastAsia="Times New Roman" w:hAnsi="Times New Roman" w:cs="David"/>
              <w:b/>
              <w:bCs/>
              <w:color w:val="0000FF"/>
              <w:sz w:val="26"/>
              <w:szCs w:val="24"/>
              <w:rtl/>
            </w:rPr>
          </w:rPrChange>
        </w:rPr>
      </w:pPr>
    </w:p>
    <w:p w14:paraId="4CE763A3" w14:textId="77777777" w:rsidR="00232692" w:rsidRPr="00473325" w:rsidRDefault="00232692" w:rsidP="00232692">
      <w:pPr>
        <w:tabs>
          <w:tab w:val="left" w:pos="2552"/>
        </w:tabs>
        <w:spacing w:before="0" w:beforeAutospacing="0" w:after="0" w:afterAutospacing="0" w:line="240" w:lineRule="auto"/>
        <w:jc w:val="center"/>
        <w:rPr>
          <w:rFonts w:ascii="Times New Roman" w:eastAsia="Times New Roman" w:hAnsi="Times New Roman" w:cs="David"/>
          <w:sz w:val="26"/>
          <w:szCs w:val="24"/>
          <w:rtl/>
          <w:lang w:eastAsia="he-IL"/>
          <w:rPrChange w:id="28" w:author="Kook Sec" w:date="2021-01-21T12:29:00Z">
            <w:rPr>
              <w:rFonts w:ascii="Times New Roman" w:eastAsia="Times New Roman" w:hAnsi="Times New Roman" w:cs="David"/>
              <w:sz w:val="26"/>
              <w:szCs w:val="24"/>
              <w:rtl/>
              <w:lang w:eastAsia="he-IL"/>
            </w:rPr>
          </w:rPrChange>
        </w:rPr>
      </w:pPr>
      <w:r w:rsidRPr="00473325">
        <w:rPr>
          <w:rFonts w:ascii="Times New Roman" w:eastAsia="Times New Roman" w:hAnsi="Times New Roman" w:cs="David"/>
          <w:sz w:val="26"/>
          <w:szCs w:val="24"/>
          <w:rtl/>
          <w:lang w:eastAsia="he-IL"/>
          <w:rPrChange w:id="29" w:author="Kook Sec" w:date="2021-01-21T12:29:00Z">
            <w:rPr>
              <w:rFonts w:ascii="Times New Roman" w:eastAsia="Times New Roman" w:hAnsi="Times New Roman" w:cs="David"/>
              <w:sz w:val="26"/>
              <w:szCs w:val="24"/>
              <w:rtl/>
              <w:lang w:eastAsia="he-IL"/>
            </w:rPr>
          </w:rPrChange>
        </w:rPr>
        <w:t>(להלן:</w:t>
      </w:r>
      <w:r w:rsidRPr="00473325">
        <w:rPr>
          <w:rFonts w:ascii="Times New Roman" w:eastAsia="Times New Roman" w:hAnsi="Times New Roman" w:cs="David"/>
          <w:b/>
          <w:bCs/>
          <w:sz w:val="26"/>
          <w:szCs w:val="24"/>
          <w:rtl/>
          <w:lang w:eastAsia="he-IL"/>
          <w:rPrChange w:id="30" w:author="Kook Sec" w:date="2021-01-21T12:29:00Z">
            <w:rPr>
              <w:rFonts w:ascii="Times New Roman" w:eastAsia="Times New Roman" w:hAnsi="Times New Roman" w:cs="David"/>
              <w:b/>
              <w:bCs/>
              <w:sz w:val="26"/>
              <w:szCs w:val="24"/>
              <w:rtl/>
              <w:lang w:eastAsia="he-IL"/>
            </w:rPr>
          </w:rPrChange>
        </w:rPr>
        <w:t xml:space="preserve"> "המזמינה"</w:t>
      </w:r>
      <w:r w:rsidRPr="00473325">
        <w:rPr>
          <w:rFonts w:ascii="Times New Roman" w:eastAsia="Times New Roman" w:hAnsi="Times New Roman" w:cs="David"/>
          <w:sz w:val="26"/>
          <w:szCs w:val="24"/>
          <w:rtl/>
          <w:lang w:eastAsia="he-IL"/>
          <w:rPrChange w:id="31" w:author="Kook Sec" w:date="2021-01-21T12:29:00Z">
            <w:rPr>
              <w:rFonts w:ascii="Times New Roman" w:eastAsia="Times New Roman" w:hAnsi="Times New Roman" w:cs="David"/>
              <w:sz w:val="26"/>
              <w:szCs w:val="24"/>
              <w:rtl/>
              <w:lang w:eastAsia="he-IL"/>
            </w:rPr>
          </w:rPrChange>
        </w:rPr>
        <w:t>)</w:t>
      </w:r>
    </w:p>
    <w:p w14:paraId="63E64492" w14:textId="77777777" w:rsidR="00232692" w:rsidRPr="00473325" w:rsidRDefault="00232692" w:rsidP="00232692">
      <w:pPr>
        <w:tabs>
          <w:tab w:val="right" w:pos="8440"/>
        </w:tabs>
        <w:spacing w:before="0" w:beforeAutospacing="0" w:after="0" w:afterAutospacing="0" w:line="240" w:lineRule="auto"/>
        <w:ind w:left="1200" w:hanging="1200"/>
        <w:jc w:val="both"/>
        <w:rPr>
          <w:rFonts w:ascii="Times New Roman" w:eastAsia="Times New Roman" w:hAnsi="Times New Roman" w:cs="David"/>
          <w:sz w:val="26"/>
          <w:szCs w:val="24"/>
          <w:rtl/>
          <w:lang w:eastAsia="he-IL"/>
          <w:rPrChange w:id="32" w:author="Kook Sec" w:date="2021-01-21T12:29:00Z">
            <w:rPr>
              <w:rFonts w:ascii="Times New Roman" w:eastAsia="Times New Roman" w:hAnsi="Times New Roman" w:cs="David"/>
              <w:sz w:val="26"/>
              <w:szCs w:val="24"/>
              <w:rtl/>
              <w:lang w:eastAsia="he-IL"/>
            </w:rPr>
          </w:rPrChange>
        </w:rPr>
      </w:pPr>
    </w:p>
    <w:p w14:paraId="13E18582" w14:textId="77777777" w:rsidR="00232692" w:rsidRPr="00473325" w:rsidRDefault="00232692" w:rsidP="00232692">
      <w:pPr>
        <w:spacing w:before="0" w:beforeAutospacing="0" w:after="0" w:afterAutospacing="0" w:line="240" w:lineRule="auto"/>
        <w:jc w:val="center"/>
        <w:rPr>
          <w:rFonts w:ascii="Times New Roman" w:eastAsia="Times New Roman" w:hAnsi="Times New Roman" w:cs="David"/>
          <w:sz w:val="26"/>
          <w:szCs w:val="24"/>
          <w:rtl/>
          <w:lang w:eastAsia="he-IL"/>
          <w:rPrChange w:id="33" w:author="Kook Sec" w:date="2021-01-21T12:29:00Z">
            <w:rPr>
              <w:rFonts w:ascii="Times New Roman" w:eastAsia="Times New Roman" w:hAnsi="Times New Roman" w:cs="David"/>
              <w:sz w:val="26"/>
              <w:szCs w:val="24"/>
              <w:rtl/>
              <w:lang w:eastAsia="he-IL"/>
            </w:rPr>
          </w:rPrChange>
        </w:rPr>
      </w:pPr>
      <w:r w:rsidRPr="00473325">
        <w:rPr>
          <w:rFonts w:ascii="Times New Roman" w:eastAsia="Times New Roman" w:hAnsi="Times New Roman" w:cs="David"/>
          <w:sz w:val="26"/>
          <w:szCs w:val="24"/>
          <w:u w:val="single"/>
          <w:rtl/>
          <w:lang w:eastAsia="he-IL"/>
          <w:rPrChange w:id="34" w:author="Kook Sec" w:date="2021-01-21T12:29:00Z">
            <w:rPr>
              <w:rFonts w:ascii="Times New Roman" w:eastAsia="Times New Roman" w:hAnsi="Times New Roman" w:cs="David"/>
              <w:sz w:val="26"/>
              <w:szCs w:val="24"/>
              <w:u w:val="single"/>
              <w:rtl/>
              <w:lang w:eastAsia="he-IL"/>
            </w:rPr>
          </w:rPrChange>
        </w:rPr>
        <w:t>מצד אחד</w:t>
      </w:r>
      <w:r w:rsidRPr="00473325">
        <w:rPr>
          <w:rFonts w:ascii="Times New Roman" w:eastAsia="Times New Roman" w:hAnsi="Times New Roman" w:cs="David"/>
          <w:sz w:val="26"/>
          <w:szCs w:val="24"/>
          <w:rtl/>
          <w:lang w:eastAsia="he-IL"/>
          <w:rPrChange w:id="35" w:author="Kook Sec" w:date="2021-01-21T12:29:00Z">
            <w:rPr>
              <w:rFonts w:ascii="Times New Roman" w:eastAsia="Times New Roman" w:hAnsi="Times New Roman" w:cs="David"/>
              <w:sz w:val="26"/>
              <w:szCs w:val="24"/>
              <w:rtl/>
              <w:lang w:eastAsia="he-IL"/>
            </w:rPr>
          </w:rPrChange>
        </w:rPr>
        <w:t>;</w:t>
      </w:r>
    </w:p>
    <w:p w14:paraId="4DCB985A" w14:textId="77777777" w:rsidR="00232692" w:rsidRPr="00473325" w:rsidRDefault="00232692" w:rsidP="00232692">
      <w:pPr>
        <w:spacing w:before="0" w:beforeAutospacing="0" w:after="0" w:afterAutospacing="0" w:line="240" w:lineRule="auto"/>
        <w:jc w:val="both"/>
        <w:rPr>
          <w:rFonts w:ascii="Times New Roman" w:eastAsia="Times New Roman" w:hAnsi="Times New Roman" w:cs="David"/>
          <w:sz w:val="26"/>
          <w:szCs w:val="24"/>
          <w:rtl/>
          <w:lang w:eastAsia="he-IL"/>
          <w:rPrChange w:id="36" w:author="Kook Sec" w:date="2021-01-21T12:29:00Z">
            <w:rPr>
              <w:rFonts w:ascii="Times New Roman" w:eastAsia="Times New Roman" w:hAnsi="Times New Roman" w:cs="David"/>
              <w:sz w:val="26"/>
              <w:szCs w:val="24"/>
              <w:rtl/>
              <w:lang w:eastAsia="he-IL"/>
            </w:rPr>
          </w:rPrChange>
        </w:rPr>
      </w:pPr>
    </w:p>
    <w:p w14:paraId="16A0A384" w14:textId="77777777" w:rsidR="00232692" w:rsidRPr="00473325" w:rsidRDefault="00232692" w:rsidP="00232692">
      <w:pPr>
        <w:spacing w:before="0" w:beforeAutospacing="0" w:after="0" w:afterAutospacing="0" w:line="240" w:lineRule="auto"/>
        <w:jc w:val="center"/>
        <w:rPr>
          <w:rFonts w:ascii="Times New Roman" w:eastAsia="Times New Roman" w:hAnsi="Times New Roman" w:cs="David"/>
          <w:sz w:val="26"/>
          <w:szCs w:val="24"/>
          <w:rtl/>
          <w:lang w:eastAsia="he-IL"/>
          <w:rPrChange w:id="37" w:author="Kook Sec" w:date="2021-01-21T12:29:00Z">
            <w:rPr>
              <w:rFonts w:ascii="Times New Roman" w:eastAsia="Times New Roman" w:hAnsi="Times New Roman" w:cs="David"/>
              <w:sz w:val="26"/>
              <w:szCs w:val="24"/>
              <w:rtl/>
              <w:lang w:eastAsia="he-IL"/>
            </w:rPr>
          </w:rPrChange>
        </w:rPr>
      </w:pPr>
      <w:r w:rsidRPr="00473325">
        <w:rPr>
          <w:rFonts w:ascii="Times New Roman" w:eastAsia="Times New Roman" w:hAnsi="Times New Roman" w:cs="David"/>
          <w:b/>
          <w:bCs/>
          <w:sz w:val="26"/>
          <w:szCs w:val="24"/>
          <w:rtl/>
          <w:lang w:eastAsia="he-IL"/>
          <w:rPrChange w:id="38" w:author="Kook Sec" w:date="2021-01-21T12:29:00Z">
            <w:rPr>
              <w:rFonts w:ascii="Times New Roman" w:eastAsia="Times New Roman" w:hAnsi="Times New Roman" w:cs="David"/>
              <w:b/>
              <w:bCs/>
              <w:sz w:val="26"/>
              <w:szCs w:val="24"/>
              <w:rtl/>
              <w:lang w:eastAsia="he-IL"/>
            </w:rPr>
          </w:rPrChange>
        </w:rPr>
        <w:t>ל  ב  י  ן</w:t>
      </w:r>
    </w:p>
    <w:p w14:paraId="2BADCB3B" w14:textId="77777777" w:rsidR="00B44D6B" w:rsidRPr="00473325" w:rsidRDefault="00B44D6B" w:rsidP="00232692">
      <w:pPr>
        <w:spacing w:before="0" w:beforeAutospacing="0" w:after="0" w:afterAutospacing="0" w:line="240" w:lineRule="auto"/>
        <w:jc w:val="center"/>
        <w:rPr>
          <w:rFonts w:ascii="Times New Roman" w:eastAsia="Times New Roman" w:hAnsi="Times New Roman" w:cs="David"/>
          <w:sz w:val="26"/>
          <w:szCs w:val="24"/>
          <w:rtl/>
          <w:lang w:eastAsia="he-IL"/>
          <w:rPrChange w:id="39" w:author="Kook Sec" w:date="2021-01-21T12:29:00Z">
            <w:rPr>
              <w:rFonts w:ascii="Times New Roman" w:eastAsia="Times New Roman" w:hAnsi="Times New Roman" w:cs="David"/>
              <w:sz w:val="26"/>
              <w:szCs w:val="24"/>
              <w:rtl/>
              <w:lang w:eastAsia="he-IL"/>
            </w:rPr>
          </w:rPrChange>
        </w:rPr>
      </w:pPr>
    </w:p>
    <w:p w14:paraId="455A6CD3" w14:textId="77777777" w:rsidR="00B44D6B" w:rsidRPr="00473325" w:rsidRDefault="007E462A" w:rsidP="00232692">
      <w:pPr>
        <w:spacing w:before="0" w:beforeAutospacing="0" w:after="0" w:afterAutospacing="0" w:line="240" w:lineRule="auto"/>
        <w:jc w:val="center"/>
        <w:rPr>
          <w:ins w:id="40" w:author="Kook Sec" w:date="2021-01-21T10:16:00Z"/>
          <w:rFonts w:eastAsia="Times New Roman"/>
          <w:rtl/>
          <w:rPrChange w:id="41" w:author="Kook Sec" w:date="2021-01-21T12:29:00Z">
            <w:rPr>
              <w:ins w:id="42" w:author="Kook Sec" w:date="2021-01-21T10:16:00Z"/>
              <w:rFonts w:ascii="Verdana" w:hAnsi="Verdana"/>
              <w:color w:val="575757"/>
              <w:sz w:val="21"/>
              <w:szCs w:val="21"/>
              <w:rtl/>
            </w:rPr>
          </w:rPrChange>
        </w:rPr>
      </w:pPr>
      <w:sdt>
        <w:sdtPr>
          <w:rPr>
            <w:rFonts w:eastAsia="Times New Roman"/>
            <w:rtl/>
            <w:rPrChange w:id="43" w:author="Kook Sec" w:date="2021-01-21T12:29:00Z">
              <w:rPr>
                <w:rFonts w:ascii="Verdana" w:hAnsi="Verdana"/>
                <w:color w:val="575757"/>
                <w:sz w:val="21"/>
                <w:szCs w:val="21"/>
                <w:rtl/>
              </w:rPr>
            </w:rPrChange>
          </w:rPr>
          <w:alias w:val="צדדים נוספים"/>
          <w:tag w:val="cntTzadB_x002C__x0020_cntTzadC_x002C__x0020_cntTzadD"/>
          <w:id w:val="-1976448273"/>
          <w:placeholder>
            <w:docPart w:val="DBB06B05FBE544BF999028943BA3AB4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Content>
          <w:del w:id="44" w:author="Unknown">
            <w:r w:rsidRPr="00473325" w:rsidDel="007E462A">
              <w:rPr>
                <w:rFonts w:eastAsia="Times New Roman" w:hint="cs"/>
                <w:rtl/>
                <w:rPrChange w:id="45" w:author="Kook Sec" w:date="2021-01-21T12:29:00Z">
                  <w:rPr>
                    <w:rFonts w:ascii="Verdana" w:hAnsi="Verdana" w:hint="cs"/>
                    <w:color w:val="575757"/>
                    <w:sz w:val="21"/>
                    <w:szCs w:val="21"/>
                    <w:rtl/>
                  </w:rPr>
                </w:rPrChange>
              </w:rPr>
              <w:delText>[צדדים נוספים]</w:delText>
            </w:r>
          </w:del>
          <w:ins w:id="46" w:author="Kook Sec" w:date="2021-01-21T10:16:00Z">
            <w:r w:rsidRPr="00473325">
              <w:rPr>
                <w:rFonts w:eastAsia="Times New Roman"/>
                <w:rtl/>
                <w:rPrChange w:id="47" w:author="Kook Sec" w:date="2021-01-21T12:29:00Z">
                  <w:rPr>
                    <w:rFonts w:ascii="Verdana" w:hAnsi="Verdana"/>
                    <w:color w:val="575757"/>
                    <w:sz w:val="21"/>
                    <w:szCs w:val="21"/>
                    <w:rtl/>
                  </w:rPr>
                </w:rPrChange>
              </w:rPr>
              <w:t>סביבות ייעוץ ותכנון בע"מ</w:t>
            </w:r>
          </w:ins>
          <w:r w:rsidRPr="00473325">
            <w:rPr>
              <w:rFonts w:eastAsia="Times New Roman"/>
              <w:rtl/>
              <w:rPrChange w:id="48" w:author="Kook Sec" w:date="2021-01-21T12:29:00Z">
                <w:rPr>
                  <w:rFonts w:ascii="Verdana" w:hAnsi="Verdana"/>
                  <w:color w:val="575757"/>
                  <w:sz w:val="21"/>
                  <w:szCs w:val="21"/>
                  <w:rtl/>
                </w:rPr>
              </w:rPrChange>
            </w:rPr>
            <w:br/>
          </w:r>
        </w:sdtContent>
      </w:sdt>
      <w:proofErr w:type="spellStart"/>
      <w:ins w:id="49" w:author="Kook Sec" w:date="2021-01-21T10:16:00Z">
        <w:r w:rsidRPr="00473325">
          <w:rPr>
            <w:rFonts w:eastAsia="Times New Roman"/>
            <w:rtl/>
            <w:rPrChange w:id="50" w:author="Kook Sec" w:date="2021-01-21T12:29:00Z">
              <w:rPr>
                <w:rFonts w:ascii="Verdana" w:hAnsi="Verdana"/>
                <w:color w:val="575757"/>
                <w:sz w:val="21"/>
                <w:szCs w:val="21"/>
                <w:rtl/>
              </w:rPr>
            </w:rPrChange>
          </w:rPr>
          <w:t>רח</w:t>
        </w:r>
        <w:proofErr w:type="spellEnd"/>
        <w:r w:rsidRPr="00473325">
          <w:rPr>
            <w:rFonts w:eastAsia="Times New Roman"/>
            <w:rtl/>
            <w:rPrChange w:id="51" w:author="Kook Sec" w:date="2021-01-21T12:29:00Z">
              <w:rPr>
                <w:rFonts w:ascii="Verdana" w:hAnsi="Verdana"/>
                <w:color w:val="575757"/>
                <w:sz w:val="21"/>
                <w:szCs w:val="21"/>
                <w:rtl/>
              </w:rPr>
            </w:rPrChange>
          </w:rPr>
          <w:t xml:space="preserve"> יד חרוצים 10, בניין</w:t>
        </w:r>
        <w:r w:rsidRPr="00473325">
          <w:rPr>
            <w:rFonts w:eastAsia="Times New Roman"/>
            <w:rPrChange w:id="52" w:author="Kook Sec" w:date="2021-01-21T12:29:00Z">
              <w:rPr>
                <w:rFonts w:ascii="Verdana" w:hAnsi="Verdana"/>
                <w:color w:val="575757"/>
                <w:sz w:val="21"/>
                <w:szCs w:val="21"/>
              </w:rPr>
            </w:rPrChange>
          </w:rPr>
          <w:t xml:space="preserve"> G1 </w:t>
        </w:r>
        <w:r w:rsidRPr="00473325">
          <w:rPr>
            <w:rFonts w:eastAsia="Times New Roman"/>
            <w:rtl/>
            <w:rPrChange w:id="53" w:author="Kook Sec" w:date="2021-01-21T12:29:00Z">
              <w:rPr>
                <w:rFonts w:ascii="Verdana" w:hAnsi="Verdana"/>
                <w:color w:val="575757"/>
                <w:sz w:val="21"/>
                <w:szCs w:val="21"/>
                <w:rtl/>
              </w:rPr>
            </w:rPrChange>
          </w:rPr>
          <w:t>ירושלים</w:t>
        </w:r>
      </w:ins>
    </w:p>
    <w:p w14:paraId="390DC50D" w14:textId="77777777" w:rsidR="007E462A" w:rsidRPr="00473325" w:rsidRDefault="00191218" w:rsidP="00232692">
      <w:pPr>
        <w:spacing w:before="0" w:beforeAutospacing="0" w:after="0" w:afterAutospacing="0" w:line="240" w:lineRule="auto"/>
        <w:jc w:val="center"/>
        <w:rPr>
          <w:rFonts w:eastAsia="Times New Roman"/>
          <w:rPrChange w:id="54" w:author="Kook Sec" w:date="2021-01-21T12:29:00Z">
            <w:rPr>
              <w:rFonts w:ascii="Times New Roman" w:eastAsia="Times New Roman" w:hAnsi="Times New Roman" w:cs="David"/>
              <w:sz w:val="26"/>
              <w:szCs w:val="24"/>
              <w:lang w:eastAsia="he-IL"/>
            </w:rPr>
          </w:rPrChange>
        </w:rPr>
      </w:pPr>
      <w:ins w:id="55" w:author="Kook Sec" w:date="2021-01-21T12:25:00Z">
        <w:r w:rsidRPr="00473325">
          <w:rPr>
            <w:rFonts w:eastAsia="Times New Roman"/>
            <w:rPrChange w:id="56" w:author="Kook Sec" w:date="2021-01-21T12:29:00Z">
              <w:rPr>
                <w:rFonts w:ascii="Times New Roman" w:eastAsia="Times New Roman" w:hAnsi="Times New Roman" w:cs="David"/>
                <w:sz w:val="26"/>
                <w:szCs w:val="24"/>
                <w:lang w:eastAsia="he-IL"/>
              </w:rPr>
            </w:rPrChange>
          </w:rPr>
          <w:t>516247921</w:t>
        </w:r>
      </w:ins>
    </w:p>
    <w:p w14:paraId="604D5ADD" w14:textId="77777777" w:rsidR="00232692" w:rsidRPr="00232692" w:rsidRDefault="00B44D6B" w:rsidP="00232692">
      <w:pPr>
        <w:tabs>
          <w:tab w:val="left" w:pos="2552"/>
        </w:tabs>
        <w:spacing w:before="0" w:beforeAutospacing="0" w:after="0" w:afterAutospacing="0" w:line="240" w:lineRule="auto"/>
        <w:jc w:val="center"/>
        <w:rPr>
          <w:rFonts w:ascii="Times New Roman" w:eastAsia="Times New Roman" w:hAnsi="Times New Roman" w:cs="David"/>
          <w:sz w:val="20"/>
          <w:szCs w:val="24"/>
          <w:rtl/>
          <w:lang w:eastAsia="he-IL"/>
        </w:rPr>
      </w:pPr>
      <w:r w:rsidRPr="00232692" w:rsidDel="00B44D6B">
        <w:rPr>
          <w:rFonts w:ascii="Times New Roman" w:eastAsia="Times New Roman" w:hAnsi="Times New Roman" w:cs="David"/>
          <w:b/>
          <w:bCs/>
          <w:sz w:val="26"/>
          <w:szCs w:val="24"/>
          <w:rtl/>
        </w:rPr>
        <w:t xml:space="preserve"> </w:t>
      </w:r>
      <w:r w:rsidR="00232692" w:rsidRPr="00232692">
        <w:rPr>
          <w:rFonts w:ascii="Times New Roman" w:eastAsia="Times New Roman" w:hAnsi="Times New Roman" w:cs="David"/>
          <w:sz w:val="26"/>
          <w:szCs w:val="24"/>
          <w:rtl/>
          <w:lang w:eastAsia="he-IL"/>
        </w:rPr>
        <w:t xml:space="preserve">(להלן: </w:t>
      </w:r>
      <w:r w:rsidR="00232692" w:rsidRPr="00232692">
        <w:rPr>
          <w:rFonts w:ascii="Times New Roman" w:eastAsia="Times New Roman" w:hAnsi="Times New Roman" w:cs="David"/>
          <w:b/>
          <w:bCs/>
          <w:sz w:val="26"/>
          <w:szCs w:val="24"/>
          <w:rtl/>
          <w:lang w:eastAsia="he-IL"/>
        </w:rPr>
        <w:t>"היועץ"</w:t>
      </w:r>
      <w:r w:rsidR="00232692" w:rsidRPr="00232692">
        <w:rPr>
          <w:rFonts w:ascii="Times New Roman" w:eastAsia="Times New Roman" w:hAnsi="Times New Roman" w:cs="David"/>
          <w:sz w:val="26"/>
          <w:szCs w:val="24"/>
          <w:rtl/>
          <w:lang w:eastAsia="he-IL"/>
        </w:rPr>
        <w:t>)</w:t>
      </w:r>
    </w:p>
    <w:p w14:paraId="12A3B3A5" w14:textId="77777777" w:rsidR="00232692" w:rsidRPr="00232692" w:rsidRDefault="00232692" w:rsidP="00232692">
      <w:pPr>
        <w:tabs>
          <w:tab w:val="right" w:pos="8440"/>
        </w:tabs>
        <w:spacing w:before="0" w:beforeAutospacing="0" w:after="0" w:afterAutospacing="0" w:line="240" w:lineRule="auto"/>
        <w:ind w:left="1200" w:hanging="1200"/>
        <w:jc w:val="both"/>
        <w:rPr>
          <w:rFonts w:ascii="Times New Roman" w:eastAsia="Times New Roman" w:hAnsi="Times New Roman" w:cs="David"/>
          <w:sz w:val="26"/>
          <w:szCs w:val="24"/>
          <w:rtl/>
          <w:lang w:eastAsia="he-IL"/>
        </w:rPr>
      </w:pPr>
    </w:p>
    <w:p w14:paraId="2D2F6EE0"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sz w:val="26"/>
          <w:szCs w:val="24"/>
          <w:rtl/>
          <w:lang w:eastAsia="he-IL"/>
        </w:rPr>
      </w:pPr>
      <w:r w:rsidRPr="00232692">
        <w:rPr>
          <w:rFonts w:ascii="Times New Roman" w:eastAsia="Times New Roman" w:hAnsi="Times New Roman" w:cs="David"/>
          <w:sz w:val="26"/>
          <w:szCs w:val="24"/>
          <w:u w:val="single"/>
          <w:rtl/>
          <w:lang w:eastAsia="he-IL"/>
        </w:rPr>
        <w:t>מצד שני</w:t>
      </w:r>
      <w:r w:rsidRPr="00232692">
        <w:rPr>
          <w:rFonts w:ascii="Times New Roman" w:eastAsia="Times New Roman" w:hAnsi="Times New Roman" w:cs="David"/>
          <w:sz w:val="26"/>
          <w:szCs w:val="24"/>
          <w:rtl/>
          <w:lang w:eastAsia="he-IL"/>
        </w:rPr>
        <w:t>;</w:t>
      </w:r>
    </w:p>
    <w:p w14:paraId="0FBD481E" w14:textId="77777777" w:rsidR="00232692" w:rsidRPr="00232692" w:rsidRDefault="00232692" w:rsidP="00232692">
      <w:pPr>
        <w:spacing w:before="0" w:beforeAutospacing="0" w:after="0" w:afterAutospacing="0" w:line="240" w:lineRule="auto"/>
        <w:jc w:val="both"/>
        <w:rPr>
          <w:rFonts w:ascii="Times New Roman" w:eastAsia="Times New Roman" w:hAnsi="Times New Roman" w:cs="David"/>
          <w:sz w:val="26"/>
          <w:szCs w:val="24"/>
          <w:rtl/>
          <w:lang w:eastAsia="he-IL"/>
        </w:rPr>
      </w:pPr>
    </w:p>
    <w:p w14:paraId="6B8457F9" w14:textId="77777777" w:rsidR="00232692" w:rsidRPr="00232692" w:rsidRDefault="00232692" w:rsidP="00232692">
      <w:pPr>
        <w:spacing w:before="0" w:beforeAutospacing="0" w:after="0" w:afterAutospacing="0" w:line="240" w:lineRule="auto"/>
        <w:ind w:left="900" w:hanging="900"/>
        <w:jc w:val="both"/>
        <w:rPr>
          <w:rFonts w:ascii="Times New Roman" w:eastAsia="Times New Roman" w:hAnsi="Times New Roman" w:cs="David"/>
          <w:sz w:val="26"/>
          <w:szCs w:val="24"/>
          <w:rtl/>
          <w:lang w:eastAsia="he-IL"/>
        </w:rPr>
      </w:pPr>
      <w:r w:rsidRPr="00232692">
        <w:rPr>
          <w:rFonts w:ascii="Times New Roman" w:eastAsia="Times New Roman" w:hAnsi="Times New Roman" w:cs="David"/>
          <w:b/>
          <w:bCs/>
          <w:sz w:val="26"/>
          <w:szCs w:val="24"/>
          <w:rtl/>
          <w:lang w:eastAsia="he-IL"/>
        </w:rPr>
        <w:t>הואיל</w:t>
      </w:r>
      <w:r w:rsidRPr="00232692">
        <w:rPr>
          <w:rFonts w:ascii="Times New Roman" w:eastAsia="Times New Roman" w:hAnsi="Times New Roman" w:cs="David"/>
          <w:sz w:val="26"/>
          <w:szCs w:val="24"/>
          <w:rtl/>
          <w:lang w:eastAsia="he-IL"/>
        </w:rPr>
        <w:tab/>
        <w:t xml:space="preserve">והמזמינה מעוניינת לקבל שירותים כמפורט בנספח </w:t>
      </w:r>
      <w:r w:rsidRPr="00232692">
        <w:rPr>
          <w:rFonts w:ascii="Times New Roman" w:eastAsia="Times New Roman" w:hAnsi="Times New Roman" w:cs="David"/>
          <w:b/>
          <w:bCs/>
          <w:sz w:val="26"/>
          <w:szCs w:val="24"/>
          <w:rtl/>
          <w:lang w:eastAsia="he-IL"/>
        </w:rPr>
        <w:t>"</w:t>
      </w:r>
      <w:r w:rsidRPr="00232692">
        <w:rPr>
          <w:rFonts w:ascii="Times New Roman" w:eastAsia="Times New Roman" w:hAnsi="Times New Roman" w:cs="David" w:hint="cs"/>
          <w:b/>
          <w:bCs/>
          <w:sz w:val="26"/>
          <w:szCs w:val="24"/>
          <w:rtl/>
          <w:lang w:eastAsia="he-IL"/>
        </w:rPr>
        <w:t>ב</w:t>
      </w:r>
      <w:r w:rsidRPr="00232692">
        <w:rPr>
          <w:rFonts w:ascii="Times New Roman" w:eastAsia="Times New Roman" w:hAnsi="Times New Roman" w:cs="David"/>
          <w:b/>
          <w:bCs/>
          <w:sz w:val="26"/>
          <w:szCs w:val="24"/>
          <w:rtl/>
          <w:lang w:eastAsia="he-IL"/>
        </w:rPr>
        <w:t>"</w:t>
      </w:r>
      <w:r w:rsidRPr="00232692">
        <w:rPr>
          <w:rFonts w:ascii="Times New Roman" w:eastAsia="Times New Roman" w:hAnsi="Times New Roman" w:cs="David"/>
          <w:sz w:val="26"/>
          <w:szCs w:val="24"/>
          <w:rtl/>
          <w:lang w:eastAsia="he-IL"/>
        </w:rPr>
        <w:t xml:space="preserve"> (להלן: </w:t>
      </w:r>
      <w:r w:rsidRPr="00232692">
        <w:rPr>
          <w:rFonts w:ascii="Times New Roman" w:eastAsia="Times New Roman" w:hAnsi="Times New Roman" w:cs="David"/>
          <w:b/>
          <w:bCs/>
          <w:sz w:val="26"/>
          <w:szCs w:val="24"/>
          <w:rtl/>
          <w:lang w:eastAsia="he-IL"/>
        </w:rPr>
        <w:t>"השירותים"</w:t>
      </w:r>
      <w:r w:rsidRPr="00232692">
        <w:rPr>
          <w:rFonts w:ascii="Times New Roman" w:eastAsia="Times New Roman" w:hAnsi="Times New Roman" w:cs="David"/>
          <w:sz w:val="26"/>
          <w:szCs w:val="24"/>
          <w:rtl/>
          <w:lang w:eastAsia="he-IL"/>
        </w:rPr>
        <w:t>);</w:t>
      </w:r>
    </w:p>
    <w:p w14:paraId="4F2FEAAF" w14:textId="77777777" w:rsidR="00232692" w:rsidRPr="00232692" w:rsidRDefault="00232692" w:rsidP="00232692">
      <w:pPr>
        <w:spacing w:before="0" w:beforeAutospacing="0" w:after="0" w:afterAutospacing="0" w:line="240" w:lineRule="auto"/>
        <w:ind w:left="900" w:hanging="900"/>
        <w:jc w:val="both"/>
        <w:rPr>
          <w:rFonts w:ascii="Times New Roman" w:eastAsia="Times New Roman" w:hAnsi="Times New Roman" w:cs="David"/>
          <w:sz w:val="26"/>
          <w:szCs w:val="24"/>
          <w:rtl/>
          <w:lang w:eastAsia="he-IL"/>
        </w:rPr>
      </w:pPr>
    </w:p>
    <w:p w14:paraId="7C4B25E5" w14:textId="77777777" w:rsidR="00232692" w:rsidRPr="00232692" w:rsidRDefault="00232692" w:rsidP="00232692">
      <w:pPr>
        <w:spacing w:before="0" w:beforeAutospacing="0" w:after="0" w:afterAutospacing="0" w:line="240" w:lineRule="auto"/>
        <w:ind w:left="900" w:hanging="900"/>
        <w:jc w:val="both"/>
        <w:rPr>
          <w:rFonts w:ascii="Times New Roman" w:eastAsia="Times New Roman" w:hAnsi="Times New Roman" w:cs="David"/>
          <w:sz w:val="26"/>
          <w:szCs w:val="24"/>
          <w:rtl/>
          <w:lang w:eastAsia="he-IL"/>
        </w:rPr>
      </w:pPr>
      <w:r w:rsidRPr="00232692">
        <w:rPr>
          <w:rFonts w:ascii="Times New Roman" w:eastAsia="Times New Roman" w:hAnsi="Times New Roman" w:cs="David"/>
          <w:b/>
          <w:bCs/>
          <w:sz w:val="26"/>
          <w:szCs w:val="24"/>
          <w:rtl/>
          <w:lang w:eastAsia="he-IL"/>
        </w:rPr>
        <w:t>והואיל</w:t>
      </w:r>
      <w:r w:rsidRPr="00232692">
        <w:rPr>
          <w:rFonts w:ascii="Times New Roman" w:eastAsia="Times New Roman" w:hAnsi="Times New Roman" w:cs="David"/>
          <w:sz w:val="26"/>
          <w:szCs w:val="24"/>
          <w:rtl/>
          <w:lang w:eastAsia="he-IL"/>
        </w:rPr>
        <w:tab/>
        <w:t>והיועץ מצהיר כי הינו בעל הידע המקצועי, המומחיות והניסיון הדרושים לשם אספקת השירותים;</w:t>
      </w:r>
    </w:p>
    <w:p w14:paraId="69F9B8BA" w14:textId="77777777" w:rsidR="00232692" w:rsidRPr="00232692" w:rsidRDefault="00232692" w:rsidP="00232692">
      <w:pPr>
        <w:spacing w:before="0" w:beforeAutospacing="0" w:after="0" w:afterAutospacing="0" w:line="240" w:lineRule="auto"/>
        <w:ind w:left="900" w:hanging="900"/>
        <w:jc w:val="both"/>
        <w:rPr>
          <w:rFonts w:ascii="Times New Roman" w:eastAsia="Times New Roman" w:hAnsi="Times New Roman" w:cs="David"/>
          <w:sz w:val="26"/>
          <w:szCs w:val="24"/>
          <w:rtl/>
          <w:lang w:eastAsia="he-IL"/>
        </w:rPr>
      </w:pPr>
    </w:p>
    <w:p w14:paraId="2C309F33" w14:textId="77777777" w:rsidR="00232692" w:rsidRPr="00232692" w:rsidRDefault="00232692" w:rsidP="00232692">
      <w:pPr>
        <w:spacing w:before="0" w:beforeAutospacing="0" w:after="0" w:afterAutospacing="0" w:line="240" w:lineRule="auto"/>
        <w:ind w:left="900" w:hanging="900"/>
        <w:jc w:val="both"/>
        <w:rPr>
          <w:rFonts w:ascii="Times New Roman" w:eastAsia="Times New Roman" w:hAnsi="Times New Roman" w:cs="David"/>
          <w:sz w:val="26"/>
          <w:szCs w:val="24"/>
          <w:rtl/>
          <w:lang w:eastAsia="he-IL"/>
        </w:rPr>
      </w:pPr>
      <w:r w:rsidRPr="00232692">
        <w:rPr>
          <w:rFonts w:ascii="Times New Roman" w:eastAsia="Times New Roman" w:hAnsi="Times New Roman" w:cs="David"/>
          <w:b/>
          <w:bCs/>
          <w:sz w:val="26"/>
          <w:szCs w:val="24"/>
          <w:rtl/>
          <w:lang w:eastAsia="he-IL"/>
        </w:rPr>
        <w:t>והואיל</w:t>
      </w:r>
      <w:r w:rsidRPr="00232692">
        <w:rPr>
          <w:rFonts w:ascii="Times New Roman" w:eastAsia="Times New Roman" w:hAnsi="Times New Roman" w:cs="David"/>
          <w:sz w:val="26"/>
          <w:szCs w:val="24"/>
          <w:rtl/>
          <w:lang w:eastAsia="he-IL"/>
        </w:rPr>
        <w:tab/>
        <w:t>והמזמינה מעוניינת לקבל את השירותים מהיועץ והיועץ מעוניין לספקם למזמינה בתנאים המפורטים בהוראות חוזה זה להלן;</w:t>
      </w:r>
    </w:p>
    <w:p w14:paraId="60582305" w14:textId="77777777" w:rsidR="00232692" w:rsidRPr="00232692" w:rsidRDefault="00232692" w:rsidP="00232692">
      <w:pPr>
        <w:spacing w:before="0" w:beforeAutospacing="0" w:after="0" w:afterAutospacing="0" w:line="240" w:lineRule="auto"/>
        <w:ind w:left="900" w:hanging="900"/>
        <w:jc w:val="both"/>
        <w:rPr>
          <w:rFonts w:ascii="Times New Roman" w:eastAsia="Times New Roman" w:hAnsi="Times New Roman" w:cs="David"/>
          <w:sz w:val="26"/>
          <w:szCs w:val="24"/>
          <w:rtl/>
          <w:lang w:eastAsia="he-IL"/>
        </w:rPr>
      </w:pPr>
    </w:p>
    <w:p w14:paraId="30445933" w14:textId="77777777" w:rsidR="00232692" w:rsidRPr="00232692" w:rsidRDefault="00232692" w:rsidP="00232692">
      <w:pPr>
        <w:spacing w:before="0" w:beforeAutospacing="0" w:after="0" w:afterAutospacing="0" w:line="240" w:lineRule="auto"/>
        <w:ind w:left="900" w:hanging="900"/>
        <w:jc w:val="center"/>
        <w:rPr>
          <w:rFonts w:ascii="Times New Roman" w:eastAsia="Times New Roman" w:hAnsi="Times New Roman" w:cs="David"/>
          <w:sz w:val="26"/>
          <w:szCs w:val="24"/>
          <w:rtl/>
          <w:lang w:eastAsia="he-IL"/>
        </w:rPr>
      </w:pPr>
      <w:r w:rsidRPr="00232692">
        <w:rPr>
          <w:rFonts w:ascii="Times New Roman" w:eastAsia="Times New Roman" w:hAnsi="Times New Roman" w:cs="David"/>
          <w:b/>
          <w:bCs/>
          <w:sz w:val="26"/>
          <w:szCs w:val="24"/>
          <w:rtl/>
          <w:lang w:eastAsia="he-IL"/>
        </w:rPr>
        <w:t>לפיכך הוסכם הותנה והוצהר בין הצדדים כדלקמן:</w:t>
      </w:r>
    </w:p>
    <w:p w14:paraId="491EBFF6" w14:textId="77777777" w:rsidR="00232692" w:rsidRPr="00232692" w:rsidRDefault="00232692" w:rsidP="00232692">
      <w:pPr>
        <w:spacing w:before="0" w:beforeAutospacing="0" w:after="0" w:afterAutospacing="0" w:line="240" w:lineRule="auto"/>
        <w:ind w:left="900" w:hanging="900"/>
        <w:jc w:val="both"/>
        <w:rPr>
          <w:rFonts w:ascii="Times New Roman" w:eastAsia="Times New Roman" w:hAnsi="Times New Roman" w:cs="David"/>
          <w:sz w:val="26"/>
          <w:szCs w:val="24"/>
          <w:rtl/>
          <w:lang w:eastAsia="he-IL"/>
        </w:rPr>
      </w:pPr>
    </w:p>
    <w:p w14:paraId="3BB71051" w14:textId="77777777" w:rsidR="00232692" w:rsidRPr="00232692" w:rsidRDefault="00232692" w:rsidP="00232692">
      <w:pPr>
        <w:numPr>
          <w:ilvl w:val="0"/>
          <w:numId w:val="15"/>
        </w:numPr>
        <w:spacing w:before="0" w:beforeAutospacing="0" w:after="0" w:afterAutospacing="0" w:line="240" w:lineRule="auto"/>
        <w:jc w:val="both"/>
        <w:rPr>
          <w:rFonts w:ascii="Times New Roman" w:eastAsia="Times New Roman" w:hAnsi="Times New Roman" w:cs="David"/>
          <w:sz w:val="26"/>
          <w:szCs w:val="24"/>
          <w:rtl/>
          <w:lang w:eastAsia="he-IL"/>
        </w:rPr>
      </w:pPr>
      <w:r w:rsidRPr="00232692">
        <w:rPr>
          <w:rFonts w:ascii="Times New Roman" w:eastAsia="Times New Roman" w:hAnsi="Times New Roman" w:cs="David"/>
          <w:b/>
          <w:bCs/>
          <w:sz w:val="26"/>
          <w:szCs w:val="24"/>
          <w:u w:val="single"/>
          <w:rtl/>
          <w:lang w:eastAsia="he-IL"/>
        </w:rPr>
        <w:t>מבוא</w:t>
      </w:r>
      <w:r w:rsidRPr="00232692">
        <w:rPr>
          <w:rFonts w:ascii="Times New Roman" w:eastAsia="Times New Roman" w:hAnsi="Times New Roman" w:cs="David"/>
          <w:b/>
          <w:bCs/>
          <w:sz w:val="26"/>
          <w:szCs w:val="24"/>
          <w:u w:val="single"/>
          <w:rtl/>
          <w:lang w:eastAsia="he-IL"/>
        </w:rPr>
        <w:br/>
      </w:r>
      <w:r w:rsidRPr="00232692">
        <w:rPr>
          <w:rFonts w:ascii="Times New Roman" w:eastAsia="Times New Roman" w:hAnsi="Times New Roman" w:cs="David"/>
          <w:sz w:val="26"/>
          <w:szCs w:val="24"/>
          <w:rtl/>
          <w:lang w:eastAsia="he-IL"/>
        </w:rPr>
        <w:t>המבוא לחוזה זה מהווה חלק בלתי נפרד ממנו.</w:t>
      </w:r>
    </w:p>
    <w:p w14:paraId="78F9C5FE" w14:textId="77777777" w:rsidR="00232692" w:rsidRPr="00232692" w:rsidRDefault="00232692" w:rsidP="00232692">
      <w:pPr>
        <w:spacing w:before="0" w:beforeAutospacing="0" w:after="0" w:afterAutospacing="0" w:line="240" w:lineRule="auto"/>
        <w:ind w:left="540"/>
        <w:jc w:val="both"/>
        <w:rPr>
          <w:rFonts w:ascii="Times New Roman" w:eastAsia="Times New Roman" w:hAnsi="Times New Roman" w:cs="David"/>
          <w:sz w:val="26"/>
          <w:szCs w:val="24"/>
          <w:rtl/>
          <w:lang w:eastAsia="he-IL"/>
        </w:rPr>
      </w:pPr>
    </w:p>
    <w:p w14:paraId="212DA7EC" w14:textId="77777777" w:rsidR="00232692" w:rsidRPr="00232692" w:rsidRDefault="00232692" w:rsidP="00232692">
      <w:pPr>
        <w:numPr>
          <w:ilvl w:val="0"/>
          <w:numId w:val="15"/>
        </w:numPr>
        <w:spacing w:before="0" w:beforeAutospacing="0" w:after="0" w:afterAutospacing="0" w:line="240" w:lineRule="auto"/>
        <w:rPr>
          <w:rFonts w:ascii="Times New Roman" w:eastAsia="Times New Roman" w:hAnsi="Times New Roman" w:cs="David"/>
          <w:sz w:val="26"/>
          <w:szCs w:val="24"/>
          <w:rtl/>
          <w:lang w:eastAsia="he-IL"/>
        </w:rPr>
      </w:pPr>
      <w:r w:rsidRPr="00232692">
        <w:rPr>
          <w:rFonts w:ascii="Times New Roman" w:eastAsia="Times New Roman" w:hAnsi="Times New Roman" w:cs="David"/>
          <w:b/>
          <w:bCs/>
          <w:sz w:val="26"/>
          <w:szCs w:val="24"/>
          <w:u w:val="single"/>
          <w:rtl/>
          <w:lang w:eastAsia="he-IL"/>
        </w:rPr>
        <w:t>הצהרות היועץ</w:t>
      </w:r>
      <w:r w:rsidRPr="00232692">
        <w:rPr>
          <w:rFonts w:ascii="Times New Roman" w:eastAsia="Times New Roman" w:hAnsi="Times New Roman" w:cs="David"/>
          <w:sz w:val="26"/>
          <w:szCs w:val="24"/>
          <w:rtl/>
          <w:lang w:eastAsia="he-IL"/>
        </w:rPr>
        <w:t xml:space="preserve"> </w:t>
      </w:r>
      <w:r w:rsidRPr="00232692">
        <w:rPr>
          <w:rFonts w:ascii="Times New Roman" w:eastAsia="Times New Roman" w:hAnsi="Times New Roman" w:cs="David"/>
          <w:sz w:val="26"/>
          <w:szCs w:val="24"/>
          <w:rtl/>
          <w:lang w:eastAsia="he-IL"/>
        </w:rPr>
        <w:br/>
      </w:r>
      <w:proofErr w:type="spellStart"/>
      <w:r w:rsidRPr="00232692">
        <w:rPr>
          <w:rFonts w:ascii="Times New Roman" w:eastAsia="Times New Roman" w:hAnsi="Times New Roman" w:cs="David"/>
          <w:sz w:val="26"/>
          <w:szCs w:val="24"/>
          <w:rtl/>
          <w:lang w:eastAsia="he-IL"/>
        </w:rPr>
        <w:t>היועץ</w:t>
      </w:r>
      <w:proofErr w:type="spellEnd"/>
      <w:r w:rsidRPr="00232692">
        <w:rPr>
          <w:rFonts w:ascii="Times New Roman" w:eastAsia="Times New Roman" w:hAnsi="Times New Roman" w:cs="David"/>
          <w:sz w:val="26"/>
          <w:szCs w:val="24"/>
          <w:rtl/>
          <w:lang w:eastAsia="he-IL"/>
        </w:rPr>
        <w:t xml:space="preserve"> מצהיר כדלקמן:</w:t>
      </w:r>
    </w:p>
    <w:p w14:paraId="6F8FCBF1" w14:textId="77777777" w:rsidR="00232692" w:rsidRPr="00232692" w:rsidRDefault="00232692" w:rsidP="00232692">
      <w:pPr>
        <w:spacing w:before="0" w:beforeAutospacing="0" w:after="0" w:afterAutospacing="0" w:line="240" w:lineRule="auto"/>
        <w:rPr>
          <w:rFonts w:ascii="Times New Roman" w:eastAsia="Times New Roman" w:hAnsi="Times New Roman" w:cs="David"/>
          <w:sz w:val="26"/>
          <w:szCs w:val="24"/>
          <w:lang w:eastAsia="he-IL"/>
        </w:rPr>
      </w:pPr>
    </w:p>
    <w:p w14:paraId="7A8FDA21" w14:textId="77777777" w:rsidR="00232692" w:rsidRPr="00232692" w:rsidRDefault="00232692" w:rsidP="00232692">
      <w:pPr>
        <w:numPr>
          <w:ilvl w:val="1"/>
          <w:numId w:val="15"/>
        </w:numPr>
        <w:spacing w:before="0" w:beforeAutospacing="0" w:after="0" w:afterAutospacing="0" w:line="240" w:lineRule="auto"/>
        <w:jc w:val="both"/>
        <w:rPr>
          <w:rFonts w:ascii="Times New Roman" w:eastAsia="Times New Roman" w:hAnsi="Times New Roman" w:cs="David"/>
          <w:sz w:val="26"/>
          <w:szCs w:val="24"/>
          <w:lang w:eastAsia="he-IL"/>
        </w:rPr>
      </w:pPr>
      <w:r w:rsidRPr="00232692">
        <w:rPr>
          <w:rFonts w:ascii="Times New Roman" w:eastAsia="Times New Roman" w:hAnsi="Times New Roman" w:cs="David"/>
          <w:sz w:val="20"/>
          <w:szCs w:val="24"/>
          <w:rtl/>
          <w:lang w:eastAsia="he-IL"/>
        </w:rPr>
        <w:t>כי הוא מכיר ויודע את כל הנדרש למטרת בצוע הש</w:t>
      </w:r>
      <w:r w:rsidRPr="00232692">
        <w:rPr>
          <w:rFonts w:ascii="Times New Roman" w:eastAsia="Times New Roman" w:hAnsi="Times New Roman" w:cs="David" w:hint="cs"/>
          <w:sz w:val="20"/>
          <w:szCs w:val="24"/>
          <w:rtl/>
          <w:lang w:eastAsia="he-IL"/>
        </w:rPr>
        <w:t>י</w:t>
      </w:r>
      <w:r w:rsidRPr="00232692">
        <w:rPr>
          <w:rFonts w:ascii="Times New Roman" w:eastAsia="Times New Roman" w:hAnsi="Times New Roman" w:cs="David"/>
          <w:sz w:val="20"/>
          <w:szCs w:val="24"/>
          <w:rtl/>
          <w:lang w:eastAsia="he-IL"/>
        </w:rPr>
        <w:t xml:space="preserve">רותים  וכי </w:t>
      </w:r>
      <w:r w:rsidRPr="00232692">
        <w:rPr>
          <w:rFonts w:ascii="Times New Roman" w:eastAsia="Times New Roman" w:hAnsi="Times New Roman" w:cs="David"/>
          <w:sz w:val="26"/>
          <w:szCs w:val="24"/>
          <w:rtl/>
          <w:lang w:eastAsia="he-IL"/>
        </w:rPr>
        <w:t>הינו בעל הידע, הנ</w:t>
      </w:r>
      <w:r w:rsidRPr="00232692">
        <w:rPr>
          <w:rFonts w:ascii="Times New Roman" w:eastAsia="Times New Roman" w:hAnsi="Times New Roman" w:cs="David" w:hint="cs"/>
          <w:sz w:val="26"/>
          <w:szCs w:val="24"/>
          <w:rtl/>
          <w:lang w:eastAsia="he-IL"/>
        </w:rPr>
        <w:t>י</w:t>
      </w:r>
      <w:r w:rsidRPr="00232692">
        <w:rPr>
          <w:rFonts w:ascii="Times New Roman" w:eastAsia="Times New Roman" w:hAnsi="Times New Roman" w:cs="David"/>
          <w:sz w:val="26"/>
          <w:szCs w:val="24"/>
          <w:rtl/>
          <w:lang w:eastAsia="he-IL"/>
        </w:rPr>
        <w:t>סיון, הכישורים, האמצעים והר</w:t>
      </w:r>
      <w:r w:rsidRPr="00232692">
        <w:rPr>
          <w:rFonts w:ascii="Times New Roman" w:eastAsia="Times New Roman" w:hAnsi="Times New Roman" w:cs="David" w:hint="cs"/>
          <w:sz w:val="26"/>
          <w:szCs w:val="24"/>
          <w:rtl/>
          <w:lang w:eastAsia="he-IL"/>
        </w:rPr>
        <w:t>י</w:t>
      </w:r>
      <w:r w:rsidRPr="00232692">
        <w:rPr>
          <w:rFonts w:ascii="Times New Roman" w:eastAsia="Times New Roman" w:hAnsi="Times New Roman" w:cs="David"/>
          <w:sz w:val="26"/>
          <w:szCs w:val="24"/>
          <w:rtl/>
          <w:lang w:eastAsia="he-IL"/>
        </w:rPr>
        <w:t>שיונות הנדרשים על פי כל דין וכ</w:t>
      </w:r>
      <w:r w:rsidRPr="00232692">
        <w:rPr>
          <w:rFonts w:ascii="Times New Roman" w:eastAsia="Times New Roman" w:hAnsi="Times New Roman" w:cs="David" w:hint="cs"/>
          <w:sz w:val="26"/>
          <w:szCs w:val="24"/>
          <w:rtl/>
          <w:lang w:eastAsia="he-IL"/>
        </w:rPr>
        <w:t>ו</w:t>
      </w:r>
      <w:r w:rsidRPr="00232692">
        <w:rPr>
          <w:rFonts w:ascii="Times New Roman" w:eastAsia="Times New Roman" w:hAnsi="Times New Roman" w:cs="David"/>
          <w:sz w:val="26"/>
          <w:szCs w:val="24"/>
          <w:rtl/>
          <w:lang w:eastAsia="he-IL"/>
        </w:rPr>
        <w:t xml:space="preserve">ח האדם המתאים, </w:t>
      </w:r>
      <w:r w:rsidRPr="00232692">
        <w:rPr>
          <w:rFonts w:ascii="Times New Roman" w:eastAsia="Times New Roman" w:hAnsi="Times New Roman" w:cs="David"/>
          <w:sz w:val="20"/>
          <w:szCs w:val="24"/>
          <w:rtl/>
          <w:lang w:eastAsia="he-IL"/>
        </w:rPr>
        <w:t>המאפשרים לו לבצע השירותים ברמה מקצועית גבוהה ובהתאם למותנה בחוזה זה</w:t>
      </w:r>
      <w:r w:rsidRPr="00232692">
        <w:rPr>
          <w:rFonts w:ascii="Times New Roman" w:eastAsia="Times New Roman" w:hAnsi="Times New Roman" w:cs="David"/>
          <w:sz w:val="26"/>
          <w:szCs w:val="24"/>
          <w:rtl/>
          <w:lang w:eastAsia="he-IL"/>
        </w:rPr>
        <w:t>.</w:t>
      </w:r>
    </w:p>
    <w:p w14:paraId="7BB00E4F" w14:textId="77777777" w:rsidR="00232692" w:rsidRPr="00232692" w:rsidRDefault="00232692" w:rsidP="00232692">
      <w:pPr>
        <w:spacing w:before="0" w:beforeAutospacing="0" w:after="0" w:afterAutospacing="0" w:line="240" w:lineRule="auto"/>
        <w:ind w:left="567"/>
        <w:jc w:val="both"/>
        <w:rPr>
          <w:rFonts w:ascii="Times New Roman" w:eastAsia="Times New Roman" w:hAnsi="Times New Roman" w:cs="David"/>
          <w:sz w:val="26"/>
          <w:szCs w:val="24"/>
          <w:lang w:eastAsia="he-IL"/>
        </w:rPr>
      </w:pPr>
    </w:p>
    <w:p w14:paraId="2C21E350" w14:textId="77777777" w:rsidR="00232692" w:rsidRPr="00232692" w:rsidRDefault="00232692" w:rsidP="00232692">
      <w:pPr>
        <w:numPr>
          <w:ilvl w:val="1"/>
          <w:numId w:val="15"/>
        </w:numPr>
        <w:spacing w:before="0" w:beforeAutospacing="0" w:after="0" w:afterAutospacing="0" w:line="240" w:lineRule="auto"/>
        <w:jc w:val="both"/>
        <w:rPr>
          <w:rFonts w:ascii="Times New Roman" w:eastAsia="Times New Roman" w:hAnsi="Times New Roman" w:cs="David"/>
          <w:sz w:val="26"/>
          <w:szCs w:val="24"/>
          <w:lang w:eastAsia="he-IL"/>
        </w:rPr>
      </w:pPr>
      <w:r w:rsidRPr="00232692">
        <w:rPr>
          <w:rFonts w:ascii="Times New Roman" w:eastAsia="Times New Roman" w:hAnsi="Times New Roman" w:cs="David"/>
          <w:sz w:val="26"/>
          <w:szCs w:val="24"/>
          <w:rtl/>
          <w:lang w:eastAsia="he-IL"/>
        </w:rPr>
        <w:t xml:space="preserve">כי יספק את השירותים באופן אישי ורצוף, בצורה היעילה ובמיומנות מקצועית גבוהה ויקדיש כל הזמן שיידרש לשם כך  - </w:t>
      </w:r>
      <w:proofErr w:type="spellStart"/>
      <w:r w:rsidRPr="00232692">
        <w:rPr>
          <w:rFonts w:ascii="Times New Roman" w:eastAsia="Times New Roman" w:hAnsi="Times New Roman" w:cs="David"/>
          <w:sz w:val="26"/>
          <w:szCs w:val="24"/>
          <w:rtl/>
          <w:lang w:eastAsia="he-IL"/>
        </w:rPr>
        <w:t>הכל</w:t>
      </w:r>
      <w:proofErr w:type="spellEnd"/>
      <w:r w:rsidRPr="00232692">
        <w:rPr>
          <w:rFonts w:ascii="Times New Roman" w:eastAsia="Times New Roman" w:hAnsi="Times New Roman" w:cs="David"/>
          <w:sz w:val="26"/>
          <w:szCs w:val="24"/>
          <w:rtl/>
          <w:lang w:eastAsia="he-IL"/>
        </w:rPr>
        <w:t xml:space="preserve"> לשביעות רצון המזמינה.</w:t>
      </w:r>
    </w:p>
    <w:p w14:paraId="2B1A3C38" w14:textId="77777777" w:rsidR="00232692" w:rsidRPr="00232692" w:rsidRDefault="00232692" w:rsidP="00232692">
      <w:pPr>
        <w:spacing w:before="0" w:beforeAutospacing="0" w:after="0" w:afterAutospacing="0" w:line="240" w:lineRule="auto"/>
        <w:ind w:right="567"/>
        <w:jc w:val="both"/>
        <w:rPr>
          <w:rFonts w:ascii="Times New Roman" w:eastAsia="Times New Roman" w:hAnsi="Times New Roman" w:cs="David"/>
          <w:sz w:val="26"/>
          <w:szCs w:val="24"/>
          <w:rtl/>
          <w:lang w:eastAsia="he-IL"/>
        </w:rPr>
      </w:pPr>
    </w:p>
    <w:p w14:paraId="2885071D" w14:textId="77777777" w:rsidR="00232692" w:rsidRPr="00232692" w:rsidRDefault="00232692" w:rsidP="00232692">
      <w:pPr>
        <w:numPr>
          <w:ilvl w:val="1"/>
          <w:numId w:val="15"/>
        </w:numPr>
        <w:spacing w:before="0" w:beforeAutospacing="0" w:after="0" w:afterAutospacing="0" w:line="240" w:lineRule="auto"/>
        <w:jc w:val="both"/>
        <w:rPr>
          <w:rFonts w:ascii="Times New Roman" w:eastAsia="Times New Roman" w:hAnsi="Times New Roman" w:cs="David"/>
          <w:sz w:val="26"/>
          <w:szCs w:val="24"/>
          <w:rtl/>
          <w:lang w:eastAsia="he-IL"/>
        </w:rPr>
      </w:pPr>
      <w:r w:rsidRPr="00232692">
        <w:rPr>
          <w:rFonts w:ascii="Times New Roman" w:eastAsia="Times New Roman" w:hAnsi="Times New Roman" w:cs="David"/>
          <w:sz w:val="26"/>
          <w:szCs w:val="24"/>
          <w:rtl/>
          <w:lang w:eastAsia="he-IL"/>
        </w:rPr>
        <w:t xml:space="preserve">כי לא יגבה שכר ו/או עמלה ו/או תשלום כלשהו, בין באופן ישיר ובין באופן עקיף, מצד שלישי אחר כלשהו שיש לו נגיעה למושא השירותים. </w:t>
      </w:r>
    </w:p>
    <w:p w14:paraId="126EA40D" w14:textId="77777777" w:rsidR="00232692" w:rsidRPr="00232692" w:rsidRDefault="00232692" w:rsidP="00232692">
      <w:pPr>
        <w:spacing w:before="0" w:beforeAutospacing="0" w:after="0" w:afterAutospacing="0" w:line="240" w:lineRule="auto"/>
        <w:jc w:val="both"/>
        <w:rPr>
          <w:rFonts w:ascii="Times New Roman" w:eastAsia="Times New Roman" w:hAnsi="Times New Roman" w:cs="David"/>
          <w:sz w:val="26"/>
          <w:szCs w:val="24"/>
          <w:lang w:eastAsia="he-IL"/>
        </w:rPr>
      </w:pPr>
    </w:p>
    <w:p w14:paraId="39984942" w14:textId="77777777" w:rsidR="00232692" w:rsidRPr="00232692" w:rsidRDefault="00232692" w:rsidP="00232692">
      <w:pPr>
        <w:numPr>
          <w:ilvl w:val="1"/>
          <w:numId w:val="15"/>
        </w:numPr>
        <w:spacing w:before="0" w:beforeAutospacing="0" w:after="0" w:afterAutospacing="0" w:line="240" w:lineRule="auto"/>
        <w:jc w:val="both"/>
        <w:rPr>
          <w:rFonts w:ascii="Times New Roman" w:eastAsia="Times New Roman" w:hAnsi="Times New Roman" w:cs="David"/>
          <w:sz w:val="26"/>
          <w:szCs w:val="24"/>
          <w:lang w:eastAsia="he-IL"/>
        </w:rPr>
      </w:pPr>
      <w:r w:rsidRPr="00232692">
        <w:rPr>
          <w:rFonts w:ascii="Times New Roman" w:eastAsia="Times New Roman" w:hAnsi="Times New Roman" w:cs="David"/>
          <w:sz w:val="26"/>
          <w:szCs w:val="24"/>
          <w:rtl/>
          <w:lang w:eastAsia="he-IL"/>
        </w:rPr>
        <w:t>כי אין כל מניעה בין בדין ובין בחוזה, המונעת או מגבילה את התקשרותו בחוזה זה.</w:t>
      </w:r>
    </w:p>
    <w:p w14:paraId="223F4E35" w14:textId="77777777" w:rsidR="00232692" w:rsidRPr="00232692" w:rsidRDefault="00232692" w:rsidP="00232692">
      <w:pPr>
        <w:spacing w:before="0" w:beforeAutospacing="0" w:after="0" w:afterAutospacing="0" w:line="240" w:lineRule="auto"/>
        <w:ind w:right="567"/>
        <w:jc w:val="both"/>
        <w:rPr>
          <w:rFonts w:ascii="Times New Roman" w:eastAsia="Times New Roman" w:hAnsi="Times New Roman" w:cs="David"/>
          <w:sz w:val="26"/>
          <w:szCs w:val="24"/>
          <w:rtl/>
          <w:lang w:eastAsia="he-IL"/>
        </w:rPr>
      </w:pPr>
    </w:p>
    <w:p w14:paraId="71A809F0" w14:textId="77777777" w:rsidR="00232692" w:rsidRPr="00232692" w:rsidRDefault="00232692" w:rsidP="00232692">
      <w:pPr>
        <w:numPr>
          <w:ilvl w:val="0"/>
          <w:numId w:val="15"/>
        </w:numPr>
        <w:spacing w:before="0" w:beforeAutospacing="0" w:after="0" w:afterAutospacing="0" w:line="240" w:lineRule="auto"/>
        <w:jc w:val="both"/>
        <w:rPr>
          <w:rFonts w:ascii="Times New Roman" w:eastAsia="Times New Roman" w:hAnsi="Times New Roman" w:cs="David"/>
          <w:b/>
          <w:bCs/>
          <w:sz w:val="26"/>
          <w:szCs w:val="24"/>
          <w:u w:val="single"/>
          <w:rtl/>
          <w:lang w:eastAsia="he-IL"/>
        </w:rPr>
      </w:pPr>
      <w:r w:rsidRPr="00232692">
        <w:rPr>
          <w:rFonts w:ascii="Times New Roman" w:eastAsia="Times New Roman" w:hAnsi="Times New Roman" w:cs="David"/>
          <w:b/>
          <w:bCs/>
          <w:sz w:val="26"/>
          <w:szCs w:val="24"/>
          <w:u w:val="single"/>
          <w:rtl/>
          <w:lang w:eastAsia="he-IL"/>
        </w:rPr>
        <w:t>לוחות זמנים</w:t>
      </w:r>
    </w:p>
    <w:p w14:paraId="56922F5A" w14:textId="77777777" w:rsidR="00232692" w:rsidRPr="00232692" w:rsidRDefault="00232692" w:rsidP="00232692">
      <w:pPr>
        <w:spacing w:before="0" w:beforeAutospacing="0" w:after="0" w:afterAutospacing="0" w:line="240" w:lineRule="auto"/>
        <w:ind w:left="567" w:right="567"/>
        <w:jc w:val="both"/>
        <w:rPr>
          <w:rFonts w:ascii="Times New Roman" w:eastAsia="Times New Roman" w:hAnsi="Times New Roman" w:cs="David"/>
          <w:sz w:val="26"/>
          <w:szCs w:val="24"/>
          <w:rtl/>
          <w:lang w:eastAsia="he-IL"/>
        </w:rPr>
      </w:pPr>
      <w:r w:rsidRPr="00232692">
        <w:rPr>
          <w:rFonts w:ascii="Times New Roman" w:eastAsia="Times New Roman" w:hAnsi="Times New Roman" w:cs="David"/>
          <w:sz w:val="26"/>
          <w:szCs w:val="24"/>
          <w:rtl/>
          <w:lang w:eastAsia="he-IL"/>
        </w:rPr>
        <w:t xml:space="preserve">היועץ מתחייב להשלים את שרותי היועץ במועדים כמפורט בנספח </w:t>
      </w:r>
      <w:r w:rsidRPr="00232692">
        <w:rPr>
          <w:rFonts w:ascii="Times New Roman" w:eastAsia="Times New Roman" w:hAnsi="Times New Roman" w:cs="David" w:hint="cs"/>
          <w:sz w:val="26"/>
          <w:szCs w:val="24"/>
          <w:rtl/>
          <w:lang w:eastAsia="he-IL"/>
        </w:rPr>
        <w:t>ג</w:t>
      </w:r>
      <w:r w:rsidRPr="00232692">
        <w:rPr>
          <w:rFonts w:ascii="Times New Roman" w:eastAsia="Times New Roman" w:hAnsi="Times New Roman" w:cs="David"/>
          <w:sz w:val="26"/>
          <w:szCs w:val="24"/>
          <w:rtl/>
          <w:lang w:eastAsia="he-IL"/>
        </w:rPr>
        <w:t>'.</w:t>
      </w:r>
    </w:p>
    <w:p w14:paraId="412F7094" w14:textId="77777777" w:rsidR="00232692" w:rsidRDefault="00232692" w:rsidP="00232692">
      <w:pPr>
        <w:spacing w:before="0" w:beforeAutospacing="0" w:after="0" w:afterAutospacing="0" w:line="240" w:lineRule="auto"/>
        <w:ind w:right="567"/>
        <w:jc w:val="both"/>
        <w:rPr>
          <w:rFonts w:ascii="Times New Roman" w:eastAsia="Times New Roman" w:hAnsi="Times New Roman" w:cs="David"/>
          <w:sz w:val="26"/>
          <w:szCs w:val="24"/>
          <w:rtl/>
          <w:lang w:eastAsia="he-IL"/>
        </w:rPr>
      </w:pPr>
    </w:p>
    <w:p w14:paraId="53FEB249" w14:textId="77777777" w:rsidR="00B44D6B" w:rsidRDefault="00B44D6B" w:rsidP="00232692">
      <w:pPr>
        <w:spacing w:before="0" w:beforeAutospacing="0" w:after="0" w:afterAutospacing="0" w:line="240" w:lineRule="auto"/>
        <w:ind w:right="567"/>
        <w:jc w:val="both"/>
        <w:rPr>
          <w:rFonts w:ascii="Times New Roman" w:eastAsia="Times New Roman" w:hAnsi="Times New Roman" w:cs="David"/>
          <w:sz w:val="26"/>
          <w:szCs w:val="24"/>
          <w:rtl/>
          <w:lang w:eastAsia="he-IL"/>
        </w:rPr>
      </w:pPr>
    </w:p>
    <w:p w14:paraId="6D0A7029" w14:textId="77777777" w:rsidR="00B44D6B" w:rsidRPr="00232692" w:rsidRDefault="00B44D6B" w:rsidP="00232692">
      <w:pPr>
        <w:spacing w:before="0" w:beforeAutospacing="0" w:after="0" w:afterAutospacing="0" w:line="240" w:lineRule="auto"/>
        <w:ind w:right="567"/>
        <w:jc w:val="both"/>
        <w:rPr>
          <w:rFonts w:ascii="Times New Roman" w:eastAsia="Times New Roman" w:hAnsi="Times New Roman" w:cs="David"/>
          <w:sz w:val="26"/>
          <w:szCs w:val="24"/>
          <w:rtl/>
          <w:lang w:eastAsia="he-IL"/>
        </w:rPr>
      </w:pPr>
    </w:p>
    <w:p w14:paraId="447DC656" w14:textId="77777777" w:rsidR="00232692" w:rsidRDefault="00232692" w:rsidP="00232692">
      <w:pPr>
        <w:spacing w:before="0" w:beforeAutospacing="0" w:after="0" w:afterAutospacing="0" w:line="240" w:lineRule="auto"/>
        <w:ind w:right="567"/>
        <w:jc w:val="both"/>
        <w:rPr>
          <w:rFonts w:ascii="Times New Roman" w:eastAsia="Times New Roman" w:hAnsi="Times New Roman" w:cs="David"/>
          <w:sz w:val="26"/>
          <w:szCs w:val="24"/>
          <w:rtl/>
          <w:lang w:eastAsia="he-IL"/>
        </w:rPr>
      </w:pPr>
    </w:p>
    <w:p w14:paraId="282EAB62" w14:textId="77777777" w:rsidR="00811209" w:rsidRPr="00232692" w:rsidRDefault="00811209" w:rsidP="00232692">
      <w:pPr>
        <w:spacing w:before="0" w:beforeAutospacing="0" w:after="0" w:afterAutospacing="0" w:line="240" w:lineRule="auto"/>
        <w:ind w:right="567"/>
        <w:jc w:val="both"/>
        <w:rPr>
          <w:rFonts w:ascii="Times New Roman" w:eastAsia="Times New Roman" w:hAnsi="Times New Roman" w:cs="David"/>
          <w:sz w:val="26"/>
          <w:szCs w:val="24"/>
          <w:lang w:eastAsia="he-IL"/>
        </w:rPr>
      </w:pPr>
    </w:p>
    <w:p w14:paraId="217195C9" w14:textId="77777777" w:rsidR="00232692" w:rsidRPr="00232692" w:rsidRDefault="00232692" w:rsidP="00232692">
      <w:pPr>
        <w:numPr>
          <w:ilvl w:val="0"/>
          <w:numId w:val="15"/>
        </w:numPr>
        <w:spacing w:before="0" w:beforeAutospacing="0" w:after="0" w:afterAutospacing="0" w:line="240" w:lineRule="auto"/>
        <w:jc w:val="both"/>
        <w:rPr>
          <w:rFonts w:ascii="Times New Roman" w:eastAsia="Times New Roman" w:hAnsi="Times New Roman" w:cs="David"/>
          <w:sz w:val="26"/>
          <w:szCs w:val="24"/>
          <w:rtl/>
          <w:lang w:eastAsia="he-IL"/>
        </w:rPr>
      </w:pPr>
      <w:r w:rsidRPr="00232692">
        <w:rPr>
          <w:rFonts w:ascii="Times New Roman" w:eastAsia="Times New Roman" w:hAnsi="Times New Roman" w:cs="David"/>
          <w:b/>
          <w:bCs/>
          <w:sz w:val="26"/>
          <w:szCs w:val="24"/>
          <w:u w:val="single"/>
          <w:rtl/>
          <w:lang w:eastAsia="he-IL"/>
        </w:rPr>
        <w:t>התמורה</w:t>
      </w:r>
    </w:p>
    <w:p w14:paraId="1D8C08ED" w14:textId="77777777" w:rsidR="00232692" w:rsidRPr="00232692" w:rsidRDefault="00232692" w:rsidP="00232692">
      <w:pPr>
        <w:numPr>
          <w:ilvl w:val="1"/>
          <w:numId w:val="15"/>
        </w:numPr>
        <w:tabs>
          <w:tab w:val="right" w:pos="5960"/>
        </w:tabs>
        <w:spacing w:before="0" w:beforeAutospacing="0" w:after="0" w:afterAutospacing="0" w:line="240" w:lineRule="auto"/>
        <w:jc w:val="both"/>
        <w:rPr>
          <w:rFonts w:ascii="Times New Roman" w:eastAsia="Times New Roman" w:hAnsi="Times New Roman" w:cs="David"/>
          <w:sz w:val="26"/>
          <w:szCs w:val="24"/>
          <w:lang w:eastAsia="he-IL"/>
        </w:rPr>
      </w:pPr>
      <w:r w:rsidRPr="00232692">
        <w:rPr>
          <w:rFonts w:ascii="Times New Roman" w:eastAsia="Times New Roman" w:hAnsi="Times New Roman" w:cs="David"/>
          <w:sz w:val="26"/>
          <w:szCs w:val="24"/>
          <w:rtl/>
          <w:lang w:eastAsia="he-IL"/>
        </w:rPr>
        <w:t>בתמורה למתן הש</w:t>
      </w:r>
      <w:r w:rsidRPr="00232692">
        <w:rPr>
          <w:rFonts w:ascii="Times New Roman" w:eastAsia="Times New Roman" w:hAnsi="Times New Roman" w:cs="David" w:hint="cs"/>
          <w:sz w:val="26"/>
          <w:szCs w:val="24"/>
          <w:rtl/>
          <w:lang w:eastAsia="he-IL"/>
        </w:rPr>
        <w:t>י</w:t>
      </w:r>
      <w:r w:rsidRPr="00232692">
        <w:rPr>
          <w:rFonts w:ascii="Times New Roman" w:eastAsia="Times New Roman" w:hAnsi="Times New Roman" w:cs="David"/>
          <w:sz w:val="26"/>
          <w:szCs w:val="24"/>
          <w:rtl/>
          <w:lang w:eastAsia="he-IL"/>
        </w:rPr>
        <w:t xml:space="preserve">רותים כאמור בחוזה זה, במלואם ובמועדם, תשלם המזמינה ליועץ שכר טרחה בשיעורים, במועדים ובתנאים כמפורט בנספח </w:t>
      </w:r>
      <w:r w:rsidRPr="00232692">
        <w:rPr>
          <w:rFonts w:ascii="Times New Roman" w:eastAsia="Times New Roman" w:hAnsi="Times New Roman" w:cs="David"/>
          <w:b/>
          <w:bCs/>
          <w:sz w:val="26"/>
          <w:szCs w:val="24"/>
          <w:rtl/>
          <w:lang w:eastAsia="he-IL"/>
        </w:rPr>
        <w:t>"</w:t>
      </w:r>
      <w:r w:rsidRPr="00232692">
        <w:rPr>
          <w:rFonts w:ascii="Times New Roman" w:eastAsia="Times New Roman" w:hAnsi="Times New Roman" w:cs="David" w:hint="cs"/>
          <w:b/>
          <w:bCs/>
          <w:sz w:val="26"/>
          <w:szCs w:val="24"/>
          <w:rtl/>
          <w:lang w:eastAsia="he-IL"/>
        </w:rPr>
        <w:t>ד</w:t>
      </w:r>
      <w:r w:rsidRPr="00232692">
        <w:rPr>
          <w:rFonts w:ascii="Times New Roman" w:eastAsia="Times New Roman" w:hAnsi="Times New Roman" w:cs="David"/>
          <w:b/>
          <w:bCs/>
          <w:sz w:val="26"/>
          <w:szCs w:val="24"/>
          <w:rtl/>
          <w:lang w:eastAsia="he-IL"/>
        </w:rPr>
        <w:t>"</w:t>
      </w:r>
      <w:r w:rsidRPr="00232692">
        <w:rPr>
          <w:rFonts w:ascii="Times New Roman" w:eastAsia="Times New Roman" w:hAnsi="Times New Roman" w:cs="David"/>
          <w:sz w:val="26"/>
          <w:szCs w:val="24"/>
          <w:rtl/>
          <w:lang w:eastAsia="he-IL"/>
        </w:rPr>
        <w:t xml:space="preserve"> לחוזה זה (להלן: </w:t>
      </w:r>
      <w:r w:rsidRPr="00232692">
        <w:rPr>
          <w:rFonts w:ascii="Times New Roman" w:eastAsia="Times New Roman" w:hAnsi="Times New Roman" w:cs="David"/>
          <w:b/>
          <w:bCs/>
          <w:sz w:val="26"/>
          <w:szCs w:val="24"/>
          <w:rtl/>
          <w:lang w:eastAsia="he-IL"/>
        </w:rPr>
        <w:t>"התמורה"</w:t>
      </w:r>
      <w:r w:rsidRPr="00232692">
        <w:rPr>
          <w:rFonts w:ascii="Times New Roman" w:eastAsia="Times New Roman" w:hAnsi="Times New Roman" w:cs="David"/>
          <w:sz w:val="26"/>
          <w:szCs w:val="24"/>
          <w:rtl/>
          <w:lang w:eastAsia="he-IL"/>
        </w:rPr>
        <w:t>).</w:t>
      </w:r>
    </w:p>
    <w:p w14:paraId="203F3BD3" w14:textId="77777777" w:rsidR="00232692" w:rsidRPr="00232692" w:rsidRDefault="00232692" w:rsidP="00232692">
      <w:pPr>
        <w:tabs>
          <w:tab w:val="right" w:pos="5960"/>
        </w:tabs>
        <w:spacing w:before="0" w:beforeAutospacing="0" w:after="0" w:afterAutospacing="0" w:line="240" w:lineRule="auto"/>
        <w:ind w:left="567"/>
        <w:jc w:val="both"/>
        <w:rPr>
          <w:rFonts w:ascii="Times New Roman" w:eastAsia="Times New Roman" w:hAnsi="Times New Roman" w:cs="David"/>
          <w:sz w:val="26"/>
          <w:szCs w:val="24"/>
          <w:lang w:eastAsia="he-IL"/>
        </w:rPr>
      </w:pPr>
    </w:p>
    <w:p w14:paraId="34E6CB52" w14:textId="77777777" w:rsidR="00232692" w:rsidRPr="00232692" w:rsidRDefault="00232692" w:rsidP="00232692">
      <w:pPr>
        <w:numPr>
          <w:ilvl w:val="1"/>
          <w:numId w:val="15"/>
        </w:numPr>
        <w:tabs>
          <w:tab w:val="right" w:pos="5960"/>
        </w:tabs>
        <w:spacing w:before="0" w:beforeAutospacing="0" w:after="0" w:afterAutospacing="0" w:line="240" w:lineRule="auto"/>
        <w:jc w:val="both"/>
        <w:rPr>
          <w:rFonts w:ascii="Times New Roman" w:eastAsia="Times New Roman" w:hAnsi="Times New Roman" w:cs="David"/>
          <w:sz w:val="26"/>
          <w:szCs w:val="24"/>
          <w:rtl/>
          <w:lang w:eastAsia="he-IL"/>
        </w:rPr>
      </w:pPr>
      <w:r w:rsidRPr="00232692">
        <w:rPr>
          <w:rFonts w:ascii="Times New Roman" w:eastAsia="Times New Roman" w:hAnsi="Times New Roman" w:cs="David"/>
          <w:sz w:val="20"/>
          <w:szCs w:val="24"/>
          <w:rtl/>
          <w:lang w:eastAsia="he-IL"/>
        </w:rPr>
        <w:t xml:space="preserve">אין באישור ו/או בתשלום התמורה עפ"י חוזה זה או כל חלק ממנה, משום אישור כלשהו מצד המזמינה לגבי עצם בצוע שירותי היועץ ו/או טיבם ו/או הסכום המגיע ליועץ. </w:t>
      </w:r>
    </w:p>
    <w:p w14:paraId="1512CF13" w14:textId="77777777" w:rsidR="00232692" w:rsidRPr="00232692" w:rsidRDefault="00232692" w:rsidP="00232692">
      <w:pPr>
        <w:tabs>
          <w:tab w:val="right" w:pos="5960"/>
        </w:tabs>
        <w:spacing w:before="0" w:beforeAutospacing="0" w:after="0" w:afterAutospacing="0" w:line="240" w:lineRule="auto"/>
        <w:ind w:left="567"/>
        <w:jc w:val="both"/>
        <w:rPr>
          <w:rFonts w:ascii="Times New Roman" w:eastAsia="Times New Roman" w:hAnsi="Times New Roman" w:cs="David"/>
          <w:sz w:val="26"/>
          <w:szCs w:val="24"/>
          <w:rtl/>
          <w:lang w:eastAsia="he-IL"/>
        </w:rPr>
      </w:pPr>
    </w:p>
    <w:p w14:paraId="0D9ECDEB" w14:textId="77777777" w:rsidR="00232692" w:rsidRPr="00232692" w:rsidRDefault="00232692" w:rsidP="00232692">
      <w:pPr>
        <w:numPr>
          <w:ilvl w:val="1"/>
          <w:numId w:val="15"/>
        </w:numPr>
        <w:tabs>
          <w:tab w:val="right" w:pos="5960"/>
        </w:tabs>
        <w:spacing w:before="0" w:beforeAutospacing="0" w:after="0" w:afterAutospacing="0" w:line="240" w:lineRule="auto"/>
        <w:jc w:val="both"/>
        <w:rPr>
          <w:rFonts w:ascii="Times New Roman" w:eastAsia="Times New Roman" w:hAnsi="Times New Roman" w:cs="David"/>
          <w:sz w:val="26"/>
          <w:szCs w:val="24"/>
          <w:lang w:eastAsia="he-IL"/>
        </w:rPr>
      </w:pPr>
      <w:r w:rsidRPr="00232692">
        <w:rPr>
          <w:rFonts w:ascii="Times New Roman" w:eastAsia="Times New Roman" w:hAnsi="Times New Roman" w:cs="David"/>
          <w:sz w:val="20"/>
          <w:szCs w:val="24"/>
          <w:rtl/>
          <w:lang w:eastAsia="he-IL"/>
        </w:rPr>
        <w:t xml:space="preserve">מוסכם במפורש כי התמורה המפורטת והמוגדרת במפורש בנספח </w:t>
      </w:r>
      <w:r w:rsidRPr="00232692">
        <w:rPr>
          <w:rFonts w:ascii="Times New Roman" w:eastAsia="Times New Roman" w:hAnsi="Times New Roman" w:cs="David"/>
          <w:b/>
          <w:bCs/>
          <w:sz w:val="20"/>
          <w:szCs w:val="24"/>
          <w:rtl/>
          <w:lang w:eastAsia="he-IL"/>
        </w:rPr>
        <w:t>"</w:t>
      </w:r>
      <w:r w:rsidRPr="00232692">
        <w:rPr>
          <w:rFonts w:ascii="Times New Roman" w:eastAsia="Times New Roman" w:hAnsi="Times New Roman" w:cs="David" w:hint="cs"/>
          <w:b/>
          <w:bCs/>
          <w:sz w:val="20"/>
          <w:szCs w:val="24"/>
          <w:rtl/>
          <w:lang w:eastAsia="he-IL"/>
        </w:rPr>
        <w:t>ד</w:t>
      </w:r>
      <w:r w:rsidRPr="00232692">
        <w:rPr>
          <w:rFonts w:ascii="Times New Roman" w:eastAsia="Times New Roman" w:hAnsi="Times New Roman" w:cs="David"/>
          <w:b/>
          <w:bCs/>
          <w:sz w:val="20"/>
          <w:szCs w:val="24"/>
          <w:rtl/>
          <w:lang w:eastAsia="he-IL"/>
        </w:rPr>
        <w:t>"</w:t>
      </w:r>
      <w:r w:rsidRPr="00232692">
        <w:rPr>
          <w:rFonts w:ascii="Times New Roman" w:eastAsia="Times New Roman" w:hAnsi="Times New Roman" w:cs="David"/>
          <w:sz w:val="20"/>
          <w:szCs w:val="24"/>
          <w:rtl/>
          <w:lang w:eastAsia="he-IL"/>
        </w:rPr>
        <w:t xml:space="preserve"> היא סופית ומוחלטת, והיועץ לא יהיה זכאי לשום תוספת מסיבת הימשכות תקופת מתן השירותים מעל למצופה ו/או בשל שינויים מכל סוג אחר שיתעוררו עד להשלמת ביצוע השירותים.</w:t>
      </w:r>
    </w:p>
    <w:p w14:paraId="204E64D3" w14:textId="77777777" w:rsidR="00232692" w:rsidRPr="00232692" w:rsidRDefault="00232692" w:rsidP="00232692">
      <w:pPr>
        <w:tabs>
          <w:tab w:val="right" w:pos="5960"/>
        </w:tabs>
        <w:spacing w:before="0" w:beforeAutospacing="0" w:after="0" w:afterAutospacing="0" w:line="240" w:lineRule="auto"/>
        <w:jc w:val="both"/>
        <w:rPr>
          <w:rFonts w:ascii="Times New Roman" w:eastAsia="Times New Roman" w:hAnsi="Times New Roman" w:cs="David"/>
          <w:sz w:val="26"/>
          <w:szCs w:val="24"/>
          <w:rtl/>
          <w:lang w:eastAsia="he-IL"/>
        </w:rPr>
      </w:pPr>
    </w:p>
    <w:p w14:paraId="7A7EABD2" w14:textId="77777777" w:rsidR="00232692" w:rsidRPr="00232692" w:rsidRDefault="00232692" w:rsidP="00232692">
      <w:pPr>
        <w:numPr>
          <w:ilvl w:val="1"/>
          <w:numId w:val="15"/>
        </w:numPr>
        <w:tabs>
          <w:tab w:val="right" w:pos="5960"/>
        </w:tabs>
        <w:spacing w:before="0" w:beforeAutospacing="0" w:after="0" w:afterAutospacing="0" w:line="240" w:lineRule="auto"/>
        <w:jc w:val="both"/>
        <w:rPr>
          <w:rFonts w:ascii="Times New Roman" w:eastAsia="Times New Roman" w:hAnsi="Times New Roman" w:cs="David"/>
          <w:sz w:val="26"/>
          <w:szCs w:val="24"/>
          <w:rtl/>
          <w:lang w:eastAsia="he-IL"/>
        </w:rPr>
      </w:pPr>
      <w:r w:rsidRPr="00232692">
        <w:rPr>
          <w:rFonts w:ascii="Times New Roman" w:eastAsia="Times New Roman" w:hAnsi="Times New Roman" w:cs="David"/>
          <w:sz w:val="26"/>
          <w:szCs w:val="24"/>
          <w:rtl/>
          <w:lang w:eastAsia="he-IL"/>
        </w:rPr>
        <w:t>המע"מ בגין התמורה ישולם ליועץ כנגד המצאת חשבונית מס כדין ערוכה על שם המזמינה.</w:t>
      </w:r>
    </w:p>
    <w:p w14:paraId="689287D4" w14:textId="77777777" w:rsidR="00232692" w:rsidRPr="00232692" w:rsidRDefault="00232692" w:rsidP="00232692">
      <w:pPr>
        <w:tabs>
          <w:tab w:val="right" w:pos="5960"/>
        </w:tabs>
        <w:spacing w:before="0" w:beforeAutospacing="0" w:after="0" w:afterAutospacing="0" w:line="240" w:lineRule="auto"/>
        <w:jc w:val="both"/>
        <w:rPr>
          <w:rFonts w:ascii="Times New Roman" w:eastAsia="Times New Roman" w:hAnsi="Times New Roman" w:cs="David"/>
          <w:sz w:val="26"/>
          <w:szCs w:val="24"/>
          <w:lang w:eastAsia="he-IL"/>
        </w:rPr>
      </w:pPr>
    </w:p>
    <w:p w14:paraId="5871C9A0" w14:textId="77777777" w:rsidR="00232692" w:rsidRPr="00232692" w:rsidRDefault="00232692" w:rsidP="00232692">
      <w:pPr>
        <w:numPr>
          <w:ilvl w:val="1"/>
          <w:numId w:val="15"/>
        </w:numPr>
        <w:tabs>
          <w:tab w:val="right" w:pos="5960"/>
        </w:tabs>
        <w:spacing w:before="0" w:beforeAutospacing="0" w:after="0" w:afterAutospacing="0" w:line="240" w:lineRule="auto"/>
        <w:jc w:val="both"/>
        <w:rPr>
          <w:rFonts w:ascii="Times New Roman" w:eastAsia="Times New Roman" w:hAnsi="Times New Roman" w:cs="David"/>
          <w:sz w:val="26"/>
          <w:szCs w:val="24"/>
          <w:lang w:eastAsia="he-IL"/>
        </w:rPr>
      </w:pPr>
      <w:r w:rsidRPr="00232692">
        <w:rPr>
          <w:rFonts w:ascii="Times New Roman" w:eastAsia="Times New Roman" w:hAnsi="Times New Roman" w:cs="David"/>
          <w:sz w:val="20"/>
          <w:szCs w:val="24"/>
          <w:rtl/>
          <w:lang w:eastAsia="he-IL"/>
        </w:rPr>
        <w:t>תנאים מקדמיים לביצוע תשלום כלשהו ע"ח התמורה ע"י המזמינה הינם המצאת אישור רשמי על שם היועץ בדבר ניהול ספרים כדין, כנדרש בחוק, וכן המצאת חשבונית מס כדין בסכום המתאים. כמו כן ככל שהיועץ לא ימציא למזמינה אישור תקף בדבר פטור מניכוי מס במקור, קודם לביצוע כל תשלום ע"ח התמורה, ינוכה מס במקור כדין, מכל סכום ע"ח התמורה שישולם ע"י המזמינה. למען הסר ספק מובהר ומוסכם כי המצאת אישור בדבר ניכוי המס במקור, תיחשב כביצוע תשלום של המזמינה ע"ח התמורה בגובה הסכום הנקוב באישור.</w:t>
      </w:r>
    </w:p>
    <w:p w14:paraId="2050D166" w14:textId="77777777" w:rsidR="00232692" w:rsidRPr="00232692" w:rsidRDefault="00232692" w:rsidP="00232692">
      <w:pPr>
        <w:tabs>
          <w:tab w:val="right" w:pos="5960"/>
        </w:tabs>
        <w:spacing w:before="0" w:beforeAutospacing="0" w:after="0" w:afterAutospacing="0" w:line="240" w:lineRule="auto"/>
        <w:jc w:val="both"/>
        <w:rPr>
          <w:rFonts w:ascii="Times New Roman" w:eastAsia="Times New Roman" w:hAnsi="Times New Roman" w:cs="David"/>
          <w:sz w:val="26"/>
          <w:szCs w:val="24"/>
          <w:rtl/>
          <w:lang w:eastAsia="he-IL"/>
        </w:rPr>
      </w:pPr>
    </w:p>
    <w:p w14:paraId="577DFA77" w14:textId="77777777" w:rsidR="00232692" w:rsidRPr="00232692" w:rsidRDefault="00232692" w:rsidP="00232692">
      <w:pPr>
        <w:numPr>
          <w:ilvl w:val="0"/>
          <w:numId w:val="15"/>
        </w:numPr>
        <w:spacing w:before="0" w:beforeAutospacing="0" w:after="0" w:afterAutospacing="0" w:line="240" w:lineRule="auto"/>
        <w:rPr>
          <w:rFonts w:ascii="Times New Roman" w:eastAsia="Times New Roman" w:hAnsi="Times New Roman" w:cs="David"/>
          <w:sz w:val="26"/>
          <w:szCs w:val="24"/>
          <w:rtl/>
          <w:lang w:eastAsia="he-IL"/>
        </w:rPr>
      </w:pPr>
      <w:r w:rsidRPr="00232692">
        <w:rPr>
          <w:rFonts w:ascii="Times New Roman" w:eastAsia="Times New Roman" w:hAnsi="Times New Roman" w:cs="David"/>
          <w:b/>
          <w:bCs/>
          <w:sz w:val="26"/>
          <w:szCs w:val="24"/>
          <w:u w:val="single"/>
          <w:rtl/>
          <w:lang w:eastAsia="he-IL"/>
        </w:rPr>
        <w:t>מעמד היועץ כקבלן בלבד</w:t>
      </w:r>
    </w:p>
    <w:p w14:paraId="16FE7ADA" w14:textId="77777777" w:rsidR="00232692" w:rsidRPr="00232692" w:rsidRDefault="00232692" w:rsidP="00232692">
      <w:pPr>
        <w:numPr>
          <w:ilvl w:val="1"/>
          <w:numId w:val="15"/>
        </w:numPr>
        <w:spacing w:before="0" w:beforeAutospacing="0" w:after="0" w:afterAutospacing="0" w:line="240" w:lineRule="auto"/>
        <w:jc w:val="both"/>
        <w:rPr>
          <w:rFonts w:ascii="Times New Roman" w:eastAsia="Times New Roman" w:hAnsi="Times New Roman" w:cs="David"/>
          <w:sz w:val="26"/>
          <w:szCs w:val="24"/>
          <w:rtl/>
          <w:lang w:eastAsia="he-IL"/>
        </w:rPr>
      </w:pPr>
      <w:r w:rsidRPr="00232692">
        <w:rPr>
          <w:rFonts w:ascii="Times New Roman" w:eastAsia="Times New Roman" w:hAnsi="Times New Roman" w:cs="David"/>
          <w:sz w:val="26"/>
          <w:szCs w:val="24"/>
          <w:rtl/>
          <w:lang w:eastAsia="he-IL"/>
        </w:rPr>
        <w:t>היועץ הינו קבלן עצמאי לביצוע כל התחייבויותיו עפ"י חוזה זה. מוצהר ומוסכם כי אין בין הצדדים ו/או בין המזמינה ו/או בין מי מטעמה, לבין היועץ ו/או עובדי היועץ ו/או כל מי מטעמו, יחסי עובד-מעביד</w:t>
      </w:r>
      <w:r w:rsidRPr="00232692">
        <w:rPr>
          <w:rFonts w:ascii="Times New Roman" w:eastAsia="Times New Roman" w:hAnsi="Times New Roman" w:cs="David"/>
          <w:sz w:val="24"/>
          <w:szCs w:val="24"/>
          <w:rtl/>
          <w:lang w:eastAsia="he-IL"/>
        </w:rPr>
        <w:t xml:space="preserve">. </w:t>
      </w:r>
    </w:p>
    <w:p w14:paraId="3BBBCBF2" w14:textId="77777777" w:rsidR="00232692" w:rsidRPr="00232692" w:rsidRDefault="00232692" w:rsidP="00232692">
      <w:pPr>
        <w:spacing w:before="0" w:beforeAutospacing="0" w:after="0" w:afterAutospacing="0" w:line="240" w:lineRule="auto"/>
        <w:ind w:left="567"/>
        <w:rPr>
          <w:rFonts w:ascii="Times New Roman" w:eastAsia="Times New Roman" w:hAnsi="Times New Roman" w:cs="David"/>
          <w:sz w:val="26"/>
          <w:szCs w:val="24"/>
          <w:rtl/>
          <w:lang w:eastAsia="he-IL"/>
        </w:rPr>
      </w:pPr>
    </w:p>
    <w:p w14:paraId="2E8BD915" w14:textId="77777777" w:rsidR="00232692" w:rsidRPr="00232692" w:rsidRDefault="00232692" w:rsidP="00232692">
      <w:pPr>
        <w:numPr>
          <w:ilvl w:val="1"/>
          <w:numId w:val="15"/>
        </w:numPr>
        <w:spacing w:before="0" w:beforeAutospacing="0" w:after="0" w:afterAutospacing="0" w:line="240" w:lineRule="auto"/>
        <w:jc w:val="both"/>
        <w:rPr>
          <w:rFonts w:ascii="Times New Roman" w:eastAsia="Times New Roman" w:hAnsi="Times New Roman" w:cs="David"/>
          <w:sz w:val="20"/>
          <w:szCs w:val="24"/>
          <w:rtl/>
          <w:lang w:eastAsia="he-IL"/>
        </w:rPr>
      </w:pPr>
      <w:r w:rsidRPr="00232692">
        <w:rPr>
          <w:rFonts w:ascii="Times New Roman" w:eastAsia="Times New Roman" w:hAnsi="Times New Roman" w:cs="David"/>
          <w:sz w:val="20"/>
          <w:szCs w:val="24"/>
          <w:rtl/>
          <w:lang w:eastAsia="he-IL"/>
        </w:rPr>
        <w:t>היועץ מצהיר ומתחייב כי י</w:t>
      </w:r>
      <w:r w:rsidRPr="00232692">
        <w:rPr>
          <w:rFonts w:ascii="Times New Roman" w:eastAsia="Times New Roman" w:hAnsi="Times New Roman" w:cs="David" w:hint="cs"/>
          <w:sz w:val="20"/>
          <w:szCs w:val="24"/>
          <w:rtl/>
          <w:lang w:eastAsia="he-IL"/>
        </w:rPr>
        <w:t>י</w:t>
      </w:r>
      <w:r w:rsidRPr="00232692">
        <w:rPr>
          <w:rFonts w:ascii="Times New Roman" w:eastAsia="Times New Roman" w:hAnsi="Times New Roman" w:cs="David"/>
          <w:sz w:val="20"/>
          <w:szCs w:val="24"/>
          <w:rtl/>
          <w:lang w:eastAsia="he-IL"/>
        </w:rPr>
        <w:t xml:space="preserve">שא לבדו </w:t>
      </w:r>
      <w:r w:rsidRPr="00232692">
        <w:rPr>
          <w:rFonts w:ascii="Times New Roman" w:eastAsia="Times New Roman" w:hAnsi="Times New Roman" w:cs="David"/>
          <w:sz w:val="24"/>
          <w:szCs w:val="24"/>
          <w:rtl/>
          <w:lang w:eastAsia="he-IL"/>
        </w:rPr>
        <w:t xml:space="preserve">בכל התשלומים ו/או המסים ו/או תשלומי חובה אחרים, החלים ו/או שיחולו על היועץ ו/או עובדי היועץ בגין מתן השירותים ו/או בגין התמורה שיקבל עפ"י חוזה זה ובכלל זה </w:t>
      </w:r>
      <w:r w:rsidRPr="00232692">
        <w:rPr>
          <w:rFonts w:ascii="Times New Roman" w:eastAsia="Times New Roman" w:hAnsi="Times New Roman" w:cs="David"/>
          <w:sz w:val="20"/>
          <w:szCs w:val="24"/>
          <w:rtl/>
          <w:lang w:eastAsia="he-IL"/>
        </w:rPr>
        <w:t xml:space="preserve"> - תשלומי מס הכנסה והבטוח הלאומי שהוא חב בגין מתן הש</w:t>
      </w:r>
      <w:r w:rsidRPr="00232692">
        <w:rPr>
          <w:rFonts w:ascii="Times New Roman" w:eastAsia="Times New Roman" w:hAnsi="Times New Roman" w:cs="David" w:hint="cs"/>
          <w:sz w:val="20"/>
          <w:szCs w:val="24"/>
          <w:rtl/>
          <w:lang w:eastAsia="he-IL"/>
        </w:rPr>
        <w:t>י</w:t>
      </w:r>
      <w:r w:rsidRPr="00232692">
        <w:rPr>
          <w:rFonts w:ascii="Times New Roman" w:eastAsia="Times New Roman" w:hAnsi="Times New Roman" w:cs="David"/>
          <w:sz w:val="20"/>
          <w:szCs w:val="24"/>
          <w:rtl/>
          <w:lang w:eastAsia="he-IL"/>
        </w:rPr>
        <w:t>רותים והיועץ י</w:t>
      </w:r>
      <w:r w:rsidRPr="00232692">
        <w:rPr>
          <w:rFonts w:ascii="Times New Roman" w:eastAsia="Times New Roman" w:hAnsi="Times New Roman" w:cs="David" w:hint="cs"/>
          <w:sz w:val="20"/>
          <w:szCs w:val="24"/>
          <w:rtl/>
          <w:lang w:eastAsia="he-IL"/>
        </w:rPr>
        <w:t>י</w:t>
      </w:r>
      <w:r w:rsidRPr="00232692">
        <w:rPr>
          <w:rFonts w:ascii="Times New Roman" w:eastAsia="Times New Roman" w:hAnsi="Times New Roman" w:cs="David"/>
          <w:sz w:val="20"/>
          <w:szCs w:val="24"/>
          <w:rtl/>
          <w:lang w:eastAsia="he-IL"/>
        </w:rPr>
        <w:t>שא לבדו באחריות לכל הזכויות הסוציאליות של עובדיו (כגון - ניכויי מס הכנסה ובטוח לאומי, תשלומים לקרנות איגודים מקצועיים ותשלומים סוציאליים אחרים) ולכל החובות החלות על פי דין על מעביד כלפי עובדיו.</w:t>
      </w:r>
    </w:p>
    <w:p w14:paraId="4613D01F" w14:textId="77777777" w:rsidR="00232692" w:rsidRPr="00232692" w:rsidRDefault="00232692" w:rsidP="00232692">
      <w:pPr>
        <w:spacing w:before="0" w:beforeAutospacing="0" w:after="0" w:afterAutospacing="0" w:line="240" w:lineRule="auto"/>
        <w:ind w:left="567"/>
        <w:jc w:val="both"/>
        <w:rPr>
          <w:rFonts w:ascii="Times New Roman" w:eastAsia="Times New Roman" w:hAnsi="Times New Roman" w:cs="David"/>
          <w:sz w:val="20"/>
          <w:szCs w:val="24"/>
          <w:rtl/>
          <w:lang w:eastAsia="he-IL"/>
        </w:rPr>
      </w:pPr>
    </w:p>
    <w:p w14:paraId="012418C5" w14:textId="77777777" w:rsidR="00232692" w:rsidRPr="00232692" w:rsidRDefault="00232692" w:rsidP="00232692">
      <w:pPr>
        <w:numPr>
          <w:ilvl w:val="1"/>
          <w:numId w:val="15"/>
        </w:numPr>
        <w:spacing w:before="0" w:beforeAutospacing="0" w:after="0" w:afterAutospacing="0" w:line="240" w:lineRule="auto"/>
        <w:jc w:val="both"/>
        <w:rPr>
          <w:rFonts w:ascii="Times New Roman" w:eastAsia="Times New Roman" w:hAnsi="Times New Roman" w:cs="David"/>
          <w:sz w:val="20"/>
          <w:szCs w:val="24"/>
          <w:rtl/>
          <w:lang w:eastAsia="he-IL"/>
        </w:rPr>
      </w:pPr>
      <w:r w:rsidRPr="00232692">
        <w:rPr>
          <w:rFonts w:ascii="Times New Roman" w:eastAsia="Times New Roman" w:hAnsi="Times New Roman" w:cs="David"/>
          <w:sz w:val="24"/>
          <w:szCs w:val="24"/>
          <w:rtl/>
          <w:lang w:eastAsia="he-IL"/>
        </w:rPr>
        <w:t xml:space="preserve">מבלי לגרוע מהאמור לעיל ולהלן, היועץ מצהיר ומתחייב כי אם תידרש המזמינה על ידי היועץ ו/או על ידי מי מעובדי היועץ ו/או על ידי כל צד ג' מטעמם לשאת בתשלום ו/או הוצאה ו/או עלות כלשהם, בגין עילות הנובעות מיחסי עובד ומעביד כביכול, ו/או מהפסקתם ו/או אם יחולו על המזמינה תשלום ו/או הוצאה ו/או עלות כלשהם כאמור, אזי ישפה היועץ את המזמינה באופן מלא, מיד עם דרישתה הראשונה של המזמינה, בגין כל תשלום ו/או הוצאה ו/או עלות שיחולו על המזמינה ו/או ידרשו ממנה כאמור ו/או בגין כל נזק שיגרם למזמינה בשל דרישה או תביעה כאמור, לרבות הוצאות משפט ושכ"ט עו"ד. סכום השיפוי כאמור ייחשב חוב המגיע למזמינה מאת היועץ על פי </w:t>
      </w:r>
      <w:r w:rsidRPr="00232692">
        <w:rPr>
          <w:rFonts w:ascii="Times New Roman" w:eastAsia="Times New Roman" w:hAnsi="Times New Roman" w:cs="David"/>
          <w:sz w:val="24"/>
          <w:szCs w:val="24"/>
          <w:rtl/>
          <w:lang w:eastAsia="he-IL"/>
        </w:rPr>
        <w:lastRenderedPageBreak/>
        <w:t>הוראות חוזה זה, אשר המזמינה רשאית לקזז בגינו סכומים ע"ח התמורה המגיעה ליועץ, כאמור בסעיף 12.1 להלן.</w:t>
      </w:r>
    </w:p>
    <w:p w14:paraId="60D6F96F" w14:textId="77777777" w:rsidR="00232692" w:rsidRPr="00232692" w:rsidRDefault="00232692" w:rsidP="00232692">
      <w:pPr>
        <w:spacing w:before="0" w:beforeAutospacing="0" w:after="0" w:afterAutospacing="0" w:line="240" w:lineRule="auto"/>
        <w:jc w:val="both"/>
        <w:rPr>
          <w:rFonts w:ascii="Times New Roman" w:eastAsia="Times New Roman" w:hAnsi="Times New Roman" w:cs="David"/>
          <w:sz w:val="20"/>
          <w:szCs w:val="24"/>
          <w:rtl/>
          <w:lang w:eastAsia="he-IL"/>
        </w:rPr>
      </w:pPr>
    </w:p>
    <w:p w14:paraId="322BF630" w14:textId="77777777" w:rsidR="007D2FAF" w:rsidRPr="00781DE8" w:rsidRDefault="00232692" w:rsidP="007D2FAF">
      <w:pPr>
        <w:keepNext/>
        <w:keepLines/>
        <w:numPr>
          <w:ilvl w:val="0"/>
          <w:numId w:val="15"/>
        </w:numPr>
        <w:tabs>
          <w:tab w:val="right" w:pos="5960"/>
        </w:tabs>
        <w:spacing w:before="0" w:beforeAutospacing="0" w:after="0" w:afterAutospacing="0" w:line="240" w:lineRule="auto"/>
        <w:jc w:val="both"/>
        <w:rPr>
          <w:rFonts w:ascii="Times New Roman" w:eastAsia="Times New Roman" w:hAnsi="Times New Roman" w:cs="David"/>
          <w:sz w:val="26"/>
          <w:szCs w:val="24"/>
          <w:lang w:eastAsia="he-IL"/>
        </w:rPr>
      </w:pPr>
      <w:r w:rsidRPr="00232692">
        <w:rPr>
          <w:rFonts w:ascii="Times New Roman" w:eastAsia="Times New Roman" w:hAnsi="Times New Roman" w:cs="David"/>
          <w:b/>
          <w:bCs/>
          <w:sz w:val="26"/>
          <w:szCs w:val="24"/>
          <w:u w:val="single"/>
          <w:rtl/>
          <w:lang w:eastAsia="he-IL"/>
        </w:rPr>
        <w:t>אחריות</w:t>
      </w:r>
      <w:r w:rsidRPr="00232692">
        <w:rPr>
          <w:rFonts w:ascii="Times New Roman" w:eastAsia="Times New Roman" w:hAnsi="Times New Roman" w:cs="David"/>
          <w:sz w:val="26"/>
          <w:szCs w:val="24"/>
          <w:rtl/>
          <w:lang w:eastAsia="he-IL"/>
        </w:rPr>
        <w:t xml:space="preserve"> </w:t>
      </w:r>
      <w:r w:rsidRPr="00232692">
        <w:rPr>
          <w:rFonts w:ascii="Times New Roman" w:eastAsia="Times New Roman" w:hAnsi="Times New Roman" w:cs="David"/>
          <w:sz w:val="26"/>
          <w:szCs w:val="24"/>
          <w:rtl/>
          <w:lang w:eastAsia="he-IL"/>
        </w:rPr>
        <w:br/>
      </w:r>
    </w:p>
    <w:p w14:paraId="5B904CBA" w14:textId="77777777" w:rsidR="007D2FAF" w:rsidRPr="007D2FAF" w:rsidRDefault="007D2FAF" w:rsidP="00781DE8">
      <w:pPr>
        <w:keepNext/>
        <w:keepLines/>
        <w:tabs>
          <w:tab w:val="right" w:pos="5960"/>
        </w:tabs>
        <w:spacing w:before="0" w:beforeAutospacing="0" w:after="0" w:afterAutospacing="0" w:line="240" w:lineRule="auto"/>
        <w:ind w:left="1360" w:hanging="567"/>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6.1 </w:t>
      </w:r>
      <w:r w:rsidR="00781DE8">
        <w:rPr>
          <w:rFonts w:ascii="Times New Roman" w:eastAsia="Times New Roman" w:hAnsi="Times New Roman" w:cs="David" w:hint="cs"/>
          <w:sz w:val="20"/>
          <w:szCs w:val="24"/>
          <w:rtl/>
          <w:lang w:eastAsia="he-IL"/>
        </w:rPr>
        <w:t xml:space="preserve">     </w:t>
      </w:r>
      <w:r w:rsidRPr="007D2FAF">
        <w:rPr>
          <w:rFonts w:ascii="Times New Roman" w:eastAsia="Times New Roman" w:hAnsi="Times New Roman" w:cs="David"/>
          <w:sz w:val="20"/>
          <w:szCs w:val="24"/>
          <w:rtl/>
          <w:lang w:eastAsia="he-IL"/>
        </w:rPr>
        <w:t xml:space="preserve">המתכנן מתחייב לבצע את שירותי המתכנן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w:t>
      </w:r>
      <w:proofErr w:type="spellStart"/>
      <w:r w:rsidRPr="007D2FAF">
        <w:rPr>
          <w:rFonts w:ascii="Times New Roman" w:eastAsia="Times New Roman" w:hAnsi="Times New Roman" w:cs="David"/>
          <w:sz w:val="20"/>
          <w:szCs w:val="24"/>
          <w:rtl/>
          <w:lang w:eastAsia="he-IL"/>
        </w:rPr>
        <w:t>אישומים</w:t>
      </w:r>
      <w:proofErr w:type="spellEnd"/>
      <w:r w:rsidRPr="007D2FAF">
        <w:rPr>
          <w:rFonts w:ascii="Times New Roman" w:eastAsia="Times New Roman" w:hAnsi="Times New Roman" w:cs="David"/>
          <w:sz w:val="20"/>
          <w:szCs w:val="24"/>
          <w:rtl/>
          <w:lang w:eastAsia="he-IL"/>
        </w:rPr>
        <w:t xml:space="preserve">, פס"ד, צווים, עונשים, קנסות, פיצויים שייגרמו ו/או יוטלו על המזמין ו/או עובדיו ו/או </w:t>
      </w:r>
      <w:proofErr w:type="spellStart"/>
      <w:r w:rsidRPr="007D2FAF">
        <w:rPr>
          <w:rFonts w:ascii="Times New Roman" w:eastAsia="Times New Roman" w:hAnsi="Times New Roman" w:cs="David"/>
          <w:sz w:val="20"/>
          <w:szCs w:val="24"/>
          <w:rtl/>
          <w:lang w:eastAsia="he-IL"/>
        </w:rPr>
        <w:t>שלוחיו</w:t>
      </w:r>
      <w:proofErr w:type="spellEnd"/>
      <w:r w:rsidRPr="007D2FAF">
        <w:rPr>
          <w:rFonts w:ascii="Times New Roman" w:eastAsia="Times New Roman" w:hAnsi="Times New Roman" w:cs="David"/>
          <w:sz w:val="20"/>
          <w:szCs w:val="24"/>
          <w:rtl/>
          <w:lang w:eastAsia="he-IL"/>
        </w:rPr>
        <w:t xml:space="preserve"> ו/או מי מטעמו ו/או למתכנן ו/או לעובדיו ו/או לאדם אחר כלשהו, לגוף או לרכוש, בשל מעשה או מחדל של המתכנן ו/או עובדיו ו/או </w:t>
      </w:r>
      <w:proofErr w:type="spellStart"/>
      <w:r w:rsidRPr="007D2FAF">
        <w:rPr>
          <w:rFonts w:ascii="Times New Roman" w:eastAsia="Times New Roman" w:hAnsi="Times New Roman" w:cs="David"/>
          <w:sz w:val="20"/>
          <w:szCs w:val="24"/>
          <w:rtl/>
          <w:lang w:eastAsia="he-IL"/>
        </w:rPr>
        <w:t>שלוחיו</w:t>
      </w:r>
      <w:proofErr w:type="spellEnd"/>
      <w:r w:rsidRPr="007D2FAF">
        <w:rPr>
          <w:rFonts w:ascii="Times New Roman" w:eastAsia="Times New Roman" w:hAnsi="Times New Roman" w:cs="David"/>
          <w:sz w:val="20"/>
          <w:szCs w:val="24"/>
          <w:rtl/>
          <w:lang w:eastAsia="he-IL"/>
        </w:rPr>
        <w:t xml:space="preserve"> ו/או כל מי מטעמו בקשר עם ביצוע התחייבויותיו על פי חוזה זה. המתכנן פוטר את המזמין מכל אחריות בגין נזקים שייגרמו כאמור לעיל.</w:t>
      </w:r>
    </w:p>
    <w:p w14:paraId="49DC6BBD" w14:textId="77777777" w:rsidR="00781DE8" w:rsidRDefault="00781DE8" w:rsidP="00781DE8">
      <w:pPr>
        <w:keepNext/>
        <w:keepLines/>
        <w:spacing w:before="0" w:beforeAutospacing="0" w:after="0" w:afterAutospacing="0" w:line="240" w:lineRule="auto"/>
        <w:ind w:left="1360" w:hanging="567"/>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w:t>
      </w:r>
      <w:r w:rsidR="007D2FAF" w:rsidRPr="007D2FAF">
        <w:rPr>
          <w:rFonts w:ascii="Times New Roman" w:eastAsia="Times New Roman" w:hAnsi="Times New Roman" w:cs="David"/>
          <w:sz w:val="20"/>
          <w:szCs w:val="24"/>
          <w:rtl/>
          <w:lang w:eastAsia="he-IL"/>
        </w:rPr>
        <w:t xml:space="preserve">המתכנן מתחייב לפצות ולשפות את המזמין באופן מלא בגין כל פגיעה, נזק, הפסד, הוצאה, חבות, עלויות, תביעות, הליכים (אזרחיים או פליליים), דרישות, </w:t>
      </w:r>
      <w:proofErr w:type="spellStart"/>
      <w:r w:rsidR="007D2FAF" w:rsidRPr="007D2FAF">
        <w:rPr>
          <w:rFonts w:ascii="Times New Roman" w:eastAsia="Times New Roman" w:hAnsi="Times New Roman" w:cs="David"/>
          <w:sz w:val="20"/>
          <w:szCs w:val="24"/>
          <w:rtl/>
          <w:lang w:eastAsia="he-IL"/>
        </w:rPr>
        <w:t>אישומים</w:t>
      </w:r>
      <w:proofErr w:type="spellEnd"/>
      <w:r w:rsidR="007D2FAF" w:rsidRPr="007D2FAF">
        <w:rPr>
          <w:rFonts w:ascii="Times New Roman" w:eastAsia="Times New Roman" w:hAnsi="Times New Roman" w:cs="David"/>
          <w:sz w:val="20"/>
          <w:szCs w:val="24"/>
          <w:rtl/>
          <w:lang w:eastAsia="he-IL"/>
        </w:rPr>
        <w:t>,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המתכנן על פי הוראות חוזה זה, אשר המזמין רשאי לקזז בגינו סכומים ע"ח התמורה המגיעה למתכנן.</w:t>
      </w:r>
    </w:p>
    <w:p w14:paraId="281E0847" w14:textId="77777777" w:rsidR="00232692" w:rsidRPr="00781DE8" w:rsidRDefault="00781DE8" w:rsidP="00781DE8">
      <w:pPr>
        <w:keepNext/>
        <w:keepLines/>
        <w:spacing w:before="0" w:beforeAutospacing="0" w:after="0" w:afterAutospacing="0" w:line="240" w:lineRule="auto"/>
        <w:ind w:left="1360" w:hanging="567"/>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6.2      </w:t>
      </w:r>
      <w:r w:rsidR="007D2FAF" w:rsidRPr="007D2FAF">
        <w:rPr>
          <w:rFonts w:ascii="Times New Roman" w:eastAsia="Times New Roman" w:hAnsi="Times New Roman" w:cs="David"/>
          <w:sz w:val="20"/>
          <w:szCs w:val="24"/>
          <w:rtl/>
          <w:lang w:eastAsia="he-IL"/>
        </w:rPr>
        <w:t>אשור המזמין למסמכים ו/או כל גורמים אחרים הקשורים בשירותי המתכנן ו/או מתן הוראות למתכנן אינו משחרר את המתכנן מאחריותו המלאה, ואין בו כדי להטיל על המזמין אחריות כלשהי.</w:t>
      </w:r>
      <w:r w:rsidR="007D2FAF" w:rsidRPr="007D2FAF" w:rsidDel="007D2FAF">
        <w:rPr>
          <w:rFonts w:ascii="Times New Roman" w:eastAsia="Times New Roman" w:hAnsi="Times New Roman" w:cs="David"/>
          <w:sz w:val="20"/>
          <w:szCs w:val="24"/>
          <w:rtl/>
          <w:lang w:eastAsia="he-IL"/>
        </w:rPr>
        <w:t xml:space="preserve"> </w:t>
      </w:r>
    </w:p>
    <w:p w14:paraId="233064BC" w14:textId="77777777" w:rsidR="00232692" w:rsidRPr="00232692" w:rsidRDefault="00232692" w:rsidP="00232692">
      <w:pPr>
        <w:tabs>
          <w:tab w:val="right" w:pos="5960"/>
        </w:tabs>
        <w:spacing w:before="0" w:beforeAutospacing="0" w:after="0" w:afterAutospacing="0" w:line="240" w:lineRule="auto"/>
        <w:ind w:right="567"/>
        <w:jc w:val="both"/>
        <w:rPr>
          <w:rFonts w:ascii="Times New Roman" w:eastAsia="Times New Roman" w:hAnsi="Times New Roman" w:cs="David"/>
          <w:sz w:val="26"/>
          <w:szCs w:val="24"/>
          <w:rtl/>
          <w:lang w:eastAsia="he-IL"/>
        </w:rPr>
      </w:pPr>
    </w:p>
    <w:p w14:paraId="12954B14" w14:textId="77777777" w:rsidR="00232692" w:rsidRPr="00232692" w:rsidRDefault="00232692" w:rsidP="00232692">
      <w:pPr>
        <w:tabs>
          <w:tab w:val="right" w:pos="5960"/>
        </w:tabs>
        <w:spacing w:before="0" w:beforeAutospacing="0" w:after="0" w:afterAutospacing="0" w:line="240" w:lineRule="auto"/>
        <w:ind w:right="567"/>
        <w:jc w:val="both"/>
        <w:rPr>
          <w:rFonts w:ascii="Times New Roman" w:eastAsia="Times New Roman" w:hAnsi="Times New Roman" w:cs="David"/>
          <w:sz w:val="26"/>
          <w:szCs w:val="24"/>
          <w:lang w:eastAsia="he-IL"/>
        </w:rPr>
      </w:pPr>
    </w:p>
    <w:p w14:paraId="046DFC63" w14:textId="77777777" w:rsidR="00232692" w:rsidRPr="00232692" w:rsidRDefault="00232692" w:rsidP="00232692">
      <w:pPr>
        <w:numPr>
          <w:ilvl w:val="0"/>
          <w:numId w:val="15"/>
        </w:numPr>
        <w:tabs>
          <w:tab w:val="right" w:pos="5960"/>
        </w:tabs>
        <w:spacing w:before="0" w:beforeAutospacing="0" w:after="0" w:afterAutospacing="0" w:line="240" w:lineRule="auto"/>
        <w:jc w:val="both"/>
        <w:rPr>
          <w:rFonts w:ascii="Times New Roman" w:eastAsia="Times New Roman" w:hAnsi="Times New Roman" w:cs="David"/>
          <w:sz w:val="26"/>
          <w:szCs w:val="24"/>
          <w:lang w:eastAsia="he-IL"/>
        </w:rPr>
      </w:pPr>
      <w:r w:rsidRPr="00232692">
        <w:rPr>
          <w:rFonts w:ascii="Times New Roman" w:eastAsia="Times New Roman" w:hAnsi="Times New Roman" w:cs="David"/>
          <w:b/>
          <w:bCs/>
          <w:sz w:val="20"/>
          <w:szCs w:val="24"/>
          <w:u w:val="single"/>
          <w:rtl/>
          <w:lang w:eastAsia="he-IL"/>
        </w:rPr>
        <w:t>ביטוח</w:t>
      </w:r>
      <w:r w:rsidRPr="00232692">
        <w:rPr>
          <w:rFonts w:ascii="Times New Roman" w:eastAsia="Times New Roman" w:hAnsi="Times New Roman" w:cs="David"/>
          <w:sz w:val="20"/>
          <w:szCs w:val="24"/>
          <w:rtl/>
          <w:lang w:eastAsia="he-IL"/>
        </w:rPr>
        <w:t xml:space="preserve"> </w:t>
      </w:r>
    </w:p>
    <w:p w14:paraId="0A780556" w14:textId="77777777" w:rsidR="001A00DE" w:rsidRPr="001A00DE" w:rsidRDefault="001A00DE" w:rsidP="001A00DE">
      <w:pPr>
        <w:pStyle w:val="af3"/>
        <w:widowControl w:val="0"/>
        <w:numPr>
          <w:ilvl w:val="0"/>
          <w:numId w:val="21"/>
        </w:numPr>
        <w:spacing w:after="200" w:line="240" w:lineRule="auto"/>
        <w:rPr>
          <w:vanish/>
          <w:sz w:val="24"/>
          <w:szCs w:val="24"/>
          <w:rtl/>
          <w:lang w:eastAsia="he-IL"/>
        </w:rPr>
      </w:pPr>
    </w:p>
    <w:p w14:paraId="39715D87" w14:textId="77777777" w:rsidR="001A00DE" w:rsidRPr="001A00DE" w:rsidRDefault="001A00DE" w:rsidP="001A00DE">
      <w:pPr>
        <w:pStyle w:val="af3"/>
        <w:widowControl w:val="0"/>
        <w:numPr>
          <w:ilvl w:val="0"/>
          <w:numId w:val="21"/>
        </w:numPr>
        <w:spacing w:after="200" w:line="240" w:lineRule="auto"/>
        <w:rPr>
          <w:vanish/>
          <w:sz w:val="24"/>
          <w:szCs w:val="24"/>
          <w:rtl/>
          <w:lang w:eastAsia="he-IL"/>
        </w:rPr>
      </w:pPr>
    </w:p>
    <w:p w14:paraId="4D1DE11A" w14:textId="77777777" w:rsidR="001A00DE" w:rsidRPr="001A00DE" w:rsidRDefault="001A00DE" w:rsidP="001A00DE">
      <w:pPr>
        <w:pStyle w:val="af3"/>
        <w:widowControl w:val="0"/>
        <w:numPr>
          <w:ilvl w:val="0"/>
          <w:numId w:val="21"/>
        </w:numPr>
        <w:spacing w:after="200" w:line="240" w:lineRule="auto"/>
        <w:rPr>
          <w:vanish/>
          <w:sz w:val="24"/>
          <w:szCs w:val="24"/>
          <w:rtl/>
          <w:lang w:eastAsia="he-IL"/>
        </w:rPr>
      </w:pPr>
    </w:p>
    <w:p w14:paraId="0E519337" w14:textId="77777777" w:rsidR="001A00DE" w:rsidRPr="001A00DE" w:rsidRDefault="001A00DE" w:rsidP="001A00DE">
      <w:pPr>
        <w:pStyle w:val="af3"/>
        <w:widowControl w:val="0"/>
        <w:numPr>
          <w:ilvl w:val="0"/>
          <w:numId w:val="21"/>
        </w:numPr>
        <w:spacing w:after="200" w:line="240" w:lineRule="auto"/>
        <w:rPr>
          <w:vanish/>
          <w:sz w:val="24"/>
          <w:szCs w:val="24"/>
          <w:rtl/>
          <w:lang w:eastAsia="he-IL"/>
        </w:rPr>
      </w:pPr>
    </w:p>
    <w:p w14:paraId="6A89669E" w14:textId="77777777" w:rsidR="001A00DE" w:rsidRPr="001A00DE" w:rsidRDefault="001A00DE" w:rsidP="001A00DE">
      <w:pPr>
        <w:pStyle w:val="af3"/>
        <w:widowControl w:val="0"/>
        <w:numPr>
          <w:ilvl w:val="0"/>
          <w:numId w:val="21"/>
        </w:numPr>
        <w:spacing w:after="200" w:line="240" w:lineRule="auto"/>
        <w:rPr>
          <w:vanish/>
          <w:sz w:val="24"/>
          <w:szCs w:val="24"/>
          <w:rtl/>
          <w:lang w:eastAsia="he-IL"/>
        </w:rPr>
      </w:pPr>
    </w:p>
    <w:p w14:paraId="343299BC" w14:textId="77777777" w:rsidR="001A00DE" w:rsidRPr="001A00DE" w:rsidRDefault="001A00DE" w:rsidP="001A00DE">
      <w:pPr>
        <w:pStyle w:val="af3"/>
        <w:widowControl w:val="0"/>
        <w:numPr>
          <w:ilvl w:val="0"/>
          <w:numId w:val="21"/>
        </w:numPr>
        <w:spacing w:after="200" w:line="240" w:lineRule="auto"/>
        <w:rPr>
          <w:vanish/>
          <w:sz w:val="24"/>
          <w:szCs w:val="24"/>
          <w:rtl/>
          <w:lang w:eastAsia="he-IL"/>
        </w:rPr>
      </w:pPr>
    </w:p>
    <w:p w14:paraId="14408F13" w14:textId="77777777" w:rsidR="001A00DE" w:rsidRPr="001A00DE" w:rsidRDefault="001A00DE" w:rsidP="001A00DE">
      <w:pPr>
        <w:pStyle w:val="af3"/>
        <w:widowControl w:val="0"/>
        <w:numPr>
          <w:ilvl w:val="0"/>
          <w:numId w:val="21"/>
        </w:numPr>
        <w:spacing w:after="200" w:line="240" w:lineRule="auto"/>
        <w:rPr>
          <w:vanish/>
          <w:sz w:val="24"/>
          <w:szCs w:val="24"/>
          <w:rtl/>
          <w:lang w:eastAsia="he-IL"/>
        </w:rPr>
      </w:pPr>
    </w:p>
    <w:p w14:paraId="0BBD9436" w14:textId="77777777" w:rsidR="001A00DE" w:rsidRDefault="001A00DE" w:rsidP="00663022">
      <w:pPr>
        <w:widowControl w:val="0"/>
        <w:numPr>
          <w:ilvl w:val="1"/>
          <w:numId w:val="21"/>
        </w:numPr>
        <w:tabs>
          <w:tab w:val="left" w:pos="8306"/>
        </w:tabs>
        <w:spacing w:before="0" w:beforeAutospacing="0" w:after="200" w:afterAutospacing="0" w:line="240" w:lineRule="auto"/>
        <w:ind w:right="0"/>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מבלי לגרוע מאחריות היועץ על פי הסכם זה או על פי כל דין, על היועץ לערוך ולקיים, על חשבון היועץ, למשך כל תקופת ההסכם וכל עוד אחריות היועץ קיימת, את הביטוחים המפורטים במפרט ביטוחי היועץ המצורף להסכם זה כ</w:t>
      </w:r>
      <w:r>
        <w:rPr>
          <w:rFonts w:ascii="Times New Roman" w:eastAsia="Times New Roman" w:hAnsi="Times New Roman" w:cs="David" w:hint="cs"/>
          <w:b/>
          <w:bCs/>
          <w:sz w:val="20"/>
          <w:szCs w:val="24"/>
          <w:u w:val="single"/>
          <w:rtl/>
          <w:lang w:eastAsia="he-IL"/>
        </w:rPr>
        <w:t>נספח</w:t>
      </w:r>
      <w:r w:rsidR="0009511C">
        <w:rPr>
          <w:rFonts w:ascii="Times New Roman" w:eastAsia="Times New Roman" w:hAnsi="Times New Roman" w:cs="David" w:hint="cs"/>
          <w:b/>
          <w:bCs/>
          <w:sz w:val="20"/>
          <w:szCs w:val="24"/>
          <w:u w:val="single"/>
          <w:rtl/>
          <w:lang w:eastAsia="he-IL"/>
        </w:rPr>
        <w:t xml:space="preserve"> ו</w:t>
      </w:r>
      <w:r>
        <w:rPr>
          <w:rFonts w:ascii="Times New Roman" w:eastAsia="Times New Roman" w:hAnsi="Times New Roman" w:cs="David" w:hint="cs"/>
          <w:b/>
          <w:bCs/>
          <w:sz w:val="20"/>
          <w:szCs w:val="24"/>
          <w:u w:val="single"/>
          <w:rtl/>
          <w:lang w:eastAsia="he-IL"/>
        </w:rPr>
        <w:t>'</w:t>
      </w:r>
      <w:r>
        <w:rPr>
          <w:rFonts w:ascii="Times New Roman" w:eastAsia="Times New Roman" w:hAnsi="Times New Roman" w:cs="David" w:hint="cs"/>
          <w:sz w:val="20"/>
          <w:szCs w:val="24"/>
          <w:rtl/>
          <w:lang w:eastAsia="he-IL"/>
        </w:rPr>
        <w:t xml:space="preserve"> וכן אישור עריכת הביטוח המצורף להסכם זה כ</w:t>
      </w:r>
      <w:r>
        <w:rPr>
          <w:rFonts w:ascii="Times New Roman" w:eastAsia="Times New Roman" w:hAnsi="Times New Roman" w:cs="David" w:hint="cs"/>
          <w:b/>
          <w:bCs/>
          <w:sz w:val="20"/>
          <w:szCs w:val="24"/>
          <w:u w:val="single"/>
          <w:rtl/>
          <w:lang w:eastAsia="he-IL"/>
        </w:rPr>
        <w:t xml:space="preserve">נספח </w:t>
      </w:r>
      <w:r w:rsidR="0009511C">
        <w:rPr>
          <w:rFonts w:ascii="Times New Roman" w:eastAsia="Times New Roman" w:hAnsi="Times New Roman" w:cs="David" w:hint="cs"/>
          <w:b/>
          <w:bCs/>
          <w:sz w:val="20"/>
          <w:szCs w:val="24"/>
          <w:u w:val="single"/>
          <w:rtl/>
          <w:lang w:eastAsia="he-IL"/>
        </w:rPr>
        <w:t>ו1</w:t>
      </w:r>
      <w:r>
        <w:rPr>
          <w:rFonts w:ascii="Times New Roman" w:eastAsia="Times New Roman" w:hAnsi="Times New Roman" w:cs="David" w:hint="cs"/>
          <w:b/>
          <w:bCs/>
          <w:sz w:val="20"/>
          <w:szCs w:val="24"/>
          <w:u w:val="single"/>
          <w:rtl/>
          <w:lang w:eastAsia="he-IL"/>
        </w:rPr>
        <w:t>'</w:t>
      </w:r>
      <w:r>
        <w:rPr>
          <w:rFonts w:ascii="Times New Roman" w:eastAsia="Times New Roman" w:hAnsi="Times New Roman" w:cs="David" w:hint="cs"/>
          <w:sz w:val="20"/>
          <w:szCs w:val="24"/>
          <w:rtl/>
          <w:lang w:eastAsia="he-IL"/>
        </w:rPr>
        <w:t>, והמהווה חלק בלתי נפרד ממנו ("מפרט ביטוחי היועץ" ו"אישור עריכת הביטוח", בהתאמה), אצל חברת ביטוח מורשית כדין בישראל ובעלת מוניטין. על אף האמור לעיל, ככל ולא יועסקו בידי היועץ עובדים במסגרת ההסכם, יהיה רשאי היועץ שלא לערוך את הביטוח המצוין בסעיף א' לאישור עריכת הביטוח.</w:t>
      </w:r>
    </w:p>
    <w:p w14:paraId="02EB99F6" w14:textId="77777777" w:rsidR="001A00DE" w:rsidRDefault="001A00DE" w:rsidP="001A00DE">
      <w:pPr>
        <w:widowControl w:val="0"/>
        <w:numPr>
          <w:ilvl w:val="1"/>
          <w:numId w:val="2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ללא צורך בכל דרישה מצד המזמין, על היועץ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237E2AA4" w14:textId="77777777" w:rsidR="001A00DE" w:rsidRDefault="001A00DE" w:rsidP="00663022">
      <w:pPr>
        <w:widowControl w:val="0"/>
        <w:numPr>
          <w:ilvl w:val="1"/>
          <w:numId w:val="2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כמו כן, מיד בתום תקופת הביטוח, על היועץ להמציא לידי המזמין אישור עריכת ביטוח מעודכן, בגין חידוש תוקף ביטוחי היועץ לתקופת ביטוח נוספת, ומידי תקופת ביטוח, כל עוד הסכם זה בתוקף או לתקופה מאוחרת יותר כמפורט בסעיף 7.1 לעיל.</w:t>
      </w:r>
    </w:p>
    <w:p w14:paraId="3A3698DE" w14:textId="77777777" w:rsidR="001A00DE" w:rsidRDefault="001A00DE" w:rsidP="001A00DE">
      <w:pPr>
        <w:widowControl w:val="0"/>
        <w:numPr>
          <w:ilvl w:val="1"/>
          <w:numId w:val="2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מובהר, כי גבולות האחריות, הנדרשים במסגרת ביטוחי היועץ, כמפורט באישור עריכת הביטוח, הינם בבחינת דרישה מזערית, המוטלת על היועץ, שאינה פוטרת את היועץ ממלוא החבות על פי הסכם זה. </w:t>
      </w:r>
    </w:p>
    <w:p w14:paraId="5B934B79" w14:textId="77777777" w:rsidR="001A00DE" w:rsidRDefault="001A00DE" w:rsidP="001A00DE">
      <w:pPr>
        <w:widowControl w:val="0"/>
        <w:numPr>
          <w:ilvl w:val="1"/>
          <w:numId w:val="2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מוסכם בזאת, כי ליועץ לא תהיה כל טענה כלפי המזמין או מי מטעם המזמין, בכל הקשור לגבולות האחריות כאמור.</w:t>
      </w:r>
    </w:p>
    <w:p w14:paraId="3CC33E18" w14:textId="77777777" w:rsidR="001A00DE" w:rsidRDefault="001A00DE" w:rsidP="001A00DE">
      <w:pPr>
        <w:widowControl w:val="0"/>
        <w:numPr>
          <w:ilvl w:val="1"/>
          <w:numId w:val="2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למזמין תהא הזכות, אך לא החובה, לבדוק את אישור עריכת הביטוח, שיומצא על ידי היועץ כאמור לעיל, ועל היועץ לבצע כל שינוי, תיקון, התאמה או הרחבה, שיידרשו על מנת להתאים את ביטוחי היועץ, להתחייבויות היועץ על פי הסכם זה.</w:t>
      </w:r>
    </w:p>
    <w:p w14:paraId="2931F018" w14:textId="77777777" w:rsidR="001A00DE" w:rsidRDefault="001A00DE" w:rsidP="001A00DE">
      <w:pPr>
        <w:widowControl w:val="0"/>
        <w:numPr>
          <w:ilvl w:val="1"/>
          <w:numId w:val="2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lastRenderedPageBreak/>
        <w:t>מוצהר ומוסכם כי זכויות המזמין לעריכת הבדיקה ולדרישת השינויים כמפורט לעיל, אינן מטילות על המזמין או מי מטעם המזמין כל חובה או כל אחריות שהיא לגבי ביטוחי היועץ, טיבם, היקפם, ותוקפם, או לגבי העדרם, ואין בהן כדי לגרוע מכל חובה שהיא, המוטלת על היועץ על פי הסכם זה או על פי כל דין, וזאת בין אם דרשו עריכת שינויים כמפורט לעיל ובין אם לאו, בין אם בדקו את אישור עריכת הביטוחים ובין אם לאו.</w:t>
      </w:r>
    </w:p>
    <w:p w14:paraId="7BD4863B" w14:textId="77777777" w:rsidR="001A00DE" w:rsidRDefault="001A00DE" w:rsidP="001A00DE">
      <w:pPr>
        <w:widowControl w:val="0"/>
        <w:numPr>
          <w:ilvl w:val="1"/>
          <w:numId w:val="2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היועץ פוטר את המזמין ואת הבאים מטעם המזמין מאחריות לכל אובדן או נזק לרכוש, המובא על ידי היועץ או על ידי מי מטעם היועץ לחצרי המזמין או המשמש את היועץ לצורך מתן השירותים, ולא תהיה ליועץ כל טענה, דרישה או תביעה כלפי הנזכרים לעיל, בגין אובדן או נזק כאמור.</w:t>
      </w:r>
    </w:p>
    <w:p w14:paraId="232E8A82" w14:textId="77777777" w:rsidR="001A00DE" w:rsidRDefault="001A00DE" w:rsidP="001A00DE">
      <w:pPr>
        <w:widowControl w:val="0"/>
        <w:numPr>
          <w:ilvl w:val="1"/>
          <w:numId w:val="2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אם לדעת היועץ יש צורך בעריכת ביטוחים נוספים או משלימים לביטוחי היועץ, על היועץ לערוך ולקיים את הביטוחים הנוספים או המשלימים כאמור. </w:t>
      </w:r>
    </w:p>
    <w:p w14:paraId="4B84677B" w14:textId="77777777" w:rsidR="001A00DE" w:rsidRDefault="001A00DE" w:rsidP="001A00DE">
      <w:pPr>
        <w:widowControl w:val="0"/>
        <w:numPr>
          <w:ilvl w:val="1"/>
          <w:numId w:val="2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בכל ביטוח רכוש נוסף או משלים לביטוחי היועץ,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3182B3C0" w14:textId="77777777" w:rsidR="001A00DE" w:rsidRDefault="001A00DE" w:rsidP="001A00DE">
      <w:pPr>
        <w:widowControl w:val="0"/>
        <w:numPr>
          <w:ilvl w:val="1"/>
          <w:numId w:val="2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היועץ, על היועץ לדאוג, כי בידי קבלני המשנה פוליסות ביטוח, בהתאם לתנאים ולסכומים הנדרשים על פי הסכם זה. לחלופין, ליועץ נתונה הרשות לכלול את קבלני המשנה בשם המבוטח במסגרת ביטוחי היועץ,. </w:t>
      </w:r>
    </w:p>
    <w:p w14:paraId="7E368CF6" w14:textId="77777777" w:rsidR="001A00DE" w:rsidRDefault="001A00DE" w:rsidP="001A00DE">
      <w:pPr>
        <w:widowControl w:val="0"/>
        <w:numPr>
          <w:ilvl w:val="1"/>
          <w:numId w:val="2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למען הסר ספק, מובהר בזאת כי על היועץ מוטלת האחריות כלפי המזמין ביחס לשירותים במלואם, לרבות שירותים שניתנו או אמורים היו להינתן על ידי קבלן משנה, ועל היועץ 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0DCAACC3" w14:textId="77777777" w:rsidR="001A00DE" w:rsidRDefault="001A00DE" w:rsidP="001A00DE">
      <w:pPr>
        <w:widowControl w:val="0"/>
        <w:numPr>
          <w:ilvl w:val="1"/>
          <w:numId w:val="2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אין בעריכת ביטוחי היועץ כדי לצמצם או לגרוע בצורה כל שהיא מהתחייבויותיו בהתאם להסכם, ולא יהיה בעריכת ביטוחי היועץ כדי לשחרר את היועץ מחובתו לשפות ו/או לפצות את המזמין ו/או מי מטעמו, בגין כל נזק ,שהוא אחראי לו על פי הסכם זה ו/או על פי כל דין.</w:t>
      </w:r>
    </w:p>
    <w:p w14:paraId="33525DD4" w14:textId="77777777" w:rsidR="00663022" w:rsidRDefault="001A00DE" w:rsidP="00663022">
      <w:pPr>
        <w:widowControl w:val="0"/>
        <w:numPr>
          <w:ilvl w:val="1"/>
          <w:numId w:val="21"/>
        </w:numPr>
        <w:spacing w:before="0" w:beforeAutospacing="0" w:after="200" w:afterAutospacing="0" w:line="240" w:lineRule="auto"/>
        <w:ind w:right="0"/>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היועץ מתחייב לשמור ולקיים באופן קפדני ומדוקדק את כל החוקים, התקנות, הצווים, ההוראות והתקנים המתייחסים לשירותים הניתנים על ידו על פי ההסכם. היועץ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שהיועץ,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79E64F33" w14:textId="77777777" w:rsidR="00663022" w:rsidRPr="000B12C4" w:rsidRDefault="00663022" w:rsidP="00663022">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w:t>
      </w:r>
      <w:r w:rsidRPr="000B12C4">
        <w:rPr>
          <w:rFonts w:ascii="Times New Roman" w:eastAsia="Times New Roman" w:hAnsi="Times New Roman" w:cs="David"/>
          <w:sz w:val="20"/>
          <w:szCs w:val="24"/>
          <w:rtl/>
          <w:lang w:eastAsia="he-IL"/>
        </w:rPr>
        <w:t>הפרת סעיף זה על כל תנאיו תיחשב להפרה יסודית של ההסכם.</w:t>
      </w:r>
    </w:p>
    <w:p w14:paraId="137958C8" w14:textId="77777777" w:rsidR="00663022" w:rsidRPr="00663022" w:rsidRDefault="00663022" w:rsidP="00663022">
      <w:pPr>
        <w:widowControl w:val="0"/>
        <w:spacing w:before="0" w:beforeAutospacing="0" w:after="200" w:afterAutospacing="0" w:line="240" w:lineRule="auto"/>
        <w:ind w:left="792" w:right="360"/>
        <w:jc w:val="both"/>
        <w:rPr>
          <w:rFonts w:ascii="Times New Roman" w:eastAsia="Times New Roman" w:hAnsi="Times New Roman" w:cs="David"/>
          <w:sz w:val="20"/>
          <w:szCs w:val="24"/>
          <w:rtl/>
          <w:lang w:eastAsia="he-IL"/>
        </w:rPr>
      </w:pPr>
    </w:p>
    <w:p w14:paraId="314FB0DF" w14:textId="77777777" w:rsidR="00232692" w:rsidRPr="00232692" w:rsidRDefault="00232692" w:rsidP="00232692">
      <w:pPr>
        <w:tabs>
          <w:tab w:val="right" w:pos="5960"/>
        </w:tabs>
        <w:spacing w:before="0" w:beforeAutospacing="0" w:after="0" w:afterAutospacing="0" w:line="240" w:lineRule="auto"/>
        <w:ind w:left="567"/>
        <w:jc w:val="both"/>
        <w:rPr>
          <w:rFonts w:ascii="Times New Roman" w:eastAsia="Times New Roman" w:hAnsi="Times New Roman" w:cs="David"/>
          <w:sz w:val="20"/>
          <w:szCs w:val="24"/>
          <w:rtl/>
          <w:lang w:eastAsia="he-IL"/>
        </w:rPr>
      </w:pPr>
    </w:p>
    <w:p w14:paraId="59412809" w14:textId="77777777" w:rsidR="00232692" w:rsidRPr="00232692" w:rsidRDefault="00232692" w:rsidP="00232692">
      <w:pPr>
        <w:numPr>
          <w:ilvl w:val="0"/>
          <w:numId w:val="15"/>
        </w:numPr>
        <w:tabs>
          <w:tab w:val="right" w:pos="5960"/>
        </w:tabs>
        <w:spacing w:before="0" w:beforeAutospacing="0" w:after="0" w:afterAutospacing="0" w:line="240" w:lineRule="auto"/>
        <w:jc w:val="both"/>
        <w:rPr>
          <w:rFonts w:ascii="Times New Roman" w:eastAsia="Times New Roman" w:hAnsi="Times New Roman" w:cs="David"/>
          <w:sz w:val="26"/>
          <w:szCs w:val="24"/>
          <w:rtl/>
          <w:lang w:eastAsia="he-IL"/>
        </w:rPr>
      </w:pPr>
      <w:r w:rsidRPr="00232692">
        <w:rPr>
          <w:rFonts w:ascii="Times New Roman" w:eastAsia="Times New Roman" w:hAnsi="Times New Roman" w:cs="David"/>
          <w:b/>
          <w:bCs/>
          <w:sz w:val="26"/>
          <w:szCs w:val="24"/>
          <w:u w:val="single"/>
          <w:rtl/>
          <w:lang w:eastAsia="he-IL"/>
        </w:rPr>
        <w:t>העברת זכויות והתחייבויות</w:t>
      </w:r>
    </w:p>
    <w:p w14:paraId="33A9D6FC" w14:textId="77777777" w:rsidR="00232692" w:rsidRPr="00232692" w:rsidRDefault="00232692" w:rsidP="00232692">
      <w:pPr>
        <w:numPr>
          <w:ilvl w:val="1"/>
          <w:numId w:val="15"/>
        </w:numPr>
        <w:tabs>
          <w:tab w:val="right" w:pos="5960"/>
        </w:tabs>
        <w:spacing w:before="0" w:beforeAutospacing="0" w:after="0" w:afterAutospacing="0" w:line="240" w:lineRule="auto"/>
        <w:jc w:val="both"/>
        <w:rPr>
          <w:rFonts w:ascii="Times New Roman" w:eastAsia="Times New Roman" w:hAnsi="Times New Roman" w:cs="David"/>
          <w:sz w:val="26"/>
          <w:szCs w:val="24"/>
          <w:rtl/>
          <w:lang w:eastAsia="he-IL"/>
        </w:rPr>
      </w:pPr>
      <w:r w:rsidRPr="00232692">
        <w:rPr>
          <w:rFonts w:ascii="Times New Roman" w:eastAsia="Times New Roman" w:hAnsi="Times New Roman" w:cs="David"/>
          <w:sz w:val="26"/>
          <w:szCs w:val="24"/>
          <w:rtl/>
          <w:lang w:eastAsia="he-IL"/>
        </w:rPr>
        <w:t xml:space="preserve">אין </w:t>
      </w:r>
      <w:r w:rsidRPr="00232692">
        <w:rPr>
          <w:rFonts w:ascii="Times New Roman" w:eastAsia="Times New Roman" w:hAnsi="Times New Roman" w:cs="David"/>
          <w:sz w:val="20"/>
          <w:szCs w:val="24"/>
          <w:rtl/>
          <w:lang w:eastAsia="he-IL"/>
        </w:rPr>
        <w:t>היועץ רשאי להסב לאחר את החוזה או כל חלק ממנו, וכן אין הוא רשאי להעביר או להסב לאחר כל זכות או חובה לפי החוזה, אלא בהסכמת המזמינה בכתב ומראש.</w:t>
      </w:r>
    </w:p>
    <w:p w14:paraId="15A942BD" w14:textId="77777777" w:rsidR="00232692" w:rsidRPr="00232692" w:rsidRDefault="00232692" w:rsidP="00232692">
      <w:pPr>
        <w:tabs>
          <w:tab w:val="right" w:pos="5960"/>
        </w:tabs>
        <w:spacing w:before="0" w:beforeAutospacing="0" w:after="0" w:afterAutospacing="0" w:line="240" w:lineRule="auto"/>
        <w:ind w:left="567"/>
        <w:jc w:val="both"/>
        <w:rPr>
          <w:rFonts w:ascii="Times New Roman" w:eastAsia="Times New Roman" w:hAnsi="Times New Roman" w:cs="David"/>
          <w:sz w:val="26"/>
          <w:szCs w:val="24"/>
          <w:rtl/>
          <w:lang w:eastAsia="he-IL"/>
        </w:rPr>
      </w:pPr>
    </w:p>
    <w:p w14:paraId="19720130" w14:textId="77777777" w:rsidR="00232692" w:rsidRPr="00232692" w:rsidRDefault="00232692" w:rsidP="00232692">
      <w:pPr>
        <w:numPr>
          <w:ilvl w:val="1"/>
          <w:numId w:val="15"/>
        </w:numPr>
        <w:tabs>
          <w:tab w:val="right" w:pos="5960"/>
        </w:tabs>
        <w:spacing w:before="0" w:beforeAutospacing="0" w:after="0" w:afterAutospacing="0" w:line="240" w:lineRule="auto"/>
        <w:jc w:val="both"/>
        <w:rPr>
          <w:rFonts w:ascii="Times New Roman" w:eastAsia="Times New Roman" w:hAnsi="Times New Roman" w:cs="David"/>
          <w:sz w:val="20"/>
          <w:szCs w:val="24"/>
          <w:rtl/>
          <w:lang w:eastAsia="he-IL"/>
        </w:rPr>
      </w:pPr>
      <w:r w:rsidRPr="00232692">
        <w:rPr>
          <w:rFonts w:ascii="Times New Roman" w:eastAsia="Times New Roman" w:hAnsi="Times New Roman" w:cs="David"/>
          <w:sz w:val="20"/>
          <w:szCs w:val="24"/>
          <w:rtl/>
          <w:lang w:eastAsia="he-IL"/>
        </w:rPr>
        <w:t>המזמינה רשאית להעביר בכל עת כל זכות מזכויותיה וכל חובה מחובותיה לפי חוזה זה, כפי שיראה בעיניה, בלא צורך בהסכמה כלשהי מצד היועץ.</w:t>
      </w:r>
    </w:p>
    <w:p w14:paraId="45A44E93" w14:textId="77777777" w:rsidR="00232692" w:rsidRPr="00232692" w:rsidRDefault="00232692" w:rsidP="00232692">
      <w:pPr>
        <w:spacing w:before="0" w:beforeAutospacing="0" w:after="0" w:afterAutospacing="0" w:line="240" w:lineRule="auto"/>
        <w:ind w:left="540" w:hanging="540"/>
        <w:jc w:val="both"/>
        <w:rPr>
          <w:rFonts w:ascii="Times New Roman" w:eastAsia="Times New Roman" w:hAnsi="Times New Roman" w:cs="David"/>
          <w:sz w:val="26"/>
          <w:szCs w:val="24"/>
          <w:rtl/>
          <w:lang w:eastAsia="he-IL"/>
        </w:rPr>
      </w:pPr>
    </w:p>
    <w:p w14:paraId="4B6749D3" w14:textId="77777777" w:rsidR="00232692" w:rsidRPr="00232692" w:rsidRDefault="00232692" w:rsidP="00232692">
      <w:pPr>
        <w:numPr>
          <w:ilvl w:val="0"/>
          <w:numId w:val="15"/>
        </w:numPr>
        <w:spacing w:before="0" w:beforeAutospacing="0" w:after="0" w:afterAutospacing="0" w:line="240" w:lineRule="auto"/>
        <w:jc w:val="both"/>
        <w:rPr>
          <w:rFonts w:ascii="Times New Roman" w:eastAsia="Times New Roman" w:hAnsi="Times New Roman" w:cs="David"/>
          <w:sz w:val="26"/>
          <w:szCs w:val="24"/>
          <w:rtl/>
          <w:lang w:eastAsia="he-IL"/>
        </w:rPr>
      </w:pPr>
      <w:r w:rsidRPr="00232692">
        <w:rPr>
          <w:rFonts w:ascii="Times New Roman" w:eastAsia="Times New Roman" w:hAnsi="Times New Roman" w:cs="David"/>
          <w:b/>
          <w:bCs/>
          <w:sz w:val="26"/>
          <w:szCs w:val="24"/>
          <w:u w:val="single"/>
          <w:rtl/>
          <w:lang w:eastAsia="he-IL"/>
        </w:rPr>
        <w:t xml:space="preserve">סודיות </w:t>
      </w:r>
      <w:r w:rsidRPr="00232692">
        <w:rPr>
          <w:rFonts w:ascii="Times New Roman" w:eastAsia="Times New Roman" w:hAnsi="Times New Roman" w:cs="David"/>
          <w:sz w:val="26"/>
          <w:szCs w:val="24"/>
          <w:rtl/>
          <w:lang w:eastAsia="he-IL"/>
        </w:rPr>
        <w:br/>
        <w:t>היועץ מתחייב לשמור בסודיות מוחלטת, כל מידע סודי אשר י</w:t>
      </w:r>
      <w:r w:rsidRPr="00232692">
        <w:rPr>
          <w:rFonts w:ascii="Times New Roman" w:eastAsia="Times New Roman" w:hAnsi="Times New Roman" w:cs="David" w:hint="cs"/>
          <w:sz w:val="26"/>
          <w:szCs w:val="24"/>
          <w:rtl/>
          <w:lang w:eastAsia="he-IL"/>
        </w:rPr>
        <w:t>י</w:t>
      </w:r>
      <w:r w:rsidRPr="00232692">
        <w:rPr>
          <w:rFonts w:ascii="Times New Roman" w:eastAsia="Times New Roman" w:hAnsi="Times New Roman" w:cs="David"/>
          <w:sz w:val="26"/>
          <w:szCs w:val="24"/>
          <w:rtl/>
          <w:lang w:eastAsia="he-IL"/>
        </w:rPr>
        <w:t xml:space="preserve">מסר לו ע"י המזמינה ו/או אשר יובא לידיעתו לגבי המזמינה לרבות תכניות, שיטות ואסטרטגיות, רעיונות מסחריים, רשימת לקוחות, מחירונים וכל מידע פנימי אחר בנוגע למושא השירותים וכל הכרוך בכך (להלן: </w:t>
      </w:r>
      <w:r w:rsidRPr="00232692">
        <w:rPr>
          <w:rFonts w:ascii="Times New Roman" w:eastAsia="Times New Roman" w:hAnsi="Times New Roman" w:cs="David"/>
          <w:b/>
          <w:bCs/>
          <w:sz w:val="26"/>
          <w:szCs w:val="24"/>
          <w:rtl/>
          <w:lang w:eastAsia="he-IL"/>
        </w:rPr>
        <w:t>"המידע"</w:t>
      </w:r>
      <w:r w:rsidRPr="00232692">
        <w:rPr>
          <w:rFonts w:ascii="Times New Roman" w:eastAsia="Times New Roman" w:hAnsi="Times New Roman" w:cs="David"/>
          <w:sz w:val="26"/>
          <w:szCs w:val="24"/>
          <w:rtl/>
          <w:lang w:eastAsia="he-IL"/>
        </w:rPr>
        <w:t>) וזאת גם לאחר תום ביצוע השירותים ו/או הפסקת ביצועם.</w:t>
      </w:r>
    </w:p>
    <w:p w14:paraId="5487F71F" w14:textId="77777777" w:rsidR="00232692" w:rsidRDefault="00232692" w:rsidP="00232692">
      <w:pPr>
        <w:spacing w:before="0" w:beforeAutospacing="0" w:after="0" w:afterAutospacing="0" w:line="240" w:lineRule="auto"/>
        <w:jc w:val="both"/>
        <w:rPr>
          <w:rFonts w:ascii="Times New Roman" w:eastAsia="Times New Roman" w:hAnsi="Times New Roman" w:cs="David"/>
          <w:sz w:val="26"/>
          <w:szCs w:val="24"/>
          <w:rtl/>
          <w:lang w:eastAsia="he-IL"/>
        </w:rPr>
      </w:pPr>
    </w:p>
    <w:p w14:paraId="7F20476F" w14:textId="77777777" w:rsidR="00663022" w:rsidRPr="00232692" w:rsidRDefault="00663022" w:rsidP="00232692">
      <w:pPr>
        <w:spacing w:before="0" w:beforeAutospacing="0" w:after="0" w:afterAutospacing="0" w:line="240" w:lineRule="auto"/>
        <w:jc w:val="both"/>
        <w:rPr>
          <w:rFonts w:ascii="Times New Roman" w:eastAsia="Times New Roman" w:hAnsi="Times New Roman" w:cs="David"/>
          <w:sz w:val="26"/>
          <w:szCs w:val="24"/>
          <w:rtl/>
          <w:lang w:eastAsia="he-IL"/>
        </w:rPr>
      </w:pPr>
    </w:p>
    <w:p w14:paraId="1461721A" w14:textId="77777777" w:rsidR="00232692" w:rsidRPr="00232692" w:rsidRDefault="00232692" w:rsidP="00232692">
      <w:pPr>
        <w:numPr>
          <w:ilvl w:val="0"/>
          <w:numId w:val="15"/>
        </w:numPr>
        <w:tabs>
          <w:tab w:val="right" w:pos="5960"/>
        </w:tabs>
        <w:spacing w:before="0" w:beforeAutospacing="0" w:after="0" w:afterAutospacing="0" w:line="240" w:lineRule="auto"/>
        <w:jc w:val="both"/>
        <w:rPr>
          <w:rFonts w:ascii="Times New Roman" w:eastAsia="Times New Roman" w:hAnsi="Times New Roman" w:cs="David"/>
          <w:sz w:val="26"/>
          <w:szCs w:val="24"/>
          <w:lang w:eastAsia="he-IL"/>
        </w:rPr>
      </w:pPr>
      <w:r w:rsidRPr="00232692">
        <w:rPr>
          <w:rFonts w:ascii="Times New Roman" w:eastAsia="Times New Roman" w:hAnsi="Times New Roman" w:cs="David"/>
          <w:b/>
          <w:bCs/>
          <w:sz w:val="26"/>
          <w:szCs w:val="24"/>
          <w:u w:val="single"/>
          <w:rtl/>
          <w:lang w:eastAsia="he-IL"/>
        </w:rPr>
        <w:t>ניגוד עניינים</w:t>
      </w:r>
      <w:r w:rsidRPr="00232692">
        <w:rPr>
          <w:rFonts w:ascii="Times New Roman" w:eastAsia="Times New Roman" w:hAnsi="Times New Roman" w:cs="David"/>
          <w:sz w:val="26"/>
          <w:szCs w:val="24"/>
          <w:rtl/>
          <w:lang w:eastAsia="he-IL"/>
        </w:rPr>
        <w:t xml:space="preserve"> </w:t>
      </w:r>
    </w:p>
    <w:p w14:paraId="7962FDD3" w14:textId="77777777" w:rsidR="00232692" w:rsidRPr="00232692" w:rsidRDefault="00232692" w:rsidP="00232692">
      <w:pPr>
        <w:tabs>
          <w:tab w:val="right" w:pos="5960"/>
        </w:tabs>
        <w:spacing w:before="0" w:beforeAutospacing="0" w:after="0" w:afterAutospacing="0" w:line="240" w:lineRule="auto"/>
        <w:jc w:val="both"/>
        <w:rPr>
          <w:rFonts w:ascii="Times New Roman" w:eastAsia="Times New Roman" w:hAnsi="Times New Roman" w:cs="David"/>
          <w:sz w:val="26"/>
          <w:szCs w:val="24"/>
          <w:rtl/>
          <w:lang w:eastAsia="he-IL"/>
        </w:rPr>
      </w:pPr>
    </w:p>
    <w:p w14:paraId="65B07233" w14:textId="77777777" w:rsidR="00232692" w:rsidRPr="00232692" w:rsidRDefault="00232692" w:rsidP="00232692">
      <w:pPr>
        <w:numPr>
          <w:ilvl w:val="1"/>
          <w:numId w:val="15"/>
        </w:numPr>
        <w:tabs>
          <w:tab w:val="right" w:pos="5960"/>
        </w:tabs>
        <w:spacing w:before="0" w:beforeAutospacing="0" w:after="0" w:afterAutospacing="0" w:line="240" w:lineRule="auto"/>
        <w:jc w:val="both"/>
        <w:rPr>
          <w:rFonts w:ascii="Times New Roman" w:eastAsia="Times New Roman" w:hAnsi="Times New Roman" w:cs="David"/>
          <w:sz w:val="26"/>
          <w:szCs w:val="24"/>
          <w:lang w:eastAsia="he-IL"/>
        </w:rPr>
      </w:pPr>
      <w:r w:rsidRPr="00232692">
        <w:rPr>
          <w:rFonts w:ascii="Times New Roman" w:eastAsia="Times New Roman" w:hAnsi="Times New Roman" w:cs="David"/>
          <w:sz w:val="26"/>
          <w:szCs w:val="24"/>
          <w:rtl/>
          <w:lang w:eastAsia="he-IL"/>
        </w:rPr>
        <w:t xml:space="preserve">היועץ מתחייב להימנע מכל פעולה שיש בה ניגוד עניינים בין מתן שירותי היועץ עפ"י חוזה זה לבין עיסוקים אחרים שלו ו/או של מי מטעמו. היועץ מתחייב להודיע למזמינה, </w:t>
      </w:r>
      <w:r w:rsidR="00426E44" w:rsidRPr="00232692">
        <w:rPr>
          <w:rFonts w:ascii="Times New Roman" w:eastAsia="Times New Roman" w:hAnsi="Times New Roman" w:cs="David" w:hint="cs"/>
          <w:sz w:val="26"/>
          <w:szCs w:val="24"/>
          <w:rtl/>
          <w:lang w:eastAsia="he-IL"/>
        </w:rPr>
        <w:t>מיד</w:t>
      </w:r>
      <w:r w:rsidRPr="00232692">
        <w:rPr>
          <w:rFonts w:ascii="Times New Roman" w:eastAsia="Times New Roman" w:hAnsi="Times New Roman" w:cs="David"/>
          <w:sz w:val="26"/>
          <w:szCs w:val="24"/>
          <w:rtl/>
          <w:lang w:eastAsia="he-IL"/>
        </w:rPr>
        <w:t xml:space="preserve"> וללא כל דיחוי על כל עניין שיש לו כאמור ענין אישי או אחר לגביו אשר עלול ליצור ניגוד עניינים עם מתן השירותים על ידו עפ"י חוזה זה ותהא זו חובת היועץ לדאוג להסרת ניגוד העניינים כאמור, מוקדם ככל האפשר.</w:t>
      </w:r>
    </w:p>
    <w:p w14:paraId="3D19F3C2" w14:textId="77777777" w:rsidR="00232692" w:rsidRPr="00232692" w:rsidRDefault="00232692" w:rsidP="00232692">
      <w:pPr>
        <w:tabs>
          <w:tab w:val="right" w:pos="5960"/>
        </w:tabs>
        <w:spacing w:before="0" w:beforeAutospacing="0" w:after="0" w:afterAutospacing="0" w:line="240" w:lineRule="auto"/>
        <w:jc w:val="both"/>
        <w:rPr>
          <w:rFonts w:ascii="Times New Roman" w:eastAsia="Times New Roman" w:hAnsi="Times New Roman" w:cs="David"/>
          <w:sz w:val="26"/>
          <w:szCs w:val="24"/>
          <w:rtl/>
          <w:lang w:eastAsia="he-IL"/>
        </w:rPr>
      </w:pPr>
    </w:p>
    <w:p w14:paraId="27A91C2A" w14:textId="77777777" w:rsidR="00232692" w:rsidRPr="00232692" w:rsidRDefault="00232692" w:rsidP="00232692">
      <w:pPr>
        <w:spacing w:before="0" w:beforeAutospacing="0" w:after="0" w:afterAutospacing="0" w:line="240" w:lineRule="auto"/>
        <w:jc w:val="both"/>
        <w:rPr>
          <w:rFonts w:ascii="Times New Roman" w:eastAsia="Times New Roman" w:hAnsi="Times New Roman" w:cs="David"/>
          <w:sz w:val="20"/>
          <w:szCs w:val="24"/>
          <w:rtl/>
          <w:lang w:eastAsia="he-IL"/>
        </w:rPr>
      </w:pPr>
    </w:p>
    <w:p w14:paraId="1DAA4410" w14:textId="77777777" w:rsidR="00232692" w:rsidRPr="00232692" w:rsidRDefault="00232692" w:rsidP="00232692">
      <w:pPr>
        <w:numPr>
          <w:ilvl w:val="0"/>
          <w:numId w:val="15"/>
        </w:numPr>
        <w:spacing w:before="0" w:beforeAutospacing="0" w:after="0" w:afterAutospacing="0" w:line="240" w:lineRule="auto"/>
        <w:jc w:val="both"/>
        <w:rPr>
          <w:rFonts w:ascii="Times New Roman" w:eastAsia="Times New Roman" w:hAnsi="Times New Roman" w:cs="David"/>
          <w:sz w:val="26"/>
          <w:szCs w:val="24"/>
          <w:rtl/>
          <w:lang w:eastAsia="he-IL"/>
        </w:rPr>
      </w:pPr>
      <w:r w:rsidRPr="00232692">
        <w:rPr>
          <w:rFonts w:ascii="Times New Roman" w:eastAsia="Times New Roman" w:hAnsi="Times New Roman" w:cs="David"/>
          <w:b/>
          <w:bCs/>
          <w:sz w:val="26"/>
          <w:szCs w:val="24"/>
          <w:u w:val="single"/>
          <w:rtl/>
          <w:lang w:eastAsia="he-IL"/>
        </w:rPr>
        <w:t xml:space="preserve">סיום החוזה </w:t>
      </w:r>
    </w:p>
    <w:p w14:paraId="2801D442" w14:textId="77777777" w:rsidR="00232692" w:rsidRPr="00232692" w:rsidRDefault="00232692" w:rsidP="00232692">
      <w:pPr>
        <w:numPr>
          <w:ilvl w:val="1"/>
          <w:numId w:val="15"/>
        </w:numPr>
        <w:tabs>
          <w:tab w:val="right" w:pos="5960"/>
        </w:tabs>
        <w:spacing w:before="0" w:beforeAutospacing="0" w:after="0" w:afterAutospacing="0" w:line="240" w:lineRule="auto"/>
        <w:jc w:val="both"/>
        <w:rPr>
          <w:rFonts w:ascii="Times New Roman" w:eastAsia="Times New Roman" w:hAnsi="Times New Roman" w:cs="David"/>
          <w:sz w:val="26"/>
          <w:szCs w:val="24"/>
          <w:rtl/>
          <w:lang w:eastAsia="he-IL"/>
        </w:rPr>
      </w:pPr>
      <w:r w:rsidRPr="00232692">
        <w:rPr>
          <w:rFonts w:ascii="Times New Roman" w:eastAsia="Times New Roman" w:hAnsi="Times New Roman" w:cs="David"/>
          <w:sz w:val="26"/>
          <w:szCs w:val="24"/>
          <w:rtl/>
          <w:lang w:eastAsia="he-IL"/>
        </w:rPr>
        <w:t xml:space="preserve">המזמינה רשאית להפסיק את ההתקשרות מושא חוזה זה בכל עת, ובלבד שתודיע על כך ליועץ לפחות 30 יום מראש ובכתב, ובמקרה כאמור, לא תחול עליה כל חובת פיצוי ו/או שיפוי ו/או החזר הוצאות כלשהן בגין בטול החוזה, למעט אותו חלק מהתמורה עבור השירותים שבוצעו עד למועד קבלת ההודעה הנ"ל, בהתאם למפורט בנספח א' לחוזה זה. </w:t>
      </w:r>
    </w:p>
    <w:p w14:paraId="6938B586" w14:textId="77777777" w:rsidR="00232692" w:rsidRPr="00232692" w:rsidRDefault="00232692" w:rsidP="00232692">
      <w:pPr>
        <w:tabs>
          <w:tab w:val="right" w:pos="5960"/>
        </w:tabs>
        <w:spacing w:before="0" w:beforeAutospacing="0" w:after="0" w:afterAutospacing="0" w:line="240" w:lineRule="auto"/>
        <w:ind w:left="1080" w:hanging="540"/>
        <w:jc w:val="both"/>
        <w:rPr>
          <w:rFonts w:ascii="Times New Roman" w:eastAsia="Times New Roman" w:hAnsi="Times New Roman" w:cs="David"/>
          <w:sz w:val="26"/>
          <w:szCs w:val="24"/>
          <w:rtl/>
          <w:lang w:eastAsia="he-IL"/>
        </w:rPr>
      </w:pPr>
    </w:p>
    <w:p w14:paraId="3F98D5CF" w14:textId="77777777" w:rsidR="00232692" w:rsidRPr="00232692" w:rsidRDefault="00232692" w:rsidP="00232692">
      <w:pPr>
        <w:numPr>
          <w:ilvl w:val="1"/>
          <w:numId w:val="15"/>
        </w:numPr>
        <w:tabs>
          <w:tab w:val="right" w:pos="5960"/>
        </w:tabs>
        <w:spacing w:before="0" w:beforeAutospacing="0" w:after="0" w:afterAutospacing="0" w:line="240" w:lineRule="auto"/>
        <w:jc w:val="both"/>
        <w:rPr>
          <w:rFonts w:ascii="Times New Roman" w:eastAsia="Times New Roman" w:hAnsi="Times New Roman" w:cs="David"/>
          <w:sz w:val="26"/>
          <w:szCs w:val="24"/>
          <w:rtl/>
          <w:lang w:eastAsia="he-IL"/>
        </w:rPr>
      </w:pPr>
      <w:r w:rsidRPr="00232692">
        <w:rPr>
          <w:rFonts w:ascii="Times New Roman" w:eastAsia="Times New Roman" w:hAnsi="Times New Roman" w:cs="David"/>
          <w:sz w:val="26"/>
          <w:szCs w:val="24"/>
          <w:rtl/>
          <w:lang w:eastAsia="he-IL"/>
        </w:rPr>
        <w:t>היועץ מצהיר כי לא תהיה כל טענה או תביעה בגין ביטול חוזה זה מסיבה כלשהי ע"י המזמינה, לרבות בקשר עם רווחים צפויים.</w:t>
      </w:r>
    </w:p>
    <w:p w14:paraId="654F30E7" w14:textId="77777777" w:rsidR="00232692" w:rsidRPr="00232692" w:rsidRDefault="00232692" w:rsidP="00232692">
      <w:pPr>
        <w:tabs>
          <w:tab w:val="right" w:pos="5960"/>
        </w:tabs>
        <w:spacing w:before="0" w:beforeAutospacing="0" w:after="0" w:afterAutospacing="0" w:line="240" w:lineRule="auto"/>
        <w:ind w:left="1080" w:hanging="540"/>
        <w:jc w:val="both"/>
        <w:rPr>
          <w:rFonts w:ascii="Times New Roman" w:eastAsia="Times New Roman" w:hAnsi="Times New Roman" w:cs="David"/>
          <w:sz w:val="26"/>
          <w:szCs w:val="24"/>
          <w:rtl/>
          <w:lang w:eastAsia="he-IL"/>
        </w:rPr>
      </w:pPr>
    </w:p>
    <w:p w14:paraId="2A13EB6E" w14:textId="77777777" w:rsidR="00232692" w:rsidRPr="00232692" w:rsidRDefault="00232692" w:rsidP="00232692">
      <w:pPr>
        <w:numPr>
          <w:ilvl w:val="1"/>
          <w:numId w:val="15"/>
        </w:numPr>
        <w:tabs>
          <w:tab w:val="right" w:pos="5960"/>
        </w:tabs>
        <w:spacing w:before="0" w:beforeAutospacing="0" w:after="0" w:afterAutospacing="0" w:line="240" w:lineRule="auto"/>
        <w:jc w:val="both"/>
        <w:rPr>
          <w:rFonts w:ascii="Times New Roman" w:eastAsia="Times New Roman" w:hAnsi="Times New Roman" w:cs="David"/>
          <w:sz w:val="26"/>
          <w:szCs w:val="24"/>
          <w:rtl/>
          <w:lang w:eastAsia="he-IL"/>
        </w:rPr>
      </w:pPr>
      <w:r w:rsidRPr="00232692">
        <w:rPr>
          <w:rFonts w:ascii="Times New Roman" w:eastAsia="Times New Roman" w:hAnsi="Times New Roman" w:cs="David"/>
          <w:sz w:val="26"/>
          <w:szCs w:val="24"/>
          <w:rtl/>
          <w:lang w:eastAsia="he-IL"/>
        </w:rPr>
        <w:t>על אף האמור</w:t>
      </w:r>
      <w:r w:rsidRPr="00232692">
        <w:rPr>
          <w:rFonts w:ascii="Times New Roman" w:eastAsia="Times New Roman" w:hAnsi="Times New Roman" w:cs="David"/>
          <w:sz w:val="20"/>
          <w:szCs w:val="24"/>
          <w:rtl/>
          <w:lang w:eastAsia="he-IL"/>
        </w:rPr>
        <w:t xml:space="preserve"> בסעיף 11.1 לעיל זכאית המזמינה לבטל החוזה, לפי שקול דעתה הבלעדי - בלא צורך בהודעה מוקדמת ומבלי שתחול עליה חובה לשלם ליועץ חלק כלשהו מן התמורה בכל אחד מהמקרים הבאים:</w:t>
      </w:r>
    </w:p>
    <w:p w14:paraId="593BA8CF" w14:textId="77777777" w:rsidR="00232692" w:rsidRPr="00232692" w:rsidRDefault="00232692" w:rsidP="00232692">
      <w:pPr>
        <w:tabs>
          <w:tab w:val="right" w:pos="5960"/>
        </w:tabs>
        <w:spacing w:before="0" w:beforeAutospacing="0" w:after="0" w:afterAutospacing="0" w:line="240" w:lineRule="auto"/>
        <w:jc w:val="both"/>
        <w:rPr>
          <w:rFonts w:ascii="Times New Roman" w:eastAsia="Times New Roman" w:hAnsi="Times New Roman" w:cs="David"/>
          <w:sz w:val="26"/>
          <w:szCs w:val="24"/>
          <w:lang w:eastAsia="he-IL"/>
        </w:rPr>
      </w:pPr>
    </w:p>
    <w:p w14:paraId="60C802D6" w14:textId="77777777" w:rsidR="00232692" w:rsidRPr="00232692" w:rsidRDefault="00232692" w:rsidP="00232692">
      <w:pPr>
        <w:numPr>
          <w:ilvl w:val="2"/>
          <w:numId w:val="15"/>
        </w:numPr>
        <w:spacing w:before="0" w:beforeAutospacing="0" w:after="0" w:afterAutospacing="0" w:line="240" w:lineRule="auto"/>
        <w:ind w:left="1985" w:hanging="851"/>
        <w:jc w:val="both"/>
        <w:rPr>
          <w:rFonts w:ascii="Times New Roman" w:eastAsia="Times New Roman" w:hAnsi="Times New Roman" w:cs="David"/>
          <w:sz w:val="26"/>
          <w:szCs w:val="24"/>
          <w:rtl/>
          <w:lang w:eastAsia="he-IL"/>
        </w:rPr>
      </w:pPr>
      <w:r w:rsidRPr="00232692">
        <w:rPr>
          <w:rFonts w:ascii="Times New Roman" w:eastAsia="Times New Roman" w:hAnsi="Times New Roman" w:cs="David"/>
          <w:sz w:val="26"/>
          <w:szCs w:val="24"/>
          <w:rtl/>
          <w:lang w:eastAsia="he-IL"/>
        </w:rPr>
        <w:t xml:space="preserve">היועץ </w:t>
      </w:r>
      <w:r w:rsidRPr="00232692">
        <w:rPr>
          <w:rFonts w:ascii="Times New Roman" w:eastAsia="Times New Roman" w:hAnsi="Times New Roman" w:cs="David"/>
          <w:sz w:val="20"/>
          <w:szCs w:val="24"/>
          <w:rtl/>
          <w:lang w:eastAsia="he-IL"/>
        </w:rPr>
        <w:t>הפר הפרה יסודית אחת מהתחייבויותיו עפ"י החוזה.</w:t>
      </w:r>
    </w:p>
    <w:p w14:paraId="7421AC52" w14:textId="77777777" w:rsidR="00232692" w:rsidRPr="00232692" w:rsidRDefault="00232692" w:rsidP="00232692">
      <w:pPr>
        <w:tabs>
          <w:tab w:val="right" w:pos="1843"/>
        </w:tabs>
        <w:spacing w:before="0" w:beforeAutospacing="0" w:after="0" w:afterAutospacing="0" w:line="240" w:lineRule="auto"/>
        <w:ind w:left="1134"/>
        <w:jc w:val="both"/>
        <w:rPr>
          <w:rFonts w:ascii="Times New Roman" w:eastAsia="Times New Roman" w:hAnsi="Times New Roman" w:cs="David"/>
          <w:sz w:val="26"/>
          <w:szCs w:val="24"/>
          <w:rtl/>
          <w:lang w:eastAsia="he-IL"/>
        </w:rPr>
      </w:pPr>
    </w:p>
    <w:p w14:paraId="4ADCCB29" w14:textId="77777777" w:rsidR="00232692" w:rsidRPr="00232692" w:rsidRDefault="00232692" w:rsidP="00232692">
      <w:pPr>
        <w:numPr>
          <w:ilvl w:val="2"/>
          <w:numId w:val="15"/>
        </w:numPr>
        <w:spacing w:before="0" w:beforeAutospacing="0" w:after="0" w:afterAutospacing="0" w:line="240" w:lineRule="auto"/>
        <w:ind w:left="1985" w:hanging="851"/>
        <w:jc w:val="both"/>
        <w:rPr>
          <w:rFonts w:ascii="Times New Roman" w:eastAsia="Times New Roman" w:hAnsi="Times New Roman" w:cs="David"/>
          <w:sz w:val="26"/>
          <w:szCs w:val="24"/>
          <w:rtl/>
          <w:lang w:eastAsia="he-IL"/>
        </w:rPr>
      </w:pPr>
      <w:r w:rsidRPr="00232692">
        <w:rPr>
          <w:rFonts w:ascii="Times New Roman" w:eastAsia="Times New Roman" w:hAnsi="Times New Roman" w:cs="David"/>
          <w:sz w:val="26"/>
          <w:szCs w:val="24"/>
          <w:rtl/>
          <w:lang w:eastAsia="he-IL"/>
        </w:rPr>
        <w:t>היועץ הפר ו/או לא קיים איזה מהוראות החוזה ולא תקן ההפרה לאחר שקבל התראה על כך מהמזמינה בתוך הזמן הנקוב בהתראה.</w:t>
      </w:r>
    </w:p>
    <w:p w14:paraId="136ACA06" w14:textId="77777777" w:rsidR="00232692" w:rsidRPr="00232692" w:rsidRDefault="00232692" w:rsidP="00232692">
      <w:pPr>
        <w:spacing w:before="0" w:beforeAutospacing="0" w:after="0" w:afterAutospacing="0" w:line="240" w:lineRule="auto"/>
        <w:ind w:left="1134"/>
        <w:jc w:val="both"/>
        <w:rPr>
          <w:rFonts w:ascii="Times New Roman" w:eastAsia="Times New Roman" w:hAnsi="Times New Roman" w:cs="David"/>
          <w:sz w:val="26"/>
          <w:szCs w:val="24"/>
          <w:rtl/>
          <w:lang w:eastAsia="he-IL"/>
        </w:rPr>
      </w:pPr>
    </w:p>
    <w:p w14:paraId="02D511C3" w14:textId="77777777" w:rsidR="00232692" w:rsidRPr="00232692" w:rsidRDefault="00232692" w:rsidP="00232692">
      <w:pPr>
        <w:numPr>
          <w:ilvl w:val="2"/>
          <w:numId w:val="15"/>
        </w:numPr>
        <w:spacing w:before="0" w:beforeAutospacing="0" w:after="0" w:afterAutospacing="0" w:line="240" w:lineRule="auto"/>
        <w:ind w:left="1985" w:hanging="851"/>
        <w:jc w:val="both"/>
        <w:rPr>
          <w:rFonts w:ascii="Times New Roman" w:eastAsia="Times New Roman" w:hAnsi="Times New Roman" w:cs="David"/>
          <w:sz w:val="26"/>
          <w:szCs w:val="24"/>
          <w:lang w:eastAsia="he-IL"/>
        </w:rPr>
      </w:pPr>
      <w:r w:rsidRPr="00232692">
        <w:rPr>
          <w:rFonts w:ascii="Times New Roman" w:eastAsia="Times New Roman" w:hAnsi="Times New Roman" w:cs="David"/>
          <w:sz w:val="26"/>
          <w:szCs w:val="24"/>
          <w:rtl/>
          <w:lang w:eastAsia="he-IL"/>
        </w:rPr>
        <w:t xml:space="preserve">נבצר מהיועץ </w:t>
      </w:r>
      <w:r w:rsidRPr="00232692">
        <w:rPr>
          <w:rFonts w:ascii="Times New Roman" w:eastAsia="Times New Roman" w:hAnsi="Times New Roman" w:cs="David"/>
          <w:sz w:val="20"/>
          <w:szCs w:val="24"/>
          <w:rtl/>
          <w:lang w:eastAsia="he-IL"/>
        </w:rPr>
        <w:t>לקיים את החוזה מסיבת מחלה חו"ח או מכל סיבה אחרת שהיא. מבלי לפגוע בכלליות האמור לעיל - יחול הסעיף אם היועץ או מנהלו הראשי של היועץ נפטר, פשט רגל, או נעשה בלתי כשר לפעולה משפטית או בלתי כשר למתן שירותי היועץ או אם ארע אירוע דומה.</w:t>
      </w:r>
    </w:p>
    <w:p w14:paraId="4317278D" w14:textId="77777777" w:rsidR="00232692" w:rsidRPr="00232692" w:rsidRDefault="00232692" w:rsidP="00232692">
      <w:pPr>
        <w:spacing w:before="0" w:beforeAutospacing="0" w:after="0" w:afterAutospacing="0" w:line="240" w:lineRule="auto"/>
        <w:ind w:right="567"/>
        <w:jc w:val="both"/>
        <w:rPr>
          <w:rFonts w:ascii="Times New Roman" w:eastAsia="Times New Roman" w:hAnsi="Times New Roman" w:cs="David"/>
          <w:sz w:val="26"/>
          <w:szCs w:val="24"/>
          <w:lang w:eastAsia="he-IL"/>
        </w:rPr>
      </w:pPr>
    </w:p>
    <w:p w14:paraId="6A553187" w14:textId="77777777" w:rsidR="00232692" w:rsidRPr="00232692" w:rsidRDefault="00232692" w:rsidP="00232692">
      <w:pPr>
        <w:numPr>
          <w:ilvl w:val="0"/>
          <w:numId w:val="15"/>
        </w:numPr>
        <w:spacing w:before="0" w:beforeAutospacing="0" w:after="0" w:afterAutospacing="0" w:line="240" w:lineRule="auto"/>
        <w:jc w:val="both"/>
        <w:rPr>
          <w:rFonts w:ascii="Times New Roman" w:eastAsia="Times New Roman" w:hAnsi="Times New Roman" w:cs="David"/>
          <w:sz w:val="26"/>
          <w:szCs w:val="24"/>
          <w:lang w:eastAsia="he-IL"/>
        </w:rPr>
      </w:pPr>
      <w:r w:rsidRPr="00232692">
        <w:rPr>
          <w:rFonts w:ascii="Times New Roman" w:eastAsia="Times New Roman" w:hAnsi="Times New Roman" w:cs="David"/>
          <w:b/>
          <w:bCs/>
          <w:sz w:val="26"/>
          <w:szCs w:val="24"/>
          <w:u w:val="single"/>
          <w:rtl/>
          <w:lang w:eastAsia="he-IL"/>
        </w:rPr>
        <w:t>שונות</w:t>
      </w:r>
    </w:p>
    <w:p w14:paraId="6159E8B3" w14:textId="77777777" w:rsidR="00232692" w:rsidRPr="00232692" w:rsidRDefault="00232692" w:rsidP="00232692">
      <w:pPr>
        <w:numPr>
          <w:ilvl w:val="1"/>
          <w:numId w:val="15"/>
        </w:numPr>
        <w:spacing w:before="0" w:beforeAutospacing="0" w:after="0" w:afterAutospacing="0" w:line="240" w:lineRule="auto"/>
        <w:jc w:val="both"/>
        <w:rPr>
          <w:rFonts w:ascii="Times New Roman" w:eastAsia="Times New Roman" w:hAnsi="Times New Roman" w:cs="David"/>
          <w:sz w:val="26"/>
          <w:szCs w:val="24"/>
          <w:lang w:eastAsia="he-IL"/>
        </w:rPr>
      </w:pPr>
      <w:r w:rsidRPr="00232692">
        <w:rPr>
          <w:rFonts w:ascii="Times New Roman" w:eastAsia="Times New Roman" w:hAnsi="Times New Roman" w:cs="David"/>
          <w:sz w:val="26"/>
          <w:szCs w:val="24"/>
          <w:rtl/>
          <w:lang w:eastAsia="he-IL"/>
        </w:rPr>
        <w:t>המזמינה זכאית לקזז כנגד כל סכום המגיע ממנה עפ"י חוזה זה ליועץ, כל סכום שלפי קביעתה, מגיע לה עפ"י חוזה זה מהיועץ, וכל זכות של היועץ לתשלום מהמזמינה כפופה לזכות הקיזוז הנ"ל.</w:t>
      </w:r>
    </w:p>
    <w:p w14:paraId="51410101" w14:textId="77777777" w:rsidR="00232692" w:rsidRPr="00232692" w:rsidRDefault="00232692" w:rsidP="00232692">
      <w:pPr>
        <w:spacing w:before="0" w:beforeAutospacing="0" w:after="0" w:afterAutospacing="0" w:line="240" w:lineRule="auto"/>
        <w:ind w:right="567"/>
        <w:jc w:val="both"/>
        <w:rPr>
          <w:rFonts w:ascii="Times New Roman" w:eastAsia="Times New Roman" w:hAnsi="Times New Roman" w:cs="David"/>
          <w:sz w:val="26"/>
          <w:szCs w:val="24"/>
          <w:lang w:eastAsia="he-IL"/>
        </w:rPr>
      </w:pPr>
    </w:p>
    <w:p w14:paraId="45D0655F" w14:textId="77777777" w:rsidR="00232692" w:rsidRPr="00232692" w:rsidRDefault="00232692" w:rsidP="00232692">
      <w:pPr>
        <w:numPr>
          <w:ilvl w:val="1"/>
          <w:numId w:val="15"/>
        </w:numPr>
        <w:spacing w:before="0" w:beforeAutospacing="0" w:after="0" w:afterAutospacing="0" w:line="240" w:lineRule="auto"/>
        <w:jc w:val="both"/>
        <w:rPr>
          <w:rFonts w:ascii="Times New Roman" w:eastAsia="Times New Roman" w:hAnsi="Times New Roman" w:cs="David"/>
          <w:sz w:val="26"/>
          <w:szCs w:val="24"/>
          <w:rtl/>
          <w:lang w:eastAsia="he-IL"/>
        </w:rPr>
      </w:pPr>
      <w:r w:rsidRPr="00232692">
        <w:rPr>
          <w:rFonts w:ascii="Times New Roman" w:eastAsia="Times New Roman" w:hAnsi="Times New Roman" w:cs="David"/>
          <w:sz w:val="26"/>
          <w:szCs w:val="24"/>
          <w:rtl/>
          <w:lang w:eastAsia="he-IL"/>
        </w:rPr>
        <w:t>כל זכויות היוצרים בכל אביזר, רעיון, לוגו, פרוספקט, מודעה, תכנית, תצוגה, מצגת מערך וכל פריט דומה אחר, שיעשה בהם שימוש או יבואו לידי ביטוי במסגרת ביצוע השירותים או בקשר לכך- בין אם נוצרו ע"י ו/או עבור ו/או באמצעות ו/או בהשראת היועץ או השפעתו ובין אם לאו - יהיו בבעלותה הבלעדית של המזמינה, וליועץ לא תהא כל זכות בהם, ולא ישמע בכל טענה באשר לקדימות בשימוש באיזה מאלה או בעריכת שינויים להם.</w:t>
      </w:r>
    </w:p>
    <w:p w14:paraId="66CDB777" w14:textId="77777777" w:rsidR="00232692" w:rsidRPr="00232692" w:rsidRDefault="00232692" w:rsidP="00232692">
      <w:pPr>
        <w:spacing w:before="0" w:beforeAutospacing="0" w:after="0" w:afterAutospacing="0" w:line="240" w:lineRule="auto"/>
        <w:ind w:left="567"/>
        <w:jc w:val="both"/>
        <w:rPr>
          <w:rFonts w:ascii="Times New Roman" w:eastAsia="Times New Roman" w:hAnsi="Times New Roman" w:cs="David"/>
          <w:sz w:val="26"/>
          <w:szCs w:val="24"/>
          <w:rtl/>
          <w:lang w:eastAsia="he-IL"/>
        </w:rPr>
      </w:pPr>
    </w:p>
    <w:p w14:paraId="7D0434C8" w14:textId="77777777" w:rsidR="00232692" w:rsidRPr="00232692" w:rsidRDefault="00232692" w:rsidP="00232692">
      <w:pPr>
        <w:numPr>
          <w:ilvl w:val="1"/>
          <w:numId w:val="15"/>
        </w:numPr>
        <w:spacing w:before="0" w:beforeAutospacing="0" w:after="0" w:afterAutospacing="0" w:line="240" w:lineRule="auto"/>
        <w:jc w:val="both"/>
        <w:rPr>
          <w:rFonts w:ascii="Times New Roman" w:eastAsia="Times New Roman" w:hAnsi="Times New Roman" w:cs="David"/>
          <w:sz w:val="26"/>
          <w:szCs w:val="24"/>
          <w:rtl/>
          <w:lang w:eastAsia="he-IL"/>
        </w:rPr>
      </w:pPr>
      <w:r w:rsidRPr="00232692">
        <w:rPr>
          <w:rFonts w:ascii="Times New Roman" w:eastAsia="Times New Roman" w:hAnsi="Times New Roman" w:cs="David"/>
          <w:sz w:val="26"/>
          <w:szCs w:val="24"/>
          <w:rtl/>
          <w:lang w:eastAsia="he-IL"/>
        </w:rPr>
        <w:t>חוזה זה ממצה את כל המוסכם בין הצדדים בעניין מתן השירותים ולא תהא נפקות לכל הצעה ו/או הסכם ו/או הבנה ו/או מצג ו/או הבטחה בין בכתב ובין בע"פ, במפורש ו/או מכללא, אשר היו, אם היו, בין הצדדים עובר לחתימת חוזה זה.</w:t>
      </w:r>
    </w:p>
    <w:p w14:paraId="2569D3B8" w14:textId="77777777" w:rsidR="00232692" w:rsidRPr="00232692" w:rsidRDefault="00232692" w:rsidP="00232692">
      <w:pPr>
        <w:spacing w:before="0" w:beforeAutospacing="0" w:after="0" w:afterAutospacing="0" w:line="240" w:lineRule="auto"/>
        <w:ind w:left="567"/>
        <w:jc w:val="both"/>
        <w:rPr>
          <w:rFonts w:ascii="Times New Roman" w:eastAsia="Times New Roman" w:hAnsi="Times New Roman" w:cs="David"/>
          <w:sz w:val="26"/>
          <w:szCs w:val="24"/>
          <w:rtl/>
          <w:lang w:eastAsia="he-IL"/>
        </w:rPr>
      </w:pPr>
    </w:p>
    <w:p w14:paraId="67EC0572" w14:textId="77777777" w:rsidR="00232692" w:rsidRPr="00232692" w:rsidRDefault="00232692" w:rsidP="00232692">
      <w:pPr>
        <w:numPr>
          <w:ilvl w:val="1"/>
          <w:numId w:val="15"/>
        </w:numPr>
        <w:spacing w:before="0" w:beforeAutospacing="0" w:after="0" w:afterAutospacing="0" w:line="240" w:lineRule="auto"/>
        <w:jc w:val="both"/>
        <w:rPr>
          <w:rFonts w:ascii="Times New Roman" w:eastAsia="Times New Roman" w:hAnsi="Times New Roman" w:cs="David"/>
          <w:sz w:val="26"/>
          <w:szCs w:val="24"/>
          <w:rtl/>
          <w:lang w:eastAsia="he-IL"/>
        </w:rPr>
      </w:pPr>
      <w:r w:rsidRPr="00232692">
        <w:rPr>
          <w:rFonts w:ascii="Times New Roman" w:eastAsia="Times New Roman" w:hAnsi="Times New Roman" w:cs="David"/>
          <w:sz w:val="26"/>
          <w:szCs w:val="24"/>
          <w:rtl/>
          <w:lang w:eastAsia="he-IL"/>
        </w:rPr>
        <w:t xml:space="preserve">כל שינוי ו/או תוספת לחוזה זה יהיה חסר תוקף אלא אם כן ייערך בכתב וייחתם ע"י שני הצדדים.  </w:t>
      </w:r>
    </w:p>
    <w:p w14:paraId="6499CAD1" w14:textId="77777777" w:rsidR="00232692" w:rsidRPr="00232692" w:rsidRDefault="00232692" w:rsidP="00232692">
      <w:pPr>
        <w:spacing w:before="0" w:beforeAutospacing="0" w:after="0" w:afterAutospacing="0" w:line="240" w:lineRule="auto"/>
        <w:jc w:val="both"/>
        <w:rPr>
          <w:rFonts w:ascii="Times New Roman" w:eastAsia="Times New Roman" w:hAnsi="Times New Roman" w:cs="David"/>
          <w:sz w:val="26"/>
          <w:szCs w:val="24"/>
          <w:rtl/>
          <w:lang w:eastAsia="he-IL"/>
        </w:rPr>
      </w:pPr>
    </w:p>
    <w:p w14:paraId="7B069D0C" w14:textId="77777777" w:rsidR="00232692" w:rsidRPr="00232692" w:rsidRDefault="00232692" w:rsidP="00232692">
      <w:pPr>
        <w:numPr>
          <w:ilvl w:val="1"/>
          <w:numId w:val="15"/>
        </w:numPr>
        <w:spacing w:before="0" w:beforeAutospacing="0" w:after="0" w:afterAutospacing="0" w:line="240" w:lineRule="auto"/>
        <w:jc w:val="both"/>
        <w:rPr>
          <w:rFonts w:ascii="Times New Roman" w:eastAsia="Times New Roman" w:hAnsi="Times New Roman" w:cs="David"/>
          <w:sz w:val="26"/>
          <w:szCs w:val="24"/>
          <w:rtl/>
          <w:lang w:eastAsia="he-IL"/>
        </w:rPr>
      </w:pPr>
      <w:r w:rsidRPr="00232692">
        <w:rPr>
          <w:rFonts w:ascii="Times New Roman" w:eastAsia="Times New Roman" w:hAnsi="Times New Roman" w:cs="David"/>
          <w:sz w:val="26"/>
          <w:szCs w:val="24"/>
          <w:rtl/>
          <w:lang w:eastAsia="he-IL"/>
        </w:rPr>
        <w:t>סמכות</w:t>
      </w:r>
      <w:r w:rsidRPr="00232692">
        <w:rPr>
          <w:rFonts w:ascii="Times New Roman" w:eastAsia="Times New Roman" w:hAnsi="Times New Roman" w:cs="David"/>
          <w:sz w:val="20"/>
          <w:szCs w:val="24"/>
          <w:rtl/>
          <w:lang w:eastAsia="he-IL"/>
        </w:rPr>
        <w:t xml:space="preserve"> השיפוט הייחודית והבלעדית בכל נושא הקשור לחוזה זה ו/או ביצועו ו/או פרשנותו מוקנית לבית המשפט המוסמך מהבחינה העניינית בעיר תל אביב-יפו, ולו בלבד.</w:t>
      </w:r>
    </w:p>
    <w:p w14:paraId="47C3CF7E" w14:textId="77777777" w:rsidR="00232692" w:rsidRPr="00232692" w:rsidRDefault="00232692" w:rsidP="00232692">
      <w:pPr>
        <w:spacing w:before="0" w:beforeAutospacing="0" w:after="0" w:afterAutospacing="0" w:line="240" w:lineRule="auto"/>
        <w:jc w:val="both"/>
        <w:rPr>
          <w:rFonts w:ascii="Times New Roman" w:eastAsia="Times New Roman" w:hAnsi="Times New Roman" w:cs="David"/>
          <w:sz w:val="26"/>
          <w:szCs w:val="24"/>
          <w:rtl/>
          <w:lang w:eastAsia="he-IL"/>
        </w:rPr>
      </w:pPr>
    </w:p>
    <w:p w14:paraId="3DFBF19C" w14:textId="77777777" w:rsidR="00232692" w:rsidRPr="00232692" w:rsidRDefault="00232692" w:rsidP="00232692">
      <w:pPr>
        <w:numPr>
          <w:ilvl w:val="1"/>
          <w:numId w:val="15"/>
        </w:numPr>
        <w:spacing w:before="0" w:beforeAutospacing="0" w:after="0" w:afterAutospacing="0" w:line="240" w:lineRule="auto"/>
        <w:jc w:val="both"/>
        <w:rPr>
          <w:rFonts w:ascii="Times New Roman" w:eastAsia="Times New Roman" w:hAnsi="Times New Roman" w:cs="David"/>
          <w:sz w:val="26"/>
          <w:szCs w:val="24"/>
          <w:rtl/>
          <w:lang w:eastAsia="he-IL"/>
        </w:rPr>
      </w:pPr>
      <w:r w:rsidRPr="00232692">
        <w:rPr>
          <w:rFonts w:ascii="Times New Roman" w:eastAsia="Times New Roman" w:hAnsi="Times New Roman" w:cs="David"/>
          <w:sz w:val="26"/>
          <w:szCs w:val="24"/>
          <w:rtl/>
          <w:lang w:eastAsia="he-IL"/>
        </w:rPr>
        <w:t>חוזה</w:t>
      </w:r>
      <w:r w:rsidRPr="00232692">
        <w:rPr>
          <w:rFonts w:ascii="Times New Roman" w:eastAsia="Times New Roman" w:hAnsi="Times New Roman" w:cs="David"/>
          <w:sz w:val="20"/>
          <w:szCs w:val="24"/>
          <w:rtl/>
          <w:lang w:eastAsia="he-IL"/>
        </w:rPr>
        <w:t xml:space="preserve"> זה על נספחיו יחייב את המזמינה אך ורק בכפוף לחתימתו כדין ע"י </w:t>
      </w:r>
      <w:proofErr w:type="spellStart"/>
      <w:r w:rsidRPr="00232692">
        <w:rPr>
          <w:rFonts w:ascii="Times New Roman" w:eastAsia="Times New Roman" w:hAnsi="Times New Roman" w:cs="David"/>
          <w:sz w:val="20"/>
          <w:szCs w:val="24"/>
          <w:rtl/>
          <w:lang w:eastAsia="he-IL"/>
        </w:rPr>
        <w:t>מורשי</w:t>
      </w:r>
      <w:proofErr w:type="spellEnd"/>
      <w:r w:rsidRPr="00232692">
        <w:rPr>
          <w:rFonts w:ascii="Times New Roman" w:eastAsia="Times New Roman" w:hAnsi="Times New Roman" w:cs="David"/>
          <w:sz w:val="20"/>
          <w:szCs w:val="24"/>
          <w:rtl/>
          <w:lang w:eastAsia="he-IL"/>
        </w:rPr>
        <w:t xml:space="preserve"> החתימה של המזמינה.</w:t>
      </w:r>
    </w:p>
    <w:p w14:paraId="0570C98A" w14:textId="77777777" w:rsidR="00232692" w:rsidRPr="00232692" w:rsidRDefault="00232692" w:rsidP="00232692">
      <w:pPr>
        <w:spacing w:before="0" w:beforeAutospacing="0" w:after="0" w:afterAutospacing="0" w:line="240" w:lineRule="auto"/>
        <w:jc w:val="both"/>
        <w:rPr>
          <w:rFonts w:ascii="Times New Roman" w:eastAsia="Times New Roman" w:hAnsi="Times New Roman" w:cs="David"/>
          <w:sz w:val="26"/>
          <w:szCs w:val="24"/>
          <w:rtl/>
          <w:lang w:eastAsia="he-IL"/>
        </w:rPr>
      </w:pPr>
    </w:p>
    <w:p w14:paraId="52F05AC5" w14:textId="77777777" w:rsidR="00232692" w:rsidRPr="00232692" w:rsidRDefault="00232692" w:rsidP="00232692">
      <w:pPr>
        <w:keepNext/>
        <w:keepLines/>
        <w:numPr>
          <w:ilvl w:val="0"/>
          <w:numId w:val="15"/>
        </w:numPr>
        <w:spacing w:before="0" w:beforeAutospacing="0" w:after="0" w:afterAutospacing="0" w:line="240" w:lineRule="auto"/>
        <w:jc w:val="both"/>
        <w:rPr>
          <w:rFonts w:ascii="Times New Roman" w:eastAsia="Times New Roman" w:hAnsi="Times New Roman" w:cs="David"/>
          <w:sz w:val="26"/>
          <w:szCs w:val="24"/>
          <w:rtl/>
          <w:lang w:eastAsia="he-IL"/>
        </w:rPr>
      </w:pPr>
      <w:r w:rsidRPr="00232692">
        <w:rPr>
          <w:rFonts w:ascii="Times New Roman" w:eastAsia="Times New Roman" w:hAnsi="Times New Roman" w:cs="David"/>
          <w:b/>
          <w:bCs/>
          <w:sz w:val="26"/>
          <w:szCs w:val="24"/>
          <w:u w:val="single"/>
          <w:rtl/>
          <w:lang w:eastAsia="he-IL"/>
        </w:rPr>
        <w:t>כתובות</w:t>
      </w:r>
      <w:r w:rsidRPr="00232692">
        <w:rPr>
          <w:rFonts w:ascii="Times New Roman" w:eastAsia="Times New Roman" w:hAnsi="Times New Roman" w:cs="David"/>
          <w:b/>
          <w:bCs/>
          <w:sz w:val="26"/>
          <w:szCs w:val="24"/>
          <w:u w:val="single"/>
          <w:rtl/>
          <w:lang w:eastAsia="he-IL"/>
        </w:rPr>
        <w:br/>
      </w:r>
      <w:proofErr w:type="spellStart"/>
      <w:r w:rsidRPr="00232692">
        <w:rPr>
          <w:rFonts w:ascii="Times New Roman" w:eastAsia="Times New Roman" w:hAnsi="Times New Roman" w:cs="David"/>
          <w:sz w:val="26"/>
          <w:szCs w:val="24"/>
          <w:rtl/>
          <w:lang w:eastAsia="he-IL"/>
        </w:rPr>
        <w:t>כתובות</w:t>
      </w:r>
      <w:proofErr w:type="spellEnd"/>
      <w:r w:rsidRPr="00232692">
        <w:rPr>
          <w:rFonts w:ascii="Times New Roman" w:eastAsia="Times New Roman" w:hAnsi="Times New Roman" w:cs="David"/>
          <w:sz w:val="26"/>
          <w:szCs w:val="24"/>
          <w:rtl/>
          <w:lang w:eastAsia="he-IL"/>
        </w:rPr>
        <w:t xml:space="preserve"> הצדדים הן כמפורט בכותרתו, וכל הודעה שתשלח ע"י אחד הצדדים למשנהו לפי הכתובות דלעיל, תחשב כמתקבלת בתום 72 שעות מיום השל</w:t>
      </w:r>
      <w:r w:rsidRPr="00232692">
        <w:rPr>
          <w:rFonts w:ascii="Times New Roman" w:eastAsia="Times New Roman" w:hAnsi="Times New Roman" w:cs="David" w:hint="cs"/>
          <w:sz w:val="26"/>
          <w:szCs w:val="24"/>
          <w:rtl/>
          <w:lang w:eastAsia="he-IL"/>
        </w:rPr>
        <w:t>י</w:t>
      </w:r>
      <w:r w:rsidRPr="00232692">
        <w:rPr>
          <w:rFonts w:ascii="Times New Roman" w:eastAsia="Times New Roman" w:hAnsi="Times New Roman" w:cs="David"/>
          <w:sz w:val="26"/>
          <w:szCs w:val="24"/>
          <w:rtl/>
          <w:lang w:eastAsia="he-IL"/>
        </w:rPr>
        <w:t xml:space="preserve">חה בדואר רשום </w:t>
      </w:r>
      <w:r w:rsidRPr="00232692">
        <w:rPr>
          <w:rFonts w:ascii="Times New Roman" w:eastAsia="Times New Roman" w:hAnsi="Times New Roman" w:cs="David"/>
          <w:sz w:val="20"/>
          <w:szCs w:val="24"/>
          <w:rtl/>
          <w:lang w:eastAsia="he-IL"/>
        </w:rPr>
        <w:t>ואם נשלחה ההודעה בפקסימיליה ביום עסקים בשעות העבודה או נמסרה ביד, תחשב היא כמתקבלת ביום משלוח או מסירתה כאמור.</w:t>
      </w:r>
    </w:p>
    <w:p w14:paraId="69D714C6" w14:textId="77777777" w:rsidR="00232692" w:rsidRPr="00232692" w:rsidRDefault="00232692" w:rsidP="00232692">
      <w:pPr>
        <w:spacing w:before="0" w:beforeAutospacing="0" w:after="0" w:afterAutospacing="0" w:line="240" w:lineRule="auto"/>
        <w:ind w:left="540" w:hanging="540"/>
        <w:jc w:val="both"/>
        <w:rPr>
          <w:rFonts w:ascii="Times New Roman" w:eastAsia="Times New Roman" w:hAnsi="Times New Roman" w:cs="David"/>
          <w:sz w:val="26"/>
          <w:szCs w:val="24"/>
          <w:rtl/>
          <w:lang w:eastAsia="he-IL"/>
        </w:rPr>
      </w:pPr>
    </w:p>
    <w:p w14:paraId="7B44EEA1" w14:textId="77777777" w:rsidR="00232692" w:rsidRPr="00232692" w:rsidRDefault="00232692" w:rsidP="00232692">
      <w:pPr>
        <w:spacing w:before="0" w:beforeAutospacing="0" w:after="0" w:afterAutospacing="0" w:line="240" w:lineRule="auto"/>
        <w:ind w:left="540" w:hanging="540"/>
        <w:jc w:val="both"/>
        <w:rPr>
          <w:rFonts w:ascii="Times New Roman" w:eastAsia="Times New Roman" w:hAnsi="Times New Roman" w:cs="David"/>
          <w:sz w:val="26"/>
          <w:szCs w:val="24"/>
          <w:rtl/>
          <w:lang w:eastAsia="he-IL"/>
        </w:rPr>
      </w:pPr>
    </w:p>
    <w:p w14:paraId="1E839C9D" w14:textId="77777777" w:rsidR="00232692" w:rsidRPr="00232692" w:rsidRDefault="00232692" w:rsidP="00232692">
      <w:pPr>
        <w:spacing w:before="0" w:beforeAutospacing="0" w:after="0" w:afterAutospacing="0" w:line="240" w:lineRule="auto"/>
        <w:ind w:left="540" w:hanging="540"/>
        <w:jc w:val="both"/>
        <w:rPr>
          <w:rFonts w:ascii="Times New Roman" w:eastAsia="Times New Roman" w:hAnsi="Times New Roman" w:cs="David"/>
          <w:sz w:val="26"/>
          <w:szCs w:val="24"/>
          <w:rtl/>
          <w:lang w:eastAsia="he-IL"/>
        </w:rPr>
      </w:pPr>
    </w:p>
    <w:p w14:paraId="3A1BEBE8" w14:textId="77777777" w:rsidR="00380332" w:rsidRPr="00716AAE" w:rsidRDefault="00380332" w:rsidP="00380332">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bookmarkStart w:id="57" w:name="pathname"/>
      <w:r w:rsidRPr="00716AAE">
        <w:rPr>
          <w:rFonts w:ascii="Times New Roman" w:eastAsia="Times New Roman" w:hAnsi="Times New Roman" w:cs="David"/>
          <w:bCs/>
          <w:sz w:val="24"/>
          <w:szCs w:val="24"/>
          <w:rtl/>
          <w:lang w:eastAsia="he-IL"/>
        </w:rPr>
        <w:t>ולראיה באו הצדדים על החתום:</w:t>
      </w:r>
    </w:p>
    <w:p w14:paraId="5C35F7F3" w14:textId="77777777" w:rsidR="00380332" w:rsidRPr="00716AAE" w:rsidRDefault="00380332" w:rsidP="00380332">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4"/>
          <w:szCs w:val="24"/>
          <w:rtl/>
          <w:lang w:eastAsia="he-IL"/>
        </w:rPr>
      </w:pPr>
    </w:p>
    <w:p w14:paraId="1D7608DC" w14:textId="77777777" w:rsidR="00380332" w:rsidRPr="00B27B4C" w:rsidRDefault="00380332" w:rsidP="00380332">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543EA2C2" w14:textId="77777777" w:rsidR="00380332" w:rsidRPr="00473325" w:rsidRDefault="00380332" w:rsidP="00380332">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Change w:id="58" w:author="Kook Sec" w:date="2021-01-21T12:30:00Z">
            <w:rPr>
              <w:rFonts w:ascii="Times New Roman" w:eastAsia="Times New Roman" w:hAnsi="Times New Roman" w:cs="David"/>
              <w:sz w:val="20"/>
              <w:szCs w:val="24"/>
              <w:rtl/>
              <w:lang w:eastAsia="he-IL"/>
            </w:rPr>
          </w:rPrChange>
        </w:rPr>
      </w:pPr>
    </w:p>
    <w:p w14:paraId="01F6C738" w14:textId="07B357C7" w:rsidR="00380332" w:rsidRPr="00B27B4C" w:rsidRDefault="00380332" w:rsidP="00380332">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r w:rsidRPr="00473325">
        <w:rPr>
          <w:rFonts w:ascii="Times New Roman" w:eastAsia="Times New Roman" w:hAnsi="Times New Roman" w:cs="David"/>
          <w:sz w:val="20"/>
          <w:szCs w:val="24"/>
          <w:rtl/>
          <w:lang w:eastAsia="he-IL"/>
          <w:rPrChange w:id="59" w:author="Kook Sec" w:date="2021-01-21T12:30:00Z">
            <w:rPr>
              <w:rFonts w:ascii="Times New Roman" w:eastAsia="Times New Roman" w:hAnsi="Times New Roman" w:cs="David"/>
              <w:sz w:val="20"/>
              <w:szCs w:val="24"/>
              <w:rtl/>
              <w:lang w:eastAsia="he-IL"/>
            </w:rPr>
          </w:rPrChange>
        </w:rPr>
        <w:tab/>
      </w:r>
      <w:sdt>
        <w:sdtPr>
          <w:rPr>
            <w:rFonts w:eastAsia="Times New Roman"/>
            <w:u w:val="single"/>
            <w:rtl/>
            <w:rPrChange w:id="60" w:author="Kook Sec" w:date="2021-01-21T12:30:00Z">
              <w:rPr>
                <w:rFonts w:eastAsia="Times New Roman"/>
                <w:color w:val="800080"/>
                <w:rtl/>
              </w:rPr>
            </w:rPrChange>
          </w:rPr>
          <w:alias w:val="שם ספק"/>
          <w:tag w:val="cntSupllierName"/>
          <w:id w:val="1108311811"/>
          <w:placeholder>
            <w:docPart w:val="DA13D61898B24F3BAD0E7ACBC5902E4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61" w:author="Kook Sec" w:date="2021-01-21T12:40:00Z">
            <w:r w:rsidR="00480E32">
              <w:rPr>
                <w:rFonts w:eastAsia="Times New Roman"/>
                <w:u w:val="single"/>
                <w:rtl/>
              </w:rPr>
              <w:t xml:space="preserve"> סביבות ייעוץ ותכנון בע"מ</w:t>
            </w:r>
          </w:ins>
        </w:sdtContent>
      </w:sdt>
      <w:r w:rsidRPr="00B27B4C">
        <w:rPr>
          <w:rFonts w:ascii="Times New Roman" w:eastAsia="Times New Roman" w:hAnsi="Times New Roman" w:cs="David"/>
          <w:sz w:val="20"/>
          <w:szCs w:val="24"/>
          <w:rtl/>
          <w:lang w:eastAsia="he-IL"/>
        </w:rPr>
        <w:tab/>
      </w:r>
      <w:sdt>
        <w:sdtPr>
          <w:rPr>
            <w:rFonts w:eastAsia="Times New Roman"/>
            <w:u w:val="single"/>
            <w:rtl/>
            <w:rPrChange w:id="62" w:author="Kook Sec" w:date="2021-01-21T12:31:00Z">
              <w:rPr>
                <w:rFonts w:eastAsia="Times New Roman"/>
                <w:rtl/>
              </w:rPr>
            </w:rPrChange>
          </w:rPr>
          <w:alias w:val="שם צד א"/>
          <w:tag w:val="cmtTzadAName"/>
          <w:id w:val="210240374"/>
          <w:placeholder>
            <w:docPart w:val="12452F783D814FBF950E5C1E9849F90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Content>
          <w:ins w:id="63" w:author="Kook Sec" w:date="2021-01-21T12:31:00Z">
            <w:r w:rsidR="00473325" w:rsidRPr="00473325">
              <w:rPr>
                <w:rFonts w:eastAsia="Times New Roman"/>
                <w:u w:val="single"/>
                <w:rtl/>
                <w:rPrChange w:id="64" w:author="Kook Sec" w:date="2021-01-21T12:31:00Z">
                  <w:rPr>
                    <w:rFonts w:eastAsia="Times New Roman"/>
                    <w:rtl/>
                  </w:rPr>
                </w:rPrChange>
              </w:rPr>
              <w:t>א.מ. ישראל מגורים פיתוח בע"מ</w:t>
            </w:r>
          </w:ins>
        </w:sdtContent>
      </w:sdt>
    </w:p>
    <w:p w14:paraId="7345618B" w14:textId="77777777" w:rsidR="00380332" w:rsidRPr="00B27B4C" w:rsidRDefault="00380332" w:rsidP="00380332">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r>
      <w:r w:rsidR="0068779F">
        <w:rPr>
          <w:rFonts w:ascii="Times New Roman" w:eastAsia="Times New Roman" w:hAnsi="Times New Roman" w:cs="David"/>
          <w:sz w:val="20"/>
          <w:szCs w:val="24"/>
          <w:rtl/>
          <w:lang w:eastAsia="he-IL"/>
        </w:rPr>
        <w:t>היועץ</w:t>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המזמין</w:t>
      </w:r>
      <w:r w:rsidRPr="00B27B4C">
        <w:rPr>
          <w:rFonts w:ascii="Times New Roman" w:eastAsia="Times New Roman" w:hAnsi="Times New Roman" w:cs="David"/>
          <w:sz w:val="20"/>
          <w:szCs w:val="24"/>
          <w:lang w:eastAsia="he-IL"/>
        </w:rPr>
        <w:t xml:space="preserve"> </w:t>
      </w:r>
    </w:p>
    <w:p w14:paraId="47BC0629" w14:textId="77777777" w:rsidR="00380332" w:rsidRPr="00B27B4C" w:rsidRDefault="00380332" w:rsidP="00380332">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3453C9F" w14:textId="77777777" w:rsidR="00380332" w:rsidRPr="00B27B4C" w:rsidRDefault="00380332" w:rsidP="00380332">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2335E8D" w14:textId="77777777" w:rsidR="00380332" w:rsidRPr="00B27B4C" w:rsidRDefault="00380332" w:rsidP="00380332">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אני הח"מ, ______________ עו"ד/ רו"ח מרח' __________ מאשר כי ה"ה __________ הם שחתמו בשם </w:t>
      </w:r>
      <w:r w:rsidR="0068779F">
        <w:rPr>
          <w:rFonts w:ascii="Times New Roman" w:eastAsia="Times New Roman" w:hAnsi="Times New Roman" w:cs="David"/>
          <w:sz w:val="20"/>
          <w:szCs w:val="24"/>
          <w:rtl/>
          <w:lang w:eastAsia="he-IL"/>
        </w:rPr>
        <w:t>היועץ</w:t>
      </w:r>
      <w:r w:rsidRPr="00B27B4C">
        <w:rPr>
          <w:rFonts w:ascii="Times New Roman" w:eastAsia="Times New Roman" w:hAnsi="Times New Roman" w:cs="David"/>
          <w:sz w:val="20"/>
          <w:szCs w:val="24"/>
          <w:rtl/>
          <w:lang w:eastAsia="he-IL"/>
        </w:rPr>
        <w:t xml:space="preserve"> על החוזה דלעיל וכי חתימתם המשותפת בצירוף חותמת החברה מחייבת את </w:t>
      </w:r>
      <w:r w:rsidR="0068779F">
        <w:rPr>
          <w:rFonts w:ascii="Times New Roman" w:eastAsia="Times New Roman" w:hAnsi="Times New Roman" w:cs="David"/>
          <w:sz w:val="20"/>
          <w:szCs w:val="24"/>
          <w:rtl/>
          <w:lang w:eastAsia="he-IL"/>
        </w:rPr>
        <w:t>היועץ</w:t>
      </w:r>
      <w:r w:rsidRPr="00B27B4C">
        <w:rPr>
          <w:rFonts w:ascii="Times New Roman" w:eastAsia="Times New Roman" w:hAnsi="Times New Roman" w:cs="David"/>
          <w:sz w:val="20"/>
          <w:szCs w:val="24"/>
          <w:rtl/>
          <w:lang w:eastAsia="he-IL"/>
        </w:rPr>
        <w:t xml:space="preserve"> לעני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ן זה. </w:t>
      </w:r>
    </w:p>
    <w:p w14:paraId="67BF294D" w14:textId="77777777" w:rsidR="00380332" w:rsidRPr="00B27B4C" w:rsidRDefault="00380332" w:rsidP="00380332">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BA06643" w14:textId="77777777" w:rsidR="00380332" w:rsidRDefault="00380332" w:rsidP="00380332">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תאריך :  _______________</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p>
    <w:p w14:paraId="437FD269" w14:textId="77777777" w:rsidR="00380332" w:rsidRPr="00B27B4C" w:rsidRDefault="00380332" w:rsidP="00380332">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חתימה וחותמת עו"ד/ רו"ח : ________________</w:t>
      </w:r>
    </w:p>
    <w:p w14:paraId="19B7D738" w14:textId="77777777" w:rsidR="00380332" w:rsidRPr="00B27B4C" w:rsidRDefault="00380332" w:rsidP="00380332">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CC8475A" w14:textId="77777777" w:rsidR="001A00DE" w:rsidRDefault="001A00DE" w:rsidP="00380332">
      <w:pPr>
        <w:widowControl w:val="0"/>
        <w:bidi w:val="0"/>
        <w:spacing w:before="0" w:beforeAutospacing="0" w:after="0" w:afterAutospacing="0" w:line="240" w:lineRule="auto"/>
        <w:rPr>
          <w:rFonts w:ascii="Times New Roman" w:eastAsia="Times New Roman" w:hAnsi="Times New Roman" w:cs="David"/>
          <w:sz w:val="24"/>
          <w:szCs w:val="24"/>
          <w:rtl/>
          <w:lang w:eastAsia="he-IL"/>
        </w:rPr>
      </w:pPr>
    </w:p>
    <w:p w14:paraId="6A661086" w14:textId="77777777" w:rsidR="001A00DE" w:rsidRDefault="001A00DE">
      <w:pPr>
        <w:widowControl w:val="0"/>
        <w:bidi w:val="0"/>
        <w:spacing w:before="0" w:beforeAutospacing="0" w:after="0" w:afterAutospacing="0" w:line="240" w:lineRule="auto"/>
        <w:rPr>
          <w:rFonts w:ascii="Times New Roman" w:eastAsia="Times New Roman" w:hAnsi="Times New Roman" w:cs="David"/>
          <w:sz w:val="24"/>
          <w:szCs w:val="24"/>
          <w:rtl/>
          <w:lang w:eastAsia="he-IL"/>
        </w:rPr>
      </w:pPr>
    </w:p>
    <w:p w14:paraId="6894D3CC" w14:textId="77777777" w:rsidR="001A00DE" w:rsidRDefault="001A00DE">
      <w:pPr>
        <w:widowControl w:val="0"/>
        <w:bidi w:val="0"/>
        <w:spacing w:before="0" w:beforeAutospacing="0" w:after="0" w:afterAutospacing="0" w:line="240" w:lineRule="auto"/>
        <w:rPr>
          <w:rFonts w:ascii="Times New Roman" w:eastAsia="Times New Roman" w:hAnsi="Times New Roman" w:cs="David"/>
          <w:sz w:val="24"/>
          <w:szCs w:val="24"/>
          <w:rtl/>
          <w:lang w:eastAsia="he-IL"/>
        </w:rPr>
      </w:pPr>
    </w:p>
    <w:p w14:paraId="308E2143" w14:textId="77777777" w:rsidR="001A00DE" w:rsidRDefault="001A00DE">
      <w:pPr>
        <w:widowControl w:val="0"/>
        <w:bidi w:val="0"/>
        <w:spacing w:before="0" w:beforeAutospacing="0" w:after="0" w:afterAutospacing="0" w:line="240" w:lineRule="auto"/>
        <w:rPr>
          <w:rFonts w:ascii="Times New Roman" w:eastAsia="Times New Roman" w:hAnsi="Times New Roman" w:cs="David"/>
          <w:sz w:val="24"/>
          <w:szCs w:val="24"/>
          <w:rtl/>
          <w:lang w:eastAsia="he-IL"/>
        </w:rPr>
      </w:pPr>
    </w:p>
    <w:p w14:paraId="579ECD3F" w14:textId="77777777" w:rsidR="001A00DE" w:rsidRDefault="001A00DE">
      <w:pPr>
        <w:widowControl w:val="0"/>
        <w:bidi w:val="0"/>
        <w:spacing w:before="0" w:beforeAutospacing="0" w:after="0" w:afterAutospacing="0" w:line="240" w:lineRule="auto"/>
        <w:rPr>
          <w:rFonts w:ascii="Times New Roman" w:eastAsia="Times New Roman" w:hAnsi="Times New Roman" w:cs="David"/>
          <w:sz w:val="24"/>
          <w:szCs w:val="24"/>
          <w:rtl/>
          <w:lang w:eastAsia="he-IL"/>
        </w:rPr>
      </w:pPr>
    </w:p>
    <w:p w14:paraId="0234D5CA" w14:textId="77777777" w:rsidR="001A00DE" w:rsidRDefault="001A00DE">
      <w:pPr>
        <w:widowControl w:val="0"/>
        <w:bidi w:val="0"/>
        <w:spacing w:before="0" w:beforeAutospacing="0" w:after="0" w:afterAutospacing="0" w:line="240" w:lineRule="auto"/>
        <w:rPr>
          <w:rFonts w:ascii="Times New Roman" w:eastAsia="Times New Roman" w:hAnsi="Times New Roman" w:cs="David"/>
          <w:sz w:val="24"/>
          <w:szCs w:val="24"/>
          <w:rtl/>
          <w:lang w:eastAsia="he-IL"/>
        </w:rPr>
      </w:pPr>
    </w:p>
    <w:p w14:paraId="3FFA4913" w14:textId="77777777" w:rsidR="001A00DE" w:rsidRDefault="001A00DE">
      <w:pPr>
        <w:widowControl w:val="0"/>
        <w:bidi w:val="0"/>
        <w:spacing w:before="0" w:beforeAutospacing="0" w:after="0" w:afterAutospacing="0" w:line="240" w:lineRule="auto"/>
        <w:rPr>
          <w:rFonts w:ascii="Times New Roman" w:eastAsia="Times New Roman" w:hAnsi="Times New Roman" w:cs="David"/>
          <w:sz w:val="24"/>
          <w:szCs w:val="24"/>
          <w:rtl/>
          <w:lang w:eastAsia="he-IL"/>
        </w:rPr>
      </w:pPr>
    </w:p>
    <w:p w14:paraId="7FD23B90" w14:textId="77777777" w:rsidR="001A00DE" w:rsidRDefault="001A00DE">
      <w:pPr>
        <w:widowControl w:val="0"/>
        <w:bidi w:val="0"/>
        <w:spacing w:before="0" w:beforeAutospacing="0" w:after="0" w:afterAutospacing="0" w:line="240" w:lineRule="auto"/>
        <w:rPr>
          <w:rFonts w:ascii="Times New Roman" w:eastAsia="Times New Roman" w:hAnsi="Times New Roman" w:cs="David"/>
          <w:sz w:val="24"/>
          <w:szCs w:val="24"/>
          <w:rtl/>
          <w:lang w:eastAsia="he-IL"/>
        </w:rPr>
      </w:pPr>
    </w:p>
    <w:p w14:paraId="3F43F61A" w14:textId="77777777" w:rsidR="001A00DE" w:rsidRDefault="001A00DE">
      <w:pPr>
        <w:widowControl w:val="0"/>
        <w:bidi w:val="0"/>
        <w:spacing w:before="0" w:beforeAutospacing="0" w:after="0" w:afterAutospacing="0" w:line="240" w:lineRule="auto"/>
        <w:rPr>
          <w:rFonts w:ascii="Times New Roman" w:eastAsia="Times New Roman" w:hAnsi="Times New Roman" w:cs="David"/>
          <w:sz w:val="24"/>
          <w:szCs w:val="24"/>
          <w:rtl/>
          <w:lang w:eastAsia="he-IL"/>
        </w:rPr>
      </w:pPr>
    </w:p>
    <w:p w14:paraId="2D4527C7" w14:textId="77777777" w:rsidR="001A00DE" w:rsidRDefault="001A00DE">
      <w:pPr>
        <w:widowControl w:val="0"/>
        <w:bidi w:val="0"/>
        <w:spacing w:before="0" w:beforeAutospacing="0" w:after="0" w:afterAutospacing="0" w:line="240" w:lineRule="auto"/>
        <w:rPr>
          <w:rFonts w:ascii="Times New Roman" w:eastAsia="Times New Roman" w:hAnsi="Times New Roman" w:cs="David"/>
          <w:sz w:val="24"/>
          <w:szCs w:val="24"/>
          <w:rtl/>
          <w:lang w:eastAsia="he-IL"/>
        </w:rPr>
      </w:pPr>
    </w:p>
    <w:p w14:paraId="5113B916" w14:textId="77777777" w:rsidR="001A00DE" w:rsidRDefault="001A00DE">
      <w:pPr>
        <w:widowControl w:val="0"/>
        <w:bidi w:val="0"/>
        <w:spacing w:before="0" w:beforeAutospacing="0" w:after="0" w:afterAutospacing="0" w:line="240" w:lineRule="auto"/>
        <w:rPr>
          <w:rFonts w:ascii="Times New Roman" w:eastAsia="Times New Roman" w:hAnsi="Times New Roman" w:cs="David"/>
          <w:sz w:val="24"/>
          <w:szCs w:val="24"/>
          <w:rtl/>
          <w:lang w:eastAsia="he-IL"/>
        </w:rPr>
      </w:pPr>
    </w:p>
    <w:p w14:paraId="7CB058E1" w14:textId="77777777" w:rsidR="001A00DE" w:rsidRDefault="001A00DE">
      <w:pPr>
        <w:widowControl w:val="0"/>
        <w:bidi w:val="0"/>
        <w:spacing w:before="0" w:beforeAutospacing="0" w:after="0" w:afterAutospacing="0" w:line="240" w:lineRule="auto"/>
        <w:rPr>
          <w:rFonts w:ascii="Times New Roman" w:eastAsia="Times New Roman" w:hAnsi="Times New Roman" w:cs="David"/>
          <w:sz w:val="24"/>
          <w:szCs w:val="24"/>
          <w:rtl/>
          <w:lang w:eastAsia="he-IL"/>
        </w:rPr>
      </w:pPr>
    </w:p>
    <w:p w14:paraId="144EB26B" w14:textId="77777777" w:rsidR="001A00DE" w:rsidRDefault="001A00DE">
      <w:pPr>
        <w:widowControl w:val="0"/>
        <w:bidi w:val="0"/>
        <w:spacing w:before="0" w:beforeAutospacing="0" w:after="0" w:afterAutospacing="0" w:line="240" w:lineRule="auto"/>
        <w:rPr>
          <w:rFonts w:ascii="Times New Roman" w:eastAsia="Times New Roman" w:hAnsi="Times New Roman" w:cs="David"/>
          <w:sz w:val="24"/>
          <w:szCs w:val="24"/>
          <w:rtl/>
          <w:lang w:eastAsia="he-IL"/>
        </w:rPr>
      </w:pPr>
    </w:p>
    <w:p w14:paraId="2A1F5DF5" w14:textId="77777777" w:rsidR="001A00DE" w:rsidRDefault="001A00DE">
      <w:pPr>
        <w:widowControl w:val="0"/>
        <w:bidi w:val="0"/>
        <w:spacing w:before="0" w:beforeAutospacing="0" w:after="0" w:afterAutospacing="0" w:line="240" w:lineRule="auto"/>
        <w:rPr>
          <w:rFonts w:ascii="Times New Roman" w:eastAsia="Times New Roman" w:hAnsi="Times New Roman" w:cs="David"/>
          <w:sz w:val="24"/>
          <w:szCs w:val="24"/>
          <w:rtl/>
          <w:lang w:eastAsia="he-IL"/>
        </w:rPr>
      </w:pPr>
    </w:p>
    <w:p w14:paraId="1064447E" w14:textId="77777777" w:rsidR="001A00DE" w:rsidRDefault="001A00DE">
      <w:pPr>
        <w:widowControl w:val="0"/>
        <w:bidi w:val="0"/>
        <w:spacing w:before="0" w:beforeAutospacing="0" w:after="0" w:afterAutospacing="0" w:line="240" w:lineRule="auto"/>
        <w:rPr>
          <w:rFonts w:ascii="Times New Roman" w:eastAsia="Times New Roman" w:hAnsi="Times New Roman" w:cs="David"/>
          <w:sz w:val="24"/>
          <w:szCs w:val="24"/>
          <w:rtl/>
          <w:lang w:eastAsia="he-IL"/>
        </w:rPr>
      </w:pPr>
    </w:p>
    <w:p w14:paraId="71A449FF" w14:textId="77777777" w:rsidR="001A00DE" w:rsidRDefault="001A00DE">
      <w:pPr>
        <w:widowControl w:val="0"/>
        <w:bidi w:val="0"/>
        <w:spacing w:before="0" w:beforeAutospacing="0" w:after="0" w:afterAutospacing="0" w:line="240" w:lineRule="auto"/>
        <w:rPr>
          <w:rFonts w:ascii="Times New Roman" w:eastAsia="Times New Roman" w:hAnsi="Times New Roman" w:cs="David"/>
          <w:sz w:val="24"/>
          <w:szCs w:val="24"/>
          <w:rtl/>
          <w:lang w:eastAsia="he-IL"/>
        </w:rPr>
      </w:pPr>
    </w:p>
    <w:p w14:paraId="46B7ACA1" w14:textId="77777777" w:rsidR="001A00DE" w:rsidRDefault="001A00DE">
      <w:pPr>
        <w:widowControl w:val="0"/>
        <w:bidi w:val="0"/>
        <w:spacing w:before="0" w:beforeAutospacing="0" w:after="0" w:afterAutospacing="0" w:line="240" w:lineRule="auto"/>
        <w:rPr>
          <w:rFonts w:ascii="Times New Roman" w:eastAsia="Times New Roman" w:hAnsi="Times New Roman" w:cs="David"/>
          <w:sz w:val="24"/>
          <w:szCs w:val="24"/>
          <w:rtl/>
          <w:lang w:eastAsia="he-IL"/>
        </w:rPr>
      </w:pPr>
    </w:p>
    <w:p w14:paraId="0F667309" w14:textId="77777777" w:rsidR="001A00DE" w:rsidRDefault="001A00DE">
      <w:pPr>
        <w:widowControl w:val="0"/>
        <w:bidi w:val="0"/>
        <w:spacing w:before="0" w:beforeAutospacing="0" w:after="0" w:afterAutospacing="0" w:line="240" w:lineRule="auto"/>
        <w:rPr>
          <w:rFonts w:ascii="Times New Roman" w:eastAsia="Times New Roman" w:hAnsi="Times New Roman" w:cs="David"/>
          <w:sz w:val="24"/>
          <w:szCs w:val="24"/>
          <w:rtl/>
          <w:lang w:eastAsia="he-IL"/>
        </w:rPr>
      </w:pPr>
    </w:p>
    <w:p w14:paraId="6857CBE0" w14:textId="77777777" w:rsidR="001A00DE" w:rsidRDefault="001A00DE">
      <w:pPr>
        <w:widowControl w:val="0"/>
        <w:bidi w:val="0"/>
        <w:spacing w:before="0" w:beforeAutospacing="0" w:after="0" w:afterAutospacing="0" w:line="240" w:lineRule="auto"/>
        <w:rPr>
          <w:rFonts w:ascii="Times New Roman" w:eastAsia="Times New Roman" w:hAnsi="Times New Roman" w:cs="David"/>
          <w:sz w:val="24"/>
          <w:szCs w:val="24"/>
          <w:rtl/>
          <w:lang w:eastAsia="he-IL"/>
        </w:rPr>
      </w:pPr>
    </w:p>
    <w:p w14:paraId="0B3545A4" w14:textId="77777777" w:rsidR="001A00DE" w:rsidRDefault="001A00DE">
      <w:pPr>
        <w:widowControl w:val="0"/>
        <w:bidi w:val="0"/>
        <w:spacing w:before="0" w:beforeAutospacing="0" w:after="0" w:afterAutospacing="0" w:line="240" w:lineRule="auto"/>
        <w:rPr>
          <w:rFonts w:ascii="Times New Roman" w:eastAsia="Times New Roman" w:hAnsi="Times New Roman" w:cs="David"/>
          <w:sz w:val="24"/>
          <w:szCs w:val="24"/>
          <w:rtl/>
          <w:lang w:eastAsia="he-IL"/>
        </w:rPr>
      </w:pPr>
    </w:p>
    <w:p w14:paraId="15BD6252" w14:textId="77777777" w:rsidR="001A00DE" w:rsidRDefault="001A00DE">
      <w:pPr>
        <w:widowControl w:val="0"/>
        <w:bidi w:val="0"/>
        <w:spacing w:before="0" w:beforeAutospacing="0" w:after="0" w:afterAutospacing="0" w:line="240" w:lineRule="auto"/>
        <w:rPr>
          <w:rFonts w:ascii="Times New Roman" w:eastAsia="Times New Roman" w:hAnsi="Times New Roman" w:cs="David"/>
          <w:sz w:val="24"/>
          <w:szCs w:val="24"/>
          <w:rtl/>
          <w:lang w:eastAsia="he-IL"/>
        </w:rPr>
      </w:pPr>
    </w:p>
    <w:p w14:paraId="1D71B10B" w14:textId="77777777" w:rsidR="001A00DE" w:rsidRDefault="001A00DE">
      <w:pPr>
        <w:widowControl w:val="0"/>
        <w:bidi w:val="0"/>
        <w:spacing w:before="0" w:beforeAutospacing="0" w:after="0" w:afterAutospacing="0" w:line="240" w:lineRule="auto"/>
        <w:rPr>
          <w:rFonts w:ascii="Times New Roman" w:eastAsia="Times New Roman" w:hAnsi="Times New Roman" w:cs="David"/>
          <w:sz w:val="24"/>
          <w:szCs w:val="24"/>
          <w:rtl/>
          <w:lang w:eastAsia="he-IL"/>
        </w:rPr>
      </w:pPr>
    </w:p>
    <w:p w14:paraId="2DA1B0E3" w14:textId="77777777" w:rsidR="001A00DE" w:rsidRDefault="001A00DE">
      <w:pPr>
        <w:widowControl w:val="0"/>
        <w:bidi w:val="0"/>
        <w:spacing w:before="0" w:beforeAutospacing="0" w:after="0" w:afterAutospacing="0" w:line="240" w:lineRule="auto"/>
        <w:rPr>
          <w:rFonts w:ascii="Times New Roman" w:eastAsia="Times New Roman" w:hAnsi="Times New Roman" w:cs="David"/>
          <w:sz w:val="24"/>
          <w:szCs w:val="24"/>
          <w:rtl/>
          <w:lang w:eastAsia="he-IL"/>
        </w:rPr>
      </w:pPr>
    </w:p>
    <w:p w14:paraId="2F0BCFA7" w14:textId="77777777" w:rsidR="001A00DE" w:rsidRDefault="001A00DE">
      <w:pPr>
        <w:widowControl w:val="0"/>
        <w:bidi w:val="0"/>
        <w:spacing w:before="0" w:beforeAutospacing="0" w:after="0" w:afterAutospacing="0" w:line="240" w:lineRule="auto"/>
        <w:rPr>
          <w:rFonts w:ascii="Times New Roman" w:eastAsia="Times New Roman" w:hAnsi="Times New Roman" w:cs="David"/>
          <w:sz w:val="24"/>
          <w:szCs w:val="24"/>
          <w:rtl/>
          <w:lang w:eastAsia="he-IL"/>
        </w:rPr>
      </w:pPr>
    </w:p>
    <w:p w14:paraId="732A15AD" w14:textId="77777777" w:rsidR="001A00DE" w:rsidRDefault="001A00DE">
      <w:pPr>
        <w:widowControl w:val="0"/>
        <w:bidi w:val="0"/>
        <w:spacing w:before="0" w:beforeAutospacing="0" w:after="0" w:afterAutospacing="0" w:line="240" w:lineRule="auto"/>
        <w:rPr>
          <w:rFonts w:ascii="Times New Roman" w:eastAsia="Times New Roman" w:hAnsi="Times New Roman" w:cs="David"/>
          <w:sz w:val="24"/>
          <w:szCs w:val="24"/>
          <w:rtl/>
          <w:lang w:eastAsia="he-IL"/>
        </w:rPr>
      </w:pPr>
    </w:p>
    <w:p w14:paraId="308E9026" w14:textId="77777777" w:rsidR="00573980" w:rsidRDefault="00573980" w:rsidP="00573980">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א</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w:t>
      </w:r>
    </w:p>
    <w:p w14:paraId="683CD6D9" w14:textId="77777777" w:rsidR="00573980" w:rsidRPr="00B27B4C" w:rsidRDefault="00573980" w:rsidP="00573980">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Pr>
          <w:rFonts w:ascii="Times New Roman" w:eastAsia="Times New Roman" w:hAnsi="Times New Roman" w:cs="David" w:hint="cs"/>
          <w:bCs/>
          <w:sz w:val="20"/>
          <w:szCs w:val="24"/>
          <w:u w:val="single"/>
          <w:rtl/>
          <w:lang w:eastAsia="he-IL"/>
        </w:rPr>
        <w:t>נספח כללי</w:t>
      </w:r>
    </w:p>
    <w:p w14:paraId="010B22E5" w14:textId="77777777" w:rsidR="00573980" w:rsidRPr="00B27B4C" w:rsidRDefault="00573980" w:rsidP="0057398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1.1</w:t>
      </w:r>
      <w:r w:rsidRPr="00B27B4C">
        <w:rPr>
          <w:rFonts w:ascii="Times New Roman" w:eastAsia="Times New Roman" w:hAnsi="Times New Roman" w:cs="David" w:hint="cs"/>
          <w:sz w:val="24"/>
          <w:szCs w:val="24"/>
          <w:rtl/>
          <w:lang w:eastAsia="he-IL"/>
        </w:rPr>
        <w:tab/>
        <w:t>הגדרות</w:t>
      </w:r>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w:t>
      </w:r>
    </w:p>
    <w:p w14:paraId="2346596D" w14:textId="77777777" w:rsidR="00573980" w:rsidRPr="00B27B4C" w:rsidRDefault="00573980" w:rsidP="0057398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CE160D8" w14:textId="77777777" w:rsidR="00573980" w:rsidRPr="00B27B4C" w:rsidRDefault="00573980" w:rsidP="0057398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הפרויקט</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lang w:eastAsia="he-IL"/>
        </w:rPr>
        <w:t xml:space="preserve"> </w:t>
      </w:r>
      <w:r w:rsidRPr="00B27B4C">
        <w:rPr>
          <w:rFonts w:ascii="Times New Roman" w:eastAsia="Times New Roman" w:hAnsi="Times New Roman" w:cs="David" w:hint="cs"/>
          <w:sz w:val="24"/>
          <w:szCs w:val="24"/>
          <w:rtl/>
          <w:lang w:eastAsia="he-IL"/>
        </w:rPr>
        <w:t>פרויקט לבניית יחידות דיור, שטחי מסחר ומשרדים, חניונים ועבודות פיתוח ב</w:t>
      </w:r>
      <w:sdt>
        <w:sdtPr>
          <w:rPr>
            <w:rFonts w:ascii="Times New Roman" w:eastAsia="Times New Roman" w:hAnsi="Times New Roman" w:cs="David" w:hint="cs"/>
            <w:color w:val="00B0F0"/>
            <w:sz w:val="24"/>
            <w:szCs w:val="24"/>
            <w:rtl/>
            <w:lang w:eastAsia="he-IL"/>
          </w:rPr>
          <w:alias w:val="רשות מקומית"/>
          <w:tag w:val="cntLocalAuth"/>
          <w:id w:val="1782831239"/>
          <w:placeholder>
            <w:docPart w:val="DC6205DD54914C0291495A9EDD41CD3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ins w:id="65" w:author="Kook Sec" w:date="2021-01-21T12:31:00Z">
            <w:r w:rsidR="00473325">
              <w:rPr>
                <w:rFonts w:ascii="Times New Roman" w:eastAsia="Times New Roman" w:hAnsi="Times New Roman" w:cs="David" w:hint="cs"/>
                <w:color w:val="00B0F0"/>
                <w:sz w:val="24"/>
                <w:szCs w:val="24"/>
                <w:rtl/>
                <w:lang w:eastAsia="he-IL"/>
              </w:rPr>
              <w:t>ירושלים</w:t>
            </w:r>
          </w:ins>
        </w:sdtContent>
      </w:sdt>
      <w:r w:rsidRPr="00E95AE9">
        <w:rPr>
          <w:rFonts w:ascii="Times New Roman" w:eastAsia="Times New Roman" w:hAnsi="Times New Roman" w:cs="David" w:hint="cs"/>
          <w:color w:val="00B0F0"/>
          <w:sz w:val="24"/>
          <w:szCs w:val="24"/>
          <w:rtl/>
          <w:lang w:eastAsia="he-IL"/>
        </w:rPr>
        <w:t xml:space="preserve"> </w:t>
      </w:r>
      <w:del w:id="66" w:author="Kook Sec" w:date="2021-01-21T12:31:00Z">
        <w:r w:rsidRPr="00E95AE9" w:rsidDel="00473325">
          <w:rPr>
            <w:rFonts w:ascii="Times New Roman" w:eastAsia="Times New Roman" w:hAnsi="Times New Roman" w:cs="David"/>
            <w:color w:val="00B0F0"/>
            <w:sz w:val="24"/>
            <w:szCs w:val="24"/>
            <w:rtl/>
            <w:lang w:eastAsia="he-IL"/>
          </w:rPr>
          <w:delText>-</w:delText>
        </w:r>
      </w:del>
      <w:ins w:id="67" w:author="Kook Sec" w:date="2021-01-21T12:31:00Z">
        <w:r w:rsidR="00473325">
          <w:rPr>
            <w:rFonts w:ascii="Times New Roman" w:eastAsia="Times New Roman" w:hAnsi="Times New Roman" w:cs="David"/>
            <w:color w:val="00B0F0"/>
            <w:sz w:val="24"/>
            <w:szCs w:val="24"/>
            <w:rtl/>
            <w:lang w:eastAsia="he-IL"/>
          </w:rPr>
          <w:t>–</w:t>
        </w:r>
      </w:ins>
      <w:r w:rsidRPr="00E95AE9">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rtl/>
          </w:rPr>
          <w:alias w:val="שם אתר"/>
          <w:tag w:val="cntSite"/>
          <w:id w:val="-1682512962"/>
          <w:placeholder>
            <w:docPart w:val="D05065CC9EDE47AB9A340294C480457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ins w:id="68" w:author="Kook Sec" w:date="2021-01-21T12:31:00Z">
            <w:r w:rsidR="00473325">
              <w:rPr>
                <w:rFonts w:ascii="Times New Roman" w:eastAsia="Times New Roman" w:hAnsi="Times New Roman" w:cs="David" w:hint="cs"/>
                <w:color w:val="00B0F0"/>
                <w:sz w:val="24"/>
                <w:szCs w:val="24"/>
                <w:rtl/>
              </w:rPr>
              <w:t>מורדות ארנונה</w:t>
            </w:r>
          </w:ins>
        </w:sdtContent>
      </w:sdt>
      <w:r w:rsidRPr="00E95AE9">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rtl/>
          </w:rPr>
          <w:alias w:val="שם הפרויקט"/>
          <w:tag w:val="cntProjectName"/>
          <w:id w:val="-1647974920"/>
          <w:placeholder>
            <w:docPart w:val="18A45BBF1BDA44BFA8B7E50A27B0A2A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ins w:id="69" w:author="Kook Sec" w:date="2021-01-21T12:28:00Z">
            <w:r w:rsidR="00473325">
              <w:rPr>
                <w:rFonts w:ascii="Times New Roman" w:eastAsia="Times New Roman" w:hAnsi="Times New Roman" w:cs="David" w:hint="cs"/>
                <w:color w:val="00B0F0"/>
                <w:sz w:val="24"/>
                <w:szCs w:val="24"/>
                <w:rtl/>
              </w:rPr>
              <w:t>א.מ. ישראל מגורים פיתוח בע"מ</w:t>
            </w:r>
          </w:ins>
        </w:sdtContent>
      </w:sdt>
      <w:r w:rsidRPr="00B27B4C">
        <w:rPr>
          <w:rFonts w:ascii="Times New Roman" w:eastAsia="Times New Roman" w:hAnsi="Times New Roman" w:cs="David" w:hint="cs"/>
          <w:sz w:val="24"/>
          <w:szCs w:val="24"/>
          <w:rtl/>
          <w:lang w:eastAsia="he-IL"/>
        </w:rPr>
        <w:t xml:space="preserve"> לרבות עבודות פיתוח על, אשר יתוכנן ו/או יבוצע עבור המזמין באתר בקטעים ובשלבים לפי שיקול דעתו.</w:t>
      </w:r>
    </w:p>
    <w:p w14:paraId="4D4D374A" w14:textId="77777777" w:rsidR="00573980" w:rsidRPr="00B27B4C" w:rsidRDefault="00573980" w:rsidP="0057398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64EFAEF" w14:textId="77777777" w:rsidR="00573980" w:rsidRPr="00B27B4C" w:rsidRDefault="00573980" w:rsidP="0057398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התכנית</w:t>
      </w:r>
      <w:r w:rsidRPr="00B27B4C">
        <w:rPr>
          <w:rFonts w:ascii="Times New Roman" w:eastAsia="Times New Roman" w:hAnsi="Times New Roman" w:cs="David" w:hint="cs"/>
          <w:sz w:val="24"/>
          <w:szCs w:val="24"/>
          <w:rtl/>
          <w:lang w:eastAsia="he-IL"/>
        </w:rPr>
        <w:t xml:space="preserve">" או </w:t>
      </w:r>
      <w:r w:rsidRPr="00B27B4C">
        <w:rPr>
          <w:rFonts w:ascii="Times New Roman" w:eastAsia="Times New Roman" w:hAnsi="Times New Roman" w:cs="David" w:hint="cs"/>
          <w:b/>
          <w:bCs/>
          <w:sz w:val="24"/>
          <w:szCs w:val="24"/>
          <w:rtl/>
          <w:lang w:eastAsia="he-IL"/>
        </w:rPr>
        <w:t xml:space="preserve">"המקרקעין" </w:t>
      </w:r>
      <w:r w:rsidRPr="00B27B4C">
        <w:rPr>
          <w:rFonts w:ascii="Times New Roman" w:eastAsia="Times New Roman" w:hAnsi="Times New Roman" w:cs="David"/>
          <w:sz w:val="24"/>
          <w:szCs w:val="24"/>
          <w:lang w:eastAsia="he-IL"/>
        </w:rPr>
        <w:t>–</w:t>
      </w:r>
      <w:r w:rsidRPr="00B27B4C">
        <w:rPr>
          <w:rFonts w:ascii="Times New Roman" w:eastAsia="Times New Roman" w:hAnsi="Times New Roman" w:cs="David" w:hint="cs"/>
          <w:sz w:val="24"/>
          <w:szCs w:val="24"/>
          <w:rtl/>
          <w:lang w:eastAsia="he-IL"/>
        </w:rPr>
        <w:t xml:space="preserve"> תכנית בנין עיר מס' </w:t>
      </w:r>
      <w:sdt>
        <w:sdtPr>
          <w:rPr>
            <w:rFonts w:ascii="Times New Roman" w:eastAsia="Times New Roman" w:hAnsi="Times New Roman" w:cs="David" w:hint="cs"/>
            <w:color w:val="008000"/>
            <w:sz w:val="24"/>
            <w:szCs w:val="24"/>
            <w:rtl/>
          </w:rPr>
          <w:alias w:val="שדה נוסף 2"/>
          <w:tag w:val="cntCustomField2"/>
          <w:id w:val="1880663104"/>
          <w:placeholder>
            <w:docPart w:val="8F736EE79B854250B3E582D55ACC250F"/>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Content>
          <w:r w:rsidRPr="00E95AE9">
            <w:rPr>
              <w:rStyle w:val="a7"/>
              <w:color w:val="00B0F0"/>
              <w:rtl/>
            </w:rPr>
            <w:t>[שדה נוסף 2]</w:t>
          </w:r>
        </w:sdtContent>
      </w:sdt>
      <w:r w:rsidRPr="00B27B4C">
        <w:rPr>
          <w:rFonts w:ascii="Times New Roman" w:eastAsia="Times New Roman" w:hAnsi="Times New Roman" w:cs="David" w:hint="cs"/>
          <w:sz w:val="24"/>
          <w:szCs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cs="David" w:hint="cs"/>
            <w:sz w:val="24"/>
            <w:szCs w:val="24"/>
            <w:rtl/>
            <w:lang w:eastAsia="he-IL"/>
          </w:rPr>
          <w:alias w:val="שדה נוסף 1"/>
          <w:tag w:val="cntCustomField1"/>
          <w:id w:val="-452094098"/>
          <w:placeholder>
            <w:docPart w:val="90A50341728E45D490A9CD4437F011C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Content>
          <w:r w:rsidRPr="00E95AE9">
            <w:rPr>
              <w:rStyle w:val="a7"/>
              <w:color w:val="00B0F0"/>
              <w:rtl/>
            </w:rPr>
            <w:t>[שדה נוסף 1]</w:t>
          </w:r>
        </w:sdtContent>
      </w:sdt>
      <w:r w:rsidRPr="00B27B4C">
        <w:rPr>
          <w:rFonts w:ascii="Times New Roman" w:eastAsia="Times New Roman" w:hAnsi="Times New Roman" w:cs="David" w:hint="cs"/>
          <w:sz w:val="24"/>
          <w:szCs w:val="24"/>
          <w:rtl/>
          <w:lang w:eastAsia="he-IL"/>
        </w:rPr>
        <w:t>.</w:t>
      </w:r>
    </w:p>
    <w:p w14:paraId="3EFD6FA0" w14:textId="77777777" w:rsidR="00573980" w:rsidRPr="00B27B4C" w:rsidRDefault="00573980" w:rsidP="00B44D6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המזמין שומר לעצמו הזכות לערוך שינויים </w:t>
      </w:r>
      <w:proofErr w:type="spellStart"/>
      <w:r w:rsidRPr="00B27B4C">
        <w:rPr>
          <w:rFonts w:ascii="Times New Roman" w:eastAsia="Times New Roman" w:hAnsi="Times New Roman" w:cs="David" w:hint="cs"/>
          <w:sz w:val="24"/>
          <w:szCs w:val="24"/>
          <w:rtl/>
          <w:lang w:eastAsia="he-IL"/>
        </w:rPr>
        <w:t>בתב"ע</w:t>
      </w:r>
      <w:proofErr w:type="spellEnd"/>
      <w:r w:rsidRPr="00B27B4C">
        <w:rPr>
          <w:rFonts w:ascii="Times New Roman" w:eastAsia="Times New Roman" w:hAnsi="Times New Roman" w:cs="David" w:hint="cs"/>
          <w:sz w:val="24"/>
          <w:szCs w:val="24"/>
          <w:rtl/>
          <w:lang w:eastAsia="he-IL"/>
        </w:rPr>
        <w:t xml:space="preserve"> ממתכונתה היום והשירותים המוזמנים מן </w:t>
      </w:r>
      <w:r w:rsidR="0068779F">
        <w:rPr>
          <w:rFonts w:ascii="Times New Roman" w:eastAsia="Times New Roman" w:hAnsi="Times New Roman" w:cs="David" w:hint="cs"/>
          <w:sz w:val="24"/>
          <w:szCs w:val="24"/>
          <w:rtl/>
          <w:lang w:eastAsia="he-IL"/>
        </w:rPr>
        <w:t>היועץ</w:t>
      </w:r>
      <w:r w:rsidRPr="00B27B4C">
        <w:rPr>
          <w:rFonts w:ascii="Times New Roman" w:eastAsia="Times New Roman" w:hAnsi="Times New Roman" w:cs="David" w:hint="cs"/>
          <w:sz w:val="24"/>
          <w:szCs w:val="24"/>
          <w:rtl/>
          <w:lang w:eastAsia="he-IL"/>
        </w:rPr>
        <w:t xml:space="preserve"> הינם בהתאם לתכנית התקפה בעת הזמנת כל שלב. </w:t>
      </w:r>
      <w:r w:rsidR="0068779F">
        <w:rPr>
          <w:rFonts w:ascii="Times New Roman" w:eastAsia="Times New Roman" w:hAnsi="Times New Roman" w:cs="David" w:hint="cs"/>
          <w:sz w:val="24"/>
          <w:szCs w:val="24"/>
          <w:rtl/>
          <w:lang w:eastAsia="he-IL"/>
        </w:rPr>
        <w:t>היועץ</w:t>
      </w:r>
      <w:r w:rsidRPr="00B27B4C">
        <w:rPr>
          <w:rFonts w:ascii="Times New Roman" w:eastAsia="Times New Roman" w:hAnsi="Times New Roman" w:cs="David" w:hint="cs"/>
          <w:sz w:val="24"/>
          <w:szCs w:val="24"/>
          <w:rtl/>
          <w:lang w:eastAsia="he-IL"/>
        </w:rPr>
        <w:t xml:space="preserve"> מתחייב להתעדכן </w:t>
      </w:r>
      <w:proofErr w:type="spellStart"/>
      <w:r w:rsidRPr="00B27B4C">
        <w:rPr>
          <w:rFonts w:ascii="Times New Roman" w:eastAsia="Times New Roman" w:hAnsi="Times New Roman" w:cs="David" w:hint="cs"/>
          <w:sz w:val="24"/>
          <w:szCs w:val="24"/>
          <w:rtl/>
          <w:lang w:eastAsia="he-IL"/>
        </w:rPr>
        <w:t>בתב"ע</w:t>
      </w:r>
      <w:proofErr w:type="spellEnd"/>
      <w:r w:rsidRPr="00B27B4C">
        <w:rPr>
          <w:rFonts w:ascii="Times New Roman" w:eastAsia="Times New Roman" w:hAnsi="Times New Roman" w:cs="David" w:hint="cs"/>
          <w:sz w:val="24"/>
          <w:szCs w:val="24"/>
          <w:rtl/>
          <w:lang w:eastAsia="he-IL"/>
        </w:rPr>
        <w:t xml:space="preserve"> ובתכניות הבינוי על תיקוניהם ולספק את השירותים כנדרש לשם בניית הפרויקט עפ"י </w:t>
      </w:r>
      <w:proofErr w:type="spellStart"/>
      <w:r w:rsidRPr="00B27B4C">
        <w:rPr>
          <w:rFonts w:ascii="Times New Roman" w:eastAsia="Times New Roman" w:hAnsi="Times New Roman" w:cs="David" w:hint="cs"/>
          <w:sz w:val="24"/>
          <w:szCs w:val="24"/>
          <w:rtl/>
          <w:lang w:eastAsia="he-IL"/>
        </w:rPr>
        <w:t>התב"ע</w:t>
      </w:r>
      <w:proofErr w:type="spellEnd"/>
      <w:r w:rsidRPr="00B27B4C">
        <w:rPr>
          <w:rFonts w:ascii="Times New Roman" w:eastAsia="Times New Roman" w:hAnsi="Times New Roman" w:cs="David" w:hint="cs"/>
          <w:sz w:val="24"/>
          <w:szCs w:val="24"/>
          <w:rtl/>
          <w:lang w:eastAsia="he-IL"/>
        </w:rPr>
        <w:t xml:space="preserve"> ותכניות הבינוי במתכונת שתאושר ובהתאם להוראות המזמין.</w:t>
      </w:r>
    </w:p>
    <w:p w14:paraId="1BB02DEF" w14:textId="77777777" w:rsidR="00573980" w:rsidRPr="00B27B4C" w:rsidRDefault="00573980" w:rsidP="0057398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50DEF760" w14:textId="77777777" w:rsidR="00573980" w:rsidRPr="00B27B4C" w:rsidRDefault="00573980" w:rsidP="00573980">
      <w:pPr>
        <w:spacing w:before="0" w:beforeAutospacing="0" w:after="0" w:afterAutospacing="0" w:line="240" w:lineRule="auto"/>
        <w:ind w:left="720"/>
        <w:rPr>
          <w:rFonts w:ascii="Times New Roman" w:eastAsia="Times New Roman" w:hAnsi="Times New Roman" w:cs="David"/>
          <w:color w:val="008000"/>
          <w:sz w:val="24"/>
          <w:szCs w:val="24"/>
          <w:rtl/>
        </w:rPr>
      </w:pPr>
      <w:r w:rsidRPr="00B27B4C">
        <w:rPr>
          <w:rFonts w:ascii="Times New Roman" w:eastAsia="Times New Roman" w:hAnsi="Times New Roman" w:cs="David" w:hint="cs"/>
          <w:sz w:val="24"/>
          <w:szCs w:val="24"/>
          <w:rtl/>
          <w:lang w:eastAsia="he-IL"/>
        </w:rPr>
        <w:t xml:space="preserve">"הרשות המקומית" </w:t>
      </w:r>
      <w:r w:rsidRPr="00473325">
        <w:rPr>
          <w:rFonts w:ascii="Times New Roman" w:eastAsia="Times New Roman" w:hAnsi="Times New Roman" w:cs="David" w:hint="cs"/>
          <w:sz w:val="24"/>
          <w:szCs w:val="24"/>
          <w:rtl/>
          <w:lang w:eastAsia="he-IL"/>
          <w:rPrChange w:id="70" w:author="Kook Sec" w:date="2021-01-21T12:32:00Z">
            <w:rPr>
              <w:rFonts w:ascii="Times New Roman" w:eastAsia="Times New Roman" w:hAnsi="Times New Roman" w:cs="David" w:hint="cs"/>
              <w:sz w:val="24"/>
              <w:szCs w:val="24"/>
              <w:rtl/>
              <w:lang w:eastAsia="he-IL"/>
            </w:rPr>
          </w:rPrChange>
        </w:rPr>
        <w:t xml:space="preserve">- </w:t>
      </w:r>
      <w:sdt>
        <w:sdtPr>
          <w:rPr>
            <w:rFonts w:ascii="Times New Roman" w:eastAsia="Times New Roman" w:hAnsi="Times New Roman" w:cs="David" w:hint="cs"/>
            <w:sz w:val="24"/>
            <w:szCs w:val="24"/>
            <w:rtl/>
            <w:rPrChange w:id="71" w:author="Kook Sec" w:date="2021-01-21T12:32:00Z">
              <w:rPr>
                <w:rFonts w:ascii="Times New Roman" w:eastAsia="Times New Roman" w:hAnsi="Times New Roman" w:cs="David" w:hint="cs"/>
                <w:color w:val="008000"/>
                <w:sz w:val="24"/>
                <w:szCs w:val="24"/>
                <w:rtl/>
              </w:rPr>
            </w:rPrChange>
          </w:rPr>
          <w:alias w:val="רשות מקומית"/>
          <w:tag w:val="cntLocalAuth"/>
          <w:id w:val="1088732537"/>
          <w:placeholder>
            <w:docPart w:val="DF274CB2C9CC41F7AF67407D7270808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ins w:id="72" w:author="Kook Sec" w:date="2021-01-21T12:31:00Z">
            <w:r w:rsidR="00473325" w:rsidRPr="00473325">
              <w:rPr>
                <w:rFonts w:ascii="Times New Roman" w:eastAsia="Times New Roman" w:hAnsi="Times New Roman" w:cs="David" w:hint="cs"/>
                <w:sz w:val="24"/>
                <w:szCs w:val="24"/>
                <w:rtl/>
                <w:rPrChange w:id="73" w:author="Kook Sec" w:date="2021-01-21T12:32:00Z">
                  <w:rPr>
                    <w:rFonts w:ascii="Times New Roman" w:eastAsia="Times New Roman" w:hAnsi="Times New Roman" w:cs="David" w:hint="cs"/>
                    <w:color w:val="008000"/>
                    <w:sz w:val="24"/>
                    <w:szCs w:val="24"/>
                    <w:rtl/>
                  </w:rPr>
                </w:rPrChange>
              </w:rPr>
              <w:t>ירושלים</w:t>
            </w:r>
          </w:ins>
        </w:sdtContent>
      </w:sdt>
      <w:r w:rsidRPr="00473325">
        <w:rPr>
          <w:rFonts w:ascii="Times New Roman" w:eastAsia="Times New Roman" w:hAnsi="Times New Roman" w:cs="David" w:hint="cs"/>
          <w:sz w:val="24"/>
          <w:szCs w:val="24"/>
          <w:rtl/>
          <w:rPrChange w:id="74" w:author="Kook Sec" w:date="2021-01-21T12:32:00Z">
            <w:rPr>
              <w:rFonts w:ascii="Times New Roman" w:eastAsia="Times New Roman" w:hAnsi="Times New Roman" w:cs="David" w:hint="cs"/>
              <w:color w:val="008000"/>
              <w:sz w:val="24"/>
              <w:szCs w:val="24"/>
              <w:rtl/>
            </w:rPr>
          </w:rPrChange>
        </w:rPr>
        <w:t>.</w:t>
      </w:r>
    </w:p>
    <w:p w14:paraId="14C4F7A4" w14:textId="77777777" w:rsidR="00573980" w:rsidRPr="00B27B4C" w:rsidRDefault="00573980" w:rsidP="00573980">
      <w:pPr>
        <w:spacing w:before="0" w:beforeAutospacing="0" w:after="0" w:afterAutospacing="0" w:line="240" w:lineRule="auto"/>
        <w:ind w:left="720"/>
        <w:rPr>
          <w:rFonts w:ascii="Times New Roman" w:eastAsia="Times New Roman" w:hAnsi="Times New Roman" w:cs="David"/>
          <w:color w:val="FF0000"/>
          <w:sz w:val="24"/>
          <w:szCs w:val="24"/>
          <w:rtl/>
        </w:rPr>
      </w:pPr>
    </w:p>
    <w:p w14:paraId="635D1948" w14:textId="77777777" w:rsidR="00573980" w:rsidRPr="00B27B4C" w:rsidRDefault="00573980" w:rsidP="00573980">
      <w:pPr>
        <w:spacing w:before="0" w:beforeAutospacing="0" w:after="0" w:afterAutospacing="0" w:line="240" w:lineRule="auto"/>
        <w:ind w:left="72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rPr>
        <w:t xml:space="preserve">"חוזה הפיתוח" </w:t>
      </w:r>
      <w:r w:rsidRPr="00B27B4C">
        <w:rPr>
          <w:rFonts w:ascii="Times New Roman" w:eastAsia="Times New Roman" w:hAnsi="Times New Roman" w:cs="David"/>
          <w:sz w:val="24"/>
          <w:szCs w:val="24"/>
        </w:rPr>
        <w:t>–</w:t>
      </w:r>
      <w:r w:rsidRPr="00B27B4C">
        <w:rPr>
          <w:rFonts w:ascii="Times New Roman" w:eastAsia="Times New Roman" w:hAnsi="Times New Roman" w:cs="David" w:hint="cs"/>
          <w:sz w:val="24"/>
          <w:szCs w:val="24"/>
          <w:rtl/>
        </w:rPr>
        <w:t xml:space="preserve"> חוזה הפיתוח אשר נחתם בין המזמין לבין הרשות המקומית.</w:t>
      </w:r>
    </w:p>
    <w:p w14:paraId="059FBCAC" w14:textId="77777777" w:rsidR="00573980" w:rsidRPr="00B27B4C" w:rsidRDefault="00573980" w:rsidP="0057398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C15B9F8" w14:textId="77777777" w:rsidR="00573980" w:rsidRPr="00B27B4C" w:rsidRDefault="00573980" w:rsidP="00573980">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Pr>
          <w:rFonts w:ascii="Times New Roman" w:eastAsia="Times New Roman" w:hAnsi="Times New Roman" w:cs="David" w:hint="cs"/>
          <w:sz w:val="24"/>
          <w:szCs w:val="24"/>
          <w:rtl/>
          <w:lang w:eastAsia="he-IL"/>
        </w:rPr>
        <w:t>2.8</w:t>
      </w:r>
      <w:r w:rsidRPr="00B27B4C">
        <w:rPr>
          <w:rFonts w:ascii="Times New Roman" w:eastAsia="Times New Roman" w:hAnsi="Times New Roman" w:cs="David" w:hint="cs"/>
          <w:sz w:val="24"/>
          <w:szCs w:val="24"/>
          <w:rtl/>
          <w:lang w:eastAsia="he-IL"/>
        </w:rPr>
        <w:tab/>
        <w:t xml:space="preserve">המנהל הוא: </w:t>
      </w:r>
      <w:sdt>
        <w:sdtPr>
          <w:rPr>
            <w:rFonts w:ascii="Times New Roman" w:eastAsia="Times New Roman" w:hAnsi="Times New Roman" w:cs="David" w:hint="cs"/>
            <w:sz w:val="24"/>
            <w:szCs w:val="24"/>
            <w:rtl/>
            <w:lang w:eastAsia="he-IL"/>
          </w:rPr>
          <w:alias w:val="שדה נוסף 3"/>
          <w:tag w:val="cntCustomField3"/>
          <w:id w:val="405040135"/>
          <w:placeholder>
            <w:docPart w:val="56C281039AEF4B1DB209FEC7A0E0314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ins w:id="75" w:author="Kook Sec" w:date="2021-01-21T12:31:00Z">
            <w:r w:rsidR="00473325">
              <w:rPr>
                <w:rFonts w:ascii="Times New Roman" w:eastAsia="Times New Roman" w:hAnsi="Times New Roman" w:cs="David" w:hint="cs"/>
                <w:sz w:val="24"/>
                <w:szCs w:val="24"/>
                <w:rtl/>
                <w:lang w:eastAsia="he-IL"/>
              </w:rPr>
              <w:t xml:space="preserve">אבי </w:t>
            </w:r>
            <w:proofErr w:type="spellStart"/>
            <w:r w:rsidR="00473325">
              <w:rPr>
                <w:rFonts w:ascii="Times New Roman" w:eastAsia="Times New Roman" w:hAnsi="Times New Roman" w:cs="David" w:hint="cs"/>
                <w:sz w:val="24"/>
                <w:szCs w:val="24"/>
                <w:rtl/>
                <w:lang w:eastAsia="he-IL"/>
              </w:rPr>
              <w:t>ברטי</w:t>
            </w:r>
            <w:proofErr w:type="spellEnd"/>
            <w:r w:rsidR="00473325">
              <w:rPr>
                <w:rFonts w:ascii="Times New Roman" w:eastAsia="Times New Roman" w:hAnsi="Times New Roman" w:cs="David" w:hint="cs"/>
                <w:sz w:val="24"/>
                <w:szCs w:val="24"/>
                <w:rtl/>
                <w:lang w:eastAsia="he-IL"/>
              </w:rPr>
              <w:t xml:space="preserve"> לוי</w:t>
            </w:r>
          </w:ins>
        </w:sdtContent>
      </w:sdt>
    </w:p>
    <w:p w14:paraId="488C54BB" w14:textId="77777777" w:rsidR="00573980" w:rsidRPr="00B27B4C" w:rsidRDefault="00573980" w:rsidP="00573980">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4A9B6A84" w14:textId="77777777" w:rsidR="00573980" w:rsidRPr="00DE0948" w:rsidRDefault="00573980" w:rsidP="00573980">
      <w:pPr>
        <w:widowControl w:val="0"/>
        <w:spacing w:before="0" w:beforeAutospacing="0" w:after="0" w:afterAutospacing="0" w:line="240" w:lineRule="auto"/>
        <w:ind w:left="720" w:right="720"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2.10</w:t>
      </w:r>
      <w:r w:rsidRPr="00B27B4C">
        <w:rPr>
          <w:rFonts w:ascii="Times New Roman" w:eastAsia="Times New Roman" w:hAnsi="Times New Roman" w:cs="David" w:hint="cs"/>
          <w:sz w:val="24"/>
          <w:szCs w:val="24"/>
          <w:rtl/>
          <w:lang w:eastAsia="he-IL"/>
        </w:rPr>
        <w:tab/>
      </w:r>
      <w:r w:rsidRPr="00DE0948">
        <w:rPr>
          <w:rFonts w:ascii="Times New Roman" w:eastAsia="Times New Roman" w:hAnsi="Times New Roman" w:cs="David" w:hint="cs"/>
          <w:sz w:val="24"/>
          <w:szCs w:val="24"/>
          <w:rtl/>
          <w:lang w:eastAsia="he-IL"/>
        </w:rPr>
        <w:t xml:space="preserve">התכנון יתבצע בסביבת תוכנת </w:t>
      </w:r>
      <w:r w:rsidRPr="00DE0948">
        <w:rPr>
          <w:rFonts w:ascii="Times New Roman" w:eastAsia="Times New Roman" w:hAnsi="Times New Roman" w:cs="David"/>
          <w:sz w:val="24"/>
          <w:szCs w:val="24"/>
          <w:lang w:eastAsia="he-IL"/>
        </w:rPr>
        <w:t>REVIT</w:t>
      </w:r>
      <w:r w:rsidRPr="00DE0948">
        <w:rPr>
          <w:rFonts w:ascii="Times New Roman" w:eastAsia="Times New Roman" w:hAnsi="Times New Roman" w:cs="David" w:hint="cs"/>
          <w:sz w:val="24"/>
          <w:szCs w:val="24"/>
          <w:rtl/>
          <w:lang w:eastAsia="he-IL"/>
        </w:rPr>
        <w:t xml:space="preserve"> בתלת-</w:t>
      </w:r>
      <w:proofErr w:type="spellStart"/>
      <w:r w:rsidRPr="00DE0948">
        <w:rPr>
          <w:rFonts w:ascii="Times New Roman" w:eastAsia="Times New Roman" w:hAnsi="Times New Roman" w:cs="David" w:hint="cs"/>
          <w:sz w:val="24"/>
          <w:szCs w:val="24"/>
          <w:rtl/>
          <w:lang w:eastAsia="he-IL"/>
        </w:rPr>
        <w:t>מימד</w:t>
      </w:r>
      <w:proofErr w:type="spellEnd"/>
      <w:r w:rsidRPr="00DE0948">
        <w:rPr>
          <w:rFonts w:ascii="Times New Roman" w:eastAsia="Times New Roman" w:hAnsi="Times New Roman" w:cs="David" w:hint="cs"/>
          <w:sz w:val="24"/>
          <w:szCs w:val="24"/>
          <w:rtl/>
          <w:lang w:eastAsia="he-IL"/>
        </w:rPr>
        <w:t xml:space="preserve">, תוך שיתוף, תיאום וקליטת הקבצים </w:t>
      </w:r>
      <w:r>
        <w:rPr>
          <w:rFonts w:ascii="Times New Roman" w:eastAsia="Times New Roman" w:hAnsi="Times New Roman" w:cs="David" w:hint="cs"/>
          <w:sz w:val="24"/>
          <w:szCs w:val="24"/>
          <w:rtl/>
          <w:lang w:eastAsia="he-IL"/>
        </w:rPr>
        <w:t>ממתכננים ויועצים אחרים באמצעות תוכנה כדוגמת -</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lang w:eastAsia="he-IL"/>
        </w:rPr>
        <w:t>@view</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rtl/>
          <w:lang w:eastAsia="he-IL"/>
        </w:rPr>
        <w:t>כל תעבורת הקבצים תב</w:t>
      </w:r>
      <w:r>
        <w:rPr>
          <w:rFonts w:ascii="Times New Roman" w:eastAsia="Times New Roman" w:hAnsi="Times New Roman" w:cs="David"/>
          <w:sz w:val="24"/>
          <w:szCs w:val="24"/>
          <w:rtl/>
          <w:lang w:eastAsia="he-IL"/>
        </w:rPr>
        <w:t>וצע באמצע</w:t>
      </w:r>
      <w:r>
        <w:rPr>
          <w:rFonts w:ascii="Times New Roman" w:eastAsia="Times New Roman" w:hAnsi="Times New Roman" w:cs="David" w:hint="cs"/>
          <w:sz w:val="24"/>
          <w:szCs w:val="24"/>
          <w:rtl/>
          <w:lang w:eastAsia="he-IL"/>
        </w:rPr>
        <w:t>ות התוכנה בלבד או תוכנה אחרת לפי החלטת המזמין.</w:t>
      </w:r>
    </w:p>
    <w:p w14:paraId="475228F6" w14:textId="77777777" w:rsidR="00573980" w:rsidRPr="00B27B4C" w:rsidRDefault="00573980" w:rsidP="00573980">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p>
    <w:p w14:paraId="35FA4B7F" w14:textId="77777777" w:rsidR="00573980" w:rsidRPr="00B27B4C" w:rsidRDefault="00573980" w:rsidP="00B44D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3.2</w:t>
      </w:r>
      <w:r w:rsidRPr="00B27B4C">
        <w:rPr>
          <w:rFonts w:ascii="Times New Roman" w:eastAsia="Times New Roman" w:hAnsi="Times New Roman" w:cs="David" w:hint="cs"/>
          <w:sz w:val="24"/>
          <w:szCs w:val="24"/>
          <w:rtl/>
          <w:lang w:eastAsia="he-IL"/>
        </w:rPr>
        <w:tab/>
        <w:t xml:space="preserve">בעלי המקצוע במשרד </w:t>
      </w:r>
      <w:r w:rsidR="0068779F">
        <w:rPr>
          <w:rFonts w:ascii="Times New Roman" w:eastAsia="Times New Roman" w:hAnsi="Times New Roman" w:cs="David" w:hint="cs"/>
          <w:sz w:val="24"/>
          <w:szCs w:val="24"/>
          <w:rtl/>
          <w:lang w:eastAsia="he-IL"/>
        </w:rPr>
        <w:t>היועץ</w:t>
      </w:r>
      <w:r w:rsidRPr="00B27B4C">
        <w:rPr>
          <w:rFonts w:ascii="Times New Roman" w:eastAsia="Times New Roman" w:hAnsi="Times New Roman" w:cs="David" w:hint="cs"/>
          <w:sz w:val="24"/>
          <w:szCs w:val="24"/>
          <w:rtl/>
          <w:lang w:eastAsia="he-IL"/>
        </w:rPr>
        <w:t xml:space="preserve"> הם:</w:t>
      </w:r>
    </w:p>
    <w:p w14:paraId="5E2F10B7" w14:textId="77777777" w:rsidR="00573980" w:rsidRPr="00B27B4C" w:rsidRDefault="00573980" w:rsidP="0057398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EA1248E" w14:textId="77777777" w:rsidR="00573980" w:rsidRPr="00B27B4C" w:rsidRDefault="00573980" w:rsidP="0057398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571968739"/>
          <w:placeholder>
            <w:docPart w:val="DB32532EE834442795024C7A035F5A1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Content>
          <w:ins w:id="76" w:author="Kook Sec" w:date="2021-01-21T12:32:00Z">
            <w:r w:rsidR="00473325">
              <w:rPr>
                <w:rFonts w:ascii="Times New Roman" w:eastAsia="Times New Roman" w:hAnsi="Times New Roman" w:cs="David" w:hint="cs"/>
                <w:color w:val="008000"/>
                <w:sz w:val="24"/>
                <w:szCs w:val="24"/>
                <w:rtl/>
                <w:lang w:eastAsia="he-IL"/>
              </w:rPr>
              <w:t>אודי בר לבב</w:t>
            </w:r>
          </w:ins>
        </w:sdtContent>
      </w:sdt>
    </w:p>
    <w:p w14:paraId="170440E4" w14:textId="77777777" w:rsidR="00573980" w:rsidRPr="00B27B4C" w:rsidRDefault="00573980" w:rsidP="00B44D6B">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ב. </w:t>
      </w:r>
      <w:r w:rsidRPr="00B27B4C">
        <w:rPr>
          <w:rFonts w:ascii="Times New Roman" w:eastAsia="Times New Roman" w:hAnsi="Times New Roman" w:cs="David" w:hint="cs"/>
          <w:sz w:val="24"/>
          <w:szCs w:val="24"/>
          <w:rtl/>
          <w:lang w:eastAsia="he-IL"/>
        </w:rPr>
        <w:tab/>
        <w:t xml:space="preserve">מספר העובדים המקצועיים במשרד </w:t>
      </w:r>
      <w:r w:rsidR="0068779F">
        <w:rPr>
          <w:rFonts w:ascii="Times New Roman" w:eastAsia="Times New Roman" w:hAnsi="Times New Roman" w:cs="David" w:hint="cs"/>
          <w:sz w:val="24"/>
          <w:szCs w:val="24"/>
          <w:rtl/>
          <w:lang w:eastAsia="he-IL"/>
        </w:rPr>
        <w:t>היועץ</w:t>
      </w:r>
      <w:r w:rsidRPr="00B27B4C">
        <w:rPr>
          <w:rFonts w:ascii="Times New Roman" w:eastAsia="Times New Roman" w:hAnsi="Times New Roman" w:cs="David" w:hint="cs"/>
          <w:sz w:val="24"/>
          <w:szCs w:val="24"/>
          <w:rtl/>
          <w:lang w:eastAsia="he-IL"/>
        </w:rPr>
        <w:t xml:space="preserve"> לצורך מתן שירותי </w:t>
      </w:r>
      <w:r w:rsidR="0068779F">
        <w:rPr>
          <w:rFonts w:ascii="Times New Roman" w:eastAsia="Times New Roman" w:hAnsi="Times New Roman" w:cs="David" w:hint="cs"/>
          <w:sz w:val="24"/>
          <w:szCs w:val="24"/>
          <w:rtl/>
          <w:lang w:eastAsia="he-IL"/>
        </w:rPr>
        <w:t>היועץ</w:t>
      </w:r>
      <w:r w:rsidRPr="00B27B4C">
        <w:rPr>
          <w:rFonts w:ascii="Times New Roman" w:eastAsia="Times New Roman" w:hAnsi="Times New Roman" w:cs="David" w:hint="cs"/>
          <w:sz w:val="24"/>
          <w:szCs w:val="24"/>
          <w:rtl/>
          <w:lang w:eastAsia="he-IL"/>
        </w:rPr>
        <w:t xml:space="preserve"> ע"פ חוזה זה: </w:t>
      </w:r>
      <w:sdt>
        <w:sdtPr>
          <w:rPr>
            <w:rFonts w:ascii="Times New Roman" w:eastAsia="Times New Roman" w:hAnsi="Times New Roman" w:cs="David"/>
            <w:color w:val="008000"/>
            <w:sz w:val="24"/>
            <w:szCs w:val="24"/>
            <w:rtl/>
            <w:lang w:eastAsia="he-IL"/>
          </w:rPr>
          <w:alias w:val="שדה נוסף 5"/>
          <w:tag w:val="cntCustomField5"/>
          <w:id w:val="670996116"/>
          <w:placeholder>
            <w:docPart w:val="DED58420C00C4B37B4659290F4CE250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Content>
          <w:r w:rsidRPr="00E95AE9">
            <w:rPr>
              <w:rStyle w:val="a7"/>
              <w:color w:val="00B0F0"/>
              <w:rtl/>
            </w:rPr>
            <w:t>[שדה נוסף 5]</w:t>
          </w:r>
        </w:sdtContent>
      </w:sdt>
    </w:p>
    <w:p w14:paraId="193A347C" w14:textId="77777777" w:rsidR="00573980" w:rsidRPr="00B27B4C" w:rsidRDefault="00573980" w:rsidP="0057398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8FC41BA" w14:textId="77777777" w:rsidR="00573980" w:rsidRPr="00B27B4C" w:rsidRDefault="00573980" w:rsidP="00B44D6B">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3.4</w:t>
      </w:r>
      <w:r w:rsidRPr="00B27B4C">
        <w:rPr>
          <w:rFonts w:ascii="Times New Roman" w:eastAsia="Times New Roman" w:hAnsi="Times New Roman" w:cs="David" w:hint="cs"/>
          <w:sz w:val="24"/>
          <w:szCs w:val="24"/>
          <w:rtl/>
          <w:lang w:eastAsia="he-IL"/>
        </w:rPr>
        <w:tab/>
        <w:t xml:space="preserve">המנהל הראשי במשרד </w:t>
      </w:r>
      <w:r w:rsidR="0068779F">
        <w:rPr>
          <w:rFonts w:ascii="Times New Roman" w:eastAsia="Times New Roman" w:hAnsi="Times New Roman" w:cs="David" w:hint="cs"/>
          <w:sz w:val="24"/>
          <w:szCs w:val="24"/>
          <w:rtl/>
          <w:lang w:eastAsia="he-IL"/>
        </w:rPr>
        <w:t>היועץ</w:t>
      </w:r>
      <w:r w:rsidRPr="00B27B4C">
        <w:rPr>
          <w:rFonts w:ascii="Times New Roman" w:eastAsia="Times New Roman" w:hAnsi="Times New Roman" w:cs="David" w:hint="cs"/>
          <w:sz w:val="24"/>
          <w:szCs w:val="24"/>
          <w:rtl/>
          <w:lang w:eastAsia="he-IL"/>
        </w:rPr>
        <w:t xml:space="preserve"> הוא אדריכל/מהנדס: </w:t>
      </w:r>
      <w:sdt>
        <w:sdtPr>
          <w:rPr>
            <w:rFonts w:ascii="Times New Roman" w:eastAsia="Times New Roman" w:hAnsi="Times New Roman" w:cs="David"/>
            <w:color w:val="008000"/>
            <w:sz w:val="24"/>
            <w:szCs w:val="24"/>
            <w:rtl/>
            <w:lang w:eastAsia="he-IL"/>
          </w:rPr>
          <w:alias w:val="שדה נוסף 6"/>
          <w:tag w:val="cntCustomField6"/>
          <w:id w:val="-1464726949"/>
          <w:placeholder>
            <w:docPart w:val="FF15A78EA0EA4C8A8AD0EABBA4B0360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Content>
          <w:r w:rsidRPr="00E95AE9">
            <w:rPr>
              <w:rStyle w:val="a7"/>
              <w:color w:val="00B0F0"/>
              <w:rtl/>
            </w:rPr>
            <w:t>[שדה נוסף 6]</w:t>
          </w:r>
        </w:sdtContent>
      </w:sdt>
    </w:p>
    <w:p w14:paraId="30725DC1" w14:textId="77777777" w:rsidR="00573980" w:rsidRPr="00B27B4C" w:rsidRDefault="00573980" w:rsidP="0057398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E837F25" w14:textId="77777777" w:rsidR="00573980" w:rsidRPr="00B27B4C" w:rsidRDefault="00573980" w:rsidP="0057398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5.2</w:t>
      </w:r>
      <w:r w:rsidRPr="00B27B4C">
        <w:rPr>
          <w:rFonts w:ascii="Times New Roman" w:eastAsia="Times New Roman" w:hAnsi="Times New Roman" w:cs="David" w:hint="cs"/>
          <w:sz w:val="24"/>
          <w:szCs w:val="24"/>
          <w:rtl/>
          <w:lang w:eastAsia="he-IL"/>
        </w:rPr>
        <w:tab/>
        <w:t>הנושאים הם:</w:t>
      </w:r>
    </w:p>
    <w:p w14:paraId="05B1739B" w14:textId="77777777" w:rsidR="00573980" w:rsidRPr="00B27B4C" w:rsidRDefault="00573980" w:rsidP="0057398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3ACA787" w14:textId="77777777" w:rsidR="00573980" w:rsidRPr="00B27B4C" w:rsidRDefault="00573980" w:rsidP="00B44D6B">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 xml:space="preserve">התקדמות שרותי </w:t>
      </w:r>
      <w:r w:rsidR="0068779F">
        <w:rPr>
          <w:rFonts w:ascii="Times New Roman" w:eastAsia="Times New Roman" w:hAnsi="Times New Roman" w:cs="David" w:hint="cs"/>
          <w:sz w:val="24"/>
          <w:szCs w:val="24"/>
          <w:rtl/>
          <w:lang w:eastAsia="he-IL"/>
        </w:rPr>
        <w:t>היועץ</w:t>
      </w:r>
      <w:r w:rsidRPr="00B27B4C">
        <w:rPr>
          <w:rFonts w:ascii="Times New Roman" w:eastAsia="Times New Roman" w:hAnsi="Times New Roman" w:cs="David" w:hint="cs"/>
          <w:sz w:val="24"/>
          <w:szCs w:val="24"/>
          <w:rtl/>
          <w:lang w:eastAsia="he-IL"/>
        </w:rPr>
        <w:t>.</w:t>
      </w:r>
    </w:p>
    <w:p w14:paraId="11A38B96" w14:textId="77777777" w:rsidR="00573980" w:rsidRPr="00B27B4C" w:rsidRDefault="00573980" w:rsidP="0057398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סטיות מלוח הזמנים לרבות סיבת הסטייה.</w:t>
      </w:r>
    </w:p>
    <w:p w14:paraId="4A2EAD0B" w14:textId="77777777" w:rsidR="00573980" w:rsidRPr="00B27B4C" w:rsidRDefault="00573980" w:rsidP="0057398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תאום לוח הזמנים המתחייב מסטיות לרבות ת</w:t>
      </w:r>
      <w:r>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אור השלכות התאום על הפרויקט.</w:t>
      </w:r>
    </w:p>
    <w:p w14:paraId="7BB157A2" w14:textId="77777777" w:rsidR="00573980" w:rsidRPr="00B27B4C" w:rsidRDefault="00573980" w:rsidP="0057398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סטיות מהערכות ו/או תחזיות תקציביות והשלכותיהן.</w:t>
      </w:r>
    </w:p>
    <w:p w14:paraId="5D7BDD7B" w14:textId="77777777" w:rsidR="00573980" w:rsidRPr="00B27B4C" w:rsidRDefault="00573980" w:rsidP="0057398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ריכוז הוראות שנויים.</w:t>
      </w:r>
    </w:p>
    <w:p w14:paraId="73ECACCB" w14:textId="77777777" w:rsidR="00573980" w:rsidRPr="00B27B4C" w:rsidRDefault="00573980" w:rsidP="00573980">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
      </w:pPr>
    </w:p>
    <w:p w14:paraId="59ADE447" w14:textId="77777777" w:rsidR="00573980" w:rsidRDefault="00573980" w:rsidP="00573980">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17.7</w:t>
      </w:r>
      <w:r w:rsidRPr="00B27B4C">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ab/>
        <w:t>שיעור חלקו היחסי של כל אחד מיחידי המזמין הינו כדלקמן :</w:t>
      </w:r>
      <w:ins w:id="77" w:author="Kook Sec" w:date="2021-01-21T12:32:00Z">
        <w:r w:rsidR="00473325">
          <w:rPr>
            <w:rFonts w:ascii="Times New Roman" w:eastAsia="Times New Roman" w:hAnsi="Times New Roman" w:cs="David" w:hint="cs"/>
            <w:sz w:val="24"/>
            <w:szCs w:val="24"/>
            <w:rtl/>
            <w:lang w:eastAsia="he-IL"/>
          </w:rPr>
          <w:t>100%</w:t>
        </w:r>
      </w:ins>
    </w:p>
    <w:tbl>
      <w:tblPr>
        <w:tblStyle w:val="a8"/>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573980" w:rsidDel="00473325" w14:paraId="0217D914" w14:textId="77777777" w:rsidTr="00473325">
        <w:trPr>
          <w:trHeight w:val="80"/>
          <w:del w:id="78" w:author="Kook Sec" w:date="2021-01-21T12:32:00Z"/>
        </w:trPr>
        <w:tc>
          <w:tcPr>
            <w:tcW w:w="3366" w:type="dxa"/>
          </w:tcPr>
          <w:p w14:paraId="7F1B4D6F" w14:textId="77777777" w:rsidR="00573980" w:rsidDel="00473325" w:rsidRDefault="00473325" w:rsidP="00473325">
            <w:pPr>
              <w:widowControl w:val="0"/>
              <w:spacing w:before="0" w:beforeAutospacing="0" w:after="0" w:afterAutospacing="0" w:line="240" w:lineRule="auto"/>
              <w:outlineLvl w:val="2"/>
              <w:rPr>
                <w:del w:id="79" w:author="Kook Sec" w:date="2021-01-21T12:32:00Z"/>
                <w:rFonts w:ascii="Times New Roman" w:eastAsia="Times New Roman" w:hAnsi="Times New Roman" w:cs="David"/>
                <w:sz w:val="24"/>
                <w:szCs w:val="24"/>
                <w:rtl/>
                <w:lang w:eastAsia="he-IL"/>
              </w:rPr>
            </w:pPr>
            <w:customXmlDelRangeStart w:id="80" w:author="Kook Sec" w:date="2021-01-21T12:32:00Z"/>
            <w:sdt>
              <w:sdtPr>
                <w:rPr>
                  <w:rFonts w:ascii="Times New Roman" w:eastAsia="Times New Roman" w:hAnsi="Times New Roman" w:cs="David" w:hint="cs"/>
                  <w:color w:val="008000"/>
                  <w:sz w:val="24"/>
                  <w:szCs w:val="24"/>
                  <w:rtl/>
                  <w:lang w:eastAsia="he-IL"/>
                </w:rPr>
                <w:alias w:val="אחוז השתתפות צד א"/>
                <w:tag w:val="cmtTzadAPercent"/>
                <w:id w:val="160592806"/>
                <w:placeholder>
                  <w:docPart w:val="81B90575A7C94BC1BFAD370782C39B1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customXmlDelRangeEnd w:id="80"/>
                <w:customXmlDelRangeStart w:id="81" w:author="Kook Sec" w:date="2021-01-21T12:32:00Z"/>
              </w:sdtContent>
            </w:sdt>
            <w:customXmlDelRangeEnd w:id="81"/>
          </w:p>
          <w:p w14:paraId="55768CC4" w14:textId="77777777" w:rsidR="00573980" w:rsidDel="00473325" w:rsidRDefault="00573980" w:rsidP="00473325">
            <w:pPr>
              <w:widowControl w:val="0"/>
              <w:spacing w:before="0" w:beforeAutospacing="0" w:after="0" w:afterAutospacing="0" w:line="240" w:lineRule="auto"/>
              <w:outlineLvl w:val="2"/>
              <w:rPr>
                <w:del w:id="82" w:author="Kook Sec" w:date="2021-01-21T12:32:00Z"/>
                <w:rFonts w:ascii="Times New Roman" w:eastAsia="Times New Roman" w:hAnsi="Times New Roman" w:cs="David"/>
                <w:sz w:val="24"/>
                <w:szCs w:val="24"/>
                <w:rtl/>
                <w:lang w:eastAsia="he-IL"/>
              </w:rPr>
            </w:pPr>
            <w:del w:id="83" w:author="Kook Sec" w:date="2021-01-21T12:32:00Z">
              <w:r w:rsidDel="00473325">
                <w:rPr>
                  <w:rFonts w:ascii="Times New Roman" w:eastAsia="Times New Roman" w:hAnsi="Times New Roman" w:cs="David" w:hint="cs"/>
                  <w:sz w:val="24"/>
                  <w:szCs w:val="24"/>
                  <w:rtl/>
                  <w:lang w:eastAsia="he-IL"/>
                </w:rPr>
                <w:delText xml:space="preserve">             </w:delText>
              </w:r>
            </w:del>
          </w:p>
        </w:tc>
        <w:tc>
          <w:tcPr>
            <w:tcW w:w="2163" w:type="dxa"/>
          </w:tcPr>
          <w:p w14:paraId="40031558" w14:textId="77777777" w:rsidR="00573980" w:rsidDel="00473325" w:rsidRDefault="00573980" w:rsidP="00473325">
            <w:pPr>
              <w:widowControl w:val="0"/>
              <w:spacing w:before="0" w:beforeAutospacing="0" w:after="0" w:afterAutospacing="0" w:line="240" w:lineRule="auto"/>
              <w:ind w:left="720"/>
              <w:outlineLvl w:val="2"/>
              <w:rPr>
                <w:del w:id="84" w:author="Kook Sec" w:date="2021-01-21T12:32:00Z"/>
              </w:rPr>
            </w:pPr>
          </w:p>
          <w:p w14:paraId="51569826" w14:textId="77777777" w:rsidR="00573980" w:rsidDel="00473325" w:rsidRDefault="00573980" w:rsidP="00473325">
            <w:pPr>
              <w:widowControl w:val="0"/>
              <w:spacing w:before="0" w:beforeAutospacing="0" w:after="0" w:afterAutospacing="0" w:line="240" w:lineRule="auto"/>
              <w:outlineLvl w:val="2"/>
              <w:rPr>
                <w:del w:id="85" w:author="Kook Sec" w:date="2021-01-21T12:32:00Z"/>
                <w:rFonts w:ascii="Times New Roman" w:eastAsia="Times New Roman" w:hAnsi="Times New Roman" w:cs="David"/>
                <w:sz w:val="24"/>
                <w:szCs w:val="24"/>
                <w:rtl/>
                <w:lang w:eastAsia="he-IL"/>
              </w:rPr>
            </w:pPr>
          </w:p>
        </w:tc>
      </w:tr>
    </w:tbl>
    <w:p w14:paraId="67EF7DA0" w14:textId="77777777" w:rsidR="00573980" w:rsidRPr="00776496" w:rsidDel="00473325" w:rsidRDefault="00573980" w:rsidP="00473325">
      <w:pPr>
        <w:widowControl w:val="0"/>
        <w:bidi w:val="0"/>
        <w:spacing w:before="60" w:beforeAutospacing="0" w:after="60" w:afterAutospacing="0" w:line="300" w:lineRule="atLeast"/>
        <w:rPr>
          <w:del w:id="86" w:author="Kook Sec" w:date="2021-01-21T12:33:00Z"/>
          <w:rFonts w:ascii="Times New Roman" w:eastAsia="Times New Roman" w:hAnsi="Times New Roman" w:cs="David"/>
          <w:b/>
          <w:bCs/>
          <w:sz w:val="24"/>
          <w:szCs w:val="24"/>
          <w:u w:val="single"/>
        </w:rPr>
        <w:pPrChange w:id="87" w:author="Kook Sec" w:date="2021-01-21T12:33:00Z">
          <w:pPr>
            <w:widowControl w:val="0"/>
            <w:bidi w:val="0"/>
            <w:spacing w:before="60" w:beforeAutospacing="0" w:after="60" w:afterAutospacing="0" w:line="300" w:lineRule="atLeast"/>
            <w:jc w:val="center"/>
          </w:pPr>
        </w:pPrChange>
      </w:pPr>
    </w:p>
    <w:p w14:paraId="69B34728" w14:textId="77777777" w:rsidR="00573980" w:rsidDel="00473325" w:rsidRDefault="00573980" w:rsidP="00573980">
      <w:pPr>
        <w:widowControl w:val="0"/>
        <w:bidi w:val="0"/>
        <w:spacing w:before="60" w:beforeAutospacing="0" w:after="60" w:afterAutospacing="0" w:line="300" w:lineRule="atLeast"/>
        <w:jc w:val="center"/>
        <w:rPr>
          <w:del w:id="88" w:author="Kook Sec" w:date="2021-01-21T12:33:00Z"/>
          <w:rFonts w:ascii="Times New Roman" w:eastAsia="Times New Roman" w:hAnsi="Times New Roman" w:cs="David"/>
          <w:b/>
          <w:bCs/>
          <w:sz w:val="24"/>
          <w:szCs w:val="24"/>
          <w:u w:val="single"/>
          <w:rtl/>
        </w:rPr>
      </w:pPr>
    </w:p>
    <w:p w14:paraId="1DBDA6D2" w14:textId="77777777" w:rsidR="001A00DE" w:rsidDel="00473325" w:rsidRDefault="001A00DE" w:rsidP="00573980">
      <w:pPr>
        <w:widowControl w:val="0"/>
        <w:bidi w:val="0"/>
        <w:spacing w:before="60" w:beforeAutospacing="0" w:after="60" w:afterAutospacing="0" w:line="300" w:lineRule="atLeast"/>
        <w:jc w:val="center"/>
        <w:rPr>
          <w:del w:id="89" w:author="Kook Sec" w:date="2021-01-21T12:33:00Z"/>
          <w:rFonts w:ascii="Times New Roman" w:eastAsia="Times New Roman" w:hAnsi="Times New Roman" w:cs="David"/>
          <w:b/>
          <w:bCs/>
          <w:sz w:val="24"/>
          <w:szCs w:val="24"/>
          <w:u w:val="single"/>
          <w:rtl/>
        </w:rPr>
      </w:pPr>
    </w:p>
    <w:p w14:paraId="0FB57F3D" w14:textId="77777777" w:rsidR="001A00DE" w:rsidDel="00473325" w:rsidRDefault="001A00DE">
      <w:pPr>
        <w:widowControl w:val="0"/>
        <w:bidi w:val="0"/>
        <w:spacing w:before="60" w:beforeAutospacing="0" w:after="60" w:afterAutospacing="0" w:line="300" w:lineRule="atLeast"/>
        <w:jc w:val="center"/>
        <w:rPr>
          <w:del w:id="90" w:author="Kook Sec" w:date="2021-01-21T12:33:00Z"/>
          <w:rFonts w:ascii="Times New Roman" w:eastAsia="Times New Roman" w:hAnsi="Times New Roman" w:cs="David"/>
          <w:b/>
          <w:bCs/>
          <w:sz w:val="24"/>
          <w:szCs w:val="24"/>
          <w:u w:val="single"/>
          <w:rtl/>
        </w:rPr>
      </w:pPr>
    </w:p>
    <w:p w14:paraId="40DEFC6F" w14:textId="77777777" w:rsidR="001A00DE" w:rsidDel="00473325" w:rsidRDefault="001A00DE">
      <w:pPr>
        <w:widowControl w:val="0"/>
        <w:bidi w:val="0"/>
        <w:spacing w:before="60" w:beforeAutospacing="0" w:after="60" w:afterAutospacing="0" w:line="300" w:lineRule="atLeast"/>
        <w:jc w:val="center"/>
        <w:rPr>
          <w:del w:id="91" w:author="Kook Sec" w:date="2021-01-21T12:33:00Z"/>
          <w:rFonts w:ascii="Times New Roman" w:eastAsia="Times New Roman" w:hAnsi="Times New Roman" w:cs="David"/>
          <w:b/>
          <w:bCs/>
          <w:sz w:val="24"/>
          <w:szCs w:val="24"/>
          <w:u w:val="single"/>
          <w:rtl/>
        </w:rPr>
      </w:pPr>
    </w:p>
    <w:p w14:paraId="45870DC8" w14:textId="77777777" w:rsidR="001A00DE" w:rsidDel="00473325" w:rsidRDefault="001A00DE">
      <w:pPr>
        <w:widowControl w:val="0"/>
        <w:bidi w:val="0"/>
        <w:spacing w:before="60" w:beforeAutospacing="0" w:after="60" w:afterAutospacing="0" w:line="300" w:lineRule="atLeast"/>
        <w:jc w:val="center"/>
        <w:rPr>
          <w:del w:id="92" w:author="Kook Sec" w:date="2021-01-21T12:33:00Z"/>
          <w:rFonts w:ascii="Times New Roman" w:eastAsia="Times New Roman" w:hAnsi="Times New Roman" w:cs="David"/>
          <w:b/>
          <w:bCs/>
          <w:sz w:val="24"/>
          <w:szCs w:val="24"/>
          <w:u w:val="single"/>
          <w:rtl/>
        </w:rPr>
      </w:pPr>
    </w:p>
    <w:p w14:paraId="69289B3A"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232692">
        <w:rPr>
          <w:rFonts w:ascii="Times New Roman" w:eastAsia="Times New Roman" w:hAnsi="Times New Roman" w:cs="David" w:hint="cs"/>
          <w:b/>
          <w:bCs/>
          <w:sz w:val="24"/>
          <w:szCs w:val="24"/>
          <w:u w:val="single"/>
          <w:rtl/>
          <w:lang w:eastAsia="he-IL"/>
        </w:rPr>
        <w:t xml:space="preserve">נספח </w:t>
      </w:r>
      <w:r w:rsidR="00573980">
        <w:rPr>
          <w:rFonts w:ascii="Times New Roman" w:eastAsia="Times New Roman" w:hAnsi="Times New Roman" w:cs="David" w:hint="cs"/>
          <w:b/>
          <w:bCs/>
          <w:sz w:val="24"/>
          <w:szCs w:val="24"/>
          <w:u w:val="single"/>
          <w:rtl/>
          <w:lang w:eastAsia="he-IL"/>
        </w:rPr>
        <w:t>"</w:t>
      </w:r>
      <w:r w:rsidRPr="00232692">
        <w:rPr>
          <w:rFonts w:ascii="Times New Roman" w:eastAsia="Times New Roman" w:hAnsi="Times New Roman" w:cs="David" w:hint="cs"/>
          <w:b/>
          <w:bCs/>
          <w:sz w:val="24"/>
          <w:szCs w:val="24"/>
          <w:u w:val="single"/>
          <w:rtl/>
          <w:lang w:eastAsia="he-IL"/>
        </w:rPr>
        <w:t>ב</w:t>
      </w:r>
      <w:r w:rsidR="00573980">
        <w:rPr>
          <w:rFonts w:ascii="Times New Roman" w:eastAsia="Times New Roman" w:hAnsi="Times New Roman" w:cs="David" w:hint="cs"/>
          <w:b/>
          <w:bCs/>
          <w:sz w:val="24"/>
          <w:szCs w:val="24"/>
          <w:u w:val="single"/>
          <w:rtl/>
          <w:lang w:eastAsia="he-IL"/>
        </w:rPr>
        <w:t>'</w:t>
      </w:r>
      <w:r w:rsidRPr="00232692">
        <w:rPr>
          <w:rFonts w:ascii="Times New Roman" w:eastAsia="Times New Roman" w:hAnsi="Times New Roman" w:cs="David" w:hint="cs"/>
          <w:b/>
          <w:bCs/>
          <w:sz w:val="24"/>
          <w:szCs w:val="24"/>
          <w:u w:val="single"/>
          <w:rtl/>
          <w:lang w:eastAsia="he-IL"/>
        </w:rPr>
        <w:t>'</w:t>
      </w:r>
    </w:p>
    <w:p w14:paraId="55D7FDA6" w14:textId="77777777" w:rsidR="00232692" w:rsidRPr="00232692" w:rsidRDefault="00232692" w:rsidP="00232692">
      <w:pPr>
        <w:widowControl w:val="0"/>
        <w:spacing w:before="60" w:beforeAutospacing="0" w:after="60" w:afterAutospacing="0" w:line="240" w:lineRule="auto"/>
        <w:jc w:val="center"/>
        <w:rPr>
          <w:rFonts w:ascii="Times New Roman" w:eastAsia="Times New Roman" w:hAnsi="Times New Roman" w:cs="David"/>
          <w:b/>
          <w:bCs/>
          <w:sz w:val="24"/>
          <w:szCs w:val="24"/>
          <w:u w:val="single"/>
          <w:lang w:eastAsia="he-IL"/>
        </w:rPr>
      </w:pPr>
    </w:p>
    <w:p w14:paraId="5A2AB3A0" w14:textId="77777777" w:rsidR="00232692" w:rsidRPr="00232692" w:rsidRDefault="00232692" w:rsidP="00232692">
      <w:pPr>
        <w:widowControl w:val="0"/>
        <w:spacing w:before="60" w:beforeAutospacing="0" w:after="60" w:afterAutospacing="0" w:line="240" w:lineRule="auto"/>
        <w:jc w:val="center"/>
        <w:rPr>
          <w:rFonts w:ascii="Times New Roman" w:eastAsia="Times New Roman" w:hAnsi="Times New Roman" w:cs="David"/>
          <w:b/>
          <w:bCs/>
          <w:sz w:val="24"/>
          <w:szCs w:val="24"/>
          <w:u w:val="single"/>
          <w:rtl/>
          <w:lang w:eastAsia="he-IL"/>
        </w:rPr>
      </w:pPr>
      <w:r w:rsidRPr="00232692">
        <w:rPr>
          <w:rFonts w:ascii="Times New Roman" w:eastAsia="Times New Roman" w:hAnsi="Times New Roman" w:cs="David" w:hint="cs"/>
          <w:b/>
          <w:bCs/>
          <w:sz w:val="24"/>
          <w:szCs w:val="24"/>
          <w:u w:val="single"/>
          <w:rtl/>
          <w:lang w:eastAsia="he-IL"/>
        </w:rPr>
        <w:t>שירותי היועץ</w:t>
      </w:r>
    </w:p>
    <w:p w14:paraId="3339F7AA" w14:textId="77777777" w:rsidR="00232692" w:rsidRPr="00232692" w:rsidRDefault="00232692" w:rsidP="00232692">
      <w:pPr>
        <w:tabs>
          <w:tab w:val="left" w:pos="720"/>
          <w:tab w:val="center" w:pos="4153"/>
          <w:tab w:val="right" w:pos="8306"/>
        </w:tabs>
        <w:bidi w:val="0"/>
        <w:spacing w:before="0" w:beforeAutospacing="0" w:after="0" w:afterAutospacing="0" w:line="240" w:lineRule="auto"/>
        <w:rPr>
          <w:rFonts w:ascii="Times New Roman" w:eastAsia="Times New Roman" w:hAnsi="Times New Roman" w:cs="David"/>
          <w:sz w:val="20"/>
          <w:szCs w:val="20"/>
          <w:rtl/>
          <w:lang w:eastAsia="he-IL"/>
        </w:rPr>
      </w:pPr>
    </w:p>
    <w:p w14:paraId="51DEF5DF" w14:textId="77777777" w:rsidR="00232692" w:rsidRPr="00232692" w:rsidRDefault="00232692" w:rsidP="00232692">
      <w:pPr>
        <w:spacing w:before="0" w:beforeAutospacing="0" w:after="0" w:afterAutospacing="0" w:line="240" w:lineRule="auto"/>
        <w:rPr>
          <w:rFonts w:ascii="Times New Roman" w:eastAsia="Times New Roman" w:hAnsi="Times New Roman" w:cs="David"/>
          <w:sz w:val="24"/>
          <w:szCs w:val="24"/>
          <w:rtl/>
          <w:lang w:eastAsia="he-IL"/>
        </w:rPr>
      </w:pPr>
    </w:p>
    <w:p w14:paraId="718B3FEE" w14:textId="77777777" w:rsidR="00232692" w:rsidRPr="00232692" w:rsidRDefault="00232692" w:rsidP="00232692">
      <w:pPr>
        <w:tabs>
          <w:tab w:val="left" w:pos="720"/>
          <w:tab w:val="center" w:pos="4153"/>
          <w:tab w:val="right" w:pos="8306"/>
        </w:tabs>
        <w:spacing w:before="0" w:beforeAutospacing="0" w:after="0" w:afterAutospacing="0" w:line="240" w:lineRule="auto"/>
        <w:rPr>
          <w:rFonts w:ascii="Times New Roman" w:eastAsia="Times New Roman" w:hAnsi="Times New Roman" w:cs="David"/>
          <w:sz w:val="24"/>
          <w:szCs w:val="24"/>
          <w:lang w:eastAsia="he-IL"/>
        </w:rPr>
      </w:pPr>
      <w:r w:rsidRPr="00232692">
        <w:rPr>
          <w:rFonts w:ascii="Times New Roman" w:eastAsia="Times New Roman" w:hAnsi="Times New Roman" w:cs="David" w:hint="cs"/>
          <w:sz w:val="24"/>
          <w:szCs w:val="24"/>
          <w:rtl/>
          <w:lang w:eastAsia="he-IL"/>
        </w:rPr>
        <w:t>1.</w:t>
      </w:r>
      <w:r w:rsidRPr="00232692">
        <w:rPr>
          <w:rFonts w:ascii="Times New Roman" w:eastAsia="Times New Roman" w:hAnsi="Times New Roman" w:cs="David" w:hint="cs"/>
          <w:sz w:val="24"/>
          <w:szCs w:val="24"/>
          <w:rtl/>
          <w:lang w:eastAsia="he-IL"/>
        </w:rPr>
        <w:tab/>
        <w:t>יעוץ לתכנון מערך פינוי האשפה.</w:t>
      </w:r>
    </w:p>
    <w:p w14:paraId="06207816" w14:textId="77777777" w:rsidR="00232692" w:rsidRPr="00232692" w:rsidRDefault="00232692" w:rsidP="00232692">
      <w:pPr>
        <w:tabs>
          <w:tab w:val="left" w:pos="720"/>
          <w:tab w:val="center" w:pos="4153"/>
          <w:tab w:val="right" w:pos="8306"/>
        </w:tabs>
        <w:spacing w:before="0" w:beforeAutospacing="0" w:after="0" w:afterAutospacing="0" w:line="240" w:lineRule="auto"/>
        <w:rPr>
          <w:rFonts w:ascii="Times New Roman" w:eastAsia="Times New Roman" w:hAnsi="Times New Roman" w:cs="David"/>
          <w:sz w:val="24"/>
          <w:szCs w:val="24"/>
          <w:rtl/>
          <w:lang w:eastAsia="he-IL"/>
        </w:rPr>
      </w:pPr>
    </w:p>
    <w:p w14:paraId="26ABA9C1" w14:textId="77777777" w:rsidR="00232692" w:rsidRPr="00232692" w:rsidRDefault="00232692" w:rsidP="00232692">
      <w:pPr>
        <w:tabs>
          <w:tab w:val="left" w:pos="720"/>
          <w:tab w:val="center" w:pos="4153"/>
          <w:tab w:val="right" w:pos="8306"/>
        </w:tabs>
        <w:spacing w:before="0" w:beforeAutospacing="0" w:after="0" w:afterAutospacing="0" w:line="240" w:lineRule="auto"/>
        <w:ind w:left="720" w:hanging="720"/>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2.</w:t>
      </w:r>
      <w:r w:rsidRPr="00232692">
        <w:rPr>
          <w:rFonts w:ascii="Times New Roman" w:eastAsia="Times New Roman" w:hAnsi="Times New Roman" w:cs="David" w:hint="cs"/>
          <w:sz w:val="24"/>
          <w:szCs w:val="24"/>
          <w:rtl/>
          <w:lang w:eastAsia="he-IL"/>
        </w:rPr>
        <w:tab/>
        <w:t>על היועץ לקבל אישור בכתב מאת המנהל לפני התחלת ביצוע כל קטע וכל שלב ולפני הספקת כל שרות חלקי.</w:t>
      </w:r>
    </w:p>
    <w:p w14:paraId="229C08B6" w14:textId="77777777" w:rsidR="00232692" w:rsidRPr="00232692" w:rsidRDefault="00232692" w:rsidP="00232692">
      <w:pPr>
        <w:tabs>
          <w:tab w:val="left" w:pos="720"/>
          <w:tab w:val="center" w:pos="4153"/>
          <w:tab w:val="right" w:pos="8306"/>
        </w:tabs>
        <w:spacing w:before="0" w:beforeAutospacing="0" w:after="0" w:afterAutospacing="0" w:line="240" w:lineRule="auto"/>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 xml:space="preserve"> </w:t>
      </w:r>
    </w:p>
    <w:p w14:paraId="5706FF6A" w14:textId="77777777" w:rsidR="00232692" w:rsidRPr="00232692" w:rsidRDefault="00232692" w:rsidP="00232692">
      <w:pPr>
        <w:tabs>
          <w:tab w:val="left" w:pos="720"/>
          <w:tab w:val="center" w:pos="4153"/>
          <w:tab w:val="right" w:pos="8306"/>
        </w:tabs>
        <w:spacing w:before="0" w:beforeAutospacing="0" w:after="0" w:afterAutospacing="0" w:line="240" w:lineRule="auto"/>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3.</w:t>
      </w:r>
      <w:r w:rsidRPr="00232692">
        <w:rPr>
          <w:rFonts w:ascii="Times New Roman" w:eastAsia="Times New Roman" w:hAnsi="Times New Roman" w:cs="David" w:hint="cs"/>
          <w:sz w:val="24"/>
          <w:szCs w:val="24"/>
          <w:rtl/>
          <w:lang w:eastAsia="he-IL"/>
        </w:rPr>
        <w:tab/>
      </w:r>
      <w:r w:rsidRPr="00232692">
        <w:rPr>
          <w:rFonts w:ascii="Times New Roman" w:eastAsia="Times New Roman" w:hAnsi="Times New Roman" w:cs="David" w:hint="cs"/>
          <w:b/>
          <w:bCs/>
          <w:sz w:val="24"/>
          <w:szCs w:val="24"/>
          <w:u w:val="single"/>
          <w:rtl/>
          <w:lang w:eastAsia="he-IL"/>
        </w:rPr>
        <w:t>פרוט השירותים</w:t>
      </w:r>
      <w:r w:rsidRPr="00232692">
        <w:rPr>
          <w:rFonts w:ascii="Times New Roman" w:eastAsia="Times New Roman" w:hAnsi="Times New Roman" w:cs="David" w:hint="cs"/>
          <w:sz w:val="24"/>
          <w:szCs w:val="24"/>
          <w:rtl/>
          <w:lang w:eastAsia="he-IL"/>
        </w:rPr>
        <w:t>:</w:t>
      </w:r>
    </w:p>
    <w:p w14:paraId="4281626B" w14:textId="77777777" w:rsidR="00232692" w:rsidRPr="00232692" w:rsidRDefault="00232692" w:rsidP="00232692">
      <w:pPr>
        <w:tabs>
          <w:tab w:val="left" w:pos="720"/>
          <w:tab w:val="center" w:pos="4153"/>
          <w:tab w:val="right" w:pos="8306"/>
        </w:tabs>
        <w:spacing w:before="0" w:beforeAutospacing="0" w:after="0" w:afterAutospacing="0" w:line="240" w:lineRule="auto"/>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ab/>
      </w:r>
    </w:p>
    <w:p w14:paraId="78A985B3" w14:textId="77777777" w:rsidR="00232692" w:rsidRPr="00232692" w:rsidRDefault="00232692" w:rsidP="00232692">
      <w:pPr>
        <w:tabs>
          <w:tab w:val="left" w:pos="720"/>
          <w:tab w:val="center" w:pos="4153"/>
          <w:tab w:val="right" w:pos="8306"/>
        </w:tabs>
        <w:spacing w:before="0" w:beforeAutospacing="0" w:after="0" w:afterAutospacing="0" w:line="240" w:lineRule="auto"/>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ab/>
        <w:t xml:space="preserve">3.1 </w:t>
      </w:r>
      <w:r w:rsidRPr="00232692">
        <w:rPr>
          <w:rFonts w:ascii="Times New Roman" w:eastAsia="Times New Roman" w:hAnsi="Times New Roman" w:cs="David" w:hint="cs"/>
          <w:sz w:val="24"/>
          <w:szCs w:val="24"/>
          <w:u w:val="single"/>
          <w:rtl/>
          <w:lang w:eastAsia="he-IL"/>
        </w:rPr>
        <w:t>תכנון</w:t>
      </w:r>
      <w:r w:rsidRPr="00232692">
        <w:rPr>
          <w:rFonts w:ascii="Times New Roman" w:eastAsia="Times New Roman" w:hAnsi="Times New Roman" w:cs="David" w:hint="cs"/>
          <w:sz w:val="24"/>
          <w:szCs w:val="24"/>
          <w:rtl/>
          <w:lang w:eastAsia="he-IL"/>
        </w:rPr>
        <w:t>:</w:t>
      </w:r>
    </w:p>
    <w:p w14:paraId="1A7B1446" w14:textId="77777777" w:rsidR="00232692" w:rsidRPr="00232692" w:rsidRDefault="00232692" w:rsidP="00232692">
      <w:pPr>
        <w:tabs>
          <w:tab w:val="left" w:pos="720"/>
          <w:tab w:val="center" w:pos="4153"/>
          <w:tab w:val="right" w:pos="8306"/>
        </w:tabs>
        <w:spacing w:before="0" w:beforeAutospacing="0" w:after="0" w:afterAutospacing="0" w:line="240" w:lineRule="auto"/>
        <w:rPr>
          <w:rFonts w:ascii="Times New Roman" w:eastAsia="Times New Roman" w:hAnsi="Times New Roman" w:cs="David"/>
          <w:sz w:val="24"/>
          <w:szCs w:val="24"/>
          <w:rtl/>
          <w:lang w:eastAsia="he-IL"/>
        </w:rPr>
      </w:pPr>
    </w:p>
    <w:p w14:paraId="7EC578CC" w14:textId="77777777" w:rsidR="00232692" w:rsidRPr="00232692" w:rsidRDefault="00232692" w:rsidP="00232692">
      <w:pPr>
        <w:widowControl w:val="0"/>
        <w:numPr>
          <w:ilvl w:val="0"/>
          <w:numId w:val="16"/>
        </w:numPr>
        <w:tabs>
          <w:tab w:val="center" w:pos="4153"/>
          <w:tab w:val="right" w:pos="8306"/>
        </w:tabs>
        <w:spacing w:before="0" w:beforeAutospacing="0" w:after="0" w:afterAutospacing="0" w:line="240" w:lineRule="auto"/>
        <w:jc w:val="both"/>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בירור וליבון דרישות הרשות, האדריכל והמזמין ביחס למערך פינוי האשפה.</w:t>
      </w:r>
    </w:p>
    <w:p w14:paraId="78B8333A" w14:textId="77777777" w:rsidR="00232692" w:rsidRPr="00232692" w:rsidRDefault="00232692" w:rsidP="00232692">
      <w:pPr>
        <w:widowControl w:val="0"/>
        <w:numPr>
          <w:ilvl w:val="0"/>
          <w:numId w:val="16"/>
        </w:numPr>
        <w:tabs>
          <w:tab w:val="center" w:pos="4153"/>
          <w:tab w:val="right" w:pos="8306"/>
        </w:tabs>
        <w:spacing w:before="0" w:beforeAutospacing="0" w:after="0" w:afterAutospacing="0" w:line="240" w:lineRule="auto"/>
        <w:jc w:val="both"/>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גיבוש האפיון של מערכת פינוי האשפה.</w:t>
      </w:r>
    </w:p>
    <w:p w14:paraId="4D92217E" w14:textId="77777777" w:rsidR="00232692" w:rsidRPr="00232692" w:rsidRDefault="00232692" w:rsidP="00232692">
      <w:pPr>
        <w:widowControl w:val="0"/>
        <w:numPr>
          <w:ilvl w:val="0"/>
          <w:numId w:val="16"/>
        </w:numPr>
        <w:tabs>
          <w:tab w:val="center" w:pos="4153"/>
          <w:tab w:val="right" w:pos="8306"/>
        </w:tabs>
        <w:spacing w:before="0" w:beforeAutospacing="0" w:after="0" w:afterAutospacing="0" w:line="240" w:lineRule="auto"/>
        <w:jc w:val="both"/>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תכנון מערך האשפה בשיתוף אדריכל הפרויקט.</w:t>
      </w:r>
    </w:p>
    <w:p w14:paraId="7A1BCE7D" w14:textId="77777777" w:rsidR="00232692" w:rsidRPr="00232692" w:rsidRDefault="00232692" w:rsidP="00232692">
      <w:pPr>
        <w:widowControl w:val="0"/>
        <w:numPr>
          <w:ilvl w:val="0"/>
          <w:numId w:val="16"/>
        </w:numPr>
        <w:tabs>
          <w:tab w:val="center" w:pos="4153"/>
          <w:tab w:val="right" w:pos="8306"/>
        </w:tabs>
        <w:spacing w:before="0" w:beforeAutospacing="0" w:after="0" w:afterAutospacing="0" w:line="240" w:lineRule="auto"/>
        <w:jc w:val="both"/>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הפצת הנחיות לתכנון/ביצוע המערכות הקשורות למערך פינוי האשפה: אוורור, אינסטלציה סניטרית, הזנות חשמל וכד'.</w:t>
      </w:r>
    </w:p>
    <w:p w14:paraId="17CD8AF2" w14:textId="77777777" w:rsidR="00232692" w:rsidRPr="00232692" w:rsidRDefault="00232692" w:rsidP="00232692">
      <w:pPr>
        <w:widowControl w:val="0"/>
        <w:numPr>
          <w:ilvl w:val="0"/>
          <w:numId w:val="16"/>
        </w:numPr>
        <w:tabs>
          <w:tab w:val="center" w:pos="4153"/>
          <w:tab w:val="right" w:pos="8306"/>
        </w:tabs>
        <w:spacing w:before="0" w:beforeAutospacing="0" w:after="0" w:afterAutospacing="0" w:line="240" w:lineRule="auto"/>
        <w:jc w:val="both"/>
        <w:rPr>
          <w:rFonts w:ascii="Times New Roman" w:eastAsia="Times New Roman" w:hAnsi="Times New Roman" w:cs="David"/>
          <w:sz w:val="24"/>
          <w:szCs w:val="24"/>
          <w:lang w:eastAsia="he-IL"/>
        </w:rPr>
      </w:pPr>
      <w:r w:rsidRPr="00232692">
        <w:rPr>
          <w:rFonts w:ascii="Times New Roman" w:eastAsia="Times New Roman" w:hAnsi="Times New Roman" w:cs="David" w:hint="cs"/>
          <w:sz w:val="24"/>
          <w:szCs w:val="24"/>
          <w:rtl/>
          <w:lang w:eastAsia="he-IL"/>
        </w:rPr>
        <w:t xml:space="preserve">הכנת מפרט וכתב כמויות לכל פריטי מערך פינוי האשפה, ועריכתו כנדרש לצרכי המכרזים בין הקבלנים. </w:t>
      </w:r>
    </w:p>
    <w:p w14:paraId="4358315E" w14:textId="77777777" w:rsidR="00232692" w:rsidRPr="00232692" w:rsidRDefault="00232692" w:rsidP="00232692">
      <w:pPr>
        <w:widowControl w:val="0"/>
        <w:numPr>
          <w:ilvl w:val="0"/>
          <w:numId w:val="16"/>
        </w:numPr>
        <w:tabs>
          <w:tab w:val="center" w:pos="4153"/>
          <w:tab w:val="right" w:pos="8306"/>
        </w:tabs>
        <w:spacing w:before="0" w:beforeAutospacing="0" w:after="0" w:afterAutospacing="0" w:line="240" w:lineRule="auto"/>
        <w:jc w:val="both"/>
        <w:rPr>
          <w:rFonts w:ascii="Times New Roman" w:eastAsia="Times New Roman" w:hAnsi="Times New Roman" w:cs="David"/>
          <w:sz w:val="24"/>
          <w:szCs w:val="24"/>
          <w:lang w:eastAsia="he-IL"/>
        </w:rPr>
      </w:pPr>
      <w:r w:rsidRPr="00232692">
        <w:rPr>
          <w:rFonts w:ascii="Times New Roman" w:eastAsia="Times New Roman" w:hAnsi="Times New Roman" w:cs="David" w:hint="cs"/>
          <w:sz w:val="24"/>
          <w:szCs w:val="24"/>
          <w:rtl/>
          <w:lang w:eastAsia="he-IL"/>
        </w:rPr>
        <w:t>הכנסת שינויים במפרט ככל שיתחייב להתאמת התכנון למסגרת התקציבית אשר תיקבע ע"י המזמין.</w:t>
      </w:r>
    </w:p>
    <w:p w14:paraId="296AB99E" w14:textId="77777777" w:rsidR="00232692" w:rsidRPr="00232692" w:rsidRDefault="00232692" w:rsidP="00232692">
      <w:pPr>
        <w:widowControl w:val="0"/>
        <w:numPr>
          <w:ilvl w:val="0"/>
          <w:numId w:val="16"/>
        </w:numPr>
        <w:tabs>
          <w:tab w:val="center" w:pos="4153"/>
          <w:tab w:val="right" w:pos="8306"/>
        </w:tabs>
        <w:spacing w:before="0" w:beforeAutospacing="0" w:after="0" w:afterAutospacing="0" w:line="240" w:lineRule="auto"/>
        <w:jc w:val="both"/>
        <w:rPr>
          <w:rFonts w:ascii="Times New Roman" w:eastAsia="Times New Roman" w:hAnsi="Times New Roman" w:cs="David"/>
          <w:sz w:val="24"/>
          <w:szCs w:val="24"/>
          <w:lang w:eastAsia="he-IL"/>
        </w:rPr>
      </w:pPr>
      <w:r w:rsidRPr="00232692">
        <w:rPr>
          <w:rFonts w:ascii="Times New Roman" w:eastAsia="Times New Roman" w:hAnsi="Times New Roman" w:cs="David" w:hint="cs"/>
          <w:sz w:val="24"/>
          <w:szCs w:val="24"/>
          <w:rtl/>
          <w:lang w:eastAsia="he-IL"/>
        </w:rPr>
        <w:t>מתן חוות דעת ויעוץ בכל הקשור בהכנת המכרזים ופרסומם.</w:t>
      </w:r>
    </w:p>
    <w:p w14:paraId="7E5FAD66" w14:textId="77777777" w:rsidR="00232692" w:rsidRPr="00232692" w:rsidRDefault="00232692" w:rsidP="00232692">
      <w:pPr>
        <w:widowControl w:val="0"/>
        <w:numPr>
          <w:ilvl w:val="0"/>
          <w:numId w:val="16"/>
        </w:numPr>
        <w:tabs>
          <w:tab w:val="center" w:pos="4153"/>
          <w:tab w:val="right" w:pos="8306"/>
        </w:tabs>
        <w:spacing w:before="0" w:beforeAutospacing="0" w:after="0" w:afterAutospacing="0" w:line="240" w:lineRule="auto"/>
        <w:jc w:val="both"/>
        <w:rPr>
          <w:rFonts w:ascii="Times New Roman" w:eastAsia="Times New Roman" w:hAnsi="Times New Roman" w:cs="David"/>
          <w:sz w:val="24"/>
          <w:szCs w:val="24"/>
          <w:lang w:eastAsia="he-IL"/>
        </w:rPr>
      </w:pPr>
      <w:r w:rsidRPr="00232692">
        <w:rPr>
          <w:rFonts w:ascii="Times New Roman" w:eastAsia="Times New Roman" w:hAnsi="Times New Roman" w:cs="David" w:hint="cs"/>
          <w:sz w:val="24"/>
          <w:szCs w:val="24"/>
          <w:rtl/>
          <w:lang w:eastAsia="he-IL"/>
        </w:rPr>
        <w:t>טיפול בקבלת אישור תברואתי של הרשות להיתר הבניה וככל ונדרש בטופס 4.</w:t>
      </w:r>
    </w:p>
    <w:p w14:paraId="378C1B70" w14:textId="77777777" w:rsidR="00232692" w:rsidRPr="00232692" w:rsidRDefault="00232692" w:rsidP="00232692">
      <w:pPr>
        <w:tabs>
          <w:tab w:val="left" w:pos="720"/>
          <w:tab w:val="center" w:pos="4153"/>
          <w:tab w:val="right" w:pos="8306"/>
        </w:tabs>
        <w:spacing w:before="0" w:beforeAutospacing="0" w:after="0" w:afterAutospacing="0" w:line="240" w:lineRule="auto"/>
        <w:rPr>
          <w:rFonts w:ascii="Times New Roman" w:eastAsia="Times New Roman" w:hAnsi="Times New Roman" w:cs="David"/>
          <w:sz w:val="24"/>
          <w:szCs w:val="24"/>
          <w:lang w:eastAsia="he-IL"/>
        </w:rPr>
      </w:pPr>
    </w:p>
    <w:p w14:paraId="15057B6C" w14:textId="77777777" w:rsidR="00232692" w:rsidRPr="00232692" w:rsidRDefault="00232692" w:rsidP="00232692">
      <w:pPr>
        <w:tabs>
          <w:tab w:val="left" w:pos="720"/>
          <w:tab w:val="center" w:pos="4153"/>
          <w:tab w:val="right" w:pos="8306"/>
        </w:tabs>
        <w:spacing w:before="0" w:beforeAutospacing="0" w:after="0" w:afterAutospacing="0" w:line="240" w:lineRule="auto"/>
        <w:rPr>
          <w:rFonts w:ascii="Times New Roman" w:eastAsia="Times New Roman" w:hAnsi="Times New Roman" w:cs="David"/>
          <w:sz w:val="24"/>
          <w:szCs w:val="24"/>
          <w:lang w:eastAsia="he-IL"/>
        </w:rPr>
      </w:pPr>
      <w:r w:rsidRPr="00232692">
        <w:rPr>
          <w:rFonts w:ascii="Times New Roman" w:eastAsia="Times New Roman" w:hAnsi="Times New Roman" w:cs="David" w:hint="cs"/>
          <w:sz w:val="24"/>
          <w:szCs w:val="24"/>
          <w:rtl/>
          <w:lang w:eastAsia="he-IL"/>
        </w:rPr>
        <w:tab/>
        <w:t xml:space="preserve">3.2 </w:t>
      </w:r>
      <w:r w:rsidRPr="00232692">
        <w:rPr>
          <w:rFonts w:ascii="Times New Roman" w:eastAsia="Times New Roman" w:hAnsi="Times New Roman" w:cs="David" w:hint="cs"/>
          <w:sz w:val="24"/>
          <w:szCs w:val="24"/>
          <w:u w:val="single"/>
          <w:rtl/>
          <w:lang w:eastAsia="he-IL"/>
        </w:rPr>
        <w:t>הצעות קבלנים</w:t>
      </w:r>
      <w:r w:rsidRPr="00232692">
        <w:rPr>
          <w:rFonts w:ascii="Times New Roman" w:eastAsia="Times New Roman" w:hAnsi="Times New Roman" w:cs="David" w:hint="cs"/>
          <w:sz w:val="24"/>
          <w:szCs w:val="24"/>
          <w:rtl/>
          <w:lang w:eastAsia="he-IL"/>
        </w:rPr>
        <w:t>:</w:t>
      </w:r>
    </w:p>
    <w:p w14:paraId="0E5C88A6" w14:textId="77777777" w:rsidR="00232692" w:rsidRPr="00232692" w:rsidRDefault="00232692" w:rsidP="00232692">
      <w:pPr>
        <w:tabs>
          <w:tab w:val="center" w:pos="4153"/>
          <w:tab w:val="right" w:pos="8306"/>
        </w:tabs>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0EF2F471" w14:textId="77777777" w:rsidR="00232692" w:rsidRPr="00232692" w:rsidRDefault="00232692" w:rsidP="00232692">
      <w:pPr>
        <w:tabs>
          <w:tab w:val="left" w:pos="720"/>
          <w:tab w:val="center" w:pos="4153"/>
          <w:tab w:val="right" w:pos="8306"/>
        </w:tabs>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א.</w:t>
      </w:r>
      <w:r w:rsidRPr="00232692">
        <w:rPr>
          <w:rFonts w:ascii="Times New Roman" w:eastAsia="Times New Roman" w:hAnsi="Times New Roman" w:cs="David" w:hint="cs"/>
          <w:sz w:val="24"/>
          <w:szCs w:val="24"/>
          <w:rtl/>
          <w:lang w:eastAsia="he-IL"/>
        </w:rPr>
        <w:tab/>
        <w:t xml:space="preserve">           השתתפות בסיורי קבלנים, הכנת תשובות לשאלות הקבלנים והגשתן</w:t>
      </w:r>
    </w:p>
    <w:p w14:paraId="19984601" w14:textId="77777777" w:rsidR="00232692" w:rsidRPr="00232692" w:rsidRDefault="00232692" w:rsidP="00232692">
      <w:pPr>
        <w:tabs>
          <w:tab w:val="left" w:pos="720"/>
          <w:tab w:val="center" w:pos="4153"/>
          <w:tab w:val="right" w:pos="8306"/>
        </w:tabs>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 xml:space="preserve">              למנהל.</w:t>
      </w:r>
    </w:p>
    <w:p w14:paraId="01C25BA0" w14:textId="77777777" w:rsidR="00232692" w:rsidRPr="00232692" w:rsidRDefault="00232692" w:rsidP="00232692">
      <w:pPr>
        <w:tabs>
          <w:tab w:val="center" w:pos="4153"/>
          <w:tab w:val="right" w:pos="8306"/>
        </w:tabs>
        <w:spacing w:before="0" w:beforeAutospacing="0" w:after="0" w:afterAutospacing="0" w:line="240" w:lineRule="auto"/>
        <w:ind w:left="1440"/>
        <w:jc w:val="both"/>
        <w:rPr>
          <w:rFonts w:ascii="Times New Roman" w:eastAsia="Times New Roman" w:hAnsi="Times New Roman" w:cs="David"/>
          <w:sz w:val="24"/>
          <w:szCs w:val="24"/>
          <w:lang w:eastAsia="he-IL"/>
        </w:rPr>
      </w:pPr>
      <w:r w:rsidRPr="00232692">
        <w:rPr>
          <w:rFonts w:ascii="Times New Roman" w:eastAsia="Times New Roman" w:hAnsi="Times New Roman" w:cs="David" w:hint="cs"/>
          <w:sz w:val="24"/>
          <w:szCs w:val="24"/>
          <w:rtl/>
          <w:lang w:eastAsia="he-IL"/>
        </w:rPr>
        <w:t>ב.</w:t>
      </w:r>
      <w:r w:rsidRPr="00232692">
        <w:rPr>
          <w:rFonts w:ascii="Times New Roman" w:eastAsia="Times New Roman" w:hAnsi="Times New Roman" w:cs="David" w:hint="cs"/>
          <w:sz w:val="24"/>
          <w:szCs w:val="24"/>
          <w:rtl/>
          <w:lang w:eastAsia="he-IL"/>
        </w:rPr>
        <w:tab/>
        <w:t>מתן חוות דעת בכל הקשור להצעות הקבלנים.</w:t>
      </w:r>
    </w:p>
    <w:p w14:paraId="1841B2A3" w14:textId="77777777" w:rsidR="00232692" w:rsidRPr="00232692" w:rsidRDefault="00232692" w:rsidP="00232692">
      <w:pPr>
        <w:tabs>
          <w:tab w:val="left" w:pos="720"/>
          <w:tab w:val="center" w:pos="4153"/>
          <w:tab w:val="right" w:pos="8306"/>
        </w:tabs>
        <w:spacing w:before="0" w:beforeAutospacing="0" w:after="0" w:afterAutospacing="0" w:line="240" w:lineRule="auto"/>
        <w:jc w:val="both"/>
        <w:rPr>
          <w:rFonts w:ascii="Times New Roman" w:eastAsia="Times New Roman" w:hAnsi="Times New Roman" w:cs="David"/>
          <w:sz w:val="24"/>
          <w:szCs w:val="24"/>
          <w:lang w:eastAsia="he-IL"/>
        </w:rPr>
      </w:pPr>
    </w:p>
    <w:p w14:paraId="2B6EE2D2" w14:textId="77777777" w:rsidR="00232692" w:rsidRPr="00232692" w:rsidRDefault="00232692" w:rsidP="00232692">
      <w:pPr>
        <w:tabs>
          <w:tab w:val="left" w:pos="720"/>
          <w:tab w:val="center" w:pos="4153"/>
          <w:tab w:val="right" w:pos="8306"/>
        </w:tabs>
        <w:spacing w:before="0" w:beforeAutospacing="0" w:after="0" w:afterAutospacing="0" w:line="240" w:lineRule="auto"/>
        <w:ind w:left="720"/>
        <w:jc w:val="both"/>
        <w:rPr>
          <w:rFonts w:ascii="Times New Roman" w:eastAsia="Times New Roman" w:hAnsi="Times New Roman" w:cs="David"/>
          <w:sz w:val="24"/>
          <w:szCs w:val="24"/>
          <w:lang w:eastAsia="he-IL"/>
        </w:rPr>
      </w:pPr>
      <w:r w:rsidRPr="00232692">
        <w:rPr>
          <w:rFonts w:ascii="Times New Roman" w:eastAsia="Times New Roman" w:hAnsi="Times New Roman" w:cs="David" w:hint="cs"/>
          <w:sz w:val="24"/>
          <w:szCs w:val="24"/>
          <w:rtl/>
          <w:lang w:eastAsia="he-IL"/>
        </w:rPr>
        <w:t xml:space="preserve">3.3 </w:t>
      </w:r>
      <w:r w:rsidRPr="00232692">
        <w:rPr>
          <w:rFonts w:ascii="Times New Roman" w:eastAsia="Times New Roman" w:hAnsi="Times New Roman" w:cs="David" w:hint="cs"/>
          <w:sz w:val="24"/>
          <w:szCs w:val="24"/>
          <w:u w:val="single"/>
          <w:rtl/>
          <w:lang w:eastAsia="he-IL"/>
        </w:rPr>
        <w:t>פיקוח עליון</w:t>
      </w:r>
      <w:r w:rsidRPr="00232692">
        <w:rPr>
          <w:rFonts w:ascii="Times New Roman" w:eastAsia="Times New Roman" w:hAnsi="Times New Roman" w:cs="David" w:hint="cs"/>
          <w:sz w:val="24"/>
          <w:szCs w:val="24"/>
          <w:rtl/>
          <w:lang w:eastAsia="he-IL"/>
        </w:rPr>
        <w:t>:</w:t>
      </w:r>
    </w:p>
    <w:p w14:paraId="58006755" w14:textId="77777777" w:rsidR="00232692" w:rsidRPr="00232692" w:rsidRDefault="00232692" w:rsidP="00232692">
      <w:pPr>
        <w:tabs>
          <w:tab w:val="left" w:pos="720"/>
          <w:tab w:val="center" w:pos="4153"/>
          <w:tab w:val="right" w:pos="8306"/>
        </w:tabs>
        <w:spacing w:before="0" w:beforeAutospacing="0" w:after="0" w:afterAutospacing="0" w:line="240" w:lineRule="auto"/>
        <w:ind w:left="1440"/>
        <w:jc w:val="both"/>
        <w:rPr>
          <w:rFonts w:ascii="Times New Roman" w:eastAsia="Times New Roman" w:hAnsi="Times New Roman" w:cs="David"/>
          <w:sz w:val="24"/>
          <w:szCs w:val="24"/>
          <w:lang w:eastAsia="he-IL"/>
        </w:rPr>
      </w:pPr>
    </w:p>
    <w:p w14:paraId="228907F0" w14:textId="77777777" w:rsidR="00232692" w:rsidRPr="00232692" w:rsidRDefault="00232692" w:rsidP="00232692">
      <w:pPr>
        <w:widowControl w:val="0"/>
        <w:numPr>
          <w:ilvl w:val="0"/>
          <w:numId w:val="17"/>
        </w:numPr>
        <w:tabs>
          <w:tab w:val="center" w:pos="4153"/>
          <w:tab w:val="right" w:pos="8306"/>
        </w:tabs>
        <w:spacing w:before="0" w:beforeAutospacing="0" w:after="0" w:afterAutospacing="0" w:line="240" w:lineRule="auto"/>
        <w:jc w:val="both"/>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פקוח עליון על עבודות התקנת מערכת פינוי האשפה הן באתר והן בבתי מלאכה מחוץ לאתר.</w:t>
      </w:r>
    </w:p>
    <w:p w14:paraId="7E0256C7" w14:textId="77777777" w:rsidR="00232692" w:rsidRPr="00232692" w:rsidRDefault="00232692" w:rsidP="00232692">
      <w:pPr>
        <w:widowControl w:val="0"/>
        <w:numPr>
          <w:ilvl w:val="0"/>
          <w:numId w:val="17"/>
        </w:numPr>
        <w:tabs>
          <w:tab w:val="center" w:pos="4153"/>
          <w:tab w:val="right" w:pos="8306"/>
        </w:tabs>
        <w:spacing w:before="0" w:beforeAutospacing="0" w:after="0" w:afterAutospacing="0" w:line="240" w:lineRule="auto"/>
        <w:jc w:val="both"/>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בחינת תכניות העבודה של הקבלנים אשר זכו בעבודות, עד אישור תכניותיהם לייצור.</w:t>
      </w:r>
    </w:p>
    <w:p w14:paraId="3AC81345" w14:textId="77777777" w:rsidR="00232692" w:rsidRPr="00232692" w:rsidRDefault="00232692" w:rsidP="00232692">
      <w:pPr>
        <w:widowControl w:val="0"/>
        <w:numPr>
          <w:ilvl w:val="0"/>
          <w:numId w:val="17"/>
        </w:numPr>
        <w:tabs>
          <w:tab w:val="center" w:pos="4153"/>
          <w:tab w:val="right" w:pos="8306"/>
        </w:tabs>
        <w:spacing w:before="0" w:beforeAutospacing="0" w:after="0" w:afterAutospacing="0" w:line="240" w:lineRule="auto"/>
        <w:jc w:val="both"/>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השתתפות בקבלת העבודות ואישור גמר ביצוע העבודות. דיווח על ליקויים הטעונים השלמה או תיקון.</w:t>
      </w:r>
    </w:p>
    <w:p w14:paraId="28980506" w14:textId="77777777" w:rsidR="00232692" w:rsidRPr="00232692" w:rsidRDefault="00232692" w:rsidP="00232692">
      <w:pPr>
        <w:widowControl w:val="0"/>
        <w:numPr>
          <w:ilvl w:val="0"/>
          <w:numId w:val="16"/>
        </w:numPr>
        <w:tabs>
          <w:tab w:val="center" w:pos="4153"/>
          <w:tab w:val="right" w:pos="8306"/>
        </w:tabs>
        <w:spacing w:before="0" w:beforeAutospacing="0" w:after="0" w:afterAutospacing="0" w:line="240" w:lineRule="auto"/>
        <w:jc w:val="both"/>
        <w:rPr>
          <w:rFonts w:ascii="Times New Roman" w:eastAsia="Times New Roman" w:hAnsi="Times New Roman" w:cs="David"/>
          <w:sz w:val="24"/>
          <w:szCs w:val="24"/>
          <w:lang w:eastAsia="he-IL"/>
        </w:rPr>
      </w:pPr>
      <w:r w:rsidRPr="00232692">
        <w:rPr>
          <w:rFonts w:ascii="Times New Roman" w:eastAsia="Times New Roman" w:hAnsi="Times New Roman" w:cs="David" w:hint="cs"/>
          <w:sz w:val="24"/>
          <w:szCs w:val="24"/>
          <w:rtl/>
          <w:lang w:eastAsia="he-IL"/>
        </w:rPr>
        <w:t>יעוץ למנהל והשתתפות בדיונים ובבירורים עם הקבלנים בקשר עם בצוע העבודות והתאמתן לתנאי החוזים עם קבלני העבודות, הן לפני מסירת העבודות והן בתקופת הבדק.</w:t>
      </w:r>
    </w:p>
    <w:p w14:paraId="6B05918A" w14:textId="77777777" w:rsidR="00232692" w:rsidRPr="00232692" w:rsidRDefault="00232692" w:rsidP="00232692">
      <w:pPr>
        <w:widowControl w:val="0"/>
        <w:numPr>
          <w:ilvl w:val="0"/>
          <w:numId w:val="17"/>
        </w:numPr>
        <w:tabs>
          <w:tab w:val="center" w:pos="4153"/>
          <w:tab w:val="right" w:pos="8306"/>
        </w:tabs>
        <w:spacing w:before="0" w:beforeAutospacing="0" w:after="0" w:afterAutospacing="0" w:line="240" w:lineRule="auto"/>
        <w:jc w:val="both"/>
        <w:rPr>
          <w:rFonts w:ascii="Times New Roman" w:eastAsia="Times New Roman" w:hAnsi="Times New Roman" w:cs="David"/>
          <w:sz w:val="24"/>
          <w:szCs w:val="24"/>
          <w:lang w:eastAsia="he-IL"/>
        </w:rPr>
      </w:pPr>
      <w:r w:rsidRPr="00232692">
        <w:rPr>
          <w:rFonts w:ascii="Times New Roman" w:eastAsia="Times New Roman" w:hAnsi="Times New Roman" w:cs="David" w:hint="cs"/>
          <w:sz w:val="24"/>
          <w:szCs w:val="24"/>
          <w:rtl/>
          <w:lang w:eastAsia="he-IL"/>
        </w:rPr>
        <w:t>יעוץ לפתרונות במקרים בהם יתגלו כשלים בביצוע לעומת התכנון.</w:t>
      </w:r>
    </w:p>
    <w:p w14:paraId="4FAD5D95" w14:textId="77777777" w:rsidR="00232692" w:rsidRPr="00232692" w:rsidRDefault="00232692" w:rsidP="00232692">
      <w:pPr>
        <w:widowControl w:val="0"/>
        <w:numPr>
          <w:ilvl w:val="0"/>
          <w:numId w:val="17"/>
        </w:numPr>
        <w:tabs>
          <w:tab w:val="center" w:pos="4153"/>
          <w:tab w:val="right" w:pos="8306"/>
        </w:tabs>
        <w:spacing w:before="0" w:beforeAutospacing="0" w:after="0" w:afterAutospacing="0" w:line="240" w:lineRule="auto"/>
        <w:jc w:val="both"/>
        <w:rPr>
          <w:rFonts w:ascii="Times New Roman" w:eastAsia="Times New Roman" w:hAnsi="Times New Roman" w:cs="David"/>
          <w:sz w:val="24"/>
          <w:szCs w:val="24"/>
          <w:lang w:eastAsia="he-IL"/>
        </w:rPr>
      </w:pPr>
      <w:r w:rsidRPr="00232692">
        <w:rPr>
          <w:rFonts w:ascii="Times New Roman" w:eastAsia="Times New Roman" w:hAnsi="Times New Roman" w:cs="David" w:hint="cs"/>
          <w:sz w:val="24"/>
          <w:szCs w:val="24"/>
          <w:rtl/>
          <w:lang w:eastAsia="he-IL"/>
        </w:rPr>
        <w:t>אין היועץ רשאי לתת הוראות לקבלנים ו/או לנהל משא ומתן עם הקבלנים אלא באמצעות נציג המזמין.</w:t>
      </w:r>
    </w:p>
    <w:p w14:paraId="48EC001C" w14:textId="77777777" w:rsidR="00232692" w:rsidRPr="00232692" w:rsidRDefault="00232692" w:rsidP="00232692">
      <w:pPr>
        <w:widowControl w:val="0"/>
        <w:numPr>
          <w:ilvl w:val="0"/>
          <w:numId w:val="17"/>
        </w:numPr>
        <w:tabs>
          <w:tab w:val="center" w:pos="4153"/>
          <w:tab w:val="right" w:pos="8306"/>
        </w:tabs>
        <w:spacing w:before="0" w:beforeAutospacing="0" w:after="0" w:afterAutospacing="0" w:line="240" w:lineRule="auto"/>
        <w:jc w:val="both"/>
        <w:rPr>
          <w:rFonts w:ascii="Times New Roman" w:eastAsia="Times New Roman" w:hAnsi="Times New Roman" w:cs="David"/>
          <w:sz w:val="24"/>
          <w:szCs w:val="24"/>
          <w:lang w:eastAsia="he-IL"/>
        </w:rPr>
      </w:pPr>
      <w:r w:rsidRPr="00232692">
        <w:rPr>
          <w:rFonts w:ascii="Times New Roman" w:eastAsia="Times New Roman" w:hAnsi="Times New Roman" w:cs="David" w:hint="cs"/>
          <w:sz w:val="24"/>
          <w:szCs w:val="24"/>
          <w:rtl/>
          <w:lang w:eastAsia="he-IL"/>
        </w:rPr>
        <w:t>השתתפות בקבלת אישור תברואתי של הרשות לאכלוס / טופס 4 ותעודת גמר.</w:t>
      </w:r>
    </w:p>
    <w:p w14:paraId="20CD09FD" w14:textId="77777777" w:rsidR="00232692" w:rsidRPr="00232692" w:rsidRDefault="00232692" w:rsidP="00232692">
      <w:pPr>
        <w:widowControl w:val="0"/>
        <w:spacing w:before="60" w:beforeAutospacing="0" w:after="60" w:afterAutospacing="0" w:line="240" w:lineRule="auto"/>
        <w:jc w:val="center"/>
        <w:rPr>
          <w:rFonts w:ascii="Times New Roman" w:eastAsia="Times New Roman" w:hAnsi="Times New Roman" w:cs="David"/>
          <w:b/>
          <w:bCs/>
          <w:sz w:val="24"/>
          <w:szCs w:val="24"/>
          <w:u w:val="single"/>
          <w:lang w:eastAsia="he-IL"/>
        </w:rPr>
      </w:pPr>
      <w:r w:rsidRPr="00232692">
        <w:rPr>
          <w:rFonts w:ascii="Times New Roman" w:eastAsia="Times New Roman" w:hAnsi="Times New Roman" w:cs="David" w:hint="cs"/>
          <w:b/>
          <w:bCs/>
          <w:sz w:val="24"/>
          <w:szCs w:val="24"/>
          <w:u w:val="single"/>
          <w:rtl/>
          <w:lang w:eastAsia="he-IL"/>
        </w:rPr>
        <w:br w:type="page"/>
      </w:r>
      <w:r w:rsidRPr="00232692">
        <w:rPr>
          <w:rFonts w:ascii="Times New Roman" w:eastAsia="Times New Roman" w:hAnsi="Times New Roman" w:cs="David" w:hint="cs"/>
          <w:b/>
          <w:bCs/>
          <w:sz w:val="24"/>
          <w:szCs w:val="24"/>
          <w:u w:val="single"/>
          <w:rtl/>
          <w:lang w:eastAsia="he-IL"/>
        </w:rPr>
        <w:lastRenderedPageBreak/>
        <w:t xml:space="preserve">נספח </w:t>
      </w:r>
      <w:r w:rsidR="00573980">
        <w:rPr>
          <w:rFonts w:ascii="Times New Roman" w:eastAsia="Times New Roman" w:hAnsi="Times New Roman" w:cs="David" w:hint="cs"/>
          <w:b/>
          <w:bCs/>
          <w:sz w:val="24"/>
          <w:szCs w:val="24"/>
          <w:u w:val="single"/>
          <w:rtl/>
          <w:lang w:eastAsia="he-IL"/>
        </w:rPr>
        <w:t>"</w:t>
      </w:r>
      <w:r w:rsidRPr="00232692">
        <w:rPr>
          <w:rFonts w:ascii="Times New Roman" w:eastAsia="Times New Roman" w:hAnsi="Times New Roman" w:cs="David" w:hint="cs"/>
          <w:b/>
          <w:bCs/>
          <w:sz w:val="24"/>
          <w:szCs w:val="24"/>
          <w:u w:val="single"/>
          <w:rtl/>
          <w:lang w:eastAsia="he-IL"/>
        </w:rPr>
        <w:t>ג</w:t>
      </w:r>
      <w:r w:rsidR="00573980">
        <w:rPr>
          <w:rFonts w:ascii="Times New Roman" w:eastAsia="Times New Roman" w:hAnsi="Times New Roman" w:cs="David" w:hint="cs"/>
          <w:b/>
          <w:bCs/>
          <w:sz w:val="24"/>
          <w:szCs w:val="24"/>
          <w:u w:val="single"/>
          <w:rtl/>
          <w:lang w:eastAsia="he-IL"/>
        </w:rPr>
        <w:t>'</w:t>
      </w:r>
      <w:r w:rsidRPr="00232692">
        <w:rPr>
          <w:rFonts w:ascii="Times New Roman" w:eastAsia="Times New Roman" w:hAnsi="Times New Roman" w:cs="David" w:hint="cs"/>
          <w:b/>
          <w:bCs/>
          <w:sz w:val="24"/>
          <w:szCs w:val="24"/>
          <w:u w:val="single"/>
          <w:rtl/>
          <w:lang w:eastAsia="he-IL"/>
        </w:rPr>
        <w:t>'</w:t>
      </w:r>
    </w:p>
    <w:p w14:paraId="75050440" w14:textId="77777777" w:rsidR="00232692" w:rsidRPr="00232692" w:rsidRDefault="00232692" w:rsidP="00232692">
      <w:pPr>
        <w:widowControl w:val="0"/>
        <w:spacing w:before="60" w:beforeAutospacing="0" w:after="60" w:afterAutospacing="0" w:line="300" w:lineRule="atLeast"/>
        <w:jc w:val="center"/>
        <w:rPr>
          <w:rFonts w:ascii="Times New Roman" w:eastAsia="Times New Roman" w:hAnsi="Times New Roman" w:cs="David"/>
          <w:b/>
          <w:bCs/>
          <w:sz w:val="24"/>
          <w:szCs w:val="24"/>
          <w:u w:val="single"/>
          <w:lang w:eastAsia="he-IL"/>
        </w:rPr>
      </w:pPr>
      <w:r w:rsidRPr="00232692">
        <w:rPr>
          <w:rFonts w:ascii="Times New Roman" w:eastAsia="Times New Roman" w:hAnsi="Times New Roman" w:cs="David" w:hint="cs"/>
          <w:b/>
          <w:bCs/>
          <w:sz w:val="24"/>
          <w:szCs w:val="24"/>
          <w:u w:val="single"/>
          <w:rtl/>
          <w:lang w:eastAsia="he-IL"/>
        </w:rPr>
        <w:t>לוח זמנים ושלבי ביצוע</w:t>
      </w:r>
    </w:p>
    <w:p w14:paraId="5C81072E" w14:textId="77777777" w:rsidR="00232692" w:rsidRPr="00232692" w:rsidRDefault="00232692" w:rsidP="00232692">
      <w:pPr>
        <w:widowControl w:val="0"/>
        <w:spacing w:before="60" w:beforeAutospacing="0" w:after="60" w:afterAutospacing="0" w:line="300" w:lineRule="atLeast"/>
        <w:rPr>
          <w:rFonts w:ascii="Times New Roman" w:eastAsia="Times New Roman" w:hAnsi="Times New Roman" w:cs="David"/>
          <w:sz w:val="24"/>
          <w:szCs w:val="24"/>
          <w:rtl/>
          <w:lang w:eastAsia="he-IL"/>
        </w:rPr>
      </w:pPr>
    </w:p>
    <w:p w14:paraId="5CFD5A55" w14:textId="77777777" w:rsidR="00232692" w:rsidRPr="00232692" w:rsidRDefault="00232692" w:rsidP="00232692">
      <w:pPr>
        <w:widowControl w:val="0"/>
        <w:spacing w:before="60" w:beforeAutospacing="0" w:after="60" w:afterAutospacing="0" w:line="300" w:lineRule="atLeast"/>
        <w:rPr>
          <w:rFonts w:ascii="Times New Roman" w:eastAsia="Times New Roman" w:hAnsi="Times New Roman" w:cs="David"/>
          <w:sz w:val="24"/>
          <w:szCs w:val="24"/>
          <w:rtl/>
          <w:lang w:eastAsia="he-IL"/>
        </w:rPr>
      </w:pPr>
    </w:p>
    <w:p w14:paraId="7E7F5AEC" w14:textId="77777777" w:rsidR="00232692" w:rsidRPr="00232692" w:rsidRDefault="00232692" w:rsidP="00232692">
      <w:pPr>
        <w:widowControl w:val="0"/>
        <w:spacing w:before="60" w:beforeAutospacing="0" w:after="60" w:afterAutospacing="0" w:line="300" w:lineRule="atLeast"/>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לוח הזמנים ליעוץ כל אחד מהשלבים של הפרויקט יהיה כפי שייקבע מעת לעת על ידי המנהל. לוח הזמנים לפיקוח העליון - ברציפות מתחילת ביצוע העבודות ועד להשלמתן כולל תקופת הבדק, ככל שיידרש על ידי המנהל.</w:t>
      </w:r>
    </w:p>
    <w:p w14:paraId="76D00D16" w14:textId="77777777" w:rsidR="00232692" w:rsidRPr="00232692" w:rsidRDefault="00232692" w:rsidP="00232692">
      <w:pPr>
        <w:widowControl w:val="0"/>
        <w:spacing w:before="60" w:beforeAutospacing="0" w:after="60" w:afterAutospacing="0" w:line="300" w:lineRule="atLeast"/>
        <w:rPr>
          <w:rFonts w:ascii="Times New Roman" w:eastAsia="Times New Roman" w:hAnsi="Times New Roman" w:cs="David"/>
          <w:sz w:val="24"/>
          <w:szCs w:val="24"/>
          <w:rtl/>
          <w:lang w:eastAsia="he-IL"/>
        </w:rPr>
      </w:pPr>
    </w:p>
    <w:p w14:paraId="269300DA" w14:textId="77777777" w:rsidR="00232692" w:rsidRPr="00232692" w:rsidRDefault="00232692" w:rsidP="00232692">
      <w:pPr>
        <w:widowControl w:val="0"/>
        <w:spacing w:before="60" w:beforeAutospacing="0" w:after="60" w:afterAutospacing="0" w:line="300" w:lineRule="atLeast"/>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היועץ ימסור את התכניות ו/או המסמכים לאישור המזמין בהתאם ללוח הזמנים והתכניות ו/או המסמכים לא יחשבו כמושלמים עד לקבלת אישור המזמין.</w:t>
      </w:r>
    </w:p>
    <w:p w14:paraId="70946869" w14:textId="77777777" w:rsidR="00232692" w:rsidRPr="00232692" w:rsidRDefault="00232692" w:rsidP="00232692">
      <w:pPr>
        <w:widowControl w:val="0"/>
        <w:spacing w:before="60" w:beforeAutospacing="0" w:after="60" w:afterAutospacing="0" w:line="300" w:lineRule="atLeast"/>
        <w:rPr>
          <w:rFonts w:ascii="Times New Roman" w:eastAsia="Times New Roman" w:hAnsi="Times New Roman" w:cs="David"/>
          <w:sz w:val="24"/>
          <w:szCs w:val="24"/>
          <w:rtl/>
          <w:lang w:eastAsia="he-IL"/>
        </w:rPr>
      </w:pPr>
    </w:p>
    <w:p w14:paraId="08766D59" w14:textId="77777777" w:rsidR="00232692" w:rsidRPr="00232692" w:rsidRDefault="00232692" w:rsidP="00232692">
      <w:pPr>
        <w:widowControl w:val="0"/>
        <w:spacing w:before="60" w:beforeAutospacing="0" w:after="60" w:afterAutospacing="0" w:line="300" w:lineRule="atLeast"/>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העביר המזמין ליועץ הערות או הנחיות נוספות לגבי התכניות ו/או המסמכים, יעדכן היועץ את התכניות ו/או המסמכים תוך פרק זמן סביר שיוסכם בינו לבין המזמין, ואולם בכל מקרה לא יעלה על פרק הזמן הנקוב עבור אותו שלב בלוח הזמנים. האמור לעיל מותנה בכך שהמזמין ימציא ליועץ הערותיו ו/או הנחיותיו לגבי תכניות ו/או מסמכים שהוגשו לו על ידי היועץ בתוך 30 יום ממועד הגשתן למזמין.</w:t>
      </w:r>
    </w:p>
    <w:p w14:paraId="424DA3B5" w14:textId="77777777" w:rsidR="00232692" w:rsidRPr="00232692" w:rsidRDefault="00232692" w:rsidP="00232692">
      <w:pPr>
        <w:widowControl w:val="0"/>
        <w:spacing w:before="60" w:beforeAutospacing="0" w:after="60" w:afterAutospacing="0" w:line="300" w:lineRule="atLeast"/>
        <w:rPr>
          <w:rFonts w:ascii="Times New Roman" w:eastAsia="Times New Roman" w:hAnsi="Times New Roman" w:cs="David"/>
          <w:sz w:val="24"/>
          <w:szCs w:val="24"/>
          <w:rtl/>
          <w:lang w:eastAsia="he-IL"/>
        </w:rPr>
      </w:pPr>
    </w:p>
    <w:p w14:paraId="378E2F52" w14:textId="77777777" w:rsidR="00232692" w:rsidRPr="00232692" w:rsidRDefault="00232692" w:rsidP="00232692">
      <w:pPr>
        <w:widowControl w:val="0"/>
        <w:spacing w:before="60" w:beforeAutospacing="0" w:after="60" w:afterAutospacing="0" w:line="300" w:lineRule="atLeast"/>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אם לא יקבע לוח זמנים במעמד חתימת החוזה יעביר היועץ לוח זמנים ראשוני לאישור המנהל תוך 7 ימים ממועד החתימה.</w:t>
      </w:r>
    </w:p>
    <w:p w14:paraId="64BA2B16" w14:textId="77777777" w:rsidR="00232692" w:rsidRPr="00232692" w:rsidRDefault="00232692" w:rsidP="00232692">
      <w:pPr>
        <w:widowControl w:val="0"/>
        <w:spacing w:before="60" w:beforeAutospacing="0" w:after="60" w:afterAutospacing="0" w:line="300" w:lineRule="atLeast"/>
        <w:rPr>
          <w:rFonts w:ascii="Times New Roman" w:eastAsia="Times New Roman" w:hAnsi="Times New Roman" w:cs="David"/>
          <w:sz w:val="24"/>
          <w:szCs w:val="24"/>
          <w:rtl/>
          <w:lang w:eastAsia="he-IL"/>
        </w:rPr>
      </w:pPr>
    </w:p>
    <w:p w14:paraId="5513E413" w14:textId="77777777" w:rsidR="00232692" w:rsidRPr="00232692" w:rsidRDefault="00232692" w:rsidP="00232692">
      <w:pPr>
        <w:spacing w:before="0" w:beforeAutospacing="0" w:after="0" w:afterAutospacing="0" w:line="240" w:lineRule="auto"/>
        <w:ind w:left="746"/>
        <w:rPr>
          <w:rFonts w:ascii="Times New Roman" w:eastAsia="Times New Roman" w:hAnsi="Times New Roman" w:cs="David"/>
          <w:color w:val="008000"/>
          <w:sz w:val="24"/>
          <w:szCs w:val="24"/>
          <w:rtl/>
          <w:lang w:eastAsia="he-IL"/>
        </w:rPr>
      </w:pPr>
    </w:p>
    <w:p w14:paraId="77219B1E" w14:textId="77777777" w:rsidR="00232692" w:rsidRPr="00232692" w:rsidRDefault="00232692" w:rsidP="00232692">
      <w:pPr>
        <w:widowControl w:val="0"/>
        <w:spacing w:before="60" w:beforeAutospacing="0" w:after="60" w:afterAutospacing="0" w:line="300" w:lineRule="atLeast"/>
        <w:jc w:val="center"/>
        <w:rPr>
          <w:rFonts w:ascii="Times New Roman" w:eastAsia="Times New Roman" w:hAnsi="Times New Roman" w:cs="David"/>
          <w:b/>
          <w:bCs/>
          <w:sz w:val="24"/>
          <w:szCs w:val="24"/>
          <w:u w:val="single"/>
          <w:rtl/>
          <w:lang w:eastAsia="he-IL"/>
        </w:rPr>
      </w:pPr>
      <w:r w:rsidRPr="00232692">
        <w:rPr>
          <w:rFonts w:ascii="Times New Roman" w:eastAsia="Times New Roman" w:hAnsi="Times New Roman" w:cs="David" w:hint="cs"/>
          <w:color w:val="008000"/>
          <w:sz w:val="24"/>
          <w:szCs w:val="24"/>
          <w:rtl/>
          <w:lang w:eastAsia="he-IL"/>
        </w:rPr>
        <w:br w:type="page"/>
      </w:r>
      <w:r w:rsidRPr="00232692">
        <w:rPr>
          <w:rFonts w:ascii="Times New Roman" w:eastAsia="Times New Roman" w:hAnsi="Times New Roman" w:cs="David" w:hint="cs"/>
          <w:b/>
          <w:bCs/>
          <w:sz w:val="24"/>
          <w:szCs w:val="24"/>
          <w:u w:val="single"/>
          <w:rtl/>
          <w:lang w:eastAsia="he-IL"/>
        </w:rPr>
        <w:lastRenderedPageBreak/>
        <w:t xml:space="preserve">נספח </w:t>
      </w:r>
      <w:r w:rsidR="00573980">
        <w:rPr>
          <w:rFonts w:ascii="Times New Roman" w:eastAsia="Times New Roman" w:hAnsi="Times New Roman" w:cs="David" w:hint="cs"/>
          <w:b/>
          <w:bCs/>
          <w:sz w:val="24"/>
          <w:szCs w:val="24"/>
          <w:u w:val="single"/>
          <w:rtl/>
          <w:lang w:eastAsia="he-IL"/>
        </w:rPr>
        <w:t>"</w:t>
      </w:r>
      <w:r w:rsidRPr="00232692">
        <w:rPr>
          <w:rFonts w:ascii="Times New Roman" w:eastAsia="Times New Roman" w:hAnsi="Times New Roman" w:cs="David" w:hint="cs"/>
          <w:b/>
          <w:bCs/>
          <w:sz w:val="24"/>
          <w:szCs w:val="24"/>
          <w:u w:val="single"/>
          <w:rtl/>
          <w:lang w:eastAsia="he-IL"/>
        </w:rPr>
        <w:t>ד'</w:t>
      </w:r>
      <w:r w:rsidR="00573980">
        <w:rPr>
          <w:rFonts w:ascii="Times New Roman" w:eastAsia="Times New Roman" w:hAnsi="Times New Roman" w:cs="David" w:hint="cs"/>
          <w:b/>
          <w:bCs/>
          <w:sz w:val="24"/>
          <w:szCs w:val="24"/>
          <w:u w:val="single"/>
          <w:rtl/>
          <w:lang w:eastAsia="he-IL"/>
        </w:rPr>
        <w:t>'</w:t>
      </w:r>
    </w:p>
    <w:p w14:paraId="5F48D584" w14:textId="77777777" w:rsidR="00232692" w:rsidRPr="00232692" w:rsidRDefault="00232692" w:rsidP="00232692">
      <w:pPr>
        <w:widowControl w:val="0"/>
        <w:spacing w:before="60" w:beforeAutospacing="0" w:after="60" w:afterAutospacing="0" w:line="300" w:lineRule="atLeast"/>
        <w:jc w:val="center"/>
        <w:rPr>
          <w:rFonts w:ascii="Times New Roman" w:eastAsia="Times New Roman" w:hAnsi="Times New Roman" w:cs="David"/>
          <w:b/>
          <w:bCs/>
          <w:sz w:val="24"/>
          <w:szCs w:val="24"/>
          <w:u w:val="single"/>
          <w:lang w:eastAsia="he-IL"/>
        </w:rPr>
      </w:pPr>
      <w:r w:rsidRPr="00232692">
        <w:rPr>
          <w:rFonts w:ascii="Times New Roman" w:eastAsia="Times New Roman" w:hAnsi="Times New Roman" w:cs="David" w:hint="cs"/>
          <w:b/>
          <w:bCs/>
          <w:sz w:val="24"/>
          <w:szCs w:val="24"/>
          <w:u w:val="single"/>
          <w:rtl/>
          <w:lang w:eastAsia="he-IL"/>
        </w:rPr>
        <w:t>שכר ותשלומי היועץ</w:t>
      </w:r>
    </w:p>
    <w:p w14:paraId="08342078" w14:textId="77777777" w:rsidR="00232692" w:rsidRPr="00232692" w:rsidRDefault="00232692" w:rsidP="00232692">
      <w:pPr>
        <w:widowControl w:val="0"/>
        <w:spacing w:before="60" w:beforeAutospacing="0" w:after="60" w:afterAutospacing="0" w:line="300" w:lineRule="atLeast"/>
        <w:ind w:left="540" w:hanging="540"/>
        <w:rPr>
          <w:rFonts w:ascii="Times New Roman" w:eastAsia="Times New Roman" w:hAnsi="Times New Roman" w:cs="David"/>
          <w:sz w:val="24"/>
          <w:szCs w:val="24"/>
          <w:u w:val="single"/>
          <w:rtl/>
          <w:lang w:eastAsia="he-IL"/>
        </w:rPr>
      </w:pPr>
    </w:p>
    <w:p w14:paraId="52CE4434" w14:textId="77777777" w:rsidR="00232692" w:rsidRPr="00232692" w:rsidRDefault="00232692" w:rsidP="00232692">
      <w:pPr>
        <w:numPr>
          <w:ilvl w:val="0"/>
          <w:numId w:val="18"/>
        </w:numPr>
        <w:tabs>
          <w:tab w:val="right" w:pos="5960"/>
        </w:tabs>
        <w:snapToGrid w:val="0"/>
        <w:spacing w:before="60" w:beforeAutospacing="0" w:after="60" w:afterAutospacing="0" w:line="300" w:lineRule="atLeast"/>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תמורת ביצוע מלוא שירותי היועץ, כמפורט בנספח ב', ישלם המזמין ליועץ את שכר היועץ בשיעורים כדלקמן:</w:t>
      </w:r>
    </w:p>
    <w:p w14:paraId="4E1B69F6" w14:textId="77777777" w:rsidR="00232692" w:rsidRPr="00232692" w:rsidRDefault="00232692" w:rsidP="00573980">
      <w:pPr>
        <w:tabs>
          <w:tab w:val="right" w:pos="5960"/>
        </w:tabs>
        <w:spacing w:before="0" w:beforeAutospacing="0" w:after="0" w:afterAutospacing="0" w:line="240" w:lineRule="auto"/>
        <w:ind w:left="714" w:hanging="630"/>
        <w:jc w:val="both"/>
        <w:rPr>
          <w:rFonts w:ascii="Times New Roman" w:eastAsia="Times New Roman" w:hAnsi="Times New Roman" w:cs="David"/>
          <w:sz w:val="26"/>
          <w:szCs w:val="24"/>
          <w:rtl/>
          <w:lang w:eastAsia="he-IL"/>
        </w:rPr>
      </w:pPr>
      <w:r w:rsidRPr="00232692">
        <w:rPr>
          <w:rFonts w:ascii="Times New Roman" w:eastAsia="Times New Roman" w:hAnsi="Times New Roman" w:cs="David" w:hint="cs"/>
          <w:sz w:val="24"/>
          <w:szCs w:val="24"/>
          <w:rtl/>
          <w:lang w:eastAsia="he-IL"/>
        </w:rPr>
        <w:tab/>
        <w:t xml:space="preserve">סכום קבוע ומוחלט של </w:t>
      </w:r>
      <w:r w:rsidR="00573980" w:rsidRPr="00573980">
        <w:rPr>
          <w:rFonts w:ascii="Times New Roman" w:eastAsia="Times New Roman" w:hAnsi="Times New Roman" w:cs="David" w:hint="cs"/>
          <w:b/>
          <w:bCs/>
          <w:sz w:val="24"/>
          <w:szCs w:val="24"/>
          <w:u w:val="single"/>
          <w:rtl/>
          <w:lang w:eastAsia="he-IL"/>
        </w:rPr>
        <w:t xml:space="preserve">   </w:t>
      </w:r>
      <w:ins w:id="93" w:author="Kook Sec" w:date="2021-01-21T12:36:00Z">
        <w:r w:rsidR="00DF698D">
          <w:rPr>
            <w:rFonts w:ascii="Times New Roman" w:eastAsia="Times New Roman" w:hAnsi="Times New Roman" w:cs="David" w:hint="cs"/>
            <w:b/>
            <w:bCs/>
            <w:sz w:val="24"/>
            <w:szCs w:val="24"/>
            <w:u w:val="single"/>
            <w:rtl/>
            <w:lang w:eastAsia="he-IL"/>
          </w:rPr>
          <w:t>17,500</w:t>
        </w:r>
      </w:ins>
      <w:del w:id="94" w:author="Kook Sec" w:date="2021-01-21T12:36:00Z">
        <w:r w:rsidR="00573980" w:rsidRPr="00573980" w:rsidDel="00DF698D">
          <w:rPr>
            <w:rFonts w:ascii="Times New Roman" w:eastAsia="Times New Roman" w:hAnsi="Times New Roman" w:cs="David" w:hint="cs"/>
            <w:b/>
            <w:bCs/>
            <w:sz w:val="24"/>
            <w:szCs w:val="24"/>
            <w:u w:val="single"/>
            <w:rtl/>
            <w:lang w:eastAsia="he-IL"/>
          </w:rPr>
          <w:delText xml:space="preserve">     </w:delText>
        </w:r>
        <w:r w:rsidR="00573980" w:rsidDel="00DF698D">
          <w:rPr>
            <w:rFonts w:ascii="Times New Roman" w:eastAsia="Times New Roman" w:hAnsi="Times New Roman" w:cs="David" w:hint="cs"/>
            <w:b/>
            <w:bCs/>
            <w:sz w:val="24"/>
            <w:szCs w:val="24"/>
            <w:u w:val="single"/>
            <w:rtl/>
            <w:lang w:eastAsia="he-IL"/>
          </w:rPr>
          <w:delText xml:space="preserve">        </w:delText>
        </w:r>
        <w:r w:rsidR="00573980" w:rsidRPr="00573980" w:rsidDel="00DF698D">
          <w:rPr>
            <w:rFonts w:ascii="Times New Roman" w:eastAsia="Times New Roman" w:hAnsi="Times New Roman" w:cs="David" w:hint="cs"/>
            <w:b/>
            <w:bCs/>
            <w:sz w:val="24"/>
            <w:szCs w:val="24"/>
            <w:u w:val="single"/>
            <w:rtl/>
            <w:lang w:eastAsia="he-IL"/>
          </w:rPr>
          <w:delText xml:space="preserve">        </w:delText>
        </w:r>
      </w:del>
      <w:r w:rsidR="00573980" w:rsidRPr="00573980">
        <w:rPr>
          <w:rFonts w:ascii="Times New Roman" w:eastAsia="Times New Roman" w:hAnsi="Times New Roman" w:cs="David" w:hint="cs"/>
          <w:b/>
          <w:bCs/>
          <w:sz w:val="24"/>
          <w:szCs w:val="24"/>
          <w:u w:val="single"/>
          <w:rtl/>
          <w:lang w:eastAsia="he-IL"/>
        </w:rPr>
        <w:t xml:space="preserve">  </w:t>
      </w:r>
      <w:r w:rsidRPr="00573980">
        <w:rPr>
          <w:rFonts w:ascii="Times New Roman" w:eastAsia="Times New Roman" w:hAnsi="Times New Roman" w:cs="David" w:hint="cs"/>
          <w:b/>
          <w:bCs/>
          <w:sz w:val="24"/>
          <w:szCs w:val="24"/>
          <w:rtl/>
          <w:lang w:eastAsia="he-IL"/>
        </w:rPr>
        <w:t xml:space="preserve"> </w:t>
      </w:r>
      <w:r w:rsidRPr="00232692">
        <w:rPr>
          <w:rFonts w:ascii="Times New Roman" w:eastAsia="Times New Roman" w:hAnsi="Times New Roman" w:cs="David" w:hint="cs"/>
          <w:b/>
          <w:bCs/>
          <w:sz w:val="24"/>
          <w:szCs w:val="24"/>
          <w:rtl/>
          <w:lang w:eastAsia="he-IL"/>
        </w:rPr>
        <w:t xml:space="preserve">ש"ח </w:t>
      </w:r>
      <w:r w:rsidRPr="00232692">
        <w:rPr>
          <w:rFonts w:ascii="Times New Roman" w:eastAsia="Times New Roman" w:hAnsi="Times New Roman" w:cs="David" w:hint="cs"/>
          <w:sz w:val="24"/>
          <w:szCs w:val="24"/>
          <w:rtl/>
          <w:lang w:eastAsia="he-IL"/>
        </w:rPr>
        <w:t>(במילים:</w:t>
      </w:r>
      <w:r w:rsidRPr="00573980">
        <w:rPr>
          <w:rFonts w:ascii="Times New Roman" w:eastAsia="Times New Roman" w:hAnsi="Times New Roman" w:cs="David" w:hint="cs"/>
          <w:sz w:val="24"/>
          <w:szCs w:val="24"/>
          <w:u w:val="single"/>
          <w:rtl/>
          <w:lang w:eastAsia="he-IL"/>
        </w:rPr>
        <w:t xml:space="preserve"> </w:t>
      </w:r>
      <w:r w:rsidR="00573980" w:rsidRPr="00573980">
        <w:rPr>
          <w:rFonts w:ascii="Times New Roman" w:eastAsia="Times New Roman" w:hAnsi="Times New Roman" w:cs="David" w:hint="cs"/>
          <w:b/>
          <w:bCs/>
          <w:sz w:val="24"/>
          <w:szCs w:val="24"/>
          <w:u w:val="single"/>
          <w:rtl/>
          <w:lang w:eastAsia="he-IL"/>
        </w:rPr>
        <w:t xml:space="preserve"> </w:t>
      </w:r>
      <w:ins w:id="95" w:author="Kook Sec" w:date="2021-01-21T12:36:00Z">
        <w:r w:rsidR="00DF698D">
          <w:rPr>
            <w:rFonts w:ascii="Times New Roman" w:eastAsia="Times New Roman" w:hAnsi="Times New Roman" w:cs="David" w:hint="cs"/>
            <w:b/>
            <w:bCs/>
            <w:sz w:val="24"/>
            <w:szCs w:val="24"/>
            <w:u w:val="single"/>
            <w:rtl/>
            <w:lang w:eastAsia="he-IL"/>
          </w:rPr>
          <w:t>שבע עשרה אלף וחמש מאות</w:t>
        </w:r>
      </w:ins>
      <w:r w:rsidR="00573980" w:rsidRPr="00573980">
        <w:rPr>
          <w:rFonts w:ascii="Times New Roman" w:eastAsia="Times New Roman" w:hAnsi="Times New Roman" w:cs="David" w:hint="cs"/>
          <w:b/>
          <w:bCs/>
          <w:sz w:val="24"/>
          <w:szCs w:val="24"/>
          <w:u w:val="single"/>
          <w:rtl/>
          <w:lang w:eastAsia="he-IL"/>
        </w:rPr>
        <w:t xml:space="preserve">                                       </w:t>
      </w:r>
      <w:r w:rsidR="00573980">
        <w:rPr>
          <w:rFonts w:ascii="Times New Roman" w:eastAsia="Times New Roman" w:hAnsi="Times New Roman" w:cs="David" w:hint="cs"/>
          <w:b/>
          <w:bCs/>
          <w:sz w:val="24"/>
          <w:szCs w:val="24"/>
          <w:rtl/>
          <w:lang w:eastAsia="he-IL"/>
        </w:rPr>
        <w:t xml:space="preserve"> </w:t>
      </w:r>
      <w:r w:rsidRPr="00232692">
        <w:rPr>
          <w:rFonts w:ascii="Times New Roman" w:eastAsia="Times New Roman" w:hAnsi="Times New Roman" w:cs="David" w:hint="cs"/>
          <w:b/>
          <w:bCs/>
          <w:sz w:val="24"/>
          <w:szCs w:val="24"/>
          <w:rtl/>
          <w:lang w:eastAsia="he-IL"/>
        </w:rPr>
        <w:t>ש"ח</w:t>
      </w:r>
      <w:r w:rsidRPr="00232692">
        <w:rPr>
          <w:rFonts w:ascii="Times New Roman" w:eastAsia="Times New Roman" w:hAnsi="Times New Roman" w:cs="David" w:hint="cs"/>
          <w:sz w:val="24"/>
          <w:szCs w:val="24"/>
          <w:rtl/>
          <w:lang w:eastAsia="he-IL"/>
        </w:rPr>
        <w:t>).</w:t>
      </w:r>
    </w:p>
    <w:p w14:paraId="0CBCF1DD" w14:textId="77777777" w:rsidR="00232692" w:rsidRPr="00232692" w:rsidRDefault="00232692" w:rsidP="00232692">
      <w:pPr>
        <w:tabs>
          <w:tab w:val="right" w:pos="5960"/>
        </w:tabs>
        <w:spacing w:before="0" w:beforeAutospacing="0" w:after="0" w:afterAutospacing="0" w:line="240" w:lineRule="auto"/>
        <w:ind w:left="714" w:hanging="630"/>
        <w:jc w:val="both"/>
        <w:rPr>
          <w:rFonts w:ascii="Times New Roman" w:eastAsia="Times New Roman" w:hAnsi="Times New Roman" w:cs="David"/>
          <w:sz w:val="24"/>
          <w:szCs w:val="24"/>
          <w:rtl/>
          <w:lang w:eastAsia="he-IL"/>
        </w:rPr>
      </w:pPr>
    </w:p>
    <w:p w14:paraId="4797698D" w14:textId="77777777" w:rsidR="00232692" w:rsidRPr="00232692" w:rsidRDefault="00232692" w:rsidP="00232692">
      <w:pPr>
        <w:widowControl w:val="0"/>
        <w:numPr>
          <w:ilvl w:val="0"/>
          <w:numId w:val="20"/>
        </w:numPr>
        <w:spacing w:before="0" w:beforeAutospacing="0" w:after="0" w:afterAutospacing="0" w:line="240" w:lineRule="auto"/>
        <w:jc w:val="both"/>
        <w:rPr>
          <w:rFonts w:ascii="Times New Roman" w:eastAsia="Times New Roman" w:hAnsi="Times New Roman" w:cs="David"/>
          <w:sz w:val="24"/>
          <w:szCs w:val="24"/>
          <w:lang w:eastAsia="he-IL"/>
        </w:rPr>
      </w:pPr>
      <w:r w:rsidRPr="00232692">
        <w:rPr>
          <w:rFonts w:ascii="Times New Roman" w:eastAsia="Times New Roman" w:hAnsi="Times New Roman" w:cs="David" w:hint="cs"/>
          <w:sz w:val="20"/>
          <w:szCs w:val="24"/>
          <w:rtl/>
          <w:lang w:eastAsia="he-IL"/>
        </w:rPr>
        <w:t>הסכום המפורט בסעיף 1.1 לעיל יהיה צמוד ל</w:t>
      </w:r>
      <w:sdt>
        <w:sdtPr>
          <w:rPr>
            <w:rFonts w:ascii="Times New Roman" w:eastAsia="Times New Roman" w:hAnsi="Times New Roman" w:cs="David" w:hint="cs"/>
            <w:color w:val="008000"/>
            <w:sz w:val="24"/>
            <w:szCs w:val="24"/>
            <w:rtl/>
          </w:rPr>
          <w:alias w:val="סוג מדד כותרת"/>
          <w:tag w:val="cntMadadTypeTitle"/>
          <w:id w:val="125210011"/>
          <w:placeholder>
            <w:docPart w:val="16673AED862F47B1BC8D97215DDBAF9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rPr>
            <w:color w:val="00B0F0"/>
          </w:rPr>
        </w:sdtEndPr>
        <w:sdtContent>
          <w:r w:rsidR="000876BA" w:rsidRPr="00573980">
            <w:rPr>
              <w:rStyle w:val="AutoFieldChar"/>
              <w:rFonts w:hint="cs"/>
              <w:color w:val="00B0F0"/>
              <w:rtl/>
            </w:rPr>
            <w:t>[סוג</w:t>
          </w:r>
          <w:r w:rsidR="000876BA" w:rsidRPr="00573980">
            <w:rPr>
              <w:rStyle w:val="AutoFieldChar"/>
              <w:color w:val="00B0F0"/>
              <w:rtl/>
            </w:rPr>
            <w:t xml:space="preserve"> </w:t>
          </w:r>
          <w:r w:rsidR="000876BA" w:rsidRPr="00573980">
            <w:rPr>
              <w:rStyle w:val="AutoFieldChar"/>
              <w:rFonts w:hint="cs"/>
              <w:color w:val="00B0F0"/>
              <w:rtl/>
            </w:rPr>
            <w:t>מדד</w:t>
          </w:r>
          <w:r w:rsidR="000876BA" w:rsidRPr="00573980">
            <w:rPr>
              <w:rStyle w:val="AutoFieldChar"/>
              <w:color w:val="00B0F0"/>
              <w:rtl/>
            </w:rPr>
            <w:t xml:space="preserve"> </w:t>
          </w:r>
          <w:r w:rsidR="000876BA" w:rsidRPr="00573980">
            <w:rPr>
              <w:rStyle w:val="AutoFieldChar"/>
              <w:rFonts w:hint="cs"/>
              <w:color w:val="00B0F0"/>
              <w:rtl/>
            </w:rPr>
            <w:t>כותרת]</w:t>
          </w:r>
        </w:sdtContent>
      </w:sdt>
      <w:r w:rsidRPr="00573980">
        <w:rPr>
          <w:rFonts w:ascii="Times New Roman" w:eastAsia="Times New Roman" w:hAnsi="Times New Roman" w:cs="David" w:hint="cs"/>
          <w:color w:val="00B0F0"/>
          <w:sz w:val="24"/>
          <w:szCs w:val="24"/>
          <w:rtl/>
        </w:rPr>
        <w:br/>
      </w:r>
      <w:sdt>
        <w:sdtPr>
          <w:rPr>
            <w:rFonts w:ascii="Times New Roman" w:eastAsia="Times New Roman" w:hAnsi="Times New Roman" w:cs="David" w:hint="cs"/>
            <w:color w:val="00B0F0"/>
            <w:sz w:val="24"/>
            <w:szCs w:val="24"/>
            <w:rtl/>
          </w:rPr>
          <w:alias w:val="מדד בגין/ידוע - כותרת"/>
          <w:tag w:val="cntIsKnownTitle"/>
          <w:id w:val="-2127994526"/>
          <w:placeholder>
            <w:docPart w:val="F3BA149CEA7E49768E627A7E979C018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Content>
          <w:r w:rsidR="000876BA" w:rsidRPr="00573980">
            <w:rPr>
              <w:rStyle w:val="AutoFieldChar"/>
              <w:rFonts w:hint="cs"/>
              <w:color w:val="00B0F0"/>
              <w:rtl/>
            </w:rPr>
            <w:t>[מדד</w:t>
          </w:r>
          <w:r w:rsidR="000876BA" w:rsidRPr="00573980">
            <w:rPr>
              <w:rStyle w:val="AutoFieldChar"/>
              <w:color w:val="00B0F0"/>
              <w:rtl/>
            </w:rPr>
            <w:t xml:space="preserve"> </w:t>
          </w:r>
          <w:r w:rsidR="000876BA" w:rsidRPr="00573980">
            <w:rPr>
              <w:rStyle w:val="AutoFieldChar"/>
              <w:rFonts w:hint="cs"/>
              <w:color w:val="00B0F0"/>
              <w:rtl/>
            </w:rPr>
            <w:t>בגין</w:t>
          </w:r>
          <w:r w:rsidR="000876BA" w:rsidRPr="00573980">
            <w:rPr>
              <w:rStyle w:val="AutoFieldChar"/>
              <w:color w:val="00B0F0"/>
              <w:rtl/>
            </w:rPr>
            <w:t>/</w:t>
          </w:r>
          <w:r w:rsidR="000876BA" w:rsidRPr="00573980">
            <w:rPr>
              <w:rStyle w:val="AutoFieldChar"/>
              <w:rFonts w:hint="cs"/>
              <w:color w:val="00B0F0"/>
              <w:rtl/>
            </w:rPr>
            <w:t>ידוע</w:t>
          </w:r>
          <w:r w:rsidR="000876BA" w:rsidRPr="00573980">
            <w:rPr>
              <w:rStyle w:val="AutoFieldChar"/>
              <w:color w:val="00B0F0"/>
              <w:rtl/>
            </w:rPr>
            <w:t xml:space="preserve"> - </w:t>
          </w:r>
          <w:r w:rsidR="000876BA" w:rsidRPr="00573980">
            <w:rPr>
              <w:rStyle w:val="AutoFieldChar"/>
              <w:rFonts w:hint="cs"/>
              <w:color w:val="00B0F0"/>
              <w:rtl/>
            </w:rPr>
            <w:t>כותרת]</w:t>
          </w:r>
        </w:sdtContent>
      </w:sdt>
      <w:r w:rsidRPr="00573980">
        <w:rPr>
          <w:rFonts w:ascii="Times New Roman" w:eastAsia="Times New Roman" w:hAnsi="Times New Roman" w:cs="David" w:hint="cs"/>
          <w:color w:val="00B0F0"/>
          <w:sz w:val="24"/>
          <w:szCs w:val="24"/>
          <w:rtl/>
        </w:rPr>
        <w:t xml:space="preserve"> </w:t>
      </w:r>
      <w:sdt>
        <w:sdtPr>
          <w:rPr>
            <w:rFonts w:ascii="Times New Roman" w:eastAsia="Times New Roman" w:hAnsi="Times New Roman" w:cs="David" w:hint="cs"/>
            <w:color w:val="00B0F0"/>
            <w:sz w:val="24"/>
            <w:szCs w:val="24"/>
            <w:rtl/>
          </w:rPr>
          <w:alias w:val="מדד בסיס"/>
          <w:tag w:val="cntMadadBase"/>
          <w:id w:val="1762786105"/>
          <w:placeholder>
            <w:docPart w:val="A63B2DBBCDCE405FA3FD299B6F85D53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dateFormat w:val="dd/MM/yyyy"/>
            <w:lid w:val="he-IL"/>
            <w:storeMappedDataAs w:val="dateTime"/>
            <w:calendar w:val="gregorian"/>
          </w:date>
        </w:sdtPr>
        <w:sdtContent>
          <w:r w:rsidR="000876BA" w:rsidRPr="00573980">
            <w:rPr>
              <w:rStyle w:val="AutoFieldChar"/>
              <w:rFonts w:hint="cs"/>
              <w:color w:val="00B0F0"/>
              <w:rtl/>
            </w:rPr>
            <w:t>[מדד</w:t>
          </w:r>
          <w:r w:rsidR="000876BA" w:rsidRPr="00573980">
            <w:rPr>
              <w:rStyle w:val="AutoFieldChar"/>
              <w:color w:val="00B0F0"/>
              <w:rtl/>
            </w:rPr>
            <w:t xml:space="preserve"> </w:t>
          </w:r>
          <w:r w:rsidR="000876BA" w:rsidRPr="00573980">
            <w:rPr>
              <w:rStyle w:val="AutoFieldChar"/>
              <w:rFonts w:hint="cs"/>
              <w:color w:val="00B0F0"/>
              <w:rtl/>
            </w:rPr>
            <w:t>בסיס]</w:t>
          </w:r>
        </w:sdtContent>
      </w:sdt>
      <w:r w:rsidRPr="00573980">
        <w:rPr>
          <w:rFonts w:ascii="Times New Roman" w:eastAsia="Times New Roman" w:hAnsi="Times New Roman" w:cs="David" w:hint="cs"/>
          <w:color w:val="00B0F0"/>
          <w:sz w:val="24"/>
          <w:szCs w:val="24"/>
          <w:rtl/>
        </w:rPr>
        <w:t xml:space="preserve"> (העומד על </w:t>
      </w:r>
      <w:sdt>
        <w:sdtPr>
          <w:rPr>
            <w:rFonts w:ascii="Times New Roman" w:eastAsia="Times New Roman" w:hAnsi="Times New Roman" w:cs="David" w:hint="cs"/>
            <w:color w:val="00B0F0"/>
            <w:sz w:val="24"/>
            <w:szCs w:val="24"/>
            <w:rtl/>
          </w:rPr>
          <w:alias w:val="נקודות מדד"/>
          <w:tag w:val="cntMadadPoints"/>
          <w:id w:val="1813912319"/>
          <w:placeholder>
            <w:docPart w:val="EE4A0A1832654DA3B2BBB2536A54E36A"/>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Content>
          <w:r w:rsidR="000876BA" w:rsidRPr="00573980">
            <w:rPr>
              <w:rStyle w:val="AutoFieldChar"/>
              <w:rFonts w:hint="cs"/>
              <w:color w:val="00B0F0"/>
              <w:rtl/>
            </w:rPr>
            <w:t>[נקודות</w:t>
          </w:r>
          <w:r w:rsidR="000876BA" w:rsidRPr="00573980">
            <w:rPr>
              <w:rStyle w:val="AutoFieldChar"/>
              <w:color w:val="00B0F0"/>
              <w:rtl/>
            </w:rPr>
            <w:t xml:space="preserve"> </w:t>
          </w:r>
          <w:r w:rsidR="000876BA" w:rsidRPr="00573980">
            <w:rPr>
              <w:rStyle w:val="AutoFieldChar"/>
              <w:rFonts w:hint="cs"/>
              <w:color w:val="00B0F0"/>
              <w:rtl/>
            </w:rPr>
            <w:t>מדד]</w:t>
          </w:r>
        </w:sdtContent>
      </w:sdt>
      <w:r w:rsidRPr="00232692">
        <w:rPr>
          <w:rFonts w:ascii="Times New Roman" w:eastAsia="Times New Roman" w:hAnsi="Times New Roman" w:cs="David" w:hint="cs"/>
          <w:sz w:val="24"/>
          <w:szCs w:val="24"/>
          <w:rtl/>
        </w:rPr>
        <w:t xml:space="preserve"> נקודות) </w:t>
      </w:r>
      <w:r w:rsidRPr="00232692">
        <w:rPr>
          <w:rFonts w:ascii="Times New Roman" w:eastAsia="Times New Roman" w:hAnsi="Times New Roman" w:cs="David" w:hint="cs"/>
          <w:sz w:val="24"/>
          <w:szCs w:val="24"/>
          <w:rtl/>
          <w:lang w:eastAsia="he-IL"/>
        </w:rPr>
        <w:t xml:space="preserve"> עד למדד הידוע ביום הגשת כל חשבון.</w:t>
      </w:r>
    </w:p>
    <w:p w14:paraId="16B91DE4" w14:textId="77777777" w:rsidR="00232692" w:rsidRPr="00232692" w:rsidRDefault="00232692" w:rsidP="00232692">
      <w:pPr>
        <w:spacing w:before="0" w:beforeAutospacing="0" w:after="0" w:afterAutospacing="0" w:line="240" w:lineRule="auto"/>
        <w:ind w:left="720"/>
        <w:rPr>
          <w:rFonts w:ascii="Times New Roman" w:eastAsia="Times New Roman" w:hAnsi="Times New Roman" w:cs="David"/>
          <w:sz w:val="24"/>
          <w:szCs w:val="24"/>
          <w:rtl/>
          <w:lang w:eastAsia="he-IL"/>
        </w:rPr>
      </w:pPr>
    </w:p>
    <w:p w14:paraId="56BC7B3C" w14:textId="77777777" w:rsidR="00232692" w:rsidRPr="00232692" w:rsidRDefault="00232692" w:rsidP="00232692">
      <w:pPr>
        <w:tabs>
          <w:tab w:val="right" w:pos="5960"/>
        </w:tabs>
        <w:spacing w:before="0" w:beforeAutospacing="0" w:after="0" w:afterAutospacing="0" w:line="240" w:lineRule="auto"/>
        <w:ind w:left="84" w:right="84" w:hanging="84"/>
        <w:jc w:val="both"/>
        <w:rPr>
          <w:rFonts w:ascii="Times New Roman" w:eastAsia="Times New Roman" w:hAnsi="Times New Roman" w:cs="David"/>
          <w:sz w:val="20"/>
          <w:szCs w:val="24"/>
          <w:rtl/>
          <w:lang w:eastAsia="he-IL"/>
        </w:rPr>
      </w:pPr>
      <w:r w:rsidRPr="00232692">
        <w:rPr>
          <w:rFonts w:ascii="Times New Roman" w:eastAsia="Times New Roman" w:hAnsi="Times New Roman" w:cs="David" w:hint="cs"/>
          <w:sz w:val="26"/>
          <w:szCs w:val="24"/>
          <w:rtl/>
          <w:lang w:eastAsia="he-IL"/>
        </w:rPr>
        <w:t>3.   למען הסר ספק:</w:t>
      </w:r>
    </w:p>
    <w:p w14:paraId="17D08A9C" w14:textId="77777777" w:rsidR="00232692" w:rsidRPr="00232692" w:rsidRDefault="00232692" w:rsidP="00232692">
      <w:pPr>
        <w:tabs>
          <w:tab w:val="right" w:pos="5960"/>
        </w:tabs>
        <w:spacing w:before="0" w:beforeAutospacing="0" w:after="0" w:afterAutospacing="0" w:line="240" w:lineRule="auto"/>
        <w:ind w:left="714" w:hanging="630"/>
        <w:jc w:val="both"/>
        <w:rPr>
          <w:rFonts w:ascii="Times New Roman" w:eastAsia="Times New Roman" w:hAnsi="Times New Roman" w:cs="David"/>
          <w:sz w:val="26"/>
          <w:szCs w:val="24"/>
          <w:rtl/>
          <w:lang w:eastAsia="he-IL"/>
        </w:rPr>
      </w:pPr>
    </w:p>
    <w:p w14:paraId="36624609" w14:textId="77777777" w:rsidR="00232692" w:rsidRPr="00232692" w:rsidRDefault="00232692" w:rsidP="00232692">
      <w:pPr>
        <w:tabs>
          <w:tab w:val="right" w:pos="5960"/>
        </w:tabs>
        <w:spacing w:before="0" w:beforeAutospacing="0" w:after="0" w:afterAutospacing="0" w:line="240" w:lineRule="auto"/>
        <w:ind w:left="714" w:hanging="630"/>
        <w:jc w:val="both"/>
        <w:rPr>
          <w:rFonts w:ascii="Times New Roman" w:eastAsia="Times New Roman" w:hAnsi="Times New Roman" w:cs="David"/>
          <w:sz w:val="26"/>
          <w:szCs w:val="24"/>
          <w:rtl/>
          <w:lang w:eastAsia="he-IL"/>
        </w:rPr>
      </w:pPr>
      <w:r w:rsidRPr="00232692">
        <w:rPr>
          <w:rFonts w:ascii="Times New Roman" w:eastAsia="Times New Roman" w:hAnsi="Times New Roman" w:cs="David" w:hint="cs"/>
          <w:sz w:val="26"/>
          <w:szCs w:val="24"/>
          <w:rtl/>
          <w:lang w:eastAsia="he-IL"/>
        </w:rPr>
        <w:tab/>
        <w:t>3.1 מובהר כי שכר היועץ ומועדי התשלום הינם סופיים ומוחלטים, והם לא ישתנו מכל גורם שהוא, לרבות ומבלי לפגוע בכלליות האמור לעיל,</w:t>
      </w:r>
      <w:r w:rsidRPr="00232692">
        <w:rPr>
          <w:rFonts w:ascii="Times New Roman" w:eastAsia="Times New Roman" w:hAnsi="Times New Roman" w:cs="David" w:hint="cs"/>
          <w:sz w:val="26"/>
          <w:szCs w:val="24"/>
          <w:lang w:eastAsia="he-IL"/>
        </w:rPr>
        <w:t xml:space="preserve"> </w:t>
      </w:r>
      <w:r w:rsidRPr="00232692">
        <w:rPr>
          <w:rFonts w:ascii="Times New Roman" w:eastAsia="Times New Roman" w:hAnsi="Times New Roman" w:cs="David" w:hint="cs"/>
          <w:sz w:val="26"/>
          <w:szCs w:val="24"/>
          <w:rtl/>
          <w:lang w:eastAsia="he-IL"/>
        </w:rPr>
        <w:t>קצב הבניה, צורת ביצוע הבניה (קונבנציונלי ו/או טרומי ו/או מתועש) ו/או מידת, אופי וסוג השינויים שידרשו ע"י המזמין.</w:t>
      </w:r>
    </w:p>
    <w:p w14:paraId="7325860F" w14:textId="77777777" w:rsidR="00232692" w:rsidRPr="00232692" w:rsidRDefault="00232692" w:rsidP="00232692">
      <w:pPr>
        <w:tabs>
          <w:tab w:val="right" w:pos="5960"/>
        </w:tabs>
        <w:spacing w:before="0" w:beforeAutospacing="0" w:after="0" w:afterAutospacing="0" w:line="240" w:lineRule="auto"/>
        <w:ind w:left="714" w:hanging="630"/>
        <w:jc w:val="both"/>
        <w:rPr>
          <w:rFonts w:ascii="Times New Roman" w:eastAsia="Times New Roman" w:hAnsi="Times New Roman" w:cs="David"/>
          <w:sz w:val="26"/>
          <w:szCs w:val="24"/>
          <w:rtl/>
          <w:lang w:eastAsia="he-IL"/>
        </w:rPr>
      </w:pPr>
    </w:p>
    <w:p w14:paraId="0194CF89" w14:textId="77777777" w:rsidR="00232692" w:rsidRPr="00232692" w:rsidRDefault="00232692" w:rsidP="00232692">
      <w:pPr>
        <w:tabs>
          <w:tab w:val="right" w:pos="5960"/>
        </w:tabs>
        <w:spacing w:before="0" w:beforeAutospacing="0" w:after="0" w:afterAutospacing="0" w:line="240" w:lineRule="auto"/>
        <w:ind w:left="714" w:hanging="630"/>
        <w:jc w:val="both"/>
        <w:rPr>
          <w:rFonts w:ascii="Times New Roman" w:eastAsia="Times New Roman" w:hAnsi="Times New Roman" w:cs="David"/>
          <w:sz w:val="26"/>
          <w:szCs w:val="24"/>
          <w:rtl/>
          <w:lang w:eastAsia="he-IL"/>
        </w:rPr>
      </w:pPr>
      <w:r w:rsidRPr="00232692">
        <w:rPr>
          <w:rFonts w:ascii="Times New Roman" w:eastAsia="Times New Roman" w:hAnsi="Times New Roman" w:cs="David" w:hint="cs"/>
          <w:sz w:val="26"/>
          <w:szCs w:val="24"/>
          <w:rtl/>
          <w:lang w:eastAsia="he-IL"/>
        </w:rPr>
        <w:tab/>
        <w:t>3.2 שכר התכנון כולל את כל המפורט בחוזה על כל נספחיו, לרבות נספח ב'.</w:t>
      </w:r>
    </w:p>
    <w:p w14:paraId="44EA6567" w14:textId="77777777" w:rsidR="00232692" w:rsidRPr="00232692" w:rsidRDefault="00232692" w:rsidP="00232692">
      <w:pPr>
        <w:tabs>
          <w:tab w:val="right" w:pos="5960"/>
        </w:tabs>
        <w:spacing w:before="0" w:beforeAutospacing="0" w:after="0" w:afterAutospacing="0" w:line="240" w:lineRule="auto"/>
        <w:ind w:left="714" w:hanging="630"/>
        <w:jc w:val="both"/>
        <w:rPr>
          <w:rFonts w:ascii="Times New Roman" w:eastAsia="Times New Roman" w:hAnsi="Times New Roman" w:cs="David"/>
          <w:sz w:val="26"/>
          <w:szCs w:val="24"/>
          <w:rtl/>
          <w:lang w:eastAsia="he-IL"/>
        </w:rPr>
      </w:pPr>
    </w:p>
    <w:p w14:paraId="6F4107D1" w14:textId="77777777" w:rsidR="00232692" w:rsidRPr="00232692" w:rsidRDefault="00232692" w:rsidP="00232692">
      <w:pPr>
        <w:tabs>
          <w:tab w:val="right" w:pos="5960"/>
        </w:tabs>
        <w:spacing w:before="0" w:beforeAutospacing="0" w:after="0" w:afterAutospacing="0" w:line="240" w:lineRule="auto"/>
        <w:ind w:left="714" w:hanging="630"/>
        <w:jc w:val="both"/>
        <w:rPr>
          <w:rFonts w:ascii="Times New Roman" w:eastAsia="Times New Roman" w:hAnsi="Times New Roman" w:cs="David"/>
          <w:sz w:val="26"/>
          <w:szCs w:val="24"/>
          <w:rtl/>
          <w:lang w:eastAsia="he-IL"/>
        </w:rPr>
      </w:pPr>
      <w:r w:rsidRPr="00232692">
        <w:rPr>
          <w:rFonts w:ascii="Times New Roman" w:eastAsia="Times New Roman" w:hAnsi="Times New Roman" w:cs="David" w:hint="cs"/>
          <w:sz w:val="26"/>
          <w:szCs w:val="24"/>
          <w:rtl/>
          <w:lang w:eastAsia="he-IL"/>
        </w:rPr>
        <w:tab/>
        <w:t>3.3 בנוסף לכל תשלום ישולם ליועץ מע"מ כשיעורו בחוק וזאת כנגד המצאת חשבונית מס כדין, למועד תשלום המע"מ ע"י היועץ והמצאת כל אישור נוסף ע"פ כל דין, לרבות אישור על ינהלו ספרים ואישור על ניכוי מס במקור.</w:t>
      </w:r>
    </w:p>
    <w:p w14:paraId="2CD5DBB5" w14:textId="77777777" w:rsidR="00232692" w:rsidRPr="00232692" w:rsidRDefault="00232692" w:rsidP="00232692">
      <w:pPr>
        <w:tabs>
          <w:tab w:val="right" w:pos="5960"/>
        </w:tabs>
        <w:spacing w:before="0" w:beforeAutospacing="0" w:after="0" w:afterAutospacing="0" w:line="240" w:lineRule="auto"/>
        <w:ind w:left="1134" w:firstLine="306"/>
        <w:jc w:val="both"/>
        <w:rPr>
          <w:rFonts w:ascii="Times New Roman" w:eastAsia="Times New Roman" w:hAnsi="Times New Roman" w:cs="David"/>
          <w:sz w:val="26"/>
          <w:szCs w:val="24"/>
          <w:rtl/>
          <w:lang w:eastAsia="he-IL"/>
        </w:rPr>
      </w:pPr>
    </w:p>
    <w:p w14:paraId="235A6F1F" w14:textId="77777777" w:rsidR="00232692" w:rsidRPr="00232692" w:rsidRDefault="00232692" w:rsidP="00232692">
      <w:pPr>
        <w:tabs>
          <w:tab w:val="right" w:pos="5960"/>
        </w:tabs>
        <w:spacing w:before="0" w:beforeAutospacing="0" w:after="0" w:afterAutospacing="0" w:line="240" w:lineRule="auto"/>
        <w:ind w:left="714" w:hanging="630"/>
        <w:jc w:val="both"/>
        <w:rPr>
          <w:rFonts w:ascii="Times New Roman" w:eastAsia="Times New Roman" w:hAnsi="Times New Roman" w:cs="David"/>
          <w:sz w:val="26"/>
          <w:szCs w:val="24"/>
          <w:rtl/>
          <w:lang w:eastAsia="he-IL"/>
        </w:rPr>
      </w:pPr>
      <w:r w:rsidRPr="00232692">
        <w:rPr>
          <w:rFonts w:ascii="Times New Roman" w:eastAsia="Times New Roman" w:hAnsi="Times New Roman" w:cs="David" w:hint="cs"/>
          <w:sz w:val="26"/>
          <w:szCs w:val="24"/>
          <w:rtl/>
          <w:lang w:eastAsia="he-IL"/>
        </w:rPr>
        <w:tab/>
        <w:t>3.3 תנאי מוקדם לביצוע התשלומים לפי נספח זה הוא קיום כל התחייבויות היועץ על פי חוזה זה, השלמת כל עבודות התכנון הכלולות בשכר היועץ ומסירת כל המסמכים והתכניות למזמין.</w:t>
      </w:r>
    </w:p>
    <w:p w14:paraId="5F65ACDC" w14:textId="77777777" w:rsidR="00232692" w:rsidRPr="00232692" w:rsidRDefault="00232692" w:rsidP="00232692">
      <w:pPr>
        <w:tabs>
          <w:tab w:val="right" w:pos="5960"/>
        </w:tabs>
        <w:spacing w:before="0" w:beforeAutospacing="0" w:after="0" w:afterAutospacing="0" w:line="240" w:lineRule="auto"/>
        <w:ind w:left="714" w:hanging="630"/>
        <w:jc w:val="both"/>
        <w:rPr>
          <w:rFonts w:ascii="Times New Roman" w:eastAsia="Times New Roman" w:hAnsi="Times New Roman" w:cs="David"/>
          <w:sz w:val="26"/>
          <w:szCs w:val="24"/>
          <w:rtl/>
          <w:lang w:eastAsia="he-IL"/>
        </w:rPr>
      </w:pPr>
    </w:p>
    <w:p w14:paraId="5AA56164" w14:textId="77777777" w:rsidR="00232692" w:rsidRPr="00232692" w:rsidRDefault="00232692" w:rsidP="00232692">
      <w:pPr>
        <w:tabs>
          <w:tab w:val="right" w:pos="5960"/>
        </w:tabs>
        <w:spacing w:before="0" w:beforeAutospacing="0" w:after="0" w:afterAutospacing="0" w:line="240" w:lineRule="auto"/>
        <w:ind w:left="705" w:right="84" w:hanging="705"/>
        <w:jc w:val="both"/>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4.</w:t>
      </w:r>
      <w:r w:rsidRPr="00232692">
        <w:rPr>
          <w:rFonts w:ascii="Times New Roman" w:eastAsia="Times New Roman" w:hAnsi="Times New Roman" w:cs="David" w:hint="cs"/>
          <w:sz w:val="24"/>
          <w:szCs w:val="24"/>
          <w:rtl/>
          <w:lang w:eastAsia="he-IL"/>
        </w:rPr>
        <w:tab/>
        <w:t>שכר היועץ ישולם לשיעורין כנגד גמר כל שלב ושלב של שרותי היועץ כמוגדר בחוזה כדלקמן:</w:t>
      </w:r>
      <w:r w:rsidRPr="00232692">
        <w:rPr>
          <w:rFonts w:ascii="Times New Roman" w:eastAsia="Times New Roman" w:hAnsi="Times New Roman" w:cs="David" w:hint="cs"/>
          <w:sz w:val="24"/>
          <w:szCs w:val="24"/>
          <w:rtl/>
          <w:lang w:eastAsia="he-IL"/>
        </w:rPr>
        <w:br/>
      </w:r>
    </w:p>
    <w:p w14:paraId="159621A2" w14:textId="77777777" w:rsidR="00232692" w:rsidRPr="00232692" w:rsidRDefault="00232692" w:rsidP="00232692">
      <w:pPr>
        <w:spacing w:before="0" w:beforeAutospacing="0" w:after="0" w:afterAutospacing="0" w:line="240" w:lineRule="auto"/>
        <w:ind w:left="720"/>
        <w:rPr>
          <w:rFonts w:ascii="Times New Roman" w:eastAsia="Times New Roman" w:hAnsi="Times New Roman" w:cs="David"/>
          <w:sz w:val="24"/>
          <w:szCs w:val="24"/>
          <w:lang w:eastAsia="he-IL"/>
        </w:rPr>
      </w:pPr>
      <w:r w:rsidRPr="00232692">
        <w:rPr>
          <w:rFonts w:ascii="Times New Roman" w:eastAsia="Times New Roman" w:hAnsi="Times New Roman" w:cs="David" w:hint="cs"/>
          <w:sz w:val="24"/>
          <w:szCs w:val="24"/>
          <w:rtl/>
          <w:lang w:eastAsia="he-IL"/>
        </w:rPr>
        <w:t>א.</w:t>
      </w:r>
      <w:r w:rsidRPr="00232692">
        <w:rPr>
          <w:rFonts w:ascii="Times New Roman" w:eastAsia="Times New Roman" w:hAnsi="Times New Roman" w:cs="David" w:hint="cs"/>
          <w:sz w:val="24"/>
          <w:szCs w:val="24"/>
          <w:rtl/>
          <w:lang w:eastAsia="he-IL"/>
        </w:rPr>
        <w:tab/>
        <w:t>עם הגשת התכנית לאישור העירייה</w:t>
      </w:r>
      <w:r w:rsidRPr="00232692">
        <w:rPr>
          <w:rFonts w:ascii="Times New Roman" w:eastAsia="Times New Roman" w:hAnsi="Times New Roman" w:cs="David" w:hint="cs"/>
          <w:sz w:val="24"/>
          <w:szCs w:val="24"/>
          <w:rtl/>
          <w:lang w:eastAsia="he-IL"/>
        </w:rPr>
        <w:tab/>
      </w:r>
      <w:r w:rsidRPr="00232692">
        <w:rPr>
          <w:rFonts w:ascii="Times New Roman" w:eastAsia="Times New Roman" w:hAnsi="Times New Roman" w:cs="David" w:hint="cs"/>
          <w:sz w:val="24"/>
          <w:szCs w:val="24"/>
          <w:rtl/>
          <w:lang w:eastAsia="he-IL"/>
        </w:rPr>
        <w:tab/>
      </w:r>
      <w:r w:rsidRPr="00232692">
        <w:rPr>
          <w:rFonts w:ascii="Times New Roman" w:eastAsia="Times New Roman" w:hAnsi="Times New Roman" w:cs="David" w:hint="cs"/>
          <w:sz w:val="24"/>
          <w:szCs w:val="24"/>
          <w:rtl/>
          <w:lang w:eastAsia="he-IL"/>
        </w:rPr>
        <w:tab/>
      </w:r>
      <w:r w:rsidRPr="00232692">
        <w:rPr>
          <w:rFonts w:ascii="Times New Roman" w:eastAsia="Times New Roman" w:hAnsi="Times New Roman" w:cs="David" w:hint="cs"/>
          <w:sz w:val="24"/>
          <w:szCs w:val="24"/>
          <w:rtl/>
          <w:lang w:eastAsia="he-IL"/>
        </w:rPr>
        <w:tab/>
        <w:t>30%</w:t>
      </w:r>
    </w:p>
    <w:p w14:paraId="3B94F155" w14:textId="77777777" w:rsidR="00232692" w:rsidRPr="00232692" w:rsidRDefault="00232692" w:rsidP="00232692">
      <w:pPr>
        <w:spacing w:before="0" w:beforeAutospacing="0" w:after="0" w:afterAutospacing="0" w:line="240" w:lineRule="auto"/>
        <w:ind w:left="720"/>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ב.</w:t>
      </w:r>
      <w:r w:rsidRPr="00232692">
        <w:rPr>
          <w:rFonts w:ascii="Times New Roman" w:eastAsia="Times New Roman" w:hAnsi="Times New Roman" w:cs="David" w:hint="cs"/>
          <w:sz w:val="24"/>
          <w:szCs w:val="24"/>
          <w:rtl/>
          <w:lang w:eastAsia="he-IL"/>
        </w:rPr>
        <w:tab/>
        <w:t>עם קבלת אישור העירייה</w:t>
      </w:r>
      <w:r w:rsidRPr="00232692">
        <w:rPr>
          <w:rFonts w:ascii="Times New Roman" w:eastAsia="Times New Roman" w:hAnsi="Times New Roman" w:cs="David" w:hint="cs"/>
          <w:sz w:val="24"/>
          <w:szCs w:val="24"/>
          <w:rtl/>
          <w:lang w:eastAsia="he-IL"/>
        </w:rPr>
        <w:tab/>
        <w:t xml:space="preserve"> לתכנית</w:t>
      </w:r>
      <w:r w:rsidRPr="00232692">
        <w:rPr>
          <w:rFonts w:ascii="Times New Roman" w:eastAsia="Times New Roman" w:hAnsi="Times New Roman" w:cs="David" w:hint="cs"/>
          <w:sz w:val="24"/>
          <w:szCs w:val="24"/>
          <w:rtl/>
          <w:lang w:eastAsia="he-IL"/>
        </w:rPr>
        <w:tab/>
      </w:r>
      <w:r w:rsidRPr="00232692">
        <w:rPr>
          <w:rFonts w:ascii="Times New Roman" w:eastAsia="Times New Roman" w:hAnsi="Times New Roman" w:cs="David" w:hint="cs"/>
          <w:sz w:val="24"/>
          <w:szCs w:val="24"/>
          <w:rtl/>
          <w:lang w:eastAsia="he-IL"/>
        </w:rPr>
        <w:tab/>
      </w:r>
      <w:r w:rsidRPr="00232692">
        <w:rPr>
          <w:rFonts w:ascii="Times New Roman" w:eastAsia="Times New Roman" w:hAnsi="Times New Roman" w:cs="David" w:hint="cs"/>
          <w:sz w:val="24"/>
          <w:szCs w:val="24"/>
          <w:rtl/>
          <w:lang w:eastAsia="he-IL"/>
        </w:rPr>
        <w:tab/>
      </w:r>
      <w:r w:rsidRPr="00232692">
        <w:rPr>
          <w:rFonts w:ascii="Times New Roman" w:eastAsia="Times New Roman" w:hAnsi="Times New Roman" w:cs="David" w:hint="cs"/>
          <w:sz w:val="24"/>
          <w:szCs w:val="24"/>
          <w:rtl/>
          <w:lang w:eastAsia="he-IL"/>
        </w:rPr>
        <w:tab/>
      </w:r>
      <w:r w:rsidRPr="00232692">
        <w:rPr>
          <w:rFonts w:ascii="Times New Roman" w:eastAsia="Times New Roman" w:hAnsi="Times New Roman" w:cs="David" w:hint="cs"/>
          <w:sz w:val="24"/>
          <w:szCs w:val="24"/>
          <w:rtl/>
          <w:lang w:eastAsia="he-IL"/>
        </w:rPr>
        <w:tab/>
        <w:t>30%</w:t>
      </w:r>
    </w:p>
    <w:p w14:paraId="5BFB2D88" w14:textId="77777777" w:rsidR="00232692" w:rsidRPr="00232692" w:rsidRDefault="00232692" w:rsidP="00232692">
      <w:pPr>
        <w:spacing w:before="0" w:beforeAutospacing="0" w:after="0" w:afterAutospacing="0" w:line="240" w:lineRule="auto"/>
        <w:ind w:firstLine="720"/>
        <w:rPr>
          <w:rFonts w:ascii="Times New Roman" w:eastAsia="Times New Roman" w:hAnsi="Times New Roman" w:cs="David"/>
          <w:sz w:val="24"/>
          <w:szCs w:val="24"/>
          <w:u w:val="single"/>
          <w:rtl/>
          <w:lang w:eastAsia="he-IL"/>
        </w:rPr>
      </w:pPr>
      <w:r w:rsidRPr="00232692">
        <w:rPr>
          <w:rFonts w:ascii="Times New Roman" w:eastAsia="Times New Roman" w:hAnsi="Times New Roman" w:cs="David" w:hint="cs"/>
          <w:sz w:val="24"/>
          <w:szCs w:val="24"/>
          <w:rtl/>
          <w:lang w:eastAsia="he-IL"/>
        </w:rPr>
        <w:t>ג.</w:t>
      </w:r>
      <w:r w:rsidRPr="00232692">
        <w:rPr>
          <w:rFonts w:ascii="Times New Roman" w:eastAsia="Times New Roman" w:hAnsi="Times New Roman" w:cs="David" w:hint="cs"/>
          <w:sz w:val="24"/>
          <w:szCs w:val="24"/>
          <w:rtl/>
          <w:lang w:eastAsia="he-IL"/>
        </w:rPr>
        <w:tab/>
        <w:t>לאחר קבלת אישור תברואתי של הרשות לאכלוס /טופס 4</w:t>
      </w:r>
      <w:r w:rsidRPr="00232692">
        <w:rPr>
          <w:rFonts w:ascii="Times New Roman" w:eastAsia="Times New Roman" w:hAnsi="Times New Roman" w:cs="David" w:hint="cs"/>
          <w:sz w:val="24"/>
          <w:szCs w:val="24"/>
          <w:rtl/>
          <w:lang w:eastAsia="he-IL"/>
        </w:rPr>
        <w:tab/>
      </w:r>
      <w:r w:rsidRPr="00232692">
        <w:rPr>
          <w:rFonts w:ascii="Times New Roman" w:eastAsia="Times New Roman" w:hAnsi="Times New Roman" w:cs="David" w:hint="cs"/>
          <w:sz w:val="24"/>
          <w:szCs w:val="24"/>
          <w:rtl/>
          <w:lang w:eastAsia="he-IL"/>
        </w:rPr>
        <w:tab/>
      </w:r>
      <w:r w:rsidRPr="00232692">
        <w:rPr>
          <w:rFonts w:ascii="Times New Roman" w:eastAsia="Times New Roman" w:hAnsi="Times New Roman" w:cs="David" w:hint="cs"/>
          <w:sz w:val="24"/>
          <w:szCs w:val="24"/>
          <w:u w:val="single"/>
          <w:rtl/>
          <w:lang w:eastAsia="he-IL"/>
        </w:rPr>
        <w:t>40%</w:t>
      </w:r>
    </w:p>
    <w:p w14:paraId="4E0EAA93" w14:textId="77777777" w:rsidR="00232692" w:rsidRPr="00232692" w:rsidRDefault="00232692" w:rsidP="00232692">
      <w:pPr>
        <w:spacing w:before="0" w:beforeAutospacing="0" w:after="0" w:afterAutospacing="0" w:line="240" w:lineRule="auto"/>
        <w:ind w:firstLine="720"/>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ד.</w:t>
      </w:r>
      <w:r w:rsidRPr="00232692">
        <w:rPr>
          <w:rFonts w:ascii="Times New Roman" w:eastAsia="Times New Roman" w:hAnsi="Times New Roman" w:cs="David" w:hint="cs"/>
          <w:sz w:val="24"/>
          <w:szCs w:val="24"/>
          <w:rtl/>
          <w:lang w:eastAsia="he-IL"/>
        </w:rPr>
        <w:tab/>
        <w:t>סה"כ</w:t>
      </w:r>
      <w:r w:rsidRPr="00232692">
        <w:rPr>
          <w:rFonts w:ascii="Times New Roman" w:eastAsia="Times New Roman" w:hAnsi="Times New Roman" w:cs="David" w:hint="cs"/>
          <w:sz w:val="24"/>
          <w:szCs w:val="24"/>
          <w:rtl/>
          <w:lang w:eastAsia="he-IL"/>
        </w:rPr>
        <w:tab/>
      </w:r>
      <w:r w:rsidRPr="00232692">
        <w:rPr>
          <w:rFonts w:ascii="Times New Roman" w:eastAsia="Times New Roman" w:hAnsi="Times New Roman" w:cs="David" w:hint="cs"/>
          <w:sz w:val="24"/>
          <w:szCs w:val="24"/>
          <w:rtl/>
          <w:lang w:eastAsia="he-IL"/>
        </w:rPr>
        <w:tab/>
      </w:r>
      <w:r w:rsidRPr="00232692">
        <w:rPr>
          <w:rFonts w:ascii="Times New Roman" w:eastAsia="Times New Roman" w:hAnsi="Times New Roman" w:cs="David" w:hint="cs"/>
          <w:sz w:val="24"/>
          <w:szCs w:val="24"/>
          <w:rtl/>
          <w:lang w:eastAsia="he-IL"/>
        </w:rPr>
        <w:tab/>
      </w:r>
      <w:r w:rsidRPr="00232692">
        <w:rPr>
          <w:rFonts w:ascii="Times New Roman" w:eastAsia="Times New Roman" w:hAnsi="Times New Roman" w:cs="David" w:hint="cs"/>
          <w:sz w:val="24"/>
          <w:szCs w:val="24"/>
          <w:rtl/>
          <w:lang w:eastAsia="he-IL"/>
        </w:rPr>
        <w:tab/>
      </w:r>
      <w:r w:rsidRPr="00232692">
        <w:rPr>
          <w:rFonts w:ascii="Times New Roman" w:eastAsia="Times New Roman" w:hAnsi="Times New Roman" w:cs="David" w:hint="cs"/>
          <w:sz w:val="24"/>
          <w:szCs w:val="24"/>
          <w:rtl/>
          <w:lang w:eastAsia="he-IL"/>
        </w:rPr>
        <w:tab/>
      </w:r>
      <w:r w:rsidRPr="00232692">
        <w:rPr>
          <w:rFonts w:ascii="Times New Roman" w:eastAsia="Times New Roman" w:hAnsi="Times New Roman" w:cs="David" w:hint="cs"/>
          <w:sz w:val="24"/>
          <w:szCs w:val="24"/>
          <w:rtl/>
          <w:lang w:eastAsia="he-IL"/>
        </w:rPr>
        <w:tab/>
      </w:r>
      <w:r w:rsidRPr="00232692">
        <w:rPr>
          <w:rFonts w:ascii="Times New Roman" w:eastAsia="Times New Roman" w:hAnsi="Times New Roman" w:cs="David" w:hint="cs"/>
          <w:sz w:val="24"/>
          <w:szCs w:val="24"/>
          <w:rtl/>
          <w:lang w:eastAsia="he-IL"/>
        </w:rPr>
        <w:tab/>
      </w:r>
      <w:r w:rsidRPr="00232692">
        <w:rPr>
          <w:rFonts w:ascii="Times New Roman" w:eastAsia="Times New Roman" w:hAnsi="Times New Roman" w:cs="David" w:hint="cs"/>
          <w:sz w:val="24"/>
          <w:szCs w:val="24"/>
          <w:rtl/>
          <w:lang w:eastAsia="he-IL"/>
        </w:rPr>
        <w:tab/>
        <w:t>100%</w:t>
      </w:r>
    </w:p>
    <w:p w14:paraId="23B2A006" w14:textId="77777777" w:rsidR="00232692" w:rsidRPr="00232692" w:rsidRDefault="00232692" w:rsidP="00232692">
      <w:pPr>
        <w:spacing w:before="0" w:beforeAutospacing="0" w:after="0" w:afterAutospacing="0" w:line="240" w:lineRule="auto"/>
        <w:ind w:left="720"/>
        <w:rPr>
          <w:rFonts w:ascii="Times New Roman" w:eastAsia="Times New Roman" w:hAnsi="Times New Roman" w:cs="David"/>
          <w:color w:val="008000"/>
          <w:sz w:val="24"/>
          <w:szCs w:val="24"/>
          <w:rtl/>
          <w:lang w:eastAsia="he-IL"/>
        </w:rPr>
      </w:pPr>
    </w:p>
    <w:p w14:paraId="16B1B8C2" w14:textId="77777777" w:rsidR="00232692" w:rsidRPr="00232692" w:rsidRDefault="00232692" w:rsidP="00232692">
      <w:pPr>
        <w:spacing w:before="0" w:beforeAutospacing="0" w:after="0" w:afterAutospacing="0" w:line="240" w:lineRule="auto"/>
        <w:ind w:left="720" w:hanging="720"/>
        <w:rPr>
          <w:rFonts w:ascii="Times New Roman" w:eastAsia="Times New Roman" w:hAnsi="Times New Roman" w:cs="David"/>
          <w:sz w:val="24"/>
          <w:szCs w:val="24"/>
          <w:rtl/>
        </w:rPr>
      </w:pPr>
      <w:r w:rsidRPr="00232692">
        <w:rPr>
          <w:rFonts w:ascii="Times New Roman" w:eastAsia="Times New Roman" w:hAnsi="Times New Roman" w:cs="David" w:hint="cs"/>
          <w:sz w:val="24"/>
          <w:szCs w:val="24"/>
          <w:rtl/>
          <w:lang w:eastAsia="he-IL"/>
        </w:rPr>
        <w:t xml:space="preserve"> 5.          למרות האמור בסעיף 4 לעיל רשאי המזמין לשלם ליועץ מקדמות בגין קידום התכנון אשר יקוזזו משלבי התשלום עפ"י קביעתו הבלעדית של המזמין.</w:t>
      </w:r>
    </w:p>
    <w:p w14:paraId="3B09B541" w14:textId="77777777" w:rsidR="00232692" w:rsidRPr="00232692" w:rsidRDefault="00232692" w:rsidP="00232692">
      <w:pPr>
        <w:spacing w:before="0" w:beforeAutospacing="0" w:after="0" w:afterAutospacing="0" w:line="240" w:lineRule="auto"/>
        <w:rPr>
          <w:rFonts w:ascii="Times New Roman" w:eastAsia="Times New Roman" w:hAnsi="Times New Roman" w:cs="David"/>
          <w:sz w:val="24"/>
          <w:szCs w:val="24"/>
          <w:rtl/>
          <w:lang w:eastAsia="he-IL"/>
        </w:rPr>
      </w:pPr>
    </w:p>
    <w:p w14:paraId="7E7B6317" w14:textId="77777777" w:rsidR="00232692" w:rsidRPr="00232692" w:rsidRDefault="00232692" w:rsidP="00232692">
      <w:pPr>
        <w:spacing w:before="0" w:beforeAutospacing="0" w:after="0" w:afterAutospacing="0" w:line="240" w:lineRule="auto"/>
        <w:ind w:left="720" w:hanging="720"/>
        <w:rPr>
          <w:rFonts w:ascii="Times New Roman" w:eastAsia="Times New Roman" w:hAnsi="Times New Roman" w:cs="David"/>
          <w:sz w:val="24"/>
          <w:szCs w:val="24"/>
          <w:lang w:eastAsia="he-IL"/>
        </w:rPr>
      </w:pPr>
      <w:r w:rsidRPr="00232692">
        <w:rPr>
          <w:rFonts w:ascii="Times New Roman" w:eastAsia="Times New Roman" w:hAnsi="Times New Roman" w:cs="David" w:hint="cs"/>
          <w:sz w:val="24"/>
          <w:szCs w:val="24"/>
          <w:rtl/>
          <w:lang w:eastAsia="he-IL"/>
        </w:rPr>
        <w:t>6.</w:t>
      </w:r>
      <w:r w:rsidRPr="00232692">
        <w:rPr>
          <w:rFonts w:ascii="Times New Roman" w:eastAsia="Times New Roman" w:hAnsi="Times New Roman" w:cs="David" w:hint="cs"/>
          <w:sz w:val="24"/>
          <w:szCs w:val="24"/>
          <w:rtl/>
          <w:lang w:eastAsia="he-IL"/>
        </w:rPr>
        <w:tab/>
        <w:t>היועץ יגיש חשבון לא יותר מאשר פעם בחודש. לכל חשבון יצרף היועץ אישור מאת חברת הביטוח על קיומם של הביטוחים המפורטים בחוזה בנוסח המצורף כנספח "ז" לחוזה.</w:t>
      </w:r>
    </w:p>
    <w:p w14:paraId="5E955972" w14:textId="77777777" w:rsidR="00232692" w:rsidRPr="00232692" w:rsidRDefault="00232692" w:rsidP="00232692">
      <w:pPr>
        <w:spacing w:before="0" w:beforeAutospacing="0" w:after="0" w:afterAutospacing="0" w:line="240" w:lineRule="auto"/>
        <w:ind w:left="720"/>
        <w:rPr>
          <w:rFonts w:ascii="Times New Roman" w:eastAsia="Times New Roman" w:hAnsi="Times New Roman" w:cs="David"/>
          <w:sz w:val="24"/>
          <w:szCs w:val="24"/>
          <w:rtl/>
          <w:lang w:eastAsia="he-IL"/>
        </w:rPr>
      </w:pPr>
    </w:p>
    <w:p w14:paraId="2295606E" w14:textId="77777777" w:rsidR="00232692" w:rsidRPr="00232692" w:rsidRDefault="00232692" w:rsidP="00232692">
      <w:pPr>
        <w:spacing w:before="0" w:beforeAutospacing="0" w:after="0" w:afterAutospacing="0" w:line="240" w:lineRule="auto"/>
        <w:ind w:left="720" w:hanging="720"/>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7.</w:t>
      </w:r>
      <w:r w:rsidRPr="00232692">
        <w:rPr>
          <w:rFonts w:ascii="Times New Roman" w:eastAsia="Times New Roman" w:hAnsi="Times New Roman" w:cs="David" w:hint="cs"/>
          <w:sz w:val="24"/>
          <w:szCs w:val="24"/>
          <w:rtl/>
          <w:lang w:eastAsia="he-IL"/>
        </w:rPr>
        <w:tab/>
        <w:t>המזמין ישלם את שכר היועץ בתוך 60 יום מתאריך אישור החשבון ע"י המנהל.</w:t>
      </w:r>
    </w:p>
    <w:p w14:paraId="57A112A8" w14:textId="77777777" w:rsidR="00232692" w:rsidRPr="00232692" w:rsidRDefault="00232692" w:rsidP="00232692">
      <w:pPr>
        <w:tabs>
          <w:tab w:val="right" w:pos="5960"/>
        </w:tabs>
        <w:spacing w:before="0" w:beforeAutospacing="0" w:after="0" w:afterAutospacing="0" w:line="240" w:lineRule="auto"/>
        <w:ind w:left="714" w:hanging="630"/>
        <w:jc w:val="both"/>
        <w:rPr>
          <w:rFonts w:ascii="Times New Roman" w:eastAsia="Times New Roman" w:hAnsi="Times New Roman" w:cs="David"/>
          <w:sz w:val="26"/>
          <w:szCs w:val="24"/>
          <w:rtl/>
          <w:lang w:eastAsia="he-IL"/>
        </w:rPr>
      </w:pPr>
    </w:p>
    <w:p w14:paraId="5955A7CC" w14:textId="77777777" w:rsidR="00232692" w:rsidRPr="00232692" w:rsidRDefault="00232692" w:rsidP="00232692">
      <w:pPr>
        <w:spacing w:before="0" w:beforeAutospacing="0" w:after="0" w:afterAutospacing="0" w:line="240" w:lineRule="auto"/>
        <w:ind w:left="746"/>
        <w:rPr>
          <w:rFonts w:ascii="Times New Roman" w:eastAsia="Times New Roman" w:hAnsi="Times New Roman" w:cs="David"/>
          <w:color w:val="008000"/>
          <w:sz w:val="24"/>
          <w:szCs w:val="24"/>
          <w:rtl/>
          <w:lang w:eastAsia="he-IL"/>
        </w:rPr>
      </w:pPr>
    </w:p>
    <w:p w14:paraId="4613251C" w14:textId="77777777" w:rsidR="00232692" w:rsidRPr="00232692" w:rsidRDefault="00232692" w:rsidP="00232692">
      <w:pPr>
        <w:spacing w:before="0" w:beforeAutospacing="0" w:after="0" w:afterAutospacing="0" w:line="240" w:lineRule="auto"/>
        <w:ind w:left="746"/>
        <w:rPr>
          <w:rFonts w:ascii="Times New Roman" w:eastAsia="Times New Roman" w:hAnsi="Times New Roman" w:cs="David"/>
          <w:color w:val="008000"/>
          <w:sz w:val="24"/>
          <w:szCs w:val="24"/>
          <w:rtl/>
          <w:lang w:eastAsia="he-IL"/>
        </w:rPr>
      </w:pPr>
    </w:p>
    <w:p w14:paraId="67838181" w14:textId="77777777" w:rsidR="00232692" w:rsidRPr="00232692" w:rsidRDefault="00232692" w:rsidP="00232692">
      <w:pPr>
        <w:spacing w:before="0" w:beforeAutospacing="0" w:after="0" w:afterAutospacing="0" w:line="240" w:lineRule="auto"/>
        <w:ind w:left="746"/>
        <w:rPr>
          <w:rFonts w:ascii="Times New Roman" w:eastAsia="Times New Roman" w:hAnsi="Times New Roman" w:cs="David"/>
          <w:sz w:val="24"/>
          <w:szCs w:val="24"/>
          <w:rtl/>
          <w:lang w:eastAsia="he-IL"/>
        </w:rPr>
      </w:pPr>
    </w:p>
    <w:p w14:paraId="3B0C2601" w14:textId="77777777" w:rsidR="00232692" w:rsidRPr="00232692" w:rsidRDefault="00232692" w:rsidP="00232692">
      <w:pPr>
        <w:spacing w:before="0" w:beforeAutospacing="0" w:after="0" w:afterAutospacing="0" w:line="240" w:lineRule="auto"/>
        <w:ind w:left="746"/>
        <w:rPr>
          <w:rFonts w:ascii="Times New Roman" w:eastAsia="Times New Roman" w:hAnsi="Times New Roman" w:cs="David"/>
          <w:sz w:val="24"/>
          <w:szCs w:val="24"/>
          <w:rtl/>
          <w:lang w:eastAsia="he-IL"/>
        </w:rPr>
      </w:pPr>
    </w:p>
    <w:p w14:paraId="5C1ABCAB" w14:textId="77777777" w:rsidR="00232692" w:rsidRPr="00232692" w:rsidRDefault="00232692" w:rsidP="00232692">
      <w:pPr>
        <w:spacing w:before="0" w:beforeAutospacing="0" w:after="0" w:afterAutospacing="0" w:line="240" w:lineRule="auto"/>
        <w:ind w:left="746"/>
        <w:rPr>
          <w:rFonts w:ascii="Times New Roman" w:eastAsia="Times New Roman" w:hAnsi="Times New Roman" w:cs="David"/>
          <w:sz w:val="24"/>
          <w:szCs w:val="24"/>
          <w:rtl/>
          <w:lang w:eastAsia="he-IL"/>
        </w:rPr>
      </w:pPr>
    </w:p>
    <w:p w14:paraId="08C4D0D4" w14:textId="77777777" w:rsidR="00232692" w:rsidRPr="00232692" w:rsidRDefault="00232692" w:rsidP="00232692">
      <w:pPr>
        <w:spacing w:before="0" w:beforeAutospacing="0" w:after="0" w:afterAutospacing="0" w:line="240" w:lineRule="auto"/>
        <w:ind w:left="746"/>
        <w:rPr>
          <w:rFonts w:ascii="Times New Roman" w:eastAsia="Times New Roman" w:hAnsi="Times New Roman" w:cs="David"/>
          <w:sz w:val="24"/>
          <w:szCs w:val="24"/>
          <w:rtl/>
          <w:lang w:eastAsia="he-IL"/>
        </w:rPr>
      </w:pPr>
    </w:p>
    <w:p w14:paraId="018C0D4A" w14:textId="77777777" w:rsidR="00232692" w:rsidRPr="00232692" w:rsidRDefault="00232692" w:rsidP="00232692">
      <w:pPr>
        <w:spacing w:before="0" w:beforeAutospacing="0" w:after="0" w:afterAutospacing="0" w:line="240" w:lineRule="auto"/>
        <w:ind w:left="746"/>
        <w:rPr>
          <w:rFonts w:ascii="Times New Roman" w:eastAsia="Times New Roman" w:hAnsi="Times New Roman" w:cs="David"/>
          <w:sz w:val="24"/>
          <w:szCs w:val="24"/>
          <w:rtl/>
          <w:lang w:eastAsia="he-IL"/>
        </w:rPr>
      </w:pPr>
    </w:p>
    <w:p w14:paraId="74E6932A" w14:textId="77777777" w:rsidR="00232692" w:rsidRPr="00232692" w:rsidRDefault="00232692" w:rsidP="00232692">
      <w:pPr>
        <w:spacing w:before="0" w:beforeAutospacing="0" w:after="0" w:afterAutospacing="0" w:line="240" w:lineRule="auto"/>
        <w:ind w:left="746"/>
        <w:rPr>
          <w:rFonts w:ascii="Times New Roman" w:eastAsia="Times New Roman" w:hAnsi="Times New Roman" w:cs="David"/>
          <w:sz w:val="24"/>
          <w:szCs w:val="24"/>
          <w:rtl/>
          <w:lang w:eastAsia="he-IL"/>
        </w:rPr>
      </w:pPr>
    </w:p>
    <w:p w14:paraId="4CA8B6CF" w14:textId="77777777" w:rsidR="00232692" w:rsidRPr="00232692" w:rsidRDefault="00232692" w:rsidP="00232692">
      <w:pPr>
        <w:spacing w:before="0" w:beforeAutospacing="0" w:after="0" w:afterAutospacing="0" w:line="240" w:lineRule="auto"/>
        <w:ind w:left="746"/>
        <w:rPr>
          <w:rFonts w:ascii="Times New Roman" w:eastAsia="Times New Roman" w:hAnsi="Times New Roman" w:cs="David"/>
          <w:sz w:val="24"/>
          <w:szCs w:val="24"/>
          <w:rtl/>
          <w:lang w:eastAsia="he-IL"/>
        </w:rPr>
      </w:pPr>
    </w:p>
    <w:p w14:paraId="7F79EEA6" w14:textId="77777777" w:rsidR="00232692" w:rsidRPr="00232692" w:rsidDel="00DF698D" w:rsidRDefault="00232692" w:rsidP="00232692">
      <w:pPr>
        <w:spacing w:before="0" w:beforeAutospacing="0" w:after="0" w:afterAutospacing="0" w:line="240" w:lineRule="auto"/>
        <w:ind w:left="746"/>
        <w:rPr>
          <w:del w:id="96" w:author="Kook Sec" w:date="2021-01-21T12:37:00Z"/>
          <w:rFonts w:ascii="Times New Roman" w:eastAsia="Times New Roman" w:hAnsi="Times New Roman" w:cs="David"/>
          <w:sz w:val="24"/>
          <w:szCs w:val="24"/>
          <w:rtl/>
          <w:lang w:eastAsia="he-IL"/>
        </w:rPr>
      </w:pPr>
    </w:p>
    <w:p w14:paraId="03C55324" w14:textId="77777777" w:rsidR="00663022" w:rsidDel="00DF698D" w:rsidRDefault="00663022" w:rsidP="00232692">
      <w:pPr>
        <w:spacing w:before="0" w:beforeAutospacing="0" w:after="0" w:afterAutospacing="0" w:line="240" w:lineRule="auto"/>
        <w:ind w:left="746"/>
        <w:rPr>
          <w:del w:id="97" w:author="Kook Sec" w:date="2021-01-21T12:37:00Z"/>
          <w:rFonts w:ascii="Times New Roman" w:eastAsia="Times New Roman" w:hAnsi="Times New Roman" w:cs="David"/>
          <w:sz w:val="24"/>
          <w:szCs w:val="24"/>
          <w:rtl/>
          <w:lang w:eastAsia="he-IL"/>
        </w:rPr>
      </w:pPr>
      <w:del w:id="98" w:author="Kook Sec" w:date="2021-01-21T12:37:00Z">
        <w:r w:rsidDel="00DF698D">
          <w:rPr>
            <w:rFonts w:ascii="Times New Roman" w:eastAsia="Times New Roman" w:hAnsi="Times New Roman" w:cs="David"/>
            <w:sz w:val="24"/>
            <w:szCs w:val="24"/>
            <w:rtl/>
            <w:lang w:eastAsia="he-IL"/>
          </w:rPr>
          <w:br w:type="page"/>
        </w:r>
      </w:del>
    </w:p>
    <w:p w14:paraId="441330DE" w14:textId="77777777" w:rsidR="00232692" w:rsidRPr="00232692" w:rsidDel="00DF698D" w:rsidRDefault="00232692" w:rsidP="00DF698D">
      <w:pPr>
        <w:spacing w:before="0" w:beforeAutospacing="0" w:after="0" w:afterAutospacing="0" w:line="240" w:lineRule="auto"/>
        <w:ind w:left="746"/>
        <w:rPr>
          <w:del w:id="99" w:author="Kook Sec" w:date="2021-01-21T12:37:00Z"/>
          <w:rFonts w:ascii="Times New Roman" w:eastAsia="Times New Roman" w:hAnsi="Times New Roman" w:cs="David"/>
          <w:sz w:val="24"/>
          <w:szCs w:val="24"/>
          <w:rtl/>
          <w:lang w:eastAsia="he-IL"/>
        </w:rPr>
        <w:pPrChange w:id="100" w:author="Kook Sec" w:date="2021-01-21T12:37:00Z">
          <w:pPr>
            <w:spacing w:before="0" w:beforeAutospacing="0" w:after="0" w:afterAutospacing="0" w:line="240" w:lineRule="auto"/>
            <w:ind w:left="746"/>
          </w:pPr>
        </w:pPrChange>
      </w:pPr>
    </w:p>
    <w:p w14:paraId="2F46959B" w14:textId="77777777" w:rsidR="00232692" w:rsidRPr="00232692" w:rsidRDefault="00232692" w:rsidP="00232692">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232692">
        <w:rPr>
          <w:rFonts w:ascii="Times New Roman" w:eastAsia="Times New Roman" w:hAnsi="Times New Roman" w:cs="David" w:hint="cs"/>
          <w:bCs/>
          <w:sz w:val="20"/>
          <w:szCs w:val="24"/>
          <w:u w:val="single"/>
          <w:rtl/>
          <w:lang w:eastAsia="he-IL"/>
        </w:rPr>
        <w:t xml:space="preserve">נספח </w:t>
      </w:r>
      <w:r w:rsidR="00573980">
        <w:rPr>
          <w:rFonts w:ascii="Times New Roman" w:eastAsia="Times New Roman" w:hAnsi="Times New Roman" w:cs="David" w:hint="cs"/>
          <w:bCs/>
          <w:sz w:val="20"/>
          <w:szCs w:val="24"/>
          <w:u w:val="single"/>
          <w:rtl/>
          <w:lang w:eastAsia="he-IL"/>
        </w:rPr>
        <w:t>"</w:t>
      </w:r>
      <w:r w:rsidRPr="00232692">
        <w:rPr>
          <w:rFonts w:ascii="Times New Roman" w:eastAsia="Times New Roman" w:hAnsi="Times New Roman" w:cs="David" w:hint="cs"/>
          <w:bCs/>
          <w:sz w:val="20"/>
          <w:szCs w:val="24"/>
          <w:u w:val="single"/>
          <w:rtl/>
          <w:lang w:eastAsia="he-IL"/>
        </w:rPr>
        <w:t>ה'</w:t>
      </w:r>
      <w:r w:rsidR="00573980">
        <w:rPr>
          <w:rFonts w:ascii="Times New Roman" w:eastAsia="Times New Roman" w:hAnsi="Times New Roman" w:cs="David" w:hint="cs"/>
          <w:bCs/>
          <w:sz w:val="20"/>
          <w:szCs w:val="24"/>
          <w:u w:val="single"/>
          <w:rtl/>
          <w:lang w:eastAsia="he-IL"/>
        </w:rPr>
        <w:t>'</w:t>
      </w:r>
    </w:p>
    <w:p w14:paraId="41E636CC" w14:textId="77777777" w:rsidR="00232692" w:rsidRPr="00232692" w:rsidRDefault="00232692" w:rsidP="00232692">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1506437468"/>
          <w:placeholder>
            <w:docPart w:val="B4A59D529C8D43A7B576B23FDB79E3A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000876BA" w:rsidRPr="00573980">
            <w:rPr>
              <w:rStyle w:val="AutoFieldChar"/>
              <w:rFonts w:hint="cs"/>
              <w:color w:val="00B0F0"/>
              <w:rtl/>
            </w:rPr>
            <w:t>[תאריך</w:t>
          </w:r>
          <w:r w:rsidR="000876BA" w:rsidRPr="00573980">
            <w:rPr>
              <w:rStyle w:val="AutoFieldChar"/>
              <w:color w:val="00B0F0"/>
              <w:rtl/>
            </w:rPr>
            <w:t xml:space="preserve"> </w:t>
          </w:r>
          <w:r w:rsidR="000876BA" w:rsidRPr="00573980">
            <w:rPr>
              <w:rStyle w:val="AutoFieldChar"/>
              <w:rFonts w:hint="cs"/>
              <w:color w:val="00B0F0"/>
              <w:rtl/>
            </w:rPr>
            <w:t>חתימת</w:t>
          </w:r>
          <w:r w:rsidR="000876BA" w:rsidRPr="00573980">
            <w:rPr>
              <w:rStyle w:val="AutoFieldChar"/>
              <w:color w:val="00B0F0"/>
              <w:rtl/>
            </w:rPr>
            <w:t xml:space="preserve"> </w:t>
          </w:r>
          <w:r w:rsidR="000876BA" w:rsidRPr="00573980">
            <w:rPr>
              <w:rStyle w:val="AutoFieldChar"/>
              <w:rFonts w:hint="cs"/>
              <w:color w:val="00B0F0"/>
              <w:rtl/>
            </w:rPr>
            <w:t>חוזה]</w:t>
          </w:r>
        </w:sdtContent>
      </w:sdt>
      <w:r w:rsidRPr="00232692">
        <w:rPr>
          <w:rFonts w:ascii="Times New Roman" w:eastAsia="Times New Roman" w:hAnsi="Times New Roman" w:cs="David" w:hint="cs"/>
          <w:bCs/>
          <w:color w:val="FF0000"/>
          <w:sz w:val="24"/>
          <w:szCs w:val="24"/>
          <w:rtl/>
          <w:lang w:eastAsia="he-IL"/>
        </w:rPr>
        <w:br/>
      </w:r>
    </w:p>
    <w:p w14:paraId="37D101A2" w14:textId="77777777" w:rsidR="00232692" w:rsidRPr="00232692" w:rsidRDefault="00232692" w:rsidP="00232692">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לכבוד</w:t>
      </w:r>
      <w:r w:rsidRPr="00232692">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B0F0"/>
          <w:sz w:val="24"/>
          <w:szCs w:val="24"/>
          <w:rtl/>
          <w:lang w:eastAsia="he-IL"/>
        </w:rPr>
        <w:alias w:val="שם צד א"/>
        <w:tag w:val="cmtTzadAName"/>
        <w:id w:val="-112286715"/>
        <w:placeholder>
          <w:docPart w:val="EC4BC2C46F3147598F40F78F340E158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Content>
        <w:p w14:paraId="68386F4D" w14:textId="77777777" w:rsidR="00232692" w:rsidRPr="00232692" w:rsidRDefault="00473325" w:rsidP="00232692">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ins w:id="101" w:author="Kook Sec" w:date="2021-01-21T12:31:00Z">
            <w:r>
              <w:rPr>
                <w:rFonts w:ascii="Times New Roman" w:eastAsia="Times New Roman" w:hAnsi="Times New Roman" w:cs="David"/>
                <w:color w:val="00B0F0"/>
                <w:sz w:val="24"/>
                <w:szCs w:val="24"/>
                <w:rtl/>
                <w:lang w:eastAsia="he-IL"/>
              </w:rPr>
              <w:t>א.מ. ישראל מגורים פיתוח בע"מ</w:t>
            </w:r>
          </w:ins>
        </w:p>
      </w:sdtContent>
    </w:sdt>
    <w:p w14:paraId="5812D9CD" w14:textId="77777777" w:rsidR="00232692" w:rsidRPr="00232692" w:rsidRDefault="00232692" w:rsidP="00232692">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663A7ED6" w14:textId="77777777" w:rsidR="00232692" w:rsidRPr="00232692" w:rsidRDefault="00232692" w:rsidP="00232692">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א.נ.,</w:t>
      </w:r>
    </w:p>
    <w:p w14:paraId="6D20D120" w14:textId="77777777" w:rsidR="00232692" w:rsidRPr="00232692" w:rsidRDefault="00232692" w:rsidP="00232692">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1F039C5B" w14:textId="77777777" w:rsidR="00232692" w:rsidRPr="00232692" w:rsidRDefault="00232692" w:rsidP="00232692">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68921FE7" w14:textId="77777777" w:rsidR="00232692" w:rsidRPr="00232692" w:rsidRDefault="00232692" w:rsidP="00232692">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232692">
        <w:rPr>
          <w:rFonts w:ascii="Times New Roman" w:eastAsia="Times New Roman" w:hAnsi="Times New Roman" w:cs="David" w:hint="cs"/>
          <w:bCs/>
          <w:sz w:val="24"/>
          <w:szCs w:val="24"/>
          <w:u w:val="single"/>
          <w:rtl/>
          <w:lang w:eastAsia="he-IL"/>
        </w:rPr>
        <w:t>הצהרה והתחייבות לשמירת סודיות</w:t>
      </w:r>
    </w:p>
    <w:p w14:paraId="48DEE0BF" w14:textId="77777777" w:rsidR="00232692" w:rsidRPr="00232692" w:rsidRDefault="00232692" w:rsidP="00232692">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960D495" w14:textId="6E2A11F6" w:rsidR="00232692" w:rsidRPr="00232692" w:rsidRDefault="00232692" w:rsidP="00232692">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496689386"/>
          <w:placeholder>
            <w:docPart w:val="399DB63BB04F4D0D857B05976506F19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02" w:author="Kook Sec" w:date="2021-01-21T12:40:00Z">
            <w:r w:rsidR="00480E32">
              <w:rPr>
                <w:rFonts w:ascii="Times New Roman" w:eastAsia="Times New Roman" w:hAnsi="Times New Roman" w:cs="David"/>
                <w:color w:val="008000"/>
                <w:sz w:val="24"/>
                <w:szCs w:val="24"/>
                <w:rtl/>
                <w:lang w:eastAsia="he-IL"/>
              </w:rPr>
              <w:t xml:space="preserve"> סביבות ייעוץ ותכנון בע"מ</w:t>
            </w:r>
          </w:ins>
        </w:sdtContent>
      </w:sdt>
      <w:r w:rsidR="000876BA">
        <w:rPr>
          <w:rFonts w:ascii="Times New Roman" w:eastAsia="Times New Roman" w:hAnsi="Times New Roman" w:cs="David" w:hint="cs"/>
          <w:sz w:val="24"/>
          <w:szCs w:val="24"/>
          <w:rtl/>
          <w:lang w:eastAsia="he-IL"/>
        </w:rPr>
        <w:t xml:space="preserve"> </w:t>
      </w:r>
      <w:r w:rsidRPr="00232692">
        <w:rPr>
          <w:rFonts w:ascii="Times New Roman" w:eastAsia="Times New Roman" w:hAnsi="Times New Roman" w:cs="David" w:hint="cs"/>
          <w:sz w:val="24"/>
          <w:szCs w:val="24"/>
          <w:rtl/>
          <w:lang w:eastAsia="he-IL"/>
        </w:rPr>
        <w:t xml:space="preserve">הפועל בשם חברת </w:t>
      </w:r>
      <w:sdt>
        <w:sdtPr>
          <w:rPr>
            <w:rFonts w:ascii="Times New Roman" w:eastAsia="Times New Roman" w:hAnsi="Times New Roman" w:cs="David" w:hint="cs"/>
            <w:sz w:val="24"/>
            <w:szCs w:val="24"/>
            <w:rtl/>
            <w:lang w:eastAsia="he-IL"/>
          </w:rPr>
          <w:alias w:val="שם ספק"/>
          <w:tag w:val="cntSupllierName"/>
          <w:id w:val="-1826116551"/>
          <w:placeholder>
            <w:docPart w:val="DAF37EAA559148F6B99CA004111DEBA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103" w:author="Kook Sec" w:date="2021-01-21T12:40:00Z">
            <w:r w:rsidR="00480E32">
              <w:rPr>
                <w:rFonts w:ascii="Times New Roman" w:eastAsia="Times New Roman" w:hAnsi="Times New Roman" w:cs="David" w:hint="cs"/>
                <w:sz w:val="24"/>
                <w:szCs w:val="24"/>
                <w:rtl/>
                <w:lang w:eastAsia="he-IL"/>
              </w:rPr>
              <w:t xml:space="preserve"> סביבות ייעוץ ותכנון בע"מ</w:t>
            </w:r>
          </w:ins>
        </w:sdtContent>
      </w:sdt>
      <w:r w:rsidR="000876BA">
        <w:rPr>
          <w:rFonts w:ascii="Times New Roman" w:eastAsia="Times New Roman" w:hAnsi="Times New Roman" w:cs="David" w:hint="cs"/>
          <w:bCs/>
          <w:sz w:val="24"/>
          <w:szCs w:val="24"/>
          <w:rtl/>
          <w:lang w:eastAsia="he-IL"/>
        </w:rPr>
        <w:t xml:space="preserve"> </w:t>
      </w:r>
      <w:r w:rsidRPr="00232692">
        <w:rPr>
          <w:rFonts w:ascii="Times New Roman" w:eastAsia="Times New Roman" w:hAnsi="Times New Roman" w:cs="David" w:hint="cs"/>
          <w:sz w:val="24"/>
          <w:szCs w:val="24"/>
          <w:rtl/>
          <w:lang w:eastAsia="he-IL"/>
        </w:rPr>
        <w:t xml:space="preserve">המספק שירותים לחברת </w:t>
      </w:r>
      <w:sdt>
        <w:sdtPr>
          <w:rPr>
            <w:rFonts w:ascii="Times New Roman" w:eastAsia="Times New Roman" w:hAnsi="Times New Roman" w:cs="David"/>
            <w:color w:val="008000"/>
            <w:sz w:val="24"/>
            <w:szCs w:val="24"/>
            <w:rtl/>
            <w:lang w:eastAsia="he-IL"/>
          </w:rPr>
          <w:alias w:val="שם ספק"/>
          <w:tag w:val="cntSupllierName"/>
          <w:id w:val="1076091430"/>
          <w:placeholder>
            <w:docPart w:val="6DBFFBFCA9044523AD2870BA8766ABC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104" w:author="Kook Sec" w:date="2021-01-21T12:40:00Z">
            <w:r w:rsidR="00480E32">
              <w:rPr>
                <w:rFonts w:ascii="Times New Roman" w:eastAsia="Times New Roman" w:hAnsi="Times New Roman" w:cs="David"/>
                <w:color w:val="008000"/>
                <w:sz w:val="24"/>
                <w:szCs w:val="24"/>
                <w:rtl/>
                <w:lang w:eastAsia="he-IL"/>
              </w:rPr>
              <w:t xml:space="preserve"> סביבות ייעוץ ותכנון בע"מ</w:t>
            </w:r>
          </w:ins>
        </w:sdtContent>
      </w:sdt>
      <w:r w:rsidRPr="00232692">
        <w:rPr>
          <w:rFonts w:ascii="Times New Roman" w:eastAsia="Times New Roman" w:hAnsi="Times New Roman" w:cs="David" w:hint="cs"/>
          <w:sz w:val="24"/>
          <w:szCs w:val="24"/>
          <w:rtl/>
          <w:lang w:eastAsia="he-IL"/>
        </w:rPr>
        <w:t xml:space="preserve"> *,מצהיר בזאת ומתחייב כלפיכם כדלקמן:</w:t>
      </w:r>
    </w:p>
    <w:p w14:paraId="02C81FC4" w14:textId="77777777" w:rsidR="00232692" w:rsidRPr="00232692" w:rsidRDefault="00232692" w:rsidP="00232692">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52774831" w14:textId="6D0545E3" w:rsidR="00232692" w:rsidRPr="00232692" w:rsidRDefault="00232692" w:rsidP="00232692">
      <w:pPr>
        <w:widowControl w:val="0"/>
        <w:numPr>
          <w:ilvl w:val="0"/>
          <w:numId w:val="19"/>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928918964"/>
          <w:placeholder>
            <w:docPart w:val="C92C3F8804EA49D5A864FA7378C21B3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05" w:author="Kook Sec" w:date="2021-01-21T12:40:00Z">
            <w:r w:rsidR="00480E32">
              <w:rPr>
                <w:rFonts w:ascii="Times New Roman" w:eastAsia="Times New Roman" w:hAnsi="Times New Roman" w:cs="David"/>
                <w:color w:val="008000"/>
                <w:sz w:val="24"/>
                <w:szCs w:val="24"/>
                <w:rtl/>
                <w:lang w:eastAsia="he-IL"/>
              </w:rPr>
              <w:t xml:space="preserve"> סביבות ייעוץ ותכנון בע"מ</w:t>
            </w:r>
          </w:ins>
        </w:sdtContent>
      </w:sdt>
      <w:r w:rsidRPr="00232692">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hint="cs"/>
            <w:color w:val="00B0F0"/>
            <w:sz w:val="24"/>
            <w:szCs w:val="24"/>
            <w:rtl/>
            <w:lang w:eastAsia="he-IL"/>
          </w:rPr>
          <w:alias w:val="תבנית חוזה"/>
          <w:tag w:val="cntContractType"/>
          <w:id w:val="1071394424"/>
          <w:placeholder>
            <w:docPart w:val="286520CD2C2047659DDD662C0D7E95B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rPr>
            <w:rFonts w:hint="default"/>
          </w:rPr>
        </w:sdtEndPr>
        <w:sdtContent>
          <w:r w:rsidR="000876BA" w:rsidRPr="00573980">
            <w:rPr>
              <w:rFonts w:ascii="Times New Roman" w:eastAsia="Times New Roman" w:hAnsi="Times New Roman" w:cs="David" w:hint="cs"/>
              <w:color w:val="00B0F0"/>
              <w:sz w:val="24"/>
              <w:szCs w:val="24"/>
              <w:rtl/>
              <w:lang w:eastAsia="he-IL"/>
            </w:rPr>
            <w:t>יועץ פינוי אשפה</w:t>
          </w:r>
        </w:sdtContent>
      </w:sdt>
      <w:r w:rsidRPr="00232692">
        <w:rPr>
          <w:rFonts w:ascii="Times New Roman" w:eastAsia="Times New Roman" w:hAnsi="Times New Roman" w:cs="David" w:hint="cs"/>
          <w:bCs/>
          <w:color w:val="008000"/>
          <w:sz w:val="24"/>
          <w:szCs w:val="24"/>
          <w:rtl/>
          <w:lang w:eastAsia="he-IL"/>
        </w:rPr>
        <w:t xml:space="preserve"> </w:t>
      </w:r>
      <w:r w:rsidR="00573980">
        <w:rPr>
          <w:rFonts w:ascii="Times New Roman" w:eastAsia="Times New Roman" w:hAnsi="Times New Roman" w:cs="David" w:hint="cs"/>
          <w:sz w:val="24"/>
          <w:szCs w:val="24"/>
          <w:rtl/>
          <w:lang w:eastAsia="he-IL"/>
        </w:rPr>
        <w:t>בפרוי</w:t>
      </w:r>
      <w:r w:rsidRPr="00232692">
        <w:rPr>
          <w:rFonts w:ascii="Times New Roman" w:eastAsia="Times New Roman" w:hAnsi="Times New Roman" w:cs="David" w:hint="cs"/>
          <w:sz w:val="24"/>
          <w:szCs w:val="24"/>
          <w:rtl/>
          <w:lang w:eastAsia="he-IL"/>
        </w:rPr>
        <w:t xml:space="preserve">קט  </w:t>
      </w:r>
      <w:sdt>
        <w:sdtPr>
          <w:rPr>
            <w:rFonts w:ascii="Times New Roman" w:eastAsia="Times New Roman" w:hAnsi="Times New Roman" w:cs="David"/>
            <w:color w:val="008000"/>
            <w:sz w:val="24"/>
            <w:szCs w:val="24"/>
            <w:rtl/>
            <w:lang w:eastAsia="he-IL"/>
          </w:rPr>
          <w:alias w:val="שם הפרויקט"/>
          <w:tag w:val="cntProjectName"/>
          <w:id w:val="-949856519"/>
          <w:placeholder>
            <w:docPart w:val="95F85CBD32124A36821064F59CB0A29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rPr>
            <w:rFonts w:hint="cs"/>
          </w:rPr>
        </w:sdtEndPr>
        <w:sdtContent>
          <w:ins w:id="106" w:author="Kook Sec" w:date="2021-01-21T12:28:00Z">
            <w:r w:rsidR="00473325">
              <w:rPr>
                <w:rFonts w:ascii="Times New Roman" w:eastAsia="Times New Roman" w:hAnsi="Times New Roman" w:cs="David"/>
                <w:color w:val="008000"/>
                <w:sz w:val="24"/>
                <w:szCs w:val="24"/>
                <w:rtl/>
                <w:lang w:eastAsia="he-IL"/>
              </w:rPr>
              <w:t>א.מ. ישראל מגורים פיתוח בע"מ</w:t>
            </w:r>
          </w:ins>
        </w:sdtContent>
      </w:sdt>
      <w:r w:rsidRPr="00232692">
        <w:rPr>
          <w:rFonts w:ascii="Times New Roman" w:eastAsia="Times New Roman" w:hAnsi="Times New Roman" w:cs="David" w:hint="cs"/>
          <w:bCs/>
          <w:color w:val="008000"/>
          <w:sz w:val="24"/>
          <w:szCs w:val="24"/>
          <w:rtl/>
          <w:lang w:eastAsia="he-IL"/>
        </w:rPr>
        <w:t xml:space="preserve"> </w:t>
      </w:r>
      <w:sdt>
        <w:sdtPr>
          <w:rPr>
            <w:rFonts w:ascii="Times New Roman" w:eastAsia="Times New Roman" w:hAnsi="Times New Roman" w:cs="David" w:hint="cs"/>
            <w:bCs/>
            <w:color w:val="008000"/>
            <w:sz w:val="24"/>
            <w:szCs w:val="24"/>
            <w:rtl/>
            <w:lang w:eastAsia="he-IL"/>
          </w:rPr>
          <w:alias w:val="שם אתר"/>
          <w:tag w:val="cntSite"/>
          <w:id w:val="602540989"/>
          <w:placeholder>
            <w:docPart w:val="912D35FEABAD45AD872483687921860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ins w:id="107" w:author="Kook Sec" w:date="2021-01-21T12:31:00Z">
            <w:r w:rsidR="00473325">
              <w:rPr>
                <w:rFonts w:ascii="Times New Roman" w:eastAsia="Times New Roman" w:hAnsi="Times New Roman" w:cs="David" w:hint="cs"/>
                <w:bCs/>
                <w:color w:val="008000"/>
                <w:sz w:val="24"/>
                <w:szCs w:val="24"/>
                <w:rtl/>
                <w:lang w:eastAsia="he-IL"/>
              </w:rPr>
              <w:t>מורדות ארנונה</w:t>
            </w:r>
          </w:ins>
        </w:sdtContent>
      </w:sdt>
      <w:r w:rsidRPr="00232692">
        <w:rPr>
          <w:rFonts w:ascii="Times New Roman" w:eastAsia="Times New Roman" w:hAnsi="Times New Roman" w:cs="David" w:hint="cs"/>
          <w:color w:val="008000"/>
          <w:sz w:val="24"/>
          <w:szCs w:val="24"/>
          <w:rtl/>
          <w:lang w:eastAsia="he-IL"/>
        </w:rPr>
        <w:t>.</w:t>
      </w:r>
    </w:p>
    <w:p w14:paraId="45195D2A" w14:textId="77777777" w:rsidR="00232692" w:rsidRPr="00DF698D" w:rsidRDefault="00232692" w:rsidP="00232692">
      <w:pPr>
        <w:widowControl w:val="0"/>
        <w:spacing w:before="0" w:beforeAutospacing="0" w:after="0" w:afterAutospacing="0" w:line="360" w:lineRule="auto"/>
        <w:jc w:val="both"/>
        <w:rPr>
          <w:rFonts w:ascii="Times New Roman" w:eastAsia="Times New Roman" w:hAnsi="Times New Roman" w:cs="David"/>
          <w:sz w:val="16"/>
          <w:szCs w:val="16"/>
          <w:rtl/>
          <w:lang w:eastAsia="he-IL"/>
          <w:rPrChange w:id="108" w:author="Kook Sec" w:date="2021-01-21T12:37:00Z">
            <w:rPr>
              <w:rFonts w:ascii="Times New Roman" w:eastAsia="Times New Roman" w:hAnsi="Times New Roman" w:cs="David"/>
              <w:sz w:val="24"/>
              <w:szCs w:val="24"/>
              <w:rtl/>
              <w:lang w:eastAsia="he-IL"/>
            </w:rPr>
          </w:rPrChange>
        </w:rPr>
      </w:pPr>
    </w:p>
    <w:p w14:paraId="7917EB2C" w14:textId="3C282E99" w:rsidR="00232692" w:rsidRPr="00232692" w:rsidRDefault="00232692" w:rsidP="00232692">
      <w:pPr>
        <w:widowControl w:val="0"/>
        <w:numPr>
          <w:ilvl w:val="0"/>
          <w:numId w:val="19"/>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1307304963"/>
          <w:placeholder>
            <w:docPart w:val="40D3E839E3C64A45995951CA5BD5300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09" w:author="Kook Sec" w:date="2021-01-21T12:40:00Z">
            <w:r w:rsidR="00480E32">
              <w:rPr>
                <w:rFonts w:ascii="Times New Roman" w:eastAsia="Times New Roman" w:hAnsi="Times New Roman" w:cs="David"/>
                <w:color w:val="008000"/>
                <w:sz w:val="24"/>
                <w:szCs w:val="24"/>
                <w:rtl/>
                <w:lang w:eastAsia="he-IL"/>
              </w:rPr>
              <w:t xml:space="preserve"> סביבות ייעוץ ותכנון בע"מ</w:t>
            </w:r>
          </w:ins>
        </w:sdtContent>
      </w:sdt>
      <w:r w:rsidRPr="00232692">
        <w:rPr>
          <w:rFonts w:ascii="Times New Roman" w:eastAsia="Times New Roman" w:hAnsi="Times New Roman" w:cs="David" w:hint="cs"/>
          <w:bCs/>
          <w:color w:val="008000"/>
          <w:sz w:val="24"/>
          <w:szCs w:val="24"/>
          <w:rtl/>
          <w:lang w:eastAsia="he-IL"/>
        </w:rPr>
        <w:t xml:space="preserve"> </w:t>
      </w:r>
      <w:r w:rsidRPr="00232692">
        <w:rPr>
          <w:rFonts w:ascii="Times New Roman" w:eastAsia="Times New Roman" w:hAnsi="Times New Roman" w:cs="David" w:hint="cs"/>
          <w:sz w:val="24"/>
          <w:szCs w:val="24"/>
          <w:rtl/>
          <w:lang w:eastAsia="he-IL"/>
        </w:rPr>
        <w:t>עשוי להגיע לרשותי מידע חסוי כמוגדר להלן:</w:t>
      </w:r>
    </w:p>
    <w:p w14:paraId="25A5EBCD" w14:textId="77777777" w:rsidR="00232692" w:rsidRPr="00DF698D" w:rsidRDefault="00232692" w:rsidP="00232692">
      <w:pPr>
        <w:widowControl w:val="0"/>
        <w:tabs>
          <w:tab w:val="right" w:pos="2216"/>
        </w:tabs>
        <w:spacing w:before="0" w:beforeAutospacing="0" w:after="0" w:afterAutospacing="0" w:line="360" w:lineRule="auto"/>
        <w:jc w:val="both"/>
        <w:rPr>
          <w:rFonts w:ascii="Times New Roman" w:eastAsia="Times New Roman" w:hAnsi="Times New Roman" w:cs="David"/>
          <w:sz w:val="16"/>
          <w:szCs w:val="16"/>
          <w:rtl/>
          <w:lang w:eastAsia="he-IL"/>
          <w:rPrChange w:id="110" w:author="Kook Sec" w:date="2021-01-21T12:37:00Z">
            <w:rPr>
              <w:rFonts w:ascii="Times New Roman" w:eastAsia="Times New Roman" w:hAnsi="Times New Roman" w:cs="David"/>
              <w:sz w:val="24"/>
              <w:szCs w:val="24"/>
              <w:rtl/>
              <w:lang w:eastAsia="he-IL"/>
            </w:rPr>
          </w:rPrChange>
        </w:rPr>
      </w:pPr>
    </w:p>
    <w:p w14:paraId="6953D1D7" w14:textId="7E030B96" w:rsidR="00232692" w:rsidRPr="00232692" w:rsidRDefault="00232692" w:rsidP="00232692">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ab/>
        <w:t>"</w:t>
      </w:r>
      <w:r w:rsidRPr="00232692">
        <w:rPr>
          <w:rFonts w:ascii="Times New Roman" w:eastAsia="Times New Roman" w:hAnsi="Times New Roman" w:cs="David" w:hint="cs"/>
          <w:b/>
          <w:bCs/>
          <w:sz w:val="24"/>
          <w:szCs w:val="24"/>
          <w:rtl/>
          <w:lang w:eastAsia="he-IL"/>
        </w:rPr>
        <w:t>מידע חסוי</w:t>
      </w:r>
      <w:r w:rsidRPr="00232692">
        <w:rPr>
          <w:rFonts w:ascii="Times New Roman" w:eastAsia="Times New Roman" w:hAnsi="Times New Roman" w:cs="David" w:hint="cs"/>
          <w:sz w:val="24"/>
          <w:szCs w:val="24"/>
          <w:rtl/>
          <w:lang w:eastAsia="he-IL"/>
        </w:rPr>
        <w:t>"-</w:t>
      </w:r>
      <w:r w:rsidRPr="00232692">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1440219653"/>
          <w:placeholder>
            <w:docPart w:val="360466BFB285448FA9A751333610315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111" w:author="Kook Sec" w:date="2021-01-21T12:40:00Z">
            <w:r w:rsidR="00480E32">
              <w:rPr>
                <w:rFonts w:ascii="Times New Roman" w:eastAsia="Times New Roman" w:hAnsi="Times New Roman" w:cs="David"/>
                <w:color w:val="008000"/>
                <w:sz w:val="24"/>
                <w:szCs w:val="24"/>
                <w:rtl/>
                <w:lang w:eastAsia="he-IL"/>
              </w:rPr>
              <w:t xml:space="preserve"> סביבות ייעוץ ותכנון בע"מ</w:t>
            </w:r>
          </w:ins>
        </w:sdtContent>
      </w:sdt>
      <w:r w:rsidRPr="00232692">
        <w:rPr>
          <w:rFonts w:ascii="Times New Roman" w:eastAsia="Times New Roman" w:hAnsi="Times New Roman" w:cs="David"/>
          <w:bCs/>
          <w:color w:val="008000"/>
          <w:sz w:val="24"/>
          <w:szCs w:val="24"/>
          <w:lang w:eastAsia="he-IL"/>
        </w:rPr>
        <w:t xml:space="preserve"> </w:t>
      </w:r>
      <w:r w:rsidRPr="00232692">
        <w:rPr>
          <w:rFonts w:ascii="Times New Roman" w:eastAsia="Times New Roman" w:hAnsi="Times New Roman" w:cs="David" w:hint="cs"/>
          <w:bCs/>
          <w:color w:val="008000"/>
          <w:sz w:val="24"/>
          <w:szCs w:val="24"/>
          <w:rtl/>
          <w:lang w:eastAsia="he-IL"/>
        </w:rPr>
        <w:t xml:space="preserve"> </w:t>
      </w:r>
      <w:r w:rsidRPr="00232692">
        <w:rPr>
          <w:rFonts w:ascii="Times New Roman" w:eastAsia="Times New Roman" w:hAnsi="Times New Roman" w:cs="David" w:hint="cs"/>
          <w:color w:val="008000"/>
          <w:sz w:val="24"/>
          <w:szCs w:val="24"/>
          <w:rtl/>
          <w:lang w:eastAsia="he-IL"/>
        </w:rPr>
        <w:t>.</w:t>
      </w:r>
    </w:p>
    <w:p w14:paraId="4FA6120D" w14:textId="77777777" w:rsidR="00232692" w:rsidRPr="00DF698D" w:rsidRDefault="00232692" w:rsidP="00232692">
      <w:pPr>
        <w:widowControl w:val="0"/>
        <w:tabs>
          <w:tab w:val="right" w:pos="2216"/>
        </w:tabs>
        <w:spacing w:before="0" w:beforeAutospacing="0" w:after="0" w:afterAutospacing="0" w:line="360" w:lineRule="auto"/>
        <w:jc w:val="both"/>
        <w:rPr>
          <w:rFonts w:ascii="Times New Roman" w:eastAsia="Times New Roman" w:hAnsi="Times New Roman" w:cs="David"/>
          <w:sz w:val="16"/>
          <w:szCs w:val="16"/>
          <w:rtl/>
          <w:lang w:eastAsia="he-IL"/>
          <w:rPrChange w:id="112" w:author="Kook Sec" w:date="2021-01-21T12:37:00Z">
            <w:rPr>
              <w:rFonts w:ascii="Times New Roman" w:eastAsia="Times New Roman" w:hAnsi="Times New Roman" w:cs="David"/>
              <w:sz w:val="24"/>
              <w:szCs w:val="24"/>
              <w:rtl/>
              <w:lang w:eastAsia="he-IL"/>
            </w:rPr>
          </w:rPrChange>
        </w:rPr>
      </w:pPr>
    </w:p>
    <w:p w14:paraId="310F5A9C" w14:textId="77777777" w:rsidR="00232692" w:rsidRPr="00232692" w:rsidRDefault="00232692" w:rsidP="00232692">
      <w:pPr>
        <w:widowControl w:val="0"/>
        <w:numPr>
          <w:ilvl w:val="0"/>
          <w:numId w:val="19"/>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3513DD00" w14:textId="77777777" w:rsidR="00232692" w:rsidRPr="00DF698D" w:rsidRDefault="00232692" w:rsidP="00232692">
      <w:pPr>
        <w:widowControl w:val="0"/>
        <w:spacing w:before="0" w:beforeAutospacing="0" w:after="0" w:afterAutospacing="0" w:line="360" w:lineRule="auto"/>
        <w:jc w:val="both"/>
        <w:rPr>
          <w:rFonts w:ascii="Times New Roman" w:eastAsia="Times New Roman" w:hAnsi="Times New Roman" w:cs="David"/>
          <w:sz w:val="16"/>
          <w:szCs w:val="16"/>
          <w:rtl/>
          <w:lang w:eastAsia="he-IL"/>
          <w:rPrChange w:id="113" w:author="Kook Sec" w:date="2021-01-21T12:37:00Z">
            <w:rPr>
              <w:rFonts w:ascii="Times New Roman" w:eastAsia="Times New Roman" w:hAnsi="Times New Roman" w:cs="David"/>
              <w:sz w:val="24"/>
              <w:szCs w:val="24"/>
              <w:rtl/>
              <w:lang w:eastAsia="he-IL"/>
            </w:rPr>
          </w:rPrChange>
        </w:rPr>
      </w:pPr>
    </w:p>
    <w:p w14:paraId="56122A08" w14:textId="77777777" w:rsidR="00232692" w:rsidRPr="00232692" w:rsidRDefault="00232692" w:rsidP="00232692">
      <w:pPr>
        <w:widowControl w:val="0"/>
        <w:numPr>
          <w:ilvl w:val="0"/>
          <w:numId w:val="19"/>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11E3575D" w14:textId="77777777" w:rsidR="00232692" w:rsidRPr="00DF698D" w:rsidRDefault="00232692" w:rsidP="00232692">
      <w:pPr>
        <w:widowControl w:val="0"/>
        <w:spacing w:before="0" w:beforeAutospacing="0" w:after="0" w:afterAutospacing="0" w:line="360" w:lineRule="auto"/>
        <w:jc w:val="both"/>
        <w:rPr>
          <w:rFonts w:ascii="Times New Roman" w:eastAsia="Times New Roman" w:hAnsi="Times New Roman" w:cs="David"/>
          <w:sz w:val="16"/>
          <w:szCs w:val="16"/>
          <w:rtl/>
          <w:lang w:eastAsia="he-IL"/>
          <w:rPrChange w:id="114" w:author="Kook Sec" w:date="2021-01-21T12:37:00Z">
            <w:rPr>
              <w:rFonts w:ascii="Times New Roman" w:eastAsia="Times New Roman" w:hAnsi="Times New Roman" w:cs="David"/>
              <w:sz w:val="24"/>
              <w:szCs w:val="24"/>
              <w:rtl/>
              <w:lang w:eastAsia="he-IL"/>
            </w:rPr>
          </w:rPrChange>
        </w:rPr>
      </w:pPr>
    </w:p>
    <w:p w14:paraId="599B582F" w14:textId="77777777" w:rsidR="00232692" w:rsidRDefault="00232692" w:rsidP="00232692">
      <w:pPr>
        <w:widowControl w:val="0"/>
        <w:numPr>
          <w:ilvl w:val="0"/>
          <w:numId w:val="19"/>
        </w:numPr>
        <w:tabs>
          <w:tab w:val="num" w:pos="515"/>
        </w:tabs>
        <w:spacing w:before="0" w:beforeAutospacing="0" w:after="0" w:afterAutospacing="0" w:line="360" w:lineRule="auto"/>
        <w:ind w:left="515" w:right="0" w:hanging="515"/>
        <w:jc w:val="both"/>
        <w:rPr>
          <w:ins w:id="115" w:author="Kook Sec" w:date="2021-01-21T12:38:00Z"/>
          <w:rFonts w:ascii="Times New Roman" w:eastAsia="Times New Roman" w:hAnsi="Times New Roman" w:cs="David"/>
          <w:sz w:val="24"/>
          <w:szCs w:val="24"/>
          <w:lang w:eastAsia="he-IL"/>
        </w:rPr>
      </w:pPr>
      <w:r w:rsidRPr="00232692">
        <w:rPr>
          <w:rFonts w:ascii="Times New Roman" w:eastAsia="Times New Roman" w:hAnsi="Times New Roman" w:cs="David" w:hint="cs"/>
          <w:sz w:val="24"/>
          <w:szCs w:val="24"/>
          <w:rtl/>
          <w:lang w:eastAsia="he-IL"/>
        </w:rPr>
        <w:t>הנני מאשר כי התחייבויותיי הנ"ל תחולנה הן במהלך ביצוע הפרויקט והן לאחריו.</w:t>
      </w:r>
    </w:p>
    <w:p w14:paraId="3792F544" w14:textId="77777777" w:rsidR="00DF698D" w:rsidRDefault="00DF698D" w:rsidP="00DF698D">
      <w:pPr>
        <w:pStyle w:val="af3"/>
        <w:rPr>
          <w:ins w:id="116" w:author="Kook Sec" w:date="2021-01-21T12:38:00Z"/>
          <w:rFonts w:hint="cs"/>
          <w:sz w:val="24"/>
          <w:szCs w:val="24"/>
          <w:rtl/>
          <w:lang w:eastAsia="he-IL"/>
        </w:rPr>
        <w:pPrChange w:id="117" w:author="Kook Sec" w:date="2021-01-21T12:38:00Z">
          <w:pPr>
            <w:widowControl w:val="0"/>
            <w:numPr>
              <w:numId w:val="19"/>
            </w:numPr>
            <w:tabs>
              <w:tab w:val="num" w:pos="515"/>
              <w:tab w:val="num" w:pos="1440"/>
            </w:tabs>
            <w:spacing w:before="0" w:beforeAutospacing="0" w:after="0" w:afterAutospacing="0" w:line="360" w:lineRule="auto"/>
            <w:ind w:left="515" w:right="1440" w:hanging="515"/>
            <w:jc w:val="both"/>
          </w:pPr>
        </w:pPrChange>
      </w:pPr>
    </w:p>
    <w:p w14:paraId="1BD804A7" w14:textId="77777777" w:rsidR="00DF698D" w:rsidRPr="00DF698D" w:rsidRDefault="00DF698D" w:rsidP="00DF698D">
      <w:pPr>
        <w:widowControl w:val="0"/>
        <w:spacing w:before="0" w:beforeAutospacing="0" w:after="0" w:afterAutospacing="0" w:line="360" w:lineRule="auto"/>
        <w:ind w:left="720" w:right="1440"/>
        <w:jc w:val="both"/>
        <w:rPr>
          <w:rFonts w:ascii="Times New Roman" w:eastAsia="Times New Roman" w:hAnsi="Times New Roman" w:cs="David"/>
          <w:sz w:val="16"/>
          <w:szCs w:val="16"/>
          <w:rtl/>
          <w:lang w:eastAsia="he-IL"/>
          <w:rPrChange w:id="118" w:author="Kook Sec" w:date="2021-01-21T12:38:00Z">
            <w:rPr>
              <w:rFonts w:ascii="Times New Roman" w:eastAsia="Times New Roman" w:hAnsi="Times New Roman" w:cs="David"/>
              <w:sz w:val="24"/>
              <w:szCs w:val="24"/>
              <w:rtl/>
              <w:lang w:eastAsia="he-IL"/>
            </w:rPr>
          </w:rPrChange>
        </w:rPr>
        <w:pPrChange w:id="119" w:author="Kook Sec" w:date="2021-01-21T12:38:00Z">
          <w:pPr>
            <w:widowControl w:val="0"/>
            <w:numPr>
              <w:numId w:val="19"/>
            </w:numPr>
            <w:tabs>
              <w:tab w:val="num" w:pos="515"/>
              <w:tab w:val="num" w:pos="1440"/>
            </w:tabs>
            <w:spacing w:before="0" w:beforeAutospacing="0" w:after="0" w:afterAutospacing="0" w:line="360" w:lineRule="auto"/>
            <w:ind w:left="515" w:hanging="515"/>
            <w:jc w:val="both"/>
          </w:pPr>
        </w:pPrChange>
      </w:pPr>
    </w:p>
    <w:p w14:paraId="49373111" w14:textId="77777777" w:rsidR="00232692" w:rsidRPr="00232692" w:rsidDel="00DF698D" w:rsidRDefault="00232692" w:rsidP="00232692">
      <w:pPr>
        <w:widowControl w:val="0"/>
        <w:spacing w:before="0" w:beforeAutospacing="0" w:after="0" w:afterAutospacing="0" w:line="360" w:lineRule="auto"/>
        <w:jc w:val="both"/>
        <w:rPr>
          <w:del w:id="120" w:author="Kook Sec" w:date="2021-01-21T12:37:00Z"/>
          <w:rFonts w:ascii="Times New Roman" w:eastAsia="Times New Roman" w:hAnsi="Times New Roman" w:cs="David"/>
          <w:sz w:val="24"/>
          <w:szCs w:val="24"/>
          <w:rtl/>
          <w:lang w:eastAsia="he-IL"/>
        </w:rPr>
      </w:pPr>
    </w:p>
    <w:p w14:paraId="65622E11" w14:textId="77777777" w:rsidR="00573980" w:rsidRDefault="00232692" w:rsidP="00573980">
      <w:pPr>
        <w:widowControl w:val="0"/>
        <w:spacing w:before="0" w:beforeAutospacing="0" w:after="0" w:afterAutospacing="0" w:line="360" w:lineRule="auto"/>
        <w:ind w:left="6038"/>
        <w:jc w:val="both"/>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בכבוד רב,</w:t>
      </w:r>
    </w:p>
    <w:p w14:paraId="028E3AAA" w14:textId="77777777" w:rsidR="00573980" w:rsidRDefault="00573980" w:rsidP="00573980">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__________________________</w:t>
      </w:r>
    </w:p>
    <w:p w14:paraId="256D423C" w14:textId="3EC57F4C" w:rsidR="00573980" w:rsidRDefault="00380332" w:rsidP="00573980">
      <w:pPr>
        <w:widowControl w:val="0"/>
        <w:spacing w:before="0" w:beforeAutospacing="0" w:after="0" w:afterAutospacing="0" w:line="360" w:lineRule="auto"/>
        <w:ind w:left="6038"/>
        <w:jc w:val="both"/>
        <w:rPr>
          <w:rFonts w:ascii="Times New Roman" w:eastAsia="Times New Roman" w:hAnsi="Times New Roman" w:cs="David"/>
          <w:sz w:val="24"/>
          <w:szCs w:val="24"/>
          <w:rtl/>
          <w:lang w:eastAsia="he-IL"/>
        </w:rPr>
      </w:pPr>
      <w:r>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496339834"/>
          <w:placeholder>
            <w:docPart w:val="EBD748366A7B4C468201762CD026BFD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121" w:author="Kook Sec" w:date="2021-01-21T12:40:00Z">
            <w:r w:rsidR="00480E32">
              <w:rPr>
                <w:rFonts w:ascii="Times New Roman" w:eastAsia="Times New Roman" w:hAnsi="Times New Roman" w:cs="David"/>
                <w:color w:val="008000"/>
                <w:sz w:val="24"/>
                <w:szCs w:val="24"/>
                <w:rtl/>
                <w:lang w:eastAsia="he-IL"/>
              </w:rPr>
              <w:t xml:space="preserve"> סביבות ייעוץ ותכנון בע"מ</w:t>
            </w:r>
          </w:ins>
        </w:sdtContent>
      </w:sdt>
    </w:p>
    <w:p w14:paraId="6B92AD4C" w14:textId="77777777" w:rsidR="00232692" w:rsidRPr="00232692" w:rsidRDefault="00232692" w:rsidP="00573980">
      <w:pPr>
        <w:widowControl w:val="0"/>
        <w:spacing w:before="0" w:beforeAutospacing="0" w:after="0" w:afterAutospacing="0" w:line="360" w:lineRule="auto"/>
        <w:ind w:left="6038"/>
        <w:jc w:val="both"/>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שם:____________</w:t>
      </w:r>
    </w:p>
    <w:p w14:paraId="750F219C" w14:textId="77777777" w:rsidR="00232692" w:rsidRPr="00232692" w:rsidRDefault="00232692" w:rsidP="00232692">
      <w:pPr>
        <w:widowControl w:val="0"/>
        <w:spacing w:before="0" w:beforeAutospacing="0" w:after="0" w:afterAutospacing="0" w:line="360" w:lineRule="auto"/>
        <w:ind w:left="6038"/>
        <w:jc w:val="both"/>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ת.ז:____________</w:t>
      </w:r>
    </w:p>
    <w:p w14:paraId="6089582E" w14:textId="77777777" w:rsidR="00232692" w:rsidRPr="00232692" w:rsidRDefault="00232692" w:rsidP="00232692">
      <w:pPr>
        <w:widowControl w:val="0"/>
        <w:spacing w:before="0" w:beforeAutospacing="0" w:after="0" w:afterAutospacing="0" w:line="360" w:lineRule="auto"/>
        <w:ind w:left="6038"/>
        <w:jc w:val="both"/>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כתובת:__________</w:t>
      </w:r>
    </w:p>
    <w:p w14:paraId="1008B5F4" w14:textId="77777777" w:rsidR="00232692" w:rsidRPr="00232692" w:rsidRDefault="00232692" w:rsidP="00573980">
      <w:pPr>
        <w:widowControl w:val="0"/>
        <w:spacing w:before="0" w:beforeAutospacing="0" w:after="0" w:afterAutospacing="0" w:line="240" w:lineRule="auto"/>
        <w:rPr>
          <w:rFonts w:ascii="Times New Roman" w:eastAsia="Times New Roman" w:hAnsi="Times New Roman" w:cs="David"/>
          <w:bCs/>
          <w:sz w:val="24"/>
          <w:szCs w:val="24"/>
          <w:u w:val="single"/>
          <w:rtl/>
          <w:lang w:eastAsia="he-IL"/>
        </w:rPr>
      </w:pPr>
      <w:r w:rsidRPr="00573980">
        <w:rPr>
          <w:rFonts w:ascii="Times New Roman" w:eastAsia="Times New Roman" w:hAnsi="Times New Roman" w:cs="David" w:hint="cs"/>
          <w:sz w:val="24"/>
          <w:szCs w:val="24"/>
          <w:highlight w:val="yellow"/>
          <w:rtl/>
          <w:lang w:eastAsia="he-IL"/>
        </w:rPr>
        <w:t>*מחק את המיותר</w:t>
      </w:r>
    </w:p>
    <w:p w14:paraId="393911EE" w14:textId="77777777" w:rsidR="00232692" w:rsidRPr="00232692" w:rsidDel="00DF698D" w:rsidRDefault="00232692" w:rsidP="00DF698D">
      <w:pPr>
        <w:spacing w:before="0" w:beforeAutospacing="0" w:after="0" w:afterAutospacing="0" w:line="240" w:lineRule="auto"/>
        <w:rPr>
          <w:del w:id="122" w:author="Kook Sec" w:date="2021-01-21T12:38:00Z"/>
          <w:rFonts w:ascii="Times New Roman" w:eastAsia="Times New Roman" w:hAnsi="Times New Roman" w:cs="David"/>
          <w:sz w:val="24"/>
          <w:szCs w:val="24"/>
          <w:rtl/>
          <w:lang w:eastAsia="he-IL"/>
        </w:rPr>
        <w:pPrChange w:id="123" w:author="Kook Sec" w:date="2021-01-21T12:38:00Z">
          <w:pPr>
            <w:spacing w:before="0" w:beforeAutospacing="0" w:after="0" w:afterAutospacing="0" w:line="240" w:lineRule="auto"/>
            <w:ind w:left="746"/>
          </w:pPr>
        </w:pPrChange>
      </w:pPr>
      <w:r w:rsidRPr="00232692">
        <w:rPr>
          <w:rFonts w:ascii="Times New Roman" w:eastAsia="Times New Roman" w:hAnsi="Times New Roman" w:cs="David" w:hint="cs"/>
          <w:bCs/>
          <w:sz w:val="24"/>
          <w:szCs w:val="24"/>
          <w:u w:val="single"/>
          <w:rtl/>
          <w:lang w:eastAsia="he-IL"/>
        </w:rPr>
        <w:br w:type="page"/>
      </w:r>
    </w:p>
    <w:p w14:paraId="5D71AB74" w14:textId="77777777" w:rsidR="00232692" w:rsidRPr="00232692" w:rsidRDefault="00232692" w:rsidP="00DF698D">
      <w:pPr>
        <w:spacing w:before="0" w:beforeAutospacing="0" w:after="0" w:afterAutospacing="0" w:line="240" w:lineRule="auto"/>
        <w:jc w:val="center"/>
        <w:rPr>
          <w:rFonts w:ascii="Times New Roman" w:eastAsia="Times New Roman" w:hAnsi="Times New Roman" w:cs="David"/>
          <w:sz w:val="20"/>
          <w:szCs w:val="24"/>
          <w:rtl/>
          <w:lang w:eastAsia="he-IL"/>
        </w:rPr>
        <w:pPrChange w:id="124" w:author="Kook Sec" w:date="2021-01-21T12:38:00Z">
          <w:pPr>
            <w:bidi w:val="0"/>
            <w:spacing w:before="0" w:beforeAutospacing="0" w:after="0" w:afterAutospacing="0" w:line="240" w:lineRule="auto"/>
            <w:jc w:val="center"/>
          </w:pPr>
        </w:pPrChange>
      </w:pPr>
      <w:r w:rsidRPr="00232692">
        <w:rPr>
          <w:rFonts w:ascii="Times New Roman" w:eastAsia="Times New Roman" w:hAnsi="Times New Roman" w:cs="David" w:hint="cs"/>
          <w:bCs/>
          <w:sz w:val="20"/>
          <w:szCs w:val="24"/>
          <w:u w:val="single"/>
          <w:rtl/>
          <w:lang w:eastAsia="he-IL"/>
        </w:rPr>
        <w:t xml:space="preserve">נספח </w:t>
      </w:r>
      <w:r w:rsidR="00573980">
        <w:rPr>
          <w:rFonts w:ascii="Times New Roman" w:eastAsia="Times New Roman" w:hAnsi="Times New Roman" w:cs="David" w:hint="cs"/>
          <w:bCs/>
          <w:sz w:val="20"/>
          <w:szCs w:val="24"/>
          <w:u w:val="single"/>
          <w:rtl/>
          <w:lang w:eastAsia="he-IL"/>
        </w:rPr>
        <w:t>"</w:t>
      </w:r>
      <w:r w:rsidRPr="00232692">
        <w:rPr>
          <w:rFonts w:ascii="Times New Roman" w:eastAsia="Times New Roman" w:hAnsi="Times New Roman" w:cs="David" w:hint="cs"/>
          <w:bCs/>
          <w:sz w:val="20"/>
          <w:szCs w:val="24"/>
          <w:u w:val="single"/>
          <w:rtl/>
          <w:lang w:eastAsia="he-IL"/>
        </w:rPr>
        <w:t>ו</w:t>
      </w:r>
      <w:r w:rsidR="00573980">
        <w:rPr>
          <w:rFonts w:ascii="Times New Roman" w:eastAsia="Times New Roman" w:hAnsi="Times New Roman" w:cs="David" w:hint="cs"/>
          <w:bCs/>
          <w:sz w:val="20"/>
          <w:szCs w:val="24"/>
          <w:u w:val="single"/>
          <w:rtl/>
          <w:lang w:eastAsia="he-IL"/>
        </w:rPr>
        <w:t>'</w:t>
      </w:r>
      <w:r w:rsidRPr="00232692">
        <w:rPr>
          <w:rFonts w:ascii="Times New Roman" w:eastAsia="Times New Roman" w:hAnsi="Times New Roman" w:cs="David" w:hint="cs"/>
          <w:bCs/>
          <w:sz w:val="20"/>
          <w:szCs w:val="24"/>
          <w:u w:val="single"/>
          <w:rtl/>
          <w:lang w:eastAsia="he-IL"/>
        </w:rPr>
        <w:t>'</w:t>
      </w:r>
    </w:p>
    <w:p w14:paraId="6CCB72BB" w14:textId="77777777" w:rsidR="0009511C" w:rsidRPr="0009511C" w:rsidRDefault="0009511C" w:rsidP="0009511C">
      <w:pPr>
        <w:widowControl w:val="0"/>
        <w:spacing w:before="0" w:beforeAutospacing="0" w:after="0" w:afterAutospacing="0" w:line="240" w:lineRule="auto"/>
        <w:jc w:val="center"/>
        <w:rPr>
          <w:rFonts w:ascii="David" w:eastAsia="Times New Roman" w:hAnsi="David" w:cs="David"/>
          <w:sz w:val="24"/>
          <w:szCs w:val="24"/>
          <w:lang w:eastAsia="he-IL"/>
        </w:rPr>
      </w:pPr>
    </w:p>
    <w:p w14:paraId="53FD57DC" w14:textId="77777777" w:rsidR="0009511C" w:rsidRPr="0009511C" w:rsidRDefault="0009511C" w:rsidP="0009511C">
      <w:pPr>
        <w:widowControl w:val="0"/>
        <w:bidi w:val="0"/>
        <w:spacing w:before="0" w:beforeAutospacing="0" w:after="0" w:afterAutospacing="0" w:line="240" w:lineRule="auto"/>
        <w:jc w:val="center"/>
        <w:rPr>
          <w:rFonts w:ascii="David" w:eastAsia="Times New Roman" w:hAnsi="David" w:cs="David"/>
          <w:bCs/>
          <w:sz w:val="24"/>
          <w:szCs w:val="24"/>
          <w:u w:val="single"/>
          <w:rtl/>
          <w:lang w:eastAsia="he-IL"/>
        </w:rPr>
      </w:pPr>
      <w:r w:rsidRPr="0009511C">
        <w:rPr>
          <w:rFonts w:ascii="David" w:eastAsia="Times New Roman" w:hAnsi="David" w:cs="David" w:hint="cs"/>
          <w:bCs/>
          <w:sz w:val="24"/>
          <w:szCs w:val="24"/>
          <w:u w:val="single"/>
          <w:rtl/>
          <w:lang w:eastAsia="he-IL"/>
        </w:rPr>
        <w:t>מפרט ביטוחי היועץ</w:t>
      </w:r>
    </w:p>
    <w:p w14:paraId="39206A5D" w14:textId="77777777" w:rsidR="0009511C" w:rsidRPr="0009511C" w:rsidRDefault="0009511C" w:rsidP="0009511C">
      <w:pPr>
        <w:tabs>
          <w:tab w:val="left" w:pos="283"/>
        </w:tabs>
        <w:spacing w:line="240" w:lineRule="auto"/>
        <w:jc w:val="both"/>
        <w:rPr>
          <w:rFonts w:ascii="David" w:eastAsia="Calibri" w:hAnsi="David" w:cs="David"/>
          <w:sz w:val="24"/>
          <w:szCs w:val="24"/>
          <w:rtl/>
        </w:rPr>
      </w:pPr>
      <w:r w:rsidRPr="0009511C">
        <w:rPr>
          <w:rFonts w:ascii="David" w:eastAsia="Calibri" w:hAnsi="David" w:cs="David" w:hint="cs"/>
          <w:sz w:val="24"/>
          <w:szCs w:val="24"/>
          <w:rtl/>
        </w:rPr>
        <w:t>היועץ מאשר שהיקף הכיסוי הניתן על פי הפוליסות בכפוף לאמור להלן אינו נופל מהכיסוי הניתן על פי נוסח הפוליסות הידוע כ"ביט" מהדורת 2013 או נוסח מאוחר יותר המחליף את תנאי "ביט" מהדורת 2013. ביחס ל"אחריות מקצועית" היקף הכיסוי אינו נופל מהאמור בסעיף 1 להלן.</w:t>
      </w:r>
    </w:p>
    <w:p w14:paraId="2B9D4AA7" w14:textId="77777777" w:rsidR="0009511C" w:rsidRPr="0009511C" w:rsidRDefault="0009511C" w:rsidP="0009511C">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1.</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מקצועית</w:t>
      </w:r>
      <w:r w:rsidRPr="0009511C">
        <w:rPr>
          <w:rFonts w:ascii="David" w:eastAsia="Calibri" w:hAnsi="David" w:cs="David" w:hint="cs"/>
          <w:sz w:val="24"/>
          <w:szCs w:val="24"/>
          <w:rtl/>
        </w:rPr>
        <w:t xml:space="preserve">, לכיסוי </w:t>
      </w:r>
      <w:proofErr w:type="spellStart"/>
      <w:r w:rsidRPr="0009511C">
        <w:rPr>
          <w:rFonts w:ascii="David" w:eastAsia="Calibri" w:hAnsi="David" w:cs="David" w:hint="cs"/>
          <w:sz w:val="24"/>
          <w:szCs w:val="24"/>
          <w:rtl/>
        </w:rPr>
        <w:t>חבותו</w:t>
      </w:r>
      <w:proofErr w:type="spellEnd"/>
      <w:r w:rsidRPr="0009511C">
        <w:rPr>
          <w:rFonts w:ascii="David" w:eastAsia="Calibri" w:hAnsi="David" w:cs="David" w:hint="cs"/>
          <w:sz w:val="24"/>
          <w:szCs w:val="24"/>
          <w:rtl/>
        </w:rPr>
        <w:t xml:space="preserve"> המקצועית של היועץ ביחס להתחייבויותיו על פי ההסכם הנדון.</w:t>
      </w:r>
    </w:p>
    <w:p w14:paraId="4C45AC7A" w14:textId="77777777" w:rsidR="0009511C" w:rsidRPr="0009511C" w:rsidRDefault="0009511C" w:rsidP="0009511C">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 xml:space="preserve">גבול האחריות על פי הפוליסה לא יפחת מ- 4,000,000 ₪  (ארבעה </w:t>
      </w:r>
      <w:proofErr w:type="spellStart"/>
      <w:r w:rsidRPr="0009511C">
        <w:rPr>
          <w:rFonts w:ascii="David" w:eastAsia="Calibri" w:hAnsi="David" w:cs="David" w:hint="cs"/>
          <w:sz w:val="24"/>
          <w:szCs w:val="24"/>
          <w:rtl/>
        </w:rPr>
        <w:t>מליון</w:t>
      </w:r>
      <w:proofErr w:type="spellEnd"/>
      <w:r w:rsidRPr="0009511C">
        <w:rPr>
          <w:rFonts w:ascii="David" w:eastAsia="Calibri" w:hAnsi="David" w:cs="David" w:hint="cs"/>
          <w:sz w:val="24"/>
          <w:szCs w:val="24"/>
          <w:rtl/>
        </w:rPr>
        <w:t xml:space="preserve"> ₪) לאירוע ובסה"כ לתקופת הביטוח.</w:t>
      </w:r>
    </w:p>
    <w:p w14:paraId="27F6ACEC" w14:textId="77777777" w:rsidR="0009511C" w:rsidRPr="0009511C" w:rsidRDefault="0009511C" w:rsidP="0009511C">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 xml:space="preserve">הביטוח על פי הפוליסה אינו כולל כל הגבלה ביחס לאובדן מסמכים, חריגה מסמכות שנעשתה בתום לב, הפרת סודיות , מעשה במתכוון, דיבה השמצה, מעשה מרמה ו/או אי יושר של מי מעובדי היועץ, אובדן השימוש ו/או עיכוב ו/או נזק תוצאתי כלשהו. ו/או חבות נושא משרה למעט במקרה שהיא ניתנת לכיסוי בפוליסת נושאי משרה . הכיסוי על פי הפוליסה מורחב לכלול את המזמין כמבוטח נוסף בגין </w:t>
      </w:r>
      <w:proofErr w:type="spellStart"/>
      <w:r w:rsidRPr="0009511C">
        <w:rPr>
          <w:rFonts w:ascii="David" w:eastAsia="Calibri" w:hAnsi="David" w:cs="David" w:hint="cs"/>
          <w:sz w:val="24"/>
          <w:szCs w:val="24"/>
          <w:rtl/>
        </w:rPr>
        <w:t>חבותו</w:t>
      </w:r>
      <w:proofErr w:type="spellEnd"/>
      <w:r w:rsidRPr="0009511C">
        <w:rPr>
          <w:rFonts w:ascii="David" w:eastAsia="Calibri" w:hAnsi="David" w:cs="David" w:hint="cs"/>
          <w:sz w:val="24"/>
          <w:szCs w:val="24"/>
          <w:rtl/>
        </w:rPr>
        <w:t xml:space="preserve"> כמזמין העבודה בכל הנובע מפעולותיו של היועץ והבאים מטעמו, כמוגדר בפוליסה ובכפוף לתנאיה ולסייגיה. הביטוח כולל מועד למפרע שאינו מאוחר ממועד תחילת ביצוע העבודות על ידי היועץ אך לא לפני התאריך _____________(להלן :" התאריך הרטרואקטיבי"),. כן כולל הביטוח הרחבת "חבות צולבת" ותקופת גילוי בת 12 חודש ביחס לתביעות הנובעות מביצוע העבודות נשוא החוזה הנדון וזאת אם פוליסה  זו לא תחודש מכל סיבה שהיא. נוסח הפוליסה לא יפחת מהנוסח היודע כ- "שפי-</w:t>
      </w:r>
      <w:proofErr w:type="spellStart"/>
      <w:r w:rsidRPr="0009511C">
        <w:rPr>
          <w:rFonts w:ascii="David" w:eastAsia="Calibri" w:hAnsi="David" w:cs="David" w:hint="cs"/>
          <w:sz w:val="24"/>
          <w:szCs w:val="24"/>
          <w:rtl/>
        </w:rPr>
        <w:t>ב.ר</w:t>
      </w:r>
      <w:proofErr w:type="spellEnd"/>
      <w:r w:rsidRPr="0009511C">
        <w:rPr>
          <w:rFonts w:ascii="David" w:eastAsia="Calibri" w:hAnsi="David" w:cs="David" w:hint="cs"/>
          <w:sz w:val="24"/>
          <w:szCs w:val="24"/>
          <w:rtl/>
        </w:rPr>
        <w:t>. 2018".</w:t>
      </w:r>
    </w:p>
    <w:p w14:paraId="3D54A317" w14:textId="77777777" w:rsidR="0009511C" w:rsidRPr="0009511C" w:rsidRDefault="0009511C" w:rsidP="0009511C">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2.</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מעבידים</w:t>
      </w:r>
      <w:r w:rsidRPr="0009511C">
        <w:rPr>
          <w:rFonts w:ascii="David" w:eastAsia="Calibri" w:hAnsi="David" w:cs="David" w:hint="cs"/>
          <w:sz w:val="24"/>
          <w:szCs w:val="24"/>
          <w:rtl/>
        </w:rPr>
        <w:t xml:space="preserve">, המבטח חבות עפ"י פקודת </w:t>
      </w:r>
      <w:proofErr w:type="spellStart"/>
      <w:r w:rsidRPr="0009511C">
        <w:rPr>
          <w:rFonts w:ascii="David" w:eastAsia="Calibri" w:hAnsi="David" w:cs="David" w:hint="cs"/>
          <w:sz w:val="24"/>
          <w:szCs w:val="24"/>
          <w:rtl/>
        </w:rPr>
        <w:t>הנזיקין</w:t>
      </w:r>
      <w:proofErr w:type="spellEnd"/>
      <w:r w:rsidRPr="0009511C">
        <w:rPr>
          <w:rFonts w:ascii="David" w:eastAsia="Calibri" w:hAnsi="David" w:cs="David" w:hint="cs"/>
          <w:sz w:val="24"/>
          <w:szCs w:val="24"/>
          <w:rtl/>
        </w:rPr>
        <w:t xml:space="preserve"> (נוסח חדש) וחוק האחריות למוצרים פגומים תש"ם-1980,  כלפי כל העובדים, המועסקים על ידי היועץ, בגין פגיעה גופנית או מחלה העלולים </w:t>
      </w:r>
      <w:proofErr w:type="spellStart"/>
      <w:r w:rsidRPr="0009511C">
        <w:rPr>
          <w:rFonts w:ascii="David" w:eastAsia="Calibri" w:hAnsi="David" w:cs="David" w:hint="cs"/>
          <w:sz w:val="24"/>
          <w:szCs w:val="24"/>
          <w:rtl/>
        </w:rPr>
        <w:t>להגרם</w:t>
      </w:r>
      <w:proofErr w:type="spellEnd"/>
      <w:r w:rsidRPr="0009511C">
        <w:rPr>
          <w:rFonts w:ascii="David" w:eastAsia="Calibri" w:hAnsi="David" w:cs="David" w:hint="cs"/>
          <w:sz w:val="24"/>
          <w:szCs w:val="24"/>
          <w:rtl/>
        </w:rPr>
        <w:t xml:space="preserve"> למי מהם תוך כדי ועקב העסקתם על פי ההסכם בגבול האחריות שאינו נופל מ-20,000,000 ₪  (עשרים מיליון ₪ ) לעובד אחד, לאירוע ובסה"כ לתקופת ביטוח שנתית.</w:t>
      </w:r>
    </w:p>
    <w:p w14:paraId="73017C86" w14:textId="77777777" w:rsidR="0009511C" w:rsidRPr="0009511C" w:rsidRDefault="0009511C" w:rsidP="0009511C">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יכלול כל הגבלה בדבר עבודות בגובה ובעומק, שעות עבודה, קבלנים, קבלני משנה ועובדיהם, שימוש במנופים ו/או במכונות הרמה, עבודות בגובה, פיתיונות ורעלים וכן בדבר העסקת נוער ,עבודות חוץ. הביטוח מורחב לשפות את המזמין היה ונטען</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לעניין קרות תאונת עבודה ו/או מחלה כלשהי</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כי הוא נושא בחובות מעביד כלשהם כלפי מי מעובדי היועץ.</w:t>
      </w:r>
      <w:r w:rsidRPr="0009511C">
        <w:rPr>
          <w:rFonts w:ascii="David" w:eastAsia="Calibri" w:hAnsi="David" w:cs="David" w:hint="cs"/>
          <w:sz w:val="24"/>
          <w:szCs w:val="24"/>
          <w:rtl/>
        </w:rPr>
        <w:tab/>
      </w:r>
      <w:r w:rsidRPr="0009511C">
        <w:rPr>
          <w:rFonts w:ascii="David" w:eastAsia="Calibri" w:hAnsi="David" w:cs="David" w:hint="cs"/>
          <w:sz w:val="24"/>
          <w:szCs w:val="24"/>
          <w:rtl/>
        </w:rPr>
        <w:br/>
      </w:r>
    </w:p>
    <w:p w14:paraId="1B131259" w14:textId="77777777" w:rsidR="0009511C" w:rsidRPr="0009511C" w:rsidRDefault="0009511C" w:rsidP="0009511C">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3</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כלפי צד שלישי</w:t>
      </w:r>
      <w:r w:rsidRPr="0009511C">
        <w:rPr>
          <w:rFonts w:ascii="David" w:eastAsia="Calibri" w:hAnsi="David" w:cs="David" w:hint="cs"/>
          <w:sz w:val="24"/>
          <w:szCs w:val="24"/>
          <w:rtl/>
        </w:rPr>
        <w:t xml:space="preserve"> המבטח את חבות היועץ על פי דין בגבול אחריות שלא יפחת מ- 4,000,000 ₪ (ארבעה מיליון ₪) למקרה ולתקופת ביטוח שנתית, בגין אירועים הנובעים במישרין ו/או בעקיפין מפעולותיו של היועץ ו/או כל מי שפועל מטעמו וכל הבאים מכוחו ויחול על כל אובדן ו/או נזק לגוף ו/או לרכוש.</w:t>
      </w:r>
    </w:p>
    <w:p w14:paraId="45B3A8F0" w14:textId="77777777" w:rsidR="0009511C" w:rsidRPr="0009511C" w:rsidRDefault="0009511C" w:rsidP="0009511C">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כפוף לכל הגבלה בדבר חבות הנובעת מאש, התפוצצות, בהלה, מכשירי הרמה, חבות</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בגין וכלפי קבלנים, קבלני משנה</w:t>
      </w:r>
      <w:r w:rsidRPr="0009511C">
        <w:rPr>
          <w:rFonts w:ascii="David" w:eastAsia="Calibri" w:hAnsi="David" w:cs="David" w:hint="cs"/>
          <w:sz w:val="24"/>
          <w:szCs w:val="24"/>
        </w:rPr>
        <w:t xml:space="preserve"> </w:t>
      </w:r>
      <w:r w:rsidRPr="0009511C">
        <w:rPr>
          <w:rFonts w:ascii="David" w:eastAsia="Calibri" w:hAnsi="David" w:cs="David" w:hint="cs"/>
          <w:sz w:val="24"/>
          <w:szCs w:val="24"/>
          <w:rtl/>
        </w:rPr>
        <w:t xml:space="preserve">ועובדיהם, פריקה וטעינה, מתקנים סניטריים פגומים, הרעלה, כל דבר מזיק במאכל או משקה, שביתה והשבתה, עבודות חוץ, וכן תביעות שיבוב מצד המוסד לביטוח לאומי. </w:t>
      </w:r>
      <w:r w:rsidRPr="0009511C">
        <w:rPr>
          <w:rFonts w:ascii="David" w:eastAsia="Calibri" w:hAnsi="David" w:cs="David" w:hint="cs"/>
          <w:sz w:val="24"/>
          <w:szCs w:val="24"/>
          <w:rtl/>
        </w:rPr>
        <w:br/>
        <w:t>הביטוח מורחב לשפות את המזמין בגין אחריותו למעשי ו/או מחדלי היועץ והבאים מטעמו, וזאת בכפוף לסעיף אחריות צולבת לפי נחשב הביטוח כאילו נערך בנפרד עבור כל אחד מיחידי המבוטח.  רכוש המזמין ייחשב כרכוש צד שלישי.</w:t>
      </w:r>
    </w:p>
    <w:p w14:paraId="1864D967" w14:textId="77777777" w:rsidR="0009511C" w:rsidRPr="0009511C" w:rsidRDefault="0009511C" w:rsidP="0009511C">
      <w:pPr>
        <w:numPr>
          <w:ilvl w:val="0"/>
          <w:numId w:val="23"/>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t xml:space="preserve">הפוליסות תכלולנה  תנאי מפורש על פיו הינן קודמות לכל ביטוח אשר נערך על ידי המזמין ואנו מוותרים על כל טענה ו/או דרישה בדבר שיתוף ביטוחי המזמין. </w:t>
      </w:r>
    </w:p>
    <w:p w14:paraId="6FF51291" w14:textId="77777777" w:rsidR="0009511C" w:rsidRPr="0009511C" w:rsidRDefault="0009511C" w:rsidP="0009511C">
      <w:pPr>
        <w:numPr>
          <w:ilvl w:val="0"/>
          <w:numId w:val="23"/>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t>הפוליסה תכלולנה התחייבות לוויתור על זכות שיבוב כלפי המזמין, עובדיו והבאים מטעמו אולם האמור בדבר ויתור על זכות השיבוב לא יחול לטובת אדם שגרם לנזק בזדון.</w:t>
      </w:r>
    </w:p>
    <w:p w14:paraId="27D62FD3" w14:textId="77777777" w:rsidR="0009511C" w:rsidRPr="0009511C" w:rsidRDefault="0009511C" w:rsidP="0009511C">
      <w:pPr>
        <w:numPr>
          <w:ilvl w:val="0"/>
          <w:numId w:val="23"/>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lastRenderedPageBreak/>
        <w:t>כמו כן היועץ מתחייב שהכיסוי על פי הפוליסות לא יבוטל ולא יחול בו שינוי לרעה, אלא אם תימסר הודעה כתובה בדואר רשום לידי המזמין לפחות 60 יום מראש.</w:t>
      </w:r>
    </w:p>
    <w:p w14:paraId="5EF581E6" w14:textId="77777777" w:rsidR="0009511C" w:rsidRPr="0009511C" w:rsidRDefault="0009511C" w:rsidP="0009511C">
      <w:pPr>
        <w:numPr>
          <w:ilvl w:val="0"/>
          <w:numId w:val="23"/>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t>חריג כוונה ו/או רשלנות רבתי מבוטל ככל שקיים, אך מו"מ בזה כי אין בביטול הסעיף כאמור כדי לגרוע מזכויות המבטחת וחובות המבוטח על פי חוק חוזה הביטוח, תשמ"א-1981, וזאת בכפוף לאמור באישור זה.</w:t>
      </w:r>
    </w:p>
    <w:p w14:paraId="0B854301" w14:textId="77777777" w:rsidR="0009511C" w:rsidRPr="0009511C" w:rsidRDefault="0009511C" w:rsidP="0009511C">
      <w:pPr>
        <w:jc w:val="both"/>
        <w:rPr>
          <w:rFonts w:ascii="David" w:eastAsia="Calibri" w:hAnsi="David" w:cs="David"/>
          <w:sz w:val="24"/>
          <w:szCs w:val="24"/>
          <w:rtl/>
        </w:rPr>
      </w:pPr>
      <w:r w:rsidRPr="0009511C">
        <w:rPr>
          <w:rFonts w:ascii="David" w:eastAsia="Calibri" w:hAnsi="David" w:cs="David" w:hint="cs"/>
          <w:sz w:val="24"/>
          <w:szCs w:val="24"/>
          <w:rtl/>
        </w:rPr>
        <w:t xml:space="preserve"> </w:t>
      </w:r>
    </w:p>
    <w:p w14:paraId="126826CD" w14:textId="77777777" w:rsidR="0009511C" w:rsidRPr="0009511C" w:rsidRDefault="0009511C" w:rsidP="0009511C">
      <w:pPr>
        <w:ind w:left="364"/>
        <w:contextualSpacing/>
        <w:rPr>
          <w:rFonts w:ascii="Times New Roman" w:eastAsia="Calibri" w:hAnsi="Times New Roman" w:cs="Arial"/>
          <w:rtl/>
        </w:rPr>
      </w:pPr>
    </w:p>
    <w:p w14:paraId="40A54B1B" w14:textId="77777777" w:rsidR="0009511C" w:rsidRPr="0009511C" w:rsidRDefault="0009511C" w:rsidP="000951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203F3356" w14:textId="77777777" w:rsidR="0009511C" w:rsidRPr="0009511C" w:rsidRDefault="0009511C" w:rsidP="000951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33A12CA1" w14:textId="77777777" w:rsidR="0009511C" w:rsidRPr="0009511C" w:rsidRDefault="0009511C" w:rsidP="000951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4939F3C8" w14:textId="77777777" w:rsidR="0009511C" w:rsidRPr="0009511C" w:rsidRDefault="0009511C" w:rsidP="000951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4F4A0A95" w14:textId="77777777" w:rsidR="0009511C" w:rsidRPr="0009511C" w:rsidRDefault="0009511C" w:rsidP="000951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6684E88B" w14:textId="77777777" w:rsidR="0009511C" w:rsidRPr="0009511C" w:rsidRDefault="0009511C" w:rsidP="000951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13DA045A" w14:textId="77777777" w:rsidR="0009511C" w:rsidRPr="0009511C" w:rsidRDefault="0009511C" w:rsidP="000951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2DE59ABB" w14:textId="77777777" w:rsidR="0009511C" w:rsidRPr="0009511C" w:rsidRDefault="0009511C" w:rsidP="000951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5C6DCDF3" w14:textId="77777777" w:rsidR="0009511C" w:rsidRPr="0009511C" w:rsidRDefault="0009511C" w:rsidP="000951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7B82D132" w14:textId="77777777" w:rsidR="0009511C" w:rsidRPr="0009511C" w:rsidRDefault="0009511C" w:rsidP="000951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64A056E9" w14:textId="77777777" w:rsidR="0009511C" w:rsidRPr="0009511C" w:rsidRDefault="0009511C" w:rsidP="000951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76330A46" w14:textId="77777777" w:rsidR="0009511C" w:rsidRPr="0009511C" w:rsidRDefault="0009511C" w:rsidP="000951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1F1E1345" w14:textId="77777777" w:rsidR="0009511C" w:rsidRPr="0009511C" w:rsidRDefault="0009511C" w:rsidP="000951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5FD61103" w14:textId="77777777" w:rsidR="0009511C" w:rsidRPr="0009511C" w:rsidRDefault="0009511C" w:rsidP="000951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32577CDA" w14:textId="77777777" w:rsidR="0009511C" w:rsidRPr="0009511C" w:rsidRDefault="0009511C" w:rsidP="000951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615D8C16" w14:textId="77777777" w:rsidR="0009511C" w:rsidRPr="0009511C" w:rsidRDefault="0009511C" w:rsidP="000951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5CD4207A" w14:textId="77777777" w:rsidR="0009511C" w:rsidRPr="0009511C" w:rsidRDefault="0009511C" w:rsidP="0009511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0EEC528" w14:textId="77777777" w:rsidR="0009511C" w:rsidRPr="0009511C" w:rsidRDefault="0009511C" w:rsidP="0009511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30E6B64" w14:textId="77777777" w:rsidR="0009511C" w:rsidRPr="0009511C" w:rsidRDefault="0009511C" w:rsidP="0009511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B3ACFB2" w14:textId="77777777" w:rsidR="0009511C" w:rsidRPr="0009511C" w:rsidRDefault="0009511C" w:rsidP="0009511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A3E9696" w14:textId="77777777" w:rsidR="0009511C" w:rsidRPr="0009511C" w:rsidRDefault="0009511C" w:rsidP="0009511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E23D7CC" w14:textId="77777777" w:rsidR="0009511C" w:rsidRPr="0009511C" w:rsidRDefault="0009511C" w:rsidP="0009511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01AAF1C" w14:textId="77777777" w:rsidR="0009511C" w:rsidRPr="0009511C" w:rsidRDefault="0009511C" w:rsidP="0009511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ABCA4B4" w14:textId="77777777" w:rsidR="0009511C" w:rsidRPr="0009511C" w:rsidRDefault="0009511C" w:rsidP="0009511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2077DF0" w14:textId="77777777" w:rsidR="0009511C" w:rsidRPr="0009511C" w:rsidRDefault="0009511C" w:rsidP="0009511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4770CEB" w14:textId="77777777" w:rsidR="0009511C" w:rsidRPr="0009511C" w:rsidRDefault="0009511C" w:rsidP="0009511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6377E12" w14:textId="77777777" w:rsidR="0009511C" w:rsidRPr="0009511C" w:rsidRDefault="0009511C" w:rsidP="0009511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9EC4531" w14:textId="77777777" w:rsidR="0009511C" w:rsidRPr="0009511C" w:rsidRDefault="0009511C" w:rsidP="0009511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8273BAC" w14:textId="77777777" w:rsidR="0009511C" w:rsidRPr="0009511C" w:rsidRDefault="0009511C" w:rsidP="0009511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4290B47" w14:textId="77777777" w:rsidR="0009511C" w:rsidRPr="0009511C" w:rsidRDefault="0009511C" w:rsidP="0009511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5A27BCF" w14:textId="77777777" w:rsidR="0009511C" w:rsidRPr="0009511C" w:rsidRDefault="0009511C" w:rsidP="0009511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57485F3" w14:textId="77777777" w:rsidR="0009511C" w:rsidRPr="0009511C" w:rsidRDefault="0009511C" w:rsidP="0009511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2437545" w14:textId="77777777" w:rsidR="0009511C" w:rsidRPr="0009511C" w:rsidRDefault="0009511C" w:rsidP="0009511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0F6C888" w14:textId="77777777" w:rsidR="0009511C" w:rsidRPr="0009511C" w:rsidRDefault="0009511C" w:rsidP="0009511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677FBE6" w14:textId="77777777" w:rsidR="0009511C" w:rsidRPr="0009511C" w:rsidRDefault="0009511C" w:rsidP="0009511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4076F02" w14:textId="77777777" w:rsidR="0009511C" w:rsidRPr="0009511C" w:rsidRDefault="0009511C" w:rsidP="0009511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C3A925F" w14:textId="77777777" w:rsidR="0009511C" w:rsidRPr="0009511C" w:rsidRDefault="0009511C" w:rsidP="0009511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E0DF68B" w14:textId="77777777" w:rsidR="0009511C" w:rsidRPr="0009511C" w:rsidRDefault="0009511C" w:rsidP="0009511C">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8B7F688" w14:textId="77777777" w:rsidR="0009511C" w:rsidRPr="0009511C" w:rsidDel="00DF698D" w:rsidRDefault="0009511C" w:rsidP="0009511C">
      <w:pPr>
        <w:widowControl w:val="0"/>
        <w:spacing w:before="0" w:beforeAutospacing="0" w:after="0" w:afterAutospacing="0" w:line="240" w:lineRule="auto"/>
        <w:jc w:val="center"/>
        <w:rPr>
          <w:del w:id="125" w:author="Kook Sec" w:date="2021-01-21T12:38:00Z"/>
          <w:rFonts w:ascii="Times New Roman" w:eastAsia="Times New Roman" w:hAnsi="Times New Roman" w:cs="David"/>
          <w:bCs/>
          <w:sz w:val="24"/>
          <w:szCs w:val="24"/>
          <w:u w:val="single"/>
          <w:rtl/>
          <w:lang w:eastAsia="he-IL"/>
        </w:rPr>
      </w:pPr>
    </w:p>
    <w:p w14:paraId="0479968D" w14:textId="77777777" w:rsidR="0009511C" w:rsidRPr="0009511C" w:rsidDel="00DF698D" w:rsidRDefault="0009511C" w:rsidP="0009511C">
      <w:pPr>
        <w:widowControl w:val="0"/>
        <w:spacing w:before="0" w:beforeAutospacing="0" w:after="0" w:afterAutospacing="0" w:line="240" w:lineRule="auto"/>
        <w:jc w:val="center"/>
        <w:rPr>
          <w:del w:id="126" w:author="Kook Sec" w:date="2021-01-21T12:38:00Z"/>
          <w:rFonts w:ascii="Times New Roman" w:eastAsia="Times New Roman" w:hAnsi="Times New Roman" w:cs="David"/>
          <w:bCs/>
          <w:sz w:val="24"/>
          <w:szCs w:val="24"/>
          <w:u w:val="single"/>
          <w:rtl/>
          <w:lang w:eastAsia="he-IL"/>
        </w:rPr>
      </w:pPr>
    </w:p>
    <w:p w14:paraId="47915C37" w14:textId="77777777" w:rsidR="0009511C" w:rsidRPr="0009511C" w:rsidDel="00DF698D" w:rsidRDefault="0009511C" w:rsidP="0009511C">
      <w:pPr>
        <w:widowControl w:val="0"/>
        <w:spacing w:before="0" w:beforeAutospacing="0" w:after="0" w:afterAutospacing="0" w:line="240" w:lineRule="auto"/>
        <w:jc w:val="center"/>
        <w:rPr>
          <w:del w:id="127" w:author="Kook Sec" w:date="2021-01-21T12:38:00Z"/>
          <w:rFonts w:ascii="Times New Roman" w:eastAsia="Times New Roman" w:hAnsi="Times New Roman" w:cs="David"/>
          <w:bCs/>
          <w:sz w:val="24"/>
          <w:szCs w:val="24"/>
          <w:u w:val="single"/>
          <w:rtl/>
          <w:lang w:eastAsia="he-IL"/>
        </w:rPr>
      </w:pPr>
    </w:p>
    <w:p w14:paraId="2E8B7E47" w14:textId="77777777" w:rsidR="0009511C" w:rsidRPr="0009511C" w:rsidDel="00DF698D" w:rsidRDefault="0009511C" w:rsidP="0009511C">
      <w:pPr>
        <w:widowControl w:val="0"/>
        <w:spacing w:before="0" w:beforeAutospacing="0" w:after="0" w:afterAutospacing="0" w:line="240" w:lineRule="auto"/>
        <w:jc w:val="center"/>
        <w:rPr>
          <w:del w:id="128" w:author="Kook Sec" w:date="2021-01-21T12:38:00Z"/>
          <w:rFonts w:ascii="Times New Roman" w:eastAsia="Times New Roman" w:hAnsi="Times New Roman" w:cs="David"/>
          <w:bCs/>
          <w:sz w:val="24"/>
          <w:szCs w:val="24"/>
          <w:u w:val="single"/>
          <w:rtl/>
          <w:lang w:eastAsia="he-IL"/>
        </w:rPr>
      </w:pPr>
    </w:p>
    <w:p w14:paraId="38782A88" w14:textId="77777777" w:rsidR="0009511C" w:rsidRPr="0009511C" w:rsidRDefault="0009511C" w:rsidP="00DF698D">
      <w:pPr>
        <w:widowControl w:val="0"/>
        <w:spacing w:before="0" w:beforeAutospacing="0" w:after="0" w:afterAutospacing="0" w:line="240" w:lineRule="auto"/>
        <w:rPr>
          <w:rFonts w:ascii="Times New Roman" w:eastAsia="Times New Roman" w:hAnsi="Times New Roman" w:cs="David"/>
          <w:bCs/>
          <w:sz w:val="24"/>
          <w:szCs w:val="24"/>
          <w:u w:val="single"/>
          <w:rtl/>
          <w:lang w:eastAsia="he-IL"/>
        </w:rPr>
        <w:pPrChange w:id="129" w:author="Kook Sec" w:date="2021-01-21T12:38:00Z">
          <w:pPr>
            <w:widowControl w:val="0"/>
            <w:spacing w:before="0" w:beforeAutospacing="0" w:after="0" w:afterAutospacing="0" w:line="240" w:lineRule="auto"/>
            <w:jc w:val="center"/>
          </w:pPr>
        </w:pPrChange>
      </w:pPr>
    </w:p>
    <w:p w14:paraId="75047AD8" w14:textId="77777777" w:rsidR="00663022" w:rsidRDefault="00663022" w:rsidP="00663022">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Pr>
          <w:rFonts w:ascii="Times New Roman" w:eastAsia="Times New Roman" w:hAnsi="Times New Roman" w:cs="David"/>
          <w:bCs/>
          <w:sz w:val="20"/>
          <w:szCs w:val="24"/>
          <w:u w:val="single"/>
          <w:rtl/>
          <w:lang w:eastAsia="he-IL"/>
        </w:rPr>
        <w:br w:type="page"/>
      </w:r>
    </w:p>
    <w:p w14:paraId="47E9AFB2" w14:textId="77777777" w:rsidR="0009511C" w:rsidRPr="0009511C" w:rsidRDefault="0009511C" w:rsidP="00663022">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09511C">
        <w:rPr>
          <w:rFonts w:ascii="Times New Roman" w:eastAsia="Times New Roman" w:hAnsi="Times New Roman" w:cs="David" w:hint="cs"/>
          <w:bCs/>
          <w:sz w:val="20"/>
          <w:szCs w:val="24"/>
          <w:u w:val="single"/>
          <w:rtl/>
          <w:lang w:eastAsia="he-IL"/>
        </w:rPr>
        <w:lastRenderedPageBreak/>
        <w:t>נספח "</w:t>
      </w:r>
      <w:r>
        <w:rPr>
          <w:rFonts w:ascii="Times New Roman" w:eastAsia="Times New Roman" w:hAnsi="Times New Roman" w:cs="David" w:hint="cs"/>
          <w:bCs/>
          <w:sz w:val="20"/>
          <w:szCs w:val="24"/>
          <w:u w:val="single"/>
          <w:rtl/>
          <w:lang w:eastAsia="he-IL"/>
        </w:rPr>
        <w:t>ו</w:t>
      </w:r>
      <w:r w:rsidRPr="0009511C">
        <w:rPr>
          <w:rFonts w:ascii="Times New Roman" w:eastAsia="Times New Roman" w:hAnsi="Times New Roman" w:cs="David" w:hint="cs"/>
          <w:bCs/>
          <w:sz w:val="20"/>
          <w:szCs w:val="24"/>
          <w:u w:val="single"/>
          <w:rtl/>
          <w:lang w:eastAsia="he-IL"/>
        </w:rPr>
        <w:t>1'"</w:t>
      </w:r>
    </w:p>
    <w:p w14:paraId="6B0629FC" w14:textId="77777777" w:rsidR="0009511C" w:rsidRPr="00663022" w:rsidRDefault="0009511C" w:rsidP="00663022">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09511C">
        <w:rPr>
          <w:rFonts w:ascii="Times New Roman" w:eastAsia="Times New Roman" w:hAnsi="Times New Roman" w:cs="David" w:hint="cs"/>
          <w:b/>
          <w:bCs/>
          <w:sz w:val="20"/>
          <w:szCs w:val="24"/>
          <w:u w:val="single"/>
          <w:rtl/>
          <w:lang w:eastAsia="he-IL"/>
        </w:rPr>
        <w:t>אישור על קיום ביטוחי המתכנן</w:t>
      </w:r>
    </w:p>
    <w:tbl>
      <w:tblPr>
        <w:tblpPr w:leftFromText="180" w:rightFromText="180" w:bottomFromText="160" w:vertAnchor="text" w:horzAnchor="margin" w:tblpXSpec="center" w:tblpY="102"/>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68"/>
        <w:gridCol w:w="1974"/>
        <w:gridCol w:w="2176"/>
        <w:gridCol w:w="3317"/>
      </w:tblGrid>
      <w:tr w:rsidR="0009511C" w:rsidRPr="0009511C" w14:paraId="18262F79" w14:textId="77777777" w:rsidTr="0009511C">
        <w:trPr>
          <w:trHeight w:val="463"/>
          <w:tblHeader/>
        </w:trPr>
        <w:tc>
          <w:tcPr>
            <w:tcW w:w="8218" w:type="dxa"/>
            <w:gridSpan w:val="3"/>
            <w:tcBorders>
              <w:top w:val="single" w:sz="4" w:space="0" w:color="auto"/>
              <w:left w:val="single" w:sz="4" w:space="0" w:color="auto"/>
              <w:bottom w:val="single" w:sz="4" w:space="0" w:color="auto"/>
              <w:right w:val="single" w:sz="4" w:space="0" w:color="auto"/>
            </w:tcBorders>
            <w:shd w:val="clear" w:color="auto" w:fill="F2F2F2"/>
            <w:hideMark/>
          </w:tcPr>
          <w:p w14:paraId="66859F15" w14:textId="77777777" w:rsidR="0009511C" w:rsidRPr="0009511C" w:rsidRDefault="0009511C" w:rsidP="0009511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קיום ביטוחים</w:t>
            </w:r>
          </w:p>
        </w:tc>
        <w:tc>
          <w:tcPr>
            <w:tcW w:w="3317" w:type="dxa"/>
            <w:tcBorders>
              <w:top w:val="single" w:sz="4" w:space="0" w:color="auto"/>
              <w:left w:val="single" w:sz="4" w:space="0" w:color="auto"/>
              <w:bottom w:val="single" w:sz="4" w:space="0" w:color="auto"/>
              <w:right w:val="single" w:sz="4" w:space="0" w:color="auto"/>
            </w:tcBorders>
            <w:hideMark/>
          </w:tcPr>
          <w:p w14:paraId="2F34D042" w14:textId="77777777" w:rsidR="0009511C" w:rsidRPr="0009511C" w:rsidRDefault="0009511C" w:rsidP="0009511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הנפקת האישור(</w:t>
            </w:r>
            <w:r w:rsidRPr="0009511C">
              <w:rPr>
                <w:rFonts w:ascii="David" w:eastAsia="Calibri" w:hAnsi="David" w:cs="David" w:hint="cs"/>
                <w:sz w:val="24"/>
                <w:szCs w:val="24"/>
                <w:lang w:eastAsia="he-IL"/>
              </w:rPr>
              <w:t>DD/MM/YYYY</w:t>
            </w:r>
            <w:r w:rsidRPr="0009511C">
              <w:rPr>
                <w:rFonts w:ascii="David" w:eastAsia="Calibri" w:hAnsi="David" w:cs="David" w:hint="cs"/>
                <w:sz w:val="24"/>
                <w:szCs w:val="24"/>
                <w:rtl/>
                <w:lang w:eastAsia="he-IL"/>
              </w:rPr>
              <w:t>)</w:t>
            </w:r>
          </w:p>
        </w:tc>
      </w:tr>
      <w:tr w:rsidR="0009511C" w:rsidRPr="0009511C" w14:paraId="41E46D41" w14:textId="77777777" w:rsidTr="0009511C">
        <w:trPr>
          <w:trHeight w:val="315"/>
        </w:trPr>
        <w:tc>
          <w:tcPr>
            <w:tcW w:w="11535" w:type="dxa"/>
            <w:gridSpan w:val="4"/>
            <w:tcBorders>
              <w:top w:val="single" w:sz="4" w:space="0" w:color="auto"/>
              <w:left w:val="single" w:sz="4" w:space="0" w:color="auto"/>
              <w:bottom w:val="single" w:sz="4" w:space="0" w:color="auto"/>
              <w:right w:val="single" w:sz="4" w:space="0" w:color="auto"/>
            </w:tcBorders>
            <w:hideMark/>
          </w:tcPr>
          <w:p w14:paraId="0BF7F0FA" w14:textId="77777777" w:rsidR="0009511C" w:rsidRPr="0009511C" w:rsidRDefault="0009511C" w:rsidP="0009511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tc>
      </w:tr>
      <w:tr w:rsidR="0009511C" w:rsidRPr="0009511C" w14:paraId="255B3059" w14:textId="77777777" w:rsidTr="0009511C">
        <w:trPr>
          <w:trHeight w:val="278"/>
        </w:trPr>
        <w:tc>
          <w:tcPr>
            <w:tcW w:w="4068" w:type="dxa"/>
            <w:tcBorders>
              <w:top w:val="single" w:sz="4" w:space="0" w:color="auto"/>
              <w:left w:val="single" w:sz="4" w:space="0" w:color="auto"/>
              <w:bottom w:val="single" w:sz="4" w:space="0" w:color="auto"/>
              <w:right w:val="single" w:sz="4" w:space="0" w:color="auto"/>
            </w:tcBorders>
            <w:shd w:val="clear" w:color="auto" w:fill="F2F2F2"/>
            <w:hideMark/>
          </w:tcPr>
          <w:p w14:paraId="7340268F" w14:textId="77777777" w:rsidR="0009511C" w:rsidRPr="0009511C" w:rsidRDefault="0009511C" w:rsidP="0009511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מבקש האישור*</w:t>
            </w:r>
          </w:p>
        </w:tc>
        <w:tc>
          <w:tcPr>
            <w:tcW w:w="1974" w:type="dxa"/>
            <w:tcBorders>
              <w:top w:val="single" w:sz="4" w:space="0" w:color="auto"/>
              <w:left w:val="single" w:sz="4" w:space="0" w:color="auto"/>
              <w:bottom w:val="single" w:sz="4" w:space="0" w:color="auto"/>
              <w:right w:val="single" w:sz="4" w:space="0" w:color="auto"/>
            </w:tcBorders>
            <w:shd w:val="clear" w:color="auto" w:fill="F2F2F2"/>
            <w:hideMark/>
          </w:tcPr>
          <w:p w14:paraId="7F1434E1" w14:textId="77777777" w:rsidR="0009511C" w:rsidRPr="0009511C" w:rsidRDefault="0009511C" w:rsidP="0009511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המבוטח</w:t>
            </w:r>
          </w:p>
        </w:tc>
        <w:tc>
          <w:tcPr>
            <w:tcW w:w="2176" w:type="dxa"/>
            <w:tcBorders>
              <w:top w:val="single" w:sz="4" w:space="0" w:color="auto"/>
              <w:left w:val="single" w:sz="4" w:space="0" w:color="auto"/>
              <w:bottom w:val="single" w:sz="4" w:space="0" w:color="auto"/>
              <w:right w:val="single" w:sz="4" w:space="0" w:color="auto"/>
            </w:tcBorders>
            <w:shd w:val="clear" w:color="auto" w:fill="F2F2F2"/>
            <w:hideMark/>
          </w:tcPr>
          <w:p w14:paraId="453DA289" w14:textId="77777777" w:rsidR="0009511C" w:rsidRPr="0009511C" w:rsidRDefault="0009511C" w:rsidP="0009511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אופי העסקה*</w:t>
            </w:r>
          </w:p>
        </w:tc>
        <w:tc>
          <w:tcPr>
            <w:tcW w:w="3317" w:type="dxa"/>
            <w:tcBorders>
              <w:top w:val="single" w:sz="4" w:space="0" w:color="auto"/>
              <w:left w:val="single" w:sz="4" w:space="0" w:color="auto"/>
              <w:bottom w:val="single" w:sz="4" w:space="0" w:color="auto"/>
              <w:right w:val="single" w:sz="4" w:space="0" w:color="auto"/>
            </w:tcBorders>
            <w:shd w:val="clear" w:color="auto" w:fill="F2F2F2"/>
            <w:hideMark/>
          </w:tcPr>
          <w:p w14:paraId="689132EA" w14:textId="77777777" w:rsidR="0009511C" w:rsidRPr="0009511C" w:rsidRDefault="0009511C" w:rsidP="0009511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מעמד מבקש האישור*</w:t>
            </w:r>
          </w:p>
        </w:tc>
      </w:tr>
      <w:tr w:rsidR="0009511C" w:rsidRPr="0009511C" w14:paraId="563D6C18" w14:textId="77777777" w:rsidTr="0009511C">
        <w:trPr>
          <w:trHeight w:val="551"/>
        </w:trPr>
        <w:tc>
          <w:tcPr>
            <w:tcW w:w="4068" w:type="dxa"/>
            <w:tcBorders>
              <w:top w:val="single" w:sz="4" w:space="0" w:color="auto"/>
              <w:left w:val="single" w:sz="4" w:space="0" w:color="auto"/>
              <w:bottom w:val="single" w:sz="4" w:space="0" w:color="auto"/>
              <w:right w:val="single" w:sz="4" w:space="0" w:color="auto"/>
            </w:tcBorders>
            <w:hideMark/>
          </w:tcPr>
          <w:p w14:paraId="365A8B0B" w14:textId="77777777" w:rsidR="0009511C" w:rsidRPr="0009511C" w:rsidRDefault="0009511C" w:rsidP="0009511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p w14:paraId="4A94EE20" w14:textId="77777777" w:rsidR="0009511C" w:rsidRPr="0009511C" w:rsidRDefault="0009511C" w:rsidP="0009511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אפי מגורים בע"מ ו/או חברות אם ו/או חברות בנות ו/או חברות אחיות ו/או חברות קשורות חברות שלובות ו/או חברות קשורות ו/או כל חברה הנמנית בקבוצת "אפריקה-ישראל" ו/או עובדיהם ו/או מנהליהם</w:t>
            </w:r>
          </w:p>
        </w:tc>
        <w:tc>
          <w:tcPr>
            <w:tcW w:w="1974" w:type="dxa"/>
            <w:tcBorders>
              <w:top w:val="single" w:sz="4" w:space="0" w:color="auto"/>
              <w:left w:val="single" w:sz="4" w:space="0" w:color="auto"/>
              <w:bottom w:val="single" w:sz="4" w:space="0" w:color="auto"/>
              <w:right w:val="single" w:sz="4" w:space="0" w:color="auto"/>
            </w:tcBorders>
            <w:hideMark/>
          </w:tcPr>
          <w:p w14:paraId="4E802641" w14:textId="77777777" w:rsidR="0009511C" w:rsidRPr="0009511C" w:rsidRDefault="0009511C" w:rsidP="0009511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tc>
        <w:tc>
          <w:tcPr>
            <w:tcW w:w="2176" w:type="dxa"/>
            <w:vMerge w:val="restart"/>
            <w:tcBorders>
              <w:top w:val="single" w:sz="4" w:space="0" w:color="auto"/>
              <w:left w:val="single" w:sz="4" w:space="0" w:color="auto"/>
              <w:bottom w:val="single" w:sz="4" w:space="0" w:color="auto"/>
              <w:right w:val="single" w:sz="4" w:space="0" w:color="auto"/>
            </w:tcBorders>
          </w:tcPr>
          <w:p w14:paraId="25486348" w14:textId="77777777" w:rsidR="0009511C" w:rsidRPr="0009511C" w:rsidRDefault="0009511C" w:rsidP="0009511C">
            <w:pPr>
              <w:spacing w:before="0" w:beforeAutospacing="0" w:after="0" w:afterAutospacing="0" w:line="240" w:lineRule="auto"/>
              <w:ind w:left="50" w:right="78"/>
              <w:rPr>
                <w:rFonts w:ascii="David" w:eastAsia="Calibri" w:hAnsi="David" w:cs="David"/>
                <w:b/>
                <w:sz w:val="24"/>
                <w:szCs w:val="24"/>
                <w:rtl/>
                <w:lang w:eastAsia="he-IL"/>
              </w:rPr>
            </w:pPr>
          </w:p>
          <w:p w14:paraId="65158890" w14:textId="77777777" w:rsidR="0009511C" w:rsidRPr="0009511C" w:rsidRDefault="0009511C" w:rsidP="0009511C">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שירותים - 085</w:t>
            </w:r>
          </w:p>
          <w:p w14:paraId="0624DA20" w14:textId="77777777" w:rsidR="0009511C" w:rsidRPr="0009511C" w:rsidRDefault="0009511C" w:rsidP="0009511C">
            <w:pPr>
              <w:spacing w:before="0" w:beforeAutospacing="0" w:after="0" w:afterAutospacing="0" w:line="240" w:lineRule="auto"/>
              <w:ind w:left="50" w:right="78"/>
              <w:rPr>
                <w:rFonts w:ascii="David" w:eastAsia="Calibri" w:hAnsi="David" w:cs="David"/>
                <w:b/>
                <w:sz w:val="24"/>
                <w:szCs w:val="24"/>
                <w:rtl/>
                <w:lang w:eastAsia="he-IL"/>
              </w:rPr>
            </w:pPr>
          </w:p>
        </w:tc>
        <w:tc>
          <w:tcPr>
            <w:tcW w:w="3317" w:type="dxa"/>
            <w:vMerge w:val="restart"/>
            <w:tcBorders>
              <w:top w:val="single" w:sz="4" w:space="0" w:color="auto"/>
              <w:left w:val="single" w:sz="4" w:space="0" w:color="auto"/>
              <w:bottom w:val="single" w:sz="4" w:space="0" w:color="auto"/>
              <w:right w:val="single" w:sz="4" w:space="0" w:color="auto"/>
            </w:tcBorders>
          </w:tcPr>
          <w:p w14:paraId="4ED0C0FC" w14:textId="77777777" w:rsidR="0009511C" w:rsidRPr="0009511C" w:rsidRDefault="0009511C" w:rsidP="0009511C">
            <w:pPr>
              <w:spacing w:before="0" w:beforeAutospacing="0" w:after="0" w:afterAutospacing="0" w:line="240" w:lineRule="auto"/>
              <w:ind w:left="50" w:right="78"/>
              <w:rPr>
                <w:rFonts w:ascii="David" w:eastAsia="Calibri" w:hAnsi="David" w:cs="David"/>
                <w:b/>
                <w:sz w:val="24"/>
                <w:szCs w:val="24"/>
                <w:rtl/>
                <w:lang w:eastAsia="he-IL"/>
              </w:rPr>
            </w:pPr>
          </w:p>
          <w:p w14:paraId="398868B3" w14:textId="77777777" w:rsidR="0009511C" w:rsidRPr="0009511C" w:rsidRDefault="0009511C" w:rsidP="0009511C">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מזמין שירותים</w:t>
            </w:r>
          </w:p>
          <w:p w14:paraId="41257D1C" w14:textId="77777777" w:rsidR="0009511C" w:rsidRPr="0009511C" w:rsidRDefault="0009511C" w:rsidP="0009511C">
            <w:pPr>
              <w:spacing w:before="0" w:beforeAutospacing="0" w:after="0" w:afterAutospacing="0" w:line="240" w:lineRule="auto"/>
              <w:ind w:left="50" w:right="78"/>
              <w:rPr>
                <w:rFonts w:ascii="David" w:eastAsia="Calibri" w:hAnsi="David" w:cs="David"/>
                <w:b/>
                <w:sz w:val="24"/>
                <w:szCs w:val="24"/>
                <w:rtl/>
                <w:lang w:eastAsia="he-IL"/>
              </w:rPr>
            </w:pPr>
          </w:p>
        </w:tc>
      </w:tr>
      <w:tr w:rsidR="0009511C" w:rsidRPr="0009511C" w14:paraId="7ECF9328" w14:textId="77777777" w:rsidTr="0009511C">
        <w:trPr>
          <w:trHeight w:val="571"/>
        </w:trPr>
        <w:tc>
          <w:tcPr>
            <w:tcW w:w="4068" w:type="dxa"/>
            <w:tcBorders>
              <w:top w:val="single" w:sz="4" w:space="0" w:color="auto"/>
              <w:left w:val="single" w:sz="4" w:space="0" w:color="auto"/>
              <w:bottom w:val="single" w:sz="4" w:space="0" w:color="auto"/>
              <w:right w:val="single" w:sz="4" w:space="0" w:color="auto"/>
            </w:tcBorders>
            <w:hideMark/>
          </w:tcPr>
          <w:p w14:paraId="0D68B528" w14:textId="77777777" w:rsidR="0009511C" w:rsidRPr="0009511C" w:rsidRDefault="0009511C" w:rsidP="0009511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ת.ז./ח.פ./ח.צ.</w:t>
            </w:r>
          </w:p>
          <w:p w14:paraId="04FA6A3F" w14:textId="77777777" w:rsidR="0009511C" w:rsidRPr="0009511C" w:rsidRDefault="0009511C" w:rsidP="0009511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5200034760</w:t>
            </w:r>
          </w:p>
        </w:tc>
        <w:tc>
          <w:tcPr>
            <w:tcW w:w="1974" w:type="dxa"/>
            <w:tcBorders>
              <w:top w:val="single" w:sz="4" w:space="0" w:color="auto"/>
              <w:left w:val="single" w:sz="4" w:space="0" w:color="auto"/>
              <w:bottom w:val="single" w:sz="4" w:space="0" w:color="auto"/>
              <w:right w:val="single" w:sz="4" w:space="0" w:color="auto"/>
            </w:tcBorders>
            <w:hideMark/>
          </w:tcPr>
          <w:p w14:paraId="15CA9488" w14:textId="77777777" w:rsidR="0009511C" w:rsidRPr="0009511C" w:rsidRDefault="0009511C" w:rsidP="0009511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7B0EE3D" w14:textId="77777777" w:rsidR="0009511C" w:rsidRPr="0009511C" w:rsidRDefault="0009511C" w:rsidP="0009511C">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9B062EA" w14:textId="77777777" w:rsidR="0009511C" w:rsidRPr="0009511C" w:rsidRDefault="0009511C" w:rsidP="0009511C">
            <w:pPr>
              <w:spacing w:before="0" w:beforeAutospacing="0" w:after="0" w:afterAutospacing="0" w:line="256" w:lineRule="auto"/>
              <w:rPr>
                <w:rFonts w:ascii="David" w:eastAsia="Calibri" w:hAnsi="David" w:cs="David"/>
                <w:b/>
                <w:sz w:val="24"/>
                <w:szCs w:val="24"/>
                <w:lang w:eastAsia="he-IL"/>
              </w:rPr>
            </w:pPr>
          </w:p>
        </w:tc>
      </w:tr>
      <w:tr w:rsidR="0009511C" w:rsidRPr="0009511C" w14:paraId="09FF1C25" w14:textId="77777777" w:rsidTr="0009511C">
        <w:trPr>
          <w:trHeight w:val="391"/>
        </w:trPr>
        <w:tc>
          <w:tcPr>
            <w:tcW w:w="4068" w:type="dxa"/>
            <w:tcBorders>
              <w:top w:val="single" w:sz="4" w:space="0" w:color="auto"/>
              <w:left w:val="single" w:sz="4" w:space="0" w:color="auto"/>
              <w:bottom w:val="single" w:sz="4" w:space="0" w:color="auto"/>
              <w:right w:val="single" w:sz="4" w:space="0" w:color="auto"/>
            </w:tcBorders>
            <w:hideMark/>
          </w:tcPr>
          <w:p w14:paraId="7C4D51F3" w14:textId="77777777" w:rsidR="0009511C" w:rsidRPr="0009511C" w:rsidRDefault="0009511C" w:rsidP="0009511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מען </w:t>
            </w:r>
          </w:p>
          <w:p w14:paraId="3D4DD130" w14:textId="77777777" w:rsidR="0009511C" w:rsidRPr="0009511C" w:rsidRDefault="0009511C" w:rsidP="0009511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יוני נתניהו 1ג', אור-יהודה</w:t>
            </w:r>
          </w:p>
        </w:tc>
        <w:tc>
          <w:tcPr>
            <w:tcW w:w="1974" w:type="dxa"/>
            <w:tcBorders>
              <w:top w:val="single" w:sz="4" w:space="0" w:color="auto"/>
              <w:left w:val="single" w:sz="4" w:space="0" w:color="auto"/>
              <w:bottom w:val="single" w:sz="4" w:space="0" w:color="auto"/>
              <w:right w:val="single" w:sz="4" w:space="0" w:color="auto"/>
            </w:tcBorders>
            <w:hideMark/>
          </w:tcPr>
          <w:p w14:paraId="6D5EE64B" w14:textId="77777777" w:rsidR="0009511C" w:rsidRPr="0009511C" w:rsidRDefault="0009511C" w:rsidP="0009511C">
            <w:pPr>
              <w:spacing w:before="0" w:beforeAutospacing="0" w:after="0" w:afterAutospacing="0" w:line="240" w:lineRule="auto"/>
              <w:rPr>
                <w:rFonts w:ascii="David" w:eastAsia="Calibri" w:hAnsi="David" w:cs="David"/>
                <w:sz w:val="24"/>
                <w:szCs w:val="24"/>
                <w:lang w:eastAsia="he-IL"/>
              </w:rPr>
            </w:pPr>
            <w:r w:rsidRPr="0009511C">
              <w:rPr>
                <w:rFonts w:ascii="David" w:eastAsia="Calibri" w:hAnsi="David" w:cs="David" w:hint="cs"/>
                <w:sz w:val="24"/>
                <w:szCs w:val="24"/>
                <w:rtl/>
                <w:lang w:eastAsia="he-IL"/>
              </w:rPr>
              <w:t>מען</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CB5AC80" w14:textId="77777777" w:rsidR="0009511C" w:rsidRPr="0009511C" w:rsidRDefault="0009511C" w:rsidP="0009511C">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0A7A204" w14:textId="77777777" w:rsidR="0009511C" w:rsidRPr="0009511C" w:rsidRDefault="0009511C" w:rsidP="0009511C">
            <w:pPr>
              <w:spacing w:before="0" w:beforeAutospacing="0" w:after="0" w:afterAutospacing="0" w:line="256" w:lineRule="auto"/>
              <w:rPr>
                <w:rFonts w:ascii="David" w:eastAsia="Calibri" w:hAnsi="David" w:cs="David"/>
                <w:b/>
                <w:sz w:val="24"/>
                <w:szCs w:val="24"/>
                <w:lang w:eastAsia="he-IL"/>
              </w:rPr>
            </w:pPr>
          </w:p>
        </w:tc>
      </w:tr>
    </w:tbl>
    <w:p w14:paraId="1AE75CC2" w14:textId="77777777" w:rsidR="0009511C" w:rsidRPr="0009511C" w:rsidRDefault="0009511C" w:rsidP="0009511C">
      <w:pPr>
        <w:spacing w:before="0" w:beforeAutospacing="0" w:after="200" w:afterAutospacing="0" w:line="276" w:lineRule="auto"/>
        <w:outlineLvl w:val="0"/>
        <w:rPr>
          <w:rFonts w:ascii="David" w:eastAsia="Calibri" w:hAnsi="David" w:cs="David"/>
          <w:b/>
          <w:bCs/>
          <w:sz w:val="24"/>
          <w:szCs w:val="24"/>
          <w:u w:val="single"/>
          <w:rtl/>
          <w:lang w:eastAsia="he-IL"/>
        </w:rPr>
      </w:pPr>
    </w:p>
    <w:tbl>
      <w:tblPr>
        <w:tblpPr w:leftFromText="180" w:rightFromText="180" w:bottomFromText="160" w:vertAnchor="text" w:horzAnchor="margin" w:tblpXSpec="center" w:tblpY="130"/>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3"/>
        <w:gridCol w:w="956"/>
        <w:gridCol w:w="957"/>
        <w:gridCol w:w="1349"/>
        <w:gridCol w:w="1417"/>
        <w:gridCol w:w="1277"/>
        <w:gridCol w:w="1286"/>
        <w:gridCol w:w="2400"/>
      </w:tblGrid>
      <w:tr w:rsidR="0009511C" w:rsidRPr="0009511C" w14:paraId="41CFD10D" w14:textId="77777777" w:rsidTr="0009511C">
        <w:trPr>
          <w:trHeight w:val="303"/>
          <w:tblHeader/>
        </w:trPr>
        <w:tc>
          <w:tcPr>
            <w:tcW w:w="11535" w:type="dxa"/>
            <w:gridSpan w:val="8"/>
            <w:tcBorders>
              <w:top w:val="single" w:sz="4" w:space="0" w:color="auto"/>
              <w:left w:val="single" w:sz="4" w:space="0" w:color="auto"/>
              <w:bottom w:val="single" w:sz="4" w:space="0" w:color="auto"/>
              <w:right w:val="single" w:sz="4" w:space="0" w:color="auto"/>
            </w:tcBorders>
            <w:hideMark/>
          </w:tcPr>
          <w:p w14:paraId="38DE437C" w14:textId="77777777" w:rsidR="0009511C" w:rsidRPr="0009511C" w:rsidRDefault="0009511C" w:rsidP="0009511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כיסויים</w:t>
            </w:r>
          </w:p>
        </w:tc>
      </w:tr>
      <w:tr w:rsidR="0009511C" w:rsidRPr="0009511C" w14:paraId="089FAA70" w14:textId="77777777" w:rsidTr="0009511C">
        <w:trPr>
          <w:trHeight w:val="173"/>
        </w:trPr>
        <w:tc>
          <w:tcPr>
            <w:tcW w:w="1893" w:type="dxa"/>
            <w:vMerge w:val="restart"/>
            <w:tcBorders>
              <w:top w:val="single" w:sz="4" w:space="0" w:color="auto"/>
              <w:left w:val="single" w:sz="4" w:space="0" w:color="auto"/>
              <w:bottom w:val="single" w:sz="4" w:space="0" w:color="auto"/>
              <w:right w:val="single" w:sz="4" w:space="0" w:color="auto"/>
            </w:tcBorders>
            <w:shd w:val="clear" w:color="auto" w:fill="F2F2F2"/>
          </w:tcPr>
          <w:p w14:paraId="5C93B3DE" w14:textId="77777777" w:rsidR="0009511C" w:rsidRPr="0009511C" w:rsidRDefault="0009511C" w:rsidP="0009511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סוג הביטוח</w:t>
            </w:r>
          </w:p>
          <w:p w14:paraId="296824D1" w14:textId="77777777" w:rsidR="0009511C" w:rsidRPr="0009511C" w:rsidRDefault="0009511C" w:rsidP="0009511C">
            <w:pPr>
              <w:spacing w:before="0" w:beforeAutospacing="0" w:after="0" w:afterAutospacing="0" w:line="240" w:lineRule="auto"/>
              <w:rPr>
                <w:rFonts w:ascii="David" w:eastAsia="Calibri" w:hAnsi="David" w:cs="David"/>
                <w:sz w:val="24"/>
                <w:szCs w:val="24"/>
                <w:rtl/>
                <w:lang w:eastAsia="he-IL"/>
              </w:rPr>
            </w:pPr>
          </w:p>
          <w:p w14:paraId="1B591F40" w14:textId="77777777" w:rsidR="0009511C" w:rsidRPr="0009511C" w:rsidRDefault="0009511C" w:rsidP="0009511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חלוקה לפי גבולות אחריות או סכומי ביטוח</w:t>
            </w:r>
          </w:p>
        </w:tc>
        <w:tc>
          <w:tcPr>
            <w:tcW w:w="956"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45108C01" w14:textId="77777777" w:rsidR="0009511C" w:rsidRPr="0009511C" w:rsidRDefault="0009511C" w:rsidP="0009511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מספר הפוליסה</w:t>
            </w:r>
          </w:p>
        </w:tc>
        <w:tc>
          <w:tcPr>
            <w:tcW w:w="95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26D7CD38" w14:textId="77777777" w:rsidR="0009511C" w:rsidRPr="0009511C" w:rsidRDefault="0009511C" w:rsidP="0009511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נוסח ומהדורת הפוליסה</w:t>
            </w:r>
          </w:p>
        </w:tc>
        <w:tc>
          <w:tcPr>
            <w:tcW w:w="1349"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3FE8A26E" w14:textId="77777777" w:rsidR="0009511C" w:rsidRPr="0009511C" w:rsidRDefault="0009511C" w:rsidP="0009511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תחילה</w:t>
            </w:r>
          </w:p>
        </w:tc>
        <w:tc>
          <w:tcPr>
            <w:tcW w:w="141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5AAC1B91" w14:textId="77777777" w:rsidR="0009511C" w:rsidRPr="0009511C" w:rsidRDefault="0009511C" w:rsidP="0009511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סיום</w:t>
            </w:r>
          </w:p>
        </w:tc>
        <w:tc>
          <w:tcPr>
            <w:tcW w:w="2563" w:type="dxa"/>
            <w:gridSpan w:val="2"/>
            <w:tcBorders>
              <w:top w:val="single" w:sz="4" w:space="0" w:color="auto"/>
              <w:left w:val="single" w:sz="4" w:space="0" w:color="auto"/>
              <w:bottom w:val="single" w:sz="4" w:space="0" w:color="auto"/>
              <w:right w:val="single" w:sz="4" w:space="0" w:color="auto"/>
            </w:tcBorders>
            <w:shd w:val="clear" w:color="auto" w:fill="F2F2F2"/>
            <w:hideMark/>
          </w:tcPr>
          <w:p w14:paraId="17AA8011" w14:textId="77777777" w:rsidR="0009511C" w:rsidRPr="0009511C" w:rsidRDefault="0009511C" w:rsidP="0009511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גבול האחריות/ סכום ביטוח</w:t>
            </w:r>
          </w:p>
        </w:tc>
        <w:tc>
          <w:tcPr>
            <w:tcW w:w="2400"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02FFBF5B" w14:textId="77777777" w:rsidR="0009511C" w:rsidRPr="0009511C" w:rsidRDefault="0009511C" w:rsidP="0009511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כיסויים נוספים בתוקף וביטול חריגים </w:t>
            </w:r>
          </w:p>
          <w:p w14:paraId="285CBBDC" w14:textId="77777777" w:rsidR="0009511C" w:rsidRPr="0009511C" w:rsidRDefault="0009511C" w:rsidP="0009511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יש לציין קוד כיסוי בהתאם לנספח ד'</w:t>
            </w:r>
          </w:p>
        </w:tc>
      </w:tr>
      <w:tr w:rsidR="0009511C" w:rsidRPr="0009511C" w14:paraId="77359AA9" w14:textId="77777777" w:rsidTr="0009511C">
        <w:trPr>
          <w:trHeight w:val="43"/>
        </w:trPr>
        <w:tc>
          <w:tcPr>
            <w:tcW w:w="11535" w:type="dxa"/>
            <w:vMerge/>
            <w:tcBorders>
              <w:top w:val="single" w:sz="4" w:space="0" w:color="auto"/>
              <w:left w:val="single" w:sz="4" w:space="0" w:color="auto"/>
              <w:bottom w:val="single" w:sz="4" w:space="0" w:color="auto"/>
              <w:right w:val="single" w:sz="4" w:space="0" w:color="auto"/>
            </w:tcBorders>
            <w:vAlign w:val="center"/>
            <w:hideMark/>
          </w:tcPr>
          <w:p w14:paraId="705A480D" w14:textId="77777777" w:rsidR="0009511C" w:rsidRPr="0009511C" w:rsidRDefault="0009511C" w:rsidP="0009511C">
            <w:pPr>
              <w:spacing w:before="0" w:beforeAutospacing="0" w:after="0" w:afterAutospacing="0" w:line="256" w:lineRule="auto"/>
              <w:rPr>
                <w:rFonts w:ascii="David" w:eastAsia="Calibri" w:hAnsi="David" w:cs="David"/>
                <w:sz w:val="24"/>
                <w:szCs w:val="24"/>
                <w:lang w:eastAsia="he-IL"/>
              </w:rPr>
            </w:pPr>
          </w:p>
        </w:tc>
        <w:tc>
          <w:tcPr>
            <w:tcW w:w="956" w:type="dxa"/>
            <w:vMerge/>
            <w:tcBorders>
              <w:top w:val="single" w:sz="4" w:space="0" w:color="auto"/>
              <w:left w:val="single" w:sz="4" w:space="0" w:color="auto"/>
              <w:bottom w:val="single" w:sz="4" w:space="0" w:color="auto"/>
              <w:right w:val="single" w:sz="4" w:space="0" w:color="auto"/>
            </w:tcBorders>
            <w:vAlign w:val="center"/>
            <w:hideMark/>
          </w:tcPr>
          <w:p w14:paraId="528B11DC" w14:textId="77777777" w:rsidR="0009511C" w:rsidRPr="0009511C" w:rsidRDefault="0009511C" w:rsidP="0009511C">
            <w:pPr>
              <w:spacing w:before="0" w:beforeAutospacing="0" w:after="0" w:afterAutospacing="0" w:line="256" w:lineRule="auto"/>
              <w:rPr>
                <w:rFonts w:ascii="David" w:eastAsia="Calibri" w:hAnsi="David" w:cs="David"/>
                <w:sz w:val="24"/>
                <w:szCs w:val="24"/>
                <w:lang w:eastAsia="he-IL"/>
              </w:rPr>
            </w:pPr>
          </w:p>
        </w:tc>
        <w:tc>
          <w:tcPr>
            <w:tcW w:w="957" w:type="dxa"/>
            <w:vMerge/>
            <w:tcBorders>
              <w:top w:val="single" w:sz="4" w:space="0" w:color="auto"/>
              <w:left w:val="single" w:sz="4" w:space="0" w:color="auto"/>
              <w:bottom w:val="single" w:sz="4" w:space="0" w:color="auto"/>
              <w:right w:val="single" w:sz="4" w:space="0" w:color="auto"/>
            </w:tcBorders>
            <w:vAlign w:val="center"/>
            <w:hideMark/>
          </w:tcPr>
          <w:p w14:paraId="3C38F791" w14:textId="77777777" w:rsidR="0009511C" w:rsidRPr="0009511C" w:rsidRDefault="0009511C" w:rsidP="0009511C">
            <w:pPr>
              <w:spacing w:before="0" w:beforeAutospacing="0" w:after="0" w:afterAutospacing="0" w:line="256" w:lineRule="auto"/>
              <w:rPr>
                <w:rFonts w:ascii="David" w:eastAsia="Calibri" w:hAnsi="David" w:cs="David"/>
                <w:sz w:val="24"/>
                <w:szCs w:val="24"/>
                <w:lang w:eastAsia="he-IL"/>
              </w:rPr>
            </w:pPr>
          </w:p>
        </w:tc>
        <w:tc>
          <w:tcPr>
            <w:tcW w:w="1349" w:type="dxa"/>
            <w:vMerge/>
            <w:tcBorders>
              <w:top w:val="single" w:sz="4" w:space="0" w:color="auto"/>
              <w:left w:val="single" w:sz="4" w:space="0" w:color="auto"/>
              <w:bottom w:val="single" w:sz="4" w:space="0" w:color="auto"/>
              <w:right w:val="single" w:sz="4" w:space="0" w:color="auto"/>
            </w:tcBorders>
            <w:vAlign w:val="center"/>
            <w:hideMark/>
          </w:tcPr>
          <w:p w14:paraId="707E5CED" w14:textId="77777777" w:rsidR="0009511C" w:rsidRPr="0009511C" w:rsidRDefault="0009511C" w:rsidP="0009511C">
            <w:pPr>
              <w:spacing w:before="0" w:beforeAutospacing="0" w:after="0" w:afterAutospacing="0" w:line="256" w:lineRule="auto"/>
              <w:rPr>
                <w:rFonts w:ascii="David" w:eastAsia="Calibri" w:hAnsi="David" w:cs="David"/>
                <w:sz w:val="24"/>
                <w:szCs w:val="24"/>
                <w:lang w:eastAsia="he-IL"/>
              </w:rPr>
            </w:pPr>
          </w:p>
        </w:tc>
        <w:tc>
          <w:tcPr>
            <w:tcW w:w="1417" w:type="dxa"/>
            <w:vMerge/>
            <w:tcBorders>
              <w:top w:val="single" w:sz="4" w:space="0" w:color="auto"/>
              <w:left w:val="single" w:sz="4" w:space="0" w:color="auto"/>
              <w:bottom w:val="single" w:sz="4" w:space="0" w:color="auto"/>
              <w:right w:val="single" w:sz="4" w:space="0" w:color="auto"/>
            </w:tcBorders>
            <w:vAlign w:val="center"/>
            <w:hideMark/>
          </w:tcPr>
          <w:p w14:paraId="3ABFD57A" w14:textId="77777777" w:rsidR="0009511C" w:rsidRPr="0009511C" w:rsidRDefault="0009511C" w:rsidP="0009511C">
            <w:pPr>
              <w:spacing w:before="0" w:beforeAutospacing="0" w:after="0" w:afterAutospacing="0" w:line="256" w:lineRule="auto"/>
              <w:rPr>
                <w:rFonts w:ascii="David" w:eastAsia="Calibri" w:hAnsi="David" w:cs="David"/>
                <w:sz w:val="24"/>
                <w:szCs w:val="24"/>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6C6D7A04" w14:textId="77777777" w:rsidR="0009511C" w:rsidRPr="0009511C" w:rsidRDefault="0009511C" w:rsidP="0009511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סכום</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3EEEDD58" w14:textId="77777777" w:rsidR="0009511C" w:rsidRPr="0009511C" w:rsidRDefault="0009511C" w:rsidP="0009511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מטבע</w:t>
            </w:r>
          </w:p>
        </w:tc>
        <w:tc>
          <w:tcPr>
            <w:tcW w:w="2400" w:type="dxa"/>
            <w:vMerge/>
            <w:tcBorders>
              <w:top w:val="single" w:sz="4" w:space="0" w:color="auto"/>
              <w:left w:val="single" w:sz="4" w:space="0" w:color="auto"/>
              <w:bottom w:val="single" w:sz="4" w:space="0" w:color="auto"/>
              <w:right w:val="single" w:sz="4" w:space="0" w:color="auto"/>
            </w:tcBorders>
            <w:vAlign w:val="center"/>
            <w:hideMark/>
          </w:tcPr>
          <w:p w14:paraId="6CAE5667" w14:textId="77777777" w:rsidR="0009511C" w:rsidRPr="0009511C" w:rsidRDefault="0009511C" w:rsidP="0009511C">
            <w:pPr>
              <w:spacing w:before="0" w:beforeAutospacing="0" w:after="0" w:afterAutospacing="0" w:line="256" w:lineRule="auto"/>
              <w:rPr>
                <w:rFonts w:ascii="David" w:eastAsia="Calibri" w:hAnsi="David" w:cs="David"/>
                <w:sz w:val="24"/>
                <w:szCs w:val="24"/>
                <w:lang w:eastAsia="he-IL"/>
              </w:rPr>
            </w:pPr>
          </w:p>
        </w:tc>
      </w:tr>
      <w:tr w:rsidR="0009511C" w:rsidRPr="0009511C" w14:paraId="620FE78D" w14:textId="77777777" w:rsidTr="0009511C">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5E7B3F4D" w14:textId="77777777" w:rsidR="0009511C" w:rsidRPr="0009511C" w:rsidRDefault="0009511C" w:rsidP="0009511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צד ג'</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39385B31" w14:textId="77777777" w:rsidR="0009511C" w:rsidRPr="0009511C" w:rsidRDefault="0009511C" w:rsidP="0009511C">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420F480F" w14:textId="77777777" w:rsidR="0009511C" w:rsidRPr="0009511C" w:rsidRDefault="0009511C" w:rsidP="0009511C">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5F4C3872" w14:textId="77777777" w:rsidR="0009511C" w:rsidRPr="0009511C" w:rsidRDefault="0009511C" w:rsidP="0009511C">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0A1E54D2" w14:textId="77777777" w:rsidR="0009511C" w:rsidRPr="0009511C" w:rsidRDefault="0009511C" w:rsidP="0009511C">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48A8A2E0" w14:textId="77777777" w:rsidR="0009511C" w:rsidRPr="0009511C" w:rsidRDefault="0009511C" w:rsidP="0009511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087D5A1F" w14:textId="77777777" w:rsidR="0009511C" w:rsidRPr="0009511C" w:rsidRDefault="0009511C" w:rsidP="0009511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4BF71C92" w14:textId="77777777" w:rsidR="0009511C" w:rsidRPr="0009511C" w:rsidRDefault="0009511C" w:rsidP="0009511C">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304/302/307/315/328/329/321/309</w:t>
            </w:r>
          </w:p>
        </w:tc>
      </w:tr>
      <w:tr w:rsidR="0009511C" w:rsidRPr="0009511C" w14:paraId="4DA9AC99" w14:textId="77777777" w:rsidTr="0009511C">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FFFFF"/>
            <w:hideMark/>
          </w:tcPr>
          <w:p w14:paraId="1732F640" w14:textId="77777777" w:rsidR="0009511C" w:rsidRPr="0009511C" w:rsidRDefault="0009511C" w:rsidP="0009511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מעבידים</w:t>
            </w:r>
          </w:p>
        </w:tc>
        <w:tc>
          <w:tcPr>
            <w:tcW w:w="956" w:type="dxa"/>
            <w:tcBorders>
              <w:top w:val="single" w:sz="4" w:space="0" w:color="auto"/>
              <w:left w:val="single" w:sz="4" w:space="0" w:color="auto"/>
              <w:bottom w:val="single" w:sz="4" w:space="0" w:color="auto"/>
              <w:right w:val="single" w:sz="4" w:space="0" w:color="auto"/>
            </w:tcBorders>
            <w:shd w:val="clear" w:color="auto" w:fill="FFFFFF"/>
          </w:tcPr>
          <w:p w14:paraId="191DA98D" w14:textId="77777777" w:rsidR="0009511C" w:rsidRPr="0009511C" w:rsidRDefault="0009511C" w:rsidP="0009511C">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FFFFF"/>
          </w:tcPr>
          <w:p w14:paraId="21FE57D2" w14:textId="77777777" w:rsidR="0009511C" w:rsidRPr="0009511C" w:rsidRDefault="0009511C" w:rsidP="0009511C">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FFFFF"/>
          </w:tcPr>
          <w:p w14:paraId="357BE5B6" w14:textId="77777777" w:rsidR="0009511C" w:rsidRPr="0009511C" w:rsidRDefault="0009511C" w:rsidP="0009511C">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FFFFF"/>
          </w:tcPr>
          <w:p w14:paraId="6D284976" w14:textId="77777777" w:rsidR="0009511C" w:rsidRPr="0009511C" w:rsidRDefault="0009511C" w:rsidP="0009511C">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FFFFF"/>
            <w:hideMark/>
          </w:tcPr>
          <w:p w14:paraId="3D97259C" w14:textId="77777777" w:rsidR="0009511C" w:rsidRPr="0009511C" w:rsidRDefault="0009511C" w:rsidP="0009511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 לתובע,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FFFFF"/>
            <w:hideMark/>
          </w:tcPr>
          <w:p w14:paraId="6A8AA152" w14:textId="77777777" w:rsidR="0009511C" w:rsidRPr="0009511C" w:rsidRDefault="0009511C" w:rsidP="0009511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FFFFF"/>
            <w:hideMark/>
          </w:tcPr>
          <w:p w14:paraId="635BA3D9" w14:textId="77777777" w:rsidR="0009511C" w:rsidRPr="0009511C" w:rsidRDefault="0009511C" w:rsidP="0009511C">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304/302/309/308/328/321</w:t>
            </w:r>
          </w:p>
        </w:tc>
      </w:tr>
      <w:tr w:rsidR="0009511C" w:rsidRPr="0009511C" w14:paraId="6806EFD2" w14:textId="77777777" w:rsidTr="0009511C">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014F5196" w14:textId="77777777" w:rsidR="0009511C" w:rsidRPr="0009511C" w:rsidRDefault="0009511C" w:rsidP="0009511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מקצועית</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5AF99F76" w14:textId="77777777" w:rsidR="0009511C" w:rsidRPr="0009511C" w:rsidRDefault="0009511C" w:rsidP="0009511C">
            <w:pPr>
              <w:spacing w:before="0" w:beforeAutospacing="0" w:after="0" w:afterAutospacing="0" w:line="240" w:lineRule="auto"/>
              <w:rPr>
                <w:rFonts w:ascii="David" w:eastAsia="Calibri" w:hAnsi="David" w:cs="David"/>
                <w:strike/>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35676602" w14:textId="77777777" w:rsidR="0009511C" w:rsidRPr="0009511C" w:rsidRDefault="0009511C" w:rsidP="0009511C">
            <w:pPr>
              <w:spacing w:before="0" w:beforeAutospacing="0" w:after="0" w:afterAutospacing="0" w:line="240" w:lineRule="auto"/>
              <w:rPr>
                <w:rFonts w:ascii="David" w:eastAsia="Calibri" w:hAnsi="David" w:cs="David"/>
                <w:strike/>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5AC12E7F" w14:textId="77777777" w:rsidR="0009511C" w:rsidRPr="0009511C" w:rsidRDefault="0009511C" w:rsidP="0009511C">
            <w:pPr>
              <w:spacing w:before="0" w:beforeAutospacing="0" w:after="0" w:afterAutospacing="0" w:line="240" w:lineRule="auto"/>
              <w:rPr>
                <w:rFonts w:ascii="David" w:eastAsia="Calibri" w:hAnsi="David" w:cs="David"/>
                <w:strike/>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40219AD3" w14:textId="77777777" w:rsidR="0009511C" w:rsidRPr="0009511C" w:rsidRDefault="0009511C" w:rsidP="0009511C">
            <w:pPr>
              <w:spacing w:before="0" w:beforeAutospacing="0" w:after="0" w:afterAutospacing="0" w:line="240" w:lineRule="auto"/>
              <w:rPr>
                <w:rFonts w:ascii="David" w:eastAsia="Calibri" w:hAnsi="David" w:cs="David"/>
                <w:strike/>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643D5E93" w14:textId="77777777" w:rsidR="0009511C" w:rsidRPr="0009511C" w:rsidRDefault="0009511C" w:rsidP="0009511C">
            <w:pPr>
              <w:spacing w:before="0" w:beforeAutospacing="0" w:after="0" w:afterAutospacing="0" w:line="240" w:lineRule="auto"/>
              <w:rPr>
                <w:rFonts w:ascii="David" w:eastAsia="Calibri" w:hAnsi="David" w:cs="David"/>
                <w:strike/>
                <w:sz w:val="24"/>
                <w:szCs w:val="24"/>
                <w:rtl/>
                <w:lang w:eastAsia="he-IL"/>
              </w:rPr>
            </w:pPr>
            <w:r w:rsidRPr="0009511C">
              <w:rPr>
                <w:rFonts w:ascii="David" w:eastAsia="Calibri" w:hAnsi="David" w:cs="David" w:hint="cs"/>
                <w:sz w:val="24"/>
                <w:szCs w:val="24"/>
                <w:rtl/>
                <w:lang w:eastAsia="he-IL"/>
              </w:rPr>
              <w:t>________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21622A03" w14:textId="77777777" w:rsidR="0009511C" w:rsidRPr="0009511C" w:rsidRDefault="0009511C" w:rsidP="0009511C">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4DF26B30" w14:textId="77777777" w:rsidR="0009511C" w:rsidRPr="0009511C" w:rsidRDefault="0009511C" w:rsidP="0009511C">
            <w:pPr>
              <w:spacing w:before="0" w:beforeAutospacing="0" w:after="0" w:afterAutospacing="0" w:line="240" w:lineRule="auto"/>
              <w:ind w:left="50" w:right="78"/>
              <w:rPr>
                <w:rFonts w:ascii="David" w:eastAsia="Calibri" w:hAnsi="David" w:cs="David"/>
                <w:bCs/>
                <w:strike/>
                <w:sz w:val="24"/>
                <w:szCs w:val="24"/>
                <w:rtl/>
                <w:lang w:eastAsia="he-IL"/>
              </w:rPr>
            </w:pPr>
            <w:r w:rsidRPr="0009511C">
              <w:rPr>
                <w:rFonts w:ascii="David" w:eastAsia="Calibri" w:hAnsi="David" w:cs="David" w:hint="cs"/>
                <w:bCs/>
                <w:sz w:val="24"/>
                <w:szCs w:val="24"/>
                <w:rtl/>
                <w:lang w:eastAsia="he-IL"/>
              </w:rPr>
              <w:t>302/318/328/332/301/303/325/326/327/321</w:t>
            </w:r>
          </w:p>
        </w:tc>
      </w:tr>
    </w:tbl>
    <w:p w14:paraId="6D2B2DE4" w14:textId="77777777" w:rsidR="0009511C" w:rsidRPr="0009511C" w:rsidRDefault="0009511C" w:rsidP="0009511C">
      <w:pPr>
        <w:spacing w:before="0" w:beforeAutospacing="0" w:after="200" w:afterAutospacing="0" w:line="276" w:lineRule="auto"/>
        <w:ind w:left="84" w:hanging="41"/>
        <w:rPr>
          <w:rFonts w:ascii="David" w:eastAsia="Calibri" w:hAnsi="David" w:cs="David"/>
          <w:sz w:val="24"/>
          <w:szCs w:val="24"/>
          <w:rtl/>
          <w:lang w:eastAsia="he-IL"/>
        </w:rPr>
      </w:pPr>
    </w:p>
    <w:tbl>
      <w:tblPr>
        <w:tblpPr w:leftFromText="180" w:rightFromText="180" w:bottomFromText="160" w:vertAnchor="text" w:horzAnchor="margin" w:tblpXSpec="center" w:tblpY="-661"/>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09511C" w:rsidRPr="0009511C" w14:paraId="25EB7612" w14:textId="77777777" w:rsidTr="0009511C">
        <w:trPr>
          <w:trHeight w:val="5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2C8C8588" w14:textId="77777777" w:rsidR="0009511C" w:rsidRPr="0009511C" w:rsidRDefault="0009511C" w:rsidP="0009511C">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 xml:space="preserve">פירוט השירותים (בכפוף, לשירותים המפורטים בהסכם בין המבוטח למבקש האישור, יש לציין את קוד השירות מתוך הרשימה המפורטת בנספח </w:t>
            </w:r>
            <w:r w:rsidRPr="0009511C">
              <w:rPr>
                <w:rFonts w:ascii="David" w:eastAsia="Calibri" w:hAnsi="David" w:cs="David" w:hint="cs"/>
                <w:bCs/>
                <w:sz w:val="24"/>
                <w:szCs w:val="24"/>
                <w:rtl/>
                <w:lang w:eastAsia="he-IL"/>
              </w:rPr>
              <w:t>ג'</w:t>
            </w:r>
            <w:r w:rsidRPr="0009511C">
              <w:rPr>
                <w:rFonts w:ascii="David" w:eastAsia="Calibri" w:hAnsi="David" w:cs="David" w:hint="cs"/>
                <w:b/>
                <w:sz w:val="24"/>
                <w:szCs w:val="24"/>
                <w:rtl/>
                <w:lang w:eastAsia="he-IL"/>
              </w:rPr>
              <w:t>)*:</w:t>
            </w:r>
          </w:p>
        </w:tc>
      </w:tr>
      <w:tr w:rsidR="0009511C" w:rsidRPr="0009511C" w14:paraId="5EE6BDB3" w14:textId="77777777" w:rsidTr="0009511C">
        <w:trPr>
          <w:trHeight w:val="798"/>
        </w:trPr>
        <w:tc>
          <w:tcPr>
            <w:tcW w:w="11530" w:type="dxa"/>
            <w:tcBorders>
              <w:top w:val="single" w:sz="4" w:space="0" w:color="auto"/>
              <w:left w:val="single" w:sz="4" w:space="0" w:color="auto"/>
              <w:bottom w:val="single" w:sz="4" w:space="0" w:color="auto"/>
              <w:right w:val="single" w:sz="4" w:space="0" w:color="auto"/>
            </w:tcBorders>
            <w:hideMark/>
          </w:tcPr>
          <w:p w14:paraId="551D44D7" w14:textId="77777777" w:rsidR="0009511C" w:rsidRPr="0009511C" w:rsidRDefault="0009511C" w:rsidP="0009511C">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038</w:t>
            </w:r>
          </w:p>
        </w:tc>
      </w:tr>
    </w:tbl>
    <w:p w14:paraId="550874D0" w14:textId="77777777" w:rsidR="0009511C" w:rsidRPr="0009511C" w:rsidRDefault="0009511C" w:rsidP="0009511C">
      <w:pPr>
        <w:bidi w:val="0"/>
        <w:spacing w:before="0" w:beforeAutospacing="0" w:after="0" w:afterAutospacing="0" w:line="240" w:lineRule="auto"/>
        <w:rPr>
          <w:rFonts w:ascii="David" w:eastAsia="Times New Roman" w:hAnsi="David" w:cs="David"/>
          <w:vanish/>
          <w:sz w:val="24"/>
          <w:szCs w:val="24"/>
          <w:lang w:eastAsia="he-IL"/>
        </w:rPr>
      </w:pPr>
    </w:p>
    <w:tbl>
      <w:tblPr>
        <w:tblpPr w:leftFromText="180" w:rightFromText="180" w:bottomFromText="160" w:vertAnchor="text" w:horzAnchor="margin" w:tblpXSpec="center" w:tblpY="-166"/>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09511C" w:rsidRPr="0009511C" w14:paraId="0EFFB307" w14:textId="77777777" w:rsidTr="0009511C">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407621E9" w14:textId="77777777" w:rsidR="0009511C" w:rsidRPr="0009511C" w:rsidRDefault="0009511C" w:rsidP="0009511C">
            <w:pPr>
              <w:spacing w:before="0" w:beforeAutospacing="0" w:after="0" w:afterAutospacing="0" w:line="240" w:lineRule="auto"/>
              <w:ind w:left="50" w:right="78"/>
              <w:rPr>
                <w:rFonts w:ascii="David" w:eastAsia="Calibri" w:hAnsi="David" w:cs="David"/>
                <w:b/>
                <w:sz w:val="24"/>
                <w:szCs w:val="24"/>
                <w:lang w:eastAsia="he-IL"/>
              </w:rPr>
            </w:pPr>
            <w:r w:rsidRPr="0009511C">
              <w:rPr>
                <w:rFonts w:ascii="David" w:eastAsia="Calibri" w:hAnsi="David" w:cs="David" w:hint="cs"/>
                <w:b/>
                <w:sz w:val="24"/>
                <w:szCs w:val="24"/>
                <w:rtl/>
                <w:lang w:eastAsia="he-IL"/>
              </w:rPr>
              <w:lastRenderedPageBreak/>
              <w:t>חתימת האישור</w:t>
            </w:r>
          </w:p>
        </w:tc>
      </w:tr>
      <w:tr w:rsidR="0009511C" w:rsidRPr="0009511C" w14:paraId="12EA2E57" w14:textId="77777777" w:rsidTr="0009511C">
        <w:trPr>
          <w:trHeight w:val="598"/>
        </w:trPr>
        <w:tc>
          <w:tcPr>
            <w:tcW w:w="11530" w:type="dxa"/>
            <w:tcBorders>
              <w:top w:val="single" w:sz="4" w:space="0" w:color="auto"/>
              <w:left w:val="single" w:sz="4" w:space="0" w:color="auto"/>
              <w:bottom w:val="single" w:sz="4" w:space="0" w:color="auto"/>
              <w:right w:val="single" w:sz="4" w:space="0" w:color="auto"/>
            </w:tcBorders>
            <w:hideMark/>
          </w:tcPr>
          <w:p w14:paraId="0283BCAF" w14:textId="77777777" w:rsidR="0009511C" w:rsidRPr="0009511C" w:rsidRDefault="0009511C" w:rsidP="0009511C">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המבטח:</w:t>
            </w:r>
          </w:p>
        </w:tc>
      </w:tr>
    </w:tbl>
    <w:p w14:paraId="3D006BE4" w14:textId="77777777" w:rsidR="0009511C" w:rsidRPr="0009511C" w:rsidRDefault="0009511C" w:rsidP="0009511C">
      <w:pPr>
        <w:spacing w:before="0" w:beforeAutospacing="0" w:after="200" w:afterAutospacing="0" w:line="276" w:lineRule="auto"/>
        <w:rPr>
          <w:rFonts w:ascii="David" w:eastAsia="Calibri" w:hAnsi="David" w:cs="David"/>
          <w:b/>
          <w:bCs/>
          <w:sz w:val="24"/>
          <w:szCs w:val="24"/>
          <w:u w:val="single"/>
          <w:rtl/>
          <w:lang w:eastAsia="he-IL"/>
        </w:rPr>
      </w:pPr>
      <w:r w:rsidRPr="0009511C">
        <w:rPr>
          <w:rFonts w:ascii="David" w:eastAsia="Calibri" w:hAnsi="David" w:cs="David" w:hint="cs"/>
          <w:b/>
          <w:bCs/>
          <w:sz w:val="24"/>
          <w:szCs w:val="24"/>
          <w:u w:val="single"/>
          <w:rtl/>
          <w:lang w:eastAsia="he-IL"/>
        </w:rPr>
        <w:t xml:space="preserve">* באישור ביטוח כללי </w:t>
      </w:r>
      <w:r w:rsidRPr="0009511C">
        <w:rPr>
          <w:rFonts w:ascii="David" w:eastAsia="Calibri" w:hAnsi="David" w:cs="David" w:hint="cs"/>
          <w:sz w:val="24"/>
          <w:szCs w:val="24"/>
          <w:rtl/>
          <w:lang w:eastAsia="he-IL"/>
        </w:rPr>
        <w:t xml:space="preserve">ניתן לסמן שדות אלה כשדות שאינם בתוקף. </w:t>
      </w:r>
    </w:p>
    <w:tbl>
      <w:tblPr>
        <w:tblpPr w:leftFromText="180" w:rightFromText="180" w:bottomFromText="160" w:vertAnchor="text" w:horzAnchor="margin" w:tblpXSpec="center" w:tblpY="-585"/>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09511C" w:rsidRPr="0009511C" w14:paraId="7EDB2C27" w14:textId="77777777" w:rsidTr="0009511C">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5437E1B8" w14:textId="77777777" w:rsidR="0009511C" w:rsidRPr="0009511C" w:rsidRDefault="0009511C" w:rsidP="0009511C">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ביטול/שינוי הפוליסה *</w:t>
            </w:r>
          </w:p>
        </w:tc>
      </w:tr>
      <w:tr w:rsidR="0009511C" w:rsidRPr="0009511C" w14:paraId="795320BD" w14:textId="77777777" w:rsidTr="0009511C">
        <w:trPr>
          <w:trHeight w:val="334"/>
        </w:trPr>
        <w:tc>
          <w:tcPr>
            <w:tcW w:w="11530" w:type="dxa"/>
            <w:tcBorders>
              <w:top w:val="single" w:sz="4" w:space="0" w:color="auto"/>
              <w:left w:val="single" w:sz="4" w:space="0" w:color="auto"/>
              <w:bottom w:val="single" w:sz="4" w:space="0" w:color="auto"/>
              <w:right w:val="single" w:sz="4" w:space="0" w:color="auto"/>
            </w:tcBorders>
            <w:vAlign w:val="center"/>
            <w:hideMark/>
          </w:tcPr>
          <w:p w14:paraId="3939CBFB" w14:textId="77777777" w:rsidR="0009511C" w:rsidRPr="0009511C" w:rsidRDefault="0009511C" w:rsidP="0009511C">
            <w:pPr>
              <w:spacing w:before="0" w:beforeAutospacing="0" w:after="0" w:afterAutospacing="0" w:line="240" w:lineRule="auto"/>
              <w:rPr>
                <w:rFonts w:ascii="David" w:eastAsia="Calibri" w:hAnsi="David" w:cs="David"/>
                <w:bCs/>
                <w:sz w:val="24"/>
                <w:szCs w:val="24"/>
                <w:rtl/>
                <w:lang w:eastAsia="he-IL"/>
              </w:rPr>
            </w:pPr>
            <w:r w:rsidRPr="0009511C">
              <w:rPr>
                <w:rFonts w:ascii="David" w:eastAsia="Calibri" w:hAnsi="David" w:cs="David" w:hint="cs"/>
                <w:b/>
                <w:sz w:val="24"/>
                <w:szCs w:val="24"/>
                <w:rtl/>
                <w:lang w:eastAsia="he-IL"/>
              </w:rPr>
              <w:t xml:space="preserve">שינוי לרעת מבקש האישור או ביטול של פוליסת ביטוח,  לא ייכנס לתוקף אלא </w:t>
            </w:r>
            <w:r w:rsidRPr="0009511C">
              <w:rPr>
                <w:rFonts w:ascii="David" w:eastAsia="Calibri" w:hAnsi="David" w:cs="David" w:hint="cs"/>
                <w:bCs/>
                <w:sz w:val="24"/>
                <w:szCs w:val="24"/>
                <w:rtl/>
                <w:lang w:eastAsia="he-IL"/>
              </w:rPr>
              <w:t>30 יום</w:t>
            </w:r>
            <w:r w:rsidRPr="0009511C">
              <w:rPr>
                <w:rFonts w:ascii="David" w:eastAsia="Calibri" w:hAnsi="David" w:cs="David" w:hint="cs"/>
                <w:b/>
                <w:sz w:val="24"/>
                <w:szCs w:val="24"/>
                <w:rtl/>
                <w:lang w:eastAsia="he-IL"/>
              </w:rPr>
              <w:t xml:space="preserve"> לאחר משלוח הודעה למבקש האישור בדבר השינוי או הביטול.</w:t>
            </w:r>
          </w:p>
        </w:tc>
      </w:tr>
    </w:tbl>
    <w:p w14:paraId="051BFA96" w14:textId="77777777" w:rsidR="0009511C" w:rsidRPr="0009511C" w:rsidRDefault="0009511C" w:rsidP="0009511C">
      <w:pPr>
        <w:spacing w:before="0" w:beforeAutospacing="0" w:after="200" w:afterAutospacing="0" w:line="276" w:lineRule="auto"/>
        <w:rPr>
          <w:rFonts w:ascii="David" w:eastAsia="Calibri" w:hAnsi="David" w:cs="David"/>
          <w:sz w:val="24"/>
          <w:szCs w:val="24"/>
          <w:rtl/>
          <w:lang w:eastAsia="he-IL"/>
        </w:rPr>
      </w:pPr>
    </w:p>
    <w:p w14:paraId="1D68ECCA" w14:textId="77777777" w:rsidR="0009511C" w:rsidRPr="0009511C" w:rsidRDefault="0009511C" w:rsidP="0009511C">
      <w:pPr>
        <w:widowControl w:val="0"/>
        <w:spacing w:before="0" w:beforeAutospacing="0" w:after="0" w:afterAutospacing="0" w:line="240" w:lineRule="auto"/>
        <w:jc w:val="center"/>
        <w:rPr>
          <w:rFonts w:ascii="Times New Roman" w:eastAsia="Times New Roman" w:hAnsi="Times New Roman" w:cs="David"/>
          <w:sz w:val="20"/>
          <w:szCs w:val="24"/>
          <w:lang w:eastAsia="he-IL"/>
        </w:rPr>
      </w:pPr>
    </w:p>
    <w:p w14:paraId="5D50BFDF" w14:textId="77777777" w:rsidR="0009511C" w:rsidRPr="0009511C" w:rsidRDefault="0009511C" w:rsidP="000951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7DDDBA94" w14:textId="77777777" w:rsidR="00573980" w:rsidRPr="00BD794C" w:rsidRDefault="00573980" w:rsidP="0057398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E4BC789" w14:textId="77777777" w:rsidR="00573980" w:rsidRPr="00BD794C" w:rsidRDefault="00573980" w:rsidP="0057398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C32B1B3" w14:textId="77777777" w:rsidR="00573980" w:rsidRPr="00BD794C" w:rsidRDefault="00573980" w:rsidP="0057398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FD8258D" w14:textId="77777777" w:rsidR="00573980" w:rsidRPr="00BD794C" w:rsidRDefault="00573980" w:rsidP="0057398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2256012" w14:textId="77777777" w:rsidR="00573980" w:rsidRPr="00BD794C" w:rsidRDefault="00573980" w:rsidP="0057398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EE3882D" w14:textId="77777777" w:rsidR="00573980" w:rsidRPr="00BD794C" w:rsidRDefault="00573980" w:rsidP="0057398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9EC06EF" w14:textId="77777777" w:rsidR="00573980" w:rsidRPr="00BD794C" w:rsidRDefault="00573980" w:rsidP="0057398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ED2B778" w14:textId="77777777" w:rsidR="00573980" w:rsidRPr="00BD794C" w:rsidRDefault="00573980" w:rsidP="0057398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4D55CB9" w14:textId="77777777" w:rsidR="00573980" w:rsidRPr="00BD794C" w:rsidRDefault="00573980" w:rsidP="0057398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852EEC9" w14:textId="77777777" w:rsidR="00573980" w:rsidRPr="00BD794C" w:rsidRDefault="00573980" w:rsidP="0057398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09F7D19" w14:textId="77777777" w:rsidR="00573980" w:rsidRPr="00BD794C" w:rsidRDefault="00573980" w:rsidP="0057398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18EE719" w14:textId="77777777" w:rsidR="00573980" w:rsidRPr="00BD794C" w:rsidRDefault="00573980" w:rsidP="0057398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2447AB5" w14:textId="77777777" w:rsidR="001A00DE" w:rsidRDefault="001A00DE" w:rsidP="0057398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8243651" w14:textId="77777777" w:rsidR="001A00DE" w:rsidRDefault="001A00DE" w:rsidP="0057398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0447C9F" w14:textId="77777777" w:rsidR="001A00DE" w:rsidRDefault="001A00DE" w:rsidP="0057398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E6DBD46" w14:textId="77777777" w:rsidR="001A00DE" w:rsidRDefault="001A00DE" w:rsidP="0057398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302F447" w14:textId="77777777" w:rsidR="001A00DE" w:rsidRDefault="001A00DE" w:rsidP="0057398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3623D6E" w14:textId="77777777" w:rsidR="001A00DE" w:rsidRDefault="001A00DE" w:rsidP="0057398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ADB85B1" w14:textId="77777777" w:rsidR="001A00DE" w:rsidRDefault="001A00DE" w:rsidP="0057398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2A4C43F" w14:textId="77777777" w:rsidR="001A00DE" w:rsidRDefault="001A00DE" w:rsidP="0057398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60982ED" w14:textId="77777777" w:rsidR="001A00DE" w:rsidRDefault="001A00DE" w:rsidP="0057398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5F07001" w14:textId="77777777" w:rsidR="001A00DE" w:rsidRDefault="001A00DE" w:rsidP="0057398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40588CA" w14:textId="77777777" w:rsidR="001A00DE" w:rsidRDefault="001A00DE" w:rsidP="0057398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35D9097" w14:textId="77777777" w:rsidR="001A00DE" w:rsidRDefault="001A00DE" w:rsidP="0057398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780B738" w14:textId="77777777" w:rsidR="001A00DE" w:rsidRDefault="001A00DE" w:rsidP="0057398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00181F5" w14:textId="77777777" w:rsidR="001A00DE" w:rsidRDefault="001A00DE" w:rsidP="0057398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4E39110" w14:textId="77777777" w:rsidR="001A00DE" w:rsidRDefault="001A00DE">
      <w:pPr>
        <w:bidi w:val="0"/>
        <w:spacing w:before="0" w:beforeAutospacing="0" w:after="160" w:afterAutospacing="0" w:line="259" w:lineRule="auto"/>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br w:type="page"/>
      </w:r>
    </w:p>
    <w:p w14:paraId="2940CC6F" w14:textId="77777777" w:rsidR="00232692" w:rsidRPr="00232692" w:rsidRDefault="00232692" w:rsidP="00232692">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r w:rsidRPr="00232692">
        <w:rPr>
          <w:rFonts w:ascii="Times New Roman" w:eastAsia="Times New Roman" w:hAnsi="Times New Roman" w:cs="David" w:hint="cs"/>
          <w:b/>
          <w:bCs/>
          <w:sz w:val="20"/>
          <w:szCs w:val="24"/>
          <w:u w:val="single"/>
          <w:rtl/>
          <w:lang w:eastAsia="he-IL"/>
        </w:rPr>
        <w:lastRenderedPageBreak/>
        <w:t xml:space="preserve">נספח </w:t>
      </w:r>
      <w:r w:rsidR="00150FD5">
        <w:rPr>
          <w:rFonts w:ascii="Times New Roman" w:eastAsia="Times New Roman" w:hAnsi="Times New Roman" w:cs="David" w:hint="cs"/>
          <w:b/>
          <w:bCs/>
          <w:sz w:val="20"/>
          <w:szCs w:val="24"/>
          <w:u w:val="single"/>
          <w:rtl/>
          <w:lang w:eastAsia="he-IL"/>
        </w:rPr>
        <w:t>"</w:t>
      </w:r>
      <w:r w:rsidRPr="00232692">
        <w:rPr>
          <w:rFonts w:ascii="Times New Roman" w:eastAsia="Times New Roman" w:hAnsi="Times New Roman" w:cs="David" w:hint="cs"/>
          <w:b/>
          <w:bCs/>
          <w:sz w:val="20"/>
          <w:szCs w:val="24"/>
          <w:u w:val="single"/>
          <w:rtl/>
          <w:lang w:eastAsia="he-IL"/>
        </w:rPr>
        <w:t>ז'</w:t>
      </w:r>
      <w:r w:rsidR="00150FD5">
        <w:rPr>
          <w:rFonts w:ascii="Times New Roman" w:eastAsia="Times New Roman" w:hAnsi="Times New Roman" w:cs="David" w:hint="cs"/>
          <w:b/>
          <w:bCs/>
          <w:sz w:val="20"/>
          <w:szCs w:val="24"/>
          <w:u w:val="single"/>
          <w:rtl/>
          <w:lang w:eastAsia="he-IL"/>
        </w:rPr>
        <w:t>'</w:t>
      </w:r>
    </w:p>
    <w:p w14:paraId="35EF8BF3"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41D8CA03"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232692">
        <w:rPr>
          <w:rFonts w:ascii="Times New Roman" w:eastAsia="Times New Roman" w:hAnsi="Times New Roman" w:cs="David"/>
          <w:b/>
          <w:bCs/>
          <w:sz w:val="24"/>
          <w:szCs w:val="24"/>
          <w:u w:val="single"/>
          <w:rtl/>
          <w:lang w:eastAsia="he-IL"/>
        </w:rPr>
        <w:t xml:space="preserve">רשימת התוכניות והמסמכים שעל </w:t>
      </w:r>
      <w:r w:rsidR="0068779F">
        <w:rPr>
          <w:rFonts w:ascii="Times New Roman" w:eastAsia="Times New Roman" w:hAnsi="Times New Roman" w:cs="David"/>
          <w:b/>
          <w:bCs/>
          <w:sz w:val="24"/>
          <w:szCs w:val="24"/>
          <w:u w:val="single"/>
          <w:rtl/>
          <w:lang w:eastAsia="he-IL"/>
        </w:rPr>
        <w:t>היועץ</w:t>
      </w:r>
      <w:r w:rsidRPr="00232692">
        <w:rPr>
          <w:rFonts w:ascii="Times New Roman" w:eastAsia="Times New Roman" w:hAnsi="Times New Roman" w:cs="David"/>
          <w:b/>
          <w:bCs/>
          <w:sz w:val="24"/>
          <w:szCs w:val="24"/>
          <w:u w:val="single"/>
          <w:rtl/>
          <w:lang w:eastAsia="he-IL"/>
        </w:rPr>
        <w:t xml:space="preserve"> להנפיק</w:t>
      </w:r>
    </w:p>
    <w:p w14:paraId="34CA9BAC" w14:textId="77777777" w:rsidR="00232692" w:rsidRPr="00232692" w:rsidRDefault="00232692" w:rsidP="00232692">
      <w:pPr>
        <w:tabs>
          <w:tab w:val="right" w:pos="5960"/>
        </w:tabs>
        <w:spacing w:before="0" w:beforeAutospacing="0" w:after="0" w:afterAutospacing="0" w:line="240" w:lineRule="auto"/>
        <w:ind w:left="84" w:right="84" w:firstLine="306"/>
        <w:jc w:val="both"/>
        <w:rPr>
          <w:rFonts w:ascii="Times New Roman" w:eastAsia="Times New Roman" w:hAnsi="Times New Roman" w:cs="David"/>
          <w:sz w:val="26"/>
          <w:szCs w:val="24"/>
          <w:rtl/>
          <w:lang w:eastAsia="he-IL"/>
        </w:rPr>
      </w:pPr>
    </w:p>
    <w:p w14:paraId="5BC2F35E" w14:textId="77777777" w:rsidR="00232692" w:rsidRPr="00232692" w:rsidRDefault="00232692" w:rsidP="00232692">
      <w:pPr>
        <w:tabs>
          <w:tab w:val="right" w:pos="5960"/>
        </w:tabs>
        <w:spacing w:before="0" w:beforeAutospacing="0" w:after="0" w:afterAutospacing="0" w:line="240" w:lineRule="auto"/>
        <w:ind w:left="84" w:right="84" w:firstLine="5"/>
        <w:jc w:val="both"/>
        <w:rPr>
          <w:rFonts w:ascii="Times New Roman" w:eastAsia="Times New Roman" w:hAnsi="Times New Roman" w:cs="David"/>
          <w:sz w:val="26"/>
          <w:szCs w:val="24"/>
          <w:rtl/>
          <w:lang w:eastAsia="he-IL"/>
        </w:rPr>
      </w:pPr>
      <w:r w:rsidRPr="00232692">
        <w:rPr>
          <w:rFonts w:ascii="Times New Roman" w:eastAsia="Times New Roman" w:hAnsi="Times New Roman" w:cs="David"/>
          <w:sz w:val="26"/>
          <w:szCs w:val="24"/>
          <w:rtl/>
          <w:lang w:eastAsia="he-IL"/>
        </w:rPr>
        <w:t>למען הסר ספק יובהר כי מסמך זה מהווה השלמה והבהרה לנספח ב' ובכל מקרה אינו גורע ממנו.</w:t>
      </w:r>
    </w:p>
    <w:p w14:paraId="60FF4DD7"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3D5A1223"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4376AB2C"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3A918463"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7B9095CA"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74CF5FB0"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5296E623"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0207A8A8"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7ADDE3A2"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2D72BD4F"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25D5490E"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02607143"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48E5BC47"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3074DEB1"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0E8FF030"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42FE2AA5"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2BB6C12D"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1D1DAEE5"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16CB4EFA"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10A180C0"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1ED4F482"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6AB4DFE3"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37FDFE4D"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2611ACF6"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0F251CCE"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1DCED099"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2225352E"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0875F703"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3091E4A4"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67FD240B"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755CAA3C"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7EFBC3BE"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1B914B48"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3001DB5B"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5248EF80"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5318D93D"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7B52EDE5"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377D6A3F"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6161B6B2"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7CAAB343"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3BAC010F"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50B16FB2"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4216D1EF"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0080A89A"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62D0C933"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7EC39EA3" w14:textId="77777777" w:rsidR="00B44D6B" w:rsidRDefault="00B44D6B"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r>
        <w:rPr>
          <w:rFonts w:ascii="Times New Roman" w:eastAsia="Times New Roman" w:hAnsi="Times New Roman" w:cs="David"/>
          <w:b/>
          <w:bCs/>
          <w:sz w:val="20"/>
          <w:szCs w:val="24"/>
          <w:highlight w:val="yellow"/>
          <w:u w:val="single"/>
          <w:rtl/>
          <w:lang w:eastAsia="he-IL"/>
        </w:rPr>
        <w:br w:type="page"/>
      </w:r>
    </w:p>
    <w:p w14:paraId="31A9DB36"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5C4B742B"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232692">
        <w:rPr>
          <w:rFonts w:ascii="Times New Roman" w:eastAsia="Times New Roman" w:hAnsi="Times New Roman" w:cs="David" w:hint="cs"/>
          <w:b/>
          <w:bCs/>
          <w:sz w:val="20"/>
          <w:szCs w:val="24"/>
          <w:u w:val="single"/>
          <w:rtl/>
          <w:lang w:eastAsia="he-IL"/>
        </w:rPr>
        <w:t xml:space="preserve">נספח </w:t>
      </w:r>
      <w:r w:rsidR="00573980">
        <w:rPr>
          <w:rFonts w:ascii="Times New Roman" w:eastAsia="Times New Roman" w:hAnsi="Times New Roman" w:cs="David" w:hint="cs"/>
          <w:b/>
          <w:bCs/>
          <w:sz w:val="20"/>
          <w:szCs w:val="24"/>
          <w:u w:val="single"/>
          <w:rtl/>
          <w:lang w:eastAsia="he-IL"/>
        </w:rPr>
        <w:t>"</w:t>
      </w:r>
      <w:r w:rsidRPr="00232692">
        <w:rPr>
          <w:rFonts w:ascii="Times New Roman" w:eastAsia="Times New Roman" w:hAnsi="Times New Roman" w:cs="David" w:hint="cs"/>
          <w:b/>
          <w:bCs/>
          <w:sz w:val="20"/>
          <w:szCs w:val="24"/>
          <w:u w:val="single"/>
          <w:rtl/>
          <w:lang w:eastAsia="he-IL"/>
        </w:rPr>
        <w:t>ח'</w:t>
      </w:r>
      <w:r w:rsidR="00573980">
        <w:rPr>
          <w:rFonts w:ascii="Times New Roman" w:eastAsia="Times New Roman" w:hAnsi="Times New Roman" w:cs="David" w:hint="cs"/>
          <w:b/>
          <w:bCs/>
          <w:sz w:val="20"/>
          <w:szCs w:val="24"/>
          <w:u w:val="single"/>
          <w:rtl/>
          <w:lang w:eastAsia="he-IL"/>
        </w:rPr>
        <w:t>'</w:t>
      </w:r>
    </w:p>
    <w:p w14:paraId="55B46F62" w14:textId="77777777" w:rsidR="00232692" w:rsidRPr="00232692" w:rsidRDefault="00232692" w:rsidP="00232692">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0621F3AC" w14:textId="77777777" w:rsidR="00232692" w:rsidRPr="00232692" w:rsidRDefault="00232692" w:rsidP="00232692">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232692">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5F8DC4A1" w14:textId="77777777" w:rsidR="00232692" w:rsidRPr="00232692" w:rsidRDefault="00232692" w:rsidP="00232692">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CBD48B3" w14:textId="77777777" w:rsidR="00232692" w:rsidRPr="00232692" w:rsidRDefault="00232692" w:rsidP="00232692">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49AF0AA" w14:textId="77777777" w:rsidR="00232692" w:rsidRPr="00232692" w:rsidRDefault="00232692" w:rsidP="00232692">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70F8A58" w14:textId="77777777" w:rsidR="00573980" w:rsidRPr="00B27B4C" w:rsidRDefault="00573980" w:rsidP="00573980">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לכבוד :</w:t>
      </w:r>
    </w:p>
    <w:p w14:paraId="1A3B0A9E" w14:textId="77777777" w:rsidR="00573980" w:rsidRPr="00B27B4C" w:rsidRDefault="00473325" w:rsidP="00573980">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1560314012"/>
          <w:placeholder>
            <w:docPart w:val="5D052253E77A48AD8644B6751A245AB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ins w:id="130" w:author="Kook Sec" w:date="2021-01-21T12:27:00Z">
            <w:r>
              <w:rPr>
                <w:rFonts w:ascii="Times New Roman" w:eastAsia="Times New Roman" w:hAnsi="Times New Roman" w:cs="David" w:hint="cs"/>
                <w:color w:val="008000"/>
                <w:sz w:val="24"/>
                <w:szCs w:val="24"/>
                <w:rtl/>
                <w:lang w:eastAsia="he-IL"/>
              </w:rPr>
              <w:t>א.מ. ישראל מגורים פיתוח בע"מ</w:t>
            </w:r>
            <w:r>
              <w:rPr>
                <w:rFonts w:ascii="Times New Roman" w:eastAsia="Times New Roman" w:hAnsi="Times New Roman" w:cs="David" w:hint="cs"/>
                <w:color w:val="008000"/>
                <w:sz w:val="24"/>
                <w:szCs w:val="24"/>
                <w:rtl/>
                <w:lang w:eastAsia="he-IL"/>
              </w:rPr>
              <w:br/>
              <w:t>יוני נתניהו 1 ג' אור יהודה</w:t>
            </w:r>
            <w:r>
              <w:rPr>
                <w:rFonts w:ascii="Times New Roman" w:eastAsia="Times New Roman" w:hAnsi="Times New Roman" w:cs="David" w:hint="cs"/>
                <w:color w:val="008000"/>
                <w:sz w:val="24"/>
                <w:szCs w:val="24"/>
                <w:rtl/>
                <w:lang w:eastAsia="he-IL"/>
              </w:rPr>
              <w:br/>
              <w:t xml:space="preserve">513313148     </w:t>
            </w:r>
          </w:ins>
        </w:sdtContent>
      </w:sdt>
      <w:r w:rsidR="00573980" w:rsidRPr="00B27B4C">
        <w:rPr>
          <w:rFonts w:ascii="Times New Roman" w:eastAsia="Times New Roman" w:hAnsi="Times New Roman" w:cs="David" w:hint="cs"/>
          <w:color w:val="008000"/>
          <w:sz w:val="24"/>
          <w:szCs w:val="24"/>
          <w:rtl/>
          <w:lang w:eastAsia="he-IL"/>
        </w:rPr>
        <w:br/>
      </w:r>
      <w:r w:rsidR="00573980" w:rsidRPr="00B27B4C">
        <w:rPr>
          <w:rFonts w:ascii="Times New Roman" w:eastAsia="Times New Roman" w:hAnsi="Times New Roman" w:cs="David" w:hint="cs"/>
          <w:sz w:val="24"/>
          <w:szCs w:val="24"/>
          <w:rtl/>
          <w:lang w:eastAsia="he-IL"/>
        </w:rPr>
        <w:t>(</w:t>
      </w:r>
      <w:r w:rsidR="00573980" w:rsidRPr="009E0EE6">
        <w:rPr>
          <w:rFonts w:ascii="Times New Roman" w:eastAsia="Times New Roman" w:hAnsi="Times New Roman" w:cs="David" w:hint="cs"/>
          <w:sz w:val="24"/>
          <w:szCs w:val="24"/>
          <w:rtl/>
          <w:lang w:eastAsia="he-IL"/>
        </w:rPr>
        <w:t>המזמין)</w:t>
      </w:r>
    </w:p>
    <w:p w14:paraId="66130F29" w14:textId="77777777" w:rsidR="00573980" w:rsidRPr="00B27B4C" w:rsidRDefault="00573980" w:rsidP="00573980">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043987D7" w14:textId="77777777" w:rsidR="00573980" w:rsidRPr="00B27B4C" w:rsidRDefault="00573980" w:rsidP="00573980">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2E1D04D2" w14:textId="77777777" w:rsidR="00573980" w:rsidRPr="00B27B4C" w:rsidRDefault="00573980" w:rsidP="00573980">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2A4EAB3B" w14:textId="77777777" w:rsidR="00573980" w:rsidRPr="00B27B4C" w:rsidRDefault="00573980" w:rsidP="00573980">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270BC017" w14:textId="36E4ABD4" w:rsidR="00573980" w:rsidRPr="00B27B4C" w:rsidRDefault="00573980" w:rsidP="00573980">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B27B4C">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hint="cs"/>
            <w:bCs/>
            <w:color w:val="008000"/>
            <w:sz w:val="24"/>
            <w:szCs w:val="24"/>
            <w:rtl/>
            <w:lang w:eastAsia="he-IL"/>
          </w:rPr>
          <w:alias w:val="שם ספק"/>
          <w:tag w:val="cntSupllierName"/>
          <w:id w:val="-178813011"/>
          <w:placeholder>
            <w:docPart w:val="8BF4C69D8D6440D191697207663327F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131" w:author="Kook Sec" w:date="2021-01-21T12:40:00Z">
            <w:r w:rsidR="00480E32">
              <w:rPr>
                <w:rFonts w:ascii="Times New Roman" w:eastAsia="Times New Roman" w:hAnsi="Times New Roman" w:cs="David" w:hint="cs"/>
                <w:bCs/>
                <w:color w:val="008000"/>
                <w:sz w:val="24"/>
                <w:szCs w:val="24"/>
                <w:rtl/>
                <w:lang w:eastAsia="he-IL"/>
              </w:rPr>
              <w:t xml:space="preserve"> סביבות ייעוץ ותכנון בע"מ</w:t>
            </w:r>
          </w:ins>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1771C1B277284018BD053071C6C1906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ins w:id="132" w:author="Kook Sec" w:date="2021-01-21T12:31:00Z">
            <w:r w:rsidR="00473325">
              <w:rPr>
                <w:rFonts w:ascii="Times New Roman" w:eastAsia="Times New Roman" w:hAnsi="Times New Roman" w:cs="David"/>
                <w:color w:val="008000"/>
                <w:sz w:val="24"/>
                <w:szCs w:val="24"/>
                <w:rtl/>
                <w:lang w:eastAsia="he-IL"/>
              </w:rPr>
              <w:t>מורדות ארנונה</w:t>
            </w:r>
          </w:ins>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בקשר עם</w:t>
      </w:r>
      <w:r w:rsidRPr="00B27B4C">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866D74F11B704502A54BC714C3EDC01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Content>
          <w:r w:rsidRPr="00ED6C9C">
            <w:rPr>
              <w:rStyle w:val="a7"/>
              <w:color w:val="00B0F0"/>
              <w:rtl/>
            </w:rPr>
            <w:t>[תיאור עבודה]</w:t>
          </w:r>
        </w:sdtContent>
      </w:sdt>
      <w:r w:rsidRPr="00B27B4C">
        <w:rPr>
          <w:rFonts w:ascii="Times New Roman" w:eastAsia="Times New Roman" w:hAnsi="Times New Roman" w:cs="David" w:hint="cs"/>
          <w:sz w:val="24"/>
          <w:szCs w:val="24"/>
          <w:rtl/>
          <w:lang w:eastAsia="he-IL"/>
        </w:rPr>
        <w:t>, מאשר בזאת שהעבודות הנ"ל בוצעו והושלמו בהתאם להנחיותי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לתכניותי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בהתאם</w:t>
      </w:r>
      <w:r w:rsidRPr="00B27B4C">
        <w:rPr>
          <w:rFonts w:ascii="Times New Roman" w:eastAsia="Times New Roman" w:hAnsi="Times New Roman" w:cs="David" w:hint="cs"/>
          <w:sz w:val="20"/>
          <w:szCs w:val="24"/>
          <w:rtl/>
          <w:lang w:eastAsia="he-IL"/>
        </w:rPr>
        <w:t xml:space="preserve"> לתקנים מחייבים ולשביעות רצוני.</w:t>
      </w:r>
    </w:p>
    <w:p w14:paraId="08D4FB0A" w14:textId="77777777" w:rsidR="00232692" w:rsidRPr="00232692" w:rsidRDefault="00232692" w:rsidP="00232692">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DAF6973" w14:textId="77777777" w:rsidR="00232692" w:rsidRPr="00232692" w:rsidRDefault="00232692" w:rsidP="00232692">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D6D512B" w14:textId="77777777" w:rsidR="00232692" w:rsidRPr="00232692" w:rsidRDefault="00232692" w:rsidP="00232692">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5CFCA24" w14:textId="77777777" w:rsidR="00232692" w:rsidRPr="00232692" w:rsidRDefault="00232692" w:rsidP="00232692">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F8ABA17" w14:textId="77777777" w:rsidR="00232692" w:rsidRDefault="00232692" w:rsidP="00232692">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232692">
        <w:rPr>
          <w:rFonts w:ascii="Times New Roman" w:eastAsia="Times New Roman" w:hAnsi="Times New Roman" w:cs="David" w:hint="cs"/>
          <w:sz w:val="20"/>
          <w:szCs w:val="24"/>
          <w:rtl/>
          <w:lang w:eastAsia="he-IL"/>
        </w:rPr>
        <w:t xml:space="preserve">                                                                                      בכבוד רב,</w:t>
      </w:r>
    </w:p>
    <w:p w14:paraId="3811FD97" w14:textId="77777777" w:rsidR="00573980" w:rsidRDefault="00573980" w:rsidP="00232692">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53A5FCD" w14:textId="77777777" w:rsidR="00573980" w:rsidRDefault="00573980" w:rsidP="00232692">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B79FC0F" w14:textId="77777777" w:rsidR="00573980" w:rsidRDefault="00573980" w:rsidP="00232692">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1C7BB52" w14:textId="77777777" w:rsidR="00573980" w:rsidRDefault="00573980" w:rsidP="00573980">
      <w:pPr>
        <w:widowControl w:val="0"/>
        <w:tabs>
          <w:tab w:val="center" w:pos="6920"/>
        </w:tabs>
        <w:spacing w:before="0" w:beforeAutospacing="0" w:after="0" w:afterAutospacing="0" w:line="240" w:lineRule="auto"/>
        <w:ind w:right="84"/>
        <w:jc w:val="both"/>
        <w:rPr>
          <w:rFonts w:ascii="Times New Roman" w:eastAsia="Times New Roman" w:hAnsi="Times New Roman" w:cs="David"/>
          <w:sz w:val="20"/>
          <w:szCs w:val="24"/>
          <w:rtl/>
          <w:lang w:eastAsia="he-IL"/>
        </w:rPr>
      </w:pPr>
    </w:p>
    <w:p w14:paraId="0669F389" w14:textId="77777777" w:rsidR="00573980" w:rsidRPr="00232692" w:rsidRDefault="00573980" w:rsidP="00573980">
      <w:pPr>
        <w:widowControl w:val="0"/>
        <w:tabs>
          <w:tab w:val="center" w:pos="6920"/>
        </w:tabs>
        <w:spacing w:before="0" w:beforeAutospacing="0" w:after="0" w:afterAutospacing="0" w:line="240" w:lineRule="auto"/>
        <w:ind w:left="5040" w:right="84"/>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______________________</w:t>
      </w:r>
    </w:p>
    <w:p w14:paraId="29B091D5" w14:textId="24867294" w:rsidR="00232692" w:rsidRPr="00232692" w:rsidRDefault="00473325" w:rsidP="00380332">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lang w:eastAsia="he-IL"/>
        </w:rPr>
      </w:pPr>
      <w:sdt>
        <w:sdtPr>
          <w:rPr>
            <w:rFonts w:ascii="Times New Roman" w:eastAsia="Times New Roman" w:hAnsi="Times New Roman" w:cs="David"/>
            <w:color w:val="008000"/>
            <w:sz w:val="24"/>
            <w:szCs w:val="24"/>
            <w:rtl/>
            <w:lang w:eastAsia="he-IL"/>
          </w:rPr>
          <w:alias w:val="שם ספק"/>
          <w:tag w:val="cntSupllierName"/>
          <w:id w:val="191193898"/>
          <w:placeholder>
            <w:docPart w:val="C46DF9B135F5483BBC57500D8301B6A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133" w:author="Kook Sec" w:date="2021-01-21T12:40:00Z">
            <w:r w:rsidR="00480E32">
              <w:rPr>
                <w:rFonts w:ascii="Times New Roman" w:eastAsia="Times New Roman" w:hAnsi="Times New Roman" w:cs="David"/>
                <w:color w:val="008000"/>
                <w:sz w:val="24"/>
                <w:szCs w:val="24"/>
                <w:rtl/>
                <w:lang w:eastAsia="he-IL"/>
              </w:rPr>
              <w:t xml:space="preserve"> סביבות ייעוץ ותכנון בע"מ</w:t>
            </w:r>
          </w:ins>
        </w:sdtContent>
      </w:sdt>
    </w:p>
    <w:p w14:paraId="75D761A8" w14:textId="77777777" w:rsidR="00232692" w:rsidRPr="00232692" w:rsidRDefault="00232692" w:rsidP="00232692">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232692">
        <w:rPr>
          <w:rFonts w:ascii="Times New Roman" w:eastAsia="Times New Roman" w:hAnsi="Times New Roman" w:cs="David" w:hint="cs"/>
          <w:sz w:val="20"/>
          <w:szCs w:val="20"/>
          <w:rtl/>
          <w:lang w:eastAsia="he-IL"/>
        </w:rPr>
        <w:t xml:space="preserve">                </w:t>
      </w:r>
      <w:r w:rsidRPr="00232692">
        <w:rPr>
          <w:rFonts w:ascii="Times New Roman" w:eastAsia="Times New Roman" w:hAnsi="Times New Roman" w:cs="David" w:hint="cs"/>
          <w:sz w:val="20"/>
          <w:szCs w:val="20"/>
          <w:rtl/>
          <w:lang w:eastAsia="he-IL"/>
        </w:rPr>
        <w:tab/>
      </w:r>
      <w:r w:rsidRPr="00232692">
        <w:rPr>
          <w:rFonts w:ascii="Times New Roman" w:eastAsia="Times New Roman" w:hAnsi="Times New Roman" w:cs="David" w:hint="cs"/>
          <w:sz w:val="20"/>
          <w:szCs w:val="20"/>
          <w:rtl/>
          <w:lang w:eastAsia="he-IL"/>
        </w:rPr>
        <w:tab/>
      </w:r>
      <w:r w:rsidRPr="00232692">
        <w:rPr>
          <w:rFonts w:ascii="Times New Roman" w:eastAsia="Times New Roman" w:hAnsi="Times New Roman" w:cs="David" w:hint="cs"/>
          <w:sz w:val="20"/>
          <w:szCs w:val="20"/>
          <w:rtl/>
          <w:lang w:eastAsia="he-IL"/>
        </w:rPr>
        <w:tab/>
      </w:r>
      <w:r w:rsidRPr="00232692">
        <w:rPr>
          <w:rFonts w:ascii="Times New Roman" w:eastAsia="Times New Roman" w:hAnsi="Times New Roman" w:cs="David" w:hint="cs"/>
          <w:sz w:val="20"/>
          <w:szCs w:val="20"/>
          <w:rtl/>
          <w:lang w:eastAsia="he-IL"/>
        </w:rPr>
        <w:tab/>
      </w:r>
      <w:r w:rsidRPr="00232692">
        <w:rPr>
          <w:rFonts w:ascii="Times New Roman" w:eastAsia="Times New Roman" w:hAnsi="Times New Roman" w:cs="David" w:hint="cs"/>
          <w:sz w:val="20"/>
          <w:szCs w:val="20"/>
          <w:rtl/>
          <w:lang w:eastAsia="he-IL"/>
        </w:rPr>
        <w:tab/>
        <w:t xml:space="preserve">   </w:t>
      </w:r>
    </w:p>
    <w:p w14:paraId="62CA5C98" w14:textId="77777777" w:rsidR="00232692" w:rsidRPr="00232692" w:rsidRDefault="00232692" w:rsidP="00232692">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084F2916" w14:textId="77777777" w:rsidR="00232692" w:rsidRPr="00232692" w:rsidRDefault="00232692" w:rsidP="00232692">
      <w:pPr>
        <w:spacing w:before="0" w:beforeAutospacing="0" w:after="0" w:afterAutospacing="0" w:line="240" w:lineRule="auto"/>
        <w:ind w:left="567"/>
        <w:jc w:val="both"/>
        <w:rPr>
          <w:rFonts w:ascii="Times New Roman" w:eastAsia="Times New Roman" w:hAnsi="Times New Roman" w:cs="David"/>
          <w:sz w:val="16"/>
          <w:szCs w:val="16"/>
          <w:rtl/>
        </w:rPr>
      </w:pPr>
      <w:r w:rsidRPr="00232692">
        <w:rPr>
          <w:rFonts w:ascii="Times New Roman" w:eastAsia="Times New Roman" w:hAnsi="Times New Roman" w:cs="David" w:hint="cs"/>
          <w:sz w:val="20"/>
          <w:szCs w:val="20"/>
          <w:rtl/>
          <w:lang w:eastAsia="he-IL"/>
        </w:rPr>
        <w:br w:type="page"/>
      </w:r>
    </w:p>
    <w:p w14:paraId="5FE7D9C0" w14:textId="77777777" w:rsidR="00232692" w:rsidRPr="00232692" w:rsidRDefault="00232692" w:rsidP="00232692">
      <w:pPr>
        <w:spacing w:before="0" w:beforeAutospacing="0" w:after="0" w:afterAutospacing="0" w:line="240" w:lineRule="auto"/>
        <w:ind w:left="567"/>
        <w:jc w:val="both"/>
        <w:rPr>
          <w:rFonts w:ascii="Times New Roman" w:eastAsia="Times New Roman" w:hAnsi="Times New Roman" w:cs="David"/>
          <w:sz w:val="16"/>
          <w:szCs w:val="16"/>
          <w:rtl/>
        </w:rPr>
      </w:pPr>
    </w:p>
    <w:p w14:paraId="5C9993C2" w14:textId="77777777" w:rsidR="00232692" w:rsidRPr="00232692" w:rsidRDefault="00232692" w:rsidP="00232692">
      <w:pPr>
        <w:spacing w:before="0" w:beforeAutospacing="0" w:after="0" w:afterAutospacing="0" w:line="240" w:lineRule="auto"/>
        <w:ind w:left="567"/>
        <w:jc w:val="both"/>
        <w:rPr>
          <w:rFonts w:ascii="Times New Roman" w:eastAsia="Times New Roman" w:hAnsi="Times New Roman" w:cs="David"/>
          <w:sz w:val="16"/>
          <w:szCs w:val="16"/>
          <w:rtl/>
        </w:rPr>
      </w:pPr>
    </w:p>
    <w:p w14:paraId="0AC660BB" w14:textId="77777777" w:rsidR="00232692" w:rsidRPr="00232692" w:rsidRDefault="00232692" w:rsidP="00232692">
      <w:pPr>
        <w:spacing w:before="0" w:beforeAutospacing="0" w:after="0" w:afterAutospacing="0" w:line="240" w:lineRule="auto"/>
        <w:ind w:left="567"/>
        <w:jc w:val="both"/>
        <w:rPr>
          <w:rFonts w:ascii="Times New Roman" w:eastAsia="Times New Roman" w:hAnsi="Times New Roman" w:cs="David"/>
          <w:sz w:val="16"/>
          <w:szCs w:val="16"/>
          <w:rtl/>
        </w:rPr>
      </w:pPr>
    </w:p>
    <w:p w14:paraId="7779A4F2" w14:textId="77777777" w:rsidR="00232692" w:rsidRPr="00232692" w:rsidRDefault="00232692" w:rsidP="00232692">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232692">
        <w:rPr>
          <w:rFonts w:ascii="Times New Roman" w:eastAsia="Times New Roman" w:hAnsi="Times New Roman" w:cs="David" w:hint="cs"/>
          <w:b/>
          <w:bCs/>
          <w:sz w:val="24"/>
          <w:szCs w:val="24"/>
          <w:u w:val="single"/>
          <w:rtl/>
          <w:lang w:eastAsia="he-IL"/>
        </w:rPr>
        <w:t xml:space="preserve">נספח </w:t>
      </w:r>
      <w:r w:rsidR="00150FD5">
        <w:rPr>
          <w:rFonts w:ascii="Times New Roman" w:eastAsia="Times New Roman" w:hAnsi="Times New Roman" w:cs="David" w:hint="cs"/>
          <w:b/>
          <w:bCs/>
          <w:sz w:val="24"/>
          <w:szCs w:val="24"/>
          <w:u w:val="single"/>
          <w:rtl/>
          <w:lang w:eastAsia="he-IL"/>
        </w:rPr>
        <w:t>"</w:t>
      </w:r>
      <w:r w:rsidRPr="00232692">
        <w:rPr>
          <w:rFonts w:ascii="Times New Roman" w:eastAsia="Times New Roman" w:hAnsi="Times New Roman" w:cs="David" w:hint="cs"/>
          <w:b/>
          <w:bCs/>
          <w:sz w:val="24"/>
          <w:szCs w:val="24"/>
          <w:u w:val="single"/>
          <w:rtl/>
          <w:lang w:eastAsia="he-IL"/>
        </w:rPr>
        <w:t>ט'</w:t>
      </w:r>
      <w:r w:rsidR="00150FD5">
        <w:rPr>
          <w:rFonts w:ascii="Times New Roman" w:eastAsia="Times New Roman" w:hAnsi="Times New Roman" w:cs="David" w:hint="cs"/>
          <w:b/>
          <w:bCs/>
          <w:sz w:val="24"/>
          <w:szCs w:val="24"/>
          <w:u w:val="single"/>
          <w:rtl/>
          <w:lang w:eastAsia="he-IL"/>
        </w:rPr>
        <w:t>'</w:t>
      </w:r>
      <w:r w:rsidRPr="00232692">
        <w:rPr>
          <w:rFonts w:ascii="Times New Roman" w:eastAsia="Times New Roman" w:hAnsi="Times New Roman" w:cs="David" w:hint="cs"/>
          <w:b/>
          <w:bCs/>
          <w:sz w:val="24"/>
          <w:szCs w:val="24"/>
          <w:u w:val="single"/>
          <w:rtl/>
          <w:lang w:eastAsia="he-IL"/>
        </w:rPr>
        <w:t xml:space="preserve"> </w:t>
      </w:r>
    </w:p>
    <w:p w14:paraId="10B9CEE7" w14:textId="77777777" w:rsidR="00232692" w:rsidRPr="00232692" w:rsidRDefault="00232692" w:rsidP="00232692">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4343387A" w14:textId="77777777" w:rsidR="00573980" w:rsidRPr="00B27B4C" w:rsidRDefault="00573980" w:rsidP="00573980">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B27B4C">
        <w:rPr>
          <w:rFonts w:ascii="Times New Roman" w:eastAsia="Times New Roman" w:hAnsi="Times New Roman" w:cs="David" w:hint="cs"/>
          <w:b/>
          <w:bCs/>
          <w:sz w:val="24"/>
          <w:szCs w:val="24"/>
          <w:u w:val="single"/>
          <w:rtl/>
          <w:lang w:eastAsia="he-IL"/>
        </w:rPr>
        <w:t xml:space="preserve">דוגמא לנוסח הצהרת </w:t>
      </w:r>
      <w:r w:rsidR="0068779F">
        <w:rPr>
          <w:rFonts w:ascii="Times New Roman" w:eastAsia="Times New Roman" w:hAnsi="Times New Roman" w:cs="David" w:hint="cs"/>
          <w:b/>
          <w:bCs/>
          <w:sz w:val="24"/>
          <w:szCs w:val="24"/>
          <w:u w:val="single"/>
          <w:rtl/>
          <w:lang w:eastAsia="he-IL"/>
        </w:rPr>
        <w:t>היועץ</w:t>
      </w:r>
      <w:r w:rsidRPr="00B27B4C">
        <w:rPr>
          <w:rFonts w:ascii="Times New Roman" w:eastAsia="Times New Roman" w:hAnsi="Times New Roman" w:cs="David" w:hint="cs"/>
          <w:b/>
          <w:bCs/>
          <w:sz w:val="24"/>
          <w:szCs w:val="24"/>
          <w:u w:val="single"/>
          <w:rtl/>
          <w:lang w:eastAsia="he-IL"/>
        </w:rPr>
        <w:t xml:space="preserve"> בדבר היעדר תביעות</w:t>
      </w:r>
    </w:p>
    <w:p w14:paraId="04DA81E2" w14:textId="77777777" w:rsidR="00573980" w:rsidRPr="00B27B4C" w:rsidRDefault="00573980" w:rsidP="00573980">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4DB55B3F" w14:textId="77777777" w:rsidR="00573980" w:rsidRPr="00B27B4C" w:rsidRDefault="00573980" w:rsidP="00573980">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color w:val="000000"/>
          <w:sz w:val="24"/>
          <w:szCs w:val="24"/>
          <w:rtl/>
          <w:lang w:eastAsia="he-IL"/>
        </w:rPr>
        <w:tab/>
      </w:r>
      <w:r w:rsidRPr="00B27B4C">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hint="cs"/>
            <w:color w:val="008000"/>
            <w:sz w:val="24"/>
            <w:szCs w:val="24"/>
            <w:rtl/>
            <w:lang w:eastAsia="he-IL"/>
          </w:rPr>
          <w:alias w:val="צד א בחוזה"/>
          <w:tag w:val="cntTzadA"/>
          <w:id w:val="1384523153"/>
          <w:placeholder>
            <w:docPart w:val="2322B5C7E3A847A78FA6BDB1138D7C1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Content>
          <w:ins w:id="134" w:author="Kook Sec" w:date="2021-01-21T12:27:00Z">
            <w:r w:rsidR="00473325">
              <w:rPr>
                <w:rFonts w:ascii="Times New Roman" w:eastAsia="Times New Roman" w:hAnsi="Times New Roman" w:cs="David" w:hint="cs"/>
                <w:color w:val="008000"/>
                <w:sz w:val="24"/>
                <w:szCs w:val="24"/>
                <w:rtl/>
                <w:lang w:eastAsia="he-IL"/>
              </w:rPr>
              <w:t>א.מ. ישראל מגורים פיתוח בע"מ</w:t>
            </w:r>
            <w:r w:rsidR="00473325">
              <w:rPr>
                <w:rFonts w:ascii="Times New Roman" w:eastAsia="Times New Roman" w:hAnsi="Times New Roman" w:cs="David" w:hint="cs"/>
                <w:color w:val="008000"/>
                <w:sz w:val="24"/>
                <w:szCs w:val="24"/>
                <w:rtl/>
                <w:lang w:eastAsia="he-IL"/>
              </w:rPr>
              <w:br/>
              <w:t>יוני נתניהו 1 ג' אור יהודה</w:t>
            </w:r>
            <w:r w:rsidR="00473325">
              <w:rPr>
                <w:rFonts w:ascii="Times New Roman" w:eastAsia="Times New Roman" w:hAnsi="Times New Roman" w:cs="David" w:hint="cs"/>
                <w:color w:val="008000"/>
                <w:sz w:val="24"/>
                <w:szCs w:val="24"/>
                <w:rtl/>
                <w:lang w:eastAsia="he-IL"/>
              </w:rPr>
              <w:br/>
              <w:t xml:space="preserve">513313148     </w:t>
            </w:r>
          </w:ins>
        </w:sdtContent>
      </w:sdt>
    </w:p>
    <w:p w14:paraId="417A56CE" w14:textId="77777777" w:rsidR="00573980" w:rsidRPr="00B27B4C" w:rsidRDefault="00573980" w:rsidP="0057398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D60EB4A" w14:textId="77777777" w:rsidR="00573980" w:rsidRPr="00B27B4C" w:rsidRDefault="00573980" w:rsidP="0057398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roofErr w:type="spellStart"/>
      <w:r w:rsidRPr="00B27B4C">
        <w:rPr>
          <w:rFonts w:ascii="Times New Roman" w:eastAsia="Times New Roman" w:hAnsi="Times New Roman" w:cs="David" w:hint="cs"/>
          <w:sz w:val="24"/>
          <w:szCs w:val="24"/>
          <w:rtl/>
          <w:lang w:eastAsia="he-IL"/>
        </w:rPr>
        <w:t>ג.א.נ</w:t>
      </w:r>
      <w:proofErr w:type="spellEnd"/>
      <w:r w:rsidRPr="00B27B4C">
        <w:rPr>
          <w:rFonts w:ascii="Times New Roman" w:eastAsia="Times New Roman" w:hAnsi="Times New Roman" w:cs="David" w:hint="cs"/>
          <w:sz w:val="24"/>
          <w:szCs w:val="24"/>
          <w:rtl/>
          <w:lang w:eastAsia="he-IL"/>
        </w:rPr>
        <w:t>.,</w:t>
      </w:r>
    </w:p>
    <w:p w14:paraId="5A2F302D" w14:textId="77777777" w:rsidR="00573980" w:rsidRPr="00B27B4C" w:rsidRDefault="00573980" w:rsidP="0057398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F581453" w14:textId="77777777" w:rsidR="00573980" w:rsidRPr="00B27B4C" w:rsidRDefault="00573980" w:rsidP="0057398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אנו הח"מ מצהירים בזאת שעם קבלת סך של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ש"ח (</w:t>
      </w:r>
      <w:proofErr w:type="spellStart"/>
      <w:r w:rsidRPr="00B27B4C">
        <w:rPr>
          <w:rFonts w:ascii="Times New Roman" w:eastAsia="Times New Roman" w:hAnsi="Times New Roman" w:cs="David" w:hint="cs"/>
          <w:sz w:val="24"/>
          <w:szCs w:val="24"/>
          <w:rtl/>
          <w:lang w:eastAsia="he-IL"/>
        </w:rPr>
        <w:t>להלן:"</w:t>
      </w:r>
      <w:r w:rsidRPr="00B27B4C">
        <w:rPr>
          <w:rFonts w:ascii="Times New Roman" w:eastAsia="Times New Roman" w:hAnsi="Times New Roman" w:cs="David" w:hint="cs"/>
          <w:b/>
          <w:bCs/>
          <w:sz w:val="24"/>
          <w:szCs w:val="24"/>
          <w:rtl/>
          <w:lang w:eastAsia="he-IL"/>
        </w:rPr>
        <w:t>היתרה</w:t>
      </w:r>
      <w:proofErr w:type="spellEnd"/>
      <w:r w:rsidRPr="00B27B4C">
        <w:rPr>
          <w:rFonts w:ascii="Times New Roman" w:eastAsia="Times New Roman" w:hAnsi="Times New Roman" w:cs="David" w:hint="cs"/>
          <w:b/>
          <w:bCs/>
          <w:sz w:val="24"/>
          <w:szCs w:val="24"/>
          <w:rtl/>
          <w:lang w:eastAsia="he-IL"/>
        </w:rPr>
        <w:t xml:space="preserve"> הסופית</w:t>
      </w:r>
      <w:r w:rsidRPr="00B27B4C">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BD1062415D87444BAEB9A4AF02DD044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ins w:id="135" w:author="Kook Sec" w:date="2021-01-21T12:31:00Z">
            <w:r w:rsidR="00473325">
              <w:rPr>
                <w:rFonts w:ascii="Times New Roman" w:eastAsia="Times New Roman" w:hAnsi="Times New Roman" w:cs="David" w:hint="cs"/>
                <w:color w:val="008000"/>
                <w:sz w:val="24"/>
                <w:szCs w:val="24"/>
                <w:rtl/>
                <w:lang w:eastAsia="he-IL"/>
              </w:rPr>
              <w:t>מורדות ארנונה</w:t>
            </w:r>
          </w:ins>
        </w:sdtContent>
      </w:sdt>
      <w:r w:rsidRPr="00B27B4C">
        <w:rPr>
          <w:rFonts w:ascii="Times New Roman" w:eastAsia="Times New Roman" w:hAnsi="Times New Roman" w:cs="David" w:hint="cs"/>
          <w:sz w:val="24"/>
          <w:szCs w:val="24"/>
          <w:rtl/>
          <w:lang w:eastAsia="he-IL"/>
        </w:rPr>
        <w:t xml:space="preserve"> עפ"י חוזה מיום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D865E51C35B74FFBAABAA890ACA92AD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ED6C9C">
            <w:rPr>
              <w:rStyle w:val="a7"/>
              <w:color w:val="00B0F0"/>
              <w:rtl/>
            </w:rPr>
            <w:t>[תאריך חתימת חוזה]</w:t>
          </w:r>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או עבור חלקן כמפורט להלן:</w:t>
      </w:r>
    </w:p>
    <w:p w14:paraId="51109628" w14:textId="77777777" w:rsidR="00573980" w:rsidRPr="00B27B4C" w:rsidRDefault="00573980" w:rsidP="0057398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045D6CDA" w14:textId="77777777" w:rsidR="00573980" w:rsidRPr="00B27B4C" w:rsidRDefault="00573980" w:rsidP="0057398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F25A564" w14:textId="77777777" w:rsidR="00573980" w:rsidRPr="00B27B4C" w:rsidRDefault="00573980" w:rsidP="0057398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324697AA" w14:textId="77777777" w:rsidR="00573980" w:rsidRPr="00B27B4C" w:rsidRDefault="00573980" w:rsidP="0057398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59352049" w14:textId="77777777" w:rsidR="00573980" w:rsidRPr="00B27B4C" w:rsidRDefault="00573980" w:rsidP="0057398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6246DF4" w14:textId="77777777" w:rsidR="00573980" w:rsidRPr="00B27B4C" w:rsidRDefault="00573980" w:rsidP="0057398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1E9B16E3" w14:textId="77777777" w:rsidR="00573980" w:rsidRPr="00B27B4C" w:rsidRDefault="00573980" w:rsidP="0057398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EC9D5DC" w14:textId="77777777" w:rsidR="00573980" w:rsidRPr="00B27B4C" w:rsidRDefault="00573980" w:rsidP="0057398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601E3921" w14:textId="77777777" w:rsidR="00573980" w:rsidRPr="00B27B4C" w:rsidRDefault="00573980" w:rsidP="0057398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2828986" w14:textId="77777777" w:rsidR="00573980" w:rsidRPr="00B27B4C" w:rsidRDefault="00573980" w:rsidP="00573980">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64E287AF" w14:textId="77777777" w:rsidR="00573980" w:rsidRPr="00B27B4C" w:rsidRDefault="00573980" w:rsidP="0057398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ולראיה באנו על החתום:</w:t>
      </w:r>
    </w:p>
    <w:p w14:paraId="617C32A5" w14:textId="77777777" w:rsidR="00573980" w:rsidRPr="00B27B4C" w:rsidRDefault="00573980" w:rsidP="0057398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4AFCE43" w14:textId="77777777" w:rsidR="00573980" w:rsidRPr="00B27B4C" w:rsidRDefault="00573980" w:rsidP="0057398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היום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לחודש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לשנה _________</w:t>
      </w:r>
    </w:p>
    <w:p w14:paraId="1788D6E1" w14:textId="77777777" w:rsidR="00573980" w:rsidRPr="00B27B4C" w:rsidRDefault="00573980" w:rsidP="00573980">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77A836FF" w14:textId="77777777" w:rsidR="00573980" w:rsidRDefault="00573980" w:rsidP="00573980">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חתימה וחותמת </w:t>
      </w:r>
      <w:r w:rsidR="0068779F">
        <w:rPr>
          <w:rFonts w:ascii="Times New Roman" w:eastAsia="Times New Roman" w:hAnsi="Times New Roman" w:cs="David" w:hint="cs"/>
          <w:sz w:val="24"/>
          <w:szCs w:val="24"/>
          <w:rtl/>
          <w:lang w:eastAsia="he-IL"/>
        </w:rPr>
        <w:t>היועץ</w:t>
      </w:r>
      <w:r w:rsidRPr="00B27B4C">
        <w:rPr>
          <w:rFonts w:ascii="Times New Roman" w:eastAsia="Times New Roman" w:hAnsi="Times New Roman" w:cs="David" w:hint="cs"/>
          <w:sz w:val="24"/>
          <w:szCs w:val="24"/>
          <w:rtl/>
          <w:lang w:eastAsia="he-IL"/>
        </w:rPr>
        <w:t>:</w:t>
      </w:r>
    </w:p>
    <w:p w14:paraId="0B52DCDC" w14:textId="77777777" w:rsidR="00573980" w:rsidRDefault="00573980" w:rsidP="00573980">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p>
    <w:p w14:paraId="04EFA018" w14:textId="77777777" w:rsidR="00573980" w:rsidRDefault="00573980" w:rsidP="00573980">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Pr>
          <w:rFonts w:ascii="Times New Roman" w:eastAsia="Times New Roman" w:hAnsi="Times New Roman" w:cs="David" w:hint="cs"/>
          <w:color w:val="00B0F0"/>
          <w:sz w:val="24"/>
          <w:szCs w:val="24"/>
          <w:u w:val="single"/>
          <w:rtl/>
          <w:lang w:eastAsia="he-IL"/>
        </w:rPr>
        <w:t xml:space="preserve">       </w:t>
      </w:r>
      <w:r w:rsidRPr="00E319B9">
        <w:rPr>
          <w:rFonts w:ascii="Times New Roman" w:eastAsia="Times New Roman" w:hAnsi="Times New Roman" w:cs="David" w:hint="cs"/>
          <w:color w:val="00B0F0"/>
          <w:sz w:val="24"/>
          <w:szCs w:val="24"/>
          <w:u w:val="single"/>
          <w:rtl/>
          <w:lang w:eastAsia="he-IL"/>
        </w:rPr>
        <w:t xml:space="preserve"> </w:t>
      </w:r>
      <w:r>
        <w:rPr>
          <w:rFonts w:ascii="Times New Roman" w:eastAsia="Times New Roman" w:hAnsi="Times New Roman" w:cs="David" w:hint="cs"/>
          <w:color w:val="00B0F0"/>
          <w:sz w:val="24"/>
          <w:szCs w:val="24"/>
          <w:u w:val="single"/>
          <w:rtl/>
          <w:lang w:eastAsia="he-IL"/>
        </w:rPr>
        <w:t xml:space="preserve">          </w:t>
      </w:r>
    </w:p>
    <w:p w14:paraId="77DD66B9" w14:textId="77777777" w:rsidR="00573980" w:rsidRPr="009130F0" w:rsidDel="00480E32" w:rsidRDefault="00573980" w:rsidP="00573980">
      <w:pPr>
        <w:widowControl w:val="0"/>
        <w:spacing w:before="0" w:beforeAutospacing="0" w:after="0" w:afterAutospacing="0" w:line="240" w:lineRule="auto"/>
        <w:ind w:left="4435" w:hanging="71"/>
        <w:rPr>
          <w:del w:id="136" w:author="Kook Sec" w:date="2021-01-21T12:40:00Z"/>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_____________________</w:t>
      </w:r>
      <w:bookmarkStart w:id="137" w:name="_GoBack"/>
      <w:r w:rsidRPr="009130F0">
        <w:rPr>
          <w:rFonts w:ascii="Times New Roman" w:eastAsia="Times New Roman" w:hAnsi="Times New Roman" w:cs="David" w:hint="cs"/>
          <w:sz w:val="24"/>
          <w:szCs w:val="24"/>
          <w:rtl/>
          <w:lang w:eastAsia="he-IL"/>
        </w:rPr>
        <w:t>__</w:t>
      </w:r>
      <w:del w:id="138" w:author="Kook Sec" w:date="2021-01-21T12:40:00Z">
        <w:r w:rsidRPr="009130F0" w:rsidDel="00480E32">
          <w:rPr>
            <w:rFonts w:ascii="Times New Roman" w:eastAsia="Times New Roman" w:hAnsi="Times New Roman" w:cs="David" w:hint="cs"/>
            <w:sz w:val="24"/>
            <w:szCs w:val="24"/>
            <w:rtl/>
            <w:lang w:eastAsia="he-IL"/>
          </w:rPr>
          <w:delText xml:space="preserve"> </w:delText>
        </w:r>
      </w:del>
    </w:p>
    <w:p w14:paraId="03BAB548" w14:textId="6AC10685" w:rsidR="00573980" w:rsidRPr="009130F0" w:rsidRDefault="00573980" w:rsidP="00480E32">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Change w:id="139" w:author="Kook Sec" w:date="2021-01-21T12:40:00Z">
          <w:pPr>
            <w:widowControl w:val="0"/>
            <w:spacing w:before="0" w:beforeAutospacing="0" w:after="0" w:afterAutospacing="0" w:line="240" w:lineRule="auto"/>
            <w:ind w:left="4435" w:hanging="71"/>
          </w:pPr>
        </w:pPrChange>
      </w:pPr>
      <w:del w:id="140" w:author="Kook Sec" w:date="2021-01-21T12:40:00Z">
        <w:r w:rsidRPr="009130F0" w:rsidDel="00480E32">
          <w:rPr>
            <w:rFonts w:ascii="Times New Roman" w:eastAsia="Times New Roman" w:hAnsi="Times New Roman" w:cs="David" w:hint="cs"/>
            <w:color w:val="00B0F0"/>
            <w:sz w:val="24"/>
            <w:szCs w:val="24"/>
            <w:rtl/>
            <w:lang w:eastAsia="he-IL"/>
          </w:rPr>
          <w:delText xml:space="preserve">  </w:delText>
        </w:r>
      </w:del>
      <w:r w:rsidRPr="009130F0">
        <w:rPr>
          <w:rFonts w:ascii="Times New Roman" w:eastAsia="Times New Roman" w:hAnsi="Times New Roman" w:cs="David" w:hint="cs"/>
          <w:color w:val="00B0F0"/>
          <w:sz w:val="24"/>
          <w:szCs w:val="24"/>
          <w:rtl/>
          <w:lang w:eastAsia="he-IL"/>
        </w:rPr>
        <w:t xml:space="preserve">   </w:t>
      </w:r>
      <w:bookmarkEnd w:id="137"/>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2047172593"/>
          <w:placeholder>
            <w:docPart w:val="F761491380D749FDAF62771303413A9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ins w:id="141" w:author="Kook Sec" w:date="2021-01-21T12:40:00Z">
            <w:r w:rsidR="00480E32">
              <w:rPr>
                <w:rFonts w:ascii="Times New Roman" w:eastAsia="Times New Roman" w:hAnsi="Times New Roman" w:cs="David" w:hint="cs"/>
                <w:color w:val="008000"/>
                <w:sz w:val="24"/>
                <w:szCs w:val="24"/>
                <w:rtl/>
                <w:lang w:eastAsia="he-IL"/>
              </w:rPr>
              <w:t xml:space="preserve"> </w:t>
            </w:r>
          </w:ins>
          <w:ins w:id="142" w:author="Kook Sec" w:date="2021-01-21T12:30:00Z">
            <w:r w:rsidR="00473325">
              <w:rPr>
                <w:rFonts w:ascii="Times New Roman" w:eastAsia="Times New Roman" w:hAnsi="Times New Roman" w:cs="David"/>
                <w:color w:val="008000"/>
                <w:sz w:val="24"/>
                <w:szCs w:val="24"/>
                <w:rtl/>
                <w:lang w:eastAsia="he-IL"/>
              </w:rPr>
              <w:t>סביבות ייעוץ ותכנון בע"מ</w:t>
            </w:r>
          </w:ins>
        </w:sdtContent>
      </w:sdt>
    </w:p>
    <w:p w14:paraId="2CC93831" w14:textId="77777777" w:rsidR="00573980" w:rsidRDefault="00573980" w:rsidP="00573980">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3E7D69A5" w14:textId="77777777" w:rsidR="00573980" w:rsidRPr="00B27B4C" w:rsidRDefault="00573980" w:rsidP="00573980">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6C4AC178" w14:textId="77777777" w:rsidR="00573980" w:rsidRPr="00B27B4C" w:rsidRDefault="00573980" w:rsidP="00573980">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0AED1354" w14:textId="77777777" w:rsidR="00573980" w:rsidRPr="00B27B4C" w:rsidRDefault="00573980" w:rsidP="0057398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אישור</w:t>
      </w:r>
    </w:p>
    <w:p w14:paraId="440B455F" w14:textId="77777777" w:rsidR="00573980" w:rsidRPr="00B27B4C" w:rsidRDefault="00573980" w:rsidP="0057398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w:t>
      </w:r>
      <w:proofErr w:type="spellStart"/>
      <w:r w:rsidRPr="00B27B4C">
        <w:rPr>
          <w:rFonts w:ascii="Times New Roman" w:eastAsia="Times New Roman" w:hAnsi="Times New Roman" w:cs="David" w:hint="cs"/>
          <w:sz w:val="24"/>
          <w:szCs w:val="24"/>
          <w:rtl/>
          <w:lang w:eastAsia="he-IL"/>
        </w:rPr>
        <w:t>להלן:"</w:t>
      </w:r>
      <w:r w:rsidRPr="00B27B4C">
        <w:rPr>
          <w:rFonts w:ascii="Times New Roman" w:eastAsia="Times New Roman" w:hAnsi="Times New Roman" w:cs="David" w:hint="cs"/>
          <w:b/>
          <w:bCs/>
          <w:sz w:val="24"/>
          <w:szCs w:val="24"/>
          <w:rtl/>
          <w:lang w:eastAsia="he-IL"/>
        </w:rPr>
        <w:t>החברה</w:t>
      </w:r>
      <w:proofErr w:type="spellEnd"/>
      <w:r w:rsidRPr="00B27B4C">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7F712EC4" w14:textId="77777777" w:rsidR="00573980" w:rsidRPr="00B27B4C" w:rsidRDefault="00573980" w:rsidP="00573980">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341C0C91" w14:textId="77777777" w:rsidR="00573980" w:rsidRPr="00B27B4C" w:rsidRDefault="00573980" w:rsidP="00573980">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תאריך : _______   </w:t>
      </w:r>
      <w:r w:rsidRPr="00B27B4C">
        <w:rPr>
          <w:rFonts w:ascii="Times New Roman" w:eastAsia="Times New Roman" w:hAnsi="Times New Roman" w:cs="David" w:hint="cs"/>
          <w:sz w:val="24"/>
          <w:szCs w:val="24"/>
          <w:rtl/>
          <w:lang w:eastAsia="he-IL"/>
        </w:rPr>
        <w:tab/>
        <w:t>חתימה וחותמת עו"ד/רו"ח : _______________________</w:t>
      </w:r>
    </w:p>
    <w:p w14:paraId="331AD7CA" w14:textId="77777777" w:rsidR="00573980" w:rsidRPr="00B27B4C" w:rsidRDefault="00573980" w:rsidP="00573980">
      <w:pPr>
        <w:widowControl w:val="0"/>
        <w:spacing w:before="0" w:beforeAutospacing="0" w:after="0" w:afterAutospacing="0" w:line="240" w:lineRule="auto"/>
        <w:rPr>
          <w:rFonts w:ascii="Times New Roman" w:eastAsia="Times New Roman" w:hAnsi="Times New Roman" w:cs="David"/>
          <w:sz w:val="20"/>
          <w:szCs w:val="20"/>
          <w:rtl/>
          <w:lang w:eastAsia="he-IL"/>
        </w:rPr>
      </w:pPr>
    </w:p>
    <w:p w14:paraId="27D5344E" w14:textId="77777777" w:rsidR="00573980" w:rsidRPr="00B27B4C" w:rsidDel="00DF698D" w:rsidRDefault="00573980" w:rsidP="00573980">
      <w:pPr>
        <w:widowControl w:val="0"/>
        <w:tabs>
          <w:tab w:val="center" w:pos="1082"/>
          <w:tab w:val="center" w:pos="4200"/>
          <w:tab w:val="center" w:pos="7319"/>
        </w:tabs>
        <w:spacing w:before="0" w:beforeAutospacing="0" w:after="0" w:afterAutospacing="0" w:line="240" w:lineRule="auto"/>
        <w:jc w:val="both"/>
        <w:rPr>
          <w:del w:id="143" w:author="Kook Sec" w:date="2021-01-21T12:38:00Z"/>
          <w:rFonts w:ascii="Times New Roman" w:eastAsia="Times New Roman" w:hAnsi="Times New Roman" w:cs="David"/>
          <w:sz w:val="20"/>
          <w:szCs w:val="24"/>
          <w:lang w:eastAsia="he-IL"/>
        </w:rPr>
      </w:pPr>
    </w:p>
    <w:p w14:paraId="39445899" w14:textId="77777777" w:rsidR="00573980" w:rsidRPr="00B27B4C" w:rsidDel="00DF698D" w:rsidRDefault="00573980" w:rsidP="00573980">
      <w:pPr>
        <w:widowControl w:val="0"/>
        <w:spacing w:before="0" w:beforeAutospacing="0" w:after="0" w:afterAutospacing="0" w:line="240" w:lineRule="auto"/>
        <w:jc w:val="both"/>
        <w:rPr>
          <w:del w:id="144" w:author="Kook Sec" w:date="2021-01-21T12:38:00Z"/>
          <w:rFonts w:ascii="Times New Roman" w:eastAsia="Times New Roman" w:hAnsi="Times New Roman" w:cs="David"/>
          <w:color w:val="999999"/>
          <w:sz w:val="18"/>
          <w:szCs w:val="18"/>
          <w:rtl/>
          <w:lang w:eastAsia="he-IL"/>
        </w:rPr>
      </w:pPr>
    </w:p>
    <w:p w14:paraId="0E07AB45" w14:textId="77777777" w:rsidR="00573980" w:rsidRPr="00B27B4C" w:rsidDel="00DF698D" w:rsidRDefault="00573980" w:rsidP="00573980">
      <w:pPr>
        <w:spacing w:before="0" w:beforeAutospacing="0" w:after="0" w:afterAutospacing="0" w:line="240" w:lineRule="auto"/>
        <w:rPr>
          <w:del w:id="145" w:author="Kook Sec" w:date="2021-01-21T12:38:00Z"/>
          <w:rFonts w:ascii="Times New Roman" w:eastAsia="Times New Roman" w:hAnsi="Times New Roman" w:cs="David"/>
          <w:sz w:val="20"/>
          <w:szCs w:val="24"/>
          <w:rtl/>
        </w:rPr>
      </w:pPr>
    </w:p>
    <w:p w14:paraId="574226B2" w14:textId="77777777" w:rsidR="00232692" w:rsidRPr="00232692" w:rsidDel="00DF698D" w:rsidRDefault="00232692" w:rsidP="00232692">
      <w:pPr>
        <w:spacing w:before="0" w:beforeAutospacing="0" w:after="0" w:afterAutospacing="0" w:line="240" w:lineRule="auto"/>
        <w:rPr>
          <w:del w:id="146" w:author="Kook Sec" w:date="2021-01-21T12:38:00Z"/>
          <w:rFonts w:ascii="Times New Roman" w:eastAsia="Times New Roman" w:hAnsi="Times New Roman" w:cs="David"/>
          <w:sz w:val="20"/>
          <w:szCs w:val="24"/>
          <w:rtl/>
        </w:rPr>
      </w:pPr>
    </w:p>
    <w:bookmarkEnd w:id="57"/>
    <w:p w14:paraId="1FD35016" w14:textId="77777777" w:rsidR="001A69D5" w:rsidRPr="00232692" w:rsidRDefault="001A69D5" w:rsidP="00232692"/>
    <w:sectPr w:rsidR="001A69D5" w:rsidRPr="00232692" w:rsidSect="00DF698D">
      <w:headerReference w:type="default" r:id="rId14"/>
      <w:footerReference w:type="default" r:id="rId15"/>
      <w:pgSz w:w="11906" w:h="16838"/>
      <w:pgMar w:top="1260" w:right="1800" w:bottom="1440" w:left="1800" w:header="708" w:footer="0" w:gutter="0"/>
      <w:cols w:space="708"/>
      <w:bidi/>
      <w:rtlGutter/>
      <w:docGrid w:linePitch="360"/>
      <w:sectPrChange w:id="155" w:author="Kook Sec" w:date="2021-01-21T12:37:00Z">
        <w:sectPr w:rsidR="001A69D5" w:rsidRPr="00232692" w:rsidSect="00DF698D">
          <w:pgMar w:top="1440" w:right="1800" w:bottom="1440" w:left="1800" w:header="708" w:footer="0" w:gutter="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8ADBA22" w14:textId="77777777" w:rsidR="00473325" w:rsidRDefault="00473325" w:rsidP="00AF234B">
      <w:pPr>
        <w:spacing w:before="0" w:after="0" w:line="240" w:lineRule="auto"/>
      </w:pPr>
      <w:r>
        <w:separator/>
      </w:r>
    </w:p>
  </w:endnote>
  <w:endnote w:type="continuationSeparator" w:id="0">
    <w:p w14:paraId="7CFA25A2" w14:textId="77777777" w:rsidR="00473325" w:rsidRDefault="00473325" w:rsidP="00AF234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David">
    <w:altName w:val="David"/>
    <w:charset w:val="B1"/>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1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625"/>
      <w:gridCol w:w="2810"/>
      <w:gridCol w:w="233"/>
      <w:gridCol w:w="1045"/>
      <w:gridCol w:w="1783"/>
    </w:tblGrid>
    <w:tr w:rsidR="00473325" w:rsidRPr="00F9528C" w14:paraId="6CE95AD5" w14:textId="77777777" w:rsidTr="00473325">
      <w:tc>
        <w:tcPr>
          <w:tcW w:w="753" w:type="dxa"/>
        </w:tcPr>
        <w:p w14:paraId="23883B0C" w14:textId="77777777" w:rsidR="00473325" w:rsidRPr="00F9528C" w:rsidRDefault="00473325" w:rsidP="00473325">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פרויקט</w:t>
          </w:r>
          <w:r>
            <w:rPr>
              <w:rFonts w:ascii="David" w:hAnsi="David" w:hint="cs"/>
              <w:sz w:val="20"/>
              <w:szCs w:val="20"/>
              <w:rtl/>
            </w:rPr>
            <w:t>:</w:t>
          </w:r>
          <w:r w:rsidRPr="00F9528C">
            <w:rPr>
              <w:rFonts w:ascii="David" w:hAnsi="David" w:hint="cs"/>
              <w:sz w:val="20"/>
              <w:szCs w:val="20"/>
              <w:rtl/>
            </w:rPr>
            <w:t xml:space="preserve"> </w:t>
          </w:r>
        </w:p>
      </w:tc>
      <w:sdt>
        <w:sdtPr>
          <w:rPr>
            <w:rFonts w:eastAsia="Times New Roman"/>
            <w:rtl/>
            <w:rPrChange w:id="147" w:author="Kook Sec" w:date="2021-01-21T12:29:00Z">
              <w:rPr>
                <w:rFonts w:eastAsia="Times New Roman"/>
                <w:color w:val="800080"/>
                <w:rtl/>
              </w:rPr>
            </w:rPrChange>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tc>
            <w:tcPr>
              <w:tcW w:w="1883" w:type="dxa"/>
            </w:tcPr>
            <w:p w14:paraId="3C4E10B4" w14:textId="77777777" w:rsidR="00473325" w:rsidRPr="00473325" w:rsidRDefault="00473325" w:rsidP="00473325">
              <w:pPr>
                <w:tabs>
                  <w:tab w:val="center" w:pos="4153"/>
                  <w:tab w:val="right" w:pos="8306"/>
                </w:tabs>
                <w:spacing w:before="0" w:after="0" w:line="240" w:lineRule="auto"/>
                <w:rPr>
                  <w:rFonts w:ascii="David" w:hAnsi="David"/>
                  <w:sz w:val="20"/>
                  <w:szCs w:val="20"/>
                  <w:rtl/>
                  <w:rPrChange w:id="148" w:author="Kook Sec" w:date="2021-01-21T12:29:00Z">
                    <w:rPr>
                      <w:rFonts w:ascii="David" w:hAnsi="David"/>
                      <w:color w:val="00B0F0"/>
                      <w:sz w:val="20"/>
                      <w:szCs w:val="20"/>
                      <w:rtl/>
                    </w:rPr>
                  </w:rPrChange>
                </w:rPr>
              </w:pPr>
              <w:ins w:id="149" w:author="Kook Sec" w:date="2021-01-21T12:28:00Z">
                <w:r w:rsidRPr="00473325">
                  <w:rPr>
                    <w:rFonts w:eastAsia="Times New Roman" w:hint="cs"/>
                    <w:rtl/>
                    <w:rPrChange w:id="150" w:author="Kook Sec" w:date="2021-01-21T12:29:00Z">
                      <w:rPr>
                        <w:rFonts w:eastAsia="Times New Roman" w:hint="cs"/>
                        <w:color w:val="800080"/>
                        <w:rtl/>
                      </w:rPr>
                    </w:rPrChange>
                  </w:rPr>
                  <w:t>א.</w:t>
                </w:r>
                <w:r w:rsidRPr="00473325">
                  <w:rPr>
                    <w:rFonts w:eastAsia="Times New Roman"/>
                    <w:rtl/>
                    <w:rPrChange w:id="151" w:author="Kook Sec" w:date="2021-01-21T12:29:00Z">
                      <w:rPr>
                        <w:rFonts w:eastAsia="Times New Roman"/>
                        <w:color w:val="800080"/>
                        <w:rtl/>
                      </w:rPr>
                    </w:rPrChange>
                  </w:rPr>
                  <w:t>מ. ישראל מגורים פיתוח בע"מ</w:t>
                </w:r>
              </w:ins>
            </w:p>
          </w:tc>
        </w:sdtContent>
      </w:sdt>
      <w:tc>
        <w:tcPr>
          <w:tcW w:w="2232" w:type="dxa"/>
        </w:tcPr>
        <w:p w14:paraId="19E39EF6" w14:textId="77777777" w:rsidR="00473325" w:rsidRPr="00EA2DA6" w:rsidRDefault="00473325" w:rsidP="00473325">
          <w:pPr>
            <w:tabs>
              <w:tab w:val="center" w:pos="4153"/>
              <w:tab w:val="right" w:pos="8306"/>
            </w:tabs>
            <w:spacing w:before="0" w:after="0" w:line="240" w:lineRule="auto"/>
            <w:rPr>
              <w:rFonts w:asciiTheme="minorBidi" w:hAnsiTheme="minorBidi"/>
              <w:sz w:val="20"/>
              <w:szCs w:val="20"/>
              <w:rtl/>
            </w:rPr>
          </w:pPr>
          <w:r w:rsidRPr="00EA2DA6">
            <w:rPr>
              <w:rFonts w:asciiTheme="minorBidi" w:hAnsiTheme="minorBidi"/>
              <w:sz w:val="20"/>
              <w:szCs w:val="20"/>
              <w:rtl/>
            </w:rPr>
            <w:t xml:space="preserve">תבנית: </w:t>
          </w:r>
          <w:sdt>
            <w:sdtPr>
              <w:rPr>
                <w:rFonts w:asciiTheme="minorBidi" w:hAnsiTheme="minorBidi"/>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Content>
              <w:r w:rsidRPr="00EA2DA6">
                <w:rPr>
                  <w:rFonts w:asciiTheme="minorBidi" w:hAnsiTheme="minorBidi"/>
                  <w:sz w:val="20"/>
                  <w:szCs w:val="20"/>
                  <w:rtl/>
                </w:rPr>
                <w:t>יועץ פינוי אשפה</w:t>
              </w:r>
            </w:sdtContent>
          </w:sdt>
        </w:p>
      </w:tc>
      <w:tc>
        <w:tcPr>
          <w:tcW w:w="236" w:type="dxa"/>
        </w:tcPr>
        <w:p w14:paraId="4C56077A" w14:textId="77777777" w:rsidR="00473325" w:rsidRPr="00F9528C" w:rsidRDefault="00473325" w:rsidP="00473325">
          <w:pPr>
            <w:tabs>
              <w:tab w:val="center" w:pos="4153"/>
              <w:tab w:val="right" w:pos="8306"/>
            </w:tabs>
            <w:spacing w:before="0" w:after="0" w:line="240" w:lineRule="auto"/>
            <w:rPr>
              <w:rFonts w:ascii="David" w:hAnsi="David"/>
              <w:sz w:val="16"/>
              <w:szCs w:val="16"/>
              <w:rtl/>
            </w:rPr>
          </w:pPr>
        </w:p>
      </w:tc>
      <w:tc>
        <w:tcPr>
          <w:tcW w:w="1129" w:type="dxa"/>
        </w:tcPr>
        <w:p w14:paraId="1B69B16F" w14:textId="77777777" w:rsidR="00473325" w:rsidRPr="00F9528C" w:rsidRDefault="00473325" w:rsidP="00473325">
          <w:pPr>
            <w:tabs>
              <w:tab w:val="center" w:pos="4153"/>
              <w:tab w:val="right" w:pos="8306"/>
            </w:tabs>
            <w:spacing w:before="0" w:after="0" w:line="240" w:lineRule="auto"/>
            <w:rPr>
              <w:rFonts w:ascii="David" w:hAnsi="David"/>
              <w:sz w:val="20"/>
              <w:szCs w:val="20"/>
              <w:rtl/>
            </w:rPr>
          </w:pPr>
          <w:r w:rsidRPr="00F9528C">
            <w:rPr>
              <w:rFonts w:ascii="David" w:hAnsi="David"/>
              <w:sz w:val="20"/>
              <w:szCs w:val="20"/>
              <w:rtl/>
            </w:rPr>
            <w:t>מס' חוזה</w:t>
          </w:r>
          <w:r w:rsidRPr="00F9528C">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Content>
          <w:tc>
            <w:tcPr>
              <w:tcW w:w="2073" w:type="dxa"/>
            </w:tcPr>
            <w:p w14:paraId="40C8A832" w14:textId="77777777" w:rsidR="00473325" w:rsidRPr="00F9528C" w:rsidRDefault="00473325" w:rsidP="00473325">
              <w:pPr>
                <w:tabs>
                  <w:tab w:val="center" w:pos="4153"/>
                  <w:tab w:val="right" w:pos="8306"/>
                </w:tabs>
                <w:spacing w:before="0" w:after="0" w:line="240" w:lineRule="auto"/>
                <w:rPr>
                  <w:rFonts w:ascii="David" w:hAnsi="David"/>
                  <w:sz w:val="20"/>
                  <w:szCs w:val="20"/>
                  <w:rtl/>
                </w:rPr>
              </w:pPr>
              <w:r>
                <w:rPr>
                  <w:rFonts w:ascii="David" w:hAnsi="David" w:hint="cs"/>
                </w:rPr>
                <w:t>CONT-5-670</w:t>
              </w:r>
            </w:p>
          </w:tc>
        </w:sdtContent>
      </w:sdt>
    </w:tr>
    <w:tr w:rsidR="00473325" w:rsidRPr="00F9528C" w14:paraId="4D9A869F" w14:textId="77777777" w:rsidTr="00473325">
      <w:tc>
        <w:tcPr>
          <w:tcW w:w="753" w:type="dxa"/>
        </w:tcPr>
        <w:p w14:paraId="4F4E80F5" w14:textId="77777777" w:rsidR="00473325" w:rsidRPr="00F9528C" w:rsidRDefault="00473325" w:rsidP="00473325">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ספק:</w:t>
          </w:r>
        </w:p>
      </w:tc>
      <w:sdt>
        <w:sdtPr>
          <w:rPr>
            <w:rFonts w:eastAsia="Times New Roman"/>
            <w:rtl/>
            <w:rPrChange w:id="152" w:author="Kook Sec" w:date="2021-01-21T12:29:00Z">
              <w:rPr>
                <w:rFonts w:eastAsia="Times New Roman"/>
                <w:color w:val="800080"/>
                <w:rtl/>
              </w:rPr>
            </w:rPrChange>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Content>
          <w:tc>
            <w:tcPr>
              <w:tcW w:w="1883" w:type="dxa"/>
            </w:tcPr>
            <w:p w14:paraId="11B62048" w14:textId="23141245" w:rsidR="00473325" w:rsidRPr="00473325" w:rsidRDefault="00480E32" w:rsidP="00473325">
              <w:pPr>
                <w:tabs>
                  <w:tab w:val="center" w:pos="4153"/>
                  <w:tab w:val="right" w:pos="8306"/>
                </w:tabs>
                <w:spacing w:before="0" w:after="0" w:line="240" w:lineRule="auto"/>
                <w:rPr>
                  <w:rFonts w:ascii="David" w:hAnsi="David"/>
                  <w:sz w:val="20"/>
                  <w:szCs w:val="20"/>
                  <w:rtl/>
                  <w:rPrChange w:id="153" w:author="Kook Sec" w:date="2021-01-21T12:29:00Z">
                    <w:rPr>
                      <w:rFonts w:ascii="David" w:hAnsi="David"/>
                      <w:color w:val="00B0F0"/>
                      <w:sz w:val="20"/>
                      <w:szCs w:val="20"/>
                      <w:rtl/>
                    </w:rPr>
                  </w:rPrChange>
                </w:rPr>
              </w:pPr>
              <w:ins w:id="154" w:author="Kook Sec" w:date="2021-01-21T12:40:00Z">
                <w:r>
                  <w:rPr>
                    <w:rFonts w:eastAsia="Times New Roman"/>
                    <w:rtl/>
                  </w:rPr>
                  <w:t xml:space="preserve"> סביבות ייעוץ ותכנון בע"מ</w:t>
                </w:r>
              </w:ins>
            </w:p>
          </w:tc>
        </w:sdtContent>
      </w:sdt>
      <w:tc>
        <w:tcPr>
          <w:tcW w:w="2232" w:type="dxa"/>
        </w:tcPr>
        <w:tbl>
          <w:tblPr>
            <w:tblStyle w:val="13"/>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473325" w:rsidRPr="00F9528C" w14:paraId="1554D997" w14:textId="77777777" w:rsidTr="00473325">
            <w:trPr>
              <w:trHeight w:val="201"/>
            </w:trPr>
            <w:tc>
              <w:tcPr>
                <w:tcW w:w="926" w:type="dxa"/>
              </w:tcPr>
              <w:p w14:paraId="13012581" w14:textId="77777777" w:rsidR="00473325" w:rsidRPr="00F9528C" w:rsidRDefault="00473325" w:rsidP="00473325">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Content>
                <w:tc>
                  <w:tcPr>
                    <w:tcW w:w="1668" w:type="dxa"/>
                  </w:tcPr>
                  <w:p w14:paraId="2E0873F2" w14:textId="77777777" w:rsidR="00473325" w:rsidRPr="00F9528C" w:rsidRDefault="00473325" w:rsidP="00473325">
                    <w:pPr>
                      <w:tabs>
                        <w:tab w:val="center" w:pos="4153"/>
                        <w:tab w:val="right" w:pos="8306"/>
                      </w:tabs>
                      <w:spacing w:before="0" w:after="0" w:line="240" w:lineRule="auto"/>
                      <w:ind w:left="1" w:hanging="1"/>
                      <w:rPr>
                        <w:rFonts w:ascii="David" w:hAnsi="David"/>
                        <w:color w:val="00B0F0"/>
                        <w:sz w:val="20"/>
                        <w:szCs w:val="20"/>
                        <w:rtl/>
                      </w:rPr>
                    </w:pPr>
                    <w:r w:rsidRPr="00F9528C">
                      <w:rPr>
                        <w:rFonts w:ascii="David" w:hAnsi="David"/>
                        <w:color w:val="00B0F0"/>
                        <w:sz w:val="20"/>
                        <w:szCs w:val="20"/>
                        <w:rtl/>
                      </w:rPr>
                      <w:t>[גרסת חוזה]</w:t>
                    </w:r>
                  </w:p>
                </w:tc>
              </w:sdtContent>
            </w:sdt>
          </w:tr>
        </w:tbl>
        <w:p w14:paraId="732C450D" w14:textId="77777777" w:rsidR="00473325" w:rsidRPr="00F9528C" w:rsidRDefault="00473325" w:rsidP="00473325">
          <w:pPr>
            <w:tabs>
              <w:tab w:val="center" w:pos="4153"/>
              <w:tab w:val="right" w:pos="8306"/>
            </w:tabs>
            <w:spacing w:before="0" w:after="0" w:line="240" w:lineRule="auto"/>
            <w:rPr>
              <w:rFonts w:ascii="David" w:hAnsi="David"/>
              <w:sz w:val="20"/>
              <w:szCs w:val="20"/>
              <w:rtl/>
            </w:rPr>
          </w:pPr>
        </w:p>
      </w:tc>
      <w:tc>
        <w:tcPr>
          <w:tcW w:w="236" w:type="dxa"/>
        </w:tcPr>
        <w:p w14:paraId="046203B4" w14:textId="77777777" w:rsidR="00473325" w:rsidRPr="00F9528C" w:rsidRDefault="00473325" w:rsidP="00473325">
          <w:pPr>
            <w:tabs>
              <w:tab w:val="center" w:pos="4153"/>
              <w:tab w:val="right" w:pos="8306"/>
            </w:tabs>
            <w:spacing w:before="0" w:after="0" w:line="240" w:lineRule="auto"/>
            <w:rPr>
              <w:rFonts w:ascii="David" w:hAnsi="David"/>
              <w:sz w:val="20"/>
              <w:szCs w:val="20"/>
              <w:rtl/>
            </w:rPr>
          </w:pPr>
        </w:p>
      </w:tc>
      <w:tc>
        <w:tcPr>
          <w:tcW w:w="1129" w:type="dxa"/>
        </w:tcPr>
        <w:p w14:paraId="3F34CD28" w14:textId="77777777" w:rsidR="00473325" w:rsidRPr="00F9528C" w:rsidRDefault="00473325" w:rsidP="00473325">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סטטוס:</w:t>
          </w:r>
        </w:p>
      </w:tc>
      <w:tc>
        <w:tcPr>
          <w:tcW w:w="2073" w:type="dxa"/>
        </w:tcPr>
        <w:p w14:paraId="67AF5D48" w14:textId="77777777" w:rsidR="00473325" w:rsidRPr="00F9528C" w:rsidRDefault="00473325" w:rsidP="00473325">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Content>
              <w:r w:rsidRPr="00F9528C">
                <w:rPr>
                  <w:rFonts w:ascii="David" w:hAnsi="David"/>
                  <w:color w:val="00B0F0"/>
                  <w:sz w:val="20"/>
                  <w:szCs w:val="20"/>
                  <w:rtl/>
                </w:rPr>
                <w:t>[סטטוס חוזה]</w:t>
              </w:r>
            </w:sdtContent>
          </w:sdt>
        </w:p>
      </w:tc>
    </w:tr>
    <w:tr w:rsidR="00473325" w:rsidRPr="00F9528C" w14:paraId="7CAED306" w14:textId="77777777" w:rsidTr="00473325">
      <w:trPr>
        <w:trHeight w:val="80"/>
      </w:trPr>
      <w:tc>
        <w:tcPr>
          <w:tcW w:w="753" w:type="dxa"/>
        </w:tcPr>
        <w:p w14:paraId="3C2B5814" w14:textId="77777777" w:rsidR="00473325" w:rsidRPr="00F9528C" w:rsidRDefault="00473325" w:rsidP="00473325">
          <w:pPr>
            <w:tabs>
              <w:tab w:val="center" w:pos="4153"/>
              <w:tab w:val="right" w:pos="8306"/>
            </w:tabs>
            <w:spacing w:before="0" w:after="0" w:line="240" w:lineRule="auto"/>
            <w:rPr>
              <w:rFonts w:ascii="David" w:hAnsi="David"/>
              <w:sz w:val="20"/>
              <w:szCs w:val="20"/>
              <w:rtl/>
            </w:rPr>
          </w:pPr>
        </w:p>
      </w:tc>
      <w:tc>
        <w:tcPr>
          <w:tcW w:w="1883" w:type="dxa"/>
        </w:tcPr>
        <w:p w14:paraId="65DEDAB2" w14:textId="77777777" w:rsidR="00473325" w:rsidRPr="00F9528C" w:rsidRDefault="00473325" w:rsidP="00473325">
          <w:pPr>
            <w:tabs>
              <w:tab w:val="center" w:pos="4153"/>
              <w:tab w:val="right" w:pos="8306"/>
            </w:tabs>
            <w:spacing w:before="0" w:after="0" w:line="240" w:lineRule="auto"/>
            <w:rPr>
              <w:rFonts w:ascii="David" w:hAnsi="David"/>
              <w:color w:val="00B0F0"/>
              <w:sz w:val="20"/>
              <w:szCs w:val="20"/>
              <w:rtl/>
            </w:rPr>
          </w:pPr>
        </w:p>
      </w:tc>
      <w:tc>
        <w:tcPr>
          <w:tcW w:w="2232" w:type="dxa"/>
        </w:tcPr>
        <w:p w14:paraId="3178B9EE" w14:textId="77777777" w:rsidR="00473325" w:rsidRPr="00F9528C" w:rsidRDefault="00473325" w:rsidP="00473325">
          <w:pPr>
            <w:tabs>
              <w:tab w:val="center" w:pos="4153"/>
              <w:tab w:val="right" w:pos="8306"/>
            </w:tabs>
            <w:spacing w:before="0" w:after="0" w:line="240" w:lineRule="auto"/>
            <w:rPr>
              <w:rFonts w:ascii="David" w:hAnsi="David"/>
              <w:sz w:val="20"/>
              <w:szCs w:val="20"/>
              <w:rtl/>
            </w:rPr>
          </w:pPr>
        </w:p>
      </w:tc>
      <w:tc>
        <w:tcPr>
          <w:tcW w:w="236" w:type="dxa"/>
        </w:tcPr>
        <w:p w14:paraId="7F819C13" w14:textId="77777777" w:rsidR="00473325" w:rsidRPr="00F9528C" w:rsidRDefault="00473325" w:rsidP="00473325">
          <w:pPr>
            <w:tabs>
              <w:tab w:val="center" w:pos="4153"/>
              <w:tab w:val="right" w:pos="8306"/>
            </w:tabs>
            <w:spacing w:before="0" w:after="0" w:line="240" w:lineRule="auto"/>
            <w:rPr>
              <w:rFonts w:ascii="David" w:hAnsi="David"/>
              <w:sz w:val="20"/>
              <w:szCs w:val="20"/>
              <w:rtl/>
            </w:rPr>
          </w:pPr>
        </w:p>
      </w:tc>
      <w:tc>
        <w:tcPr>
          <w:tcW w:w="1129" w:type="dxa"/>
        </w:tcPr>
        <w:p w14:paraId="2A4D8315" w14:textId="77777777" w:rsidR="00473325" w:rsidRPr="00F9528C" w:rsidRDefault="00473325" w:rsidP="00473325">
          <w:pPr>
            <w:tabs>
              <w:tab w:val="center" w:pos="4153"/>
              <w:tab w:val="right" w:pos="8306"/>
            </w:tabs>
            <w:spacing w:before="0" w:after="0" w:line="240" w:lineRule="auto"/>
            <w:rPr>
              <w:rFonts w:ascii="David" w:hAnsi="David"/>
              <w:sz w:val="20"/>
              <w:szCs w:val="20"/>
              <w:rtl/>
            </w:rPr>
          </w:pPr>
        </w:p>
      </w:tc>
      <w:tc>
        <w:tcPr>
          <w:tcW w:w="2073" w:type="dxa"/>
        </w:tcPr>
        <w:p w14:paraId="7AAA91F8" w14:textId="77777777" w:rsidR="00473325" w:rsidRPr="00F9528C" w:rsidRDefault="00473325" w:rsidP="00473325">
          <w:pPr>
            <w:tabs>
              <w:tab w:val="center" w:pos="4153"/>
              <w:tab w:val="right" w:pos="8306"/>
            </w:tabs>
            <w:spacing w:before="0" w:after="0" w:line="240" w:lineRule="auto"/>
            <w:rPr>
              <w:rFonts w:ascii="David" w:hAnsi="David"/>
              <w:sz w:val="20"/>
              <w:szCs w:val="20"/>
              <w:rtl/>
            </w:rPr>
          </w:pPr>
        </w:p>
      </w:tc>
    </w:tr>
  </w:tbl>
  <w:p w14:paraId="59E277CD" w14:textId="77777777" w:rsidR="00473325" w:rsidRDefault="00473325" w:rsidP="00904418">
    <w:pPr>
      <w:spacing w:before="0" w:beforeAutospacing="0" w:after="0" w:afterAutospacing="0" w:line="240" w:lineRule="auto"/>
      <w:rPr>
        <w:rFonts w:ascii="Arial" w:hAnsi="Arial" w:cs="Arial"/>
        <w:sz w:val="16"/>
        <w:szCs w:val="16"/>
        <w:rtl/>
      </w:rPr>
    </w:pPr>
    <w:r w:rsidRPr="00F9528C">
      <w:rPr>
        <w:rFonts w:ascii="Arial" w:hAnsi="Arial" w:cs="Arial" w:hint="cs"/>
        <w:sz w:val="16"/>
        <w:szCs w:val="16"/>
        <w:rtl/>
      </w:rPr>
      <w:t xml:space="preserve">   </w:t>
    </w:r>
    <w:r w:rsidRPr="00F9528C">
      <w:rPr>
        <w:rFonts w:ascii="Arial" w:hAnsi="Arial" w:cs="Arial"/>
        <w:sz w:val="16"/>
        <w:szCs w:val="16"/>
        <w:rtl/>
      </w:rPr>
      <w:t xml:space="preserve">© </w:t>
    </w:r>
    <w:proofErr w:type="spellStart"/>
    <w:r w:rsidRPr="00F9528C">
      <w:rPr>
        <w:rFonts w:ascii="Arial" w:hAnsi="Arial" w:cs="Arial"/>
        <w:sz w:val="16"/>
        <w:szCs w:val="16"/>
        <w:rtl/>
      </w:rPr>
      <w:t>וקסלר</w:t>
    </w:r>
    <w:proofErr w:type="spellEnd"/>
    <w:r w:rsidRPr="00F9528C">
      <w:rPr>
        <w:rFonts w:ascii="Arial" w:hAnsi="Arial" w:cs="Arial"/>
        <w:sz w:val="16"/>
        <w:szCs w:val="16"/>
        <w:rtl/>
      </w:rPr>
      <w:t>, ברגמן ושות' עורכי-דין</w:t>
    </w:r>
  </w:p>
  <w:p w14:paraId="601ADF98" w14:textId="77777777" w:rsidR="00473325" w:rsidRPr="00904418" w:rsidRDefault="00473325" w:rsidP="00904418">
    <w:pPr>
      <w:spacing w:before="0" w:beforeAutospacing="0" w:after="0" w:afterAutospacing="0" w:line="240" w:lineRule="auto"/>
      <w:rPr>
        <w:rFonts w:ascii="Arial" w:hAnsi="Arial" w:cs="Arial"/>
        <w:sz w:val="16"/>
        <w:szCs w:val="16"/>
        <w:rt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5C83722" w14:textId="77777777" w:rsidR="00473325" w:rsidRDefault="00473325" w:rsidP="00AF234B">
      <w:pPr>
        <w:spacing w:before="0" w:after="0" w:line="240" w:lineRule="auto"/>
      </w:pPr>
      <w:r>
        <w:separator/>
      </w:r>
    </w:p>
  </w:footnote>
  <w:footnote w:type="continuationSeparator" w:id="0">
    <w:p w14:paraId="505B8B10" w14:textId="77777777" w:rsidR="00473325" w:rsidRDefault="00473325" w:rsidP="00AF234B">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tl/>
      </w:rPr>
      <w:id w:val="-1482143625"/>
      <w:docPartObj>
        <w:docPartGallery w:val="Page Numbers (Top of Page)"/>
        <w:docPartUnique/>
      </w:docPartObj>
    </w:sdtPr>
    <w:sdtContent>
      <w:p w14:paraId="6874477C" w14:textId="77777777" w:rsidR="00473325" w:rsidRDefault="00473325">
        <w:pPr>
          <w:pStyle w:val="a3"/>
          <w:jc w:val="center"/>
        </w:pPr>
        <w:r>
          <w:fldChar w:fldCharType="begin"/>
        </w:r>
        <w:r>
          <w:instrText xml:space="preserve"> PAGE   \* MERGEFORMAT </w:instrText>
        </w:r>
        <w:r>
          <w:fldChar w:fldCharType="separate"/>
        </w:r>
        <w:r>
          <w:rPr>
            <w:noProof/>
            <w:rtl/>
          </w:rPr>
          <w:t>1</w:t>
        </w:r>
        <w:r>
          <w:rPr>
            <w:noProof/>
          </w:rPr>
          <w:fldChar w:fldCharType="end"/>
        </w:r>
      </w:p>
    </w:sdtContent>
  </w:sdt>
  <w:p w14:paraId="4FE761AC" w14:textId="77777777" w:rsidR="00473325" w:rsidRDefault="00473325">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B30DCC"/>
    <w:multiLevelType w:val="multilevel"/>
    <w:tmpl w:val="04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320"/>
        </w:tabs>
        <w:ind w:left="4320" w:hanging="1440"/>
      </w:pPr>
    </w:lvl>
  </w:abstractNum>
  <w:abstractNum w:abstractNumId="1" w15:restartNumberingAfterBreak="0">
    <w:nsid w:val="03D24062"/>
    <w:multiLevelType w:val="singleLevel"/>
    <w:tmpl w:val="F4B66A62"/>
    <w:lvl w:ilvl="0">
      <w:start w:val="1"/>
      <w:numFmt w:val="hebrew1"/>
      <w:lvlText w:val="%1."/>
      <w:lvlJc w:val="left"/>
      <w:pPr>
        <w:tabs>
          <w:tab w:val="num" w:pos="2160"/>
        </w:tabs>
        <w:ind w:left="2160" w:hanging="720"/>
      </w:pPr>
      <w:rPr>
        <w:rFonts w:cs="David" w:hint="cs"/>
        <w:bCs w:val="0"/>
        <w:iCs w:val="0"/>
        <w:sz w:val="24"/>
        <w:szCs w:val="24"/>
      </w:rPr>
    </w:lvl>
  </w:abstractNum>
  <w:abstractNum w:abstractNumId="2" w15:restartNumberingAfterBreak="0">
    <w:nsid w:val="0958317F"/>
    <w:multiLevelType w:val="multilevel"/>
    <w:tmpl w:val="97BEC2F4"/>
    <w:lvl w:ilvl="0">
      <w:start w:val="1"/>
      <w:numFmt w:val="decimal"/>
      <w:lvlText w:val="%1."/>
      <w:lvlJc w:val="left"/>
      <w:pPr>
        <w:tabs>
          <w:tab w:val="num" w:pos="720"/>
        </w:tabs>
        <w:ind w:left="720" w:hanging="720"/>
      </w:pPr>
      <w:rPr>
        <w:rFonts w:cs="David" w:hint="default"/>
        <w:b w:val="0"/>
        <w:bCs w:val="0"/>
        <w:sz w:val="24"/>
      </w:rPr>
    </w:lvl>
    <w:lvl w:ilvl="1">
      <w:start w:val="4"/>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3" w15:restartNumberingAfterBreak="0">
    <w:nsid w:val="1C297CA9"/>
    <w:multiLevelType w:val="hybridMultilevel"/>
    <w:tmpl w:val="6E9E2392"/>
    <w:lvl w:ilvl="0" w:tplc="04090001">
      <w:start w:val="1"/>
      <w:numFmt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4" w15:restartNumberingAfterBreak="0">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5" w15:restartNumberingAfterBreak="0">
    <w:nsid w:val="1FA95FC9"/>
    <w:multiLevelType w:val="hybridMultilevel"/>
    <w:tmpl w:val="F940CA34"/>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21526FB0"/>
    <w:multiLevelType w:val="hybridMultilevel"/>
    <w:tmpl w:val="25546D26"/>
    <w:lvl w:ilvl="0" w:tplc="31B2E7FC">
      <w:start w:val="1"/>
      <w:numFmt w:val="hebrew1"/>
      <w:lvlText w:val="%1."/>
      <w:lvlJc w:val="left"/>
      <w:pPr>
        <w:tabs>
          <w:tab w:val="num" w:pos="1800"/>
        </w:tabs>
        <w:ind w:left="1800" w:hanging="360"/>
      </w:pPr>
      <w:rPr>
        <w:rFonts w:ascii="Arial" w:hAnsi="Arial" w:cs="David" w:hint="default"/>
        <w:sz w:val="6"/>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8" w15:restartNumberingAfterBreak="0">
    <w:nsid w:val="395B08D2"/>
    <w:multiLevelType w:val="hybridMultilevel"/>
    <w:tmpl w:val="8E944190"/>
    <w:lvl w:ilvl="0" w:tplc="A2703BDC">
      <w:start w:val="1"/>
      <w:numFmt w:val="hebrew1"/>
      <w:lvlText w:val="%1."/>
      <w:lvlJc w:val="left"/>
      <w:pPr>
        <w:tabs>
          <w:tab w:val="num" w:pos="2160"/>
        </w:tabs>
        <w:ind w:left="2160" w:hanging="720"/>
      </w:pPr>
      <w:rPr>
        <w:rFonts w:ascii="Times New Roman" w:hAnsi="Times New Roman" w:cs="David" w:hint="default"/>
        <w:bCs w:val="0"/>
        <w:iCs w:val="0"/>
        <w:sz w:val="2"/>
        <w:szCs w:val="24"/>
      </w:rPr>
    </w:lvl>
    <w:lvl w:ilvl="1" w:tplc="040D0019">
      <w:start w:val="1"/>
      <w:numFmt w:val="lowerLetter"/>
      <w:lvlText w:val="%2."/>
      <w:lvlJc w:val="left"/>
      <w:pPr>
        <w:tabs>
          <w:tab w:val="num" w:pos="2520"/>
        </w:tabs>
        <w:ind w:left="2520" w:hanging="360"/>
      </w:pPr>
      <w:rPr>
        <w:rFonts w:cs="Times New Roman"/>
      </w:rPr>
    </w:lvl>
    <w:lvl w:ilvl="2" w:tplc="040D001B">
      <w:start w:val="1"/>
      <w:numFmt w:val="lowerRoman"/>
      <w:lvlText w:val="%3."/>
      <w:lvlJc w:val="right"/>
      <w:pPr>
        <w:tabs>
          <w:tab w:val="num" w:pos="3240"/>
        </w:tabs>
        <w:ind w:left="3240" w:hanging="180"/>
      </w:pPr>
      <w:rPr>
        <w:rFonts w:cs="Times New Roman"/>
      </w:rPr>
    </w:lvl>
    <w:lvl w:ilvl="3" w:tplc="040D000F">
      <w:start w:val="1"/>
      <w:numFmt w:val="decimal"/>
      <w:lvlText w:val="%4."/>
      <w:lvlJc w:val="left"/>
      <w:pPr>
        <w:tabs>
          <w:tab w:val="num" w:pos="3960"/>
        </w:tabs>
        <w:ind w:left="3960" w:hanging="360"/>
      </w:pPr>
      <w:rPr>
        <w:rFonts w:cs="Times New Roman"/>
      </w:rPr>
    </w:lvl>
    <w:lvl w:ilvl="4" w:tplc="040D0019">
      <w:start w:val="1"/>
      <w:numFmt w:val="lowerLetter"/>
      <w:lvlText w:val="%5."/>
      <w:lvlJc w:val="left"/>
      <w:pPr>
        <w:tabs>
          <w:tab w:val="num" w:pos="4680"/>
        </w:tabs>
        <w:ind w:left="4680" w:hanging="360"/>
      </w:pPr>
      <w:rPr>
        <w:rFonts w:cs="Times New Roman"/>
      </w:rPr>
    </w:lvl>
    <w:lvl w:ilvl="5" w:tplc="040D001B">
      <w:start w:val="1"/>
      <w:numFmt w:val="lowerRoman"/>
      <w:lvlText w:val="%6."/>
      <w:lvlJc w:val="right"/>
      <w:pPr>
        <w:tabs>
          <w:tab w:val="num" w:pos="5400"/>
        </w:tabs>
        <w:ind w:left="5400" w:hanging="180"/>
      </w:pPr>
      <w:rPr>
        <w:rFonts w:cs="Times New Roman"/>
      </w:rPr>
    </w:lvl>
    <w:lvl w:ilvl="6" w:tplc="040D000F">
      <w:start w:val="1"/>
      <w:numFmt w:val="decimal"/>
      <w:lvlText w:val="%7."/>
      <w:lvlJc w:val="left"/>
      <w:pPr>
        <w:tabs>
          <w:tab w:val="num" w:pos="6120"/>
        </w:tabs>
        <w:ind w:left="6120" w:hanging="360"/>
      </w:pPr>
      <w:rPr>
        <w:rFonts w:cs="Times New Roman"/>
      </w:rPr>
    </w:lvl>
    <w:lvl w:ilvl="7" w:tplc="040D0019">
      <w:start w:val="1"/>
      <w:numFmt w:val="lowerLetter"/>
      <w:lvlText w:val="%8."/>
      <w:lvlJc w:val="left"/>
      <w:pPr>
        <w:tabs>
          <w:tab w:val="num" w:pos="6840"/>
        </w:tabs>
        <w:ind w:left="6840" w:hanging="360"/>
      </w:pPr>
      <w:rPr>
        <w:rFonts w:cs="Times New Roman"/>
      </w:rPr>
    </w:lvl>
    <w:lvl w:ilvl="8" w:tplc="040D001B">
      <w:start w:val="1"/>
      <w:numFmt w:val="lowerRoman"/>
      <w:lvlText w:val="%9."/>
      <w:lvlJc w:val="right"/>
      <w:pPr>
        <w:tabs>
          <w:tab w:val="num" w:pos="7560"/>
        </w:tabs>
        <w:ind w:left="7560" w:hanging="180"/>
      </w:pPr>
      <w:rPr>
        <w:rFonts w:cs="Times New Roman"/>
      </w:rPr>
    </w:lvl>
  </w:abstractNum>
  <w:abstractNum w:abstractNumId="9"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1"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12" w15:restartNumberingAfterBreak="0">
    <w:nsid w:val="45AC0E31"/>
    <w:multiLevelType w:val="multilevel"/>
    <w:tmpl w:val="276C9FDC"/>
    <w:lvl w:ilvl="0">
      <w:start w:val="1"/>
      <w:numFmt w:val="decimal"/>
      <w:lvlText w:val="%1."/>
      <w:lvlJc w:val="right"/>
      <w:pPr>
        <w:tabs>
          <w:tab w:val="num" w:pos="1440"/>
        </w:tabs>
        <w:ind w:left="1440" w:right="1440" w:hanging="720"/>
      </w:pPr>
      <w:rPr>
        <w:rFonts w:cs="Times New Roman" w:hint="default"/>
      </w:rPr>
    </w:lvl>
    <w:lvl w:ilvl="1">
      <w:start w:val="1"/>
      <w:numFmt w:val="lowerRoman"/>
      <w:lvlText w:val="%2."/>
      <w:lvlJc w:val="right"/>
      <w:pPr>
        <w:tabs>
          <w:tab w:val="num" w:pos="1800"/>
        </w:tabs>
        <w:ind w:left="1800" w:right="1800" w:hanging="360"/>
      </w:pPr>
      <w:rPr>
        <w:rFonts w:cs="Times New Roman"/>
      </w:rPr>
    </w:lvl>
    <w:lvl w:ilvl="2">
      <w:start w:val="1"/>
      <w:numFmt w:val="hebrew2"/>
      <w:lvlText w:val="%3."/>
      <w:lvlJc w:val="left"/>
      <w:pPr>
        <w:tabs>
          <w:tab w:val="num" w:pos="2520"/>
        </w:tabs>
        <w:ind w:left="2520" w:right="2520" w:hanging="180"/>
      </w:pPr>
      <w:rPr>
        <w:rFonts w:cs="Times New Roman"/>
      </w:rPr>
    </w:lvl>
    <w:lvl w:ilvl="3">
      <w:start w:val="1"/>
      <w:numFmt w:val="decimal"/>
      <w:lvlText w:val="%4."/>
      <w:lvlJc w:val="right"/>
      <w:pPr>
        <w:tabs>
          <w:tab w:val="num" w:pos="3240"/>
        </w:tabs>
        <w:ind w:left="3240" w:right="3240" w:hanging="360"/>
      </w:pPr>
      <w:rPr>
        <w:rFonts w:cs="Times New Roman"/>
      </w:rPr>
    </w:lvl>
    <w:lvl w:ilvl="4">
      <w:start w:val="1"/>
      <w:numFmt w:val="lowerRoman"/>
      <w:lvlText w:val="%5."/>
      <w:lvlJc w:val="right"/>
      <w:pPr>
        <w:tabs>
          <w:tab w:val="num" w:pos="3960"/>
        </w:tabs>
        <w:ind w:left="3960" w:right="3960" w:hanging="360"/>
      </w:pPr>
      <w:rPr>
        <w:rFonts w:cs="Times New Roman"/>
      </w:rPr>
    </w:lvl>
    <w:lvl w:ilvl="5">
      <w:start w:val="1"/>
      <w:numFmt w:val="hebrew2"/>
      <w:lvlText w:val="%6."/>
      <w:lvlJc w:val="left"/>
      <w:pPr>
        <w:tabs>
          <w:tab w:val="num" w:pos="4680"/>
        </w:tabs>
        <w:ind w:left="4680" w:right="4680" w:hanging="180"/>
      </w:pPr>
      <w:rPr>
        <w:rFonts w:cs="Times New Roman"/>
      </w:rPr>
    </w:lvl>
    <w:lvl w:ilvl="6">
      <w:start w:val="1"/>
      <w:numFmt w:val="decimal"/>
      <w:lvlText w:val="%7."/>
      <w:lvlJc w:val="right"/>
      <w:pPr>
        <w:tabs>
          <w:tab w:val="num" w:pos="5400"/>
        </w:tabs>
        <w:ind w:left="5400" w:right="5400" w:hanging="360"/>
      </w:pPr>
      <w:rPr>
        <w:rFonts w:cs="Times New Roman"/>
      </w:rPr>
    </w:lvl>
    <w:lvl w:ilvl="7">
      <w:start w:val="1"/>
      <w:numFmt w:val="lowerRoman"/>
      <w:lvlText w:val="%8."/>
      <w:lvlJc w:val="right"/>
      <w:pPr>
        <w:tabs>
          <w:tab w:val="num" w:pos="6120"/>
        </w:tabs>
        <w:ind w:left="6120" w:right="6120" w:hanging="360"/>
      </w:pPr>
      <w:rPr>
        <w:rFonts w:cs="Times New Roman"/>
      </w:rPr>
    </w:lvl>
    <w:lvl w:ilvl="8">
      <w:start w:val="1"/>
      <w:numFmt w:val="hebrew2"/>
      <w:lvlText w:val="%9."/>
      <w:lvlJc w:val="left"/>
      <w:pPr>
        <w:tabs>
          <w:tab w:val="num" w:pos="6840"/>
        </w:tabs>
        <w:ind w:left="6840" w:right="6840" w:hanging="180"/>
      </w:pPr>
      <w:rPr>
        <w:rFonts w:cs="Times New Roman"/>
      </w:rPr>
    </w:lvl>
  </w:abstractNum>
  <w:abstractNum w:abstractNumId="13" w15:restartNumberingAfterBreak="0">
    <w:nsid w:val="511D17C3"/>
    <w:multiLevelType w:val="hybridMultilevel"/>
    <w:tmpl w:val="3E4654D6"/>
    <w:lvl w:ilvl="0" w:tplc="3254503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3AF07BD"/>
    <w:multiLevelType w:val="hybridMultilevel"/>
    <w:tmpl w:val="2DEAD2BE"/>
    <w:lvl w:ilvl="0" w:tplc="04090013">
      <w:start w:val="1"/>
      <w:numFmt w:val="hebrew1"/>
      <w:lvlText w:val="%1."/>
      <w:lvlJc w:val="center"/>
      <w:pPr>
        <w:ind w:left="2160" w:hanging="360"/>
      </w:p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start w:val="1"/>
      <w:numFmt w:val="decimal"/>
      <w:lvlText w:val="%4."/>
      <w:lvlJc w:val="left"/>
      <w:pPr>
        <w:ind w:left="4320" w:hanging="360"/>
      </w:pPr>
    </w:lvl>
    <w:lvl w:ilvl="4" w:tplc="04090019">
      <w:start w:val="1"/>
      <w:numFmt w:val="lowerLetter"/>
      <w:lvlText w:val="%5."/>
      <w:lvlJc w:val="left"/>
      <w:pPr>
        <w:ind w:left="5040" w:hanging="360"/>
      </w:pPr>
    </w:lvl>
    <w:lvl w:ilvl="5" w:tplc="0409001B">
      <w:start w:val="1"/>
      <w:numFmt w:val="lowerRoman"/>
      <w:lvlText w:val="%6."/>
      <w:lvlJc w:val="right"/>
      <w:pPr>
        <w:ind w:left="5760" w:hanging="180"/>
      </w:pPr>
    </w:lvl>
    <w:lvl w:ilvl="6" w:tplc="0409000F">
      <w:start w:val="1"/>
      <w:numFmt w:val="decimal"/>
      <w:lvlText w:val="%7."/>
      <w:lvlJc w:val="left"/>
      <w:pPr>
        <w:ind w:left="6480" w:hanging="360"/>
      </w:pPr>
    </w:lvl>
    <w:lvl w:ilvl="7" w:tplc="04090019">
      <w:start w:val="1"/>
      <w:numFmt w:val="lowerLetter"/>
      <w:lvlText w:val="%8."/>
      <w:lvlJc w:val="left"/>
      <w:pPr>
        <w:ind w:left="7200" w:hanging="360"/>
      </w:pPr>
    </w:lvl>
    <w:lvl w:ilvl="8" w:tplc="0409001B">
      <w:start w:val="1"/>
      <w:numFmt w:val="lowerRoman"/>
      <w:lvlText w:val="%9."/>
      <w:lvlJc w:val="right"/>
      <w:pPr>
        <w:ind w:left="7920" w:hanging="180"/>
      </w:pPr>
    </w:lvl>
  </w:abstractNum>
  <w:abstractNum w:abstractNumId="15" w15:restartNumberingAfterBreak="0">
    <w:nsid w:val="69650E31"/>
    <w:multiLevelType w:val="hybridMultilevel"/>
    <w:tmpl w:val="3AE84152"/>
    <w:lvl w:ilvl="0" w:tplc="E872EB94">
      <w:start w:val="1"/>
      <w:numFmt w:val="hebrew1"/>
      <w:lvlText w:val="%1."/>
      <w:lvlJc w:val="left"/>
      <w:pPr>
        <w:tabs>
          <w:tab w:val="num" w:pos="2160"/>
        </w:tabs>
        <w:ind w:left="2160" w:hanging="720"/>
      </w:pPr>
      <w:rPr>
        <w:rFonts w:ascii="Times New Roman" w:hAnsi="Times New Roman" w:cs="David" w:hint="default"/>
        <w:bCs w:val="0"/>
        <w:iCs w:val="0"/>
        <w:sz w:val="2"/>
        <w:szCs w:val="24"/>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6" w15:restartNumberingAfterBreak="0">
    <w:nsid w:val="69983D83"/>
    <w:multiLevelType w:val="multilevel"/>
    <w:tmpl w:val="99E69694"/>
    <w:lvl w:ilvl="0">
      <w:start w:val="1"/>
      <w:numFmt w:val="decimal"/>
      <w:lvlText w:val="%1"/>
      <w:lvlJc w:val="left"/>
      <w:pPr>
        <w:tabs>
          <w:tab w:val="num" w:pos="720"/>
        </w:tabs>
        <w:ind w:left="720" w:hanging="720"/>
      </w:pPr>
      <w:rPr>
        <w:rFonts w:cs="Times New Roman"/>
        <w:sz w:val="24"/>
      </w:rPr>
    </w:lvl>
    <w:lvl w:ilvl="1">
      <w:start w:val="1"/>
      <w:numFmt w:val="decimal"/>
      <w:lvlText w:val="%1.%2"/>
      <w:lvlJc w:val="left"/>
      <w:pPr>
        <w:tabs>
          <w:tab w:val="num" w:pos="862"/>
        </w:tabs>
        <w:ind w:left="862" w:hanging="720"/>
      </w:pPr>
      <w:rPr>
        <w:rFonts w:cs="David"/>
        <w:sz w:val="28"/>
        <w:szCs w:val="24"/>
      </w:rPr>
    </w:lvl>
    <w:lvl w:ilvl="2">
      <w:start w:val="1"/>
      <w:numFmt w:val="decimal"/>
      <w:lvlText w:val="%1.%2.%3"/>
      <w:lvlJc w:val="left"/>
      <w:pPr>
        <w:tabs>
          <w:tab w:val="num" w:pos="2160"/>
        </w:tabs>
        <w:ind w:left="2160" w:hanging="720"/>
      </w:pPr>
      <w:rPr>
        <w:rFonts w:cs="Times New Roman"/>
        <w:sz w:val="24"/>
      </w:rPr>
    </w:lvl>
    <w:lvl w:ilvl="3">
      <w:start w:val="1"/>
      <w:numFmt w:val="decimal"/>
      <w:lvlText w:val="%1.%2.%3.%4"/>
      <w:lvlJc w:val="left"/>
      <w:pPr>
        <w:tabs>
          <w:tab w:val="num" w:pos="2880"/>
        </w:tabs>
        <w:ind w:left="2880" w:hanging="720"/>
      </w:pPr>
      <w:rPr>
        <w:rFonts w:cs="Times New Roman"/>
        <w:sz w:val="24"/>
      </w:rPr>
    </w:lvl>
    <w:lvl w:ilvl="4">
      <w:start w:val="1"/>
      <w:numFmt w:val="decimal"/>
      <w:lvlText w:val="%1.%2.%3.%4.%5"/>
      <w:lvlJc w:val="left"/>
      <w:pPr>
        <w:tabs>
          <w:tab w:val="num" w:pos="3960"/>
        </w:tabs>
        <w:ind w:left="3960" w:hanging="1080"/>
      </w:pPr>
      <w:rPr>
        <w:rFonts w:cs="Times New Roman"/>
        <w:sz w:val="24"/>
      </w:rPr>
    </w:lvl>
    <w:lvl w:ilvl="5">
      <w:start w:val="1"/>
      <w:numFmt w:val="decimal"/>
      <w:lvlText w:val="%1.%2.%3.%4.%5.%6"/>
      <w:lvlJc w:val="left"/>
      <w:pPr>
        <w:tabs>
          <w:tab w:val="num" w:pos="4680"/>
        </w:tabs>
        <w:ind w:left="4680" w:hanging="1080"/>
      </w:pPr>
      <w:rPr>
        <w:rFonts w:cs="Times New Roman"/>
        <w:sz w:val="24"/>
      </w:rPr>
    </w:lvl>
    <w:lvl w:ilvl="6">
      <w:start w:val="1"/>
      <w:numFmt w:val="decimal"/>
      <w:lvlText w:val="%1.%2.%3.%4.%5.%6.%7"/>
      <w:lvlJc w:val="left"/>
      <w:pPr>
        <w:tabs>
          <w:tab w:val="num" w:pos="5400"/>
        </w:tabs>
        <w:ind w:left="5400" w:hanging="1080"/>
      </w:pPr>
      <w:rPr>
        <w:rFonts w:cs="Times New Roman"/>
        <w:sz w:val="24"/>
      </w:rPr>
    </w:lvl>
    <w:lvl w:ilvl="7">
      <w:start w:val="1"/>
      <w:numFmt w:val="decimal"/>
      <w:lvlText w:val="%1.%2.%3.%4.%5.%6.%7.%8"/>
      <w:lvlJc w:val="left"/>
      <w:pPr>
        <w:tabs>
          <w:tab w:val="num" w:pos="6480"/>
        </w:tabs>
        <w:ind w:left="6480" w:hanging="1440"/>
      </w:pPr>
      <w:rPr>
        <w:rFonts w:cs="Times New Roman"/>
        <w:sz w:val="24"/>
      </w:rPr>
    </w:lvl>
    <w:lvl w:ilvl="8">
      <w:start w:val="1"/>
      <w:numFmt w:val="decimal"/>
      <w:lvlText w:val="%1.%2.%3.%4.%5.%6.%7.%8.%9"/>
      <w:lvlJc w:val="left"/>
      <w:pPr>
        <w:tabs>
          <w:tab w:val="num" w:pos="7200"/>
        </w:tabs>
        <w:ind w:left="7200" w:hanging="1440"/>
      </w:pPr>
      <w:rPr>
        <w:rFonts w:cs="Times New Roman"/>
        <w:sz w:val="24"/>
      </w:rPr>
    </w:lvl>
  </w:abstractNum>
  <w:abstractNum w:abstractNumId="17" w15:restartNumberingAfterBreak="0">
    <w:nsid w:val="7BA40EFF"/>
    <w:multiLevelType w:val="multilevel"/>
    <w:tmpl w:val="24064D6A"/>
    <w:lvl w:ilvl="0">
      <w:start w:val="1"/>
      <w:numFmt w:val="decimal"/>
      <w:isLgl/>
      <w:lvlText w:val="%1."/>
      <w:lvlJc w:val="center"/>
      <w:pPr>
        <w:tabs>
          <w:tab w:val="num" w:pos="360"/>
        </w:tabs>
        <w:ind w:left="360" w:right="360" w:hanging="72"/>
      </w:pPr>
      <w:rPr>
        <w:rFonts w:cs="Times New Roman" w:hint="default"/>
      </w:rPr>
    </w:lvl>
    <w:lvl w:ilvl="1">
      <w:start w:val="1"/>
      <w:numFmt w:val="decimal"/>
      <w:isLgl/>
      <w:lvlText w:val="%1.%2."/>
      <w:lvlJc w:val="center"/>
      <w:pPr>
        <w:tabs>
          <w:tab w:val="num" w:pos="792"/>
        </w:tabs>
        <w:ind w:left="792" w:right="792" w:hanging="432"/>
      </w:pPr>
      <w:rPr>
        <w:rFonts w:cs="Times New Roman" w:hint="default"/>
        <w:sz w:val="2"/>
        <w:szCs w:val="24"/>
      </w:rPr>
    </w:lvl>
    <w:lvl w:ilvl="2">
      <w:start w:val="1"/>
      <w:numFmt w:val="decimal"/>
      <w:isLgl/>
      <w:lvlText w:val="%1.%2.%3."/>
      <w:lvlJc w:val="center"/>
      <w:pPr>
        <w:tabs>
          <w:tab w:val="num" w:pos="1224"/>
        </w:tabs>
        <w:ind w:left="3062" w:right="3062" w:hanging="1928"/>
      </w:pPr>
      <w:rPr>
        <w:rFonts w:cs="Times New Roman" w:hint="default"/>
      </w:rPr>
    </w:lvl>
    <w:lvl w:ilvl="3">
      <w:start w:val="1"/>
      <w:numFmt w:val="decimal"/>
      <w:isLgl/>
      <w:lvlText w:val="%1.%2.%3.%4."/>
      <w:lvlJc w:val="right"/>
      <w:pPr>
        <w:tabs>
          <w:tab w:val="num" w:pos="1800"/>
        </w:tabs>
        <w:ind w:left="1728" w:right="1728" w:hanging="648"/>
      </w:pPr>
      <w:rPr>
        <w:rFonts w:cs="Times New Roman" w:hint="default"/>
      </w:rPr>
    </w:lvl>
    <w:lvl w:ilvl="4">
      <w:start w:val="1"/>
      <w:numFmt w:val="decimal"/>
      <w:lvlText w:val="%1.%2.%3.%4.%5."/>
      <w:lvlJc w:val="right"/>
      <w:pPr>
        <w:tabs>
          <w:tab w:val="num" w:pos="2520"/>
        </w:tabs>
        <w:ind w:left="2232" w:right="2232" w:hanging="792"/>
      </w:pPr>
      <w:rPr>
        <w:rFonts w:cs="Times New Roman" w:hint="default"/>
      </w:rPr>
    </w:lvl>
    <w:lvl w:ilvl="5">
      <w:start w:val="1"/>
      <w:numFmt w:val="decimal"/>
      <w:lvlText w:val="%1.%2.%3.%4.%5.%6."/>
      <w:lvlJc w:val="right"/>
      <w:pPr>
        <w:tabs>
          <w:tab w:val="num" w:pos="2880"/>
        </w:tabs>
        <w:ind w:left="2736" w:right="2736" w:hanging="936"/>
      </w:pPr>
      <w:rPr>
        <w:rFonts w:cs="Times New Roman" w:hint="default"/>
      </w:rPr>
    </w:lvl>
    <w:lvl w:ilvl="6">
      <w:start w:val="1"/>
      <w:numFmt w:val="decimal"/>
      <w:lvlText w:val="%1.%2.%3.%4.%5.%6.%7."/>
      <w:lvlJc w:val="right"/>
      <w:pPr>
        <w:tabs>
          <w:tab w:val="num" w:pos="3600"/>
        </w:tabs>
        <w:ind w:left="3240" w:right="3240" w:hanging="1080"/>
      </w:pPr>
      <w:rPr>
        <w:rFonts w:cs="Times New Roman" w:hint="default"/>
      </w:rPr>
    </w:lvl>
    <w:lvl w:ilvl="7">
      <w:start w:val="1"/>
      <w:numFmt w:val="decimal"/>
      <w:lvlText w:val="%1.%2.%3.%4.%5.%6.%7.%8."/>
      <w:lvlJc w:val="right"/>
      <w:pPr>
        <w:tabs>
          <w:tab w:val="num" w:pos="3960"/>
        </w:tabs>
        <w:ind w:left="3744" w:right="3744" w:hanging="1224"/>
      </w:pPr>
      <w:rPr>
        <w:rFonts w:cs="Times New Roman" w:hint="default"/>
      </w:rPr>
    </w:lvl>
    <w:lvl w:ilvl="8">
      <w:start w:val="1"/>
      <w:numFmt w:val="decimal"/>
      <w:lvlText w:val="%1.%2.%3.%4.%5.%6.%7.%8.%9."/>
      <w:lvlJc w:val="right"/>
      <w:pPr>
        <w:tabs>
          <w:tab w:val="num" w:pos="4680"/>
        </w:tabs>
        <w:ind w:left="4320" w:right="4320" w:hanging="1440"/>
      </w:pPr>
      <w:rPr>
        <w:rFonts w:cs="Times New Roman" w:hint="default"/>
      </w:rPr>
    </w:lvl>
  </w:abstractNum>
  <w:abstractNum w:abstractNumId="18" w15:restartNumberingAfterBreak="0">
    <w:nsid w:val="7D83640A"/>
    <w:multiLevelType w:val="singleLevel"/>
    <w:tmpl w:val="0756A9BE"/>
    <w:lvl w:ilvl="0">
      <w:start w:val="1"/>
      <w:numFmt w:val="hebrew1"/>
      <w:lvlText w:val="%1."/>
      <w:lvlJc w:val="left"/>
      <w:pPr>
        <w:tabs>
          <w:tab w:val="num" w:pos="2160"/>
        </w:tabs>
        <w:ind w:left="2160" w:hanging="720"/>
      </w:pPr>
      <w:rPr>
        <w:rFonts w:cs="David" w:hint="cs"/>
        <w:bCs w:val="0"/>
        <w:iCs w:val="0"/>
        <w:sz w:val="24"/>
        <w:szCs w:val="24"/>
      </w:rPr>
    </w:lvl>
  </w:abstractNum>
  <w:abstractNum w:abstractNumId="19" w15:restartNumberingAfterBreak="0">
    <w:nsid w:val="7DE51440"/>
    <w:multiLevelType w:val="multilevel"/>
    <w:tmpl w:val="75801948"/>
    <w:lvl w:ilvl="0">
      <w:start w:val="1"/>
      <w:numFmt w:val="decimal"/>
      <w:lvlText w:val="%1."/>
      <w:lvlJc w:val="left"/>
      <w:pPr>
        <w:tabs>
          <w:tab w:val="num" w:pos="567"/>
        </w:tabs>
        <w:ind w:left="567" w:hanging="567"/>
      </w:pPr>
      <w:rPr>
        <w:rFonts w:cs="Times New Roman" w:hint="default"/>
        <w:b w:val="0"/>
        <w:bCs w:val="0"/>
        <w:i w:val="0"/>
        <w:iCs w:val="0"/>
      </w:rPr>
    </w:lvl>
    <w:lvl w:ilvl="1">
      <w:start w:val="1"/>
      <w:numFmt w:val="decimal"/>
      <w:lvlText w:val="%1.%2 "/>
      <w:lvlJc w:val="left"/>
      <w:pPr>
        <w:tabs>
          <w:tab w:val="num" w:pos="1134"/>
        </w:tabs>
        <w:ind w:left="1134" w:hanging="567"/>
      </w:pPr>
      <w:rPr>
        <w:rFonts w:cs="Times New Roman" w:hint="default"/>
      </w:rPr>
    </w:lvl>
    <w:lvl w:ilvl="2">
      <w:start w:val="1"/>
      <w:numFmt w:val="decimal"/>
      <w:lvlText w:val="%1.%2.%3"/>
      <w:lvlJc w:val="left"/>
      <w:pPr>
        <w:tabs>
          <w:tab w:val="num" w:pos="1701"/>
        </w:tabs>
        <w:ind w:left="1701" w:hanging="567"/>
      </w:pPr>
      <w:rPr>
        <w:rFonts w:cs="Times New Roman" w:hint="default"/>
      </w:rPr>
    </w:lvl>
    <w:lvl w:ilvl="3">
      <w:start w:val="1"/>
      <w:numFmt w:val="decimal"/>
      <w:lvlText w:val="%1.%2.%3.%4."/>
      <w:lvlJc w:val="center"/>
      <w:pPr>
        <w:tabs>
          <w:tab w:val="num" w:pos="2268"/>
        </w:tabs>
        <w:ind w:left="2268" w:hanging="567"/>
      </w:pPr>
      <w:rPr>
        <w:rFonts w:cs="Times New Roman" w:hint="default"/>
      </w:rPr>
    </w:lvl>
    <w:lvl w:ilvl="4">
      <w:start w:val="1"/>
      <w:numFmt w:val="decimal"/>
      <w:lvlText w:val="%1.%2.%3.%4.%5."/>
      <w:lvlJc w:val="center"/>
      <w:pPr>
        <w:tabs>
          <w:tab w:val="num" w:pos="2232"/>
        </w:tabs>
        <w:ind w:left="2232" w:hanging="792"/>
      </w:pPr>
      <w:rPr>
        <w:rFonts w:cs="Times New Roman" w:hint="default"/>
      </w:rPr>
    </w:lvl>
    <w:lvl w:ilvl="5">
      <w:start w:val="1"/>
      <w:numFmt w:val="decimal"/>
      <w:lvlText w:val="%1.%2.%3.%4.%5.%6."/>
      <w:lvlJc w:val="center"/>
      <w:pPr>
        <w:tabs>
          <w:tab w:val="num" w:pos="2736"/>
        </w:tabs>
        <w:ind w:left="2736" w:hanging="936"/>
      </w:pPr>
      <w:rPr>
        <w:rFonts w:cs="Times New Roman" w:hint="default"/>
      </w:rPr>
    </w:lvl>
    <w:lvl w:ilvl="6">
      <w:start w:val="1"/>
      <w:numFmt w:val="decimal"/>
      <w:lvlText w:val="%1.%2.%3.%4.%5.%6.%7."/>
      <w:lvlJc w:val="center"/>
      <w:pPr>
        <w:tabs>
          <w:tab w:val="num" w:pos="3240"/>
        </w:tabs>
        <w:ind w:left="3240" w:hanging="1080"/>
      </w:pPr>
      <w:rPr>
        <w:rFonts w:cs="Times New Roman" w:hint="default"/>
      </w:rPr>
    </w:lvl>
    <w:lvl w:ilvl="7">
      <w:start w:val="1"/>
      <w:numFmt w:val="decimal"/>
      <w:lvlText w:val="%1.%2.%3.%4.%5.%6.%7.%8."/>
      <w:lvlJc w:val="center"/>
      <w:pPr>
        <w:tabs>
          <w:tab w:val="num" w:pos="3744"/>
        </w:tabs>
        <w:ind w:left="3744" w:hanging="1224"/>
      </w:pPr>
      <w:rPr>
        <w:rFonts w:cs="Times New Roman" w:hint="default"/>
      </w:rPr>
    </w:lvl>
    <w:lvl w:ilvl="8">
      <w:start w:val="1"/>
      <w:numFmt w:val="decimal"/>
      <w:lvlText w:val="%1.%2.%3.%4.%5.%6.%7.%8.%9."/>
      <w:lvlJc w:val="center"/>
      <w:pPr>
        <w:tabs>
          <w:tab w:val="num" w:pos="4320"/>
        </w:tabs>
        <w:ind w:left="4320" w:hanging="1440"/>
      </w:pPr>
      <w:rPr>
        <w:rFonts w:cs="Times New Roman" w:hint="default"/>
      </w:rPr>
    </w:lvl>
  </w:abstractNum>
  <w:num w:numId="1">
    <w:abstractNumId w:val="17"/>
  </w:num>
  <w:num w:numId="2">
    <w:abstractNumId w:val="12"/>
  </w:num>
  <w:num w:numId="3">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num>
  <w:num w:numId="7">
    <w:abstractNumId w:val="1"/>
    <w:lvlOverride w:ilvl="0">
      <w:startOverride w:val="1"/>
    </w:lvlOverride>
  </w:num>
  <w:num w:numId="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8"/>
    <w:lvlOverride w:ilvl="0">
      <w:startOverride w:val="1"/>
    </w:lvlOverride>
  </w:num>
  <w:num w:numId="10">
    <w:abstractNumId w:val="3"/>
  </w:num>
  <w:num w:numId="11">
    <w:abstractNumId w:val="6"/>
  </w:num>
  <w:num w:numId="12">
    <w:abstractNumId w:val="13"/>
  </w:num>
  <w:num w:numId="13">
    <w:abstractNumId w:val="10"/>
  </w:num>
  <w:num w:numId="14">
    <w:abstractNumId w:val="9"/>
  </w:num>
  <w:num w:numId="15">
    <w:abstractNumId w:val="19"/>
  </w:num>
  <w:num w:numId="1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5"/>
  </w:num>
  <w:num w:numId="2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Kook Sec">
    <w15:presenceInfo w15:providerId="AD" w15:userId="S-1-5-21-1915107579-1707952165-794563710-1249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trackRevisions/>
  <w:documentProtection w:edit="trackedChanges" w:enforcement="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2177"/>
    <w:rsid w:val="000206FA"/>
    <w:rsid w:val="000876BA"/>
    <w:rsid w:val="0009511C"/>
    <w:rsid w:val="000E2532"/>
    <w:rsid w:val="00104FEB"/>
    <w:rsid w:val="00134C85"/>
    <w:rsid w:val="00150FD5"/>
    <w:rsid w:val="00191218"/>
    <w:rsid w:val="001A00DE"/>
    <w:rsid w:val="001A0C3C"/>
    <w:rsid w:val="001A69D5"/>
    <w:rsid w:val="00214ACF"/>
    <w:rsid w:val="00232692"/>
    <w:rsid w:val="00237034"/>
    <w:rsid w:val="00345D6C"/>
    <w:rsid w:val="00380332"/>
    <w:rsid w:val="00426E44"/>
    <w:rsid w:val="00473325"/>
    <w:rsid w:val="00477F7B"/>
    <w:rsid w:val="00480E32"/>
    <w:rsid w:val="004E30B9"/>
    <w:rsid w:val="0054041D"/>
    <w:rsid w:val="00552E11"/>
    <w:rsid w:val="00553565"/>
    <w:rsid w:val="00573980"/>
    <w:rsid w:val="00636A8F"/>
    <w:rsid w:val="00663022"/>
    <w:rsid w:val="0068779F"/>
    <w:rsid w:val="0072103C"/>
    <w:rsid w:val="007778AD"/>
    <w:rsid w:val="00781DE8"/>
    <w:rsid w:val="007D2FAF"/>
    <w:rsid w:val="007E462A"/>
    <w:rsid w:val="007E752F"/>
    <w:rsid w:val="00804F0B"/>
    <w:rsid w:val="00811209"/>
    <w:rsid w:val="008318E5"/>
    <w:rsid w:val="008C64C6"/>
    <w:rsid w:val="008F7CE5"/>
    <w:rsid w:val="00904418"/>
    <w:rsid w:val="00942177"/>
    <w:rsid w:val="00942B6A"/>
    <w:rsid w:val="00AF234B"/>
    <w:rsid w:val="00B44D6B"/>
    <w:rsid w:val="00BE17B4"/>
    <w:rsid w:val="00C3675F"/>
    <w:rsid w:val="00C90434"/>
    <w:rsid w:val="00CB099C"/>
    <w:rsid w:val="00CD089E"/>
    <w:rsid w:val="00DA7212"/>
    <w:rsid w:val="00DF698D"/>
    <w:rsid w:val="00E05F9F"/>
    <w:rsid w:val="00E679C7"/>
    <w:rsid w:val="00EA2DA6"/>
    <w:rsid w:val="00EC37B6"/>
    <w:rsid w:val="00EE6F8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59A9F14"/>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E679C7"/>
    <w:pPr>
      <w:bidi/>
      <w:spacing w:before="100" w:beforeAutospacing="1" w:after="100" w:afterAutospacing="1" w:line="720" w:lineRule="auto"/>
    </w:pPr>
  </w:style>
  <w:style w:type="paragraph" w:styleId="1">
    <w:name w:val="heading 1"/>
    <w:basedOn w:val="a"/>
    <w:next w:val="a"/>
    <w:link w:val="10"/>
    <w:qFormat/>
    <w:rsid w:val="000206FA"/>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styleId="2">
    <w:name w:val="heading 2"/>
    <w:basedOn w:val="a"/>
    <w:next w:val="a"/>
    <w:link w:val="20"/>
    <w:qFormat/>
    <w:rsid w:val="000206FA"/>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styleId="3">
    <w:name w:val="heading 3"/>
    <w:basedOn w:val="a"/>
    <w:next w:val="a"/>
    <w:link w:val="30"/>
    <w:qFormat/>
    <w:rsid w:val="000206FA"/>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styleId="4">
    <w:name w:val="heading 4"/>
    <w:basedOn w:val="a"/>
    <w:next w:val="a"/>
    <w:link w:val="40"/>
    <w:qFormat/>
    <w:rsid w:val="000206FA"/>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styleId="5">
    <w:name w:val="heading 5"/>
    <w:basedOn w:val="a"/>
    <w:next w:val="a"/>
    <w:link w:val="50"/>
    <w:qFormat/>
    <w:rsid w:val="000206FA"/>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styleId="6">
    <w:name w:val="heading 6"/>
    <w:basedOn w:val="a"/>
    <w:next w:val="a"/>
    <w:link w:val="60"/>
    <w:qFormat/>
    <w:rsid w:val="000206FA"/>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styleId="7">
    <w:name w:val="heading 7"/>
    <w:basedOn w:val="a"/>
    <w:next w:val="a"/>
    <w:link w:val="70"/>
    <w:qFormat/>
    <w:rsid w:val="000206FA"/>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styleId="8">
    <w:name w:val="heading 8"/>
    <w:basedOn w:val="a"/>
    <w:next w:val="a"/>
    <w:link w:val="80"/>
    <w:qFormat/>
    <w:rsid w:val="000206FA"/>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styleId="9">
    <w:name w:val="heading 9"/>
    <w:basedOn w:val="a"/>
    <w:next w:val="a"/>
    <w:link w:val="90"/>
    <w:qFormat/>
    <w:rsid w:val="000206FA"/>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AF234B"/>
    <w:pPr>
      <w:tabs>
        <w:tab w:val="center" w:pos="4153"/>
        <w:tab w:val="right" w:pos="8306"/>
      </w:tabs>
      <w:spacing w:before="0" w:after="0" w:line="240" w:lineRule="auto"/>
    </w:pPr>
  </w:style>
  <w:style w:type="character" w:customStyle="1" w:styleId="a4">
    <w:name w:val="כותרת עליונה תו"/>
    <w:basedOn w:val="a0"/>
    <w:link w:val="a3"/>
    <w:uiPriority w:val="99"/>
    <w:rsid w:val="00AF234B"/>
  </w:style>
  <w:style w:type="paragraph" w:styleId="a5">
    <w:name w:val="footer"/>
    <w:basedOn w:val="a"/>
    <w:link w:val="a6"/>
    <w:unhideWhenUsed/>
    <w:rsid w:val="00AF234B"/>
    <w:pPr>
      <w:tabs>
        <w:tab w:val="center" w:pos="4153"/>
        <w:tab w:val="right" w:pos="8306"/>
      </w:tabs>
      <w:spacing w:before="0" w:after="0" w:line="240" w:lineRule="auto"/>
    </w:pPr>
  </w:style>
  <w:style w:type="character" w:customStyle="1" w:styleId="a6">
    <w:name w:val="כותרת תחתונה תו"/>
    <w:basedOn w:val="a0"/>
    <w:link w:val="a5"/>
    <w:uiPriority w:val="99"/>
    <w:rsid w:val="00AF234B"/>
  </w:style>
  <w:style w:type="character" w:styleId="a7">
    <w:name w:val="Placeholder Text"/>
    <w:basedOn w:val="a0"/>
    <w:uiPriority w:val="99"/>
    <w:semiHidden/>
    <w:rsid w:val="00552E11"/>
    <w:rPr>
      <w:color w:val="808080"/>
    </w:rPr>
  </w:style>
  <w:style w:type="table" w:styleId="a8">
    <w:name w:val="Table Grid"/>
    <w:basedOn w:val="a1"/>
    <w:uiPriority w:val="3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כותרת 1 תו"/>
    <w:basedOn w:val="a0"/>
    <w:link w:val="1"/>
    <w:rsid w:val="000206FA"/>
    <w:rPr>
      <w:rFonts w:ascii="Times New Roman" w:eastAsia="Times New Roman" w:hAnsi="Times New Roman" w:cs="David"/>
      <w:sz w:val="20"/>
      <w:szCs w:val="24"/>
      <w:lang w:eastAsia="he-IL"/>
    </w:rPr>
  </w:style>
  <w:style w:type="character" w:customStyle="1" w:styleId="20">
    <w:name w:val="כותרת 2 תו"/>
    <w:basedOn w:val="a0"/>
    <w:link w:val="2"/>
    <w:rsid w:val="000206FA"/>
    <w:rPr>
      <w:rFonts w:ascii="Times New Roman" w:eastAsia="Times New Roman" w:hAnsi="Times New Roman" w:cs="David"/>
      <w:bCs/>
      <w:sz w:val="20"/>
      <w:szCs w:val="24"/>
      <w:lang w:eastAsia="he-IL"/>
    </w:rPr>
  </w:style>
  <w:style w:type="character" w:customStyle="1" w:styleId="30">
    <w:name w:val="כותרת 3 תו"/>
    <w:basedOn w:val="a0"/>
    <w:link w:val="3"/>
    <w:rsid w:val="000206FA"/>
    <w:rPr>
      <w:rFonts w:ascii="Times New Roman" w:eastAsia="Times New Roman" w:hAnsi="Times New Roman" w:cs="David"/>
      <w:b/>
      <w:bCs/>
      <w:sz w:val="20"/>
      <w:szCs w:val="24"/>
      <w:u w:val="single"/>
      <w:lang w:eastAsia="he-IL"/>
    </w:rPr>
  </w:style>
  <w:style w:type="character" w:customStyle="1" w:styleId="40">
    <w:name w:val="כותרת 4 תו"/>
    <w:basedOn w:val="a0"/>
    <w:link w:val="4"/>
    <w:rsid w:val="000206FA"/>
    <w:rPr>
      <w:rFonts w:ascii="Times New Roman" w:eastAsia="Times New Roman" w:hAnsi="Times New Roman" w:cs="David"/>
      <w:bCs/>
      <w:sz w:val="20"/>
      <w:szCs w:val="24"/>
      <w:u w:val="single"/>
      <w:lang w:eastAsia="he-IL"/>
    </w:rPr>
  </w:style>
  <w:style w:type="character" w:customStyle="1" w:styleId="50">
    <w:name w:val="כותרת 5 תו"/>
    <w:basedOn w:val="a0"/>
    <w:link w:val="5"/>
    <w:rsid w:val="000206FA"/>
    <w:rPr>
      <w:rFonts w:ascii="Times New Roman" w:eastAsia="Times New Roman" w:hAnsi="Times New Roman" w:cs="David"/>
      <w:sz w:val="20"/>
      <w:szCs w:val="24"/>
      <w:lang w:eastAsia="he-IL"/>
    </w:rPr>
  </w:style>
  <w:style w:type="character" w:customStyle="1" w:styleId="60">
    <w:name w:val="כותרת 6 תו"/>
    <w:basedOn w:val="a0"/>
    <w:link w:val="6"/>
    <w:rsid w:val="000206FA"/>
    <w:rPr>
      <w:rFonts w:ascii="Times New Roman" w:eastAsia="Times New Roman" w:hAnsi="Times New Roman" w:cs="David"/>
      <w:sz w:val="20"/>
      <w:szCs w:val="24"/>
      <w:u w:val="single"/>
      <w:lang w:eastAsia="he-IL"/>
    </w:rPr>
  </w:style>
  <w:style w:type="character" w:customStyle="1" w:styleId="70">
    <w:name w:val="כותרת 7 תו"/>
    <w:basedOn w:val="a0"/>
    <w:link w:val="7"/>
    <w:rsid w:val="000206FA"/>
    <w:rPr>
      <w:rFonts w:ascii="Times New Roman" w:eastAsia="Times New Roman" w:hAnsi="Times New Roman" w:cs="David"/>
      <w:sz w:val="20"/>
      <w:szCs w:val="24"/>
      <w:lang w:eastAsia="he-IL"/>
    </w:rPr>
  </w:style>
  <w:style w:type="character" w:customStyle="1" w:styleId="80">
    <w:name w:val="כותרת 8 תו"/>
    <w:basedOn w:val="a0"/>
    <w:link w:val="8"/>
    <w:rsid w:val="000206FA"/>
    <w:rPr>
      <w:rFonts w:ascii="Times New Roman" w:eastAsia="Times New Roman" w:hAnsi="Times New Roman" w:cs="David"/>
      <w:color w:val="339966"/>
      <w:sz w:val="20"/>
      <w:szCs w:val="24"/>
      <w:lang w:eastAsia="he-IL"/>
    </w:rPr>
  </w:style>
  <w:style w:type="character" w:customStyle="1" w:styleId="90">
    <w:name w:val="כותרת 9 תו"/>
    <w:basedOn w:val="a0"/>
    <w:link w:val="9"/>
    <w:rsid w:val="000206FA"/>
    <w:rPr>
      <w:rFonts w:ascii="Times New Roman" w:eastAsia="Times New Roman" w:hAnsi="Times New Roman" w:cs="David"/>
      <w:bCs/>
      <w:sz w:val="20"/>
      <w:szCs w:val="24"/>
      <w:u w:val="single"/>
      <w:lang w:eastAsia="he-IL"/>
    </w:rPr>
  </w:style>
  <w:style w:type="numbering" w:customStyle="1" w:styleId="NoList1">
    <w:name w:val="No List1"/>
    <w:next w:val="a2"/>
    <w:semiHidden/>
    <w:rsid w:val="000206FA"/>
  </w:style>
  <w:style w:type="paragraph" w:styleId="a9">
    <w:name w:val="Body Text"/>
    <w:basedOn w:val="a"/>
    <w:link w:val="aa"/>
    <w:rsid w:val="000206FA"/>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aa">
    <w:name w:val="גוף טקסט תו"/>
    <w:basedOn w:val="a0"/>
    <w:link w:val="a9"/>
    <w:rsid w:val="000206FA"/>
    <w:rPr>
      <w:rFonts w:ascii="Times New Roman" w:eastAsia="Times New Roman" w:hAnsi="Times New Roman" w:cs="David"/>
      <w:sz w:val="20"/>
      <w:szCs w:val="24"/>
      <w:lang w:eastAsia="he-IL"/>
    </w:rPr>
  </w:style>
  <w:style w:type="paragraph" w:styleId="ab">
    <w:name w:val="Title"/>
    <w:basedOn w:val="a"/>
    <w:link w:val="ac"/>
    <w:qFormat/>
    <w:rsid w:val="000206FA"/>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ac">
    <w:name w:val="כותרת טקסט תו"/>
    <w:basedOn w:val="a0"/>
    <w:link w:val="ab"/>
    <w:rsid w:val="000206FA"/>
    <w:rPr>
      <w:rFonts w:ascii="Times New Roman" w:eastAsia="Times New Roman" w:hAnsi="Times New Roman" w:cs="David"/>
      <w:bCs/>
      <w:i/>
      <w:iCs/>
      <w:sz w:val="32"/>
      <w:szCs w:val="32"/>
      <w:u w:val="single"/>
      <w:lang w:eastAsia="he-IL"/>
    </w:rPr>
  </w:style>
  <w:style w:type="character" w:styleId="ad">
    <w:name w:val="page number"/>
    <w:basedOn w:val="a0"/>
    <w:rsid w:val="000206FA"/>
  </w:style>
  <w:style w:type="paragraph" w:styleId="ae">
    <w:name w:val="Block Text"/>
    <w:basedOn w:val="a"/>
    <w:rsid w:val="000206FA"/>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11">
    <w:name w:val="חתימה1"/>
    <w:basedOn w:val="a"/>
    <w:rsid w:val="000206FA"/>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f">
    <w:name w:val="רשימה מימין"/>
    <w:basedOn w:val="11"/>
    <w:rsid w:val="000206FA"/>
    <w:pPr>
      <w:ind w:left="540" w:hanging="540"/>
    </w:pPr>
    <w:rPr>
      <w:szCs w:val="22"/>
    </w:rPr>
  </w:style>
  <w:style w:type="paragraph" w:customStyle="1" w:styleId="af0">
    <w:name w:val="חתימה קו אחד"/>
    <w:basedOn w:val="11"/>
    <w:rsid w:val="000206FA"/>
    <w:pPr>
      <w:tabs>
        <w:tab w:val="left" w:pos="2880"/>
        <w:tab w:val="left" w:pos="5220"/>
        <w:tab w:val="left" w:pos="7740"/>
      </w:tabs>
      <w:ind w:left="360"/>
    </w:pPr>
    <w:rPr>
      <w:sz w:val="22"/>
      <w:szCs w:val="22"/>
    </w:rPr>
  </w:style>
  <w:style w:type="paragraph" w:customStyle="1" w:styleId="12">
    <w:name w:val="חתימה קו 1 נקודות"/>
    <w:basedOn w:val="11"/>
    <w:rsid w:val="000206FA"/>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styleId="af1">
    <w:name w:val="Balloon Text"/>
    <w:basedOn w:val="a"/>
    <w:link w:val="af2"/>
    <w:semiHidden/>
    <w:rsid w:val="000206FA"/>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af2">
    <w:name w:val="טקסט בלונים תו"/>
    <w:basedOn w:val="a0"/>
    <w:link w:val="af1"/>
    <w:semiHidden/>
    <w:rsid w:val="000206FA"/>
    <w:rPr>
      <w:rFonts w:ascii="Tahoma" w:eastAsia="Times New Roman" w:hAnsi="Tahoma" w:cs="Tahoma"/>
      <w:sz w:val="16"/>
      <w:szCs w:val="16"/>
      <w:lang w:eastAsia="he-IL"/>
    </w:rPr>
  </w:style>
  <w:style w:type="paragraph" w:customStyle="1" w:styleId="BodyTextIndent1">
    <w:name w:val="Body Text Indent1"/>
    <w:basedOn w:val="a"/>
    <w:rsid w:val="000206FA"/>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styleId="af3">
    <w:name w:val="List Paragraph"/>
    <w:basedOn w:val="a"/>
    <w:uiPriority w:val="34"/>
    <w:qFormat/>
    <w:rsid w:val="000206FA"/>
    <w:pPr>
      <w:spacing w:before="0" w:beforeAutospacing="0" w:after="0" w:afterAutospacing="0" w:line="360" w:lineRule="auto"/>
      <w:ind w:left="720"/>
      <w:jc w:val="both"/>
    </w:pPr>
    <w:rPr>
      <w:rFonts w:ascii="Times New Roman" w:eastAsia="Times New Roman" w:hAnsi="Times New Roman" w:cs="David"/>
      <w:sz w:val="25"/>
      <w:szCs w:val="25"/>
    </w:rPr>
  </w:style>
  <w:style w:type="paragraph" w:styleId="af4">
    <w:name w:val="Revision"/>
    <w:hidden/>
    <w:uiPriority w:val="99"/>
    <w:semiHidden/>
    <w:rsid w:val="000206FA"/>
    <w:pPr>
      <w:spacing w:after="0" w:line="240" w:lineRule="auto"/>
    </w:pPr>
    <w:rPr>
      <w:rFonts w:ascii="Times New Roman" w:eastAsia="Times New Roman" w:hAnsi="Times New Roman" w:cs="David"/>
      <w:sz w:val="20"/>
      <w:szCs w:val="20"/>
      <w:lang w:eastAsia="he-IL"/>
    </w:rPr>
  </w:style>
  <w:style w:type="paragraph" w:customStyle="1" w:styleId="Heading11">
    <w:name w:val="Heading 11"/>
    <w:basedOn w:val="a"/>
    <w:next w:val="a"/>
    <w:rsid w:val="000206FA"/>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a"/>
    <w:next w:val="a"/>
    <w:rsid w:val="000206FA"/>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a"/>
    <w:next w:val="a"/>
    <w:rsid w:val="000206FA"/>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a"/>
    <w:next w:val="a"/>
    <w:rsid w:val="000206FA"/>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a"/>
    <w:next w:val="a"/>
    <w:rsid w:val="000206FA"/>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a"/>
    <w:next w:val="a"/>
    <w:rsid w:val="000206FA"/>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a"/>
    <w:next w:val="a"/>
    <w:rsid w:val="000206FA"/>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a"/>
    <w:next w:val="a"/>
    <w:rsid w:val="000206FA"/>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a"/>
    <w:next w:val="a"/>
    <w:rsid w:val="000206FA"/>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a"/>
    <w:rsid w:val="000206FA"/>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a"/>
    <w:rsid w:val="000206FA"/>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character" w:customStyle="1" w:styleId="PageNumber1">
    <w:name w:val="Page Number1"/>
    <w:rsid w:val="000206FA"/>
    <w:rPr>
      <w:rFonts w:cs="Times New Roman"/>
    </w:rPr>
  </w:style>
  <w:style w:type="paragraph" w:styleId="31">
    <w:name w:val="Body Text Indent 3"/>
    <w:basedOn w:val="a"/>
    <w:link w:val="32"/>
    <w:rsid w:val="000206FA"/>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32">
    <w:name w:val="כניסה בגוף טקסט 3 תו"/>
    <w:basedOn w:val="a0"/>
    <w:link w:val="31"/>
    <w:rsid w:val="000206FA"/>
    <w:rPr>
      <w:rFonts w:ascii="Times New Roman" w:eastAsia="Times New Roman" w:hAnsi="Times New Roman" w:cs="David"/>
      <w:sz w:val="24"/>
      <w:szCs w:val="24"/>
      <w:lang w:eastAsia="he-IL"/>
    </w:rPr>
  </w:style>
  <w:style w:type="paragraph" w:styleId="21">
    <w:name w:val="Body Text Indent 2"/>
    <w:basedOn w:val="a"/>
    <w:link w:val="22"/>
    <w:rsid w:val="000206FA"/>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22">
    <w:name w:val="כניסה בגוף טקסט 2 תו"/>
    <w:basedOn w:val="a0"/>
    <w:link w:val="21"/>
    <w:rsid w:val="000206FA"/>
    <w:rPr>
      <w:rFonts w:ascii="Times New Roman" w:eastAsia="Times New Roman" w:hAnsi="Times New Roman" w:cs="David"/>
      <w:sz w:val="20"/>
      <w:szCs w:val="24"/>
      <w:lang w:eastAsia="he-IL"/>
    </w:rPr>
  </w:style>
  <w:style w:type="paragraph" w:customStyle="1" w:styleId="af5">
    <w:name w:val="סגנון"/>
    <w:basedOn w:val="a"/>
    <w:next w:val="ae"/>
    <w:rsid w:val="000206FA"/>
    <w:pPr>
      <w:spacing w:before="0" w:beforeAutospacing="0" w:after="0" w:afterAutospacing="0" w:line="240" w:lineRule="auto"/>
      <w:ind w:left="1440"/>
    </w:pPr>
    <w:rPr>
      <w:rFonts w:ascii="Times New Roman" w:eastAsia="Times New Roman" w:hAnsi="Times New Roman" w:cs="David"/>
      <w:sz w:val="24"/>
      <w:szCs w:val="24"/>
      <w:lang w:eastAsia="he-IL"/>
    </w:rPr>
  </w:style>
  <w:style w:type="paragraph" w:styleId="af6">
    <w:name w:val="Document Map"/>
    <w:basedOn w:val="a"/>
    <w:link w:val="af7"/>
    <w:rsid w:val="000206FA"/>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af7">
    <w:name w:val="מפת מסמך תו"/>
    <w:basedOn w:val="a0"/>
    <w:link w:val="af6"/>
    <w:rsid w:val="000206FA"/>
    <w:rPr>
      <w:rFonts w:ascii="Tahoma" w:eastAsia="Times New Roman" w:hAnsi="Tahoma" w:cs="Tahoma"/>
      <w:sz w:val="20"/>
      <w:szCs w:val="20"/>
      <w:shd w:val="clear" w:color="auto" w:fill="000080"/>
      <w:lang w:eastAsia="he-IL"/>
    </w:rPr>
  </w:style>
  <w:style w:type="paragraph" w:customStyle="1" w:styleId="Heading41">
    <w:name w:val="Heading 41"/>
    <w:basedOn w:val="a"/>
    <w:next w:val="a"/>
    <w:rsid w:val="000206FA"/>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a"/>
    <w:next w:val="a"/>
    <w:rsid w:val="000206FA"/>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a"/>
    <w:next w:val="a"/>
    <w:rsid w:val="000206FA"/>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a"/>
    <w:next w:val="a"/>
    <w:rsid w:val="000206FA"/>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a"/>
    <w:next w:val="a"/>
    <w:rsid w:val="000206FA"/>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a"/>
    <w:rsid w:val="000206FA"/>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AutoField">
    <w:name w:val="Auto Field"/>
    <w:basedOn w:val="a5"/>
    <w:link w:val="AutoFieldChar"/>
    <w:qFormat/>
    <w:rsid w:val="00DA7212"/>
    <w:pPr>
      <w:spacing w:before="100" w:after="100"/>
    </w:pPr>
    <w:rPr>
      <w:rFonts w:ascii="David" w:hAnsi="David" w:cs="David"/>
      <w:color w:val="00B050"/>
      <w:sz w:val="20"/>
      <w:szCs w:val="24"/>
    </w:rPr>
  </w:style>
  <w:style w:type="character" w:customStyle="1" w:styleId="AutoFieldChar">
    <w:name w:val="Auto Field Char"/>
    <w:basedOn w:val="a6"/>
    <w:link w:val="AutoField"/>
    <w:rsid w:val="00DA7212"/>
    <w:rPr>
      <w:rFonts w:ascii="David" w:hAnsi="David" w:cs="David"/>
      <w:color w:val="00B050"/>
      <w:sz w:val="20"/>
      <w:szCs w:val="24"/>
    </w:rPr>
  </w:style>
  <w:style w:type="table" w:customStyle="1" w:styleId="13">
    <w:name w:val="רשת טבלה1"/>
    <w:basedOn w:val="a1"/>
    <w:next w:val="a8"/>
    <w:rsid w:val="009044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9388252">
      <w:bodyDiv w:val="1"/>
      <w:marLeft w:val="0"/>
      <w:marRight w:val="0"/>
      <w:marTop w:val="0"/>
      <w:marBottom w:val="0"/>
      <w:divBdr>
        <w:top w:val="none" w:sz="0" w:space="0" w:color="auto"/>
        <w:left w:val="none" w:sz="0" w:space="0" w:color="auto"/>
        <w:bottom w:val="none" w:sz="0" w:space="0" w:color="auto"/>
        <w:right w:val="none" w:sz="0" w:space="0" w:color="auto"/>
      </w:divBdr>
    </w:div>
    <w:div w:id="394668477">
      <w:bodyDiv w:val="1"/>
      <w:marLeft w:val="0"/>
      <w:marRight w:val="0"/>
      <w:marTop w:val="0"/>
      <w:marBottom w:val="0"/>
      <w:divBdr>
        <w:top w:val="none" w:sz="0" w:space="0" w:color="auto"/>
        <w:left w:val="none" w:sz="0" w:space="0" w:color="auto"/>
        <w:bottom w:val="none" w:sz="0" w:space="0" w:color="auto"/>
        <w:right w:val="none" w:sz="0" w:space="0" w:color="auto"/>
      </w:divBdr>
    </w:div>
    <w:div w:id="12996469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microsoft.com/office/2011/relationships/people" Target="people.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webSettings" Target="webSetting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A878AB63E8C94DC69CC73EA54AACCA45"/>
        <w:category>
          <w:name w:val="כללי"/>
          <w:gallery w:val="placeholder"/>
        </w:category>
        <w:types>
          <w:type w:val="bbPlcHdr"/>
        </w:types>
        <w:behaviors>
          <w:behavior w:val="content"/>
        </w:behaviors>
        <w:guid w:val="{8CB46773-B862-4BEC-88FA-BDB0F1E3D680}"/>
      </w:docPartPr>
      <w:docPartBody>
        <w:p w:rsidR="00FD7D47" w:rsidRDefault="002C0969">
          <w:r w:rsidRPr="008B6381">
            <w:rPr>
              <w:rStyle w:val="a3"/>
              <w:rFonts w:hint="cs"/>
              <w:rtl/>
            </w:rPr>
            <w:t>[תאריך</w:t>
          </w:r>
          <w:r w:rsidRPr="008B6381">
            <w:rPr>
              <w:rStyle w:val="a3"/>
              <w:rtl/>
            </w:rPr>
            <w:t xml:space="preserve"> </w:t>
          </w:r>
          <w:r w:rsidRPr="008B6381">
            <w:rPr>
              <w:rStyle w:val="a3"/>
              <w:rFonts w:hint="cs"/>
              <w:rtl/>
            </w:rPr>
            <w:t>חתימת</w:t>
          </w:r>
          <w:r w:rsidRPr="008B6381">
            <w:rPr>
              <w:rStyle w:val="a3"/>
              <w:rtl/>
            </w:rPr>
            <w:t xml:space="preserve"> </w:t>
          </w:r>
          <w:r w:rsidRPr="008B6381">
            <w:rPr>
              <w:rStyle w:val="a3"/>
              <w:rFonts w:hint="cs"/>
              <w:rtl/>
            </w:rPr>
            <w:t>חוזה]</w:t>
          </w:r>
        </w:p>
      </w:docPartBody>
    </w:docPart>
    <w:docPart>
      <w:docPartPr>
        <w:name w:val="16673AED862F47B1BC8D97215DDBAF93"/>
        <w:category>
          <w:name w:val="כללי"/>
          <w:gallery w:val="placeholder"/>
        </w:category>
        <w:types>
          <w:type w:val="bbPlcHdr"/>
        </w:types>
        <w:behaviors>
          <w:behavior w:val="content"/>
        </w:behaviors>
        <w:guid w:val="{8B1CFF76-1FE5-4E53-B47D-A11850A1EEFF}"/>
      </w:docPartPr>
      <w:docPartBody>
        <w:p w:rsidR="00FD7D47" w:rsidRDefault="002C0969">
          <w:r w:rsidRPr="008B6381">
            <w:rPr>
              <w:rStyle w:val="a3"/>
              <w:rFonts w:hint="cs"/>
              <w:rtl/>
            </w:rPr>
            <w:t>[סוג</w:t>
          </w:r>
          <w:r w:rsidRPr="008B6381">
            <w:rPr>
              <w:rStyle w:val="a3"/>
              <w:rtl/>
            </w:rPr>
            <w:t xml:space="preserve"> </w:t>
          </w:r>
          <w:r w:rsidRPr="008B6381">
            <w:rPr>
              <w:rStyle w:val="a3"/>
              <w:rFonts w:hint="cs"/>
              <w:rtl/>
            </w:rPr>
            <w:t>מדד</w:t>
          </w:r>
          <w:r w:rsidRPr="008B6381">
            <w:rPr>
              <w:rStyle w:val="a3"/>
              <w:rtl/>
            </w:rPr>
            <w:t xml:space="preserve"> </w:t>
          </w:r>
          <w:r w:rsidRPr="008B6381">
            <w:rPr>
              <w:rStyle w:val="a3"/>
              <w:rFonts w:hint="cs"/>
              <w:rtl/>
            </w:rPr>
            <w:t>כותרת]</w:t>
          </w:r>
        </w:p>
      </w:docPartBody>
    </w:docPart>
    <w:docPart>
      <w:docPartPr>
        <w:name w:val="F3BA149CEA7E49768E627A7E979C0189"/>
        <w:category>
          <w:name w:val="כללי"/>
          <w:gallery w:val="placeholder"/>
        </w:category>
        <w:types>
          <w:type w:val="bbPlcHdr"/>
        </w:types>
        <w:behaviors>
          <w:behavior w:val="content"/>
        </w:behaviors>
        <w:guid w:val="{C3BCC86E-F4F7-4B29-BF23-5FDE67F11710}"/>
      </w:docPartPr>
      <w:docPartBody>
        <w:p w:rsidR="00FD7D47" w:rsidRDefault="002C0969">
          <w:r w:rsidRPr="008B6381">
            <w:rPr>
              <w:rStyle w:val="a3"/>
              <w:rFonts w:hint="cs"/>
              <w:rtl/>
            </w:rPr>
            <w:t>[מדד</w:t>
          </w:r>
          <w:r w:rsidRPr="008B6381">
            <w:rPr>
              <w:rStyle w:val="a3"/>
              <w:rtl/>
            </w:rPr>
            <w:t xml:space="preserve"> </w:t>
          </w:r>
          <w:r w:rsidRPr="008B6381">
            <w:rPr>
              <w:rStyle w:val="a3"/>
              <w:rFonts w:hint="cs"/>
              <w:rtl/>
            </w:rPr>
            <w:t>בגין</w:t>
          </w:r>
          <w:r w:rsidRPr="008B6381">
            <w:rPr>
              <w:rStyle w:val="a3"/>
              <w:rtl/>
            </w:rPr>
            <w:t>/</w:t>
          </w:r>
          <w:r w:rsidRPr="008B6381">
            <w:rPr>
              <w:rStyle w:val="a3"/>
              <w:rFonts w:hint="cs"/>
              <w:rtl/>
            </w:rPr>
            <w:t>ידוע</w:t>
          </w:r>
          <w:r w:rsidRPr="008B6381">
            <w:rPr>
              <w:rStyle w:val="a3"/>
              <w:rtl/>
            </w:rPr>
            <w:t xml:space="preserve"> - </w:t>
          </w:r>
          <w:r w:rsidRPr="008B6381">
            <w:rPr>
              <w:rStyle w:val="a3"/>
              <w:rFonts w:hint="cs"/>
              <w:rtl/>
            </w:rPr>
            <w:t>כותרת]</w:t>
          </w:r>
        </w:p>
      </w:docPartBody>
    </w:docPart>
    <w:docPart>
      <w:docPartPr>
        <w:name w:val="A63B2DBBCDCE405FA3FD299B6F85D536"/>
        <w:category>
          <w:name w:val="כללי"/>
          <w:gallery w:val="placeholder"/>
        </w:category>
        <w:types>
          <w:type w:val="bbPlcHdr"/>
        </w:types>
        <w:behaviors>
          <w:behavior w:val="content"/>
        </w:behaviors>
        <w:guid w:val="{6DBFD636-1596-42B5-85E2-335035FE10D7}"/>
      </w:docPartPr>
      <w:docPartBody>
        <w:p w:rsidR="00FD7D47" w:rsidRDefault="002C0969">
          <w:r w:rsidRPr="008B6381">
            <w:rPr>
              <w:rStyle w:val="a3"/>
              <w:rFonts w:hint="cs"/>
              <w:rtl/>
            </w:rPr>
            <w:t>[מדד</w:t>
          </w:r>
          <w:r w:rsidRPr="008B6381">
            <w:rPr>
              <w:rStyle w:val="a3"/>
              <w:rtl/>
            </w:rPr>
            <w:t xml:space="preserve"> </w:t>
          </w:r>
          <w:r w:rsidRPr="008B6381">
            <w:rPr>
              <w:rStyle w:val="a3"/>
              <w:rFonts w:hint="cs"/>
              <w:rtl/>
            </w:rPr>
            <w:t>בסיס]</w:t>
          </w:r>
        </w:p>
      </w:docPartBody>
    </w:docPart>
    <w:docPart>
      <w:docPartPr>
        <w:name w:val="EE4A0A1832654DA3B2BBB2536A54E36A"/>
        <w:category>
          <w:name w:val="כללי"/>
          <w:gallery w:val="placeholder"/>
        </w:category>
        <w:types>
          <w:type w:val="bbPlcHdr"/>
        </w:types>
        <w:behaviors>
          <w:behavior w:val="content"/>
        </w:behaviors>
        <w:guid w:val="{D2478CE0-30FA-45D8-B5F1-022ADAD0CD76}"/>
      </w:docPartPr>
      <w:docPartBody>
        <w:p w:rsidR="00FD7D47" w:rsidRDefault="002C0969">
          <w:r w:rsidRPr="008B6381">
            <w:rPr>
              <w:rStyle w:val="a3"/>
              <w:rFonts w:hint="cs"/>
              <w:rtl/>
            </w:rPr>
            <w:t>[נקודות</w:t>
          </w:r>
          <w:r w:rsidRPr="008B6381">
            <w:rPr>
              <w:rStyle w:val="a3"/>
              <w:rtl/>
            </w:rPr>
            <w:t xml:space="preserve"> </w:t>
          </w:r>
          <w:r w:rsidRPr="008B6381">
            <w:rPr>
              <w:rStyle w:val="a3"/>
              <w:rFonts w:hint="cs"/>
              <w:rtl/>
            </w:rPr>
            <w:t>מדד]</w:t>
          </w:r>
        </w:p>
      </w:docPartBody>
    </w:docPart>
    <w:docPart>
      <w:docPartPr>
        <w:name w:val="B4A59D529C8D43A7B576B23FDB79E3A5"/>
        <w:category>
          <w:name w:val="כללי"/>
          <w:gallery w:val="placeholder"/>
        </w:category>
        <w:types>
          <w:type w:val="bbPlcHdr"/>
        </w:types>
        <w:behaviors>
          <w:behavior w:val="content"/>
        </w:behaviors>
        <w:guid w:val="{1BB31F92-DE68-4554-8A81-7F2EF92DEDD2}"/>
      </w:docPartPr>
      <w:docPartBody>
        <w:p w:rsidR="00FD7D47" w:rsidRDefault="002C0969">
          <w:r w:rsidRPr="008B6381">
            <w:rPr>
              <w:rStyle w:val="a3"/>
              <w:rFonts w:hint="cs"/>
              <w:rtl/>
            </w:rPr>
            <w:t>[תאריך</w:t>
          </w:r>
          <w:r w:rsidRPr="008B6381">
            <w:rPr>
              <w:rStyle w:val="a3"/>
              <w:rtl/>
            </w:rPr>
            <w:t xml:space="preserve"> </w:t>
          </w:r>
          <w:r w:rsidRPr="008B6381">
            <w:rPr>
              <w:rStyle w:val="a3"/>
              <w:rFonts w:hint="cs"/>
              <w:rtl/>
            </w:rPr>
            <w:t>חתימת</w:t>
          </w:r>
          <w:r w:rsidRPr="008B6381">
            <w:rPr>
              <w:rStyle w:val="a3"/>
              <w:rtl/>
            </w:rPr>
            <w:t xml:space="preserve"> </w:t>
          </w:r>
          <w:r w:rsidRPr="008B6381">
            <w:rPr>
              <w:rStyle w:val="a3"/>
              <w:rFonts w:hint="cs"/>
              <w:rtl/>
            </w:rPr>
            <w:t>חוזה]</w:t>
          </w:r>
        </w:p>
      </w:docPartBody>
    </w:docPart>
    <w:docPart>
      <w:docPartPr>
        <w:name w:val="EC4BC2C46F3147598F40F78F340E1583"/>
        <w:category>
          <w:name w:val="כללי"/>
          <w:gallery w:val="placeholder"/>
        </w:category>
        <w:types>
          <w:type w:val="bbPlcHdr"/>
        </w:types>
        <w:behaviors>
          <w:behavior w:val="content"/>
        </w:behaviors>
        <w:guid w:val="{A3D8A4D6-8323-4956-8396-3240AD28475D}"/>
      </w:docPartPr>
      <w:docPartBody>
        <w:p w:rsidR="00FD7D47" w:rsidRDefault="002C0969">
          <w:r w:rsidRPr="008B6381">
            <w:rPr>
              <w:rStyle w:val="a3"/>
              <w:rFonts w:hint="cs"/>
              <w:rtl/>
            </w:rPr>
            <w:t>[שם</w:t>
          </w:r>
          <w:r w:rsidRPr="008B6381">
            <w:rPr>
              <w:rStyle w:val="a3"/>
              <w:rtl/>
            </w:rPr>
            <w:t xml:space="preserve"> </w:t>
          </w:r>
          <w:r w:rsidRPr="008B6381">
            <w:rPr>
              <w:rStyle w:val="a3"/>
              <w:rFonts w:hint="cs"/>
              <w:rtl/>
            </w:rPr>
            <w:t>צד</w:t>
          </w:r>
          <w:r w:rsidRPr="008B6381">
            <w:rPr>
              <w:rStyle w:val="a3"/>
              <w:rtl/>
            </w:rPr>
            <w:t xml:space="preserve"> </w:t>
          </w:r>
          <w:r w:rsidRPr="008B6381">
            <w:rPr>
              <w:rStyle w:val="a3"/>
              <w:rFonts w:hint="cs"/>
              <w:rtl/>
            </w:rPr>
            <w:t>א]</w:t>
          </w:r>
        </w:p>
      </w:docPartBody>
    </w:docPart>
    <w:docPart>
      <w:docPartPr>
        <w:name w:val="399DB63BB04F4D0D857B05976506F190"/>
        <w:category>
          <w:name w:val="כללי"/>
          <w:gallery w:val="placeholder"/>
        </w:category>
        <w:types>
          <w:type w:val="bbPlcHdr"/>
        </w:types>
        <w:behaviors>
          <w:behavior w:val="content"/>
        </w:behaviors>
        <w:guid w:val="{250DF28D-00D2-4514-A7DE-E896AA8127DB}"/>
      </w:docPartPr>
      <w:docPartBody>
        <w:p w:rsidR="00FD7D47" w:rsidRDefault="002C0969">
          <w:r w:rsidRPr="008B6381">
            <w:rPr>
              <w:rStyle w:val="a3"/>
              <w:rFonts w:hint="cs"/>
              <w:rtl/>
            </w:rPr>
            <w:t>[שם</w:t>
          </w:r>
          <w:r w:rsidRPr="008B6381">
            <w:rPr>
              <w:rStyle w:val="a3"/>
              <w:rtl/>
            </w:rPr>
            <w:t xml:space="preserve"> </w:t>
          </w:r>
          <w:r w:rsidRPr="008B6381">
            <w:rPr>
              <w:rStyle w:val="a3"/>
              <w:rFonts w:hint="cs"/>
              <w:rtl/>
            </w:rPr>
            <w:t>ספק]</w:t>
          </w:r>
        </w:p>
      </w:docPartBody>
    </w:docPart>
    <w:docPart>
      <w:docPartPr>
        <w:name w:val="6DBFFBFCA9044523AD2870BA8766ABC1"/>
        <w:category>
          <w:name w:val="כללי"/>
          <w:gallery w:val="placeholder"/>
        </w:category>
        <w:types>
          <w:type w:val="bbPlcHdr"/>
        </w:types>
        <w:behaviors>
          <w:behavior w:val="content"/>
        </w:behaviors>
        <w:guid w:val="{6BE6FA3E-C938-4035-BC45-6E95A6FBB7A8}"/>
      </w:docPartPr>
      <w:docPartBody>
        <w:p w:rsidR="00FD7D47" w:rsidRDefault="002C0969">
          <w:r w:rsidRPr="008B6381">
            <w:rPr>
              <w:rStyle w:val="a3"/>
              <w:rFonts w:hint="cs"/>
              <w:rtl/>
            </w:rPr>
            <w:t>[שם</w:t>
          </w:r>
          <w:r w:rsidRPr="008B6381">
            <w:rPr>
              <w:rStyle w:val="a3"/>
              <w:rtl/>
            </w:rPr>
            <w:t xml:space="preserve"> </w:t>
          </w:r>
          <w:r w:rsidRPr="008B6381">
            <w:rPr>
              <w:rStyle w:val="a3"/>
              <w:rFonts w:hint="cs"/>
              <w:rtl/>
            </w:rPr>
            <w:t>ספק]</w:t>
          </w:r>
        </w:p>
      </w:docPartBody>
    </w:docPart>
    <w:docPart>
      <w:docPartPr>
        <w:name w:val="DAF37EAA559148F6B99CA004111DEBA9"/>
        <w:category>
          <w:name w:val="כללי"/>
          <w:gallery w:val="placeholder"/>
        </w:category>
        <w:types>
          <w:type w:val="bbPlcHdr"/>
        </w:types>
        <w:behaviors>
          <w:behavior w:val="content"/>
        </w:behaviors>
        <w:guid w:val="{51CFBB6F-9830-49C6-BB4C-36B2E20A2551}"/>
      </w:docPartPr>
      <w:docPartBody>
        <w:p w:rsidR="00FD7D47" w:rsidRDefault="002C0969">
          <w:r w:rsidRPr="008B6381">
            <w:rPr>
              <w:rStyle w:val="a3"/>
              <w:rFonts w:hint="cs"/>
              <w:rtl/>
            </w:rPr>
            <w:t>[שם</w:t>
          </w:r>
          <w:r w:rsidRPr="008B6381">
            <w:rPr>
              <w:rStyle w:val="a3"/>
              <w:rtl/>
            </w:rPr>
            <w:t xml:space="preserve"> </w:t>
          </w:r>
          <w:r w:rsidRPr="008B6381">
            <w:rPr>
              <w:rStyle w:val="a3"/>
              <w:rFonts w:hint="cs"/>
              <w:rtl/>
            </w:rPr>
            <w:t>ספק]</w:t>
          </w:r>
        </w:p>
      </w:docPartBody>
    </w:docPart>
    <w:docPart>
      <w:docPartPr>
        <w:name w:val="C92C3F8804EA49D5A864FA7378C21B3D"/>
        <w:category>
          <w:name w:val="כללי"/>
          <w:gallery w:val="placeholder"/>
        </w:category>
        <w:types>
          <w:type w:val="bbPlcHdr"/>
        </w:types>
        <w:behaviors>
          <w:behavior w:val="content"/>
        </w:behaviors>
        <w:guid w:val="{39C0832C-C4E9-4C9F-BCF3-A7BFA71F2002}"/>
      </w:docPartPr>
      <w:docPartBody>
        <w:p w:rsidR="00FD7D47" w:rsidRDefault="002C0969">
          <w:r w:rsidRPr="008B6381">
            <w:rPr>
              <w:rStyle w:val="a3"/>
              <w:rFonts w:hint="cs"/>
              <w:rtl/>
            </w:rPr>
            <w:t>[שם</w:t>
          </w:r>
          <w:r w:rsidRPr="008B6381">
            <w:rPr>
              <w:rStyle w:val="a3"/>
              <w:rtl/>
            </w:rPr>
            <w:t xml:space="preserve"> </w:t>
          </w:r>
          <w:r w:rsidRPr="008B6381">
            <w:rPr>
              <w:rStyle w:val="a3"/>
              <w:rFonts w:hint="cs"/>
              <w:rtl/>
            </w:rPr>
            <w:t>ספק]</w:t>
          </w:r>
        </w:p>
      </w:docPartBody>
    </w:docPart>
    <w:docPart>
      <w:docPartPr>
        <w:name w:val="286520CD2C2047659DDD662C0D7E95BC"/>
        <w:category>
          <w:name w:val="כללי"/>
          <w:gallery w:val="placeholder"/>
        </w:category>
        <w:types>
          <w:type w:val="bbPlcHdr"/>
        </w:types>
        <w:behaviors>
          <w:behavior w:val="content"/>
        </w:behaviors>
        <w:guid w:val="{76DD766B-6551-460F-8426-8846FC6760F6}"/>
      </w:docPartPr>
      <w:docPartBody>
        <w:p w:rsidR="00FD7D47" w:rsidRDefault="002C0969">
          <w:r w:rsidRPr="008B6381">
            <w:rPr>
              <w:rStyle w:val="a3"/>
              <w:rFonts w:hint="cs"/>
              <w:rtl/>
            </w:rPr>
            <w:t>[תבנית</w:t>
          </w:r>
          <w:r w:rsidRPr="008B6381">
            <w:rPr>
              <w:rStyle w:val="a3"/>
              <w:rtl/>
            </w:rPr>
            <w:t xml:space="preserve"> </w:t>
          </w:r>
          <w:r w:rsidRPr="008B6381">
            <w:rPr>
              <w:rStyle w:val="a3"/>
              <w:rFonts w:hint="cs"/>
              <w:rtl/>
            </w:rPr>
            <w:t>חוזה]</w:t>
          </w:r>
        </w:p>
      </w:docPartBody>
    </w:docPart>
    <w:docPart>
      <w:docPartPr>
        <w:name w:val="912D35FEABAD45AD8724836879218602"/>
        <w:category>
          <w:name w:val="כללי"/>
          <w:gallery w:val="placeholder"/>
        </w:category>
        <w:types>
          <w:type w:val="bbPlcHdr"/>
        </w:types>
        <w:behaviors>
          <w:behavior w:val="content"/>
        </w:behaviors>
        <w:guid w:val="{306521CD-4E59-44CA-94D6-A636EB5D61BF}"/>
      </w:docPartPr>
      <w:docPartBody>
        <w:p w:rsidR="00FD7D47" w:rsidRDefault="002C0969">
          <w:r w:rsidRPr="008B6381">
            <w:rPr>
              <w:rStyle w:val="a3"/>
              <w:rFonts w:hint="cs"/>
              <w:rtl/>
            </w:rPr>
            <w:t>[שם</w:t>
          </w:r>
          <w:r w:rsidRPr="008B6381">
            <w:rPr>
              <w:rStyle w:val="a3"/>
              <w:rtl/>
            </w:rPr>
            <w:t xml:space="preserve"> </w:t>
          </w:r>
          <w:r w:rsidRPr="008B6381">
            <w:rPr>
              <w:rStyle w:val="a3"/>
              <w:rFonts w:hint="cs"/>
              <w:rtl/>
            </w:rPr>
            <w:t>אתר]</w:t>
          </w:r>
        </w:p>
      </w:docPartBody>
    </w:docPart>
    <w:docPart>
      <w:docPartPr>
        <w:name w:val="95F85CBD32124A36821064F59CB0A290"/>
        <w:category>
          <w:name w:val="כללי"/>
          <w:gallery w:val="placeholder"/>
        </w:category>
        <w:types>
          <w:type w:val="bbPlcHdr"/>
        </w:types>
        <w:behaviors>
          <w:behavior w:val="content"/>
        </w:behaviors>
        <w:guid w:val="{C4BAB560-A12D-4AB1-ACAC-14E457F8DE0C}"/>
      </w:docPartPr>
      <w:docPartBody>
        <w:p w:rsidR="00FD7D47" w:rsidRDefault="002C0969">
          <w:r w:rsidRPr="008B6381">
            <w:rPr>
              <w:rStyle w:val="a3"/>
              <w:rFonts w:hint="cs"/>
              <w:rtl/>
            </w:rPr>
            <w:t>[שם</w:t>
          </w:r>
          <w:r w:rsidRPr="008B6381">
            <w:rPr>
              <w:rStyle w:val="a3"/>
              <w:rtl/>
            </w:rPr>
            <w:t xml:space="preserve"> </w:t>
          </w:r>
          <w:r w:rsidRPr="008B6381">
            <w:rPr>
              <w:rStyle w:val="a3"/>
              <w:rFonts w:hint="cs"/>
              <w:rtl/>
            </w:rPr>
            <w:t>הפרויקט]</w:t>
          </w:r>
        </w:p>
      </w:docPartBody>
    </w:docPart>
    <w:docPart>
      <w:docPartPr>
        <w:name w:val="40D3E839E3C64A45995951CA5BD5300A"/>
        <w:category>
          <w:name w:val="כללי"/>
          <w:gallery w:val="placeholder"/>
        </w:category>
        <w:types>
          <w:type w:val="bbPlcHdr"/>
        </w:types>
        <w:behaviors>
          <w:behavior w:val="content"/>
        </w:behaviors>
        <w:guid w:val="{91EE5885-A69D-4BC8-96A5-EA7E50EFA627}"/>
      </w:docPartPr>
      <w:docPartBody>
        <w:p w:rsidR="00FD7D47" w:rsidRDefault="002C0969">
          <w:r w:rsidRPr="008B6381">
            <w:rPr>
              <w:rStyle w:val="a3"/>
              <w:rFonts w:hint="cs"/>
              <w:rtl/>
            </w:rPr>
            <w:t>[שם</w:t>
          </w:r>
          <w:r w:rsidRPr="008B6381">
            <w:rPr>
              <w:rStyle w:val="a3"/>
              <w:rtl/>
            </w:rPr>
            <w:t xml:space="preserve"> </w:t>
          </w:r>
          <w:r w:rsidRPr="008B6381">
            <w:rPr>
              <w:rStyle w:val="a3"/>
              <w:rFonts w:hint="cs"/>
              <w:rtl/>
            </w:rPr>
            <w:t>ספק]</w:t>
          </w:r>
        </w:p>
      </w:docPartBody>
    </w:docPart>
    <w:docPart>
      <w:docPartPr>
        <w:name w:val="360466BFB285448FA9A7513336103157"/>
        <w:category>
          <w:name w:val="כללי"/>
          <w:gallery w:val="placeholder"/>
        </w:category>
        <w:types>
          <w:type w:val="bbPlcHdr"/>
        </w:types>
        <w:behaviors>
          <w:behavior w:val="content"/>
        </w:behaviors>
        <w:guid w:val="{9A3BBCAD-4890-4082-8D9A-65AF500A5134}"/>
      </w:docPartPr>
      <w:docPartBody>
        <w:p w:rsidR="00FD7D47" w:rsidRDefault="002C0969">
          <w:r w:rsidRPr="008B6381">
            <w:rPr>
              <w:rStyle w:val="a3"/>
              <w:rFonts w:hint="cs"/>
              <w:rtl/>
            </w:rPr>
            <w:t>[שם</w:t>
          </w:r>
          <w:r w:rsidRPr="008B6381">
            <w:rPr>
              <w:rStyle w:val="a3"/>
              <w:rtl/>
            </w:rPr>
            <w:t xml:space="preserve"> </w:t>
          </w:r>
          <w:r w:rsidRPr="008B6381">
            <w:rPr>
              <w:rStyle w:val="a3"/>
              <w:rFonts w:hint="cs"/>
              <w:rtl/>
            </w:rPr>
            <w:t>ספק]</w:t>
          </w:r>
        </w:p>
      </w:docPartBody>
    </w:docPart>
    <w:docPart>
      <w:docPartPr>
        <w:name w:val="F380E707B5014AE8994A54E47D30C424"/>
        <w:category>
          <w:name w:val="כללי"/>
          <w:gallery w:val="placeholder"/>
        </w:category>
        <w:types>
          <w:type w:val="bbPlcHdr"/>
        </w:types>
        <w:behaviors>
          <w:behavior w:val="content"/>
        </w:behaviors>
        <w:guid w:val="{25356308-4CE9-4B95-B5AD-A6766FBF385C}"/>
      </w:docPartPr>
      <w:docPartBody>
        <w:p w:rsidR="00910C3D" w:rsidRDefault="00FD7D47" w:rsidP="00FD7D47">
          <w:pPr>
            <w:pStyle w:val="F380E707B5014AE8994A54E47D30C424"/>
          </w:pPr>
          <w:r w:rsidRPr="00F11BAF">
            <w:rPr>
              <w:rStyle w:val="a3"/>
              <w:rtl/>
            </w:rPr>
            <w:t>[שם הפרויקט]</w:t>
          </w:r>
        </w:p>
      </w:docPartBody>
    </w:docPart>
    <w:docPart>
      <w:docPartPr>
        <w:name w:val="AB7886B97CB1401DB32408C15B12DAE3"/>
        <w:category>
          <w:name w:val="כללי"/>
          <w:gallery w:val="placeholder"/>
        </w:category>
        <w:types>
          <w:type w:val="bbPlcHdr"/>
        </w:types>
        <w:behaviors>
          <w:behavior w:val="content"/>
        </w:behaviors>
        <w:guid w:val="{6F176FA4-0638-4C45-87B2-098B6A0449E3}"/>
      </w:docPartPr>
      <w:docPartBody>
        <w:p w:rsidR="00910C3D" w:rsidRDefault="00FD7D47" w:rsidP="00FD7D47">
          <w:pPr>
            <w:pStyle w:val="AB7886B97CB1401DB32408C15B12DAE3"/>
          </w:pPr>
          <w:r w:rsidRPr="00F11BAF">
            <w:rPr>
              <w:rStyle w:val="a3"/>
              <w:rtl/>
            </w:rPr>
            <w:t>[שם אתר]</w:t>
          </w:r>
        </w:p>
      </w:docPartBody>
    </w:docPart>
    <w:docPart>
      <w:docPartPr>
        <w:name w:val="45F3D2453BFC496F9B97BECFDBAFA996"/>
        <w:category>
          <w:name w:val="כללי"/>
          <w:gallery w:val="placeholder"/>
        </w:category>
        <w:types>
          <w:type w:val="bbPlcHdr"/>
        </w:types>
        <w:behaviors>
          <w:behavior w:val="content"/>
        </w:behaviors>
        <w:guid w:val="{EEEB7E08-8C7F-41F7-BAF2-5B4CD18FB3D7}"/>
      </w:docPartPr>
      <w:docPartBody>
        <w:p w:rsidR="00910C3D" w:rsidRDefault="00FD7D47">
          <w:r w:rsidRPr="009C7D3E">
            <w:rPr>
              <w:rStyle w:val="a3"/>
              <w:rtl/>
            </w:rPr>
            <w:t>[צד א בחוזה]</w:t>
          </w:r>
        </w:p>
      </w:docPartBody>
    </w:docPart>
    <w:docPart>
      <w:docPartPr>
        <w:name w:val="DC6205DD54914C0291495A9EDD41CD38"/>
        <w:category>
          <w:name w:val="כללי"/>
          <w:gallery w:val="placeholder"/>
        </w:category>
        <w:types>
          <w:type w:val="bbPlcHdr"/>
        </w:types>
        <w:behaviors>
          <w:behavior w:val="content"/>
        </w:behaviors>
        <w:guid w:val="{33DA2E28-5B8A-4C27-93A0-BEBCA774D8CA}"/>
      </w:docPartPr>
      <w:docPartBody>
        <w:p w:rsidR="00910C3D" w:rsidRDefault="00FD7D47" w:rsidP="00FD7D47">
          <w:pPr>
            <w:pStyle w:val="DC6205DD54914C0291495A9EDD41CD38"/>
          </w:pPr>
          <w:r w:rsidRPr="003059F5">
            <w:rPr>
              <w:rStyle w:val="a3"/>
              <w:rtl/>
            </w:rPr>
            <w:t>[רשות מקומית]</w:t>
          </w:r>
        </w:p>
      </w:docPartBody>
    </w:docPart>
    <w:docPart>
      <w:docPartPr>
        <w:name w:val="D05065CC9EDE47AB9A340294C4804576"/>
        <w:category>
          <w:name w:val="כללי"/>
          <w:gallery w:val="placeholder"/>
        </w:category>
        <w:types>
          <w:type w:val="bbPlcHdr"/>
        </w:types>
        <w:behaviors>
          <w:behavior w:val="content"/>
        </w:behaviors>
        <w:guid w:val="{E85705F4-8810-470D-A6C2-6F42C8142E3F}"/>
      </w:docPartPr>
      <w:docPartBody>
        <w:p w:rsidR="00910C3D" w:rsidRDefault="00FD7D47" w:rsidP="00FD7D47">
          <w:pPr>
            <w:pStyle w:val="D05065CC9EDE47AB9A340294C4804576"/>
          </w:pPr>
          <w:r w:rsidRPr="003059F5">
            <w:rPr>
              <w:rStyle w:val="a3"/>
              <w:rtl/>
            </w:rPr>
            <w:t>[שם אתר]</w:t>
          </w:r>
        </w:p>
      </w:docPartBody>
    </w:docPart>
    <w:docPart>
      <w:docPartPr>
        <w:name w:val="18A45BBF1BDA44BFA8B7E50A27B0A2A5"/>
        <w:category>
          <w:name w:val="כללי"/>
          <w:gallery w:val="placeholder"/>
        </w:category>
        <w:types>
          <w:type w:val="bbPlcHdr"/>
        </w:types>
        <w:behaviors>
          <w:behavior w:val="content"/>
        </w:behaviors>
        <w:guid w:val="{C117D618-435C-4DBB-B424-3BBA1CC872AD}"/>
      </w:docPartPr>
      <w:docPartBody>
        <w:p w:rsidR="00910C3D" w:rsidRDefault="00FD7D47" w:rsidP="00FD7D47">
          <w:pPr>
            <w:pStyle w:val="18A45BBF1BDA44BFA8B7E50A27B0A2A5"/>
          </w:pPr>
          <w:r w:rsidRPr="003059F5">
            <w:rPr>
              <w:rStyle w:val="a3"/>
              <w:rtl/>
            </w:rPr>
            <w:t>[שם הפרויקט]</w:t>
          </w:r>
        </w:p>
      </w:docPartBody>
    </w:docPart>
    <w:docPart>
      <w:docPartPr>
        <w:name w:val="8F736EE79B854250B3E582D55ACC250F"/>
        <w:category>
          <w:name w:val="כללי"/>
          <w:gallery w:val="placeholder"/>
        </w:category>
        <w:types>
          <w:type w:val="bbPlcHdr"/>
        </w:types>
        <w:behaviors>
          <w:behavior w:val="content"/>
        </w:behaviors>
        <w:guid w:val="{5CD779B1-9B8E-431D-984E-F63D7BF61D33}"/>
      </w:docPartPr>
      <w:docPartBody>
        <w:p w:rsidR="00910C3D" w:rsidRDefault="00FD7D47" w:rsidP="00FD7D47">
          <w:pPr>
            <w:pStyle w:val="8F736EE79B854250B3E582D55ACC250F"/>
          </w:pPr>
          <w:r w:rsidRPr="003059F5">
            <w:rPr>
              <w:rStyle w:val="a3"/>
              <w:rtl/>
            </w:rPr>
            <w:t>[שדה נוסף 2]</w:t>
          </w:r>
        </w:p>
      </w:docPartBody>
    </w:docPart>
    <w:docPart>
      <w:docPartPr>
        <w:name w:val="90A50341728E45D490A9CD4437F011C1"/>
        <w:category>
          <w:name w:val="כללי"/>
          <w:gallery w:val="placeholder"/>
        </w:category>
        <w:types>
          <w:type w:val="bbPlcHdr"/>
        </w:types>
        <w:behaviors>
          <w:behavior w:val="content"/>
        </w:behaviors>
        <w:guid w:val="{EA4D44F5-9229-4679-8555-A520FAF4F130}"/>
      </w:docPartPr>
      <w:docPartBody>
        <w:p w:rsidR="00910C3D" w:rsidRDefault="00FD7D47" w:rsidP="00FD7D47">
          <w:pPr>
            <w:pStyle w:val="90A50341728E45D490A9CD4437F011C1"/>
          </w:pPr>
          <w:r w:rsidRPr="003059F5">
            <w:rPr>
              <w:rStyle w:val="a3"/>
              <w:rtl/>
            </w:rPr>
            <w:t>[שדה נוסף 1]</w:t>
          </w:r>
        </w:p>
      </w:docPartBody>
    </w:docPart>
    <w:docPart>
      <w:docPartPr>
        <w:name w:val="DF274CB2C9CC41F7AF67407D72708088"/>
        <w:category>
          <w:name w:val="כללי"/>
          <w:gallery w:val="placeholder"/>
        </w:category>
        <w:types>
          <w:type w:val="bbPlcHdr"/>
        </w:types>
        <w:behaviors>
          <w:behavior w:val="content"/>
        </w:behaviors>
        <w:guid w:val="{4CC0717D-318E-4BD9-89FC-D012D3E44ECB}"/>
      </w:docPartPr>
      <w:docPartBody>
        <w:p w:rsidR="00910C3D" w:rsidRDefault="00FD7D47" w:rsidP="00FD7D47">
          <w:pPr>
            <w:pStyle w:val="DF274CB2C9CC41F7AF67407D72708088"/>
          </w:pPr>
          <w:r w:rsidRPr="003059F5">
            <w:rPr>
              <w:rStyle w:val="a3"/>
              <w:rtl/>
            </w:rPr>
            <w:t>[רשות מקומית]</w:t>
          </w:r>
        </w:p>
      </w:docPartBody>
    </w:docPart>
    <w:docPart>
      <w:docPartPr>
        <w:name w:val="56C281039AEF4B1DB209FEC7A0E0314B"/>
        <w:category>
          <w:name w:val="כללי"/>
          <w:gallery w:val="placeholder"/>
        </w:category>
        <w:types>
          <w:type w:val="bbPlcHdr"/>
        </w:types>
        <w:behaviors>
          <w:behavior w:val="content"/>
        </w:behaviors>
        <w:guid w:val="{F26BEF6A-B3ED-4532-A53C-295AE4611962}"/>
      </w:docPartPr>
      <w:docPartBody>
        <w:p w:rsidR="00910C3D" w:rsidRDefault="00FD7D47" w:rsidP="00FD7D47">
          <w:pPr>
            <w:pStyle w:val="56C281039AEF4B1DB209FEC7A0E0314B"/>
          </w:pPr>
          <w:r w:rsidRPr="003059F5">
            <w:rPr>
              <w:rStyle w:val="a3"/>
              <w:rtl/>
            </w:rPr>
            <w:t>[שדה נוסף 3]</w:t>
          </w:r>
        </w:p>
      </w:docPartBody>
    </w:docPart>
    <w:docPart>
      <w:docPartPr>
        <w:name w:val="DB32532EE834442795024C7A035F5A13"/>
        <w:category>
          <w:name w:val="כללי"/>
          <w:gallery w:val="placeholder"/>
        </w:category>
        <w:types>
          <w:type w:val="bbPlcHdr"/>
        </w:types>
        <w:behaviors>
          <w:behavior w:val="content"/>
        </w:behaviors>
        <w:guid w:val="{E4EBB2D4-64C3-4B1C-91C1-260626BCE725}"/>
      </w:docPartPr>
      <w:docPartBody>
        <w:p w:rsidR="00910C3D" w:rsidRDefault="00FD7D47" w:rsidP="00FD7D47">
          <w:pPr>
            <w:pStyle w:val="DB32532EE834442795024C7A035F5A13"/>
          </w:pPr>
          <w:r w:rsidRPr="003059F5">
            <w:rPr>
              <w:rStyle w:val="a3"/>
              <w:rtl/>
            </w:rPr>
            <w:t>[שדה נוסף 4]</w:t>
          </w:r>
        </w:p>
      </w:docPartBody>
    </w:docPart>
    <w:docPart>
      <w:docPartPr>
        <w:name w:val="DED58420C00C4B37B4659290F4CE2506"/>
        <w:category>
          <w:name w:val="כללי"/>
          <w:gallery w:val="placeholder"/>
        </w:category>
        <w:types>
          <w:type w:val="bbPlcHdr"/>
        </w:types>
        <w:behaviors>
          <w:behavior w:val="content"/>
        </w:behaviors>
        <w:guid w:val="{755B25C3-3B39-4D9F-9FA3-3BF366C9E009}"/>
      </w:docPartPr>
      <w:docPartBody>
        <w:p w:rsidR="00910C3D" w:rsidRDefault="00FD7D47" w:rsidP="00FD7D47">
          <w:pPr>
            <w:pStyle w:val="DED58420C00C4B37B4659290F4CE2506"/>
          </w:pPr>
          <w:r w:rsidRPr="003059F5">
            <w:rPr>
              <w:rStyle w:val="a3"/>
              <w:rtl/>
            </w:rPr>
            <w:t>[שדה נוסף 5]</w:t>
          </w:r>
        </w:p>
      </w:docPartBody>
    </w:docPart>
    <w:docPart>
      <w:docPartPr>
        <w:name w:val="FF15A78EA0EA4C8A8AD0EABBA4B03608"/>
        <w:category>
          <w:name w:val="כללי"/>
          <w:gallery w:val="placeholder"/>
        </w:category>
        <w:types>
          <w:type w:val="bbPlcHdr"/>
        </w:types>
        <w:behaviors>
          <w:behavior w:val="content"/>
        </w:behaviors>
        <w:guid w:val="{8994442D-CAC4-4D01-A2AD-B27F42C63DF2}"/>
      </w:docPartPr>
      <w:docPartBody>
        <w:p w:rsidR="00910C3D" w:rsidRDefault="00FD7D47" w:rsidP="00FD7D47">
          <w:pPr>
            <w:pStyle w:val="FF15A78EA0EA4C8A8AD0EABBA4B03608"/>
          </w:pPr>
          <w:r w:rsidRPr="003059F5">
            <w:rPr>
              <w:rStyle w:val="a3"/>
              <w:rtl/>
            </w:rPr>
            <w:t>[שדה נוסף 6]</w:t>
          </w:r>
        </w:p>
      </w:docPartBody>
    </w:docPart>
    <w:docPart>
      <w:docPartPr>
        <w:name w:val="81B90575A7C94BC1BFAD370782C39B19"/>
        <w:category>
          <w:name w:val="כללי"/>
          <w:gallery w:val="placeholder"/>
        </w:category>
        <w:types>
          <w:type w:val="bbPlcHdr"/>
        </w:types>
        <w:behaviors>
          <w:behavior w:val="content"/>
        </w:behaviors>
        <w:guid w:val="{68E4D2C5-3D4A-4E0D-9581-F65A4D6B61E6}"/>
      </w:docPartPr>
      <w:docPartBody>
        <w:p w:rsidR="00910C3D" w:rsidRDefault="00FD7D47" w:rsidP="00FD7D47">
          <w:pPr>
            <w:pStyle w:val="81B90575A7C94BC1BFAD370782C39B19"/>
          </w:pPr>
          <w:r w:rsidRPr="003059F5">
            <w:rPr>
              <w:rStyle w:val="a3"/>
              <w:rtl/>
            </w:rPr>
            <w:t>[אחוז השתתפות צד א]</w:t>
          </w:r>
        </w:p>
      </w:docPartBody>
    </w:docPart>
    <w:docPart>
      <w:docPartPr>
        <w:name w:val="5D052253E77A48AD8644B6751A245AB4"/>
        <w:category>
          <w:name w:val="כללי"/>
          <w:gallery w:val="placeholder"/>
        </w:category>
        <w:types>
          <w:type w:val="bbPlcHdr"/>
        </w:types>
        <w:behaviors>
          <w:behavior w:val="content"/>
        </w:behaviors>
        <w:guid w:val="{9B5A325C-8415-4E1C-A5E9-3BF314091DFF}"/>
      </w:docPartPr>
      <w:docPartBody>
        <w:p w:rsidR="00910C3D" w:rsidRDefault="00FD7D47" w:rsidP="00FD7D47">
          <w:pPr>
            <w:pStyle w:val="5D052253E77A48AD8644B6751A245AB4"/>
          </w:pPr>
          <w:r w:rsidRPr="00C5438E">
            <w:rPr>
              <w:rStyle w:val="a3"/>
              <w:rtl/>
            </w:rPr>
            <w:t>[צד א בחוזה]</w:t>
          </w:r>
        </w:p>
      </w:docPartBody>
    </w:docPart>
    <w:docPart>
      <w:docPartPr>
        <w:name w:val="1771C1B277284018BD053071C6C1906D"/>
        <w:category>
          <w:name w:val="כללי"/>
          <w:gallery w:val="placeholder"/>
        </w:category>
        <w:types>
          <w:type w:val="bbPlcHdr"/>
        </w:types>
        <w:behaviors>
          <w:behavior w:val="content"/>
        </w:behaviors>
        <w:guid w:val="{5E75225F-AC5C-4BC5-991B-E662D0765B2D}"/>
      </w:docPartPr>
      <w:docPartBody>
        <w:p w:rsidR="00910C3D" w:rsidRDefault="00FD7D47" w:rsidP="00FD7D47">
          <w:pPr>
            <w:pStyle w:val="1771C1B277284018BD053071C6C1906D"/>
          </w:pPr>
          <w:r w:rsidRPr="003059F5">
            <w:rPr>
              <w:rStyle w:val="a3"/>
              <w:rtl/>
            </w:rPr>
            <w:t>[שם אתר]</w:t>
          </w:r>
        </w:p>
      </w:docPartBody>
    </w:docPart>
    <w:docPart>
      <w:docPartPr>
        <w:name w:val="866D74F11B704502A54BC714C3EDC017"/>
        <w:category>
          <w:name w:val="כללי"/>
          <w:gallery w:val="placeholder"/>
        </w:category>
        <w:types>
          <w:type w:val="bbPlcHdr"/>
        </w:types>
        <w:behaviors>
          <w:behavior w:val="content"/>
        </w:behaviors>
        <w:guid w:val="{850F0BB2-F61A-4D3A-8210-A9761390BDA8}"/>
      </w:docPartPr>
      <w:docPartBody>
        <w:p w:rsidR="00910C3D" w:rsidRDefault="00FD7D47" w:rsidP="00FD7D47">
          <w:pPr>
            <w:pStyle w:val="866D74F11B704502A54BC714C3EDC017"/>
          </w:pPr>
          <w:r w:rsidRPr="003059F5">
            <w:rPr>
              <w:rStyle w:val="a3"/>
              <w:rtl/>
            </w:rPr>
            <w:t>[תיאור עבודה]</w:t>
          </w:r>
        </w:p>
      </w:docPartBody>
    </w:docPart>
    <w:docPart>
      <w:docPartPr>
        <w:name w:val="2322B5C7E3A847A78FA6BDB1138D7C14"/>
        <w:category>
          <w:name w:val="כללי"/>
          <w:gallery w:val="placeholder"/>
        </w:category>
        <w:types>
          <w:type w:val="bbPlcHdr"/>
        </w:types>
        <w:behaviors>
          <w:behavior w:val="content"/>
        </w:behaviors>
        <w:guid w:val="{533F06FE-B98C-4C3E-BEA0-DE9AC816C864}"/>
      </w:docPartPr>
      <w:docPartBody>
        <w:p w:rsidR="00910C3D" w:rsidRDefault="00FD7D47" w:rsidP="00FD7D47">
          <w:pPr>
            <w:pStyle w:val="2322B5C7E3A847A78FA6BDB1138D7C14"/>
          </w:pPr>
          <w:r w:rsidRPr="00C5438E">
            <w:rPr>
              <w:rStyle w:val="a3"/>
              <w:rtl/>
            </w:rPr>
            <w:t>[צד א בחוזה]</w:t>
          </w:r>
        </w:p>
      </w:docPartBody>
    </w:docPart>
    <w:docPart>
      <w:docPartPr>
        <w:name w:val="BD1062415D87444BAEB9A4AF02DD0444"/>
        <w:category>
          <w:name w:val="כללי"/>
          <w:gallery w:val="placeholder"/>
        </w:category>
        <w:types>
          <w:type w:val="bbPlcHdr"/>
        </w:types>
        <w:behaviors>
          <w:behavior w:val="content"/>
        </w:behaviors>
        <w:guid w:val="{6EF15CC0-F29D-4EA3-8982-AA218E87AC7E}"/>
      </w:docPartPr>
      <w:docPartBody>
        <w:p w:rsidR="00910C3D" w:rsidRDefault="00FD7D47" w:rsidP="00FD7D47">
          <w:pPr>
            <w:pStyle w:val="BD1062415D87444BAEB9A4AF02DD0444"/>
          </w:pPr>
          <w:r w:rsidRPr="003059F5">
            <w:rPr>
              <w:rStyle w:val="a3"/>
              <w:rtl/>
            </w:rPr>
            <w:t>[שם אתר]</w:t>
          </w:r>
        </w:p>
      </w:docPartBody>
    </w:docPart>
    <w:docPart>
      <w:docPartPr>
        <w:name w:val="D865E51C35B74FFBAABAA890ACA92AD4"/>
        <w:category>
          <w:name w:val="כללי"/>
          <w:gallery w:val="placeholder"/>
        </w:category>
        <w:types>
          <w:type w:val="bbPlcHdr"/>
        </w:types>
        <w:behaviors>
          <w:behavior w:val="content"/>
        </w:behaviors>
        <w:guid w:val="{D6D7054C-A8AD-4947-8BE4-A99BA467B84C}"/>
      </w:docPartPr>
      <w:docPartBody>
        <w:p w:rsidR="00910C3D" w:rsidRDefault="00FD7D47" w:rsidP="00FD7D47">
          <w:pPr>
            <w:pStyle w:val="D865E51C35B74FFBAABAA890ACA92AD4"/>
          </w:pPr>
          <w:r w:rsidRPr="003059F5">
            <w:rPr>
              <w:rStyle w:val="a3"/>
              <w:rtl/>
            </w:rPr>
            <w:t>[תאריך חתימת חוזה]</w:t>
          </w:r>
        </w:p>
      </w:docPartBody>
    </w:docPart>
    <w:docPart>
      <w:docPartPr>
        <w:name w:val="8BF4C69D8D6440D191697207663327F4"/>
        <w:category>
          <w:name w:val="כללי"/>
          <w:gallery w:val="placeholder"/>
        </w:category>
        <w:types>
          <w:type w:val="bbPlcHdr"/>
        </w:types>
        <w:behaviors>
          <w:behavior w:val="content"/>
        </w:behaviors>
        <w:guid w:val="{90A76BF6-42AC-4099-9D7F-8A41F353B9E4}"/>
      </w:docPartPr>
      <w:docPartBody>
        <w:p w:rsidR="00910C3D" w:rsidRDefault="00FD7D47">
          <w:r w:rsidRPr="009C7D3E">
            <w:rPr>
              <w:rStyle w:val="a3"/>
              <w:rtl/>
            </w:rPr>
            <w:t>[שם ספק]</w:t>
          </w:r>
        </w:p>
      </w:docPartBody>
    </w:docPart>
    <w:docPart>
      <w:docPartPr>
        <w:name w:val="DA13D61898B24F3BAD0E7ACBC5902E47"/>
        <w:category>
          <w:name w:val="כללי"/>
          <w:gallery w:val="placeholder"/>
        </w:category>
        <w:types>
          <w:type w:val="bbPlcHdr"/>
        </w:types>
        <w:behaviors>
          <w:behavior w:val="content"/>
        </w:behaviors>
        <w:guid w:val="{D58136DC-3B67-4541-BC35-6A09D0C1C733}"/>
      </w:docPartPr>
      <w:docPartBody>
        <w:p w:rsidR="007C5FFE" w:rsidRDefault="00910C3D" w:rsidP="00910C3D">
          <w:pPr>
            <w:pStyle w:val="DA13D61898B24F3BAD0E7ACBC5902E47"/>
          </w:pPr>
          <w:r w:rsidRPr="008E7222">
            <w:rPr>
              <w:rStyle w:val="a3"/>
              <w:rtl/>
            </w:rPr>
            <w:t>[שם ספק]</w:t>
          </w:r>
        </w:p>
      </w:docPartBody>
    </w:docPart>
    <w:docPart>
      <w:docPartPr>
        <w:name w:val="12452F783D814FBF950E5C1E9849F900"/>
        <w:category>
          <w:name w:val="כללי"/>
          <w:gallery w:val="placeholder"/>
        </w:category>
        <w:types>
          <w:type w:val="bbPlcHdr"/>
        </w:types>
        <w:behaviors>
          <w:behavior w:val="content"/>
        </w:behaviors>
        <w:guid w:val="{3D8FBE34-A997-4E6C-B012-C510F5F91410}"/>
      </w:docPartPr>
      <w:docPartBody>
        <w:p w:rsidR="007C5FFE" w:rsidRDefault="00910C3D" w:rsidP="00910C3D">
          <w:pPr>
            <w:pStyle w:val="12452F783D814FBF950E5C1E9849F900"/>
          </w:pPr>
          <w:r w:rsidRPr="008E7222">
            <w:rPr>
              <w:rStyle w:val="a3"/>
              <w:rtl/>
            </w:rPr>
            <w:t>[שם צד א]</w:t>
          </w:r>
        </w:p>
      </w:docPartBody>
    </w:docPart>
    <w:docPart>
      <w:docPartPr>
        <w:name w:val="EBD748366A7B4C468201762CD026BFDA"/>
        <w:category>
          <w:name w:val="כללי"/>
          <w:gallery w:val="placeholder"/>
        </w:category>
        <w:types>
          <w:type w:val="bbPlcHdr"/>
        </w:types>
        <w:behaviors>
          <w:behavior w:val="content"/>
        </w:behaviors>
        <w:guid w:val="{D18F204B-30DC-42BE-831D-07D13674C1DA}"/>
      </w:docPartPr>
      <w:docPartBody>
        <w:p w:rsidR="007C5FFE" w:rsidRDefault="00910C3D" w:rsidP="00910C3D">
          <w:pPr>
            <w:pStyle w:val="EBD748366A7B4C468201762CD026BFDA"/>
          </w:pPr>
          <w:r w:rsidRPr="008B6381">
            <w:rPr>
              <w:rStyle w:val="a3"/>
              <w:rFonts w:hint="cs"/>
              <w:rtl/>
            </w:rPr>
            <w:t>[שם</w:t>
          </w:r>
          <w:r w:rsidRPr="008B6381">
            <w:rPr>
              <w:rStyle w:val="a3"/>
              <w:rtl/>
            </w:rPr>
            <w:t xml:space="preserve"> </w:t>
          </w:r>
          <w:r w:rsidRPr="008B6381">
            <w:rPr>
              <w:rStyle w:val="a3"/>
              <w:rFonts w:hint="cs"/>
              <w:rtl/>
            </w:rPr>
            <w:t>ספק]</w:t>
          </w:r>
        </w:p>
      </w:docPartBody>
    </w:docPart>
    <w:docPart>
      <w:docPartPr>
        <w:name w:val="C46DF9B135F5483BBC57500D8301B6A7"/>
        <w:category>
          <w:name w:val="כללי"/>
          <w:gallery w:val="placeholder"/>
        </w:category>
        <w:types>
          <w:type w:val="bbPlcHdr"/>
        </w:types>
        <w:behaviors>
          <w:behavior w:val="content"/>
        </w:behaviors>
        <w:guid w:val="{EA66AAC5-44C2-498B-A64C-0FB51D3D5AC0}"/>
      </w:docPartPr>
      <w:docPartBody>
        <w:p w:rsidR="007C5FFE" w:rsidRDefault="00910C3D" w:rsidP="00910C3D">
          <w:pPr>
            <w:pStyle w:val="C46DF9B135F5483BBC57500D8301B6A7"/>
          </w:pPr>
          <w:r w:rsidRPr="008B6381">
            <w:rPr>
              <w:rStyle w:val="a3"/>
              <w:rFonts w:hint="cs"/>
              <w:rtl/>
            </w:rPr>
            <w:t>[שם</w:t>
          </w:r>
          <w:r w:rsidRPr="008B6381">
            <w:rPr>
              <w:rStyle w:val="a3"/>
              <w:rtl/>
            </w:rPr>
            <w:t xml:space="preserve"> </w:t>
          </w:r>
          <w:r w:rsidRPr="008B6381">
            <w:rPr>
              <w:rStyle w:val="a3"/>
              <w:rFonts w:hint="cs"/>
              <w:rtl/>
            </w:rPr>
            <w:t>ספק]</w:t>
          </w:r>
        </w:p>
      </w:docPartBody>
    </w:docPart>
    <w:docPart>
      <w:docPartPr>
        <w:name w:val="F761491380D749FDAF62771303413A9D"/>
        <w:category>
          <w:name w:val="כללי"/>
          <w:gallery w:val="placeholder"/>
        </w:category>
        <w:types>
          <w:type w:val="bbPlcHdr"/>
        </w:types>
        <w:behaviors>
          <w:behavior w:val="content"/>
        </w:behaviors>
        <w:guid w:val="{1F861ACD-661F-4D5C-8698-DC54282D2BD0}"/>
      </w:docPartPr>
      <w:docPartBody>
        <w:p w:rsidR="007C5FFE" w:rsidRDefault="00910C3D" w:rsidP="00910C3D">
          <w:pPr>
            <w:pStyle w:val="F761491380D749FDAF62771303413A9D"/>
          </w:pPr>
          <w:r w:rsidRPr="008B6381">
            <w:rPr>
              <w:rStyle w:val="a3"/>
              <w:rFonts w:hint="cs"/>
              <w:rtl/>
            </w:rPr>
            <w:t>[שם</w:t>
          </w:r>
          <w:r w:rsidRPr="008B6381">
            <w:rPr>
              <w:rStyle w:val="a3"/>
              <w:rtl/>
            </w:rPr>
            <w:t xml:space="preserve"> </w:t>
          </w:r>
          <w:r w:rsidRPr="008B6381">
            <w:rPr>
              <w:rStyle w:val="a3"/>
              <w:rFonts w:hint="cs"/>
              <w:rtl/>
            </w:rPr>
            <w:t>ספק]</w:t>
          </w:r>
        </w:p>
      </w:docPartBody>
    </w:docPart>
    <w:docPart>
      <w:docPartPr>
        <w:name w:val="DBB06B05FBE544BF999028943BA3AB4F"/>
        <w:category>
          <w:name w:val="כללי"/>
          <w:gallery w:val="placeholder"/>
        </w:category>
        <w:types>
          <w:type w:val="bbPlcHdr"/>
        </w:types>
        <w:behaviors>
          <w:behavior w:val="content"/>
        </w:behaviors>
        <w:guid w:val="{CC34463A-4784-416A-BD44-0111E2957D21}"/>
      </w:docPartPr>
      <w:docPartBody>
        <w:p w:rsidR="00117E6B" w:rsidRDefault="00F06074">
          <w:r w:rsidRPr="00E06942">
            <w:rPr>
              <w:rStyle w:val="a3"/>
              <w:rtl/>
            </w:rPr>
            <w:t>[צדדים נוספים]</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David">
    <w:altName w:val="David"/>
    <w:charset w:val="B1"/>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65A5"/>
    <w:rsid w:val="00117E6B"/>
    <w:rsid w:val="002C0969"/>
    <w:rsid w:val="006865A5"/>
    <w:rsid w:val="006F4A8A"/>
    <w:rsid w:val="0070190C"/>
    <w:rsid w:val="007808F6"/>
    <w:rsid w:val="007C5FFE"/>
    <w:rsid w:val="00910C3D"/>
    <w:rsid w:val="009C7EA5"/>
    <w:rsid w:val="00CF1757"/>
    <w:rsid w:val="00E119B1"/>
    <w:rsid w:val="00F06074"/>
    <w:rsid w:val="00FD7D47"/>
    <w:rsid w:val="00FF5DA6"/>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6865A5"/>
    <w:pPr>
      <w:bidi/>
    </w:pPr>
    <w:rPr>
      <w:rFonts w:cs="Times New Roman"/>
      <w:sz w:val="3276"/>
      <w:szCs w:val="327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F06074"/>
    <w:rPr>
      <w:color w:val="808080"/>
    </w:rPr>
  </w:style>
  <w:style w:type="paragraph" w:customStyle="1" w:styleId="871AD4D121CD46158D37AC706DC5F20D">
    <w:name w:val="871AD4D121CD46158D37AC706DC5F20D"/>
    <w:rsid w:val="006865A5"/>
    <w:pPr>
      <w:bidi/>
    </w:pPr>
  </w:style>
  <w:style w:type="paragraph" w:customStyle="1" w:styleId="67C2AB97BBCD442C886705456EBBB7B0">
    <w:name w:val="67C2AB97BBCD442C886705456EBBB7B0"/>
    <w:rsid w:val="006865A5"/>
    <w:pPr>
      <w:bidi/>
    </w:pPr>
  </w:style>
  <w:style w:type="paragraph" w:customStyle="1" w:styleId="37208FD0DB0444DCA907EF0ED64E6B18">
    <w:name w:val="37208FD0DB0444DCA907EF0ED64E6B18"/>
    <w:rsid w:val="006865A5"/>
    <w:pPr>
      <w:bidi/>
    </w:pPr>
  </w:style>
  <w:style w:type="paragraph" w:customStyle="1" w:styleId="71D2035B69E0492092CD157201A2A210">
    <w:name w:val="71D2035B69E0492092CD157201A2A210"/>
    <w:rsid w:val="006865A5"/>
    <w:pPr>
      <w:bidi/>
    </w:pPr>
  </w:style>
  <w:style w:type="paragraph" w:customStyle="1" w:styleId="F380E707B5014AE8994A54E47D30C424">
    <w:name w:val="F380E707B5014AE8994A54E47D30C424"/>
    <w:rsid w:val="00FD7D47"/>
    <w:pPr>
      <w:bidi/>
    </w:pPr>
  </w:style>
  <w:style w:type="paragraph" w:customStyle="1" w:styleId="AB7886B97CB1401DB32408C15B12DAE3">
    <w:name w:val="AB7886B97CB1401DB32408C15B12DAE3"/>
    <w:rsid w:val="00FD7D47"/>
    <w:pPr>
      <w:bidi/>
    </w:pPr>
  </w:style>
  <w:style w:type="paragraph" w:customStyle="1" w:styleId="23EE47DCCCE9488AAF79BD252F46CCC6">
    <w:name w:val="23EE47DCCCE9488AAF79BD252F46CCC6"/>
    <w:rsid w:val="00FD7D47"/>
    <w:pPr>
      <w:bidi/>
    </w:pPr>
  </w:style>
  <w:style w:type="paragraph" w:customStyle="1" w:styleId="DC6205DD54914C0291495A9EDD41CD38">
    <w:name w:val="DC6205DD54914C0291495A9EDD41CD38"/>
    <w:rsid w:val="00FD7D47"/>
    <w:pPr>
      <w:bidi/>
    </w:pPr>
  </w:style>
  <w:style w:type="paragraph" w:customStyle="1" w:styleId="D05065CC9EDE47AB9A340294C4804576">
    <w:name w:val="D05065CC9EDE47AB9A340294C4804576"/>
    <w:rsid w:val="00FD7D47"/>
    <w:pPr>
      <w:bidi/>
    </w:pPr>
  </w:style>
  <w:style w:type="paragraph" w:customStyle="1" w:styleId="18A45BBF1BDA44BFA8B7E50A27B0A2A5">
    <w:name w:val="18A45BBF1BDA44BFA8B7E50A27B0A2A5"/>
    <w:rsid w:val="00FD7D47"/>
    <w:pPr>
      <w:bidi/>
    </w:pPr>
  </w:style>
  <w:style w:type="paragraph" w:customStyle="1" w:styleId="8F736EE79B854250B3E582D55ACC250F">
    <w:name w:val="8F736EE79B854250B3E582D55ACC250F"/>
    <w:rsid w:val="00FD7D47"/>
    <w:pPr>
      <w:bidi/>
    </w:pPr>
  </w:style>
  <w:style w:type="paragraph" w:customStyle="1" w:styleId="90A50341728E45D490A9CD4437F011C1">
    <w:name w:val="90A50341728E45D490A9CD4437F011C1"/>
    <w:rsid w:val="00FD7D47"/>
    <w:pPr>
      <w:bidi/>
    </w:pPr>
  </w:style>
  <w:style w:type="paragraph" w:customStyle="1" w:styleId="DF274CB2C9CC41F7AF67407D72708088">
    <w:name w:val="DF274CB2C9CC41F7AF67407D72708088"/>
    <w:rsid w:val="00FD7D47"/>
    <w:pPr>
      <w:bidi/>
    </w:pPr>
  </w:style>
  <w:style w:type="paragraph" w:customStyle="1" w:styleId="56C281039AEF4B1DB209FEC7A0E0314B">
    <w:name w:val="56C281039AEF4B1DB209FEC7A0E0314B"/>
    <w:rsid w:val="00FD7D47"/>
    <w:pPr>
      <w:bidi/>
    </w:pPr>
  </w:style>
  <w:style w:type="paragraph" w:customStyle="1" w:styleId="DB32532EE834442795024C7A035F5A13">
    <w:name w:val="DB32532EE834442795024C7A035F5A13"/>
    <w:rsid w:val="00FD7D47"/>
    <w:pPr>
      <w:bidi/>
    </w:pPr>
  </w:style>
  <w:style w:type="paragraph" w:customStyle="1" w:styleId="DED58420C00C4B37B4659290F4CE2506">
    <w:name w:val="DED58420C00C4B37B4659290F4CE2506"/>
    <w:rsid w:val="00FD7D47"/>
    <w:pPr>
      <w:bidi/>
    </w:pPr>
  </w:style>
  <w:style w:type="paragraph" w:customStyle="1" w:styleId="FF15A78EA0EA4C8A8AD0EABBA4B03608">
    <w:name w:val="FF15A78EA0EA4C8A8AD0EABBA4B03608"/>
    <w:rsid w:val="00FD7D47"/>
    <w:pPr>
      <w:bidi/>
    </w:pPr>
  </w:style>
  <w:style w:type="paragraph" w:customStyle="1" w:styleId="81B90575A7C94BC1BFAD370782C39B19">
    <w:name w:val="81B90575A7C94BC1BFAD370782C39B19"/>
    <w:rsid w:val="00FD7D47"/>
    <w:pPr>
      <w:bidi/>
    </w:pPr>
  </w:style>
  <w:style w:type="paragraph" w:customStyle="1" w:styleId="4548AFA1B50843C28C322369FE3A2E9E">
    <w:name w:val="4548AFA1B50843C28C322369FE3A2E9E"/>
    <w:rsid w:val="00FD7D47"/>
    <w:pPr>
      <w:bidi/>
    </w:pPr>
  </w:style>
  <w:style w:type="paragraph" w:customStyle="1" w:styleId="816B4196EC5E467D86D72CFA3C90A6CC">
    <w:name w:val="816B4196EC5E467D86D72CFA3C90A6CC"/>
    <w:rsid w:val="00FD7D47"/>
    <w:pPr>
      <w:bidi/>
    </w:pPr>
  </w:style>
  <w:style w:type="paragraph" w:customStyle="1" w:styleId="B85106F1674C40A5B90AC1CD14ACACBB">
    <w:name w:val="B85106F1674C40A5B90AC1CD14ACACBB"/>
    <w:rsid w:val="00FD7D47"/>
    <w:pPr>
      <w:bidi/>
    </w:pPr>
  </w:style>
  <w:style w:type="paragraph" w:customStyle="1" w:styleId="002D9BBDEF0B43BCBFA87DA0EA540597">
    <w:name w:val="002D9BBDEF0B43BCBFA87DA0EA540597"/>
    <w:rsid w:val="00FD7D47"/>
    <w:pPr>
      <w:bidi/>
    </w:pPr>
  </w:style>
  <w:style w:type="paragraph" w:customStyle="1" w:styleId="5D052253E77A48AD8644B6751A245AB4">
    <w:name w:val="5D052253E77A48AD8644B6751A245AB4"/>
    <w:rsid w:val="00FD7D47"/>
    <w:pPr>
      <w:bidi/>
    </w:pPr>
  </w:style>
  <w:style w:type="paragraph" w:customStyle="1" w:styleId="71C7E5C053724E768B11E6E8AD09E851">
    <w:name w:val="71C7E5C053724E768B11E6E8AD09E851"/>
    <w:rsid w:val="00FD7D47"/>
    <w:pPr>
      <w:bidi/>
    </w:pPr>
  </w:style>
  <w:style w:type="paragraph" w:customStyle="1" w:styleId="1771C1B277284018BD053071C6C1906D">
    <w:name w:val="1771C1B277284018BD053071C6C1906D"/>
    <w:rsid w:val="00FD7D47"/>
    <w:pPr>
      <w:bidi/>
    </w:pPr>
  </w:style>
  <w:style w:type="paragraph" w:customStyle="1" w:styleId="866D74F11B704502A54BC714C3EDC017">
    <w:name w:val="866D74F11B704502A54BC714C3EDC017"/>
    <w:rsid w:val="00FD7D47"/>
    <w:pPr>
      <w:bidi/>
    </w:pPr>
  </w:style>
  <w:style w:type="paragraph" w:customStyle="1" w:styleId="2322B5C7E3A847A78FA6BDB1138D7C14">
    <w:name w:val="2322B5C7E3A847A78FA6BDB1138D7C14"/>
    <w:rsid w:val="00FD7D47"/>
    <w:pPr>
      <w:bidi/>
    </w:pPr>
  </w:style>
  <w:style w:type="paragraph" w:customStyle="1" w:styleId="BD1062415D87444BAEB9A4AF02DD0444">
    <w:name w:val="BD1062415D87444BAEB9A4AF02DD0444"/>
    <w:rsid w:val="00FD7D47"/>
    <w:pPr>
      <w:bidi/>
    </w:pPr>
  </w:style>
  <w:style w:type="paragraph" w:customStyle="1" w:styleId="D865E51C35B74FFBAABAA890ACA92AD4">
    <w:name w:val="D865E51C35B74FFBAABAA890ACA92AD4"/>
    <w:rsid w:val="00FD7D47"/>
    <w:pPr>
      <w:bidi/>
    </w:pPr>
  </w:style>
  <w:style w:type="paragraph" w:customStyle="1" w:styleId="058D0493C3404A308218AAD8457F8041">
    <w:name w:val="058D0493C3404A308218AAD8457F8041"/>
    <w:rsid w:val="00FD7D47"/>
    <w:pPr>
      <w:bidi/>
    </w:pPr>
  </w:style>
  <w:style w:type="paragraph" w:customStyle="1" w:styleId="DA13D61898B24F3BAD0E7ACBC5902E47">
    <w:name w:val="DA13D61898B24F3BAD0E7ACBC5902E47"/>
    <w:rsid w:val="00910C3D"/>
    <w:pPr>
      <w:bidi/>
    </w:pPr>
  </w:style>
  <w:style w:type="paragraph" w:customStyle="1" w:styleId="12452F783D814FBF950E5C1E9849F900">
    <w:name w:val="12452F783D814FBF950E5C1E9849F900"/>
    <w:rsid w:val="00910C3D"/>
    <w:pPr>
      <w:bidi/>
    </w:pPr>
  </w:style>
  <w:style w:type="paragraph" w:customStyle="1" w:styleId="EBD748366A7B4C468201762CD026BFDA">
    <w:name w:val="EBD748366A7B4C468201762CD026BFDA"/>
    <w:rsid w:val="00910C3D"/>
    <w:pPr>
      <w:bidi/>
    </w:pPr>
  </w:style>
  <w:style w:type="paragraph" w:customStyle="1" w:styleId="A90B6D4FA5A74405833A4DD0A9F2BBD3">
    <w:name w:val="A90B6D4FA5A74405833A4DD0A9F2BBD3"/>
    <w:rsid w:val="00910C3D"/>
    <w:pPr>
      <w:bidi/>
    </w:pPr>
  </w:style>
  <w:style w:type="paragraph" w:customStyle="1" w:styleId="5E196880C5984691A076D1180BCD665C">
    <w:name w:val="5E196880C5984691A076D1180BCD665C"/>
    <w:rsid w:val="00910C3D"/>
    <w:pPr>
      <w:bidi/>
    </w:pPr>
  </w:style>
  <w:style w:type="paragraph" w:customStyle="1" w:styleId="C46DF9B135F5483BBC57500D8301B6A7">
    <w:name w:val="C46DF9B135F5483BBC57500D8301B6A7"/>
    <w:rsid w:val="00910C3D"/>
    <w:pPr>
      <w:bidi/>
    </w:pPr>
  </w:style>
  <w:style w:type="paragraph" w:customStyle="1" w:styleId="39EDCF5CCEB54E178B3B9ED90F2773A1">
    <w:name w:val="39EDCF5CCEB54E178B3B9ED90F2773A1"/>
    <w:rsid w:val="00910C3D"/>
    <w:pPr>
      <w:bidi/>
    </w:pPr>
  </w:style>
  <w:style w:type="paragraph" w:customStyle="1" w:styleId="F761491380D749FDAF62771303413A9D">
    <w:name w:val="F761491380D749FDAF62771303413A9D"/>
    <w:rsid w:val="00910C3D"/>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3.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יועץ פינוי אשפה" ma:contentTypeID="0x010100398782B37190B343ABC5A26867A4FDE21700D06E3D69292EE9498EBB362BB2338028" ma:contentTypeVersion="175" ma:contentTypeDescription="" ma:contentTypeScope="" ma:versionID="042779be07be6751540ae6844360c3b6">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709D4C-33DC-48CC-AC7E-130A245806EE}"/>
</file>

<file path=customXml/itemProps2.xml><?xml version="1.0" encoding="utf-8"?>
<ds:datastoreItem xmlns:ds="http://schemas.openxmlformats.org/officeDocument/2006/customXml" ds:itemID="{35801D52-3B23-4205-9724-02BADE007D15}"/>
</file>

<file path=customXml/itemProps3.xml><?xml version="1.0" encoding="utf-8"?>
<ds:datastoreItem xmlns:ds="http://schemas.openxmlformats.org/officeDocument/2006/customXml" ds:itemID="{1FEE3388-4669-4DF2-98D9-929BA49C1C71}"/>
</file>

<file path=customXml/itemProps4.xml><?xml version="1.0" encoding="utf-8"?>
<ds:datastoreItem xmlns:ds="http://schemas.openxmlformats.org/officeDocument/2006/customXml" ds:itemID="{19381418-8ABF-4017-996B-57015B068E3D}"/>
</file>

<file path=customXml/itemProps5.xml><?xml version="1.0" encoding="utf-8"?>
<ds:datastoreItem xmlns:ds="http://schemas.openxmlformats.org/officeDocument/2006/customXml" ds:itemID="{40D1C87E-2F72-41C3-90AA-FC7C689C9C82}"/>
</file>

<file path=customXml/itemProps6.xml><?xml version="1.0" encoding="utf-8"?>
<ds:datastoreItem xmlns:ds="http://schemas.openxmlformats.org/officeDocument/2006/customXml" ds:itemID="{9BCF322F-AF28-43F0-BA25-87072EBB3D4F}"/>
</file>

<file path=docProps/app.xml><?xml version="1.0" encoding="utf-8"?>
<Properties xmlns="http://schemas.openxmlformats.org/officeDocument/2006/extended-properties" xmlns:vt="http://schemas.openxmlformats.org/officeDocument/2006/docPropsVTypes">
  <Template>Normal</Template>
  <TotalTime>1</TotalTime>
  <Pages>19</Pages>
  <Words>4050</Words>
  <Characters>23091</Characters>
  <Application>Microsoft Office Word</Application>
  <DocSecurity>0</DocSecurity>
  <Lines>192</Lines>
  <Paragraphs>54</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27087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Kook Sec</dc:creator>
  <cp:keywords/>
  <dc:description/>
  <cp:lastModifiedBy>Kook Sec</cp:lastModifiedBy>
  <cp:revision>2</cp:revision>
  <dcterms:created xsi:type="dcterms:W3CDTF">2021-01-21T10:58:00Z</dcterms:created>
  <dcterms:modified xsi:type="dcterms:W3CDTF">2021-01-21T10:58:00Z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31723985-c255-4c07-a1de-2aa6d28a074d</vt:lpwstr>
  </property>
</Properties>
</file>