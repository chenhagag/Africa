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CF4D3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hint="cs"/>
          <w:bCs/>
          <w:i/>
          <w:iCs/>
          <w:noProof/>
          <w:sz w:val="32"/>
          <w:szCs w:val="32"/>
          <w:u w:val="single"/>
          <w:rtl/>
        </w:rPr>
      </w:pPr>
    </w:p>
    <w:p w14:paraId="54D2ACF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1428C7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9C6F6C">
        <w:rPr>
          <w:rFonts w:ascii="Times New Roman" w:eastAsia="Times New Roman" w:hAnsi="Times New Roman" w:cs="David"/>
          <w:bCs/>
          <w:i/>
          <w:iCs/>
          <w:noProof/>
          <w:sz w:val="32"/>
          <w:szCs w:val="32"/>
        </w:rPr>
        <w:drawing>
          <wp:inline distT="0" distB="0" distL="0" distR="0" wp14:anchorId="7B1B46A9" wp14:editId="6072BCA6">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6112CFE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9BE864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31C522"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646871"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078EA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9C6F6C">
        <w:rPr>
          <w:rFonts w:ascii="Times New Roman" w:eastAsia="Times New Roman" w:hAnsi="Times New Roman" w:cs="David" w:hint="cs"/>
          <w:bCs/>
          <w:sz w:val="32"/>
          <w:szCs w:val="32"/>
          <w:u w:val="single"/>
          <w:rtl/>
          <w:lang w:eastAsia="he-IL"/>
        </w:rPr>
        <w:t>חוזה יועץ נגישות</w:t>
      </w:r>
    </w:p>
    <w:p w14:paraId="38F8106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993B2C"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7FC9F8"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7417C5"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C0B0E5"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91536093"/>
        <w:placeholder>
          <w:docPart w:val="9970B091003747E4836FA045B6EFF7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284EE9E1" w14:textId="77777777" w:rsidR="00FC5090" w:rsidRPr="008E610C" w:rsidRDefault="000E371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0" w:author="Kook Sec" w:date="2021-11-22T13:40:00Z">
            <w:r w:rsidRPr="000E3710">
              <w:rPr>
                <w:rFonts w:ascii="Times New Roman" w:eastAsia="Times New Roman" w:hAnsi="Times New Roman" w:cs="David"/>
                <w:bCs/>
                <w:sz w:val="32"/>
                <w:szCs w:val="32"/>
                <w:u w:val="single"/>
                <w:rtl/>
                <w:lang w:eastAsia="he-IL"/>
              </w:rPr>
              <w:t>א.מ. ישראל מגורים פיתוח בע"מ</w:t>
            </w:r>
          </w:ins>
        </w:p>
      </w:sdtContent>
    </w:sdt>
    <w:p w14:paraId="766F286A"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216E55E2"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20E17DD2"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sz w:val="32"/>
          <w:szCs w:val="32"/>
          <w:u w:val="single"/>
          <w:rtl/>
          <w:lang w:eastAsia="he-IL"/>
        </w:rPr>
        <w:alias w:val="שם אתר"/>
        <w:tag w:val="cntSite"/>
        <w:id w:val="-1700381503"/>
        <w:placeholder>
          <w:docPart w:val="0E08446C9890437AB5380797D9AAD7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05A4960B" w14:textId="77777777" w:rsidR="00FC5090" w:rsidRPr="008E610C" w:rsidRDefault="000E371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1" w:author="Kook Sec" w:date="2021-11-22T13:40:00Z">
            <w:r w:rsidRPr="000E3710">
              <w:rPr>
                <w:rFonts w:ascii="Times New Roman" w:eastAsia="Times New Roman" w:hAnsi="Times New Roman" w:cs="David"/>
                <w:bCs/>
                <w:sz w:val="32"/>
                <w:szCs w:val="32"/>
                <w:u w:val="single"/>
                <w:rtl/>
                <w:lang w:eastAsia="he-IL"/>
              </w:rPr>
              <w:t>מורדות ארנונה</w:t>
            </w:r>
          </w:ins>
        </w:p>
      </w:sdtContent>
    </w:sdt>
    <w:p w14:paraId="161CD2AE"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6ACB16E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3A96E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BAEC1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FEEFB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3FFBE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AFA96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01CD9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3A2F5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38047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10F31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49D44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61805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8617E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4EA6A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5CD41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41A51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672D5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42144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0FD24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04129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4A084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2CEC2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6B816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4F6CE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11039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C3FB3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88755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09A18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9C6F6C">
        <w:rPr>
          <w:rFonts w:ascii="Times New Roman" w:eastAsia="Times New Roman" w:hAnsi="Times New Roman" w:cs="David" w:hint="cs"/>
          <w:bCs/>
          <w:sz w:val="32"/>
          <w:szCs w:val="32"/>
          <w:u w:val="single"/>
          <w:rtl/>
          <w:lang w:eastAsia="he-IL"/>
        </w:rPr>
        <w:t>חוזה</w:t>
      </w:r>
      <w:r w:rsidR="00AF1BE1">
        <w:rPr>
          <w:rFonts w:ascii="Times New Roman" w:eastAsia="Times New Roman" w:hAnsi="Times New Roman" w:cs="David" w:hint="cs"/>
          <w:bCs/>
          <w:sz w:val="32"/>
          <w:szCs w:val="32"/>
          <w:u w:val="single"/>
          <w:rtl/>
          <w:lang w:eastAsia="he-IL"/>
        </w:rPr>
        <w:t xml:space="preserve"> יועץ </w:t>
      </w:r>
      <w:r w:rsidR="00FC5090" w:rsidRPr="00FC5090">
        <w:rPr>
          <w:rFonts w:ascii="Times New Roman" w:eastAsia="Times New Roman" w:hAnsi="Times New Roman" w:cs="David" w:hint="cs"/>
          <w:bCs/>
          <w:sz w:val="32"/>
          <w:szCs w:val="32"/>
          <w:u w:val="single"/>
          <w:rtl/>
          <w:lang w:eastAsia="he-IL"/>
        </w:rPr>
        <w:t>נגישות</w:t>
      </w:r>
    </w:p>
    <w:p w14:paraId="2F87AB7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2C9B6D9" w14:textId="77777777" w:rsidR="009C6F6C" w:rsidRPr="009C6F6C" w:rsidRDefault="009C6F6C" w:rsidP="00FC5090">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9C6F6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7748D2B8613945338A3A545675197D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FC5090" w:rsidRPr="000D1F3D">
            <w:rPr>
              <w:rStyle w:val="a7"/>
              <w:color w:val="00B0F0"/>
              <w:rtl/>
            </w:rPr>
            <w:t>[תאריך חתימת חוזה]</w:t>
          </w:r>
        </w:sdtContent>
      </w:sdt>
    </w:p>
    <w:p w14:paraId="0F78424E"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Times New Roman"/>
          <w:sz w:val="20"/>
          <w:szCs w:val="20"/>
          <w:rtl/>
        </w:rPr>
      </w:pPr>
    </w:p>
    <w:p w14:paraId="139468E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F894A19"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EC754E" w14:textId="77777777" w:rsidR="009C6F6C" w:rsidRPr="009C6F6C" w:rsidRDefault="009C6F6C" w:rsidP="009C6F6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ב י ן</w:t>
      </w:r>
    </w:p>
    <w:p w14:paraId="5A5CEB1B" w14:textId="77777777" w:rsidR="00FC5090" w:rsidRDefault="000E3710" w:rsidP="000E371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Fonts w:ascii="Times New Roman" w:eastAsia="Times New Roman" w:hAnsi="Times New Roman" w:cs="David"/>
            <w:color w:val="00B0F0"/>
            <w:sz w:val="24"/>
            <w:szCs w:val="24"/>
            <w:rtl/>
            <w:lang w:eastAsia="he-IL"/>
          </w:rPr>
          <w:alias w:val="צד א בחוזה"/>
          <w:tag w:val="cntTzadA"/>
          <w:id w:val="1685239962"/>
          <w:placeholder>
            <w:docPart w:val="E5E15C3F1D6D4EDF86BCD03352A54B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del w:id="2" w:author="Kook Sec" w:date="2021-11-22T13:41:00Z">
            <w:r w:rsidDel="000E3710">
              <w:rPr>
                <w:rFonts w:ascii="Times New Roman" w:eastAsia="Times New Roman" w:hAnsi="Times New Roman" w:cs="David"/>
                <w:color w:val="00B0F0"/>
                <w:sz w:val="24"/>
                <w:szCs w:val="24"/>
                <w:rtl/>
                <w:lang w:eastAsia="he-IL"/>
              </w:rPr>
              <w:br/>
            </w:r>
            <w:r w:rsidDel="000E3710">
              <w:rPr>
                <w:rFonts w:ascii="Times New Roman" w:eastAsia="Times New Roman" w:hAnsi="Times New Roman" w:cs="David"/>
                <w:color w:val="00B0F0"/>
                <w:sz w:val="24"/>
                <w:szCs w:val="24"/>
                <w:rtl/>
                <w:lang w:eastAsia="he-IL"/>
              </w:rPr>
              <w:br/>
            </w:r>
            <w:r w:rsidDel="000E3710">
              <w:rPr>
                <w:rFonts w:ascii="Times New Roman" w:eastAsia="Times New Roman" w:hAnsi="Times New Roman" w:cs="David"/>
                <w:color w:val="00B0F0"/>
                <w:sz w:val="24"/>
                <w:szCs w:val="24"/>
                <w:rtl/>
                <w:lang w:eastAsia="he-IL"/>
              </w:rPr>
              <w:br/>
            </w:r>
          </w:del>
          <w:ins w:id="3" w:author="Kook Sec" w:date="2021-11-22T13:45:00Z">
            <w:r>
              <w:rPr>
                <w:rFonts w:ascii="Times New Roman" w:eastAsia="Times New Roman" w:hAnsi="Times New Roman" w:cs="David"/>
                <w:color w:val="00B0F0"/>
                <w:sz w:val="24"/>
                <w:szCs w:val="24"/>
                <w:rtl/>
                <w:lang w:eastAsia="he-IL"/>
              </w:rPr>
              <w:t>א.מ. ישראל מגורים פיתוח בע"מ</w:t>
            </w:r>
            <w:r>
              <w:rPr>
                <w:rFonts w:ascii="Times New Roman" w:eastAsia="Times New Roman" w:hAnsi="Times New Roman" w:cs="David"/>
                <w:color w:val="00B0F0"/>
                <w:sz w:val="24"/>
                <w:szCs w:val="24"/>
                <w:rtl/>
                <w:lang w:eastAsia="he-IL"/>
              </w:rPr>
              <w:br/>
              <w:t>יוני נתניהו 1 ג' אור יהודה</w:t>
            </w:r>
            <w:r>
              <w:rPr>
                <w:rFonts w:ascii="Times New Roman" w:eastAsia="Times New Roman" w:hAnsi="Times New Roman" w:cs="David"/>
                <w:color w:val="00B0F0"/>
                <w:sz w:val="24"/>
                <w:szCs w:val="24"/>
                <w:rtl/>
                <w:lang w:eastAsia="he-IL"/>
              </w:rPr>
              <w:br/>
              <w:t xml:space="preserve">513313148      </w:t>
            </w:r>
          </w:ins>
        </w:sdtContent>
      </w:sdt>
      <w:r w:rsidR="00FC5090" w:rsidRPr="009C6F6C">
        <w:rPr>
          <w:rFonts w:ascii="Times New Roman" w:eastAsia="Times New Roman" w:hAnsi="Times New Roman" w:cs="David" w:hint="cs"/>
          <w:sz w:val="20"/>
          <w:szCs w:val="24"/>
          <w:rtl/>
          <w:lang w:eastAsia="he-IL"/>
        </w:rPr>
        <w:t xml:space="preserve"> </w:t>
      </w:r>
    </w:p>
    <w:p w14:paraId="39B4465F"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(להלן: "</w:t>
      </w:r>
      <w:r w:rsidRPr="009C6F6C">
        <w:rPr>
          <w:rFonts w:ascii="Times New Roman" w:eastAsia="Times New Roman" w:hAnsi="Times New Roman" w:cs="David" w:hint="cs"/>
          <w:b/>
          <w:bCs/>
          <w:sz w:val="20"/>
          <w:szCs w:val="24"/>
          <w:rtl/>
          <w:lang w:eastAsia="he-IL"/>
        </w:rPr>
        <w:t>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Cs/>
          <w:sz w:val="20"/>
          <w:szCs w:val="24"/>
          <w:rtl/>
          <w:lang w:eastAsia="he-IL"/>
        </w:rPr>
        <w:t xml:space="preserve">       </w:t>
      </w:r>
    </w:p>
    <w:p w14:paraId="53FC8300"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אחד;</w:t>
      </w:r>
    </w:p>
    <w:p w14:paraId="193A84B3"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5017781"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ל ב י ן</w:t>
      </w:r>
    </w:p>
    <w:p w14:paraId="54527DB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BAD6DAE" w14:textId="77777777" w:rsidR="00FC5090" w:rsidRDefault="000E3710"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a7"/>
            <w:rFonts w:cs="Arial"/>
            <w:color w:val="00B0F0"/>
            <w:rtl/>
          </w:rPr>
          <w:alias w:val="צדדים נוספים"/>
          <w:tag w:val="cntTzadB_x002C__x0020_cntTzadC_x002C__x0020_cntTzadD"/>
          <w:id w:val="-363826986"/>
          <w:placeholder>
            <w:docPart w:val="5A840B3F642E4786914A0ADA022A5B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del w:id="4" w:author="Unknown">
            <w:r w:rsidRPr="000E3710" w:rsidDel="000E3710">
              <w:rPr>
                <w:rStyle w:val="a7"/>
                <w:rFonts w:cs="Arial"/>
                <w:color w:val="00B0F0"/>
                <w:rtl/>
              </w:rPr>
              <w:br/>
            </w:r>
            <w:r w:rsidRPr="000E3710" w:rsidDel="000E3710">
              <w:rPr>
                <w:rStyle w:val="a7"/>
                <w:rFonts w:cs="Arial"/>
                <w:color w:val="00B0F0"/>
                <w:rtl/>
              </w:rPr>
              <w:br/>
            </w:r>
          </w:del>
          <w:ins w:id="5" w:author="Kook Sec" w:date="2021-11-22T13:38:00Z">
            <w:r w:rsidRPr="000E3710">
              <w:rPr>
                <w:rStyle w:val="a7"/>
                <w:rFonts w:cs="Arial"/>
                <w:color w:val="00B0F0"/>
                <w:rtl/>
              </w:rPr>
              <w:t>אירנה רובין אדריכלית ומורשת נגישות</w:t>
            </w:r>
            <w:r w:rsidRPr="000E3710">
              <w:rPr>
                <w:rStyle w:val="a7"/>
                <w:rFonts w:cs="Arial"/>
                <w:color w:val="00B0F0"/>
                <w:rtl/>
              </w:rPr>
              <w:br/>
            </w:r>
            <w:r w:rsidRPr="000E3710">
              <w:rPr>
                <w:rStyle w:val="a7"/>
                <w:rFonts w:cs="Arial" w:hint="cs"/>
                <w:color w:val="00B0F0"/>
                <w:rtl/>
              </w:rPr>
              <w:t xml:space="preserve">            </w:t>
            </w:r>
            <w:r w:rsidRPr="000E3710">
              <w:rPr>
                <w:rStyle w:val="a7"/>
                <w:rFonts w:cs="Arial"/>
                <w:color w:val="00B0F0"/>
                <w:rtl/>
              </w:rPr>
              <w:t>ת.ד 10587</w:t>
            </w:r>
            <w:r w:rsidRPr="000E3710">
              <w:rPr>
                <w:rStyle w:val="a7"/>
                <w:rFonts w:cs="Arial" w:hint="cs"/>
                <w:color w:val="00B0F0"/>
                <w:rtl/>
              </w:rPr>
              <w:t xml:space="preserve"> ירושלים</w:t>
            </w:r>
          </w:ins>
          <w:r w:rsidRPr="000E3710">
            <w:rPr>
              <w:rStyle w:val="a7"/>
              <w:rFonts w:cs="Arial"/>
              <w:color w:val="00B0F0"/>
              <w:rtl/>
            </w:rPr>
            <w:br/>
          </w:r>
          <w:ins w:id="6" w:author="Kook Sec" w:date="2021-11-22T13:39:00Z">
            <w:r w:rsidRPr="000E3710">
              <w:rPr>
                <w:rStyle w:val="a7"/>
                <w:rFonts w:cs="Arial" w:hint="cs"/>
                <w:color w:val="00B0F0"/>
                <w:rtl/>
              </w:rPr>
              <w:t xml:space="preserve">            ע.מ </w:t>
            </w:r>
            <w:r w:rsidRPr="000E3710">
              <w:rPr>
                <w:rStyle w:val="a7"/>
                <w:rFonts w:cs="Arial"/>
                <w:color w:val="00B0F0"/>
                <w:rtl/>
              </w:rPr>
              <w:t>015317506</w:t>
            </w:r>
          </w:ins>
          <w:ins w:id="7" w:author="Kook Sec" w:date="2021-11-22T13:38:00Z">
            <w:r w:rsidRPr="000E3710">
              <w:rPr>
                <w:rStyle w:val="a7"/>
                <w:rFonts w:cs="Arial"/>
                <w:color w:val="00B0F0"/>
                <w:rtl/>
              </w:rPr>
              <w:br/>
            </w:r>
          </w:ins>
        </w:sdtContent>
      </w:sdt>
    </w:p>
    <w:p w14:paraId="47559FC0" w14:textId="77777777" w:rsidR="009C6F6C" w:rsidRPr="009C6F6C" w:rsidRDefault="00FC5090"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 xml:space="preserve"> </w:t>
      </w:r>
      <w:r w:rsidR="009C6F6C" w:rsidRPr="009C6F6C">
        <w:rPr>
          <w:rFonts w:ascii="Times New Roman" w:eastAsia="Times New Roman" w:hAnsi="Times New Roman" w:cs="David" w:hint="cs"/>
          <w:sz w:val="20"/>
          <w:szCs w:val="24"/>
          <w:rtl/>
          <w:lang w:eastAsia="he-IL"/>
        </w:rPr>
        <w:t>(להלן: "</w:t>
      </w:r>
      <w:r w:rsidR="009C6F6C" w:rsidRPr="009C6F6C">
        <w:rPr>
          <w:rFonts w:ascii="Times New Roman" w:eastAsia="Times New Roman" w:hAnsi="Times New Roman" w:cs="David" w:hint="cs"/>
          <w:b/>
          <w:bCs/>
          <w:sz w:val="20"/>
          <w:szCs w:val="24"/>
          <w:rtl/>
          <w:lang w:eastAsia="he-IL"/>
        </w:rPr>
        <w:t>ה</w:t>
      </w:r>
      <w:r w:rsidR="00141D80">
        <w:rPr>
          <w:rFonts w:ascii="Times New Roman" w:eastAsia="Times New Roman" w:hAnsi="Times New Roman" w:cs="David" w:hint="cs"/>
          <w:b/>
          <w:bCs/>
          <w:sz w:val="20"/>
          <w:szCs w:val="24"/>
          <w:rtl/>
          <w:lang w:eastAsia="he-IL"/>
        </w:rPr>
        <w:t>יועץ</w:t>
      </w:r>
      <w:r w:rsidR="009C6F6C" w:rsidRPr="009C6F6C">
        <w:rPr>
          <w:rFonts w:ascii="Times New Roman" w:eastAsia="Times New Roman" w:hAnsi="Times New Roman" w:cs="David" w:hint="cs"/>
          <w:sz w:val="20"/>
          <w:szCs w:val="24"/>
          <w:rtl/>
          <w:lang w:eastAsia="he-IL"/>
        </w:rPr>
        <w:t>")</w:t>
      </w:r>
      <w:r w:rsidR="009C6F6C" w:rsidRPr="009C6F6C">
        <w:rPr>
          <w:rFonts w:ascii="Times New Roman" w:eastAsia="Times New Roman" w:hAnsi="Times New Roman" w:cs="David" w:hint="cs"/>
          <w:bCs/>
          <w:sz w:val="20"/>
          <w:szCs w:val="24"/>
          <w:rtl/>
          <w:lang w:eastAsia="he-IL"/>
        </w:rPr>
        <w:t xml:space="preserve">  </w:t>
      </w:r>
    </w:p>
    <w:p w14:paraId="3ADE6630"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שני;</w:t>
      </w:r>
    </w:p>
    <w:p w14:paraId="01030653"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C164B2F" w14:textId="77777777" w:rsidR="009C6F6C" w:rsidRPr="009C6F6C" w:rsidRDefault="009C6F6C" w:rsidP="009C6F6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והואיל:</w:t>
      </w:r>
      <w:r w:rsidRPr="009C6F6C">
        <w:rPr>
          <w:rFonts w:ascii="Times New Roman" w:eastAsia="Times New Roman" w:hAnsi="Times New Roman" w:cs="David"/>
          <w:bCs/>
          <w:sz w:val="20"/>
          <w:szCs w:val="24"/>
          <w:rtl/>
          <w:lang w:eastAsia="he-IL"/>
        </w:rPr>
        <w:tab/>
      </w:r>
      <w:r w:rsidRPr="009C6F6C">
        <w:rPr>
          <w:rFonts w:ascii="Times New Roman" w:eastAsia="Times New Roman" w:hAnsi="Times New Roman" w:cs="David"/>
          <w:sz w:val="20"/>
          <w:szCs w:val="24"/>
          <w:rtl/>
          <w:lang w:eastAsia="he-IL"/>
        </w:rPr>
        <w:t>וברצון המזמין למסור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כמפורט להלן, כל זאת בתנאים המפורטים להלן בחוזה זה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הסכים לקבל על עצמו את העבודה הנ"ל;</w:t>
      </w:r>
    </w:p>
    <w:p w14:paraId="2E4F2A49" w14:textId="77777777" w:rsidR="009C6F6C" w:rsidRPr="009C6F6C" w:rsidRDefault="009C6F6C" w:rsidP="009C6F6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לפיכך הותנה והוסכם בין הצדדים כדלקמן:</w:t>
      </w:r>
    </w:p>
    <w:p w14:paraId="2E15FA3A"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u w:val="single"/>
          <w:rtl/>
          <w:lang w:eastAsia="he-IL"/>
        </w:rPr>
        <w:t>מבוא</w:t>
      </w:r>
    </w:p>
    <w:p w14:paraId="1C2D5665" w14:textId="77777777" w:rsidR="009C6F6C" w:rsidRPr="009C6F6C" w:rsidRDefault="009C6F6C" w:rsidP="009C6F6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למונחים הבאים יהא הפרוש הנקוב </w:t>
      </w:r>
      <w:proofErr w:type="spellStart"/>
      <w:r w:rsidRPr="009C6F6C">
        <w:rPr>
          <w:rFonts w:ascii="Times New Roman" w:eastAsia="Times New Roman" w:hAnsi="Times New Roman" w:cs="David"/>
          <w:sz w:val="20"/>
          <w:szCs w:val="24"/>
          <w:rtl/>
          <w:lang w:eastAsia="he-IL"/>
        </w:rPr>
        <w:t>בצידם</w:t>
      </w:r>
      <w:proofErr w:type="spellEnd"/>
      <w:r w:rsidRPr="009C6F6C">
        <w:rPr>
          <w:rFonts w:ascii="Times New Roman" w:eastAsia="Times New Roman" w:hAnsi="Times New Roman" w:cs="David"/>
          <w:sz w:val="20"/>
          <w:szCs w:val="24"/>
          <w:rtl/>
          <w:lang w:eastAsia="he-IL"/>
        </w:rPr>
        <w:t xml:space="preserve"> דהיינו:</w:t>
      </w:r>
    </w:p>
    <w:p w14:paraId="12581392"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57F3885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"הפרויקט"</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34C1D28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AB5B6D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"התכנית" </w:t>
      </w:r>
      <w:r w:rsidRPr="009C6F6C">
        <w:rPr>
          <w:rFonts w:ascii="Times New Roman" w:eastAsia="Times New Roman" w:hAnsi="Times New Roman" w:cs="David"/>
          <w:sz w:val="20"/>
          <w:szCs w:val="24"/>
          <w:rtl/>
          <w:lang w:eastAsia="he-IL"/>
        </w:rPr>
        <w:t>/</w:t>
      </w:r>
    </w:p>
    <w:p w14:paraId="783357D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"המקרקעין"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64BE1D8F"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80EF5B"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"האתר"</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96B724B"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A0C6105"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היועצים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67F2B20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4A41BF1"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התכניות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תוך כדי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דרישת המזמין, לשם ביצוע הפרויקט ו/או כל חלק הימנו, לפי קביעת </w:t>
      </w:r>
      <w:r w:rsidRPr="009C6F6C">
        <w:rPr>
          <w:rFonts w:ascii="Times New Roman" w:eastAsia="Times New Roman" w:hAnsi="Times New Roman" w:cs="David"/>
          <w:sz w:val="20"/>
          <w:szCs w:val="24"/>
          <w:rtl/>
          <w:lang w:eastAsia="he-IL"/>
        </w:rPr>
        <w:lastRenderedPageBreak/>
        <w:t xml:space="preserve">המזמין, לרבות ומבלי לפגוע בכלליות האמור לעיל, כל המסמכים המצוינים ברשימת התכניות ומסמכים המצורפת לחוזה זה במסגרת 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כל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יערכו בשפה העברית.</w:t>
      </w:r>
    </w:p>
    <w:p w14:paraId="06D0DA4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55179BB"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שירותי</w:t>
      </w:r>
    </w:p>
    <w:p w14:paraId="71B7C26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p>
    <w:p w14:paraId="31AA414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השירותים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השירותים כמוגדר וכמפורט בחוזה זה ובנספח </w:t>
      </w:r>
      <w:r w:rsidRPr="009C6F6C">
        <w:rPr>
          <w:rFonts w:ascii="Times New Roman" w:eastAsia="Times New Roman" w:hAnsi="Times New Roman" w:cs="David"/>
          <w:b/>
          <w:bCs/>
          <w:sz w:val="20"/>
          <w:szCs w:val="24"/>
          <w:rtl/>
          <w:lang w:eastAsia="he-IL"/>
        </w:rPr>
        <w:t>ב'</w:t>
      </w:r>
      <w:r w:rsidRPr="009C6F6C">
        <w:rPr>
          <w:rFonts w:ascii="Times New Roman" w:eastAsia="Times New Roman" w:hAnsi="Times New Roman" w:cs="David" w:hint="cs"/>
          <w:b/>
          <w:bCs/>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6B97733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C2B31A9"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המנהל</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01CFAD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2CFA06F"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מקום שמדובר בחוזה זה במזמין - גם המנהל במשמע.</w:t>
      </w:r>
    </w:p>
    <w:p w14:paraId="324AA11C"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413806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החוזה</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hint="cs"/>
          <w:sz w:val="20"/>
          <w:szCs w:val="24"/>
          <w:rtl/>
          <w:lang w:eastAsia="he-IL"/>
        </w:rPr>
        <w:t>/</w:t>
      </w:r>
    </w:p>
    <w:p w14:paraId="2B3178A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
          <w:bCs/>
          <w:sz w:val="20"/>
          <w:szCs w:val="24"/>
          <w:rtl/>
          <w:lang w:eastAsia="he-IL"/>
        </w:rPr>
        <w:t>ההסכם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חוזה זה על נספחיו.</w:t>
      </w:r>
    </w:p>
    <w:p w14:paraId="23EDC5E1"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73CD1935"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הדין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כהגדרתו בחוק ה</w:t>
      </w:r>
      <w:r w:rsidRPr="009C6F6C">
        <w:rPr>
          <w:rFonts w:ascii="Times New Roman" w:eastAsia="Times New Roman" w:hAnsi="Times New Roman" w:cs="David" w:hint="cs"/>
          <w:sz w:val="20"/>
          <w:szCs w:val="24"/>
          <w:rtl/>
          <w:lang w:eastAsia="he-IL"/>
        </w:rPr>
        <w:t>פרשנות, התשמ"א-1981</w:t>
      </w:r>
      <w:r w:rsidRPr="009C6F6C">
        <w:rPr>
          <w:rFonts w:ascii="Times New Roman" w:eastAsia="Times New Roman" w:hAnsi="Times New Roman" w:cs="David"/>
          <w:sz w:val="20"/>
          <w:szCs w:val="24"/>
          <w:rtl/>
          <w:lang w:eastAsia="he-IL"/>
        </w:rPr>
        <w:t xml:space="preserve"> לרבות כל </w:t>
      </w:r>
      <w:r w:rsidRPr="009C6F6C">
        <w:rPr>
          <w:rFonts w:ascii="Times New Roman" w:eastAsia="Times New Roman" w:hAnsi="Times New Roman" w:cs="David" w:hint="cs"/>
          <w:sz w:val="20"/>
          <w:szCs w:val="24"/>
          <w:rtl/>
          <w:lang w:eastAsia="he-IL"/>
        </w:rPr>
        <w:t xml:space="preserve">תקנה ו/או </w:t>
      </w:r>
      <w:r w:rsidRPr="009C6F6C">
        <w:rPr>
          <w:rFonts w:ascii="Times New Roman" w:eastAsia="Times New Roman" w:hAnsi="Times New Roman" w:cs="David"/>
          <w:sz w:val="20"/>
          <w:szCs w:val="24"/>
          <w:rtl/>
          <w:lang w:eastAsia="he-IL"/>
        </w:rPr>
        <w:t>הוראה של רשות מוסמכת בתוקף סמכותה על פי הדין.</w:t>
      </w:r>
    </w:p>
    <w:p w14:paraId="1E4D099B"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C7642D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הרשות</w:t>
      </w:r>
    </w:p>
    <w:p w14:paraId="2FEE3F0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המקומית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61F4564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59F4CE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חוזה</w:t>
      </w:r>
    </w:p>
    <w:p w14:paraId="7B56ACC2"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הפיתוח</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hint="cs"/>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472E8324"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E69CEDF"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הכותרות בחוזה זה </w:t>
      </w:r>
      <w:r w:rsidRPr="009C6F6C">
        <w:rPr>
          <w:rFonts w:ascii="Times New Roman" w:eastAsia="Times New Roman" w:hAnsi="Times New Roman" w:cs="David" w:hint="cs"/>
          <w:sz w:val="20"/>
          <w:szCs w:val="24"/>
          <w:rtl/>
          <w:lang w:eastAsia="he-IL"/>
        </w:rPr>
        <w:t xml:space="preserve">הינן לנוחיות בלבד ובכל מקרה </w:t>
      </w:r>
      <w:r w:rsidRPr="009C6F6C">
        <w:rPr>
          <w:rFonts w:ascii="Times New Roman" w:eastAsia="Times New Roman" w:hAnsi="Times New Roman" w:cs="David"/>
          <w:sz w:val="20"/>
          <w:szCs w:val="24"/>
          <w:rtl/>
          <w:lang w:eastAsia="he-IL"/>
        </w:rPr>
        <w:t xml:space="preserve">לא ישמשו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פרש</w:t>
      </w:r>
      <w:r w:rsidRPr="009C6F6C">
        <w:rPr>
          <w:rFonts w:ascii="Times New Roman" w:eastAsia="Times New Roman" w:hAnsi="Times New Roman" w:cs="David" w:hint="cs"/>
          <w:sz w:val="20"/>
          <w:szCs w:val="24"/>
          <w:rtl/>
          <w:lang w:eastAsia="he-IL"/>
        </w:rPr>
        <w:t>נות</w:t>
      </w:r>
      <w:r w:rsidRPr="009C6F6C">
        <w:rPr>
          <w:rFonts w:ascii="Times New Roman" w:eastAsia="Times New Roman" w:hAnsi="Times New Roman" w:cs="David"/>
          <w:sz w:val="20"/>
          <w:szCs w:val="24"/>
          <w:rtl/>
          <w:lang w:eastAsia="he-IL"/>
        </w:rPr>
        <w:t>ו.</w:t>
      </w:r>
    </w:p>
    <w:p w14:paraId="1C323634"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הנספחים לחוזה זה מהווים חלק בלתי נפרד הימנו ואלה הם:</w:t>
      </w:r>
    </w:p>
    <w:p w14:paraId="4D561FAA"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C098E20"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א'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כללי;</w:t>
      </w:r>
    </w:p>
    <w:p w14:paraId="159E6BDF"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נספח 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99D026E"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ג'</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lang w:eastAsia="he-IL"/>
        </w:rPr>
        <w:t>–</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rtl/>
          <w:lang w:eastAsia="he-IL"/>
        </w:rPr>
        <w:tab/>
        <w:t>לוח זמנים;</w:t>
      </w:r>
    </w:p>
    <w:p w14:paraId="17732D8D"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ד'</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38A729CE"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ה'</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תשלומי 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7FFB846C"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ו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הצהרה והתחייבות לשמירת סודיות;</w:t>
      </w:r>
    </w:p>
    <w:p w14:paraId="6F14131A"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02DADA0"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36AC398" w14:textId="77777777" w:rsidR="009C6F6C" w:rsidRPr="009C6F6C" w:rsidRDefault="009C6F6C"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ח'</w:t>
      </w:r>
      <w:r w:rsidRPr="009C6F6C">
        <w:rPr>
          <w:rFonts w:ascii="Times New Roman" w:eastAsia="Times New Roman" w:hAnsi="Times New Roman" w:cs="David"/>
          <w:sz w:val="20"/>
          <w:szCs w:val="24"/>
          <w:rtl/>
          <w:lang w:eastAsia="he-IL"/>
        </w:rPr>
        <w:t xml:space="preserve"> - </w:t>
      </w:r>
      <w:r w:rsidRPr="009C6F6C">
        <w:rPr>
          <w:rFonts w:ascii="Times New Roman" w:eastAsia="Times New Roman" w:hAnsi="Times New Roman" w:cs="David"/>
          <w:sz w:val="20"/>
          <w:szCs w:val="24"/>
          <w:rtl/>
          <w:lang w:eastAsia="he-IL"/>
        </w:rPr>
        <w:tab/>
        <w:t>רשימת התכניות והמסמכים שעל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להנפיק</w:t>
      </w:r>
      <w:r w:rsidR="00AF1BE1">
        <w:rPr>
          <w:rFonts w:ascii="Times New Roman" w:eastAsia="Times New Roman" w:hAnsi="Times New Roman" w:cs="David" w:hint="cs"/>
          <w:sz w:val="20"/>
          <w:szCs w:val="24"/>
          <w:rtl/>
          <w:lang w:eastAsia="he-IL"/>
        </w:rPr>
        <w:t>;</w:t>
      </w:r>
    </w:p>
    <w:p w14:paraId="51DE6A6C"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ט'</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אישור להשלמת הפרויקט/קטע מהפרויקט</w:t>
      </w:r>
      <w:r w:rsidR="00AF1BE1">
        <w:rPr>
          <w:rFonts w:ascii="Times New Roman" w:eastAsia="Times New Roman" w:hAnsi="Times New Roman" w:cs="David" w:hint="cs"/>
          <w:sz w:val="20"/>
          <w:szCs w:val="24"/>
          <w:rtl/>
          <w:lang w:eastAsia="he-IL"/>
        </w:rPr>
        <w:t>;</w:t>
      </w:r>
    </w:p>
    <w:p w14:paraId="5CA580A8" w14:textId="77777777" w:rsidR="009C6F6C" w:rsidRPr="009C6F6C" w:rsidRDefault="009C6F6C" w:rsidP="009C6F6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נספח י'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היעדר תביעות</w:t>
      </w:r>
      <w:r w:rsidR="00AF1BE1">
        <w:rPr>
          <w:rFonts w:ascii="Times New Roman" w:eastAsia="Times New Roman" w:hAnsi="Times New Roman" w:cs="David" w:hint="cs"/>
          <w:sz w:val="20"/>
          <w:szCs w:val="24"/>
          <w:rtl/>
          <w:lang w:eastAsia="he-IL"/>
        </w:rPr>
        <w:t>;</w:t>
      </w:r>
    </w:p>
    <w:p w14:paraId="54459B8D"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שירותי ה</w:t>
      </w:r>
      <w:r w:rsidR="00141D80">
        <w:rPr>
          <w:rFonts w:ascii="Times New Roman" w:eastAsia="Times New Roman" w:hAnsi="Times New Roman" w:cs="David"/>
          <w:bCs/>
          <w:sz w:val="20"/>
          <w:szCs w:val="24"/>
          <w:u w:val="single"/>
          <w:rtl/>
          <w:lang w:eastAsia="he-IL"/>
        </w:rPr>
        <w:t>יועץ</w:t>
      </w:r>
    </w:p>
    <w:p w14:paraId="0D6D46F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מוסר בזה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מקבל על עצמו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34493EC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ומאשר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הינו מכיר ויודע את כל הנדרש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וכי הינו מורשה על 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דין למתן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לרבות</w:t>
      </w:r>
      <w:r w:rsidRPr="009C6F6C">
        <w:rPr>
          <w:rFonts w:ascii="Times New Roman" w:eastAsia="Times New Roman" w:hAnsi="Times New Roman" w:cs="David" w:hint="cs"/>
          <w:sz w:val="20"/>
          <w:szCs w:val="24"/>
          <w:rtl/>
          <w:lang w:eastAsia="he-IL"/>
        </w:rPr>
        <w:t xml:space="preserve"> אך לא רק</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חוק המהנדסים והאדריכלים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תשי"ח</w:t>
      </w:r>
      <w:proofErr w:type="spellEnd"/>
      <w:r w:rsidRPr="009C6F6C">
        <w:rPr>
          <w:rFonts w:ascii="Times New Roman" w:eastAsia="Times New Roman" w:hAnsi="Times New Roman" w:cs="David"/>
          <w:sz w:val="20"/>
          <w:szCs w:val="24"/>
          <w:rtl/>
          <w:lang w:eastAsia="he-IL"/>
        </w:rPr>
        <w:t xml:space="preserve"> - 1958, כי יש בידו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שיון </w:t>
      </w:r>
      <w:r w:rsidRPr="009C6F6C">
        <w:rPr>
          <w:rFonts w:ascii="Times New Roman" w:eastAsia="Times New Roman" w:hAnsi="Times New Roman" w:cs="David" w:hint="cs"/>
          <w:sz w:val="20"/>
          <w:szCs w:val="24"/>
          <w:rtl/>
          <w:lang w:eastAsia="he-IL"/>
        </w:rPr>
        <w:t xml:space="preserve">בר </w:t>
      </w:r>
      <w:r w:rsidRPr="009C6F6C">
        <w:rPr>
          <w:rFonts w:ascii="Times New Roman" w:eastAsia="Times New Roman" w:hAnsi="Times New Roman" w:cs="David"/>
          <w:sz w:val="20"/>
          <w:szCs w:val="24"/>
          <w:rtl/>
          <w:lang w:eastAsia="he-IL"/>
        </w:rPr>
        <w:t>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קף לביצוע שירותי </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הדין</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כי הוא בעל הכישורים, הר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שיונות, הידע, הניסיון והאמצעים המאפשרים לו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ביצועם ברמה מקצועית גבוהה ובהתאם למותנה בחוזה.</w:t>
      </w:r>
    </w:p>
    <w:p w14:paraId="78FA8DE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שיקול דעתו</w:t>
      </w:r>
      <w:r w:rsidRPr="009C6F6C">
        <w:rPr>
          <w:rFonts w:ascii="Times New Roman" w:eastAsia="Times New Roman" w:hAnsi="Times New Roman" w:cs="David" w:hint="cs"/>
          <w:sz w:val="20"/>
          <w:szCs w:val="24"/>
          <w:rtl/>
          <w:lang w:eastAsia="he-IL"/>
        </w:rPr>
        <w:t xml:space="preserve"> הבלעדי</w:t>
      </w:r>
      <w:r w:rsidRPr="009C6F6C">
        <w:rPr>
          <w:rFonts w:ascii="Times New Roman" w:eastAsia="Times New Roman" w:hAnsi="Times New Roman" w:cs="David"/>
          <w:sz w:val="20"/>
          <w:szCs w:val="24"/>
          <w:rtl/>
          <w:lang w:eastAsia="he-IL"/>
        </w:rPr>
        <w:t xml:space="preserve"> ו</w:t>
      </w:r>
      <w:r w:rsidRPr="009C6F6C">
        <w:rPr>
          <w:rFonts w:ascii="Times New Roman" w:eastAsia="Times New Roman" w:hAnsi="Times New Roman" w:cs="David" w:hint="cs"/>
          <w:sz w:val="20"/>
          <w:szCs w:val="24"/>
          <w:rtl/>
          <w:lang w:eastAsia="he-IL"/>
        </w:rPr>
        <w:t xml:space="preserve">כי </w:t>
      </w:r>
      <w:r w:rsidRPr="009C6F6C">
        <w:rPr>
          <w:rFonts w:ascii="Times New Roman" w:eastAsia="Times New Roman" w:hAnsi="Times New Roman" w:cs="David"/>
          <w:sz w:val="20"/>
          <w:szCs w:val="24"/>
          <w:rtl/>
          <w:lang w:eastAsia="he-IL"/>
        </w:rPr>
        <w:t xml:space="preserve">הם יינתנו על ידו בשלבי 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עוד</w:t>
      </w:r>
      <w:r w:rsidRPr="009C6F6C">
        <w:rPr>
          <w:rFonts w:ascii="Times New Roman" w:eastAsia="Times New Roman" w:hAnsi="Times New Roman" w:cs="David"/>
          <w:sz w:val="20"/>
          <w:szCs w:val="24"/>
          <w:rtl/>
          <w:lang w:eastAsia="he-IL"/>
        </w:rPr>
        <w:t xml:space="preserve"> מוסיף ומצהיר</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w:t>
      </w:r>
      <w:r w:rsidRPr="009C6F6C">
        <w:rPr>
          <w:rFonts w:ascii="Times New Roman" w:eastAsia="Times New Roman" w:hAnsi="Times New Roman" w:cs="David"/>
          <w:sz w:val="20"/>
          <w:szCs w:val="24"/>
          <w:rtl/>
          <w:lang w:eastAsia="he-IL"/>
        </w:rPr>
        <w:lastRenderedPageBreak/>
        <w:t>שהמזמין אינו מתחייב להזמין מ</w:t>
      </w:r>
      <w:r w:rsidRPr="009C6F6C">
        <w:rPr>
          <w:rFonts w:ascii="Times New Roman" w:eastAsia="Times New Roman" w:hAnsi="Times New Roman" w:cs="David" w:hint="cs"/>
          <w:sz w:val="20"/>
          <w:szCs w:val="24"/>
          <w:rtl/>
          <w:lang w:eastAsia="he-IL"/>
        </w:rPr>
        <w:t>מנו</w:t>
      </w:r>
      <w:r w:rsidRPr="009C6F6C">
        <w:rPr>
          <w:rFonts w:ascii="Times New Roman" w:eastAsia="Times New Roman" w:hAnsi="Times New Roman" w:cs="David"/>
          <w:sz w:val="20"/>
          <w:szCs w:val="24"/>
          <w:rtl/>
          <w:lang w:eastAsia="he-IL"/>
        </w:rPr>
        <w:t xml:space="preserve"> שירותים נוספים מעבר לנקוב בחוזה זה ו</w:t>
      </w:r>
      <w:r w:rsidRPr="009C6F6C">
        <w:rPr>
          <w:rFonts w:ascii="Times New Roman" w:eastAsia="Times New Roman" w:hAnsi="Times New Roman" w:cs="David" w:hint="cs"/>
          <w:sz w:val="20"/>
          <w:szCs w:val="24"/>
          <w:rtl/>
          <w:lang w:eastAsia="he-IL"/>
        </w:rPr>
        <w:t xml:space="preserve">כמפורט </w:t>
      </w:r>
      <w:r w:rsidRPr="009C6F6C">
        <w:rPr>
          <w:rFonts w:ascii="Times New Roman" w:eastAsia="Times New Roman" w:hAnsi="Times New Roman" w:cs="David"/>
          <w:sz w:val="20"/>
          <w:szCs w:val="24"/>
          <w:rtl/>
          <w:lang w:eastAsia="he-IL"/>
        </w:rPr>
        <w:t xml:space="preserve">בנספח </w:t>
      </w:r>
      <w:r w:rsidRPr="009C6F6C">
        <w:rPr>
          <w:rFonts w:ascii="Times New Roman" w:eastAsia="Times New Roman" w:hAnsi="Times New Roman" w:cs="David"/>
          <w:bCs/>
          <w:sz w:val="20"/>
          <w:szCs w:val="24"/>
          <w:rtl/>
          <w:lang w:eastAsia="he-IL"/>
        </w:rPr>
        <w:t xml:space="preserve">ב'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3F235599"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4997B7B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יבסס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שיקבעו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ע"י המזמין ויהיה חייב לנהוג לפיהם ולקיימם ללא סטייה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הוראה</w:t>
      </w:r>
      <w:r w:rsidRPr="009C6F6C">
        <w:rPr>
          <w:rFonts w:ascii="Times New Roman" w:eastAsia="Times New Roman" w:hAnsi="Times New Roman" w:cs="David" w:hint="cs"/>
          <w:sz w:val="20"/>
          <w:szCs w:val="24"/>
          <w:rtl/>
          <w:lang w:eastAsia="he-IL"/>
        </w:rPr>
        <w:t xml:space="preserve"> מפורשת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מהמזמין.</w:t>
      </w:r>
    </w:p>
    <w:p w14:paraId="5C6F6E8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הכל כפי שיקבע ע"י המנהל. כן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להשתתף בת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מראש בכל ישיבות התיאום אליהן יוזמן.</w:t>
      </w:r>
    </w:p>
    <w:p w14:paraId="39EFE75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ישמור על נוהלי קשר, תיאום,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שום וצורת המסמכים לפי דרישת המנהל.</w:t>
      </w:r>
    </w:p>
    <w:p w14:paraId="438BCF1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עוד לא יקבע אחרת ע"י המזמין, יהיה המנהל כ</w:t>
      </w:r>
      <w:r w:rsidRPr="009C6F6C">
        <w:rPr>
          <w:rFonts w:ascii="Times New Roman" w:eastAsia="Times New Roman" w:hAnsi="Times New Roman" w:cs="David" w:hint="cs"/>
          <w:sz w:val="20"/>
          <w:szCs w:val="24"/>
          <w:rtl/>
          <w:lang w:eastAsia="he-IL"/>
        </w:rPr>
        <w:t>הגדרתו</w:t>
      </w:r>
      <w:r w:rsidRPr="009C6F6C">
        <w:rPr>
          <w:rFonts w:ascii="Times New Roman" w:eastAsia="Times New Roman" w:hAnsi="Times New Roman" w:cs="David"/>
          <w:sz w:val="20"/>
          <w:szCs w:val="24"/>
          <w:rtl/>
          <w:lang w:eastAsia="he-IL"/>
        </w:rPr>
        <w:t xml:space="preserve"> בנספח </w:t>
      </w:r>
      <w:r w:rsidRPr="009C6F6C">
        <w:rPr>
          <w:rFonts w:ascii="Times New Roman" w:eastAsia="Times New Roman" w:hAnsi="Times New Roman" w:cs="David"/>
          <w:bCs/>
          <w:sz w:val="20"/>
          <w:szCs w:val="24"/>
          <w:rtl/>
          <w:lang w:eastAsia="he-IL"/>
        </w:rPr>
        <w:t xml:space="preserve">א' </w:t>
      </w:r>
      <w:r w:rsidRPr="009C6F6C">
        <w:rPr>
          <w:rFonts w:ascii="Times New Roman" w:eastAsia="Times New Roman" w:hAnsi="Times New Roman" w:cs="David"/>
          <w:sz w:val="20"/>
          <w:szCs w:val="24"/>
          <w:rtl/>
          <w:lang w:eastAsia="he-IL"/>
        </w:rPr>
        <w:t>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להיות</w:t>
      </w:r>
      <w:r w:rsidRPr="009C6F6C">
        <w:rPr>
          <w:rFonts w:ascii="Times New Roman" w:eastAsia="Times New Roman" w:hAnsi="Times New Roman" w:cs="David" w:hint="cs"/>
          <w:sz w:val="20"/>
          <w:szCs w:val="24"/>
          <w:rtl/>
          <w:lang w:eastAsia="he-IL"/>
        </w:rPr>
        <w:t xml:space="preserve"> עמו</w:t>
      </w:r>
      <w:r w:rsidRPr="009C6F6C">
        <w:rPr>
          <w:rFonts w:ascii="Times New Roman" w:eastAsia="Times New Roman" w:hAnsi="Times New Roman" w:cs="David"/>
          <w:sz w:val="20"/>
          <w:szCs w:val="24"/>
          <w:rtl/>
          <w:lang w:eastAsia="he-IL"/>
        </w:rPr>
        <w:t xml:space="preserve"> בקשר מתמי</w:t>
      </w:r>
      <w:r w:rsidRPr="009C6F6C">
        <w:rPr>
          <w:rFonts w:ascii="Times New Roman" w:eastAsia="Times New Roman" w:hAnsi="Times New Roman" w:cs="David" w:hint="cs"/>
          <w:sz w:val="20"/>
          <w:szCs w:val="24"/>
          <w:rtl/>
          <w:lang w:eastAsia="he-IL"/>
        </w:rPr>
        <w:t>ד</w:t>
      </w:r>
      <w:r w:rsidRPr="009C6F6C">
        <w:rPr>
          <w:rFonts w:ascii="Times New Roman" w:eastAsia="Times New Roman" w:hAnsi="Times New Roman" w:cs="David"/>
          <w:sz w:val="20"/>
          <w:szCs w:val="24"/>
          <w:rtl/>
          <w:lang w:eastAsia="he-IL"/>
        </w:rPr>
        <w:t xml:space="preserve"> ולתאם עמו את כל פעולותיו, אלא אם נקבע </w:t>
      </w:r>
      <w:r w:rsidRPr="009C6F6C">
        <w:rPr>
          <w:rFonts w:ascii="Times New Roman" w:eastAsia="Times New Roman" w:hAnsi="Times New Roman" w:cs="David" w:hint="cs"/>
          <w:sz w:val="20"/>
          <w:szCs w:val="24"/>
          <w:rtl/>
          <w:lang w:eastAsia="he-IL"/>
        </w:rPr>
        <w:t xml:space="preserve">מפורשות </w:t>
      </w:r>
      <w:r w:rsidRPr="009C6F6C">
        <w:rPr>
          <w:rFonts w:ascii="Times New Roman" w:eastAsia="Times New Roman" w:hAnsi="Times New Roman" w:cs="David"/>
          <w:sz w:val="20"/>
          <w:szCs w:val="24"/>
          <w:rtl/>
          <w:lang w:eastAsia="he-IL"/>
        </w:rPr>
        <w:t>אחרת ע"י המזמין.</w:t>
      </w:r>
    </w:p>
    <w:p w14:paraId="6593E22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ידועות לו הוראות כל התכניות הקיימות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9C6F6C">
        <w:rPr>
          <w:rFonts w:ascii="Times New Roman" w:eastAsia="Times New Roman" w:hAnsi="Times New Roman" w:cs="David" w:hint="cs"/>
          <w:sz w:val="20"/>
          <w:szCs w:val="24"/>
          <w:rtl/>
          <w:lang w:eastAsia="he-IL"/>
        </w:rPr>
        <w:t>יהם של</w:t>
      </w:r>
      <w:r w:rsidRPr="009C6F6C">
        <w:rPr>
          <w:rFonts w:ascii="Times New Roman" w:eastAsia="Times New Roman" w:hAnsi="Times New Roman" w:cs="David"/>
          <w:sz w:val="20"/>
          <w:szCs w:val="24"/>
          <w:rtl/>
          <w:lang w:eastAsia="he-IL"/>
        </w:rPr>
        <w:t xml:space="preserve"> הדין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הנהלים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התקנים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התקנות החלים בקשר עם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והוא מתחייב לפעול בהתאם לקבוע בהם.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מצהיר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כי </w:t>
      </w:r>
      <w:r w:rsidRPr="009C6F6C">
        <w:rPr>
          <w:rFonts w:ascii="Times New Roman" w:eastAsia="Times New Roman" w:hAnsi="Times New Roman" w:cs="David" w:hint="cs"/>
          <w:sz w:val="20"/>
          <w:szCs w:val="24"/>
          <w:rtl/>
          <w:lang w:eastAsia="he-IL"/>
        </w:rPr>
        <w:t xml:space="preserve">הוא </w:t>
      </w:r>
      <w:r w:rsidRPr="009C6F6C">
        <w:rPr>
          <w:rFonts w:ascii="Times New Roman" w:eastAsia="Times New Roman" w:hAnsi="Times New Roman" w:cs="David"/>
          <w:sz w:val="20"/>
          <w:szCs w:val="24"/>
          <w:rtl/>
          <w:lang w:eastAsia="he-IL"/>
        </w:rPr>
        <w:t xml:space="preserve">בדק בעצמו את כל הנושאים הרלוונטיים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הקשורים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9C6F6C">
        <w:rPr>
          <w:rFonts w:ascii="Times New Roman" w:eastAsia="Times New Roman" w:hAnsi="Times New Roman" w:cs="David"/>
          <w:sz w:val="20"/>
          <w:szCs w:val="24"/>
          <w:rtl/>
          <w:lang w:eastAsia="he-IL"/>
        </w:rPr>
        <w:t>הכל</w:t>
      </w:r>
      <w:proofErr w:type="spellEnd"/>
      <w:r w:rsidRPr="009C6F6C">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55781E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להפיק את כל התכניות </w:t>
      </w:r>
      <w:r w:rsidRPr="009C6F6C">
        <w:rPr>
          <w:rFonts w:ascii="Times New Roman" w:eastAsia="Times New Roman" w:hAnsi="Times New Roman" w:cs="David" w:hint="cs"/>
          <w:sz w:val="20"/>
          <w:szCs w:val="24"/>
          <w:rtl/>
          <w:lang w:eastAsia="he-IL"/>
        </w:rPr>
        <w:t>נשוא</w:t>
      </w:r>
      <w:r w:rsidRPr="009C6F6C">
        <w:rPr>
          <w:rFonts w:ascii="Times New Roman" w:eastAsia="Times New Roman" w:hAnsi="Times New Roman" w:cs="David"/>
          <w:sz w:val="20"/>
          <w:szCs w:val="24"/>
          <w:rtl/>
          <w:lang w:eastAsia="he-IL"/>
        </w:rPr>
        <w:t xml:space="preserve"> חוזה זה, בכל שלבי הביצוע של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ולרבות כל שינוי בתכניותיו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וע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הנחיות המזמין מעת לעת.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9C6F6C">
        <w:rPr>
          <w:rFonts w:ascii="Times New Roman" w:eastAsia="Times New Roman" w:hAnsi="Times New Roman" w:cs="David" w:hint="cs"/>
          <w:sz w:val="20"/>
          <w:szCs w:val="24"/>
          <w:rtl/>
          <w:lang w:eastAsia="he-IL"/>
        </w:rPr>
        <w:t xml:space="preserve"> בנספח </w:t>
      </w:r>
      <w:r w:rsidRPr="009C6F6C">
        <w:rPr>
          <w:rFonts w:ascii="Times New Roman" w:eastAsia="Times New Roman" w:hAnsi="Times New Roman" w:cs="David" w:hint="cs"/>
          <w:b/>
          <w:bCs/>
          <w:sz w:val="20"/>
          <w:szCs w:val="24"/>
          <w:rtl/>
          <w:lang w:eastAsia="he-IL"/>
        </w:rPr>
        <w:t>א'</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w:t>
      </w:r>
    </w:p>
    <w:p w14:paraId="391F5A4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ליועצים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9C6F6C">
        <w:rPr>
          <w:rFonts w:ascii="Times New Roman" w:eastAsia="Times New Roman" w:hAnsi="Times New Roman" w:cs="David" w:hint="cs"/>
          <w:sz w:val="20"/>
          <w:szCs w:val="24"/>
          <w:rtl/>
          <w:lang w:eastAsia="he-IL"/>
        </w:rPr>
        <w:t xml:space="preserve">מפורשות על פי </w:t>
      </w:r>
      <w:r w:rsidRPr="009C6F6C">
        <w:rPr>
          <w:rFonts w:ascii="Times New Roman" w:eastAsia="Times New Roman" w:hAnsi="Times New Roman" w:cs="David"/>
          <w:sz w:val="20"/>
          <w:szCs w:val="24"/>
          <w:rtl/>
          <w:lang w:eastAsia="he-IL"/>
        </w:rPr>
        <w:t>חוזה זה.</w:t>
      </w:r>
    </w:p>
    <w:p w14:paraId="02D81EA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אין לו ולא תהינה לו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תביעות ו/או טענות</w:t>
      </w:r>
      <w:r w:rsidRPr="009C6F6C">
        <w:rPr>
          <w:rFonts w:ascii="Times New Roman" w:eastAsia="Times New Roman" w:hAnsi="Times New Roman" w:cs="David" w:hint="cs"/>
          <w:sz w:val="20"/>
          <w:szCs w:val="24"/>
          <w:rtl/>
          <w:lang w:eastAsia="he-IL"/>
        </w:rPr>
        <w:t xml:space="preserve"> ו/או דרישות ו/או תלונות</w:t>
      </w:r>
      <w:r w:rsidRPr="009C6F6C">
        <w:rPr>
          <w:rFonts w:ascii="Times New Roman" w:eastAsia="Times New Roman" w:hAnsi="Times New Roman" w:cs="David"/>
          <w:sz w:val="20"/>
          <w:szCs w:val="24"/>
          <w:rtl/>
          <w:lang w:eastAsia="he-IL"/>
        </w:rPr>
        <w:t xml:space="preserve"> כלפי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כלפי המתכננים האחרים בגין מסירת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 משמסר המזמין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 xml:space="preserve">ביצוע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שירותים כאמור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לשתף עמו פעולה ככל שיידרש.</w:t>
      </w:r>
    </w:p>
    <w:p w14:paraId="381CCEFA"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w:t>
      </w:r>
      <w:r w:rsidRPr="009C6F6C">
        <w:rPr>
          <w:rFonts w:ascii="Times New Roman" w:eastAsia="Times New Roman" w:hAnsi="Times New Roman" w:cs="David" w:hint="cs"/>
          <w:sz w:val="20"/>
          <w:szCs w:val="24"/>
          <w:rtl/>
          <w:lang w:eastAsia="he-IL"/>
        </w:rPr>
        <w:t>", "</w:t>
      </w:r>
      <w:proofErr w:type="spellStart"/>
      <w:r w:rsidRPr="009C6F6C">
        <w:rPr>
          <w:rFonts w:ascii="Times New Roman" w:eastAsia="Times New Roman" w:hAnsi="Times New Roman" w:cs="David" w:hint="cs"/>
          <w:sz w:val="20"/>
          <w:szCs w:val="24"/>
          <w:rtl/>
          <w:lang w:eastAsia="he-IL"/>
        </w:rPr>
        <w:t>רמדורנט</w:t>
      </w:r>
      <w:proofErr w:type="spellEnd"/>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של </w:t>
      </w:r>
      <w:proofErr w:type="spellStart"/>
      <w:r w:rsidRPr="009C6F6C">
        <w:rPr>
          <w:rFonts w:ascii="Times New Roman" w:eastAsia="Times New Roman" w:hAnsi="Times New Roman" w:cs="David"/>
          <w:sz w:val="20"/>
          <w:szCs w:val="24"/>
          <w:rtl/>
          <w:lang w:eastAsia="he-IL"/>
        </w:rPr>
        <w:t>רמדור</w:t>
      </w:r>
      <w:proofErr w:type="spellEnd"/>
      <w:r w:rsidRPr="009C6F6C">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9C6F6C">
        <w:rPr>
          <w:rFonts w:ascii="Times New Roman" w:eastAsia="Times New Roman" w:hAnsi="Times New Roman" w:cs="David" w:hint="cs"/>
          <w:sz w:val="20"/>
          <w:szCs w:val="24"/>
          <w:rtl/>
          <w:lang w:eastAsia="he-IL"/>
        </w:rPr>
        <w:t>.</w:t>
      </w:r>
    </w:p>
    <w:p w14:paraId="443D0C49"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צוות עובדים ואמצעים</w:t>
      </w:r>
    </w:p>
    <w:p w14:paraId="750D379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משרד מאויש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מאורגן </w:t>
      </w:r>
      <w:r w:rsidRPr="009C6F6C">
        <w:rPr>
          <w:rFonts w:ascii="Times New Roman" w:eastAsia="Times New Roman" w:hAnsi="Times New Roman" w:cs="David"/>
          <w:sz w:val="20"/>
          <w:szCs w:val="24"/>
          <w:rtl/>
          <w:lang w:eastAsia="he-IL"/>
        </w:rPr>
        <w:lastRenderedPageBreak/>
        <w:t>ומצויד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באופן שיאפשר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 זה.</w:t>
      </w:r>
    </w:p>
    <w:p w14:paraId="171A8B5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Cs/>
          <w:sz w:val="20"/>
          <w:szCs w:val="24"/>
          <w:rtl/>
          <w:lang w:eastAsia="he-IL"/>
        </w:rPr>
        <w:t xml:space="preserve"> </w:t>
      </w:r>
      <w:proofErr w:type="spellStart"/>
      <w:r w:rsidRPr="009C6F6C">
        <w:rPr>
          <w:rFonts w:ascii="Times New Roman" w:eastAsia="Times New Roman" w:hAnsi="Times New Roman" w:cs="David" w:hint="cs"/>
          <w:b/>
          <w:sz w:val="20"/>
          <w:szCs w:val="24"/>
          <w:rtl/>
          <w:lang w:eastAsia="he-IL"/>
        </w:rPr>
        <w:t>המצ"ב</w:t>
      </w:r>
      <w:proofErr w:type="spellEnd"/>
      <w:r w:rsidRPr="009C6F6C">
        <w:rPr>
          <w:rFonts w:ascii="Times New Roman" w:eastAsia="Times New Roman" w:hAnsi="Times New Roman" w:cs="David" w:hint="cs"/>
          <w:b/>
          <w:sz w:val="20"/>
          <w:szCs w:val="24"/>
          <w:rtl/>
          <w:lang w:eastAsia="he-IL"/>
        </w:rPr>
        <w:t>,</w:t>
      </w:r>
      <w:r w:rsidRPr="009C6F6C">
        <w:rPr>
          <w:rFonts w:ascii="Times New Roman" w:eastAsia="Times New Roman" w:hAnsi="Times New Roman" w:cs="David"/>
          <w:sz w:val="20"/>
          <w:szCs w:val="24"/>
          <w:rtl/>
          <w:lang w:eastAsia="he-IL"/>
        </w:rPr>
        <w:t xml:space="preserve"> יתאים לביצוע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ברמה ובמועדים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060B9F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מהתחייבותו האמורה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המנהל - אם וכאשר יראה צורך בכך על פי שיקול דעתו </w:t>
      </w:r>
      <w:r w:rsidRPr="009C6F6C">
        <w:rPr>
          <w:rFonts w:ascii="Times New Roman" w:eastAsia="Times New Roman" w:hAnsi="Times New Roman" w:cs="David" w:hint="cs"/>
          <w:sz w:val="20"/>
          <w:szCs w:val="24"/>
          <w:rtl/>
          <w:lang w:eastAsia="he-IL"/>
        </w:rPr>
        <w:t xml:space="preserve">המוחלט </w:t>
      </w:r>
      <w:r w:rsidRPr="009C6F6C">
        <w:rPr>
          <w:rFonts w:ascii="Times New Roman" w:eastAsia="Times New Roman" w:hAnsi="Times New Roman" w:cs="David"/>
          <w:sz w:val="20"/>
          <w:szCs w:val="24"/>
          <w:rtl/>
          <w:lang w:eastAsia="he-IL"/>
        </w:rPr>
        <w:t>- להורות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להגדיל את צוות עובדיו, על חשבונו ואחריותו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במספר, לתקופה ובמקומות אותם יציין המנהל בהוראותיו.</w:t>
      </w:r>
    </w:p>
    <w:p w14:paraId="49CAEA0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 מנהלו הראשי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המנהל הראשי</w:t>
      </w:r>
      <w:r w:rsidRPr="009C6F6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088122D4"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צהיר, כי ידוע לו, ש</w:t>
      </w:r>
      <w:r w:rsidRPr="009C6F6C">
        <w:rPr>
          <w:rFonts w:ascii="Times New Roman" w:eastAsia="Times New Roman" w:hAnsi="Times New Roman" w:cs="David"/>
          <w:sz w:val="20"/>
          <w:szCs w:val="24"/>
          <w:rtl/>
          <w:lang w:eastAsia="he-IL"/>
        </w:rPr>
        <w:t>במשך כל 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קפ</w:t>
      </w:r>
      <w:r w:rsidRPr="009C6F6C">
        <w:rPr>
          <w:rFonts w:ascii="Times New Roman" w:eastAsia="Times New Roman" w:hAnsi="Times New Roman" w:cs="David" w:hint="cs"/>
          <w:sz w:val="20"/>
          <w:szCs w:val="24"/>
          <w:rtl/>
          <w:lang w:eastAsia="he-IL"/>
        </w:rPr>
        <w:t>ו של</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יעמוד המנהל הראשי בראשו, יהיה מעורב אישית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שיעסוק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התכנון. מבלי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w:t>
      </w:r>
      <w:r w:rsidRPr="009C6F6C">
        <w:rPr>
          <w:rFonts w:ascii="Times New Roman" w:eastAsia="Times New Roman" w:hAnsi="Times New Roman" w:cs="David" w:hint="cs"/>
          <w:sz w:val="20"/>
          <w:szCs w:val="24"/>
          <w:rtl/>
          <w:lang w:eastAsia="he-IL"/>
        </w:rPr>
        <w:t>חוזה זה,</w:t>
      </w:r>
      <w:r w:rsidRPr="009C6F6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D21E466"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7843FE89"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 xml:space="preserve">המזמין רשאי </w:t>
      </w:r>
      <w:r w:rsidRPr="009C6F6C">
        <w:rPr>
          <w:rFonts w:ascii="Times New Roman" w:eastAsia="Times New Roman" w:hAnsi="Times New Roman" w:cs="David"/>
          <w:sz w:val="20"/>
          <w:szCs w:val="24"/>
          <w:rtl/>
          <w:lang w:eastAsia="he-IL"/>
        </w:rPr>
        <w:t>לדרוש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להחליף כל עובד מעובדיו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שלדעת המזמין אינו מתאים לתפקידו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למלא </w:t>
      </w:r>
      <w:r w:rsidRPr="009C6F6C">
        <w:rPr>
          <w:rFonts w:ascii="Times New Roman" w:eastAsia="Times New Roman" w:hAnsi="Times New Roman" w:cs="David" w:hint="cs"/>
          <w:sz w:val="20"/>
          <w:szCs w:val="24"/>
          <w:rtl/>
          <w:lang w:eastAsia="he-IL"/>
        </w:rPr>
        <w:t xml:space="preserve">אחר </w:t>
      </w:r>
      <w:r w:rsidRPr="009C6F6C">
        <w:rPr>
          <w:rFonts w:ascii="Times New Roman" w:eastAsia="Times New Roman" w:hAnsi="Times New Roman" w:cs="David"/>
          <w:sz w:val="20"/>
          <w:szCs w:val="24"/>
          <w:rtl/>
          <w:lang w:eastAsia="he-IL"/>
        </w:rPr>
        <w:t>דרישת המזמין לאלתר.</w:t>
      </w:r>
    </w:p>
    <w:p w14:paraId="6388B3AC"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החלטות המזמין בדבר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ו/או החלפת עובד מעובדי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תינתנה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המוחלט</w:t>
      </w:r>
      <w:r w:rsidRPr="009C6F6C">
        <w:rPr>
          <w:rFonts w:ascii="Times New Roman" w:eastAsia="Times New Roman" w:hAnsi="Times New Roman" w:cs="David" w:hint="cs"/>
          <w:sz w:val="20"/>
          <w:szCs w:val="24"/>
          <w:rtl/>
          <w:lang w:eastAsia="he-IL"/>
        </w:rPr>
        <w:t xml:space="preserve"> של המזמין</w:t>
      </w:r>
      <w:r w:rsidRPr="009C6F6C">
        <w:rPr>
          <w:rFonts w:ascii="Times New Roman" w:eastAsia="Times New Roman" w:hAnsi="Times New Roman" w:cs="David"/>
          <w:sz w:val="20"/>
          <w:szCs w:val="24"/>
          <w:rtl/>
          <w:lang w:eastAsia="he-IL"/>
        </w:rPr>
        <w:t xml:space="preserve"> וללא צורך במתן נימוקים</w:t>
      </w:r>
      <w:r w:rsidRPr="009C6F6C">
        <w:rPr>
          <w:rFonts w:ascii="Times New Roman" w:eastAsia="Times New Roman" w:hAnsi="Times New Roman" w:cs="David" w:hint="cs"/>
          <w:sz w:val="20"/>
          <w:szCs w:val="24"/>
          <w:rtl/>
          <w:lang w:eastAsia="he-IL"/>
        </w:rPr>
        <w:t xml:space="preserve"> כאלה ואחרים</w:t>
      </w:r>
      <w:r w:rsidRPr="009C6F6C">
        <w:rPr>
          <w:rFonts w:ascii="Times New Roman" w:eastAsia="Times New Roman" w:hAnsi="Times New Roman" w:cs="David"/>
          <w:sz w:val="20"/>
          <w:szCs w:val="24"/>
          <w:rtl/>
          <w:lang w:eastAsia="he-IL"/>
        </w:rPr>
        <w:t>. אין בהחלטות אלה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מאי</w:t>
      </w:r>
      <w:r w:rsidRPr="009C6F6C">
        <w:rPr>
          <w:rFonts w:ascii="Times New Roman" w:eastAsia="Times New Roman" w:hAnsi="Times New Roman" w:cs="David" w:hint="cs"/>
          <w:sz w:val="20"/>
          <w:szCs w:val="24"/>
          <w:rtl/>
          <w:lang w:eastAsia="he-IL"/>
        </w:rPr>
        <w:t>לו</w:t>
      </w:r>
      <w:r w:rsidRPr="009C6F6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9C6F6C">
        <w:rPr>
          <w:rFonts w:ascii="Times New Roman" w:eastAsia="Times New Roman" w:hAnsi="Times New Roman" w:cs="David" w:hint="cs"/>
          <w:sz w:val="20"/>
          <w:szCs w:val="24"/>
          <w:rtl/>
          <w:lang w:eastAsia="he-IL"/>
        </w:rPr>
        <w:t xml:space="preserve"> ו/או חבות</w:t>
      </w:r>
      <w:r w:rsidRPr="009C6F6C">
        <w:rPr>
          <w:rFonts w:ascii="Times New Roman" w:eastAsia="Times New Roman" w:hAnsi="Times New Roman" w:cs="David"/>
          <w:sz w:val="20"/>
          <w:szCs w:val="24"/>
          <w:rtl/>
          <w:lang w:eastAsia="he-IL"/>
        </w:rPr>
        <w:t xml:space="preserve"> שהיא.</w:t>
      </w:r>
    </w:p>
    <w:p w14:paraId="0E61A887"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לצייד על חשבונו את צוות עובדיו בכל הציוד הדרוש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האחריות בגין אחזקת</w:t>
      </w:r>
      <w:r w:rsidRPr="009C6F6C">
        <w:rPr>
          <w:rFonts w:ascii="Times New Roman" w:eastAsia="Times New Roman" w:hAnsi="Times New Roman" w:cs="David"/>
          <w:sz w:val="20"/>
          <w:szCs w:val="24"/>
          <w:rtl/>
          <w:lang w:eastAsia="he-IL"/>
        </w:rPr>
        <w:t xml:space="preserve"> ושמיר</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ציוד</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תהיה בידי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ועל חשבונו, והמזמין לא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בכל אחריות </w:t>
      </w:r>
      <w:r w:rsidRPr="009C6F6C">
        <w:rPr>
          <w:rFonts w:ascii="Times New Roman" w:eastAsia="Times New Roman" w:hAnsi="Times New Roman" w:cs="David" w:hint="cs"/>
          <w:sz w:val="20"/>
          <w:szCs w:val="24"/>
          <w:rtl/>
          <w:lang w:eastAsia="he-IL"/>
        </w:rPr>
        <w:t xml:space="preserve">ו/או חבות </w:t>
      </w:r>
      <w:r w:rsidRPr="009C6F6C">
        <w:rPr>
          <w:rFonts w:ascii="Times New Roman" w:eastAsia="Times New Roman" w:hAnsi="Times New Roman" w:cs="David"/>
          <w:sz w:val="20"/>
          <w:szCs w:val="24"/>
          <w:rtl/>
          <w:lang w:eastAsia="he-IL"/>
        </w:rPr>
        <w:t>בגין א</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בדן </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או נזק</w:t>
      </w:r>
      <w:r w:rsidRPr="009C6F6C">
        <w:rPr>
          <w:rFonts w:ascii="Times New Roman" w:eastAsia="Times New Roman" w:hAnsi="Times New Roman" w:cs="David" w:hint="cs"/>
          <w:sz w:val="20"/>
          <w:szCs w:val="24"/>
          <w:rtl/>
          <w:lang w:eastAsia="he-IL"/>
        </w:rPr>
        <w:t xml:space="preserve"> ו/או קלקול</w:t>
      </w:r>
      <w:r w:rsidRPr="009C6F6C">
        <w:rPr>
          <w:rFonts w:ascii="Times New Roman" w:eastAsia="Times New Roman" w:hAnsi="Times New Roman" w:cs="David"/>
          <w:sz w:val="20"/>
          <w:szCs w:val="24"/>
          <w:rtl/>
          <w:lang w:eastAsia="he-IL"/>
        </w:rPr>
        <w:t xml:space="preserve"> כלשהו לציוד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לכל חלק ממנו מכל סיבה שהיא.</w:t>
      </w:r>
    </w:p>
    <w:p w14:paraId="538AEAC1"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w:t>
      </w:r>
      <w:r w:rsidR="00141D80">
        <w:rPr>
          <w:rFonts w:ascii="Times New Roman" w:eastAsia="Times New Roman" w:hAnsi="Times New Roman" w:cs="David"/>
          <w:bCs/>
          <w:sz w:val="20"/>
          <w:szCs w:val="24"/>
          <w:u w:val="single"/>
          <w:rtl/>
          <w:lang w:eastAsia="he-IL"/>
        </w:rPr>
        <w:t>יועץ</w:t>
      </w:r>
    </w:p>
    <w:p w14:paraId="135CD24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במגעים עם רשויות 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עם הרשות המקומית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הנוגע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הכרוך בכך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יפעל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בתור בא-כוחו הטכני של המזמין והמזמין מסמיכו לכך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w:t>
      </w:r>
    </w:p>
    <w:p w14:paraId="6AFC5B77"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תיקונים לתכניות לא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הרשויות המוסמכות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אושרו קודם לכן</w:t>
      </w:r>
      <w:r w:rsidRPr="009C6F6C">
        <w:rPr>
          <w:rFonts w:ascii="Times New Roman" w:eastAsia="Times New Roman" w:hAnsi="Times New Roman" w:cs="David" w:hint="cs"/>
          <w:sz w:val="20"/>
          <w:szCs w:val="24"/>
          <w:rtl/>
          <w:lang w:eastAsia="he-IL"/>
        </w:rPr>
        <w:t>, מראש ובכתב,</w:t>
      </w:r>
      <w:r w:rsidRPr="009C6F6C">
        <w:rPr>
          <w:rFonts w:ascii="Times New Roman" w:eastAsia="Times New Roman" w:hAnsi="Times New Roman" w:cs="David"/>
          <w:sz w:val="20"/>
          <w:szCs w:val="24"/>
          <w:rtl/>
          <w:lang w:eastAsia="he-IL"/>
        </w:rPr>
        <w:t xml:space="preserve"> ע"י המזמין.</w:t>
      </w:r>
    </w:p>
    <w:p w14:paraId="6E4DC45C"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הכרוך בהתחייבות חוקית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כספית</w:t>
      </w:r>
      <w:r w:rsidRPr="009C6F6C">
        <w:rPr>
          <w:rFonts w:ascii="Times New Roman" w:eastAsia="Times New Roman" w:hAnsi="Times New Roman" w:cs="David" w:hint="cs"/>
          <w:sz w:val="20"/>
          <w:szCs w:val="24"/>
          <w:rtl/>
          <w:lang w:eastAsia="he-IL"/>
        </w:rPr>
        <w:t xml:space="preserve"> ו/או אחרת,</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3872FF6C"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זולת אם</w:t>
      </w:r>
      <w:r w:rsidRPr="009C6F6C">
        <w:rPr>
          <w:rFonts w:ascii="Times New Roman" w:eastAsia="Times New Roman" w:hAnsi="Times New Roman" w:cs="David"/>
          <w:sz w:val="20"/>
          <w:szCs w:val="24"/>
          <w:rtl/>
          <w:lang w:eastAsia="he-IL"/>
        </w:rPr>
        <w:t xml:space="preserve"> יוסמך לכך ע"י המזמין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w:t>
      </w:r>
      <w:proofErr w:type="spellStart"/>
      <w:r w:rsidRPr="009C6F6C">
        <w:rPr>
          <w:rFonts w:ascii="Times New Roman" w:eastAsia="Times New Roman" w:hAnsi="Times New Roman" w:cs="David"/>
          <w:sz w:val="20"/>
          <w:szCs w:val="24"/>
          <w:rtl/>
          <w:lang w:eastAsia="he-IL"/>
        </w:rPr>
        <w:t>ליתן</w:t>
      </w:r>
      <w:proofErr w:type="spellEnd"/>
      <w:r w:rsidRPr="009C6F6C">
        <w:rPr>
          <w:rFonts w:ascii="Times New Roman" w:eastAsia="Times New Roman" w:hAnsi="Times New Roman" w:cs="David"/>
          <w:sz w:val="20"/>
          <w:szCs w:val="24"/>
          <w:rtl/>
          <w:lang w:eastAsia="he-IL"/>
        </w:rPr>
        <w:t xml:space="preserve"> הוראות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הנחיות</w:t>
      </w:r>
      <w:r w:rsidRPr="009C6F6C">
        <w:rPr>
          <w:rFonts w:ascii="Times New Roman" w:eastAsia="Times New Roman" w:hAnsi="Times New Roman" w:cs="David" w:hint="cs"/>
          <w:sz w:val="20"/>
          <w:szCs w:val="24"/>
          <w:rtl/>
          <w:lang w:eastAsia="he-IL"/>
        </w:rPr>
        <w:t>, בין</w:t>
      </w:r>
      <w:r w:rsidRPr="009C6F6C">
        <w:rPr>
          <w:rFonts w:ascii="Times New Roman" w:eastAsia="Times New Roman" w:hAnsi="Times New Roman" w:cs="David"/>
          <w:sz w:val="20"/>
          <w:szCs w:val="24"/>
          <w:rtl/>
          <w:lang w:eastAsia="he-IL"/>
        </w:rPr>
        <w:t xml:space="preserve"> במישרין</w:t>
      </w:r>
      <w:r w:rsidRPr="009C6F6C">
        <w:rPr>
          <w:rFonts w:ascii="Times New Roman" w:eastAsia="Times New Roman" w:hAnsi="Times New Roman" w:cs="David" w:hint="cs"/>
          <w:sz w:val="20"/>
          <w:szCs w:val="24"/>
          <w:rtl/>
          <w:lang w:eastAsia="he-IL"/>
        </w:rPr>
        <w:t xml:space="preserve"> ובין בעקיפין,</w:t>
      </w:r>
      <w:r w:rsidRPr="009C6F6C">
        <w:rPr>
          <w:rFonts w:ascii="Times New Roman" w:eastAsia="Times New Roman" w:hAnsi="Times New Roman" w:cs="David"/>
          <w:sz w:val="20"/>
          <w:szCs w:val="24"/>
          <w:rtl/>
          <w:lang w:eastAsia="he-IL"/>
        </w:rPr>
        <w:t xml:space="preserve"> לקבלן הראשי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לקבלן העבודות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לנהל עמם </w:t>
      </w:r>
      <w:r w:rsidRPr="009C6F6C">
        <w:rPr>
          <w:rFonts w:ascii="Times New Roman" w:eastAsia="Times New Roman" w:hAnsi="Times New Roman" w:cs="David"/>
          <w:sz w:val="20"/>
          <w:szCs w:val="24"/>
          <w:rtl/>
          <w:lang w:eastAsia="he-IL"/>
        </w:rPr>
        <w:lastRenderedPageBreak/>
        <w:t xml:space="preserve">מו"מ ביחס למחירים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דרכי ביצוע הכרוכים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מחירים</w:t>
      </w:r>
      <w:r w:rsidRPr="009C6F6C">
        <w:rPr>
          <w:rFonts w:ascii="Times New Roman" w:eastAsia="Times New Roman" w:hAnsi="Times New Roman" w:cs="David" w:hint="cs"/>
          <w:sz w:val="20"/>
          <w:szCs w:val="24"/>
          <w:rtl/>
          <w:lang w:eastAsia="he-IL"/>
        </w:rPr>
        <w:t xml:space="preserve"> ו/או כמויות</w:t>
      </w:r>
      <w:r w:rsidRPr="009C6F6C">
        <w:rPr>
          <w:rFonts w:ascii="Times New Roman" w:eastAsia="Times New Roman" w:hAnsi="Times New Roman" w:cs="David"/>
          <w:sz w:val="20"/>
          <w:szCs w:val="24"/>
          <w:rtl/>
          <w:lang w:eastAsia="he-IL"/>
        </w:rPr>
        <w:t>, אלא באמצעות המזמין או המנהל.</w:t>
      </w:r>
    </w:p>
    <w:p w14:paraId="2EBDB1C5"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המנהל</w:t>
      </w:r>
    </w:p>
    <w:p w14:paraId="3E599CB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לבדוק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עת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כולם או </w:t>
      </w:r>
      <w:r w:rsidRPr="009C6F6C">
        <w:rPr>
          <w:rFonts w:ascii="Times New Roman" w:eastAsia="Times New Roman" w:hAnsi="Times New Roman" w:cs="David" w:hint="cs"/>
          <w:sz w:val="20"/>
          <w:szCs w:val="24"/>
          <w:rtl/>
          <w:lang w:eastAsia="he-IL"/>
        </w:rPr>
        <w:t>מקצתם</w:t>
      </w:r>
      <w:r w:rsidRPr="009C6F6C">
        <w:rPr>
          <w:rFonts w:ascii="Times New Roman" w:eastAsia="Times New Roman" w:hAnsi="Times New Roman" w:cs="David"/>
          <w:sz w:val="20"/>
          <w:szCs w:val="24"/>
          <w:rtl/>
          <w:lang w:eastAsia="he-IL"/>
        </w:rPr>
        <w:t>, להשגיח על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לבדוק את טיב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הנעשים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 כן רשאי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לבדוק אם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0EDF1E7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
          <w:sz w:val="20"/>
          <w:szCs w:val="24"/>
          <w:rtl/>
          <w:lang w:eastAsia="he-IL"/>
        </w:rPr>
        <w:t xml:space="preserve"> </w:t>
      </w:r>
      <w:proofErr w:type="spellStart"/>
      <w:r w:rsidRPr="009C6F6C">
        <w:rPr>
          <w:rFonts w:ascii="Times New Roman" w:eastAsia="Times New Roman" w:hAnsi="Times New Roman" w:cs="David" w:hint="cs"/>
          <w:b/>
          <w:sz w:val="20"/>
          <w:szCs w:val="24"/>
          <w:rtl/>
          <w:lang w:eastAsia="he-IL"/>
        </w:rPr>
        <w:t>המצ"ב</w:t>
      </w:r>
      <w:proofErr w:type="spellEnd"/>
      <w:r w:rsidRPr="009C6F6C">
        <w:rPr>
          <w:rFonts w:ascii="Times New Roman" w:eastAsia="Times New Roman" w:hAnsi="Times New Roman" w:cs="David"/>
          <w:sz w:val="20"/>
          <w:szCs w:val="24"/>
          <w:rtl/>
          <w:lang w:eastAsia="he-IL"/>
        </w:rPr>
        <w:t>.</w:t>
      </w:r>
    </w:p>
    <w:p w14:paraId="20A13F6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לצורך הפעלת סמכויותיו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רשאי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מי מטעמו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בכל מקום אחר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בו מבוצעים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למסור כל הסבר שיידרש על יד</w:t>
      </w:r>
      <w:r w:rsidRPr="009C6F6C">
        <w:rPr>
          <w:rFonts w:ascii="Times New Roman" w:eastAsia="Times New Roman" w:hAnsi="Times New Roman" w:cs="David" w:hint="cs"/>
          <w:sz w:val="20"/>
          <w:szCs w:val="24"/>
          <w:rtl/>
          <w:lang w:eastAsia="he-IL"/>
        </w:rPr>
        <w:t>י המנהל 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w:t>
      </w:r>
    </w:p>
    <w:p w14:paraId="65095F4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בהפעלת סמכויות המנהל על 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לגרוע </w:t>
      </w:r>
      <w:r w:rsidRPr="009C6F6C">
        <w:rPr>
          <w:rFonts w:ascii="Times New Roman" w:eastAsia="Times New Roman" w:hAnsi="Times New Roman" w:cs="David" w:hint="cs"/>
          <w:sz w:val="20"/>
          <w:szCs w:val="24"/>
          <w:rtl/>
          <w:lang w:eastAsia="he-IL"/>
        </w:rPr>
        <w:t xml:space="preserve">ו/או לשחרר </w:t>
      </w:r>
      <w:r w:rsidRPr="009C6F6C">
        <w:rPr>
          <w:rFonts w:ascii="Times New Roman" w:eastAsia="Times New Roman" w:hAnsi="Times New Roman" w:cs="David"/>
          <w:sz w:val="20"/>
          <w:szCs w:val="24"/>
          <w:rtl/>
          <w:lang w:eastAsia="he-IL"/>
        </w:rPr>
        <w:t xml:space="preserve">מאחריות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חוזה זה ו/או על פי כל דין.</w:t>
      </w:r>
      <w:r w:rsidRPr="009C6F6C">
        <w:rPr>
          <w:rFonts w:ascii="Times New Roman" w:eastAsia="Times New Roman" w:hAnsi="Times New Roman" w:cs="David"/>
          <w:sz w:val="20"/>
          <w:szCs w:val="24"/>
          <w:rtl/>
          <w:lang w:eastAsia="he-IL"/>
        </w:rPr>
        <w:t xml:space="preserve"> בהקשר זה מובהר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3398137C"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אישר המנהל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מסמכים אחרים הקשורים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 או שדרש המנהל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להכינם בהתאם ל</w:t>
      </w:r>
      <w:r w:rsidRPr="009C6F6C">
        <w:rPr>
          <w:rFonts w:ascii="Times New Roman" w:eastAsia="Times New Roman" w:hAnsi="Times New Roman" w:cs="David" w:hint="cs"/>
          <w:sz w:val="20"/>
          <w:szCs w:val="24"/>
          <w:rtl/>
          <w:lang w:eastAsia="he-IL"/>
        </w:rPr>
        <w:t>חוזה</w:t>
      </w:r>
      <w:r w:rsidRPr="009C6F6C">
        <w:rPr>
          <w:rFonts w:ascii="Times New Roman" w:eastAsia="Times New Roman" w:hAnsi="Times New Roman" w:cs="David"/>
          <w:sz w:val="20"/>
          <w:szCs w:val="24"/>
          <w:rtl/>
          <w:lang w:eastAsia="he-IL"/>
        </w:rPr>
        <w:t xml:space="preserve"> זה, </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המקצועית המלאה ו</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להטיל על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על המזמין אחריות כלשהי לטיב התכניות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המסמכים האמורים.</w:t>
      </w:r>
    </w:p>
    <w:p w14:paraId="6C3051D6"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לוח זמנים ושלבי ב</w:t>
      </w:r>
      <w:r w:rsidRPr="009C6F6C">
        <w:rPr>
          <w:rFonts w:ascii="Times New Roman" w:eastAsia="Times New Roman" w:hAnsi="Times New Roman" w:cs="David" w:hint="cs"/>
          <w:bCs/>
          <w:sz w:val="20"/>
          <w:szCs w:val="24"/>
          <w:u w:val="single"/>
          <w:rtl/>
          <w:lang w:eastAsia="he-IL"/>
        </w:rPr>
        <w:t>י</w:t>
      </w:r>
      <w:r w:rsidRPr="009C6F6C">
        <w:rPr>
          <w:rFonts w:ascii="Times New Roman" w:eastAsia="Times New Roman" w:hAnsi="Times New Roman" w:cs="David"/>
          <w:bCs/>
          <w:sz w:val="20"/>
          <w:szCs w:val="24"/>
          <w:u w:val="single"/>
          <w:rtl/>
          <w:lang w:eastAsia="he-IL"/>
        </w:rPr>
        <w:t>צוע</w:t>
      </w:r>
    </w:p>
    <w:p w14:paraId="14C07E2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בשלבים ובמועדים כמפורט בנספח </w:t>
      </w:r>
      <w:r w:rsidRPr="009C6F6C">
        <w:rPr>
          <w:rFonts w:ascii="Times New Roman" w:eastAsia="Times New Roman" w:hAnsi="Times New Roman" w:cs="David"/>
          <w:b/>
          <w:bCs/>
          <w:sz w:val="20"/>
          <w:szCs w:val="24"/>
          <w:rtl/>
          <w:lang w:eastAsia="he-IL"/>
        </w:rPr>
        <w:t>ג'</w:t>
      </w:r>
      <w:r w:rsidRPr="009C6F6C">
        <w:rPr>
          <w:rFonts w:ascii="Times New Roman" w:eastAsia="Times New Roman" w:hAnsi="Times New Roman" w:cs="David" w:hint="cs"/>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לוח הזמנים</w:t>
      </w:r>
      <w:r w:rsidRPr="009C6F6C">
        <w:rPr>
          <w:rFonts w:ascii="Times New Roman" w:eastAsia="Times New Roman" w:hAnsi="Times New Roman" w:cs="David"/>
          <w:sz w:val="20"/>
          <w:szCs w:val="24"/>
          <w:rtl/>
          <w:lang w:eastAsia="he-IL"/>
        </w:rPr>
        <w:t>"). כל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הכלול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לא נקבע לו מועד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יבוצע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במועד שיהיה דרוש על מנת להבטיח</w:t>
      </w:r>
      <w:r w:rsidRPr="009C6F6C">
        <w:rPr>
          <w:rFonts w:ascii="Times New Roman" w:eastAsia="Times New Roman" w:hAnsi="Times New Roman" w:cs="David" w:hint="cs"/>
          <w:sz w:val="20"/>
          <w:szCs w:val="24"/>
          <w:rtl/>
          <w:lang w:eastAsia="he-IL"/>
        </w:rPr>
        <w:t xml:space="preserve"> את</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 xml:space="preserve">קבלנים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אחרים בהתאם ללוח הזמנים המוסכם 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מם.</w:t>
      </w:r>
    </w:p>
    <w:p w14:paraId="37B33D0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יתחיל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קטע מהפרויקט ו/או שלב משלבי העבודה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או </w:t>
      </w:r>
      <w:r w:rsidRPr="009C6F6C">
        <w:rPr>
          <w:rFonts w:ascii="Times New Roman" w:eastAsia="Times New Roman" w:hAnsi="Times New Roman" w:cs="David"/>
          <w:b/>
          <w:bCs/>
          <w:sz w:val="20"/>
          <w:szCs w:val="24"/>
          <w:rtl/>
          <w:lang w:eastAsia="he-IL"/>
        </w:rPr>
        <w:t xml:space="preserve">ג'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אלא אם כן הודיע למזמין תחילה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הגיע לדעתו מועד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זה וק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מהמזמין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לביצועו.</w:t>
      </w:r>
    </w:p>
    <w:p w14:paraId="7238561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יש לראות </w:t>
      </w:r>
      <w:r w:rsidRPr="009C6F6C">
        <w:rPr>
          <w:rFonts w:ascii="Times New Roman" w:eastAsia="Times New Roman" w:hAnsi="Times New Roman" w:cs="David" w:hint="cs"/>
          <w:sz w:val="20"/>
          <w:szCs w:val="24"/>
          <w:rtl/>
          <w:lang w:eastAsia="he-IL"/>
        </w:rPr>
        <w:t>ב</w:t>
      </w:r>
      <w:r w:rsidRPr="009C6F6C">
        <w:rPr>
          <w:rFonts w:ascii="Times New Roman" w:eastAsia="Times New Roman" w:hAnsi="Times New Roman" w:cs="David"/>
          <w:sz w:val="20"/>
          <w:szCs w:val="24"/>
          <w:rtl/>
          <w:lang w:eastAsia="he-IL"/>
        </w:rPr>
        <w:t>חוזה זה כהתקשרות בין המזמין לבין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764B541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ידוע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התחייבויות היועצים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יתר הגורמים, מותנות בכך שיסופקו להם כל התכניות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ההנחיות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ההוראות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הפרטים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הביאורים שידרשו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באופן שימנע כל עילה מהיועצים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מהקבלנים מלטעון לעיכוב מוצדק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2E60F49"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יוכר כמוצדק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אך ו</w:t>
      </w:r>
      <w:r w:rsidRPr="009C6F6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EE53306"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הוא נובע מכ</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ח עליון או גורם אחר (להלן יחדיו: "</w:t>
      </w:r>
      <w:r w:rsidRPr="009C6F6C">
        <w:rPr>
          <w:rFonts w:ascii="Times New Roman" w:eastAsia="Times New Roman" w:hAnsi="Times New Roman" w:cs="David"/>
          <w:b/>
          <w:bCs/>
          <w:sz w:val="20"/>
          <w:szCs w:val="24"/>
          <w:rtl/>
          <w:lang w:eastAsia="he-IL"/>
        </w:rPr>
        <w:t>אירוע דוחה</w:t>
      </w:r>
      <w:r w:rsidRPr="009C6F6C">
        <w:rPr>
          <w:rFonts w:ascii="Times New Roman" w:eastAsia="Times New Roman" w:hAnsi="Times New Roman" w:cs="David"/>
          <w:sz w:val="20"/>
          <w:szCs w:val="24"/>
          <w:rtl/>
          <w:lang w:eastAsia="he-IL"/>
        </w:rPr>
        <w:t>") שלדעת המנהל לא הייתה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שליטה עליו.</w:t>
      </w:r>
    </w:p>
    <w:p w14:paraId="09E315F2"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מיד משהתרחש אירוע דוחה הודיע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על קיומו ועל משך העיכוב הצפוי.</w:t>
      </w:r>
    </w:p>
    <w:p w14:paraId="67CD9132"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קיבל תכניות, הנחיות, הוראות, פרטים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448126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אישר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האירוע הדוחה אכן מצדיק 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השירות ואת משך הדחייה.</w:t>
      </w:r>
    </w:p>
    <w:p w14:paraId="6BF751E2" w14:textId="77777777" w:rsidR="009C6F6C" w:rsidRPr="009C6F6C" w:rsidRDefault="009C6F6C" w:rsidP="009C6F6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w:t>
      </w:r>
      <w:r w:rsidRPr="009C6F6C">
        <w:rPr>
          <w:rFonts w:ascii="Times New Roman" w:eastAsia="Times New Roman" w:hAnsi="Times New Roman" w:cs="David" w:hint="cs"/>
          <w:sz w:val="20"/>
          <w:szCs w:val="24"/>
          <w:rtl/>
          <w:lang w:eastAsia="he-IL"/>
        </w:rPr>
        <w:t xml:space="preserve">כלליות </w:t>
      </w:r>
      <w:r w:rsidRPr="009C6F6C">
        <w:rPr>
          <w:rFonts w:ascii="Times New Roman" w:eastAsia="Times New Roman" w:hAnsi="Times New Roman" w:cs="David"/>
          <w:sz w:val="20"/>
          <w:szCs w:val="24"/>
          <w:rtl/>
          <w:lang w:eastAsia="he-IL"/>
        </w:rPr>
        <w:t>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חור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 תכנון ע"י אחרים לא יהווה עילה לעיכוב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0A0D421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להודיע למנהל מידית, על כל עיכוב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לפי הערכתו עלול לגרום לאיחור בקיום לוח הזמנים.</w:t>
      </w:r>
    </w:p>
    <w:p w14:paraId="39AD30E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ב- 1 לכל חודש גרגוריאני וכן בכל מועד שיידרש על ידי המזמין,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דו"ח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443A6291"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ולעיין בהתקדמות ובאופן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כל הסבר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פרט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דיווח</w:t>
      </w:r>
      <w:r w:rsidRPr="009C6F6C">
        <w:rPr>
          <w:rFonts w:ascii="Times New Roman" w:eastAsia="Times New Roman" w:hAnsi="Times New Roman" w:cs="David" w:hint="cs"/>
          <w:sz w:val="20"/>
          <w:szCs w:val="24"/>
          <w:rtl/>
          <w:lang w:eastAsia="he-IL"/>
        </w:rPr>
        <w:t>, מיד</w:t>
      </w:r>
      <w:r w:rsidRPr="009C6F6C">
        <w:rPr>
          <w:rFonts w:ascii="Times New Roman" w:eastAsia="Times New Roman" w:hAnsi="Times New Roman" w:cs="David"/>
          <w:sz w:val="20"/>
          <w:szCs w:val="24"/>
          <w:rtl/>
          <w:lang w:eastAsia="he-IL"/>
        </w:rPr>
        <w:t xml:space="preserve"> לפי בקשתו. אין בסעיף זה כדי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ו/או לפי כל דין</w:t>
      </w:r>
      <w:r w:rsidRPr="009C6F6C">
        <w:rPr>
          <w:rFonts w:ascii="Times New Roman" w:eastAsia="Times New Roman" w:hAnsi="Times New Roman" w:cs="David"/>
          <w:sz w:val="20"/>
          <w:szCs w:val="24"/>
          <w:rtl/>
          <w:lang w:eastAsia="he-IL"/>
        </w:rPr>
        <w:t>.</w:t>
      </w:r>
    </w:p>
    <w:p w14:paraId="0EE41B30"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FF3B0FD"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שכר ה</w:t>
      </w:r>
      <w:r w:rsidR="00141D80">
        <w:rPr>
          <w:rFonts w:ascii="Times New Roman" w:eastAsia="Times New Roman" w:hAnsi="Times New Roman" w:cs="David"/>
          <w:bCs/>
          <w:sz w:val="20"/>
          <w:szCs w:val="24"/>
          <w:u w:val="single"/>
          <w:rtl/>
          <w:lang w:eastAsia="he-IL"/>
        </w:rPr>
        <w:t>יועץ</w:t>
      </w:r>
    </w:p>
    <w:p w14:paraId="22D9CEBA"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תמורת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יתר התחייבויותיו לפי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כמפורט בנספח </w:t>
      </w:r>
      <w:r w:rsidRPr="009C6F6C">
        <w:rPr>
          <w:rFonts w:ascii="Times New Roman" w:eastAsia="Times New Roman" w:hAnsi="Times New Roman" w:cs="David"/>
          <w:bCs/>
          <w:sz w:val="20"/>
          <w:szCs w:val="24"/>
          <w:rtl/>
          <w:lang w:eastAsia="he-IL"/>
        </w:rPr>
        <w:t xml:space="preserve">ד' </w:t>
      </w:r>
      <w:proofErr w:type="spellStart"/>
      <w:r w:rsidRPr="009C6F6C">
        <w:rPr>
          <w:rFonts w:ascii="Times New Roman" w:eastAsia="Times New Roman" w:hAnsi="Times New Roman" w:cs="David" w:hint="cs"/>
          <w:b/>
          <w:sz w:val="20"/>
          <w:szCs w:val="24"/>
          <w:rtl/>
          <w:lang w:eastAsia="he-IL"/>
        </w:rPr>
        <w:t>המצ"ב</w:t>
      </w:r>
      <w:proofErr w:type="spellEnd"/>
      <w:r w:rsidRPr="009C6F6C">
        <w:rPr>
          <w:rFonts w:ascii="Times New Roman" w:eastAsia="Times New Roman" w:hAnsi="Times New Roman" w:cs="David" w:hint="cs"/>
          <w:b/>
          <w:sz w:val="20"/>
          <w:szCs w:val="24"/>
          <w:rtl/>
          <w:lang w:eastAsia="he-IL"/>
        </w:rPr>
        <w:t xml:space="preserve"> </w:t>
      </w:r>
      <w:r w:rsidRPr="009C6F6C">
        <w:rPr>
          <w:rFonts w:ascii="Times New Roman" w:eastAsia="Times New Roman" w:hAnsi="Times New Roman" w:cs="David"/>
          <w:sz w:val="20"/>
          <w:szCs w:val="24"/>
          <w:rtl/>
          <w:lang w:eastAsia="he-IL"/>
        </w:rPr>
        <w:t>(להלן: "</w:t>
      </w:r>
      <w:r w:rsidRPr="009C6F6C">
        <w:rPr>
          <w:rFonts w:ascii="Times New Roman" w:eastAsia="Times New Roman" w:hAnsi="Times New Roman" w:cs="David"/>
          <w:b/>
          <w:bCs/>
          <w:sz w:val="20"/>
          <w:szCs w:val="24"/>
          <w:rtl/>
          <w:lang w:eastAsia="he-IL"/>
        </w:rPr>
        <w:t>שכר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p>
    <w:p w14:paraId="18DC6FDE"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בהוצאות הממשיות בשרותי העזר המפורטים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שא המזמין:</w:t>
      </w:r>
    </w:p>
    <w:p w14:paraId="5BBC574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הדפסות בתוויין המיועדות להפצה לאחרים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למעט הדפסות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מיועדות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בהליך עבודתו,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לקבל</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החזר.</w:t>
      </w:r>
    </w:p>
    <w:p w14:paraId="636C8758"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העתקות שנמסרו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לרשויות המוסמכות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ליועצים, למעט העתקות וצילומים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w:t>
      </w:r>
    </w:p>
    <w:p w14:paraId="55912B49"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שכפול מסמכים.</w:t>
      </w:r>
    </w:p>
    <w:p w14:paraId="3D36741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6D0FCD99"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מדידות וצילומי אויר.</w:t>
      </w:r>
    </w:p>
    <w:p w14:paraId="124F587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קידוחים ובדיקות קרקע.</w:t>
      </w:r>
    </w:p>
    <w:p w14:paraId="0901F765"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שליחויות.</w:t>
      </w:r>
    </w:p>
    <w:p w14:paraId="2B7CA493"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העזר המפורטים בסעיפים 7.2.1 עד 7.2.3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יוזמנו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באמצעות </w:t>
      </w:r>
      <w:r w:rsidRPr="009C6F6C">
        <w:rPr>
          <w:rFonts w:ascii="Times New Roman" w:eastAsia="Times New Roman" w:hAnsi="Times New Roman" w:cs="David"/>
          <w:sz w:val="20"/>
          <w:szCs w:val="24"/>
          <w:rtl/>
          <w:lang w:eastAsia="he-IL"/>
        </w:rPr>
        <w:lastRenderedPageBreak/>
        <w:t xml:space="preserve">מערכת ניהול פרויקטים </w:t>
      </w:r>
      <w:r w:rsidRPr="009C6F6C">
        <w:rPr>
          <w:rFonts w:ascii="Times New Roman" w:eastAsia="Times New Roman" w:hAnsi="Times New Roman" w:cs="David"/>
          <w:sz w:val="20"/>
          <w:szCs w:val="24"/>
          <w:lang w:eastAsia="he-IL"/>
        </w:rPr>
        <w:t>VIEW</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 מערכת </w:t>
      </w:r>
      <w:proofErr w:type="spellStart"/>
      <w:r w:rsidRPr="009C6F6C">
        <w:rPr>
          <w:rFonts w:ascii="Times New Roman" w:eastAsia="Times New Roman" w:hAnsi="Times New Roman" w:cs="David"/>
          <w:sz w:val="20"/>
          <w:szCs w:val="24"/>
          <w:rtl/>
          <w:lang w:eastAsia="he-IL"/>
        </w:rPr>
        <w:t>רמדורנט</w:t>
      </w:r>
      <w:proofErr w:type="spellEnd"/>
      <w:r w:rsidRPr="009C6F6C">
        <w:rPr>
          <w:rFonts w:ascii="Times New Roman" w:eastAsia="Times New Roman" w:hAnsi="Times New Roman" w:cs="David"/>
          <w:sz w:val="20"/>
          <w:szCs w:val="24"/>
          <w:rtl/>
          <w:lang w:eastAsia="he-IL"/>
        </w:rPr>
        <w:t xml:space="preserve"> מודול ניהול מסמכים (</w:t>
      </w:r>
      <w:r w:rsidRPr="009C6F6C">
        <w:rPr>
          <w:rFonts w:ascii="Times New Roman" w:eastAsia="Times New Roman" w:hAnsi="Times New Roman" w:cs="David"/>
          <w:sz w:val="20"/>
          <w:szCs w:val="24"/>
          <w:lang w:eastAsia="he-IL"/>
        </w:rPr>
        <w:t>DM</w:t>
      </w:r>
      <w:r w:rsidRPr="009C6F6C">
        <w:rPr>
          <w:rFonts w:ascii="Times New Roman" w:eastAsia="Times New Roman" w:hAnsi="Times New Roman" w:cs="David"/>
          <w:sz w:val="20"/>
          <w:szCs w:val="24"/>
          <w:rtl/>
          <w:lang w:eastAsia="he-IL"/>
        </w:rPr>
        <w:t>) רק ממכונים המאושרים ע"י המזמין לבצע עבודות עבורו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7C26EC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ישולמו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תשלומי ביניים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עורים ובמועדים המפורטים בנספח</w:t>
      </w:r>
      <w:r w:rsidRPr="009C6F6C">
        <w:rPr>
          <w:rFonts w:ascii="Times New Roman" w:eastAsia="Times New Roman" w:hAnsi="Times New Roman" w:cs="David"/>
          <w:bCs/>
          <w:sz w:val="20"/>
          <w:szCs w:val="24"/>
          <w:rtl/>
          <w:lang w:eastAsia="he-IL"/>
        </w:rPr>
        <w:t xml:space="preserve"> ה'</w:t>
      </w:r>
      <w:r w:rsidRPr="009C6F6C">
        <w:rPr>
          <w:rFonts w:ascii="Times New Roman" w:eastAsia="Times New Roman" w:hAnsi="Times New Roman" w:cs="David" w:hint="cs"/>
          <w:sz w:val="20"/>
          <w:szCs w:val="24"/>
          <w:rtl/>
          <w:lang w:eastAsia="he-IL"/>
        </w:rPr>
        <w:t xml:space="preserve">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9C6F6C">
        <w:rPr>
          <w:rFonts w:ascii="Times New Roman" w:eastAsia="Times New Roman" w:hAnsi="Times New Roman" w:cs="David"/>
          <w:sz w:val="20"/>
          <w:szCs w:val="24"/>
          <w:rtl/>
          <w:lang w:eastAsia="he-IL"/>
        </w:rPr>
        <w:t>לשלמם</w:t>
      </w:r>
      <w:proofErr w:type="spellEnd"/>
      <w:r w:rsidRPr="009C6F6C">
        <w:rPr>
          <w:rFonts w:ascii="Times New Roman" w:eastAsia="Times New Roman" w:hAnsi="Times New Roman" w:cs="David"/>
          <w:sz w:val="20"/>
          <w:szCs w:val="24"/>
          <w:rtl/>
          <w:lang w:eastAsia="he-IL"/>
        </w:rPr>
        <w:t xml:space="preserve">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p>
    <w:p w14:paraId="29216852"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תשלומי הביניים לפי פסקה זו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מקדמות 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משלבי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טיב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ו/או הסכום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במקרה של הפסקת עבודתו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6.3 לעיל, יחולו הוראות סעיף 12.1.2 להלן. </w:t>
      </w:r>
    </w:p>
    <w:p w14:paraId="01ABCDF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השכר האמור בנספח </w:t>
      </w:r>
      <w:r w:rsidRPr="009C6F6C">
        <w:rPr>
          <w:rFonts w:ascii="Times New Roman" w:eastAsia="Times New Roman" w:hAnsi="Times New Roman" w:cs="David"/>
          <w:b/>
          <w:bCs/>
          <w:sz w:val="20"/>
          <w:szCs w:val="24"/>
          <w:rtl/>
          <w:lang w:eastAsia="he-IL"/>
        </w:rPr>
        <w:t xml:space="preserve">ד' </w:t>
      </w:r>
      <w:proofErr w:type="spellStart"/>
      <w:r w:rsidRPr="009C6F6C">
        <w:rPr>
          <w:rFonts w:ascii="Times New Roman" w:eastAsia="Times New Roman" w:hAnsi="Times New Roman" w:cs="David" w:hint="cs"/>
          <w:sz w:val="20"/>
          <w:szCs w:val="24"/>
          <w:rtl/>
          <w:lang w:eastAsia="he-IL"/>
        </w:rPr>
        <w:t>המצ"ב</w:t>
      </w:r>
      <w:proofErr w:type="spellEnd"/>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ה</w:t>
      </w:r>
      <w:r w:rsidRPr="009C6F6C">
        <w:rPr>
          <w:rFonts w:ascii="Times New Roman" w:eastAsia="Times New Roman" w:hAnsi="Times New Roman" w:cs="David" w:hint="cs"/>
          <w:sz w:val="20"/>
          <w:szCs w:val="24"/>
          <w:rtl/>
          <w:lang w:eastAsia="he-IL"/>
        </w:rPr>
        <w:t xml:space="preserve">ינו </w:t>
      </w:r>
      <w:r w:rsidRPr="009C6F6C">
        <w:rPr>
          <w:rFonts w:ascii="Times New Roman" w:eastAsia="Times New Roman" w:hAnsi="Times New Roman" w:cs="David"/>
          <w:sz w:val="20"/>
          <w:szCs w:val="24"/>
          <w:rtl/>
          <w:lang w:eastAsia="he-IL"/>
        </w:rPr>
        <w:t>סופי ומוחלט,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9C6F6C">
        <w:rPr>
          <w:rFonts w:ascii="Times New Roman" w:eastAsia="Times New Roman" w:hAnsi="Times New Roman" w:cs="David" w:hint="cs"/>
          <w:sz w:val="20"/>
          <w:szCs w:val="24"/>
          <w:rtl/>
          <w:lang w:eastAsia="he-IL"/>
        </w:rPr>
        <w:t xml:space="preserve">זה </w:t>
      </w:r>
      <w:r w:rsidRPr="009C6F6C">
        <w:rPr>
          <w:rFonts w:ascii="Times New Roman" w:eastAsia="Times New Roman" w:hAnsi="Times New Roman" w:cs="David"/>
          <w:sz w:val="20"/>
          <w:szCs w:val="24"/>
          <w:rtl/>
          <w:lang w:eastAsia="he-IL"/>
        </w:rPr>
        <w:t>במפורש אחרת. תנאי לתשלום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במלואו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הינו המצאת הצהרה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לפיה בדק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9C6F6C">
        <w:rPr>
          <w:rFonts w:ascii="Times New Roman" w:eastAsia="Times New Roman" w:hAnsi="Times New Roman" w:cs="David"/>
          <w:b/>
          <w:bCs/>
          <w:sz w:val="20"/>
          <w:szCs w:val="24"/>
          <w:rtl/>
          <w:lang w:eastAsia="he-IL"/>
        </w:rPr>
        <w:t>ט'</w:t>
      </w:r>
      <w:r w:rsidRPr="009C6F6C">
        <w:rPr>
          <w:rFonts w:ascii="Times New Roman" w:eastAsia="Times New Roman" w:hAnsi="Times New Roman" w:cs="David"/>
          <w:sz w:val="20"/>
          <w:szCs w:val="24"/>
          <w:rtl/>
          <w:lang w:eastAsia="he-IL"/>
        </w:rPr>
        <w:t xml:space="preserve"> לחוזה זה וכתב היעדר תביעות המצורף כנספח</w:t>
      </w:r>
      <w:r w:rsidRPr="009C6F6C">
        <w:rPr>
          <w:rFonts w:ascii="Times New Roman" w:eastAsia="Times New Roman" w:hAnsi="Times New Roman" w:cs="David"/>
          <w:b/>
          <w:bCs/>
          <w:sz w:val="20"/>
          <w:szCs w:val="24"/>
          <w:rtl/>
          <w:lang w:eastAsia="he-IL"/>
        </w:rPr>
        <w:t xml:space="preserve"> י'</w:t>
      </w:r>
      <w:r w:rsidRPr="009C6F6C">
        <w:rPr>
          <w:rFonts w:ascii="Times New Roman" w:eastAsia="Times New Roman" w:hAnsi="Times New Roman" w:cs="David"/>
          <w:sz w:val="20"/>
          <w:szCs w:val="24"/>
          <w:rtl/>
          <w:lang w:eastAsia="he-IL"/>
        </w:rPr>
        <w:t xml:space="preserve"> לחוזה זה למזמין, חתום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ומאומת כנדרש בו.</w:t>
      </w:r>
    </w:p>
    <w:p w14:paraId="3709046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מבלי לפגוע בכלליות האמור בסעיף </w:t>
      </w:r>
      <w:r w:rsidRPr="009C6F6C">
        <w:rPr>
          <w:rFonts w:ascii="Times New Roman" w:eastAsia="Times New Roman" w:hAnsi="Times New Roman" w:cs="David" w:hint="cs"/>
          <w:sz w:val="20"/>
          <w:szCs w:val="24"/>
          <w:rtl/>
          <w:lang w:eastAsia="he-IL"/>
        </w:rPr>
        <w:t>7 לעיל</w:t>
      </w:r>
      <w:r w:rsidRPr="009C6F6C">
        <w:rPr>
          <w:rFonts w:ascii="Times New Roman" w:eastAsia="Times New Roman" w:hAnsi="Times New Roman" w:cs="David"/>
          <w:sz w:val="20"/>
          <w:szCs w:val="24"/>
          <w:rtl/>
          <w:lang w:eastAsia="he-IL"/>
        </w:rPr>
        <w:t>, 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רכוש ה</w:t>
      </w:r>
      <w:r w:rsidRPr="009C6F6C">
        <w:rPr>
          <w:rFonts w:ascii="Times New Roman" w:eastAsia="Times New Roman" w:hAnsi="Times New Roman" w:cs="David" w:hint="cs"/>
          <w:sz w:val="20"/>
          <w:szCs w:val="24"/>
          <w:rtl/>
          <w:lang w:eastAsia="he-IL"/>
        </w:rPr>
        <w:t>מזמין</w:t>
      </w:r>
      <w:r w:rsidRPr="009C6F6C">
        <w:rPr>
          <w:rFonts w:ascii="Times New Roman" w:eastAsia="Times New Roman" w:hAnsi="Times New Roman" w:cs="David"/>
          <w:sz w:val="20"/>
          <w:szCs w:val="24"/>
          <w:rtl/>
          <w:lang w:eastAsia="he-IL"/>
        </w:rPr>
        <w:t>. מובהר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הפרת סעיף זה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תה</w:t>
      </w:r>
      <w:r w:rsidRPr="009C6F6C">
        <w:rPr>
          <w:rFonts w:ascii="Times New Roman" w:eastAsia="Times New Roman" w:hAnsi="Times New Roman" w:cs="David" w:hint="cs"/>
          <w:sz w:val="20"/>
          <w:szCs w:val="24"/>
          <w:rtl/>
          <w:lang w:eastAsia="he-IL"/>
        </w:rPr>
        <w:t>ווה</w:t>
      </w:r>
      <w:r w:rsidRPr="009C6F6C">
        <w:rPr>
          <w:rFonts w:ascii="Times New Roman" w:eastAsia="Times New Roman" w:hAnsi="Times New Roman" w:cs="David"/>
          <w:sz w:val="20"/>
          <w:szCs w:val="24"/>
          <w:rtl/>
          <w:lang w:eastAsia="he-IL"/>
        </w:rPr>
        <w:t xml:space="preserve"> הפרה יסודית של חוזה</w:t>
      </w:r>
      <w:r w:rsidRPr="009C6F6C">
        <w:rPr>
          <w:rFonts w:ascii="Times New Roman" w:eastAsia="Times New Roman" w:hAnsi="Times New Roman" w:cs="David" w:hint="cs"/>
          <w:sz w:val="20"/>
          <w:szCs w:val="24"/>
          <w:rtl/>
          <w:lang w:eastAsia="he-IL"/>
        </w:rPr>
        <w:t xml:space="preserve"> זה. </w:t>
      </w:r>
    </w:p>
    <w:p w14:paraId="6FF99E95"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תנאים מקדמיים לביצוע תשלום כלשהו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הצגת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שיון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2.2 לעיל והמצאת אישור בדבר ניהול ספרי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כדין, חתום ע"י רו"ח או רשויות המס, כנדרש.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ככל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ימציא למזמין אישור תקף בדבר פטור מניכוי מס במקור, </w:t>
      </w:r>
      <w:r w:rsidRPr="009C6F6C">
        <w:rPr>
          <w:rFonts w:ascii="Times New Roman" w:eastAsia="Times New Roman" w:hAnsi="Times New Roman" w:cs="David" w:hint="cs"/>
          <w:sz w:val="20"/>
          <w:szCs w:val="24"/>
          <w:rtl/>
          <w:lang w:eastAsia="he-IL"/>
        </w:rPr>
        <w:t>עובר</w:t>
      </w:r>
      <w:r w:rsidRPr="009C6F6C">
        <w:rPr>
          <w:rFonts w:ascii="Times New Roman" w:eastAsia="Times New Roman" w:hAnsi="Times New Roman" w:cs="David"/>
          <w:sz w:val="20"/>
          <w:szCs w:val="24"/>
          <w:rtl/>
          <w:lang w:eastAsia="he-IL"/>
        </w:rPr>
        <w:t xml:space="preserve"> לביצוע כל תשלום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ינוכה מס במקור כדין, מכל סכום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שישולם ע"י המזמין. למען הסר ספק מובהר ומוסכם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בגובה הסכום הנקוב באישור.  </w:t>
      </w:r>
    </w:p>
    <w:p w14:paraId="5645A473"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8C2C663"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שנויים בתכנון</w:t>
      </w:r>
    </w:p>
    <w:p w14:paraId="7341B268" w14:textId="77777777" w:rsidR="00AB3A6A"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A6635F2" w14:textId="77777777" w:rsidR="009C6F6C" w:rsidRPr="009C6F6C"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bCs/>
          <w:sz w:val="20"/>
          <w:szCs w:val="24"/>
          <w:rtl/>
          <w:lang w:eastAsia="he-IL"/>
        </w:rPr>
        <w:t>ב' או ג'</w:t>
      </w:r>
      <w:r w:rsidRPr="009C6F6C">
        <w:rPr>
          <w:rFonts w:ascii="Times New Roman" w:eastAsia="Times New Roman" w:hAnsi="Times New Roman" w:cs="David" w:hint="cs"/>
          <w:b/>
          <w:sz w:val="20"/>
          <w:szCs w:val="24"/>
          <w:rtl/>
          <w:lang w:eastAsia="he-IL"/>
        </w:rPr>
        <w:t xml:space="preserve"> </w:t>
      </w:r>
      <w:proofErr w:type="spellStart"/>
      <w:r w:rsidRPr="009C6F6C">
        <w:rPr>
          <w:rFonts w:ascii="Times New Roman" w:eastAsia="Times New Roman" w:hAnsi="Times New Roman" w:cs="David" w:hint="cs"/>
          <w:b/>
          <w:sz w:val="20"/>
          <w:szCs w:val="24"/>
          <w:rtl/>
          <w:lang w:eastAsia="he-IL"/>
        </w:rPr>
        <w:t>המצ"ב</w:t>
      </w:r>
      <w:proofErr w:type="spellEnd"/>
      <w:r w:rsidRPr="009C6F6C">
        <w:rPr>
          <w:rFonts w:ascii="Times New Roman" w:eastAsia="Times New Roman" w:hAnsi="Times New Roman" w:cs="David"/>
          <w:sz w:val="20"/>
          <w:szCs w:val="24"/>
          <w:rtl/>
          <w:lang w:eastAsia="he-IL"/>
        </w:rPr>
        <w:t>,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השינויים מחייב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בעבודה העולה במידה רבה ובאופן יסודי על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אלמלא השנויים</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יהיה</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זכאי לפיצוי בעד העבודה הנוספת שב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עקב השנויים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כאמור</w:t>
      </w:r>
      <w:r w:rsidRPr="009C6F6C">
        <w:rPr>
          <w:rFonts w:ascii="Times New Roman" w:eastAsia="Times New Roman" w:hAnsi="Times New Roman" w:cs="David"/>
          <w:sz w:val="20"/>
          <w:szCs w:val="24"/>
          <w:rtl/>
          <w:lang w:eastAsia="he-IL"/>
        </w:rPr>
        <w:t>. הפיצוי ישולם בגין העבודה הנוספת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בכל מקרה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שנויים</w:t>
      </w:r>
      <w:r w:rsidRPr="009C6F6C">
        <w:rPr>
          <w:rFonts w:ascii="Times New Roman" w:eastAsia="Times New Roman" w:hAnsi="Times New Roman" w:cs="David" w:hint="cs"/>
          <w:sz w:val="20"/>
          <w:szCs w:val="24"/>
          <w:rtl/>
          <w:lang w:eastAsia="he-IL"/>
        </w:rPr>
        <w:t xml:space="preserve"> כאמור, לא יהוו</w:t>
      </w:r>
      <w:r w:rsidRPr="009C6F6C">
        <w:rPr>
          <w:rFonts w:ascii="Times New Roman" w:eastAsia="Times New Roman" w:hAnsi="Times New Roman" w:cs="David"/>
          <w:sz w:val="20"/>
          <w:szCs w:val="24"/>
          <w:rtl/>
          <w:lang w:eastAsia="he-IL"/>
        </w:rPr>
        <w:t xml:space="preserve"> עילה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7E30499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על אף</w:t>
      </w:r>
      <w:r w:rsidRPr="009C6F6C">
        <w:rPr>
          <w:rFonts w:ascii="Times New Roman" w:eastAsia="Times New Roman" w:hAnsi="Times New Roman" w:cs="David"/>
          <w:sz w:val="20"/>
          <w:szCs w:val="24"/>
          <w:rtl/>
          <w:lang w:eastAsia="he-IL"/>
        </w:rPr>
        <w:t xml:space="preserve"> האמור בסעיף 8.2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שינויים הנובעים מ:</w:t>
      </w:r>
    </w:p>
    <w:p w14:paraId="1D854842"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 xml:space="preserve">טעות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קוי בתכנון ו/או באומדן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של היועצים.</w:t>
      </w:r>
    </w:p>
    <w:p w14:paraId="1D31CA3F"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התכנון אינו התכנון היעיל ביותר.</w:t>
      </w:r>
    </w:p>
    <w:p w14:paraId="1A288431"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1F641336"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השינויים מתחייבים מדרישת רשויות מוסמכות. </w:t>
      </w:r>
    </w:p>
    <w:p w14:paraId="5D41B61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להכין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עבור רוכשים שיבקשו זאת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3CF26D89" w14:textId="77777777" w:rsidR="009C6F6C" w:rsidRPr="009C6F6C" w:rsidRDefault="009C6F6C" w:rsidP="009C6F6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מחיר השינויים ותנאי התשלום בגין תכנון השינויים </w:t>
      </w:r>
      <w:r w:rsidRPr="009C6F6C">
        <w:rPr>
          <w:rFonts w:ascii="Times New Roman" w:eastAsia="Times New Roman" w:hAnsi="Times New Roman" w:cs="David" w:hint="cs"/>
          <w:sz w:val="20"/>
          <w:szCs w:val="24"/>
          <w:rtl/>
          <w:lang w:eastAsia="he-IL"/>
        </w:rPr>
        <w:t xml:space="preserve">כאמור, </w:t>
      </w:r>
      <w:r w:rsidRPr="009C6F6C">
        <w:rPr>
          <w:rFonts w:ascii="Times New Roman" w:eastAsia="Times New Roman" w:hAnsi="Times New Roman" w:cs="David"/>
          <w:sz w:val="20"/>
          <w:szCs w:val="24"/>
          <w:rtl/>
          <w:lang w:eastAsia="he-IL"/>
        </w:rPr>
        <w:t>יסוכמו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לרוכשים.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יתקשר עם הרוכש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בהסכם נפרד לתכנון השינויים. כל מחלוקת שתתעורר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לבין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בענ</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ין קביעת מחיר השינויים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תובא בפני המנהל והוא יהיה המוסמך להכריע בה.</w:t>
      </w:r>
    </w:p>
    <w:p w14:paraId="3B6105EC"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אחריות וביטוח</w:t>
      </w:r>
    </w:p>
    <w:p w14:paraId="142D10D2" w14:textId="77777777" w:rsidR="00AF1BE1" w:rsidRPr="00013687" w:rsidRDefault="00AF1BE1" w:rsidP="00AF1BE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FEAF2DA" w14:textId="77777777" w:rsidR="00AF1BE1" w:rsidRPr="00013687" w:rsidRDefault="00AF1BE1" w:rsidP="00AF1BE1">
      <w:pPr>
        <w:pStyle w:val="af9"/>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13734F45" w14:textId="77777777" w:rsidR="00AF1BE1" w:rsidRPr="00013687" w:rsidRDefault="00AF1BE1" w:rsidP="00AF1BE1">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49B4B4C6" w14:textId="77777777" w:rsidR="00AF1BE1" w:rsidRPr="00013687" w:rsidRDefault="00AF1BE1" w:rsidP="00AF1BE1">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3487FE4D"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03398CD"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679DF98" w14:textId="77777777" w:rsidR="00AF1BE1" w:rsidRPr="00013687"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C838C01" w14:textId="77777777" w:rsidR="00AF1BE1" w:rsidRDefault="00AF1BE1" w:rsidP="00AF1BE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D9EEEA2"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535A8D3"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69A76AC"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4EC7A463"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5BFA462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2B61238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489BB23A"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181134E9"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6727A05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63E1CD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47E44C27"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C4A3FEC"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7830CB6"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כל עובדיו ו/או שליחיו ו/או משמשיו ו/או קבלני המשנה שלו ועובדיהם, </w:t>
      </w:r>
      <w:r>
        <w:rPr>
          <w:rFonts w:ascii="Times New Roman" w:eastAsia="Times New Roman" w:hAnsi="Times New Roman" w:cs="David" w:hint="cs"/>
          <w:sz w:val="20"/>
          <w:szCs w:val="24"/>
          <w:rtl/>
          <w:lang w:eastAsia="he-IL"/>
        </w:rPr>
        <w:lastRenderedPageBreak/>
        <w:t>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98B8300" w14:textId="77777777" w:rsidR="00AF1BE1" w:rsidRPr="00A42052"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82D6B84" w14:textId="77777777" w:rsidR="009C6F6C" w:rsidRPr="009C6F6C" w:rsidRDefault="009C6F6C" w:rsidP="009C6F6C">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3182A2F6"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אספקת תכניות</w:t>
      </w:r>
    </w:p>
    <w:p w14:paraId="7BB2827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עת במהלך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בתקופת הבדק של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w:t>
      </w:r>
      <w:proofErr w:type="spellStart"/>
      <w:r w:rsidRPr="009C6F6C">
        <w:rPr>
          <w:rFonts w:ascii="Times New Roman" w:eastAsia="Times New Roman" w:hAnsi="Times New Roman" w:cs="David"/>
          <w:sz w:val="20"/>
          <w:szCs w:val="24"/>
          <w:rtl/>
          <w:lang w:eastAsia="he-IL"/>
        </w:rPr>
        <w:t>המצ"ב</w:t>
      </w:r>
      <w:proofErr w:type="spellEnd"/>
      <w:r w:rsidRPr="009C6F6C">
        <w:rPr>
          <w:rFonts w:ascii="Times New Roman" w:eastAsia="Times New Roman" w:hAnsi="Times New Roman" w:cs="David"/>
          <w:sz w:val="20"/>
          <w:szCs w:val="24"/>
          <w:rtl/>
          <w:lang w:eastAsia="he-IL"/>
        </w:rPr>
        <w:t xml:space="preserve"> כנספח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xml:space="preserve"> לחוזה זה, ובמידה והדרישה מתייחסת לתכניות שאינ</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בידו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יערכ</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בהקדם האפשרי וימסר</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למזמין.</w:t>
      </w:r>
    </w:p>
    <w:p w14:paraId="0A43296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עם גמר שרותי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הסופי בשטח </w:t>
      </w:r>
      <w:r w:rsidRPr="009C6F6C">
        <w:rPr>
          <w:rFonts w:ascii="Times New Roman" w:eastAsia="Times New Roman" w:hAnsi="Times New Roman" w:cs="David"/>
          <w:color w:val="000000"/>
          <w:sz w:val="20"/>
          <w:szCs w:val="24"/>
          <w:lang w:eastAsia="he-IL"/>
        </w:rPr>
        <w:t>(AS MADE)</w:t>
      </w:r>
      <w:r w:rsidRPr="009C6F6C">
        <w:rPr>
          <w:rFonts w:ascii="Times New Roman" w:eastAsia="Times New Roman" w:hAnsi="Times New Roman" w:cs="David"/>
          <w:sz w:val="20"/>
          <w:szCs w:val="24"/>
          <w:rtl/>
          <w:lang w:eastAsia="he-IL"/>
        </w:rPr>
        <w:t xml:space="preserve">, למעט שינויי דיירים, </w:t>
      </w:r>
      <w:r w:rsidRPr="009C6F6C">
        <w:rPr>
          <w:rFonts w:ascii="Times New Roman" w:eastAsia="Times New Roman" w:hAnsi="Times New Roman" w:cs="David" w:hint="cs"/>
          <w:sz w:val="20"/>
          <w:szCs w:val="24"/>
          <w:rtl/>
          <w:lang w:eastAsia="he-IL"/>
        </w:rPr>
        <w:t xml:space="preserve">וקבצים </w:t>
      </w:r>
      <w:r w:rsidRPr="009C6F6C">
        <w:rPr>
          <w:rFonts w:ascii="Times New Roman" w:eastAsia="Times New Roman" w:hAnsi="Times New Roman" w:cs="David"/>
          <w:sz w:val="20"/>
          <w:szCs w:val="24"/>
          <w:rtl/>
          <w:lang w:eastAsia="he-IL"/>
        </w:rPr>
        <w:t>המכילים את התכנון במדיה ממוחשבת.</w:t>
      </w:r>
    </w:p>
    <w:p w14:paraId="4D98341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או בוטל לפי סעיף 12 להלן,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ו</w:t>
      </w:r>
      <w:r w:rsidRPr="009C6F6C">
        <w:rPr>
          <w:rFonts w:ascii="Times New Roman" w:eastAsia="Times New Roman" w:hAnsi="Times New Roman" w:cs="David" w:hint="cs"/>
          <w:sz w:val="20"/>
          <w:szCs w:val="24"/>
          <w:rtl/>
          <w:lang w:eastAsia="he-IL"/>
        </w:rPr>
        <w:t>הקבצים</w:t>
      </w:r>
      <w:r w:rsidRPr="009C6F6C">
        <w:rPr>
          <w:rFonts w:ascii="Times New Roman" w:eastAsia="Times New Roman" w:hAnsi="Times New Roman" w:cs="David"/>
          <w:sz w:val="20"/>
          <w:szCs w:val="24"/>
          <w:rtl/>
          <w:lang w:eastAsia="he-IL"/>
        </w:rPr>
        <w:t xml:space="preserve"> כשה</w:t>
      </w:r>
      <w:r w:rsidRPr="009C6F6C">
        <w:rPr>
          <w:rFonts w:ascii="Times New Roman" w:eastAsia="Times New Roman" w:hAnsi="Times New Roman" w:cs="David" w:hint="cs"/>
          <w:sz w:val="20"/>
          <w:szCs w:val="24"/>
          <w:rtl/>
          <w:lang w:eastAsia="he-IL"/>
        </w:rPr>
        <w:t>ם</w:t>
      </w:r>
      <w:r w:rsidRPr="009C6F6C">
        <w:rPr>
          <w:rFonts w:ascii="Times New Roman" w:eastAsia="Times New Roman" w:hAnsi="Times New Roman" w:cs="David"/>
          <w:sz w:val="20"/>
          <w:szCs w:val="24"/>
          <w:rtl/>
          <w:lang w:eastAsia="he-IL"/>
        </w:rPr>
        <w:t xml:space="preserve"> מעודכנ</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9C6F6C">
        <w:rPr>
          <w:rFonts w:ascii="Times New Roman" w:eastAsia="Times New Roman" w:hAnsi="Times New Roman" w:cs="David"/>
          <w:sz w:val="20"/>
          <w:szCs w:val="24"/>
          <w:rtl/>
          <w:lang w:eastAsia="he-IL"/>
        </w:rPr>
        <w:t>הכל</w:t>
      </w:r>
      <w:proofErr w:type="spellEnd"/>
      <w:r w:rsidRPr="009C6F6C">
        <w:rPr>
          <w:rFonts w:ascii="Times New Roman" w:eastAsia="Times New Roman" w:hAnsi="Times New Roman" w:cs="David"/>
          <w:sz w:val="20"/>
          <w:szCs w:val="24"/>
          <w:rtl/>
          <w:lang w:eastAsia="he-IL"/>
        </w:rPr>
        <w:t xml:space="preserve"> לפי העניין.</w:t>
      </w:r>
    </w:p>
    <w:p w14:paraId="6313A18F"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0329DC2B"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סעיף 10 זה.</w:t>
      </w:r>
    </w:p>
    <w:p w14:paraId="77F022B4"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זכות הקניין בכל התכניות שייכת למזמין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 ששולם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9C6F6C">
        <w:rPr>
          <w:rFonts w:ascii="Times New Roman" w:eastAsia="Times New Roman" w:hAnsi="Times New Roman" w:cs="David"/>
          <w:sz w:val="20"/>
          <w:szCs w:val="24"/>
          <w:rtl/>
          <w:lang w:eastAsia="he-IL"/>
        </w:rPr>
        <w:t>לשנותן</w:t>
      </w:r>
      <w:proofErr w:type="spellEnd"/>
      <w:r w:rsidRPr="009C6F6C">
        <w:rPr>
          <w:rFonts w:ascii="Times New Roman" w:eastAsia="Times New Roman" w:hAnsi="Times New Roman" w:cs="David"/>
          <w:sz w:val="20"/>
          <w:szCs w:val="24"/>
          <w:rtl/>
          <w:lang w:eastAsia="he-IL"/>
        </w:rPr>
        <w:t xml:space="preserve"> בלא שיגיע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התכניות.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52703F5D"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מעמד ה</w:t>
      </w:r>
      <w:r w:rsidR="00141D80">
        <w:rPr>
          <w:rFonts w:ascii="Times New Roman" w:eastAsia="Times New Roman" w:hAnsi="Times New Roman" w:cs="David"/>
          <w:bCs/>
          <w:sz w:val="20"/>
          <w:szCs w:val="24"/>
          <w:u w:val="single"/>
          <w:rtl/>
          <w:lang w:eastAsia="he-IL"/>
        </w:rPr>
        <w:t>יועץ</w:t>
      </w:r>
    </w:p>
    <w:p w14:paraId="373BB9D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ומובהר על ידי הצדדים לחוזה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מעמדו של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9C6F6C">
        <w:rPr>
          <w:rFonts w:ascii="Times New Roman" w:eastAsia="Times New Roman" w:hAnsi="Times New Roman" w:cs="David" w:hint="cs"/>
          <w:sz w:val="20"/>
          <w:szCs w:val="24"/>
          <w:rtl/>
          <w:lang w:eastAsia="he-IL"/>
        </w:rPr>
        <w:t xml:space="preserve"> 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sz w:val="20"/>
          <w:szCs w:val="24"/>
          <w:rtl/>
          <w:lang w:eastAsia="he-IL"/>
        </w:rPr>
        <w:t>.</w:t>
      </w:r>
    </w:p>
    <w:p w14:paraId="0954310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אין ולא יהיו יחסי עובד-מעביד בין המזמין ובין </w:t>
      </w:r>
      <w:r w:rsidRPr="009C6F6C">
        <w:rPr>
          <w:rFonts w:ascii="Times New Roman" w:eastAsia="Times New Roman" w:hAnsi="Times New Roman" w:cs="David"/>
          <w:color w:val="000000"/>
          <w:sz w:val="24"/>
          <w:szCs w:val="24"/>
          <w:rtl/>
          <w:lang w:eastAsia="he-IL"/>
        </w:rPr>
        <w:t>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w:t>
      </w:r>
      <w:r w:rsidRPr="009C6F6C">
        <w:rPr>
          <w:rFonts w:ascii="Times New Roman" w:eastAsia="Times New Roman" w:hAnsi="Times New Roman" w:cs="David" w:hint="cs"/>
          <w:color w:val="000000"/>
          <w:sz w:val="24"/>
          <w:szCs w:val="24"/>
          <w:rtl/>
          <w:lang w:eastAsia="he-IL"/>
        </w:rPr>
        <w:t>מי מטעמו ו</w:t>
      </w:r>
      <w:r w:rsidRPr="009C6F6C">
        <w:rPr>
          <w:rFonts w:ascii="Times New Roman" w:eastAsia="Times New Roman" w:hAnsi="Times New Roman" w:cs="David"/>
          <w:color w:val="000000"/>
          <w:sz w:val="24"/>
          <w:szCs w:val="24"/>
          <w:rtl/>
          <w:lang w:eastAsia="he-IL"/>
        </w:rPr>
        <w:t xml:space="preserve">בין המזמין לבין עובדי </w:t>
      </w:r>
      <w:r w:rsidRPr="009C6F6C">
        <w:rPr>
          <w:rFonts w:ascii="Times New Roman" w:eastAsia="Times New Roman" w:hAnsi="Times New Roman" w:cs="David" w:hint="cs"/>
          <w:color w:val="000000"/>
          <w:sz w:val="24"/>
          <w:szCs w:val="24"/>
          <w:rtl/>
          <w:lang w:eastAsia="he-IL"/>
        </w:rPr>
        <w:t xml:space="preserve"> ה</w:t>
      </w:r>
      <w:r w:rsidR="00141D80">
        <w:rPr>
          <w:rFonts w:ascii="Times New Roman" w:eastAsia="Times New Roman" w:hAnsi="Times New Roman" w:cs="David" w:hint="cs"/>
          <w:color w:val="000000"/>
          <w:sz w:val="24"/>
          <w:szCs w:val="24"/>
          <w:rtl/>
          <w:lang w:eastAsia="he-IL"/>
        </w:rPr>
        <w:t>יועץ</w:t>
      </w:r>
      <w:r w:rsidRPr="009C6F6C">
        <w:rPr>
          <w:rFonts w:ascii="Times New Roman" w:eastAsia="Times New Roman" w:hAnsi="Times New Roman" w:cs="David" w:hint="cs"/>
          <w:color w:val="000000"/>
          <w:sz w:val="24"/>
          <w:szCs w:val="24"/>
          <w:rtl/>
          <w:lang w:eastAsia="he-IL"/>
        </w:rPr>
        <w:t xml:space="preserve"> ו/או מי מטעמיהם</w:t>
      </w:r>
      <w:r w:rsidRPr="009C6F6C">
        <w:rPr>
          <w:rFonts w:ascii="Times New Roman" w:eastAsia="Times New Roman" w:hAnsi="Times New Roman" w:cs="David"/>
          <w:color w:val="000000"/>
          <w:sz w:val="24"/>
          <w:szCs w:val="24"/>
          <w:rtl/>
          <w:lang w:eastAsia="he-IL"/>
        </w:rPr>
        <w:t xml:space="preserve"> </w:t>
      </w:r>
      <w:r w:rsidRPr="009C6F6C">
        <w:rPr>
          <w:rFonts w:ascii="Times New Roman" w:eastAsia="Times New Roman" w:hAnsi="Times New Roman" w:cs="David"/>
          <w:sz w:val="20"/>
          <w:szCs w:val="24"/>
          <w:rtl/>
          <w:lang w:eastAsia="he-IL"/>
        </w:rPr>
        <w:t>ואין בהוראות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ליצור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מי מעובדיו</w:t>
      </w:r>
      <w:r w:rsidRPr="009C6F6C">
        <w:rPr>
          <w:rFonts w:ascii="Times New Roman" w:eastAsia="Times New Roman" w:hAnsi="Times New Roman" w:cs="David" w:hint="cs"/>
          <w:sz w:val="20"/>
          <w:szCs w:val="24"/>
          <w:rtl/>
          <w:lang w:eastAsia="he-IL"/>
        </w:rPr>
        <w:t xml:space="preserve"> ו/או מי מטעמו</w:t>
      </w:r>
      <w:r w:rsidRPr="009C6F6C">
        <w:rPr>
          <w:rFonts w:ascii="Times New Roman" w:eastAsia="Times New Roman" w:hAnsi="Times New Roman" w:cs="David"/>
          <w:sz w:val="20"/>
          <w:szCs w:val="24"/>
          <w:rtl/>
          <w:lang w:eastAsia="he-IL"/>
        </w:rPr>
        <w:t xml:space="preserve"> לבין המזמין ו/או המנהל ו/או מי מטעמו יחסי עובד מעביד</w:t>
      </w:r>
      <w:r w:rsidRPr="009C6F6C">
        <w:rPr>
          <w:rFonts w:ascii="Times New Roman" w:eastAsia="Times New Roman" w:hAnsi="Times New Roman" w:cs="David"/>
          <w:color w:val="000000"/>
          <w:sz w:val="24"/>
          <w:szCs w:val="24"/>
          <w:rtl/>
          <w:lang w:eastAsia="he-IL"/>
        </w:rPr>
        <w:t>, לכל ענין ודבר. 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מוסכם ומובהר בין הצדדים</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9C6F6C">
        <w:rPr>
          <w:rFonts w:ascii="Times New Roman" w:eastAsia="Times New Roman" w:hAnsi="Times New Roman" w:cs="David" w:hint="cs"/>
          <w:color w:val="000000"/>
          <w:sz w:val="24"/>
          <w:szCs w:val="24"/>
          <w:rtl/>
          <w:lang w:eastAsia="he-IL"/>
        </w:rPr>
        <w:t>ל פ</w:t>
      </w:r>
      <w:r w:rsidRPr="009C6F6C">
        <w:rPr>
          <w:rFonts w:ascii="Times New Roman" w:eastAsia="Times New Roman" w:hAnsi="Times New Roman" w:cs="David"/>
          <w:color w:val="000000"/>
          <w:sz w:val="24"/>
          <w:szCs w:val="24"/>
          <w:rtl/>
          <w:lang w:eastAsia="he-IL"/>
        </w:rPr>
        <w:t xml:space="preserve">י הדין ו/או </w:t>
      </w:r>
      <w:proofErr w:type="spellStart"/>
      <w:r w:rsidRPr="009C6F6C">
        <w:rPr>
          <w:rFonts w:ascii="Times New Roman" w:eastAsia="Times New Roman" w:hAnsi="Times New Roman" w:cs="David"/>
          <w:color w:val="000000"/>
          <w:sz w:val="24"/>
          <w:szCs w:val="24"/>
          <w:rtl/>
          <w:lang w:eastAsia="he-IL"/>
        </w:rPr>
        <w:t>מכח</w:t>
      </w:r>
      <w:proofErr w:type="spellEnd"/>
      <w:r w:rsidRPr="009C6F6C">
        <w:rPr>
          <w:rFonts w:ascii="Times New Roman" w:eastAsia="Times New Roman" w:hAnsi="Times New Roman" w:cs="David"/>
          <w:color w:val="000000"/>
          <w:sz w:val="24"/>
          <w:szCs w:val="24"/>
          <w:rtl/>
          <w:lang w:eastAsia="he-IL"/>
        </w:rPr>
        <w:t xml:space="preserve"> צו הרחבה ו/או </w:t>
      </w:r>
      <w:proofErr w:type="spellStart"/>
      <w:r w:rsidRPr="009C6F6C">
        <w:rPr>
          <w:rFonts w:ascii="Times New Roman" w:eastAsia="Times New Roman" w:hAnsi="Times New Roman" w:cs="David"/>
          <w:color w:val="000000"/>
          <w:sz w:val="24"/>
          <w:szCs w:val="24"/>
          <w:rtl/>
          <w:lang w:eastAsia="he-IL"/>
        </w:rPr>
        <w:t>מכח</w:t>
      </w:r>
      <w:proofErr w:type="spellEnd"/>
      <w:r w:rsidRPr="009C6F6C">
        <w:rPr>
          <w:rFonts w:ascii="Times New Roman" w:eastAsia="Times New Roman" w:hAnsi="Times New Roman" w:cs="David"/>
          <w:color w:val="000000"/>
          <w:sz w:val="24"/>
          <w:szCs w:val="24"/>
          <w:rtl/>
          <w:lang w:eastAsia="he-IL"/>
        </w:rPr>
        <w:t xml:space="preserve"> הסכם כלשהו על עובד</w:t>
      </w:r>
      <w:r w:rsidRPr="009C6F6C">
        <w:rPr>
          <w:rFonts w:ascii="Times New Roman" w:eastAsia="Times New Roman" w:hAnsi="Times New Roman" w:cs="David" w:hint="cs"/>
          <w:sz w:val="20"/>
          <w:szCs w:val="24"/>
          <w:rtl/>
          <w:lang w:eastAsia="he-IL"/>
        </w:rPr>
        <w:t>.</w:t>
      </w:r>
    </w:p>
    <w:p w14:paraId="7DEA034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בזה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w:t>
      </w:r>
      <w:r w:rsidRPr="009C6F6C">
        <w:rPr>
          <w:rFonts w:ascii="Times New Roman" w:eastAsia="Times New Roman" w:hAnsi="Times New Roman" w:cs="David" w:hint="cs"/>
          <w:color w:val="000000"/>
          <w:sz w:val="24"/>
          <w:szCs w:val="24"/>
          <w:rtl/>
          <w:lang w:eastAsia="he-IL"/>
        </w:rPr>
        <w:t xml:space="preserve"> ו/או </w:t>
      </w:r>
      <w:proofErr w:type="spellStart"/>
      <w:r w:rsidRPr="009C6F6C">
        <w:rPr>
          <w:rFonts w:ascii="Times New Roman" w:eastAsia="Times New Roman" w:hAnsi="Times New Roman" w:cs="David" w:hint="cs"/>
          <w:color w:val="000000"/>
          <w:sz w:val="24"/>
          <w:szCs w:val="24"/>
          <w:rtl/>
          <w:lang w:eastAsia="he-IL"/>
        </w:rPr>
        <w:t>שלוחיו</w:t>
      </w:r>
      <w:proofErr w:type="spellEnd"/>
      <w:r w:rsidRPr="009C6F6C">
        <w:rPr>
          <w:rFonts w:ascii="Times New Roman" w:eastAsia="Times New Roman" w:hAnsi="Times New Roman" w:cs="David" w:hint="cs"/>
          <w:color w:val="000000"/>
          <w:sz w:val="24"/>
          <w:szCs w:val="24"/>
          <w:rtl/>
          <w:lang w:eastAsia="he-IL"/>
        </w:rPr>
        <w:t xml:space="preserve"> ו/או אחר מטעמו או מטעמם של אלו</w:t>
      </w:r>
      <w:r w:rsidRPr="009C6F6C">
        <w:rPr>
          <w:rFonts w:ascii="Times New Roman" w:eastAsia="Times New Roman" w:hAnsi="Times New Roman" w:cs="David"/>
          <w:color w:val="000000"/>
          <w:sz w:val="24"/>
          <w:szCs w:val="24"/>
          <w:rtl/>
          <w:lang w:eastAsia="he-IL"/>
        </w:rPr>
        <w:t xml:space="preserve"> מוותרים על כל טענות ו/או</w:t>
      </w:r>
      <w:r w:rsidRPr="009C6F6C">
        <w:rPr>
          <w:rFonts w:ascii="Times New Roman" w:eastAsia="Times New Roman" w:hAnsi="Times New Roman" w:cs="David" w:hint="cs"/>
          <w:color w:val="000000"/>
          <w:sz w:val="24"/>
          <w:szCs w:val="24"/>
          <w:rtl/>
          <w:lang w:eastAsia="he-IL"/>
        </w:rPr>
        <w:t xml:space="preserve"> דרישות ו/או תלונות ו/או</w:t>
      </w:r>
      <w:r w:rsidRPr="009C6F6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58BBE6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w:t>
      </w:r>
      <w:proofErr w:type="spellStart"/>
      <w:r w:rsidRPr="009C6F6C">
        <w:rPr>
          <w:rFonts w:ascii="Times New Roman" w:eastAsia="Times New Roman" w:hAnsi="Times New Roman" w:cs="David"/>
          <w:sz w:val="20"/>
          <w:szCs w:val="24"/>
          <w:rtl/>
          <w:lang w:eastAsia="he-IL"/>
        </w:rPr>
        <w:t>ישא</w:t>
      </w:r>
      <w:proofErr w:type="spellEnd"/>
      <w:r w:rsidRPr="009C6F6C">
        <w:rPr>
          <w:rFonts w:ascii="Times New Roman" w:eastAsia="Times New Roman" w:hAnsi="Times New Roman" w:cs="David"/>
          <w:sz w:val="20"/>
          <w:szCs w:val="24"/>
          <w:rtl/>
          <w:lang w:eastAsia="he-IL"/>
        </w:rPr>
        <w:t xml:space="preserve"> לבדו </w:t>
      </w:r>
      <w:r w:rsidRPr="009C6F6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בגין מתן השירותים ו/או בגין </w:t>
      </w:r>
      <w:r w:rsidRPr="009C6F6C">
        <w:rPr>
          <w:rFonts w:ascii="Times New Roman" w:eastAsia="Times New Roman" w:hAnsi="Times New Roman" w:cs="David"/>
          <w:color w:val="000000"/>
          <w:sz w:val="24"/>
          <w:szCs w:val="24"/>
          <w:rtl/>
          <w:lang w:eastAsia="he-IL"/>
        </w:rPr>
        <w:lastRenderedPageBreak/>
        <w:t>התקבולים שיקבל ע</w:t>
      </w:r>
      <w:r w:rsidRPr="009C6F6C">
        <w:rPr>
          <w:rFonts w:ascii="Times New Roman" w:eastAsia="Times New Roman" w:hAnsi="Times New Roman" w:cs="David" w:hint="cs"/>
          <w:color w:val="000000"/>
          <w:sz w:val="24"/>
          <w:szCs w:val="24"/>
          <w:rtl/>
          <w:lang w:eastAsia="he-IL"/>
        </w:rPr>
        <w:t>ל פי</w:t>
      </w:r>
      <w:r w:rsidRPr="009C6F6C">
        <w:rPr>
          <w:rFonts w:ascii="Times New Roman" w:eastAsia="Times New Roman" w:hAnsi="Times New Roman" w:cs="David"/>
          <w:color w:val="000000"/>
          <w:sz w:val="24"/>
          <w:szCs w:val="24"/>
          <w:rtl/>
          <w:lang w:eastAsia="he-IL"/>
        </w:rPr>
        <w:t xml:space="preserve"> 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ובכלל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sz w:val="20"/>
          <w:szCs w:val="24"/>
          <w:rtl/>
          <w:lang w:eastAsia="he-IL"/>
        </w:rPr>
        <w:t xml:space="preserve"> תשלומי מס הכנסה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הלאומי שהוא חב בגין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2D14AE4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לאומי, תשלומים לקרנות איגודים מקצוע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0D6E44A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9C6F6C">
        <w:rPr>
          <w:rFonts w:ascii="Times New Roman" w:eastAsia="Times New Roman" w:hAnsi="Times New Roman" w:cs="David"/>
          <w:color w:val="000000"/>
          <w:sz w:val="24"/>
          <w:szCs w:val="24"/>
          <w:rtl/>
          <w:lang w:eastAsia="he-IL"/>
        </w:rPr>
        <w:t>מבלי לגרוע מ</w:t>
      </w:r>
      <w:r w:rsidRPr="009C6F6C">
        <w:rPr>
          <w:rFonts w:ascii="Times New Roman" w:eastAsia="Times New Roman" w:hAnsi="Times New Roman" w:cs="David" w:hint="cs"/>
          <w:color w:val="000000"/>
          <w:sz w:val="24"/>
          <w:szCs w:val="24"/>
          <w:rtl/>
          <w:lang w:eastAsia="he-IL"/>
        </w:rPr>
        <w:t xml:space="preserve">כלליות </w:t>
      </w:r>
      <w:r w:rsidRPr="009C6F6C">
        <w:rPr>
          <w:rFonts w:ascii="Times New Roman" w:eastAsia="Times New Roman" w:hAnsi="Times New Roman" w:cs="David"/>
          <w:color w:val="000000"/>
          <w:sz w:val="24"/>
          <w:szCs w:val="24"/>
          <w:rtl/>
          <w:lang w:eastAsia="he-IL"/>
        </w:rPr>
        <w:t>האמור לעיל,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מצהיר ומתחייב</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אם י</w:t>
      </w:r>
      <w:r w:rsidRPr="009C6F6C">
        <w:rPr>
          <w:rFonts w:ascii="Times New Roman" w:eastAsia="Times New Roman" w:hAnsi="Times New Roman" w:cs="David" w:hint="cs"/>
          <w:color w:val="000000"/>
          <w:sz w:val="24"/>
          <w:szCs w:val="24"/>
          <w:rtl/>
          <w:lang w:eastAsia="he-IL"/>
        </w:rPr>
        <w:t>י</w:t>
      </w:r>
      <w:r w:rsidRPr="009C6F6C">
        <w:rPr>
          <w:rFonts w:ascii="Times New Roman" w:eastAsia="Times New Roman" w:hAnsi="Times New Roman" w:cs="David"/>
          <w:color w:val="000000"/>
          <w:sz w:val="24"/>
          <w:szCs w:val="24"/>
          <w:rtl/>
          <w:lang w:eastAsia="he-IL"/>
        </w:rPr>
        <w:t>דרש המזמין על ידי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על ידי מי מ</w:t>
      </w:r>
      <w:r w:rsidRPr="009C6F6C">
        <w:rPr>
          <w:rFonts w:ascii="Times New Roman" w:eastAsia="Times New Roman" w:hAnsi="Times New Roman" w:cs="David" w:hint="cs"/>
          <w:color w:val="000000"/>
          <w:sz w:val="24"/>
          <w:szCs w:val="24"/>
          <w:rtl/>
          <w:lang w:eastAsia="he-IL"/>
        </w:rPr>
        <w:t>שלוחיו ו/או עובדיו</w:t>
      </w:r>
      <w:r w:rsidRPr="009C6F6C">
        <w:rPr>
          <w:rFonts w:ascii="Times New Roman" w:eastAsia="Times New Roman" w:hAnsi="Times New Roman" w:cs="David"/>
          <w:color w:val="000000"/>
          <w:sz w:val="24"/>
          <w:szCs w:val="24"/>
          <w:rtl/>
          <w:lang w:eastAsia="he-IL"/>
        </w:rPr>
        <w:t xml:space="preserve"> ו/או</w:t>
      </w:r>
      <w:r w:rsidRPr="009C6F6C">
        <w:rPr>
          <w:rFonts w:ascii="Times New Roman" w:eastAsia="Times New Roman" w:hAnsi="Times New Roman" w:cs="David" w:hint="cs"/>
          <w:color w:val="000000"/>
          <w:sz w:val="24"/>
          <w:szCs w:val="24"/>
          <w:rtl/>
          <w:lang w:eastAsia="he-IL"/>
        </w:rPr>
        <w:t xml:space="preserve"> אחר מטעמו ו/או</w:t>
      </w:r>
      <w:r w:rsidRPr="009C6F6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כאמור, אזי ישפה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ייחשב </w:t>
      </w:r>
      <w:r w:rsidRPr="009C6F6C">
        <w:rPr>
          <w:rFonts w:ascii="Times New Roman" w:eastAsia="Times New Roman" w:hAnsi="Times New Roman" w:cs="David" w:hint="cs"/>
          <w:color w:val="000000"/>
          <w:sz w:val="24"/>
          <w:szCs w:val="24"/>
          <w:rtl/>
          <w:lang w:eastAsia="he-IL"/>
        </w:rPr>
        <w:t>כ</w:t>
      </w:r>
      <w:r w:rsidRPr="009C6F6C">
        <w:rPr>
          <w:rFonts w:ascii="Times New Roman" w:eastAsia="Times New Roman" w:hAnsi="Times New Roman" w:cs="David"/>
          <w:color w:val="000000"/>
          <w:sz w:val="24"/>
          <w:szCs w:val="24"/>
          <w:rtl/>
          <w:lang w:eastAsia="he-IL"/>
        </w:rPr>
        <w:t>חוב המגיע למזמין מאת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w:t>
      </w:r>
    </w:p>
    <w:p w14:paraId="5A4CFF0E"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בשים לב לאמור לעיל, אם יקבע פורום מוסמך כלשהו</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נתקיימו יחסי עובד ומעביד בין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מי מעובדיו</w:t>
      </w:r>
      <w:r w:rsidRPr="009C6F6C">
        <w:rPr>
          <w:rFonts w:ascii="Times New Roman" w:eastAsia="Times New Roman" w:hAnsi="Times New Roman" w:cs="David" w:hint="cs"/>
          <w:color w:val="000000"/>
          <w:sz w:val="24"/>
          <w:szCs w:val="24"/>
          <w:rtl/>
          <w:lang w:eastAsia="he-IL"/>
        </w:rPr>
        <w:t xml:space="preserve"> ו/או מי משלוחיו ו/או אחר מטעמו</w:t>
      </w:r>
      <w:r w:rsidRPr="009C6F6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9C6F6C">
        <w:rPr>
          <w:rFonts w:ascii="Times New Roman" w:eastAsia="Times New Roman" w:hAnsi="Times New Roman" w:cs="David" w:hint="cs"/>
          <w:color w:val="000000"/>
          <w:sz w:val="24"/>
          <w:szCs w:val="24"/>
          <w:rtl/>
          <w:lang w:eastAsia="he-IL"/>
        </w:rPr>
        <w:t>.</w:t>
      </w:r>
    </w:p>
    <w:p w14:paraId="56E198FF"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הבאת החוזה לגמר או ביטולו</w:t>
      </w:r>
    </w:p>
    <w:p w14:paraId="27B7517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EBD3279"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על אף האמור בכל מקום אחר בחוזה </w:t>
      </w:r>
      <w:r w:rsidRPr="009C6F6C">
        <w:rPr>
          <w:rFonts w:ascii="Times New Roman" w:eastAsia="Times New Roman" w:hAnsi="Times New Roman" w:cs="David" w:hint="cs"/>
          <w:sz w:val="20"/>
          <w:szCs w:val="24"/>
          <w:rtl/>
          <w:lang w:eastAsia="he-IL"/>
        </w:rPr>
        <w:t xml:space="preserve">זה על נספחיו, </w:t>
      </w:r>
      <w:r w:rsidRPr="009C6F6C">
        <w:rPr>
          <w:rFonts w:ascii="Times New Roman" w:eastAsia="Times New Roman" w:hAnsi="Times New Roman" w:cs="David"/>
          <w:sz w:val="20"/>
          <w:szCs w:val="24"/>
          <w:rtl/>
          <w:lang w:eastAsia="he-IL"/>
        </w:rPr>
        <w:t>רשאי המזמין,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ניתנה הודעה כאמור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9C6F6C">
        <w:rPr>
          <w:rFonts w:ascii="Times New Roman" w:eastAsia="Times New Roman" w:hAnsi="Times New Roman" w:cs="David" w:hint="cs"/>
          <w:sz w:val="20"/>
          <w:szCs w:val="24"/>
          <w:rtl/>
          <w:lang w:eastAsia="he-IL"/>
        </w:rPr>
        <w:t>-7</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מים</w:t>
      </w:r>
      <w:r w:rsidRPr="009C6F6C">
        <w:rPr>
          <w:rFonts w:ascii="Times New Roman" w:eastAsia="Times New Roman" w:hAnsi="Times New Roman" w:cs="David"/>
          <w:sz w:val="20"/>
          <w:szCs w:val="24"/>
          <w:rtl/>
          <w:lang w:eastAsia="he-IL"/>
        </w:rPr>
        <w:t xml:space="preserve"> מיום משלוחה (להלן: "</w:t>
      </w:r>
      <w:r w:rsidRPr="009C6F6C">
        <w:rPr>
          <w:rFonts w:ascii="Times New Roman" w:eastAsia="Times New Roman" w:hAnsi="Times New Roman" w:cs="David"/>
          <w:b/>
          <w:bCs/>
          <w:sz w:val="20"/>
          <w:szCs w:val="24"/>
          <w:rtl/>
          <w:lang w:eastAsia="he-IL"/>
        </w:rPr>
        <w:t>תאריך הפסקת השרות</w:t>
      </w:r>
      <w:r w:rsidRPr="009C6F6C">
        <w:rPr>
          <w:rFonts w:ascii="Times New Roman" w:eastAsia="Times New Roman" w:hAnsi="Times New Roman" w:cs="David"/>
          <w:sz w:val="20"/>
          <w:szCs w:val="24"/>
          <w:rtl/>
          <w:lang w:eastAsia="he-IL"/>
        </w:rPr>
        <w:t>").</w:t>
      </w:r>
    </w:p>
    <w:p w14:paraId="7B46298A"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כאמור בסעיף 12.1.1 לעיל,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צע עד לתאריך הפסקת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 ו - ה'</w:t>
      </w:r>
      <w:r w:rsidRPr="009C6F6C">
        <w:rPr>
          <w:rFonts w:ascii="Times New Roman" w:eastAsia="Times New Roman" w:hAnsi="Times New Roman" w:cs="David"/>
          <w:sz w:val="20"/>
          <w:szCs w:val="24"/>
          <w:rtl/>
          <w:lang w:eastAsia="he-IL"/>
        </w:rPr>
        <w:t>. במקרה שבוצע חלק של קטע ו/או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ישולם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 המנהל.</w:t>
      </w:r>
    </w:p>
    <w:p w14:paraId="4DB48E50"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לטענה </w:t>
      </w:r>
      <w:r w:rsidRPr="009C6F6C">
        <w:rPr>
          <w:rFonts w:ascii="Times New Roman" w:eastAsia="Times New Roman" w:hAnsi="Times New Roman" w:cs="David" w:hint="cs"/>
          <w:sz w:val="20"/>
          <w:szCs w:val="24"/>
          <w:rtl/>
          <w:lang w:eastAsia="he-IL"/>
        </w:rPr>
        <w:t>ו/או דרישה ו/או תלונה ו/</w:t>
      </w:r>
      <w:r w:rsidRPr="009C6F6C">
        <w:rPr>
          <w:rFonts w:ascii="Times New Roman" w:eastAsia="Times New Roman" w:hAnsi="Times New Roman" w:cs="David"/>
          <w:sz w:val="20"/>
          <w:szCs w:val="24"/>
          <w:rtl/>
          <w:lang w:eastAsia="he-IL"/>
        </w:rPr>
        <w:t>או תביעה כלשהי, פרט לאמור בסעיף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והשכר שישולם לפי 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22C48495"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תוך 12 חודש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מהבאת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כאמור</w:t>
      </w:r>
      <w:r w:rsidRPr="009C6F6C">
        <w:rPr>
          <w:rFonts w:ascii="Times New Roman" w:eastAsia="Times New Roman" w:hAnsi="Times New Roman" w:cs="David" w:hint="cs"/>
          <w:sz w:val="20"/>
          <w:szCs w:val="24"/>
          <w:rtl/>
          <w:lang w:eastAsia="he-IL"/>
        </w:rPr>
        <w:t>, רשאי המזמין</w:t>
      </w:r>
      <w:r w:rsidRPr="009C6F6C">
        <w:rPr>
          <w:rFonts w:ascii="Times New Roman" w:eastAsia="Times New Roman" w:hAnsi="Times New Roman" w:cs="David"/>
          <w:sz w:val="20"/>
          <w:szCs w:val="24"/>
          <w:rtl/>
          <w:lang w:eastAsia="he-IL"/>
        </w:rPr>
        <w:t xml:space="preserve"> לחדשו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במקרה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לחדש את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תנאי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681F02B9"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במקרה שחוזה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מצוות הדין)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לתשלום כמוגדר בסעיף 12.3.2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ויחולו הסעיפים 12.1.3 ו- 12.1.4 לעיל.</w:t>
      </w:r>
    </w:p>
    <w:p w14:paraId="08B84EB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1AFD430"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מבלי לגרוע מזכויות מזמין לפי סעיף 12.1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זכאי המזמין לבטל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בלא צורך בהודעה מוקדמת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אחד מהמקרים הבאים:</w:t>
      </w:r>
    </w:p>
    <w:p w14:paraId="716C00E3"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ו/או לא קיים איזה מהוראות החוזה ולא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קן </w:t>
      </w:r>
      <w:r w:rsidRPr="009C6F6C">
        <w:rPr>
          <w:rFonts w:ascii="Times New Roman" w:eastAsia="Times New Roman" w:hAnsi="Times New Roman" w:cs="David" w:hint="cs"/>
          <w:sz w:val="20"/>
          <w:szCs w:val="24"/>
          <w:rtl/>
          <w:lang w:eastAsia="he-IL"/>
        </w:rPr>
        <w:t>את ה</w:t>
      </w:r>
      <w:r w:rsidRPr="009C6F6C">
        <w:rPr>
          <w:rFonts w:ascii="Times New Roman" w:eastAsia="Times New Roman" w:hAnsi="Times New Roman" w:cs="David"/>
          <w:sz w:val="20"/>
          <w:szCs w:val="24"/>
          <w:rtl/>
          <w:lang w:eastAsia="he-IL"/>
        </w:rPr>
        <w:t>הפרה</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לאחר שק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התראה על כך מהמזמין בתוך הזמן הנקוב בהתראה.</w:t>
      </w:r>
    </w:p>
    <w:p w14:paraId="576B014B"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התרה ב</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שאין הוא מבצע את עבודתו בצורה המבטיחה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נקט בצעדים המבטיחים לדעת המזמין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w:t>
      </w:r>
    </w:p>
    <w:p w14:paraId="3F1D8BC3"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את הוראת סעיף 7.5 לעיל.</w:t>
      </w:r>
    </w:p>
    <w:p w14:paraId="6B8798CB"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נבצר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מהמנהל הראשי לקיים את ה</w:t>
      </w:r>
      <w:r w:rsidRPr="009C6F6C">
        <w:rPr>
          <w:rFonts w:ascii="Times New Roman" w:eastAsia="Times New Roman" w:hAnsi="Times New Roman" w:cs="David" w:hint="cs"/>
          <w:sz w:val="20"/>
          <w:szCs w:val="24"/>
          <w:rtl/>
          <w:lang w:eastAsia="he-IL"/>
        </w:rPr>
        <w:t xml:space="preserve">וראות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יחול הסעיף 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לפעולה משפטית או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אם ארע אירוע דומה.</w:t>
      </w:r>
    </w:p>
    <w:p w14:paraId="4BFDA599"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חל שינוי בהחזקת המניות ו/או בהרכב המנהלים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5CC6B02D"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בוטל החוזה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שהוא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עד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טול החוזה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bCs/>
          <w:sz w:val="20"/>
          <w:szCs w:val="24"/>
          <w:rtl/>
          <w:lang w:eastAsia="he-IL"/>
        </w:rPr>
        <w:t xml:space="preserve">ו -ה' </w:t>
      </w:r>
      <w:r w:rsidRPr="009C6F6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 כפי שיקבע המנהל, וזאת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w:t>
      </w:r>
    </w:p>
    <w:p w14:paraId="4D61A722"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לטענה</w:t>
      </w:r>
      <w:r w:rsidRPr="009C6F6C">
        <w:rPr>
          <w:rFonts w:ascii="Times New Roman" w:eastAsia="Times New Roman" w:hAnsi="Times New Roman" w:cs="David" w:hint="cs"/>
          <w:sz w:val="20"/>
          <w:szCs w:val="24"/>
          <w:rtl/>
          <w:lang w:eastAsia="he-IL"/>
        </w:rPr>
        <w:t xml:space="preserve"> ו/או לדרישה ו/או לתלונה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תביעה כלשהי, פרט לאמור בסעיף 12.3.2 לעיל, והשכר שישולם לפי סעיף 12.3.2</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החוזה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365595B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השירותים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 זה או אם אירע אירוע דומה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סעיפים 12.3.2 ו - 12.3.3 לעיל.</w:t>
      </w:r>
    </w:p>
    <w:p w14:paraId="0C5CBF6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סעיפים 12.1, 12.2 ו-12.3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הסעיפים הנ"ל.</w:t>
      </w:r>
    </w:p>
    <w:p w14:paraId="5D27C84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מקרה של 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או ביטולו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למסור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המשך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שבוצעו עד לאותו מועד,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מסכים לכך ולא יהיה זכאי לדבר בגין זאת.</w:t>
      </w:r>
    </w:p>
    <w:p w14:paraId="5A3B414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אימת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יקיים איזו מהתחייבויותיו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E4439C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השתמש המזמין בזכותו על פי סעיף 12.7 לעיל, יהיה הוא רשאי לגבות מאת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A6A54BA"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2C412296" w14:textId="77777777" w:rsidR="009C6F6C" w:rsidRPr="009C6F6C" w:rsidRDefault="009C6F6C" w:rsidP="009C6F6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9D8A51D"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lastRenderedPageBreak/>
        <w:t>העברת זכויות</w:t>
      </w:r>
    </w:p>
    <w:p w14:paraId="6743347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להסב לאחר את החוזה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כל חלק ממנו, וכן אין הוא רשאי להעביר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להסב לאחר כל זכות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חובה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אלא בהסכמת המזמין בכתב ומראש.</w:t>
      </w:r>
    </w:p>
    <w:p w14:paraId="18404E1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למסור לאחר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כולם או מקצתם, אלא בהסכמת המזמין בכתב ומראש.</w:t>
      </w:r>
    </w:p>
    <w:p w14:paraId="75FF825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ניתנה הסכמת המזמין לפי סעיפים 13.1 או 13.2 לעיל, הרי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אין בכך כדי לפטור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והתחייבויותיו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 xml:space="preserve"> ומזכויות המזמין על פיו,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באחריות מלאה, כלפי המזמין וכלפי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 xml:space="preserve">צד שלישי שהוא, גם לכל מעשה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באי כחם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עובדיהם</w:t>
      </w:r>
      <w:r w:rsidRPr="009C6F6C">
        <w:rPr>
          <w:rFonts w:ascii="Times New Roman" w:eastAsia="Times New Roman" w:hAnsi="Times New Roman" w:cs="David" w:hint="cs"/>
          <w:sz w:val="20"/>
          <w:szCs w:val="24"/>
          <w:rtl/>
          <w:lang w:eastAsia="he-IL"/>
        </w:rPr>
        <w:t xml:space="preserve"> ו/או מי מטעמם</w:t>
      </w:r>
      <w:r w:rsidRPr="009C6F6C">
        <w:rPr>
          <w:rFonts w:ascii="Times New Roman" w:eastAsia="Times New Roman" w:hAnsi="Times New Roman" w:cs="David"/>
          <w:sz w:val="20"/>
          <w:szCs w:val="24"/>
          <w:rtl/>
          <w:lang w:eastAsia="he-IL"/>
        </w:rPr>
        <w:t>, ואילו למזמין ישמרו כל זכויותיו כלפי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66375AB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בפיקוחו הישיר של המנהל הראשי. מבלי לגרוע מהתחי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מהאמור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סעיף 12.3.2 ו-12.3.3 לעיל.</w:t>
      </w:r>
    </w:p>
    <w:p w14:paraId="749FA033"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2AD1CB8D" w14:textId="77777777" w:rsidR="009C6F6C" w:rsidRPr="009C6F6C" w:rsidRDefault="009C6F6C" w:rsidP="009C6F6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סיום שרותי ה</w:t>
      </w:r>
      <w:r w:rsidR="00141D80">
        <w:rPr>
          <w:rFonts w:ascii="Times New Roman" w:eastAsia="Times New Roman" w:hAnsi="Times New Roman" w:cs="David"/>
          <w:bCs/>
          <w:sz w:val="20"/>
          <w:szCs w:val="24"/>
          <w:u w:val="single"/>
          <w:rtl/>
          <w:lang w:eastAsia="he-IL"/>
        </w:rPr>
        <w:t>יועץ</w:t>
      </w:r>
    </w:p>
    <w:p w14:paraId="4D7A9FFC"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יחושבו כבאים לסיום בכל אחד מהמקרים הבאים:</w:t>
      </w:r>
    </w:p>
    <w:p w14:paraId="7458767D"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הובא לידי </w:t>
      </w:r>
      <w:r w:rsidRPr="009C6F6C">
        <w:rPr>
          <w:rFonts w:ascii="Times New Roman" w:eastAsia="Times New Roman" w:hAnsi="Times New Roman" w:cs="David" w:hint="cs"/>
          <w:sz w:val="20"/>
          <w:szCs w:val="24"/>
          <w:rtl/>
          <w:lang w:eastAsia="he-IL"/>
        </w:rPr>
        <w:t>גמר</w:t>
      </w:r>
      <w:r w:rsidRPr="009C6F6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במסגרת הוראות אותו סעיף.</w:t>
      </w:r>
    </w:p>
    <w:p w14:paraId="00C6817D"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עם מתן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הושלם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5A62576C"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סודיות והמצאת מסמכים</w:t>
      </w:r>
    </w:p>
    <w:p w14:paraId="09C0C13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העתקים וניירות עבודה, בין שהוכנו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 על ידי</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י מ</w:t>
      </w:r>
      <w:r w:rsidRPr="009C6F6C">
        <w:rPr>
          <w:rFonts w:ascii="Times New Roman" w:eastAsia="Times New Roman" w:hAnsi="Times New Roman" w:cs="David"/>
          <w:sz w:val="20"/>
          <w:szCs w:val="24"/>
          <w:rtl/>
          <w:lang w:eastAsia="he-IL"/>
        </w:rPr>
        <w:t xml:space="preserve">טעמו ובין שהוכנו על ידי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מי </w:t>
      </w:r>
      <w:r w:rsidRPr="009C6F6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2C177B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מבלי לגרוע מאחריותו </w:t>
      </w:r>
      <w:r w:rsidRPr="009C6F6C">
        <w:rPr>
          <w:rFonts w:ascii="Times New Roman" w:eastAsia="Times New Roman" w:hAnsi="Times New Roman" w:cs="David" w:hint="cs"/>
          <w:sz w:val="20"/>
          <w:szCs w:val="24"/>
          <w:rtl/>
          <w:lang w:eastAsia="he-IL"/>
        </w:rPr>
        <w:t>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על פי כל דין, ינקוט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יציית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לכל דרישה של המנהל בדבר נקיטת אמצעי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מיד עם אירועה.</w:t>
      </w:r>
    </w:p>
    <w:p w14:paraId="131B1A7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יחתים את עובדיו</w:t>
      </w:r>
      <w:r w:rsidRPr="009C6F6C">
        <w:rPr>
          <w:rFonts w:ascii="Times New Roman" w:eastAsia="Times New Roman" w:hAnsi="Times New Roman" w:cs="David" w:hint="cs"/>
          <w:sz w:val="20"/>
          <w:szCs w:val="24"/>
          <w:rtl/>
          <w:lang w:eastAsia="he-IL"/>
        </w:rPr>
        <w:t xml:space="preserve"> ו/או </w:t>
      </w:r>
      <w:proofErr w:type="spellStart"/>
      <w:r w:rsidRPr="009C6F6C">
        <w:rPr>
          <w:rFonts w:ascii="Times New Roman" w:eastAsia="Times New Roman" w:hAnsi="Times New Roman" w:cs="David" w:hint="cs"/>
          <w:sz w:val="20"/>
          <w:szCs w:val="24"/>
          <w:rtl/>
          <w:lang w:eastAsia="he-IL"/>
        </w:rPr>
        <w:t>שלוחיו</w:t>
      </w:r>
      <w:proofErr w:type="spellEnd"/>
      <w:r w:rsidRPr="009C6F6C">
        <w:rPr>
          <w:rFonts w:ascii="Times New Roman" w:eastAsia="Times New Roman" w:hAnsi="Times New Roman" w:cs="David" w:hint="cs"/>
          <w:sz w:val="20"/>
          <w:szCs w:val="24"/>
          <w:rtl/>
          <w:lang w:eastAsia="he-IL"/>
        </w:rPr>
        <w:t xml:space="preserve"> ו/או אחר מטעמו</w:t>
      </w:r>
      <w:r w:rsidRPr="009C6F6C">
        <w:rPr>
          <w:rFonts w:ascii="Times New Roman" w:eastAsia="Times New Roman" w:hAnsi="Times New Roman" w:cs="David"/>
          <w:sz w:val="20"/>
          <w:szCs w:val="24"/>
          <w:rtl/>
          <w:lang w:eastAsia="he-IL"/>
        </w:rPr>
        <w:t xml:space="preserve"> בקשר עם ביצוע הסכם זה</w:t>
      </w:r>
      <w:r w:rsidRPr="009C6F6C">
        <w:rPr>
          <w:rFonts w:ascii="Times New Roman" w:eastAsia="Times New Roman" w:hAnsi="Times New Roman" w:cs="David" w:hint="cs"/>
          <w:sz w:val="20"/>
          <w:szCs w:val="24"/>
          <w:rtl/>
          <w:lang w:eastAsia="he-IL"/>
        </w:rPr>
        <w:t xml:space="preserve"> על נספחיו,</w:t>
      </w:r>
      <w:r w:rsidRPr="009C6F6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9C6F6C">
        <w:rPr>
          <w:rFonts w:ascii="Times New Roman" w:eastAsia="Times New Roman" w:hAnsi="Times New Roman" w:cs="David"/>
          <w:bCs/>
          <w:sz w:val="20"/>
          <w:szCs w:val="24"/>
          <w:rtl/>
          <w:lang w:eastAsia="he-IL"/>
        </w:rPr>
        <w:t>ו'</w:t>
      </w:r>
      <w:r w:rsidRPr="009C6F6C">
        <w:rPr>
          <w:rFonts w:ascii="Times New Roman" w:eastAsia="Times New Roman" w:hAnsi="Times New Roman" w:cs="David"/>
          <w:sz w:val="20"/>
          <w:szCs w:val="24"/>
          <w:rtl/>
          <w:lang w:eastAsia="he-IL"/>
        </w:rPr>
        <w:t>,.</w:t>
      </w:r>
    </w:p>
    <w:p w14:paraId="11D3701F"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לפי דרישת המזמין ועם סיום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9C6F6C">
        <w:rPr>
          <w:rFonts w:ascii="Times New Roman" w:eastAsia="Times New Roman" w:hAnsi="Times New Roman" w:cs="David" w:hint="cs"/>
          <w:sz w:val="20"/>
          <w:szCs w:val="24"/>
          <w:rtl/>
          <w:lang w:eastAsia="he-IL"/>
        </w:rPr>
        <w:t>.</w:t>
      </w:r>
    </w:p>
    <w:p w14:paraId="778118C5"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ויתור על זכויות מצד ה</w:t>
      </w:r>
      <w:r w:rsidR="00141D80">
        <w:rPr>
          <w:rFonts w:ascii="Times New Roman" w:eastAsia="Times New Roman" w:hAnsi="Times New Roman" w:cs="David"/>
          <w:bCs/>
          <w:sz w:val="20"/>
          <w:szCs w:val="24"/>
          <w:u w:val="single"/>
          <w:rtl/>
          <w:lang w:eastAsia="he-IL"/>
        </w:rPr>
        <w:t>יועץ</w:t>
      </w:r>
    </w:p>
    <w:p w14:paraId="2EA030A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 xml:space="preserve">השתמש המזמין כדין בסמכות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כל טענה ו/או דרישה ו/או תלונה ו/או</w:t>
      </w:r>
      <w:r w:rsidRPr="009C6F6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לתבוע פיצוי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w:t>
      </w:r>
      <w:r w:rsidRPr="009C6F6C">
        <w:rPr>
          <w:rFonts w:ascii="Times New Roman" w:eastAsia="Times New Roman" w:hAnsi="Times New Roman" w:cs="David" w:hint="cs"/>
          <w:sz w:val="20"/>
          <w:szCs w:val="24"/>
          <w:rtl/>
          <w:lang w:eastAsia="he-IL"/>
        </w:rPr>
        <w:t xml:space="preserve"> שיפוי ו/או</w:t>
      </w:r>
      <w:r w:rsidRPr="009C6F6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פגיעה במוניטין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הפסד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הפסד רווח העלולים להיגרם לו עקב הביטול</w:t>
      </w:r>
      <w:r w:rsidRPr="009C6F6C">
        <w:rPr>
          <w:rFonts w:ascii="Times New Roman" w:eastAsia="Times New Roman" w:hAnsi="Times New Roman" w:cs="David" w:hint="cs"/>
          <w:sz w:val="20"/>
          <w:szCs w:val="24"/>
          <w:rtl/>
          <w:lang w:eastAsia="he-IL"/>
        </w:rPr>
        <w:t xml:space="preserve"> או</w:t>
      </w:r>
      <w:r w:rsidRPr="009C6F6C">
        <w:rPr>
          <w:rFonts w:ascii="Times New Roman" w:eastAsia="Times New Roman" w:hAnsi="Times New Roman" w:cs="David"/>
          <w:sz w:val="20"/>
          <w:szCs w:val="24"/>
          <w:rtl/>
          <w:lang w:eastAsia="he-IL"/>
        </w:rPr>
        <w:t xml:space="preserve"> ההפסקה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מכל סיבה אחרת.</w:t>
      </w:r>
    </w:p>
    <w:p w14:paraId="527776DF"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שביצע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w:t>
      </w:r>
    </w:p>
    <w:p w14:paraId="4C181AAF"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המשך 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מסירתם לידי </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והינו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על פי דרישת המזמין ישתף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פעולה עם המזמין ו/או עם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w:t>
      </w:r>
    </w:p>
    <w:p w14:paraId="53C484F6"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שונות</w:t>
      </w:r>
    </w:p>
    <w:p w14:paraId="352DC5F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מתחייב לבצע את השירותים שעליו לבצע אישית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w:t>
      </w:r>
      <w:r w:rsidRPr="009C6F6C">
        <w:rPr>
          <w:rFonts w:ascii="Times New Roman" w:eastAsia="Times New Roman" w:hAnsi="Times New Roman" w:cs="David" w:hint="cs"/>
          <w:sz w:val="20"/>
          <w:szCs w:val="24"/>
          <w:rtl/>
          <w:lang w:eastAsia="he-IL"/>
        </w:rPr>
        <w:t xml:space="preserve"> זה והינו</w:t>
      </w:r>
      <w:r w:rsidRPr="009C6F6C">
        <w:rPr>
          <w:rFonts w:ascii="Times New Roman" w:eastAsia="Times New Roman" w:hAnsi="Times New Roman" w:cs="David"/>
          <w:sz w:val="20"/>
          <w:szCs w:val="24"/>
          <w:rtl/>
          <w:lang w:eastAsia="he-IL"/>
        </w:rPr>
        <w:t xml:space="preserve"> אחראי וערב כלפי המזמין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w:t>
      </w:r>
    </w:p>
    <w:p w14:paraId="381013C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צד אשר יפר או לא יקיים איזו מהתחייבויותיו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יהיה חייב לפצות את הצד המקיים על כל הנזקים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ההפסדים שיגרמו לו עקב 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מבלי לגרוע מזכות הצד המקיים לכל סעד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תרופה אחרים ו/או נוספים.</w:t>
      </w:r>
    </w:p>
    <w:p w14:paraId="5BD2C574"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למניעת ספקות מוצהר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FEDD406"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9C6F6C">
        <w:rPr>
          <w:rFonts w:ascii="Times New Roman" w:eastAsia="Times New Roman" w:hAnsi="Times New Roman" w:cs="David" w:hint="cs"/>
          <w:sz w:val="20"/>
          <w:szCs w:val="24"/>
          <w:rtl/>
          <w:lang w:eastAsia="he-IL"/>
        </w:rPr>
        <w:t>נבע</w:t>
      </w:r>
      <w:r w:rsidRPr="009C6F6C">
        <w:rPr>
          <w:rFonts w:ascii="Times New Roman" w:eastAsia="Times New Roman" w:hAnsi="Times New Roman" w:cs="David"/>
          <w:sz w:val="20"/>
          <w:szCs w:val="24"/>
          <w:rtl/>
          <w:lang w:eastAsia="he-IL"/>
        </w:rPr>
        <w:t xml:space="preserve"> מאי עמידתו בהתחייבויותיו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w:t>
      </w:r>
    </w:p>
    <w:p w14:paraId="21EBBEB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זכאי לקזז כנגד כל 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מאת 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כל סכום שלפי טענתו מגיע לו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וכל זכות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לתשלום מהמזמין כפופה לזכות הקיזוז הנ"ל.</w:t>
      </w:r>
    </w:p>
    <w:p w14:paraId="6BFFAEA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כל </w:t>
      </w:r>
      <w:r w:rsidRPr="009C6F6C">
        <w:rPr>
          <w:rFonts w:ascii="Times New Roman" w:eastAsia="Times New Roman" w:hAnsi="Times New Roman" w:cs="David" w:hint="cs"/>
          <w:sz w:val="20"/>
          <w:szCs w:val="24"/>
          <w:rtl/>
          <w:lang w:eastAsia="he-IL"/>
        </w:rPr>
        <w:t>אחת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אחת מהתחייבויות המזמין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מותנה בכך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תחילה את 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עד לאותו מועד. המזמין זכאי, מבלי לפגוע </w:t>
      </w:r>
      <w:r w:rsidRPr="009C6F6C">
        <w:rPr>
          <w:rFonts w:ascii="Times New Roman" w:eastAsia="Times New Roman" w:hAnsi="Times New Roman" w:cs="David" w:hint="cs"/>
          <w:sz w:val="20"/>
          <w:szCs w:val="24"/>
          <w:rtl/>
          <w:lang w:eastAsia="he-IL"/>
        </w:rPr>
        <w:t>מכלליות ה</w:t>
      </w:r>
      <w:r w:rsidRPr="009C6F6C">
        <w:rPr>
          <w:rFonts w:ascii="Times New Roman" w:eastAsia="Times New Roman" w:hAnsi="Times New Roman" w:cs="David"/>
          <w:sz w:val="20"/>
          <w:szCs w:val="24"/>
          <w:rtl/>
          <w:lang w:eastAsia="he-IL"/>
        </w:rPr>
        <w:t>אמור בכל מקום אחר בחוזה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לעכב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כלשהי מהתחייבויותיו עד לאחר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קיים את התחייבויותיו כאמור.</w:t>
      </w:r>
    </w:p>
    <w:p w14:paraId="4ADCC79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שום התנהגות מצד</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של מי</w:t>
      </w:r>
      <w:r w:rsidRPr="009C6F6C">
        <w:rPr>
          <w:rFonts w:ascii="Times New Roman" w:eastAsia="Times New Roman" w:hAnsi="Times New Roman" w:cs="David"/>
          <w:sz w:val="20"/>
          <w:szCs w:val="24"/>
          <w:rtl/>
          <w:lang w:eastAsia="he-IL"/>
        </w:rPr>
        <w:t xml:space="preserve"> מהצדדים לא תחשב </w:t>
      </w:r>
      <w:proofErr w:type="spellStart"/>
      <w:r w:rsidRPr="009C6F6C">
        <w:rPr>
          <w:rFonts w:ascii="Times New Roman" w:eastAsia="Times New Roman" w:hAnsi="Times New Roman" w:cs="David"/>
          <w:sz w:val="20"/>
          <w:szCs w:val="24"/>
          <w:rtl/>
          <w:lang w:eastAsia="he-IL"/>
        </w:rPr>
        <w:t>כויתור</w:t>
      </w:r>
      <w:proofErr w:type="spellEnd"/>
      <w:r w:rsidRPr="009C6F6C">
        <w:rPr>
          <w:rFonts w:ascii="Times New Roman" w:eastAsia="Times New Roman" w:hAnsi="Times New Roman" w:cs="David"/>
          <w:sz w:val="20"/>
          <w:szCs w:val="24"/>
          <w:rtl/>
          <w:lang w:eastAsia="he-IL"/>
        </w:rPr>
        <w:t xml:space="preserve"> על איזה מזכויותיו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 כל</w:t>
      </w:r>
      <w:r w:rsidRPr="009C6F6C">
        <w:rPr>
          <w:rFonts w:ascii="Times New Roman" w:eastAsia="Times New Roman" w:hAnsi="Times New Roman" w:cs="David"/>
          <w:sz w:val="20"/>
          <w:szCs w:val="24"/>
          <w:rtl/>
          <w:lang w:eastAsia="he-IL"/>
        </w:rPr>
        <w:t xml:space="preserve"> דין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proofErr w:type="spellStart"/>
      <w:r w:rsidRPr="009C6F6C">
        <w:rPr>
          <w:rFonts w:ascii="Times New Roman" w:eastAsia="Times New Roman" w:hAnsi="Times New Roman" w:cs="David"/>
          <w:sz w:val="20"/>
          <w:szCs w:val="24"/>
          <w:rtl/>
          <w:lang w:eastAsia="he-IL"/>
        </w:rPr>
        <w:t>כויתור</w:t>
      </w:r>
      <w:proofErr w:type="spellEnd"/>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כהסכמה מצדו לאיזה הפרה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 קיום של תנאי מתנאי חוזה</w:t>
      </w:r>
      <w:r w:rsidRPr="009C6F6C">
        <w:rPr>
          <w:rFonts w:ascii="Times New Roman" w:eastAsia="Times New Roman" w:hAnsi="Times New Roman" w:cs="David" w:hint="cs"/>
          <w:sz w:val="20"/>
          <w:szCs w:val="24"/>
          <w:rtl/>
          <w:lang w:eastAsia="he-IL"/>
        </w:rPr>
        <w:t xml:space="preserve"> זה ו/</w:t>
      </w:r>
      <w:r w:rsidRPr="009C6F6C">
        <w:rPr>
          <w:rFonts w:ascii="Times New Roman" w:eastAsia="Times New Roman" w:hAnsi="Times New Roman" w:cs="David"/>
          <w:sz w:val="20"/>
          <w:szCs w:val="24"/>
          <w:rtl/>
          <w:lang w:eastAsia="he-IL"/>
        </w:rPr>
        <w:t xml:space="preserve"> או כנותנת דחייה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ארכה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כל פעולה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יש לעשותה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טול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תוספת של תנאי </w:t>
      </w:r>
      <w:r w:rsidRPr="009C6F6C">
        <w:rPr>
          <w:rFonts w:ascii="Times New Roman" w:eastAsia="Times New Roman" w:hAnsi="Times New Roman" w:cs="David" w:hint="cs"/>
          <w:sz w:val="20"/>
          <w:szCs w:val="24"/>
          <w:rtl/>
          <w:lang w:eastAsia="he-IL"/>
        </w:rPr>
        <w:t>כלשהו</w:t>
      </w:r>
      <w:r w:rsidRPr="009C6F6C">
        <w:rPr>
          <w:rFonts w:ascii="Times New Roman" w:eastAsia="Times New Roman" w:hAnsi="Times New Roman" w:cs="David"/>
          <w:sz w:val="20"/>
          <w:szCs w:val="24"/>
          <w:rtl/>
          <w:lang w:eastAsia="he-IL"/>
        </w:rPr>
        <w:t>, אלא אם נעשו במפורש ובכתב.</w:t>
      </w:r>
    </w:p>
    <w:p w14:paraId="12E0B974"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מכלליות האמור לעיל -</w:t>
      </w:r>
    </w:p>
    <w:p w14:paraId="52375E52"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הסכמה מצד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312A5F0F"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השתמשו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תור כלשהו על זכויות וחובות לפי החוזה.</w:t>
      </w:r>
    </w:p>
    <w:p w14:paraId="418D922C"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במידה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כולל מספר גופים או יחידים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 זה.</w:t>
      </w:r>
    </w:p>
    <w:p w14:paraId="6F2D860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רק כפי חלקו המפורט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בגין כל חיוב מחיובי המזמין </w:t>
      </w:r>
      <w:r w:rsidRPr="009C6F6C">
        <w:rPr>
          <w:rFonts w:ascii="Times New Roman" w:eastAsia="Times New Roman" w:hAnsi="Times New Roman" w:cs="David" w:hint="cs"/>
          <w:sz w:val="24"/>
          <w:szCs w:val="24"/>
          <w:rtl/>
          <w:lang w:eastAsia="he-IL"/>
        </w:rPr>
        <w:t>על פי</w:t>
      </w:r>
      <w:r w:rsidRPr="009C6F6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על פ</w:t>
      </w:r>
      <w:r w:rsidRPr="009C6F6C">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9C6F6C">
        <w:rPr>
          <w:rFonts w:ascii="Times New Roman" w:eastAsia="Times New Roman" w:hAnsi="Times New Roman" w:cs="David"/>
          <w:sz w:val="24"/>
          <w:szCs w:val="24"/>
          <w:rtl/>
          <w:lang w:eastAsia="he-IL"/>
        </w:rPr>
        <w:t>לס"ק</w:t>
      </w:r>
      <w:proofErr w:type="spellEnd"/>
      <w:r w:rsidRPr="009C6F6C">
        <w:rPr>
          <w:rFonts w:ascii="Times New Roman" w:eastAsia="Times New Roman" w:hAnsi="Times New Roman" w:cs="David"/>
          <w:sz w:val="24"/>
          <w:szCs w:val="24"/>
          <w:rtl/>
          <w:lang w:eastAsia="he-IL"/>
        </w:rPr>
        <w:t xml:space="preserve"> זה.</w:t>
      </w:r>
    </w:p>
    <w:p w14:paraId="407B0DBC" w14:textId="77777777" w:rsidR="009C6F6C" w:rsidRPr="009C6F6C" w:rsidRDefault="009C6F6C" w:rsidP="009C6F6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9C6F6C">
        <w:rPr>
          <w:rFonts w:ascii="Times New Roman" w:eastAsia="Times New Roman" w:hAnsi="Times New Roman" w:cs="David"/>
          <w:sz w:val="24"/>
          <w:szCs w:val="24"/>
          <w:rtl/>
          <w:lang w:eastAsia="he-IL"/>
        </w:rPr>
        <w:t>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מתחייב בזה</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כל דרישה</w:t>
      </w:r>
      <w:r w:rsidRPr="009C6F6C">
        <w:rPr>
          <w:rFonts w:ascii="Times New Roman" w:eastAsia="Times New Roman" w:hAnsi="Times New Roman" w:cs="David" w:hint="cs"/>
          <w:sz w:val="24"/>
          <w:szCs w:val="24"/>
          <w:rtl/>
          <w:lang w:eastAsia="he-IL"/>
        </w:rPr>
        <w:t xml:space="preserve"> ו/או תלונה</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 xml:space="preserve">ו/או </w:t>
      </w:r>
      <w:r w:rsidRPr="009C6F6C">
        <w:rPr>
          <w:rFonts w:ascii="Times New Roman" w:eastAsia="Times New Roman" w:hAnsi="Times New Roman" w:cs="David"/>
          <w:sz w:val="24"/>
          <w:szCs w:val="24"/>
          <w:rtl/>
          <w:lang w:eastAsia="he-IL"/>
        </w:rPr>
        <w:t>טענה ו/או תביעה, ככל שתהיינה לו כנגד המזמין בגין חיובי המזמין ע</w:t>
      </w:r>
      <w:r w:rsidRPr="009C6F6C">
        <w:rPr>
          <w:rFonts w:ascii="Times New Roman" w:eastAsia="Times New Roman" w:hAnsi="Times New Roman" w:cs="David" w:hint="cs"/>
          <w:sz w:val="24"/>
          <w:szCs w:val="24"/>
          <w:rtl/>
          <w:lang w:eastAsia="he-IL"/>
        </w:rPr>
        <w:t>ל פי</w:t>
      </w:r>
      <w:r w:rsidRPr="009C6F6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אותו דין</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יחול לגבי תביעה של מי מיחידי המזמין כנגד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קרי</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תביעה כאמור</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w:t>
      </w:r>
    </w:p>
    <w:p w14:paraId="4BCACDD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E46DA0A"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למען הסר ספק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מוסכם ומוצהר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בכל מקרה ובכל נסיבות, להפסיק את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עם סיום חוזה זה, לפי העניין.</w:t>
      </w:r>
    </w:p>
    <w:p w14:paraId="3F2788E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ותשולמנה על ידו.</w:t>
      </w:r>
    </w:p>
    <w:p w14:paraId="6ABCB706" w14:textId="77777777" w:rsid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חוזה זה על נספחיו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9C6F6C">
        <w:rPr>
          <w:rFonts w:ascii="Times New Roman" w:eastAsia="Times New Roman" w:hAnsi="Times New Roman" w:cs="David"/>
          <w:sz w:val="20"/>
          <w:szCs w:val="24"/>
          <w:rtl/>
          <w:lang w:eastAsia="he-IL"/>
        </w:rPr>
        <w:t>מורשי</w:t>
      </w:r>
      <w:proofErr w:type="spellEnd"/>
      <w:r w:rsidRPr="009C6F6C">
        <w:rPr>
          <w:rFonts w:ascii="Times New Roman" w:eastAsia="Times New Roman" w:hAnsi="Times New Roman" w:cs="David"/>
          <w:sz w:val="20"/>
          <w:szCs w:val="24"/>
          <w:rtl/>
          <w:lang w:eastAsia="he-IL"/>
        </w:rPr>
        <w:t xml:space="preserve"> החתימה של המזמין.</w:t>
      </w:r>
    </w:p>
    <w:p w14:paraId="64C65398" w14:textId="77777777" w:rsidR="00FC5090" w:rsidDel="000E3710" w:rsidRDefault="00FC5090" w:rsidP="00FC5090">
      <w:pPr>
        <w:widowControl w:val="0"/>
        <w:spacing w:before="0" w:beforeAutospacing="0" w:after="200" w:afterAutospacing="0" w:line="240" w:lineRule="auto"/>
        <w:jc w:val="both"/>
        <w:rPr>
          <w:del w:id="8" w:author="Kook Sec" w:date="2021-11-22T13:42:00Z"/>
          <w:rFonts w:ascii="Times New Roman" w:eastAsia="Times New Roman" w:hAnsi="Times New Roman" w:cs="David"/>
          <w:sz w:val="20"/>
          <w:szCs w:val="24"/>
          <w:rtl/>
          <w:lang w:eastAsia="he-IL"/>
        </w:rPr>
      </w:pPr>
    </w:p>
    <w:p w14:paraId="2781D612" w14:textId="77777777" w:rsidR="00FC5090" w:rsidDel="000E3710" w:rsidRDefault="00FC5090" w:rsidP="00FC5090">
      <w:pPr>
        <w:widowControl w:val="0"/>
        <w:spacing w:before="0" w:beforeAutospacing="0" w:after="200" w:afterAutospacing="0" w:line="240" w:lineRule="auto"/>
        <w:jc w:val="both"/>
        <w:rPr>
          <w:del w:id="9" w:author="Kook Sec" w:date="2021-11-22T13:42:00Z"/>
          <w:rFonts w:ascii="Times New Roman" w:eastAsia="Times New Roman" w:hAnsi="Times New Roman" w:cs="David"/>
          <w:sz w:val="20"/>
          <w:szCs w:val="24"/>
          <w:rtl/>
          <w:lang w:eastAsia="he-IL"/>
        </w:rPr>
      </w:pPr>
    </w:p>
    <w:p w14:paraId="3AFE40F0" w14:textId="77777777" w:rsidR="00FC5090" w:rsidDel="000E3710" w:rsidRDefault="00FC5090" w:rsidP="00FC5090">
      <w:pPr>
        <w:widowControl w:val="0"/>
        <w:spacing w:before="0" w:beforeAutospacing="0" w:after="200" w:afterAutospacing="0" w:line="240" w:lineRule="auto"/>
        <w:jc w:val="both"/>
        <w:rPr>
          <w:del w:id="10" w:author="Kook Sec" w:date="2021-11-22T13:42:00Z"/>
          <w:rFonts w:ascii="Times New Roman" w:eastAsia="Times New Roman" w:hAnsi="Times New Roman" w:cs="David"/>
          <w:sz w:val="20"/>
          <w:szCs w:val="24"/>
          <w:rtl/>
          <w:lang w:eastAsia="he-IL"/>
        </w:rPr>
      </w:pPr>
    </w:p>
    <w:p w14:paraId="470E0D34" w14:textId="77777777" w:rsidR="00FC5090" w:rsidRPr="009C6F6C" w:rsidDel="000E3710" w:rsidRDefault="00FC5090" w:rsidP="00FC5090">
      <w:pPr>
        <w:widowControl w:val="0"/>
        <w:spacing w:before="0" w:beforeAutospacing="0" w:after="200" w:afterAutospacing="0" w:line="240" w:lineRule="auto"/>
        <w:jc w:val="both"/>
        <w:rPr>
          <w:del w:id="11" w:author="Kook Sec" w:date="2021-11-22T13:42:00Z"/>
          <w:rFonts w:ascii="Times New Roman" w:eastAsia="Times New Roman" w:hAnsi="Times New Roman" w:cs="David"/>
          <w:sz w:val="20"/>
          <w:szCs w:val="24"/>
          <w:rtl/>
          <w:lang w:eastAsia="he-IL"/>
        </w:rPr>
      </w:pPr>
    </w:p>
    <w:p w14:paraId="011D71D1" w14:textId="77777777" w:rsidR="009C6F6C" w:rsidRPr="009C6F6C" w:rsidRDefault="009C6F6C" w:rsidP="009C6F6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9C6F6C">
        <w:rPr>
          <w:rFonts w:ascii="Times New Roman" w:eastAsia="Times New Roman" w:hAnsi="Times New Roman" w:cs="David" w:hint="cs"/>
          <w:sz w:val="20"/>
          <w:szCs w:val="24"/>
          <w:rtl/>
          <w:lang w:eastAsia="he-IL"/>
        </w:rPr>
        <w:t>רשום</w:t>
      </w:r>
      <w:r w:rsidRPr="009C6F6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תחשב היא כמתקבלת ביום משלוח או מסירתה כאמור.</w:t>
      </w:r>
    </w:p>
    <w:p w14:paraId="61A3FDF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ולראיה באו הצדדים על החתום:</w:t>
      </w:r>
    </w:p>
    <w:p w14:paraId="6B520E65" w14:textId="77777777" w:rsidR="009C6F6C" w:rsidRPr="009C6F6C" w:rsidRDefault="009C6F6C" w:rsidP="009C6F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5FF2A0F" w14:textId="77777777" w:rsidR="009C6F6C" w:rsidRDefault="00FC5090" w:rsidP="00FC509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C521D8">
        <w:rPr>
          <w:rFonts w:ascii="Times New Roman" w:eastAsia="Times New Roman" w:hAnsi="Times New Roman" w:cs="David"/>
          <w:sz w:val="24"/>
          <w:szCs w:val="24"/>
          <w:rtl/>
          <w:lang w:eastAsia="he-IL"/>
        </w:rPr>
        <w:tab/>
      </w:r>
    </w:p>
    <w:p w14:paraId="68FD548B" w14:textId="77777777" w:rsidR="00FC5090" w:rsidRPr="009C6F6C" w:rsidRDefault="00FC5090" w:rsidP="00E1739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del w:id="12" w:author="Kook Sec" w:date="2021-11-22T13:42:00Z">
        <w:r w:rsidDel="000E3710">
          <w:rPr>
            <w:rFonts w:ascii="Times New Roman" w:eastAsia="Times New Roman" w:hAnsi="Times New Roman" w:cs="David" w:hint="cs"/>
            <w:sz w:val="20"/>
            <w:szCs w:val="24"/>
            <w:rtl/>
            <w:lang w:eastAsia="he-IL"/>
          </w:rPr>
          <w:delText xml:space="preserve">                    </w:delText>
        </w:r>
        <w:r w:rsidR="00E1739D" w:rsidDel="000E3710">
          <w:rPr>
            <w:rFonts w:ascii="Times New Roman" w:eastAsia="Times New Roman" w:hAnsi="Times New Roman" w:cs="David" w:hint="cs"/>
            <w:sz w:val="20"/>
            <w:szCs w:val="24"/>
            <w:rtl/>
            <w:lang w:eastAsia="he-IL"/>
          </w:rPr>
          <w:delText xml:space="preserve">  </w:delText>
        </w:r>
        <w:r w:rsidDel="000E3710">
          <w:rPr>
            <w:rFonts w:ascii="Times New Roman" w:eastAsia="Times New Roman" w:hAnsi="Times New Roman" w:cs="David" w:hint="cs"/>
            <w:sz w:val="20"/>
            <w:szCs w:val="24"/>
            <w:rtl/>
            <w:lang w:eastAsia="he-IL"/>
          </w:rPr>
          <w:delText xml:space="preserve"> </w:delText>
        </w:r>
      </w:del>
      <w:sdt>
        <w:sdtPr>
          <w:rPr>
            <w:rFonts w:ascii="Times New Roman" w:eastAsia="Times New Roman" w:hAnsi="Times New Roman" w:cs="David" w:hint="cs"/>
            <w:sz w:val="20"/>
            <w:szCs w:val="24"/>
            <w:u w:val="single"/>
            <w:rtl/>
            <w:lang w:eastAsia="he-IL"/>
            <w:rPrChange w:id="13" w:author="Kook Sec" w:date="2021-11-22T13:43:00Z">
              <w:rPr>
                <w:rFonts w:ascii="Times New Roman" w:eastAsia="Times New Roman" w:hAnsi="Times New Roman" w:cs="David" w:hint="cs"/>
                <w:sz w:val="20"/>
                <w:szCs w:val="24"/>
                <w:rtl/>
                <w:lang w:eastAsia="he-IL"/>
              </w:rPr>
            </w:rPrChange>
          </w:rPr>
          <w:alias w:val="שם ספק"/>
          <w:tag w:val="cntSupllierName"/>
          <w:id w:val="177395125"/>
          <w:placeholder>
            <w:docPart w:val="C78DCCC7C7BC4F03BAB0D20362496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4" w:author="Kook Sec" w:date="2021-11-22T13:42:00Z">
            <w:r w:rsidR="000E3710" w:rsidRPr="000E3710">
              <w:rPr>
                <w:rFonts w:ascii="Times New Roman" w:eastAsia="Times New Roman" w:hAnsi="Times New Roman" w:cs="David" w:hint="cs"/>
                <w:sz w:val="20"/>
                <w:szCs w:val="24"/>
                <w:u w:val="single"/>
                <w:rtl/>
                <w:lang w:eastAsia="he-IL"/>
                <w:rPrChange w:id="15" w:author="Kook Sec" w:date="2021-11-22T13:43:00Z">
                  <w:rPr>
                    <w:rFonts w:ascii="Times New Roman" w:eastAsia="Times New Roman" w:hAnsi="Times New Roman" w:cs="David" w:hint="cs"/>
                    <w:sz w:val="20"/>
                    <w:szCs w:val="24"/>
                    <w:rtl/>
                    <w:lang w:eastAsia="he-IL"/>
                  </w:rPr>
                </w:rPrChange>
              </w:rPr>
              <w:t>אירנה רובין אדריכלית ומורשת נגישות</w:t>
            </w:r>
          </w:ins>
        </w:sdtContent>
      </w:sdt>
      <w:r>
        <w:rPr>
          <w:rFonts w:ascii="Times New Roman" w:eastAsia="Times New Roman" w:hAnsi="Times New Roman" w:cs="David" w:hint="cs"/>
          <w:sz w:val="20"/>
          <w:szCs w:val="24"/>
          <w:rtl/>
          <w:lang w:eastAsia="he-IL"/>
        </w:rPr>
        <w:t xml:space="preserve">                                         </w:t>
      </w:r>
      <w:customXmlInsRangeStart w:id="16" w:author="Kook Sec" w:date="2021-11-22T13:43:00Z"/>
      <w:sdt>
        <w:sdtPr>
          <w:rPr>
            <w:rFonts w:ascii="Times New Roman" w:eastAsia="Times New Roman" w:hAnsi="Times New Roman" w:cs="David"/>
            <w:sz w:val="20"/>
            <w:szCs w:val="24"/>
            <w:u w:val="single"/>
            <w:rtl/>
            <w:lang w:eastAsia="he-IL"/>
            <w:rPrChange w:id="17" w:author="Kook Sec" w:date="2021-11-22T13:43:00Z">
              <w:rPr>
                <w:rFonts w:ascii="David" w:hAnsi="David"/>
                <w:color w:val="00B0F0"/>
                <w:sz w:val="20"/>
                <w:szCs w:val="20"/>
                <w:rtl/>
              </w:rPr>
            </w:rPrChange>
          </w:rPr>
          <w:alias w:val="שם הפרויקט"/>
          <w:tag w:val="cntProjectName"/>
          <w:id w:val="58719128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InsRangeEnd w:id="16"/>
          <w:ins w:id="18" w:author="Kook Sec" w:date="2021-11-22T13:43:00Z">
            <w:r w:rsidR="000E3710" w:rsidRPr="000E3710">
              <w:rPr>
                <w:rFonts w:ascii="Times New Roman" w:eastAsia="Times New Roman" w:hAnsi="Times New Roman" w:cs="David"/>
                <w:sz w:val="20"/>
                <w:szCs w:val="24"/>
                <w:u w:val="single"/>
                <w:rtl/>
                <w:lang w:eastAsia="he-IL"/>
                <w:rPrChange w:id="19" w:author="Kook Sec" w:date="2021-11-22T13:43:00Z">
                  <w:rPr>
                    <w:rFonts w:ascii="David" w:hAnsi="David"/>
                    <w:color w:val="00B0F0"/>
                    <w:sz w:val="20"/>
                    <w:szCs w:val="20"/>
                    <w:rtl/>
                  </w:rPr>
                </w:rPrChange>
              </w:rPr>
              <w:t>א.מ. ישראל מגורים פיתוח בע"מ</w:t>
            </w:r>
          </w:ins>
          <w:customXmlInsRangeStart w:id="20" w:author="Kook Sec" w:date="2021-11-22T13:43:00Z"/>
        </w:sdtContent>
      </w:sdt>
      <w:customXmlInsRangeEnd w:id="20"/>
      <w:del w:id="21" w:author="Kook Sec" w:date="2021-11-22T13:43:00Z">
        <w:r w:rsidDel="000E3710">
          <w:rPr>
            <w:rFonts w:ascii="Times New Roman" w:eastAsia="Times New Roman" w:hAnsi="Times New Roman" w:cs="David" w:hint="cs"/>
            <w:sz w:val="20"/>
            <w:szCs w:val="24"/>
            <w:rtl/>
            <w:lang w:eastAsia="he-IL"/>
          </w:rPr>
          <w:delText xml:space="preserve">               </w:delText>
        </w:r>
      </w:del>
      <w:del w:id="22" w:author="Kook Sec" w:date="2021-11-22T13:42:00Z">
        <w:r w:rsidDel="000E3710">
          <w:rPr>
            <w:rFonts w:ascii="Times New Roman" w:eastAsia="Times New Roman" w:hAnsi="Times New Roman" w:cs="David" w:hint="cs"/>
            <w:sz w:val="20"/>
            <w:szCs w:val="24"/>
            <w:rtl/>
            <w:lang w:eastAsia="he-IL"/>
          </w:rPr>
          <w:delText xml:space="preserve">  </w:delText>
        </w:r>
      </w:del>
      <w:del w:id="23" w:author="Kook Sec" w:date="2021-11-22T13:43:00Z">
        <w:r w:rsidDel="000E3710">
          <w:rPr>
            <w:rFonts w:ascii="Times New Roman" w:eastAsia="Times New Roman" w:hAnsi="Times New Roman" w:cs="David" w:hint="cs"/>
            <w:sz w:val="20"/>
            <w:szCs w:val="24"/>
            <w:rtl/>
            <w:lang w:eastAsia="he-IL"/>
          </w:rPr>
          <w:delText xml:space="preserve">               </w:delText>
        </w:r>
        <w:r w:rsidR="00E1739D" w:rsidDel="000E3710">
          <w:rPr>
            <w:rFonts w:ascii="Times New Roman" w:eastAsia="Times New Roman" w:hAnsi="Times New Roman" w:cs="David" w:hint="cs"/>
            <w:sz w:val="20"/>
            <w:szCs w:val="24"/>
            <w:rtl/>
            <w:lang w:eastAsia="he-IL"/>
          </w:rPr>
          <w:delText xml:space="preserve">                 </w:delText>
        </w:r>
      </w:del>
      <w:customXmlDelRangeStart w:id="24" w:author="Kook Sec" w:date="2021-11-22T13:43:00Z"/>
      <w:sdt>
        <w:sdtPr>
          <w:rPr>
            <w:rFonts w:ascii="Times New Roman" w:eastAsia="Times New Roman" w:hAnsi="Times New Roman" w:cs="David" w:hint="cs"/>
            <w:sz w:val="20"/>
            <w:szCs w:val="24"/>
            <w:rtl/>
            <w:lang w:eastAsia="he-IL"/>
            <w:rPrChange w:id="25" w:author="Kook Sec" w:date="2021-11-22T13:43:00Z">
              <w:rPr>
                <w:rFonts w:ascii="Times New Roman" w:eastAsia="Times New Roman" w:hAnsi="Times New Roman" w:cs="David" w:hint="cs"/>
                <w:color w:val="00B0F0"/>
                <w:sz w:val="20"/>
                <w:szCs w:val="24"/>
                <w:u w:val="single"/>
                <w:rtl/>
                <w:lang w:eastAsia="he-IL"/>
              </w:rPr>
            </w:rPrChange>
          </w:rPr>
          <w:alias w:val="שם צד א"/>
          <w:tag w:val="cmtTzadAName"/>
          <w:id w:val="299034985"/>
          <w:placeholder>
            <w:docPart w:val="121628505B204A37B3070DDA89D063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customXmlDelRangeEnd w:id="24"/>
          <w:customXmlDelRangeStart w:id="26" w:author="Kook Sec" w:date="2021-11-22T13:43:00Z"/>
        </w:sdtContent>
      </w:sdt>
      <w:customXmlDelRangeEnd w:id="26"/>
    </w:p>
    <w:p w14:paraId="59A14331"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המזמין</w:t>
      </w:r>
      <w:r w:rsidRPr="009C6F6C">
        <w:rPr>
          <w:rFonts w:ascii="Times New Roman" w:eastAsia="Times New Roman" w:hAnsi="Times New Roman" w:cs="David"/>
          <w:sz w:val="20"/>
          <w:szCs w:val="24"/>
          <w:lang w:eastAsia="he-IL"/>
        </w:rPr>
        <w:t xml:space="preserve"> </w:t>
      </w:r>
    </w:p>
    <w:p w14:paraId="1A9BA1D1"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לעני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ן זה. </w:t>
      </w:r>
    </w:p>
    <w:p w14:paraId="5F9BA1CB" w14:textId="77777777" w:rsidR="00FC5090" w:rsidRDefault="00AB3A6A"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תאריך :  _______________</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p>
    <w:p w14:paraId="709AE4E6" w14:textId="77777777" w:rsidR="009C6F6C" w:rsidRPr="009C6F6C" w:rsidRDefault="009C6F6C"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חתימה וחותמת עו"ד/ רו"ח : ________________</w:t>
      </w:r>
    </w:p>
    <w:p w14:paraId="014C4AF0"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6E3849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161B566"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C78DF9F"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427C13D"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42CF8E9" w14:textId="77777777" w:rsidR="00FC5090" w:rsidRDefault="00FC5090" w:rsidP="009C6F6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C55BB83"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FC5090">
        <w:rPr>
          <w:rFonts w:ascii="Times New Roman" w:eastAsia="Times New Roman" w:hAnsi="Times New Roman" w:cs="David" w:hint="cs"/>
          <w:bCs/>
          <w:sz w:val="20"/>
          <w:szCs w:val="24"/>
          <w:u w:val="single"/>
          <w:rtl/>
          <w:lang w:eastAsia="he-IL"/>
        </w:rPr>
        <w:lastRenderedPageBreak/>
        <w:t>נספח ''א''</w:t>
      </w:r>
    </w:p>
    <w:p w14:paraId="30078BA0"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FC5090">
        <w:rPr>
          <w:rFonts w:ascii="Times New Roman" w:eastAsia="Times New Roman" w:hAnsi="Times New Roman" w:cs="David" w:hint="cs"/>
          <w:bCs/>
          <w:sz w:val="20"/>
          <w:szCs w:val="24"/>
          <w:u w:val="single"/>
          <w:rtl/>
          <w:lang w:eastAsia="he-IL"/>
        </w:rPr>
        <w:t>נספח כללי</w:t>
      </w:r>
    </w:p>
    <w:p w14:paraId="2C84367E"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1.1</w:t>
      </w:r>
      <w:r w:rsidRPr="00FC5090">
        <w:rPr>
          <w:rFonts w:ascii="Times New Roman" w:eastAsia="Times New Roman" w:hAnsi="Times New Roman" w:cs="David" w:hint="cs"/>
          <w:sz w:val="24"/>
          <w:szCs w:val="24"/>
          <w:rtl/>
          <w:lang w:eastAsia="he-IL"/>
        </w:rPr>
        <w:tab/>
        <w:t>הגדרות -</w:t>
      </w:r>
    </w:p>
    <w:p w14:paraId="672B508B"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BDDD5C"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הפרויקט</w:t>
      </w:r>
      <w:r w:rsidRPr="00FC5090">
        <w:rPr>
          <w:rFonts w:ascii="Times New Roman" w:eastAsia="Times New Roman" w:hAnsi="Times New Roman" w:cs="David" w:hint="cs"/>
          <w:sz w:val="24"/>
          <w:szCs w:val="24"/>
          <w:rtl/>
          <w:lang w:eastAsia="he-IL"/>
        </w:rPr>
        <w:t>" -</w:t>
      </w:r>
      <w:r w:rsidRPr="00FC5090">
        <w:rPr>
          <w:rFonts w:ascii="Times New Roman" w:eastAsia="Times New Roman" w:hAnsi="Times New Roman" w:cs="David" w:hint="cs"/>
          <w:sz w:val="24"/>
          <w:szCs w:val="24"/>
          <w:lang w:eastAsia="he-IL"/>
        </w:rPr>
        <w:t xml:space="preserve"> </w:t>
      </w:r>
      <w:r w:rsidRPr="00FC5090">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32423C4CA78411D942CD2BBBF0F8DD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27" w:author="Kook Sec" w:date="2021-11-22T13:44:00Z">
            <w:r w:rsidR="000E3710">
              <w:rPr>
                <w:rFonts w:ascii="Times New Roman" w:eastAsia="Times New Roman" w:hAnsi="Times New Roman" w:cs="David" w:hint="cs"/>
                <w:color w:val="00B0F0"/>
                <w:sz w:val="24"/>
                <w:szCs w:val="24"/>
                <w:rtl/>
                <w:lang w:eastAsia="he-IL"/>
              </w:rPr>
              <w:t>ירושלים</w:t>
            </w:r>
          </w:ins>
        </w:sdtContent>
      </w:sdt>
      <w:r w:rsidRPr="00FC5090">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7B48594FB750459D97459831052383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28" w:author="Kook Sec" w:date="2021-11-22T13:40:00Z">
            <w:r w:rsidR="000E3710">
              <w:rPr>
                <w:rFonts w:ascii="Times New Roman" w:eastAsia="Times New Roman" w:hAnsi="Times New Roman" w:cs="David" w:hint="cs"/>
                <w:color w:val="00B0F0"/>
                <w:sz w:val="24"/>
                <w:szCs w:val="24"/>
                <w:rtl/>
              </w:rPr>
              <w:t>מורדות ארנונה</w:t>
            </w:r>
          </w:ins>
        </w:sdtContent>
      </w:sdt>
      <w:r w:rsidRPr="00FC509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9C57209DEE9D44A5A0AFAF11667994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9" w:author="Kook Sec" w:date="2021-11-22T13:40:00Z">
            <w:r w:rsidR="000E3710">
              <w:rPr>
                <w:rFonts w:ascii="Times New Roman" w:eastAsia="Times New Roman" w:hAnsi="Times New Roman" w:cs="David" w:hint="cs"/>
                <w:color w:val="00B0F0"/>
                <w:sz w:val="24"/>
                <w:szCs w:val="24"/>
                <w:rtl/>
              </w:rPr>
              <w:t>א.מ. ישראל מגורים פיתוח בע"מ</w:t>
            </w:r>
          </w:ins>
        </w:sdtContent>
      </w:sdt>
      <w:r w:rsidRPr="00FC509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25E1C560"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5DBB21"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התכנית</w:t>
      </w:r>
      <w:r w:rsidRPr="00FC5090">
        <w:rPr>
          <w:rFonts w:ascii="Times New Roman" w:eastAsia="Times New Roman" w:hAnsi="Times New Roman" w:cs="David" w:hint="cs"/>
          <w:sz w:val="24"/>
          <w:szCs w:val="24"/>
          <w:rtl/>
          <w:lang w:eastAsia="he-IL"/>
        </w:rPr>
        <w:t xml:space="preserve">" או </w:t>
      </w:r>
      <w:r w:rsidRPr="00FC5090">
        <w:rPr>
          <w:rFonts w:ascii="Times New Roman" w:eastAsia="Times New Roman" w:hAnsi="Times New Roman" w:cs="David" w:hint="cs"/>
          <w:b/>
          <w:bCs/>
          <w:sz w:val="24"/>
          <w:szCs w:val="24"/>
          <w:rtl/>
          <w:lang w:eastAsia="he-IL"/>
        </w:rPr>
        <w:t xml:space="preserve">"המקרקעין" </w:t>
      </w:r>
      <w:r w:rsidRPr="00FC5090">
        <w:rPr>
          <w:rFonts w:ascii="Times New Roman" w:eastAsia="Times New Roman" w:hAnsi="Times New Roman" w:cs="David"/>
          <w:sz w:val="24"/>
          <w:szCs w:val="24"/>
          <w:lang w:eastAsia="he-IL"/>
        </w:rPr>
        <w:t>–</w:t>
      </w:r>
      <w:r w:rsidRPr="00FC5090">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0F5C76B294F467BBDF9E5D7E9E056F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FC5090">
            <w:rPr>
              <w:color w:val="00B0F0"/>
              <w:rtl/>
            </w:rPr>
            <w:t>[שדה נוסף 2]</w:t>
          </w:r>
        </w:sdtContent>
      </w:sdt>
      <w:r w:rsidRPr="00FC509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1DD35DB313974BDEBDBB47811F7AA80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FC5090">
            <w:rPr>
              <w:color w:val="00B0F0"/>
              <w:rtl/>
            </w:rPr>
            <w:t>[שדה נוסף 1]</w:t>
          </w:r>
        </w:sdtContent>
      </w:sdt>
      <w:r w:rsidRPr="00FC5090">
        <w:rPr>
          <w:rFonts w:ascii="Times New Roman" w:eastAsia="Times New Roman" w:hAnsi="Times New Roman" w:cs="David" w:hint="cs"/>
          <w:sz w:val="24"/>
          <w:szCs w:val="24"/>
          <w:rtl/>
          <w:lang w:eastAsia="he-IL"/>
        </w:rPr>
        <w:t>.</w:t>
      </w:r>
    </w:p>
    <w:p w14:paraId="63E0D739"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FC5090">
        <w:rPr>
          <w:rFonts w:ascii="Times New Roman" w:eastAsia="Times New Roman" w:hAnsi="Times New Roman" w:cs="David" w:hint="cs"/>
          <w:sz w:val="24"/>
          <w:szCs w:val="24"/>
          <w:rtl/>
          <w:lang w:eastAsia="he-IL"/>
        </w:rPr>
        <w:t>בתב"ע</w:t>
      </w:r>
      <w:proofErr w:type="spellEnd"/>
      <w:r w:rsidRPr="00FC5090">
        <w:rPr>
          <w:rFonts w:ascii="Times New Roman" w:eastAsia="Times New Roman" w:hAnsi="Times New Roman" w:cs="David" w:hint="cs"/>
          <w:sz w:val="24"/>
          <w:szCs w:val="24"/>
          <w:rtl/>
          <w:lang w:eastAsia="he-IL"/>
        </w:rPr>
        <w:t xml:space="preserve"> ממתכונתה היום והשירותים המוזמנים מן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הינם בהתאם לתכנית התקפה בעת הזמנת כל שלב.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מתחייב להתעדכן </w:t>
      </w:r>
      <w:proofErr w:type="spellStart"/>
      <w:r w:rsidRPr="00FC5090">
        <w:rPr>
          <w:rFonts w:ascii="Times New Roman" w:eastAsia="Times New Roman" w:hAnsi="Times New Roman" w:cs="David" w:hint="cs"/>
          <w:sz w:val="24"/>
          <w:szCs w:val="24"/>
          <w:rtl/>
          <w:lang w:eastAsia="he-IL"/>
        </w:rPr>
        <w:t>בתב"ע</w:t>
      </w:r>
      <w:proofErr w:type="spellEnd"/>
      <w:r w:rsidRPr="00FC5090">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FC5090">
        <w:rPr>
          <w:rFonts w:ascii="Times New Roman" w:eastAsia="Times New Roman" w:hAnsi="Times New Roman" w:cs="David" w:hint="cs"/>
          <w:sz w:val="24"/>
          <w:szCs w:val="24"/>
          <w:rtl/>
          <w:lang w:eastAsia="he-IL"/>
        </w:rPr>
        <w:t>התב"ע</w:t>
      </w:r>
      <w:proofErr w:type="spellEnd"/>
      <w:r w:rsidRPr="00FC5090">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43AD97AC"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5A085E3"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008000"/>
          <w:sz w:val="24"/>
          <w:szCs w:val="24"/>
          <w:rtl/>
        </w:rPr>
      </w:pPr>
      <w:r w:rsidRPr="00FC5090">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EB874EB332C46C7B43A739B9BBEB1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30" w:author="Kook Sec" w:date="2021-11-22T13:44:00Z">
            <w:r w:rsidR="000E3710">
              <w:rPr>
                <w:rFonts w:ascii="Times New Roman" w:eastAsia="Times New Roman" w:hAnsi="Times New Roman" w:cs="David" w:hint="cs"/>
                <w:color w:val="008000"/>
                <w:sz w:val="24"/>
                <w:szCs w:val="24"/>
                <w:rtl/>
              </w:rPr>
              <w:t>ירושלים</w:t>
            </w:r>
          </w:ins>
        </w:sdtContent>
      </w:sdt>
      <w:r w:rsidRPr="00FC5090">
        <w:rPr>
          <w:rFonts w:ascii="Times New Roman" w:eastAsia="Times New Roman" w:hAnsi="Times New Roman" w:cs="David" w:hint="cs"/>
          <w:color w:val="008000"/>
          <w:sz w:val="24"/>
          <w:szCs w:val="24"/>
          <w:rtl/>
        </w:rPr>
        <w:t>.</w:t>
      </w:r>
    </w:p>
    <w:p w14:paraId="2A3D3E97"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FF0000"/>
          <w:sz w:val="24"/>
          <w:szCs w:val="24"/>
          <w:rtl/>
        </w:rPr>
      </w:pPr>
    </w:p>
    <w:p w14:paraId="0A96FAB4"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rPr>
        <w:t xml:space="preserve">"חוזה הפיתוח" </w:t>
      </w:r>
      <w:r w:rsidRPr="00FC5090">
        <w:rPr>
          <w:rFonts w:ascii="Times New Roman" w:eastAsia="Times New Roman" w:hAnsi="Times New Roman" w:cs="David"/>
          <w:sz w:val="24"/>
          <w:szCs w:val="24"/>
        </w:rPr>
        <w:t>–</w:t>
      </w:r>
      <w:r w:rsidRPr="00FC5090">
        <w:rPr>
          <w:rFonts w:ascii="Times New Roman" w:eastAsia="Times New Roman" w:hAnsi="Times New Roman" w:cs="David" w:hint="cs"/>
          <w:sz w:val="24"/>
          <w:szCs w:val="24"/>
          <w:rtl/>
        </w:rPr>
        <w:t xml:space="preserve"> חוזה הפיתוח אשר נחתם בין המזמין לבין הרשות המקומית.</w:t>
      </w:r>
    </w:p>
    <w:p w14:paraId="5D1C88AE"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B46B61"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FC5090">
        <w:rPr>
          <w:rFonts w:ascii="Times New Roman" w:eastAsia="Times New Roman" w:hAnsi="Times New Roman" w:cs="David" w:hint="cs"/>
          <w:sz w:val="24"/>
          <w:szCs w:val="24"/>
          <w:rtl/>
          <w:lang w:eastAsia="he-IL"/>
        </w:rPr>
        <w:t>2.8</w:t>
      </w:r>
      <w:r w:rsidRPr="00FC5090">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FB1B626FD21641E9A83B074E0418A1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1" w:author="Kook Sec" w:date="2021-11-22T13:44:00Z">
            <w:r w:rsidR="000E3710">
              <w:rPr>
                <w:rFonts w:ascii="Times New Roman" w:eastAsia="Times New Roman" w:hAnsi="Times New Roman" w:cs="David" w:hint="cs"/>
                <w:sz w:val="24"/>
                <w:szCs w:val="24"/>
                <w:rtl/>
                <w:lang w:eastAsia="he-IL"/>
              </w:rPr>
              <w:t xml:space="preserve">אבי </w:t>
            </w:r>
            <w:proofErr w:type="spellStart"/>
            <w:r w:rsidR="000E3710">
              <w:rPr>
                <w:rFonts w:ascii="Times New Roman" w:eastAsia="Times New Roman" w:hAnsi="Times New Roman" w:cs="David" w:hint="cs"/>
                <w:sz w:val="24"/>
                <w:szCs w:val="24"/>
                <w:rtl/>
                <w:lang w:eastAsia="he-IL"/>
              </w:rPr>
              <w:t>ברטי</w:t>
            </w:r>
            <w:proofErr w:type="spellEnd"/>
            <w:r w:rsidR="000E3710">
              <w:rPr>
                <w:rFonts w:ascii="Times New Roman" w:eastAsia="Times New Roman" w:hAnsi="Times New Roman" w:cs="David" w:hint="cs"/>
                <w:sz w:val="24"/>
                <w:szCs w:val="24"/>
                <w:rtl/>
                <w:lang w:eastAsia="he-IL"/>
              </w:rPr>
              <w:t xml:space="preserve"> לוי</w:t>
            </w:r>
          </w:ins>
        </w:sdtContent>
      </w:sdt>
    </w:p>
    <w:p w14:paraId="66883EDA"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3E03080" w14:textId="77777777" w:rsidR="00FC5090" w:rsidRPr="00FC5090" w:rsidRDefault="00FC5090" w:rsidP="00A61D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2.10</w:t>
      </w:r>
      <w:r w:rsidRPr="00FC5090">
        <w:rPr>
          <w:rFonts w:ascii="Times New Roman" w:eastAsia="Times New Roman" w:hAnsi="Times New Roman" w:cs="David" w:hint="cs"/>
          <w:sz w:val="24"/>
          <w:szCs w:val="24"/>
          <w:rtl/>
          <w:lang w:eastAsia="he-IL"/>
        </w:rPr>
        <w:tab/>
      </w:r>
      <w:r w:rsidR="00A61DF9" w:rsidRPr="00A61DF9">
        <w:rPr>
          <w:rFonts w:ascii="Times New Roman" w:eastAsia="Times New Roman" w:hAnsi="Times New Roman" w:cs="David"/>
          <w:sz w:val="24"/>
          <w:szCs w:val="24"/>
          <w:rtl/>
          <w:lang w:eastAsia="he-IL"/>
        </w:rPr>
        <w:t xml:space="preserve">התכנון יתבצע במודל תלת </w:t>
      </w:r>
      <w:proofErr w:type="spellStart"/>
      <w:r w:rsidR="00A61DF9" w:rsidRPr="00A61DF9">
        <w:rPr>
          <w:rFonts w:ascii="Times New Roman" w:eastAsia="Times New Roman" w:hAnsi="Times New Roman" w:cs="David"/>
          <w:sz w:val="24"/>
          <w:szCs w:val="24"/>
          <w:rtl/>
          <w:lang w:eastAsia="he-IL"/>
        </w:rPr>
        <w:t>מימד</w:t>
      </w:r>
      <w:proofErr w:type="spellEnd"/>
      <w:r w:rsidR="00A61DF9" w:rsidRPr="00A61DF9">
        <w:rPr>
          <w:rFonts w:ascii="Times New Roman" w:eastAsia="Times New Roman" w:hAnsi="Times New Roman" w:cs="David"/>
          <w:sz w:val="24"/>
          <w:szCs w:val="24"/>
          <w:rtl/>
          <w:lang w:eastAsia="he-IL"/>
        </w:rPr>
        <w:t xml:space="preserve"> ע"י תוכנת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במתודולוגיית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בענן –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שם ישמרו כל קבצי ה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העבודה במודל תהיה כפופה להוראות מנהל המודל ולמסמך ה </w:t>
      </w:r>
      <w:r w:rsidR="00A61DF9" w:rsidRPr="00A61DF9">
        <w:rPr>
          <w:rFonts w:ascii="Times New Roman" w:eastAsia="Times New Roman" w:hAnsi="Times New Roman" w:cs="David"/>
          <w:sz w:val="24"/>
          <w:szCs w:val="24"/>
          <w:lang w:eastAsia="he-IL"/>
        </w:rPr>
        <w:t>BEP</w:t>
      </w:r>
      <w:r w:rsidR="00A61DF9" w:rsidRPr="00A61DF9">
        <w:rPr>
          <w:rFonts w:ascii="Times New Roman" w:eastAsia="Times New Roman" w:hAnsi="Times New Roman" w:cs="David"/>
          <w:sz w:val="24"/>
          <w:szCs w:val="24"/>
          <w:rtl/>
          <w:lang w:eastAsia="he-IL"/>
        </w:rPr>
        <w:t xml:space="preserve"> שיופץ בהמשך ע"י מנהל המודל. שמירה, הדפסת תכניות וקבצים (</w:t>
      </w:r>
      <w:r w:rsidR="00A61DF9" w:rsidRPr="00A61DF9">
        <w:rPr>
          <w:rFonts w:ascii="Times New Roman" w:eastAsia="Times New Roman" w:hAnsi="Times New Roman" w:cs="David"/>
          <w:sz w:val="24"/>
          <w:szCs w:val="24"/>
          <w:lang w:eastAsia="he-IL"/>
        </w:rPr>
        <w:t>PLT/PDF/DWG</w:t>
      </w:r>
      <w:r w:rsidR="00A61DF9" w:rsidRPr="00A61DF9">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61DF9" w:rsidRPr="00A61DF9">
        <w:rPr>
          <w:rFonts w:ascii="Times New Roman" w:eastAsia="Times New Roman" w:hAnsi="Times New Roman" w:cs="David"/>
          <w:sz w:val="24"/>
          <w:szCs w:val="24"/>
          <w:lang w:eastAsia="he-IL"/>
        </w:rPr>
        <w:t>view</w:t>
      </w:r>
      <w:r w:rsidR="00A61DF9" w:rsidRPr="00A61DF9">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1AB16948"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3.2</w:t>
      </w:r>
      <w:r w:rsidRPr="00FC5090">
        <w:rPr>
          <w:rFonts w:ascii="Times New Roman" w:eastAsia="Times New Roman" w:hAnsi="Times New Roman" w:cs="David" w:hint="cs"/>
          <w:sz w:val="24"/>
          <w:szCs w:val="24"/>
          <w:rtl/>
          <w:lang w:eastAsia="he-IL"/>
        </w:rPr>
        <w:tab/>
        <w:t>בעלי המקצוע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הם:</w:t>
      </w:r>
    </w:p>
    <w:p w14:paraId="2320AD46"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A42029"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636E82F76F4CDEA2CCA036C51BF9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32" w:author="Kook Sec" w:date="2021-11-22T13:44:00Z">
            <w:r w:rsidR="000E3710">
              <w:rPr>
                <w:rFonts w:ascii="Times New Roman" w:eastAsia="Times New Roman" w:hAnsi="Times New Roman" w:cs="David" w:hint="cs"/>
                <w:color w:val="008000"/>
                <w:sz w:val="24"/>
                <w:szCs w:val="24"/>
                <w:rtl/>
                <w:lang w:eastAsia="he-IL"/>
              </w:rPr>
              <w:t>אירנה רובין</w:t>
            </w:r>
          </w:ins>
        </w:sdtContent>
      </w:sdt>
    </w:p>
    <w:p w14:paraId="2E72948B" w14:textId="77777777" w:rsidR="00FC5090" w:rsidRPr="00FC5090" w:rsidRDefault="00FC5090" w:rsidP="00FC509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ב. </w:t>
      </w:r>
      <w:r w:rsidRPr="00FC5090">
        <w:rPr>
          <w:rFonts w:ascii="Times New Roman" w:eastAsia="Times New Roman" w:hAnsi="Times New Roman" w:cs="David" w:hint="cs"/>
          <w:sz w:val="24"/>
          <w:szCs w:val="24"/>
          <w:rtl/>
          <w:lang w:eastAsia="he-IL"/>
        </w:rPr>
        <w:tab/>
        <w:t>מספר העובדים המקצועיים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לצורך מתן שירותי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2E320F7A3D84E50B80452CB019917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FC5090">
            <w:rPr>
              <w:color w:val="00B0F0"/>
              <w:rtl/>
            </w:rPr>
            <w:t>[שדה נוסף 5]</w:t>
          </w:r>
        </w:sdtContent>
      </w:sdt>
    </w:p>
    <w:p w14:paraId="7CB9758E"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DFB95A"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3.4</w:t>
      </w:r>
      <w:r w:rsidRPr="00FC5090">
        <w:rPr>
          <w:rFonts w:ascii="Times New Roman" w:eastAsia="Times New Roman" w:hAnsi="Times New Roman" w:cs="David" w:hint="cs"/>
          <w:sz w:val="24"/>
          <w:szCs w:val="24"/>
          <w:rtl/>
          <w:lang w:eastAsia="he-IL"/>
        </w:rPr>
        <w:tab/>
        <w:t>המנהל הראשי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CA53A5E1BFB4114A179C788BCC9CE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33" w:author="Kook Sec" w:date="2021-11-22T13:44:00Z">
            <w:r w:rsidR="000E3710">
              <w:rPr>
                <w:rFonts w:ascii="Times New Roman" w:eastAsia="Times New Roman" w:hAnsi="Times New Roman" w:cs="David" w:hint="cs"/>
                <w:color w:val="008000"/>
                <w:sz w:val="24"/>
                <w:szCs w:val="24"/>
                <w:rtl/>
                <w:lang w:eastAsia="he-IL"/>
              </w:rPr>
              <w:t>אירנה רובין</w:t>
            </w:r>
          </w:ins>
        </w:sdtContent>
      </w:sdt>
    </w:p>
    <w:p w14:paraId="2ED699C6"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D5FFF1"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5.2</w:t>
      </w:r>
      <w:r w:rsidRPr="00FC5090">
        <w:rPr>
          <w:rFonts w:ascii="Times New Roman" w:eastAsia="Times New Roman" w:hAnsi="Times New Roman" w:cs="David" w:hint="cs"/>
          <w:sz w:val="24"/>
          <w:szCs w:val="24"/>
          <w:rtl/>
          <w:lang w:eastAsia="he-IL"/>
        </w:rPr>
        <w:tab/>
        <w:t>הנושאים הם:</w:t>
      </w:r>
    </w:p>
    <w:p w14:paraId="21C8B78A"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35EDB2"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התקדמות שרותי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w:t>
      </w:r>
    </w:p>
    <w:p w14:paraId="2BEC80DC"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ב.</w:t>
      </w:r>
      <w:r w:rsidRPr="00FC5090">
        <w:rPr>
          <w:rFonts w:ascii="Times New Roman" w:eastAsia="Times New Roman" w:hAnsi="Times New Roman" w:cs="David" w:hint="cs"/>
          <w:sz w:val="24"/>
          <w:szCs w:val="24"/>
          <w:rtl/>
          <w:lang w:eastAsia="he-IL"/>
        </w:rPr>
        <w:tab/>
        <w:t>סטיות מלוח הזמנים לרבות סיבת הסטייה.</w:t>
      </w:r>
    </w:p>
    <w:p w14:paraId="2B183E6E"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ג.</w:t>
      </w:r>
      <w:r w:rsidRPr="00FC509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5C1FD8E0"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ד.</w:t>
      </w:r>
      <w:r w:rsidRPr="00FC5090">
        <w:rPr>
          <w:rFonts w:ascii="Times New Roman" w:eastAsia="Times New Roman" w:hAnsi="Times New Roman" w:cs="David" w:hint="cs"/>
          <w:sz w:val="24"/>
          <w:szCs w:val="24"/>
          <w:rtl/>
          <w:lang w:eastAsia="he-IL"/>
        </w:rPr>
        <w:tab/>
        <w:t>סטיות מהערכות ו/או תחזיות תקציביות והשלכותיהן.</w:t>
      </w:r>
    </w:p>
    <w:p w14:paraId="4CCFFE30"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w:t>
      </w:r>
      <w:r w:rsidRPr="00FC5090">
        <w:rPr>
          <w:rFonts w:ascii="Times New Roman" w:eastAsia="Times New Roman" w:hAnsi="Times New Roman" w:cs="David" w:hint="cs"/>
          <w:sz w:val="24"/>
          <w:szCs w:val="24"/>
          <w:rtl/>
          <w:lang w:eastAsia="he-IL"/>
        </w:rPr>
        <w:tab/>
        <w:t>ריכוז הוראות שנויים.</w:t>
      </w:r>
    </w:p>
    <w:p w14:paraId="62575818" w14:textId="77777777" w:rsidR="00FC5090" w:rsidRPr="00FC5090" w:rsidRDefault="00FC5090" w:rsidP="00FC509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BDB76B2"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17.7 </w:t>
      </w:r>
      <w:r w:rsidRPr="00FC509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C5090" w:rsidRPr="00FC5090" w14:paraId="46ACB5FA" w14:textId="77777777" w:rsidTr="00FC5090">
        <w:tc>
          <w:tcPr>
            <w:tcW w:w="3366" w:type="dxa"/>
          </w:tcPr>
          <w:p w14:paraId="3D656CAC" w14:textId="77777777" w:rsidR="00FC5090" w:rsidRPr="00FC5090" w:rsidRDefault="000E371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7D608607D8A48F3AEDD725E99C02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34" w:author="Kook Sec" w:date="2021-11-22T13:44:00Z">
                  <w:r>
                    <w:rPr>
                      <w:rFonts w:ascii="Times New Roman" w:eastAsia="Times New Roman" w:hAnsi="Times New Roman" w:cs="David" w:hint="cs"/>
                      <w:color w:val="008000"/>
                      <w:sz w:val="24"/>
                      <w:szCs w:val="24"/>
                      <w:rtl/>
                      <w:lang w:eastAsia="he-IL"/>
                    </w:rPr>
                    <w:t>100%</w:t>
                  </w:r>
                </w:ins>
              </w:sdtContent>
            </w:sdt>
          </w:p>
          <w:p w14:paraId="7706CC70"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             </w:t>
            </w:r>
          </w:p>
        </w:tc>
        <w:tc>
          <w:tcPr>
            <w:tcW w:w="2163" w:type="dxa"/>
          </w:tcPr>
          <w:p w14:paraId="5ADDC93D" w14:textId="77777777" w:rsidR="00FC5090" w:rsidRPr="00FC5090" w:rsidRDefault="00FC5090" w:rsidP="00FC5090">
            <w:pPr>
              <w:widowControl w:val="0"/>
              <w:spacing w:before="0" w:beforeAutospacing="0" w:after="0" w:afterAutospacing="0" w:line="240" w:lineRule="auto"/>
              <w:ind w:left="720"/>
              <w:outlineLvl w:val="2"/>
            </w:pPr>
          </w:p>
          <w:p w14:paraId="097E2060"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ACE0D03"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7DD61A15" w14:textId="77777777" w:rsidR="00FC5090" w:rsidRPr="00FC5090" w:rsidRDefault="00FC5090" w:rsidP="00FC5090">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19B38A59" w14:textId="77777777" w:rsidR="00FC5090" w:rsidRDefault="00FC5090"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17CF2F68" w14:textId="77777777" w:rsidR="009C6F6C" w:rsidRPr="009C6F6C" w:rsidRDefault="009C6F6C"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"ב"</w:t>
      </w:r>
    </w:p>
    <w:p w14:paraId="025A6FAB"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hint="cs"/>
          <w:b/>
          <w:bCs/>
          <w:sz w:val="24"/>
          <w:szCs w:val="24"/>
          <w:u w:val="single"/>
          <w:rtl/>
        </w:rPr>
        <w:t xml:space="preserve">פירוט </w:t>
      </w:r>
      <w:r w:rsidRPr="009C6F6C">
        <w:rPr>
          <w:rFonts w:ascii="Times New Roman" w:eastAsia="Times New Roman" w:hAnsi="Times New Roman" w:cs="David"/>
          <w:b/>
          <w:bCs/>
          <w:sz w:val="24"/>
          <w:szCs w:val="24"/>
          <w:u w:val="single"/>
          <w:rtl/>
        </w:rPr>
        <w:t xml:space="preserve">שירותי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627AA027"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155ED862"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hint="cs"/>
          <w:b/>
          <w:bCs/>
          <w:sz w:val="24"/>
          <w:szCs w:val="24"/>
          <w:rtl/>
        </w:rPr>
        <w:t>1</w:t>
      </w:r>
      <w:r w:rsidRPr="009C6F6C">
        <w:rPr>
          <w:rFonts w:ascii="Times New Roman" w:eastAsia="Times New Roman" w:hAnsi="Times New Roman" w:cs="David"/>
          <w:b/>
          <w:bCs/>
          <w:sz w:val="24"/>
          <w:szCs w:val="24"/>
          <w:rtl/>
        </w:rPr>
        <w:t>.</w:t>
      </w:r>
      <w:r w:rsidRPr="009C6F6C">
        <w:rPr>
          <w:rFonts w:ascii="Times New Roman" w:eastAsia="Times New Roman" w:hAnsi="Times New Roman" w:cs="David"/>
          <w:b/>
          <w:bCs/>
          <w:sz w:val="24"/>
          <w:szCs w:val="24"/>
          <w:rtl/>
        </w:rPr>
        <w:tab/>
      </w:r>
      <w:r w:rsidRPr="009C6F6C">
        <w:rPr>
          <w:rFonts w:ascii="Times New Roman" w:eastAsia="Times New Roman" w:hAnsi="Times New Roman" w:cs="David"/>
          <w:b/>
          <w:bCs/>
          <w:sz w:val="24"/>
          <w:szCs w:val="24"/>
          <w:u w:val="single"/>
          <w:rtl/>
        </w:rPr>
        <w:t>כללי</w:t>
      </w:r>
      <w:r w:rsidRPr="009C6F6C">
        <w:rPr>
          <w:rFonts w:ascii="Times New Roman" w:eastAsia="Times New Roman" w:hAnsi="Times New Roman" w:cs="David"/>
          <w:b/>
          <w:bCs/>
          <w:sz w:val="24"/>
          <w:szCs w:val="24"/>
          <w:rtl/>
        </w:rPr>
        <w:t>:</w:t>
      </w:r>
    </w:p>
    <w:p w14:paraId="729FD468"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78A48B72"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הכנת פרוגרמת נגישות וסידורים לבעלי מוגבלויות במב</w:t>
      </w:r>
      <w:r w:rsidR="00FC5090">
        <w:rPr>
          <w:rFonts w:ascii="Times New Roman" w:eastAsia="Times New Roman" w:hAnsi="Times New Roman" w:cs="David"/>
          <w:sz w:val="24"/>
          <w:szCs w:val="24"/>
          <w:rtl/>
          <w:lang w:eastAsia="he-IL"/>
        </w:rPr>
        <w:t>נים וסביבתם, מתן הנחיות והכנת ת</w:t>
      </w:r>
      <w:r w:rsidRPr="009C6F6C">
        <w:rPr>
          <w:rFonts w:ascii="Times New Roman" w:eastAsia="Times New Roman" w:hAnsi="Times New Roman" w:cs="David"/>
          <w:sz w:val="24"/>
          <w:szCs w:val="24"/>
          <w:rtl/>
          <w:lang w:eastAsia="he-IL"/>
        </w:rPr>
        <w:t>כניות ומפרטים טכניים, אשר יכללו בין היתר את הפרטים הבאים:</w:t>
      </w:r>
    </w:p>
    <w:p w14:paraId="5B868362"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w:t>
      </w:r>
      <w:r w:rsidRPr="009C6F6C">
        <w:rPr>
          <w:rFonts w:ascii="Times New Roman" w:eastAsia="Times New Roman" w:hAnsi="Times New Roman" w:cs="David"/>
          <w:sz w:val="24"/>
          <w:szCs w:val="24"/>
          <w:rtl/>
          <w:lang w:eastAsia="he-IL"/>
        </w:rPr>
        <w:t>.</w:t>
      </w:r>
    </w:p>
    <w:p w14:paraId="526B20E4"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חניות ורמפות כניסה.</w:t>
      </w:r>
    </w:p>
    <w:p w14:paraId="72D99FF2"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מעליות </w:t>
      </w:r>
      <w:proofErr w:type="spellStart"/>
      <w:r w:rsidRPr="009C6F6C">
        <w:rPr>
          <w:rFonts w:ascii="Times New Roman" w:eastAsia="Times New Roman" w:hAnsi="Times New Roman" w:cs="David"/>
          <w:sz w:val="24"/>
          <w:szCs w:val="24"/>
          <w:rtl/>
          <w:lang w:eastAsia="he-IL"/>
        </w:rPr>
        <w:t>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proofErr w:type="spellEnd"/>
      <w:r w:rsidRPr="009C6F6C">
        <w:rPr>
          <w:rFonts w:ascii="Times New Roman" w:eastAsia="Times New Roman" w:hAnsi="Times New Roman" w:cs="David"/>
          <w:sz w:val="24"/>
          <w:szCs w:val="24"/>
          <w:rtl/>
          <w:lang w:eastAsia="he-IL"/>
        </w:rPr>
        <w:t>.</w:t>
      </w:r>
    </w:p>
    <w:p w14:paraId="21D9EDF1"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סידור נכים בהתאמה למגוון מוגבלויות פיזיות.</w:t>
      </w:r>
    </w:p>
    <w:p w14:paraId="408A0719"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שטחי חוץ ופנים.</w:t>
      </w:r>
    </w:p>
    <w:p w14:paraId="0A3F2E0A"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נגישות.</w:t>
      </w:r>
    </w:p>
    <w:p w14:paraId="34D5F4F3"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נגישות השירות.</w:t>
      </w:r>
    </w:p>
    <w:p w14:paraId="0F22D46A"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הנחיות 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463B9A95"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הגשת תכניות נגישות לרשויות וקבלת אישור להיתר בנייה.</w:t>
      </w:r>
    </w:p>
    <w:p w14:paraId="77A6292E"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תכניות היועצים.</w:t>
      </w:r>
    </w:p>
    <w:p w14:paraId="3C86CEDC"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ליווי תהליך הביצוע בהתאם לצורך, קבלת העבודה לאחר סיומה, והוצאת אישורים לרשויות ל</w:t>
      </w:r>
      <w:r w:rsidRPr="009C6F6C">
        <w:rPr>
          <w:rFonts w:ascii="Times New Roman" w:eastAsia="Times New Roman" w:hAnsi="Times New Roman" w:cs="David" w:hint="cs"/>
          <w:sz w:val="24"/>
          <w:szCs w:val="24"/>
          <w:rtl/>
          <w:lang w:eastAsia="he-IL"/>
        </w:rPr>
        <w:t>צ</w:t>
      </w:r>
      <w:r w:rsidRPr="009C6F6C">
        <w:rPr>
          <w:rFonts w:ascii="Times New Roman" w:eastAsia="Times New Roman" w:hAnsi="Times New Roman" w:cs="David"/>
          <w:sz w:val="24"/>
          <w:szCs w:val="24"/>
          <w:rtl/>
          <w:lang w:eastAsia="he-IL"/>
        </w:rPr>
        <w:t xml:space="preserve">ורך </w:t>
      </w:r>
      <w:r w:rsidRPr="009C6F6C">
        <w:rPr>
          <w:rFonts w:ascii="Times New Roman" w:eastAsia="Times New Roman" w:hAnsi="Times New Roman" w:cs="David" w:hint="cs"/>
          <w:sz w:val="24"/>
          <w:szCs w:val="24"/>
          <w:rtl/>
          <w:lang w:eastAsia="he-IL"/>
        </w:rPr>
        <w:t xml:space="preserve">קבלת </w:t>
      </w:r>
      <w:r w:rsidRPr="009C6F6C">
        <w:rPr>
          <w:rFonts w:ascii="Times New Roman" w:eastAsia="Times New Roman" w:hAnsi="Times New Roman" w:cs="David"/>
          <w:sz w:val="24"/>
          <w:szCs w:val="24"/>
          <w:rtl/>
          <w:lang w:eastAsia="he-IL"/>
        </w:rPr>
        <w:t>טופס 4</w:t>
      </w:r>
      <w:r w:rsidRPr="009C6F6C">
        <w:rPr>
          <w:rFonts w:ascii="Times New Roman" w:eastAsia="Times New Roman" w:hAnsi="Times New Roman" w:cs="David" w:hint="cs"/>
          <w:sz w:val="24"/>
          <w:szCs w:val="24"/>
          <w:rtl/>
          <w:lang w:eastAsia="he-IL"/>
        </w:rPr>
        <w:t xml:space="preserve"> ואכלוס</w:t>
      </w:r>
      <w:r w:rsidRPr="009C6F6C">
        <w:rPr>
          <w:rFonts w:ascii="Times New Roman" w:eastAsia="Times New Roman" w:hAnsi="Times New Roman" w:cs="David"/>
          <w:sz w:val="24"/>
          <w:szCs w:val="24"/>
          <w:rtl/>
          <w:lang w:eastAsia="he-IL"/>
        </w:rPr>
        <w:t>.</w:t>
      </w:r>
    </w:p>
    <w:p w14:paraId="1ABA9F39"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u w:val="single"/>
          <w:lang w:eastAsia="he-IL"/>
        </w:rPr>
      </w:pPr>
      <w:r w:rsidRPr="009C6F6C">
        <w:rPr>
          <w:rFonts w:ascii="Times New Roman" w:eastAsia="Times New Roman" w:hAnsi="Times New Roman" w:cs="David"/>
          <w:sz w:val="24"/>
          <w:szCs w:val="24"/>
          <w:rtl/>
          <w:lang w:eastAsia="he-IL"/>
        </w:rPr>
        <w:t>כל מרכיב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אחר הרגיל ומקובל על ידי יועץ נגישות בנסיבות הפרויקט.</w:t>
      </w:r>
      <w:r w:rsidRPr="009C6F6C" w:rsidDel="00786D1A">
        <w:rPr>
          <w:rFonts w:ascii="Times New Roman" w:eastAsia="Times New Roman" w:hAnsi="Times New Roman" w:cs="David"/>
          <w:sz w:val="24"/>
          <w:szCs w:val="24"/>
          <w:u w:val="single"/>
          <w:rtl/>
          <w:lang w:eastAsia="he-IL"/>
        </w:rPr>
        <w:t xml:space="preserve"> </w:t>
      </w:r>
    </w:p>
    <w:p w14:paraId="047B0442"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u w:val="single"/>
          <w:rtl/>
        </w:rPr>
        <w:t>המהנדס, צוות עובדים ואמצעים</w:t>
      </w:r>
      <w:r w:rsidRPr="009C6F6C">
        <w:rPr>
          <w:rFonts w:ascii="Times New Roman" w:eastAsia="Times New Roman" w:hAnsi="Times New Roman" w:cs="David" w:hint="cs"/>
          <w:sz w:val="24"/>
          <w:szCs w:val="24"/>
          <w:u w:val="single"/>
          <w:rtl/>
        </w:rPr>
        <w:t xml:space="preserve"> של ה</w:t>
      </w:r>
      <w:r w:rsidR="00141D80">
        <w:rPr>
          <w:rFonts w:ascii="Times New Roman" w:eastAsia="Times New Roman" w:hAnsi="Times New Roman" w:cs="David" w:hint="cs"/>
          <w:sz w:val="24"/>
          <w:szCs w:val="24"/>
          <w:u w:val="single"/>
          <w:rtl/>
        </w:rPr>
        <w:t>יועץ</w:t>
      </w:r>
      <w:r w:rsidRPr="009C6F6C">
        <w:rPr>
          <w:rFonts w:ascii="Times New Roman" w:eastAsia="Times New Roman" w:hAnsi="Times New Roman" w:cs="David" w:hint="cs"/>
          <w:sz w:val="24"/>
          <w:szCs w:val="24"/>
          <w:rtl/>
          <w:lang w:eastAsia="he-IL"/>
        </w:rPr>
        <w:t>:</w:t>
      </w:r>
    </w:p>
    <w:p w14:paraId="7E5F1471" w14:textId="77777777" w:rsidR="009C6F6C" w:rsidRPr="009C6F6C" w:rsidRDefault="009C6F6C" w:rsidP="009C6F6C">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20A0234C" w14:textId="77777777" w:rsidR="009C6F6C" w:rsidRPr="009C6F6C" w:rsidRDefault="009C6F6C" w:rsidP="00A61DF9">
      <w:pPr>
        <w:numPr>
          <w:ilvl w:val="0"/>
          <w:numId w:val="13"/>
        </w:numPr>
        <w:tabs>
          <w:tab w:val="num" w:pos="2118"/>
        </w:tabs>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r w:rsidR="00A61DF9">
        <w:rPr>
          <w:rFonts w:ascii="Times New Roman" w:eastAsia="Times New Roman" w:hAnsi="Times New Roman" w:cs="David" w:hint="cs"/>
          <w:sz w:val="24"/>
          <w:szCs w:val="24"/>
          <w:rtl/>
          <w:lang w:eastAsia="he-IL"/>
        </w:rPr>
        <w:t xml:space="preserve"> </w:t>
      </w:r>
      <w:r w:rsidR="00A61DF9" w:rsidRPr="00A61DF9">
        <w:rPr>
          <w:rFonts w:ascii="Times New Roman" w:eastAsia="Times New Roman" w:hAnsi="Times New Roman" w:cs="David"/>
          <w:sz w:val="24"/>
          <w:szCs w:val="24"/>
          <w:rtl/>
          <w:lang w:eastAsia="he-IL"/>
        </w:rPr>
        <w:t xml:space="preserve">ככל שיידרש ולפי החלטת המזמין, יתבצעו בנוסף לישיבות התכנון השוטפות, ישיבות שבועיות לתכנון ב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xml:space="preserve"> על המודל.</w:t>
      </w:r>
    </w:p>
    <w:p w14:paraId="3A76D1FB"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7B626CF0"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ר</w:t>
      </w:r>
      <w:r w:rsidRPr="009C6F6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09FA1C77"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5B22BCA6" w14:textId="77777777" w:rsidR="009C6F6C" w:rsidRPr="009C6F6C" w:rsidRDefault="009C6F6C" w:rsidP="009C6F6C">
      <w:pPr>
        <w:widowControl w:val="0"/>
        <w:spacing w:before="0" w:beforeAutospacing="0" w:after="0" w:afterAutospacing="0" w:line="276" w:lineRule="auto"/>
        <w:rPr>
          <w:rFonts w:ascii="Times New Roman" w:eastAsia="Times New Roman" w:hAnsi="Times New Roman" w:cs="David"/>
          <w:sz w:val="24"/>
          <w:szCs w:val="24"/>
          <w:rtl/>
        </w:rPr>
      </w:pPr>
    </w:p>
    <w:p w14:paraId="5EAC07B7"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על היועץ לקבל א</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שור בכתב מאת המנהל לפני התחלת כל שלב או לפני כל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חלקי.</w:t>
      </w:r>
      <w:r w:rsidRPr="009C6F6C">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08B0E867"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05D060A2"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 xml:space="preserve">תכנון הנגישות יתבצע בתוכנת </w:t>
      </w:r>
      <w:r w:rsidRPr="009C6F6C">
        <w:rPr>
          <w:rFonts w:ascii="Times New Roman" w:eastAsia="Times New Roman" w:hAnsi="Times New Roman" w:cs="David"/>
          <w:sz w:val="24"/>
          <w:szCs w:val="24"/>
          <w:lang w:eastAsia="he-IL"/>
        </w:rPr>
        <w:t>REVIT</w:t>
      </w:r>
      <w:r w:rsidRPr="009C6F6C">
        <w:rPr>
          <w:rFonts w:ascii="Times New Roman" w:eastAsia="Times New Roman" w:hAnsi="Times New Roman" w:cs="David" w:hint="cs"/>
          <w:sz w:val="24"/>
          <w:szCs w:val="24"/>
          <w:rtl/>
          <w:lang w:eastAsia="he-IL"/>
        </w:rPr>
        <w:t xml:space="preserve"> בתלת-</w:t>
      </w:r>
      <w:proofErr w:type="spellStart"/>
      <w:r w:rsidRPr="009C6F6C">
        <w:rPr>
          <w:rFonts w:ascii="Times New Roman" w:eastAsia="Times New Roman" w:hAnsi="Times New Roman" w:cs="David" w:hint="cs"/>
          <w:sz w:val="24"/>
          <w:szCs w:val="24"/>
          <w:rtl/>
          <w:lang w:eastAsia="he-IL"/>
        </w:rPr>
        <w:t>מימד</w:t>
      </w:r>
      <w:proofErr w:type="spellEnd"/>
      <w:r w:rsidRPr="009C6F6C">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תוכנת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 xml:space="preserve">כל תעבורת הקבצים תבוצע באמצעות מערכת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 xml:space="preserve"> בלבד.</w:t>
      </w:r>
    </w:p>
    <w:p w14:paraId="2617D695" w14:textId="77777777" w:rsidR="009C6F6C" w:rsidRPr="009C6F6C" w:rsidRDefault="009C6F6C" w:rsidP="009C6F6C">
      <w:pPr>
        <w:spacing w:before="0" w:beforeAutospacing="0" w:after="0" w:afterAutospacing="0" w:line="360" w:lineRule="auto"/>
        <w:ind w:left="1440" w:hanging="739"/>
        <w:rPr>
          <w:rFonts w:ascii="Times New Roman" w:eastAsia="Times New Roman" w:hAnsi="Times New Roman" w:cs="David"/>
          <w:sz w:val="2"/>
          <w:szCs w:val="2"/>
          <w:lang w:eastAsia="he-IL"/>
        </w:rPr>
      </w:pPr>
      <w:r w:rsidRPr="009C6F6C">
        <w:rPr>
          <w:rFonts w:ascii="Times New Roman" w:eastAsia="Times New Roman" w:hAnsi="Times New Roman" w:cs="David"/>
          <w:sz w:val="24"/>
          <w:szCs w:val="24"/>
          <w:rtl/>
          <w:lang w:eastAsia="he-IL"/>
        </w:rPr>
        <w:br w:type="page"/>
      </w:r>
    </w:p>
    <w:p w14:paraId="7B8FE0A7" w14:textId="77777777" w:rsidR="009C6F6C" w:rsidRPr="009C6F6C" w:rsidRDefault="009C6F6C" w:rsidP="009C6F6C">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b/>
          <w:bCs/>
          <w:sz w:val="24"/>
          <w:szCs w:val="24"/>
          <w:u w:val="single"/>
          <w:rtl/>
        </w:rPr>
        <w:lastRenderedPageBreak/>
        <w:t>שלבי העבודה ההנדסית ופירוט השירותים</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b/>
          <w:bCs/>
          <w:sz w:val="24"/>
          <w:szCs w:val="24"/>
          <w:u w:val="single"/>
          <w:rtl/>
        </w:rPr>
        <w:t>–</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hint="cs"/>
          <w:b/>
          <w:bCs/>
          <w:sz w:val="25"/>
          <w:szCs w:val="25"/>
          <w:u w:val="single"/>
          <w:rtl/>
        </w:rPr>
        <w:t>יעוץ ותכנון נגישות וסידורים לבעלי מוגבלויות</w:t>
      </w:r>
      <w:r w:rsidRPr="009C6F6C">
        <w:rPr>
          <w:rFonts w:ascii="Times New Roman" w:eastAsia="Times New Roman" w:hAnsi="Times New Roman" w:cs="David"/>
          <w:b/>
          <w:bCs/>
          <w:sz w:val="24"/>
          <w:szCs w:val="24"/>
          <w:rtl/>
        </w:rPr>
        <w:t>:</w:t>
      </w:r>
    </w:p>
    <w:p w14:paraId="59AA4E4B"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758A752D"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5BBE28B2"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העבודה תבוצע בשלבים הכוללים את הש</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רותים כלהלן:</w:t>
      </w:r>
    </w:p>
    <w:p w14:paraId="292C1D7E"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1C7422AC"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bookmarkStart w:id="35" w:name="OLE_LINK1"/>
      <w:bookmarkStart w:id="36" w:name="OLE_LINK2"/>
      <w:r w:rsidRPr="009C6F6C">
        <w:rPr>
          <w:rFonts w:ascii="Times New Roman" w:eastAsia="Times New Roman" w:hAnsi="Times New Roman" w:cs="David"/>
          <w:sz w:val="24"/>
          <w:szCs w:val="24"/>
          <w:rtl/>
        </w:rPr>
        <w:t>2.1</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מוקדם</w:t>
      </w:r>
      <w:r w:rsidRPr="009C6F6C">
        <w:rPr>
          <w:rFonts w:ascii="Times New Roman" w:eastAsia="Times New Roman" w:hAnsi="Times New Roman" w:cs="David"/>
          <w:sz w:val="24"/>
          <w:szCs w:val="24"/>
          <w:rtl/>
        </w:rPr>
        <w:t>:</w:t>
      </w:r>
    </w:p>
    <w:bookmarkEnd w:id="35"/>
    <w:bookmarkEnd w:id="36"/>
    <w:p w14:paraId="2E62E74B"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  </w:t>
      </w:r>
    </w:p>
    <w:p w14:paraId="234FF4AD"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בירור הפרוגראמה עם המזמין ואדריכל הפרויקט. בירור תכניות הפרויקט עם המזמין והמתכננים, ביקורים באתר, חקירות ובדיקות מוקדמות, התייעצות ותיאום עם המתכננים.</w:t>
      </w:r>
    </w:p>
    <w:p w14:paraId="4D6A4ED0"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מתן הנחיות תכנון לאדריכל ולמתכננים השונים בנושאי נגישות וסידורים לנכים ועצוב פתרון הבינוי של הפרויקט בכל הנוגע לנגישות וסידורים לנכים, לרבות בחינת מספר אלטרנטיבות. עריכת סקר מוקדם באתר והפצת דו"ח מלווה בתכניות המפרט את הנגישות והסידורים לבעלי מוגבלויות בכל חלקי</w:t>
      </w:r>
      <w:r w:rsidRPr="009C6F6C">
        <w:rPr>
          <w:rFonts w:ascii="Times New Roman" w:eastAsia="Times New Roman" w:hAnsi="Times New Roman" w:cs="David" w:hint="cs"/>
          <w:sz w:val="24"/>
          <w:szCs w:val="24"/>
          <w:rtl/>
        </w:rPr>
        <w:t xml:space="preserve"> ובמבני</w:t>
      </w:r>
      <w:r w:rsidRPr="009C6F6C">
        <w:rPr>
          <w:rFonts w:ascii="Times New Roman" w:eastAsia="Times New Roman" w:hAnsi="Times New Roman" w:cs="David"/>
          <w:sz w:val="24"/>
          <w:szCs w:val="24"/>
          <w:rtl/>
        </w:rPr>
        <w:t xml:space="preserve"> הפרויקט</w:t>
      </w:r>
      <w:r w:rsidRPr="009C6F6C">
        <w:rPr>
          <w:rFonts w:ascii="Times New Roman" w:eastAsia="Times New Roman" w:hAnsi="Times New Roman" w:cs="David" w:hint="cs"/>
          <w:sz w:val="24"/>
          <w:szCs w:val="24"/>
          <w:rtl/>
        </w:rPr>
        <w:t>.</w:t>
      </w:r>
    </w:p>
    <w:p w14:paraId="025E63B9"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יעוץ לאדריכל וליועצים האחרים בפרויקט בקשר לחלקי המבנים בהם ידרשו סידורים לבעלי מוגבלויות.</w:t>
      </w:r>
    </w:p>
    <w:p w14:paraId="7A2461BB"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התאמת סידורי הנגישות המוצעים לשימושי המבנ</w:t>
      </w:r>
      <w:r w:rsidRPr="009C6F6C">
        <w:rPr>
          <w:rFonts w:ascii="Times New Roman" w:eastAsia="Times New Roman" w:hAnsi="Times New Roman" w:cs="David" w:hint="cs"/>
          <w:sz w:val="24"/>
          <w:szCs w:val="24"/>
          <w:rtl/>
        </w:rPr>
        <w:t>ים</w:t>
      </w:r>
      <w:r w:rsidRPr="009C6F6C">
        <w:rPr>
          <w:rFonts w:ascii="Times New Roman" w:eastAsia="Times New Roman" w:hAnsi="Times New Roman" w:cs="David"/>
          <w:sz w:val="24"/>
          <w:szCs w:val="24"/>
          <w:rtl/>
        </w:rPr>
        <w:t xml:space="preserve"> הצפויים.</w:t>
      </w:r>
    </w:p>
    <w:p w14:paraId="60C6459C"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בדיקת תכנון האדריכל והיועצים השונים.</w:t>
      </w:r>
    </w:p>
    <w:p w14:paraId="31695A33"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השתתפות בדיוני התקדמות שיקבעו ע"י המנהל. השתתפות בישיבות היועצים והמתכננים בקשר לתוכניות הפרויקט, בירורים ברשויות ובגופים המוסמכים ואצל גורמים אחרים בקשר לבעיות טכניות, חוקיות וכיו"ב הקשורות בתחום הנגישות והסידורים לנכים ובכלל.</w:t>
      </w:r>
    </w:p>
    <w:p w14:paraId="31B618EA"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אומדנים תקציביים, באם יהיה צורך, בהתאם לדרישת המזמין ונציגיו.</w:t>
      </w:r>
    </w:p>
    <w:p w14:paraId="31E6A04D"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77A074E6"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מסירת הנתונים, הפרוגראמה וחוות הדעת למזמין,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וכן ליועצים ולמתכננים ולכל גורם אחר שייקבע על ידי המזמין.</w:t>
      </w:r>
    </w:p>
    <w:p w14:paraId="61B18DF8"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2.2</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סופי</w:t>
      </w:r>
      <w:r w:rsidRPr="009C6F6C">
        <w:rPr>
          <w:rFonts w:ascii="Times New Roman" w:eastAsia="Times New Roman" w:hAnsi="Times New Roman" w:cs="David"/>
          <w:sz w:val="24"/>
          <w:szCs w:val="24"/>
          <w:rtl/>
        </w:rPr>
        <w:t>:</w:t>
      </w:r>
    </w:p>
    <w:p w14:paraId="73A04B04"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676AD62E"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5"/>
          <w:szCs w:val="25"/>
          <w:rtl/>
        </w:rPr>
        <w:t>י</w:t>
      </w:r>
      <w:r w:rsidRPr="009C6F6C">
        <w:rPr>
          <w:rFonts w:ascii="Times New Roman" w:eastAsia="Times New Roman" w:hAnsi="Times New Roman" w:cs="David" w:hint="cs"/>
          <w:sz w:val="24"/>
          <w:szCs w:val="24"/>
          <w:rtl/>
        </w:rPr>
        <w:t>יעוץ לאדריכל בכל הנוגע לסידורי הנגישות במבנים בשלב התכנון הסופי. תכנון מוקדם לפי האלטרנטיבה שתיבחר על ידי המזמין בתיאום עם המזמין, המתכננים וכל יתר היועצים של המזמין.</w:t>
      </w:r>
      <w:r w:rsidRPr="009C6F6C">
        <w:rPr>
          <w:rFonts w:ascii="Times New Roman" w:eastAsia="Times New Roman" w:hAnsi="Times New Roman" w:cs="David" w:hint="cs"/>
          <w:sz w:val="24"/>
          <w:szCs w:val="24"/>
          <w:rtl/>
        </w:rPr>
        <w:tab/>
      </w:r>
    </w:p>
    <w:p w14:paraId="08A79B20"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המלצות למזמין ולמתכננים בכתב ו/או על ידי שרטוטים, כולל פתרון פרטים ייעודיים.</w:t>
      </w:r>
    </w:p>
    <w:p w14:paraId="20F6CA22"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lastRenderedPageBreak/>
        <w:t>תיאום התכנון המוקדם מול כל רשויות התכנון והבניה, הרשויות הרלוונטיות וכל יתר הגורמים הנדרשים כהכנת רקע לתכנון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36B533F9" w14:textId="77777777" w:rsidR="009C6F6C" w:rsidRPr="009C6F6C" w:rsidRDefault="00FC5090"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הפקת אישורי נגישות לכל ת</w:t>
      </w:r>
      <w:r w:rsidR="009C6F6C" w:rsidRPr="009C6F6C">
        <w:rPr>
          <w:rFonts w:ascii="Times New Roman" w:eastAsia="Times New Roman" w:hAnsi="Times New Roman" w:cs="David" w:hint="cs"/>
          <w:sz w:val="24"/>
          <w:szCs w:val="24"/>
          <w:rtl/>
        </w:rPr>
        <w:t>כניות ההגשה והפקת כל האישורים הנדרשים למתחם כולו ולמבנים השונים בפרט.</w:t>
      </w:r>
    </w:p>
    <w:p w14:paraId="6097A515"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טיפול בקבלת היתרי בניה למתחם כולו ולמבנים השונים בפרט.</w:t>
      </w:r>
    </w:p>
    <w:p w14:paraId="34A4F75D"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37B2715E"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2.3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u w:val="single"/>
          <w:rtl/>
        </w:rPr>
        <w:t>ייעוץ מפורט</w:t>
      </w:r>
      <w:r w:rsidRPr="009C6F6C">
        <w:rPr>
          <w:rFonts w:ascii="Times New Roman" w:eastAsia="Times New Roman" w:hAnsi="Times New Roman" w:cs="David" w:hint="cs"/>
          <w:sz w:val="24"/>
          <w:szCs w:val="24"/>
          <w:rtl/>
        </w:rPr>
        <w:t>:</w:t>
      </w:r>
    </w:p>
    <w:p w14:paraId="53B40108"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3B988099"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נגישות.</w:t>
      </w:r>
    </w:p>
    <w:p w14:paraId="648A4E9D"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מתן ייעוץ שוטף לאדריכל וליועצים האחרים בנושא הנגישות לבעלי מוגבלויות שונות. </w:t>
      </w:r>
    </w:p>
    <w:p w14:paraId="28F6BF7E"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ביקורת כל התכניות והמפרטים של האדריכל והיועצים השונים כדי לוודא שהתכנון תואם את דרישות הנגישות. בדיקת תכניות כל המתכננים והיועצים האחרים בפרויקט לבחינה ואישור בכל התחומים.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לקיים ישיבות ייעודיות להסבר התכנון ומתן חוות דעתו בכל תחומי התכנון בפרויקט הנוגעים לנגישות.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להעביר התייחסות בכתב ו/או על גבי התכניות של כל אחד מן היועצים ו/או המתכננים.</w:t>
      </w:r>
    </w:p>
    <w:p w14:paraId="1D1D122D"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תכנון סופי הכולל, בין היתר, תיאום והעברה באופן שוטף למתכננים וליועצים האחרים של המזמין, של פרטים רלוונטיים בנושא נגישות וסידורים לבעלי מוגבלויות בפרויקט וסביבתו, ומתן ייעוץ שוטף למתכננים וליועצים האחרים של המזמין בנושא זה.</w:t>
      </w:r>
    </w:p>
    <w:p w14:paraId="7F4F142C"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אישור התכניות הרלוונטיות במכון התקנים וכל הרשויות הנדרשות.</w:t>
      </w:r>
    </w:p>
    <w:p w14:paraId="17C5D54C"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הנחיית המתכננים להכנסת תיקונים ושינויים בתכניות ובמסמכים אחרים לפי דרישת הרשויות המוסמכות ו/או המזמין.</w:t>
      </w:r>
    </w:p>
    <w:p w14:paraId="1B947B16"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ואישור התוכניות, המפרטים וכתבי הכמויות של יתר היועצים לעבודות הרלוונטיות.</w:t>
      </w:r>
    </w:p>
    <w:p w14:paraId="2A42B07E"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הכנת שרטוטים</w:t>
      </w:r>
      <w:r w:rsidR="00FC5090">
        <w:rPr>
          <w:rFonts w:ascii="Times New Roman" w:eastAsia="Times New Roman" w:hAnsi="Times New Roman" w:cs="David" w:hint="cs"/>
          <w:sz w:val="24"/>
          <w:szCs w:val="24"/>
          <w:rtl/>
        </w:rPr>
        <w:t xml:space="preserve"> ופרטי ביצוע על פי צורך, כולל ת</w:t>
      </w:r>
      <w:r w:rsidRPr="009C6F6C">
        <w:rPr>
          <w:rFonts w:ascii="Times New Roman" w:eastAsia="Times New Roman" w:hAnsi="Times New Roman" w:cs="David" w:hint="cs"/>
          <w:sz w:val="24"/>
          <w:szCs w:val="24"/>
          <w:rtl/>
        </w:rPr>
        <w:t>כניות "מפתח" בתיאום עם המזמין וה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5B799FC6"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p>
    <w:p w14:paraId="63F34C23"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2.4</w:t>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u w:val="single"/>
          <w:rtl/>
        </w:rPr>
        <w:t>פיקוח עליון בשלב ביצוע המבנה ומערכותיו</w:t>
      </w:r>
      <w:r w:rsidRPr="009C6F6C">
        <w:rPr>
          <w:rFonts w:ascii="Times New Roman" w:eastAsia="Times New Roman" w:hAnsi="Times New Roman" w:cs="David" w:hint="cs"/>
          <w:sz w:val="24"/>
          <w:szCs w:val="24"/>
          <w:u w:val="single"/>
          <w:rtl/>
        </w:rPr>
        <w:t xml:space="preserve"> עד אכלוס ותקופת בדק</w:t>
      </w:r>
      <w:r w:rsidRPr="009C6F6C">
        <w:rPr>
          <w:rFonts w:ascii="Times New Roman" w:eastAsia="Times New Roman" w:hAnsi="Times New Roman" w:cs="David"/>
          <w:sz w:val="24"/>
          <w:szCs w:val="24"/>
          <w:rtl/>
        </w:rPr>
        <w:t>:</w:t>
      </w:r>
    </w:p>
    <w:p w14:paraId="07BCD96C"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72EDBDA0"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ביקורת תקופתית, בשלבי הבניה, בהתאם להזמנת המפקח ודיווח למזמין על עמידת הביצוע בדרישות.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ליווי ומעורבות בתקופת הביצוע תוך ביקורים סדירים באתר ופתרון בעיות יישום פרטים שאושרו בשלב התכנון  ונתגלו כאינם ברי ביצוע ע"י הקבלן. ההתחייבות להגעה לאתר בהתאם לנדרש, תוך 3 ימים לכל היותר מרגע ההזמנה ע"י צוות </w:t>
      </w:r>
      <w:r w:rsidRPr="009C6F6C">
        <w:rPr>
          <w:rFonts w:ascii="Times New Roman" w:eastAsia="Times New Roman" w:hAnsi="Times New Roman" w:cs="David" w:hint="cs"/>
          <w:sz w:val="24"/>
          <w:szCs w:val="24"/>
          <w:rtl/>
        </w:rPr>
        <w:lastRenderedPageBreak/>
        <w:t>הפיקוח והניהול או כל גורם אחר מטעם המזמין.</w:t>
      </w:r>
    </w:p>
    <w:p w14:paraId="2590A893"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אישורים לטופס 4 ולתעודת גמר.</w:t>
      </w:r>
    </w:p>
    <w:p w14:paraId="399FD636"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ביצוע העבודות בהתאם למפרטים, כתבי הכמויות והנחיות הנגישות ללא פשרות.</w:t>
      </w:r>
    </w:p>
    <w:p w14:paraId="43E9A20B"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שילוב הפיקוח העליון עם שאר היועצים.</w:t>
      </w:r>
    </w:p>
    <w:p w14:paraId="74FA6452"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ייעוץ למזמין והשתתפות בדיונים ובבירורים עם הקבלן בקשר עם ביצוע הפרויקט, הן לפני השלמת הפרויקט והן בתקופת הבדק.</w:t>
      </w:r>
    </w:p>
    <w:p w14:paraId="44E7A64F"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ביצוע בדיקות חוזרות עד להשלמת הביצוע של העבודות. השתתפות בכל המסירות שיתקיימו בשטח לפי התכנית שאושרה מראש על ידי המזמין כולל הוצאת דו"ח מסירה בכתב.</w:t>
      </w:r>
    </w:p>
    <w:p w14:paraId="05E3FCBE"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בדיקה סופית ומתן אישור על השלמת העבודות והתחלת שנת האחריות.</w:t>
      </w:r>
    </w:p>
    <w:p w14:paraId="1663C8E9"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w:t>
      </w:r>
    </w:p>
    <w:p w14:paraId="0D1F5BDA" w14:textId="77777777" w:rsidR="009C6F6C" w:rsidRPr="009C6F6C"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Pr>
      </w:pPr>
    </w:p>
    <w:p w14:paraId="07137F6F"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20C7282"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0291AD03"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4</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 xml:space="preserve">נציג המזמין רשאי להזמין </w:t>
      </w:r>
      <w:r w:rsidRPr="009C6F6C">
        <w:rPr>
          <w:rFonts w:ascii="Times New Roman" w:eastAsia="Times New Roman" w:hAnsi="Times New Roman" w:cs="David" w:hint="cs"/>
          <w:sz w:val="24"/>
          <w:szCs w:val="24"/>
          <w:rtl/>
        </w:rPr>
        <w:t>מה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כל שלבי העבודות המפורטות בנספח זה ו/או חלק מהן ו/או עבודות נוספות להן </w:t>
      </w:r>
      <w:proofErr w:type="spellStart"/>
      <w:r w:rsidRPr="009C6F6C">
        <w:rPr>
          <w:rFonts w:ascii="Times New Roman" w:eastAsia="Times New Roman" w:hAnsi="Times New Roman" w:cs="David"/>
          <w:sz w:val="24"/>
          <w:szCs w:val="24"/>
          <w:rtl/>
        </w:rPr>
        <w:t>הכל</w:t>
      </w:r>
      <w:proofErr w:type="spellEnd"/>
      <w:r w:rsidRPr="009C6F6C">
        <w:rPr>
          <w:rFonts w:ascii="Times New Roman" w:eastAsia="Times New Roman" w:hAnsi="Times New Roman" w:cs="David"/>
          <w:sz w:val="24"/>
          <w:szCs w:val="24"/>
          <w:rtl/>
        </w:rPr>
        <w:t xml:space="preserve"> כפי שיפורט בנספח ד'.</w:t>
      </w:r>
    </w:p>
    <w:p w14:paraId="29A70004"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t>יובהר כדלקמן:</w:t>
      </w:r>
    </w:p>
    <w:p w14:paraId="06B86E94"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 xml:space="preserve">העבודה הממוחשבת בפרויקט תיערך בתכנת </w:t>
      </w:r>
      <w:r w:rsidRPr="009C6F6C">
        <w:rPr>
          <w:rFonts w:ascii="Times New Roman" w:eastAsia="Times New Roman" w:hAnsi="Times New Roman" w:cs="David"/>
          <w:color w:val="000000"/>
          <w:sz w:val="24"/>
          <w:szCs w:val="24"/>
        </w:rPr>
        <w:t>REVIT</w:t>
      </w:r>
      <w:r w:rsidRPr="009C6F6C">
        <w:rPr>
          <w:rFonts w:ascii="Times New Roman" w:eastAsia="Times New Roman" w:hAnsi="Times New Roman" w:cs="David"/>
          <w:color w:val="000000"/>
          <w:sz w:val="24"/>
          <w:szCs w:val="24"/>
          <w:rtl/>
        </w:rPr>
        <w:t xml:space="preserve"> על </w:t>
      </w:r>
      <w:r w:rsidRPr="009C6F6C">
        <w:rPr>
          <w:rFonts w:ascii="Times New Roman" w:eastAsia="Times New Roman" w:hAnsi="Times New Roman" w:cs="David" w:hint="cs"/>
          <w:color w:val="000000"/>
          <w:sz w:val="24"/>
          <w:szCs w:val="24"/>
          <w:rtl/>
        </w:rPr>
        <w:t>ה</w:t>
      </w:r>
      <w:r w:rsidR="00141D80">
        <w:rPr>
          <w:rFonts w:ascii="Times New Roman" w:eastAsia="Times New Roman" w:hAnsi="Times New Roman" w:cs="David" w:hint="cs"/>
          <w:color w:val="000000"/>
          <w:sz w:val="24"/>
          <w:szCs w:val="24"/>
          <w:rtl/>
        </w:rPr>
        <w:t>יועץ</w:t>
      </w:r>
      <w:r w:rsidRPr="009C6F6C">
        <w:rPr>
          <w:rFonts w:ascii="Times New Roman" w:eastAsia="Times New Roman" w:hAnsi="Times New Roman" w:cs="David"/>
          <w:color w:val="000000"/>
          <w:sz w:val="24"/>
          <w:szCs w:val="24"/>
          <w:rtl/>
        </w:rPr>
        <w:t xml:space="preserve"> לדאוג לעמדות עבודה וכ"א מוכשר במשרדו בהתאם.</w:t>
      </w:r>
    </w:p>
    <w:p w14:paraId="6C76D511"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tl/>
        </w:rPr>
      </w:pPr>
      <w:r w:rsidRPr="009C6F6C">
        <w:rPr>
          <w:rFonts w:ascii="Times New Roman" w:eastAsia="Times New Roman" w:hAnsi="Times New Roman" w:cs="David"/>
          <w:color w:val="000000"/>
          <w:sz w:val="24"/>
          <w:szCs w:val="24"/>
          <w:rtl/>
        </w:rPr>
        <w:t>כל קבצי התכנון והמסמכים השונים יוטענו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תעבורת המידע היחידה הקבילה בפרויקט. </w:t>
      </w:r>
    </w:p>
    <w:p w14:paraId="25D8DAF3"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חשבונות ה</w:t>
      </w:r>
      <w:r w:rsidR="00141D80">
        <w:rPr>
          <w:rFonts w:ascii="Times New Roman" w:eastAsia="Times New Roman" w:hAnsi="Times New Roman" w:cs="David"/>
          <w:color w:val="000000"/>
          <w:sz w:val="24"/>
          <w:szCs w:val="24"/>
          <w:rtl/>
        </w:rPr>
        <w:t>יועץ</w:t>
      </w:r>
      <w:r w:rsidRPr="009C6F6C">
        <w:rPr>
          <w:rFonts w:ascii="Times New Roman" w:eastAsia="Times New Roman" w:hAnsi="Times New Roman" w:cs="David"/>
          <w:color w:val="000000"/>
          <w:sz w:val="24"/>
          <w:szCs w:val="24"/>
          <w:rtl/>
        </w:rPr>
        <w:t xml:space="preserve"> יוטענו ע"י </w:t>
      </w:r>
      <w:r w:rsidRPr="009C6F6C">
        <w:rPr>
          <w:rFonts w:ascii="Times New Roman" w:eastAsia="Times New Roman" w:hAnsi="Times New Roman" w:cs="David" w:hint="cs"/>
          <w:color w:val="000000"/>
          <w:sz w:val="24"/>
          <w:szCs w:val="24"/>
          <w:rtl/>
        </w:rPr>
        <w:t>המפקח</w:t>
      </w:r>
      <w:r w:rsidRPr="009C6F6C">
        <w:rPr>
          <w:rFonts w:ascii="Times New Roman" w:eastAsia="Times New Roman" w:hAnsi="Times New Roman" w:cs="David"/>
          <w:color w:val="000000"/>
          <w:sz w:val="24"/>
          <w:szCs w:val="24"/>
          <w:rtl/>
        </w:rPr>
        <w:t xml:space="preserve">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לתיקיית "חשבונות מוגשים", כתנאי לטיפול בהם.</w:t>
      </w:r>
    </w:p>
    <w:p w14:paraId="0B5453C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"ג"</w:t>
      </w:r>
    </w:p>
    <w:p w14:paraId="3D1FA9C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2C1FE8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לוח זמנים ושלבי ביצוע</w:t>
      </w:r>
    </w:p>
    <w:p w14:paraId="674D7D51"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22CD8032"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40BBBAA2"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לוח הזמנים לי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7CF3A2BA"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29B6BD85"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המהנדס וצוותו יעסקו בפרויקט לפי הצורך וללא הגבלת זמן.</w:t>
      </w:r>
    </w:p>
    <w:p w14:paraId="62916C35"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7FF125BC"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6141A07F"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2DB70413"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העביר המזמין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 או הנחיות נוספות לגבי התכניות ו/או המסמכים, יעדכן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הערותיו ו/או הנחיותיו לגבי תכניות ו/או מסמכים שהוגשו לו על ידי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בתוך 30 יום ממועד הגשתן למזמין.</w:t>
      </w:r>
    </w:p>
    <w:p w14:paraId="612421DF"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4234411A"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 xml:space="preserve">אם לא יקבע לוח זמנים במעמד חתימת החוזה יעביר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לוח זמנים ראשוני לאישור המנהל תוך 7 ימים ממועד החתימה.</w:t>
      </w:r>
    </w:p>
    <w:p w14:paraId="69B25B28"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7A601021"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sz w:val="25"/>
          <w:szCs w:val="24"/>
          <w:rtl/>
        </w:rPr>
        <w:t xml:space="preserve">התקדמות </w:t>
      </w:r>
      <w:r w:rsidRPr="009C6F6C">
        <w:rPr>
          <w:rFonts w:ascii="Times New Roman" w:eastAsia="Times New Roman" w:hAnsi="Times New Roman" w:cs="David" w:hint="cs"/>
          <w:sz w:val="25"/>
          <w:szCs w:val="24"/>
          <w:rtl/>
        </w:rPr>
        <w:t xml:space="preserve">הייעוץ בנושא </w:t>
      </w:r>
      <w:r w:rsidRPr="009C6F6C">
        <w:rPr>
          <w:rFonts w:ascii="Times New Roman" w:eastAsia="Times New Roman" w:hAnsi="Times New Roman" w:cs="David"/>
          <w:sz w:val="25"/>
          <w:szCs w:val="24"/>
          <w:rtl/>
        </w:rPr>
        <w:t>נגישות וסידורים לבעלי מוגבלויות תעשה לפי שלבי הפרויקט ועל פי שינויי תכנון של האדריכל והיועצים, ללא זכות לתוספות שכר.</w:t>
      </w:r>
    </w:p>
    <w:p w14:paraId="5257B2D4"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5"/>
          <w:szCs w:val="24"/>
          <w:rtl/>
        </w:rPr>
      </w:pPr>
    </w:p>
    <w:p w14:paraId="09745E23"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u w:val="single"/>
          <w:rtl/>
        </w:rPr>
        <w:t>לו"ז עקרוני</w:t>
      </w:r>
      <w:r w:rsidRPr="009C6F6C">
        <w:rPr>
          <w:rFonts w:ascii="Times New Roman" w:eastAsia="Times New Roman" w:hAnsi="Times New Roman" w:cs="David" w:hint="cs"/>
          <w:sz w:val="25"/>
          <w:szCs w:val="24"/>
          <w:rtl/>
        </w:rPr>
        <w:t>:</w:t>
      </w:r>
    </w:p>
    <w:p w14:paraId="504C2680"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5"/>
          <w:szCs w:val="24"/>
          <w:rtl/>
        </w:rPr>
      </w:pPr>
    </w:p>
    <w:p w14:paraId="146DE8C6"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מוקדם .............................</w:t>
      </w:r>
      <w:r w:rsidRPr="009C6F6C">
        <w:rPr>
          <w:rFonts w:ascii="Times New Roman" w:eastAsia="Times New Roman" w:hAnsi="Times New Roman" w:cs="David" w:hint="cs"/>
          <w:sz w:val="25"/>
          <w:szCs w:val="24"/>
        </w:rPr>
        <w:t>XX/XXXX</w:t>
      </w:r>
    </w:p>
    <w:p w14:paraId="5787B976"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סופי להיתרים...................</w:t>
      </w:r>
      <w:r w:rsidRPr="009C6F6C">
        <w:rPr>
          <w:rFonts w:ascii="Times New Roman" w:eastAsia="Times New Roman" w:hAnsi="Times New Roman" w:cs="David" w:hint="cs"/>
          <w:sz w:val="25"/>
          <w:szCs w:val="24"/>
        </w:rPr>
        <w:t>XX/XXXX</w:t>
      </w:r>
    </w:p>
    <w:p w14:paraId="0CE2D34A"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מפורט למכרזים................</w:t>
      </w:r>
      <w:r w:rsidRPr="009C6F6C">
        <w:rPr>
          <w:rFonts w:ascii="Times New Roman" w:eastAsia="Times New Roman" w:hAnsi="Times New Roman" w:cs="David" w:hint="cs"/>
          <w:sz w:val="25"/>
          <w:szCs w:val="24"/>
        </w:rPr>
        <w:t>XX/XXXX</w:t>
      </w:r>
    </w:p>
    <w:p w14:paraId="74D0752D"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יציאה למכרזים.....................................</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7C2C417F"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r w:rsidRPr="009C6F6C">
        <w:rPr>
          <w:rFonts w:ascii="Times New Roman" w:eastAsia="Times New Roman" w:hAnsi="Times New Roman" w:cs="David" w:hint="cs"/>
          <w:sz w:val="25"/>
          <w:szCs w:val="24"/>
          <w:rtl/>
        </w:rPr>
        <w:t>השלמת תכנון לביצוע ............................</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48D9929B"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5DDA2CAF"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15F1106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br w:type="page"/>
      </w:r>
      <w:r w:rsidRPr="009C6F6C">
        <w:rPr>
          <w:rFonts w:ascii="Times New Roman" w:eastAsia="Times New Roman" w:hAnsi="Times New Roman" w:cs="David"/>
          <w:b/>
          <w:bCs/>
          <w:sz w:val="24"/>
          <w:szCs w:val="24"/>
          <w:u w:val="single"/>
          <w:rtl/>
        </w:rPr>
        <w:lastRenderedPageBreak/>
        <w:t>נספח "ד"</w:t>
      </w:r>
    </w:p>
    <w:p w14:paraId="5C0E857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342449A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6F2B6B4E" w14:textId="77777777" w:rsidR="00242A73" w:rsidRPr="00242A73" w:rsidRDefault="00242A73" w:rsidP="00242A73">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6FC07A08" w14:textId="77777777" w:rsidR="00242A73" w:rsidRPr="00242A73" w:rsidRDefault="00242A73" w:rsidP="00242A7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w:t>
      </w:r>
      <w:r w:rsidRPr="00242A7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461677EC" w14:textId="77777777" w:rsidR="00242A73" w:rsidRPr="00242A73" w:rsidRDefault="00242A73"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1.1</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67036BAE" w14:textId="77777777" w:rsidR="009C6F6C" w:rsidRPr="00242A73" w:rsidRDefault="00242A73"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1.2</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0946CEFA" w14:textId="77777777" w:rsidR="00242A73" w:rsidRPr="009C6F6C" w:rsidRDefault="00242A73"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C7EFB59" w14:textId="77777777" w:rsidR="009C6F6C" w:rsidRPr="009C6F6C" w:rsidRDefault="00242A73" w:rsidP="009C6F6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9C6F6C" w:rsidRPr="009C6F6C">
        <w:rPr>
          <w:rFonts w:ascii="Times New Roman" w:eastAsia="Times New Roman" w:hAnsi="Times New Roman" w:cs="David"/>
          <w:sz w:val="20"/>
          <w:szCs w:val="24"/>
          <w:rtl/>
          <w:lang w:eastAsia="he-IL"/>
        </w:rPr>
        <w:t>.</w:t>
      </w:r>
      <w:r w:rsidR="009C6F6C" w:rsidRPr="009C6F6C">
        <w:rPr>
          <w:rFonts w:ascii="Times New Roman" w:eastAsia="Times New Roman" w:hAnsi="Times New Roman" w:cs="David"/>
          <w:sz w:val="20"/>
          <w:szCs w:val="24"/>
          <w:rtl/>
          <w:lang w:eastAsia="he-IL"/>
        </w:rPr>
        <w:tab/>
        <w:t>למען הסר ספק:</w:t>
      </w:r>
    </w:p>
    <w:p w14:paraId="2E7D7DD1"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F5097C4"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.1</w:t>
      </w:r>
      <w:r w:rsidR="009C6F6C" w:rsidRPr="009C6F6C">
        <w:rPr>
          <w:rFonts w:ascii="Times New Roman" w:eastAsia="Times New Roman" w:hAnsi="Times New Roman" w:cs="David"/>
          <w:sz w:val="24"/>
          <w:szCs w:val="24"/>
          <w:rtl/>
        </w:rPr>
        <w:tab/>
        <w:t>מובהר כי 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ומועדי התשלום הינם סופיים ומוחלטים, והם לא ישתנו מכל גורם שהו</w:t>
      </w:r>
      <w:r w:rsidR="009C6F6C" w:rsidRPr="009C6F6C">
        <w:rPr>
          <w:rFonts w:ascii="Times New Roman" w:eastAsia="Times New Roman" w:hAnsi="Times New Roman" w:cs="David" w:hint="cs"/>
          <w:sz w:val="24"/>
          <w:szCs w:val="24"/>
          <w:rtl/>
        </w:rPr>
        <w:t xml:space="preserve">א כמפורט בסעיף 7 לחוזה. </w:t>
      </w:r>
    </w:p>
    <w:p w14:paraId="71DAEFB3"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Pr>
      </w:pPr>
    </w:p>
    <w:p w14:paraId="772A9A63"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w:t>
      </w:r>
      <w:r w:rsidR="009C6F6C" w:rsidRPr="009C6F6C">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ab/>
        <w:t>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כולל את כל המפורט בחוזה על כל נספחיו, לרבות נספח ב'</w:t>
      </w:r>
      <w:r w:rsidR="009C6F6C" w:rsidRPr="009C6F6C">
        <w:rPr>
          <w:rFonts w:ascii="Times New Roman" w:eastAsia="Times New Roman" w:hAnsi="Times New Roman" w:cs="David" w:hint="cs"/>
          <w:sz w:val="24"/>
          <w:szCs w:val="24"/>
          <w:rtl/>
        </w:rPr>
        <w:t xml:space="preserve"> ונספח ח'</w:t>
      </w:r>
      <w:r w:rsidR="009C6F6C" w:rsidRPr="009C6F6C">
        <w:rPr>
          <w:rFonts w:ascii="Times New Roman" w:eastAsia="Times New Roman" w:hAnsi="Times New Roman" w:cs="David"/>
          <w:sz w:val="24"/>
          <w:szCs w:val="24"/>
          <w:rtl/>
        </w:rPr>
        <w:t>.</w:t>
      </w:r>
    </w:p>
    <w:p w14:paraId="3871CB9D"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009D256C"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2.3</w:t>
      </w:r>
      <w:r w:rsidR="009C6F6C" w:rsidRPr="009C6F6C">
        <w:rPr>
          <w:rFonts w:ascii="Times New Roman" w:eastAsia="Times New Roman" w:hAnsi="Times New Roman" w:cs="David" w:hint="cs"/>
          <w:sz w:val="24"/>
          <w:szCs w:val="24"/>
          <w:rtl/>
        </w:rPr>
        <w:tab/>
      </w:r>
      <w:r w:rsidR="009C6F6C" w:rsidRPr="00242A73">
        <w:rPr>
          <w:rFonts w:ascii="Times New Roman" w:eastAsia="Times New Roman" w:hAnsi="Times New Roman" w:cs="David"/>
          <w:sz w:val="24"/>
          <w:szCs w:val="24"/>
          <w:rtl/>
        </w:rPr>
        <w:t>התמורה הינה סופית ולא תאושרנה תוספות שכר עקב שינויי תכנון בגלל התקדמות</w:t>
      </w:r>
      <w:r w:rsidR="009C6F6C" w:rsidRPr="009C6F6C">
        <w:rPr>
          <w:rFonts w:ascii="Times New Roman" w:eastAsia="Times New Roman" w:hAnsi="Times New Roman" w:cs="David"/>
          <w:sz w:val="24"/>
          <w:szCs w:val="24"/>
          <w:rtl/>
        </w:rPr>
        <w:t xml:space="preserve"> התכנון של שאר היועצים</w:t>
      </w:r>
      <w:r w:rsidR="009C6F6C" w:rsidRPr="009C6F6C">
        <w:rPr>
          <w:rFonts w:ascii="Times New Roman" w:eastAsia="Times New Roman" w:hAnsi="Times New Roman" w:cs="David" w:hint="cs"/>
          <w:sz w:val="24"/>
          <w:szCs w:val="24"/>
          <w:rtl/>
        </w:rPr>
        <w:t>.</w:t>
      </w:r>
    </w:p>
    <w:p w14:paraId="27B15C7B"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5A358FA8"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hint="cs"/>
          <w:sz w:val="24"/>
          <w:szCs w:val="24"/>
          <w:rtl/>
        </w:rPr>
        <w:t>.4</w:t>
      </w:r>
      <w:r w:rsidR="009C6F6C" w:rsidRPr="009C6F6C">
        <w:rPr>
          <w:rFonts w:ascii="Times New Roman" w:eastAsia="Times New Roman" w:hAnsi="Times New Roman" w:cs="David" w:hint="cs"/>
          <w:sz w:val="24"/>
          <w:szCs w:val="24"/>
          <w:rtl/>
        </w:rPr>
        <w:tab/>
        <w:t xml:space="preserve">על אף האמור בסעיף 3.1 לעיל, </w:t>
      </w:r>
      <w:r w:rsidR="009C6F6C" w:rsidRPr="009C6F6C">
        <w:rPr>
          <w:rFonts w:ascii="Times New Roman" w:eastAsia="Times New Roman" w:hAnsi="Times New Roman" w:cs="David"/>
          <w:sz w:val="24"/>
          <w:szCs w:val="24"/>
          <w:rtl/>
        </w:rPr>
        <w:t xml:space="preserve">בקשות לתוספת שכר </w:t>
      </w:r>
      <w:r w:rsidR="009C6F6C" w:rsidRPr="009C6F6C">
        <w:rPr>
          <w:rFonts w:ascii="Times New Roman" w:eastAsia="Times New Roman" w:hAnsi="Times New Roman" w:cs="David" w:hint="cs"/>
          <w:sz w:val="24"/>
          <w:szCs w:val="24"/>
          <w:rtl/>
        </w:rPr>
        <w:t>ידונו בתנאים כמפורט בסעיף 8 לחוזה בלבד.</w:t>
      </w:r>
    </w:p>
    <w:p w14:paraId="53D5157B"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30A5F1FE"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2.5</w:t>
      </w:r>
      <w:r w:rsidR="009C6F6C" w:rsidRPr="009C6F6C">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69415CBC"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 </w:t>
      </w:r>
    </w:p>
    <w:p w14:paraId="0B8F92BC" w14:textId="77777777"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.5.1</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לכל</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tl/>
        </w:rPr>
        <w:t>יחידת דיור</w:t>
      </w:r>
      <w:r w:rsidRPr="009C6F6C">
        <w:rPr>
          <w:rFonts w:ascii="Times New Roman" w:eastAsia="Times New Roman" w:hAnsi="Times New Roman" w:cs="David" w:hint="cs"/>
          <w:sz w:val="24"/>
          <w:szCs w:val="24"/>
          <w:rtl/>
        </w:rPr>
        <w:t>.</w:t>
      </w:r>
    </w:p>
    <w:p w14:paraId="1DFCE222" w14:textId="77777777" w:rsidR="009C6F6C" w:rsidRPr="009C6F6C" w:rsidRDefault="009C6F6C" w:rsidP="009C6F6C">
      <w:pPr>
        <w:spacing w:before="0" w:beforeAutospacing="0" w:after="0" w:afterAutospacing="0" w:line="240" w:lineRule="auto"/>
        <w:ind w:left="1388" w:hanging="709"/>
        <w:jc w:val="both"/>
        <w:rPr>
          <w:rFonts w:ascii="Times New Roman" w:eastAsia="Times New Roman" w:hAnsi="Times New Roman" w:cs="David"/>
          <w:sz w:val="24"/>
          <w:szCs w:val="24"/>
          <w:rtl/>
        </w:rPr>
      </w:pPr>
    </w:p>
    <w:p w14:paraId="097BEFCC" w14:textId="77777777"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.5.2</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 xml:space="preserve">כל מ"ר בנוי ומקורה </w:t>
      </w:r>
      <w:r w:rsidRPr="009C6F6C">
        <w:rPr>
          <w:rFonts w:ascii="Times New Roman" w:eastAsia="Times New Roman" w:hAnsi="Times New Roman" w:cs="David" w:hint="cs"/>
          <w:sz w:val="24"/>
          <w:szCs w:val="24"/>
          <w:rtl/>
        </w:rPr>
        <w:t>של המסחר (עילי ותת קרקעי), כולל מרתפים.</w:t>
      </w:r>
    </w:p>
    <w:p w14:paraId="72AB167C"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88A87C9" w14:textId="77777777" w:rsidR="009C6F6C" w:rsidRPr="00242A73" w:rsidRDefault="00242A73" w:rsidP="00242A73">
      <w:pPr>
        <w:pStyle w:val="af6"/>
        <w:numPr>
          <w:ilvl w:val="0"/>
          <w:numId w:val="7"/>
        </w:numPr>
        <w:spacing w:line="240" w:lineRule="auto"/>
        <w:rPr>
          <w:sz w:val="24"/>
          <w:szCs w:val="24"/>
          <w:rtl/>
        </w:rPr>
      </w:pPr>
      <w:r w:rsidRPr="00242A73">
        <w:rPr>
          <w:rFonts w:hint="cs"/>
          <w:sz w:val="20"/>
          <w:szCs w:val="24"/>
          <w:rtl/>
          <w:lang w:eastAsia="he-IL"/>
        </w:rPr>
        <w:t>הסכום המפורט בסעיף 1.1 לעיל יהיה צמוד ל</w:t>
      </w:r>
      <w:sdt>
        <w:sdtPr>
          <w:rPr>
            <w:rFonts w:hint="cs"/>
            <w:color w:val="008000"/>
            <w:rtl/>
          </w:rPr>
          <w:alias w:val="סוג מדד כותרת"/>
          <w:tag w:val="cntMadadTypeTitle"/>
          <w:id w:val="1394936735"/>
          <w:placeholder>
            <w:docPart w:val="F75ACD1BE3C34DDD94001F1B1B7E051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242A73">
            <w:rPr>
              <w:rStyle w:val="a7"/>
              <w:color w:val="00B0F0"/>
              <w:rtl/>
            </w:rPr>
            <w:t>[סוג מדד כותרת]</w:t>
          </w:r>
        </w:sdtContent>
      </w:sdt>
      <w:r w:rsidRPr="00242A73">
        <w:rPr>
          <w:rFonts w:hint="cs"/>
          <w:color w:val="008000"/>
          <w:sz w:val="24"/>
          <w:szCs w:val="24"/>
          <w:rtl/>
        </w:rPr>
        <w:br/>
      </w:r>
      <w:sdt>
        <w:sdtPr>
          <w:rPr>
            <w:rFonts w:hint="cs"/>
            <w:color w:val="008000"/>
            <w:rtl/>
          </w:rPr>
          <w:alias w:val="מדד בגין/ידוע - כותרת"/>
          <w:tag w:val="cntIsKnownTitle"/>
          <w:id w:val="1149088069"/>
          <w:placeholder>
            <w:docPart w:val="ECA626267DE84EAB83F87D3F53948A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242A73">
            <w:rPr>
              <w:rStyle w:val="a7"/>
              <w:color w:val="00B0F0"/>
              <w:rtl/>
            </w:rPr>
            <w:t>[מדד בגין/ידוע - כותרת]</w:t>
          </w:r>
        </w:sdtContent>
      </w:sdt>
      <w:r w:rsidRPr="00242A73">
        <w:rPr>
          <w:rFonts w:hint="cs"/>
          <w:color w:val="008000"/>
          <w:sz w:val="24"/>
          <w:szCs w:val="24"/>
          <w:rtl/>
        </w:rPr>
        <w:t xml:space="preserve"> </w:t>
      </w:r>
      <w:sdt>
        <w:sdtPr>
          <w:rPr>
            <w:rFonts w:hint="cs"/>
            <w:color w:val="008000"/>
            <w:rtl/>
          </w:rPr>
          <w:alias w:val="מדד בסיס"/>
          <w:tag w:val="cntMadadBase"/>
          <w:id w:val="1021983075"/>
          <w:placeholder>
            <w:docPart w:val="6CF4E9F3C4BB40B6AF49103A753AF2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242A73">
            <w:rPr>
              <w:rStyle w:val="a7"/>
              <w:color w:val="00B0F0"/>
              <w:rtl/>
            </w:rPr>
            <w:t>[מדד בסיס]</w:t>
          </w:r>
        </w:sdtContent>
      </w:sdt>
      <w:r w:rsidRPr="00242A73">
        <w:rPr>
          <w:rFonts w:hint="cs"/>
          <w:sz w:val="24"/>
          <w:szCs w:val="24"/>
          <w:rtl/>
        </w:rPr>
        <w:t xml:space="preserve"> (העומד על </w:t>
      </w:r>
      <w:sdt>
        <w:sdtPr>
          <w:rPr>
            <w:rFonts w:hint="cs"/>
            <w:color w:val="008000"/>
            <w:rtl/>
          </w:rPr>
          <w:alias w:val="נקודות מדד"/>
          <w:tag w:val="cntMadadPoints"/>
          <w:id w:val="-217437650"/>
          <w:placeholder>
            <w:docPart w:val="D836DF071493441185EC595AB47D599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242A73">
            <w:rPr>
              <w:rStyle w:val="a7"/>
              <w:color w:val="00B0F0"/>
              <w:rtl/>
            </w:rPr>
            <w:t>[נקודות מדד]</w:t>
          </w:r>
        </w:sdtContent>
      </w:sdt>
      <w:r w:rsidRPr="00242A73">
        <w:rPr>
          <w:rFonts w:hint="cs"/>
          <w:sz w:val="24"/>
          <w:szCs w:val="24"/>
          <w:rtl/>
        </w:rPr>
        <w:t xml:space="preserve"> נקודות) </w:t>
      </w:r>
      <w:r w:rsidRPr="00242A73">
        <w:rPr>
          <w:rFonts w:hint="cs"/>
          <w:sz w:val="24"/>
          <w:szCs w:val="24"/>
          <w:rtl/>
          <w:lang w:eastAsia="he-IL"/>
        </w:rPr>
        <w:t xml:space="preserve"> עד למדד הידוע ביום הגשת כל חשבון.</w:t>
      </w:r>
    </w:p>
    <w:p w14:paraId="658803DB"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p>
    <w:p w14:paraId="2E08E098"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בנוסף לכל תשלום ישולם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והמצאת כל אישור נוסף ע"פ כל דין, לרבות א</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שור על נ</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הול ספרים ואשור על ניכוי מס במקור.</w:t>
      </w:r>
    </w:p>
    <w:p w14:paraId="259D009C"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132D2EE6"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6</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תנאי מוקדם לביצוע התשלומים לפי נספח זה הוא קיום כל התחייבויות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על פי חוזה זה, השלמת כל עבודות התכנון הכלולות בשכר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כמפורט בנספח ב', ומסירת כל המסמכים והתכניות למזמין. </w:t>
      </w:r>
    </w:p>
    <w:p w14:paraId="476CF94F"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"ה"</w:t>
      </w:r>
    </w:p>
    <w:p w14:paraId="3AA517A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תשלומי 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6A8A28BA"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sz w:val="24"/>
          <w:szCs w:val="24"/>
          <w:rtl/>
        </w:rPr>
      </w:pPr>
    </w:p>
    <w:p w14:paraId="51496274" w14:textId="77777777" w:rsidR="00FA2003" w:rsidRDefault="00FA2003"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C521D8">
        <w:rPr>
          <w:rFonts w:ascii="Times New Roman" w:eastAsia="Times New Roman" w:hAnsi="Times New Roman" w:cs="David"/>
          <w:sz w:val="24"/>
          <w:szCs w:val="24"/>
          <w:rtl/>
          <w:lang w:eastAsia="he-IL"/>
        </w:rPr>
        <w:t>שכר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w:t>
      </w:r>
    </w:p>
    <w:p w14:paraId="0752D1CA" w14:textId="77777777" w:rsidR="009C6F6C" w:rsidRPr="009C6F6C" w:rsidRDefault="009C6F6C" w:rsidP="00FA2003">
      <w:pPr>
        <w:widowControl w:val="0"/>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br/>
      </w:r>
    </w:p>
    <w:p w14:paraId="0F46D71A"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1.1</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המוקדם</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2BB6B413"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1.2</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הסופי</w:t>
      </w:r>
      <w:r w:rsidRPr="009C6F6C">
        <w:rPr>
          <w:rFonts w:ascii="Times New Roman" w:eastAsia="Times New Roman" w:hAnsi="Times New Roman" w:cs="David"/>
          <w:sz w:val="24"/>
          <w:szCs w:val="24"/>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1B26F626"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1.3</w:t>
      </w:r>
      <w:r w:rsidRPr="009C6F6C">
        <w:rPr>
          <w:rFonts w:ascii="Times New Roman" w:eastAsia="Times New Roman" w:hAnsi="Times New Roman" w:cs="David"/>
          <w:sz w:val="24"/>
          <w:szCs w:val="24"/>
          <w:rtl/>
        </w:rPr>
        <w:tab/>
        <w:t xml:space="preserve">לאחר גמר </w:t>
      </w:r>
      <w:r w:rsidRPr="009C6F6C">
        <w:rPr>
          <w:rFonts w:ascii="Times New Roman" w:eastAsia="Times New Roman" w:hAnsi="Times New Roman" w:cs="David" w:hint="cs"/>
          <w:sz w:val="24"/>
          <w:szCs w:val="24"/>
          <w:rtl/>
        </w:rPr>
        <w:t>הייעוץ המפורט</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40</w:t>
      </w:r>
      <w:r w:rsidRPr="009C6F6C">
        <w:rPr>
          <w:rFonts w:ascii="Times New Roman" w:eastAsia="Times New Roman" w:hAnsi="Times New Roman" w:cs="David"/>
          <w:sz w:val="24"/>
          <w:szCs w:val="24"/>
          <w:rtl/>
        </w:rPr>
        <w:t>%</w:t>
      </w:r>
    </w:p>
    <w:p w14:paraId="40BDE0F4"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1.4</w:t>
      </w:r>
      <w:r w:rsidRPr="009C6F6C">
        <w:rPr>
          <w:rFonts w:ascii="Times New Roman" w:eastAsia="Times New Roman" w:hAnsi="Times New Roman" w:cs="David"/>
          <w:sz w:val="24"/>
          <w:szCs w:val="24"/>
          <w:rtl/>
        </w:rPr>
        <w:tab/>
        <w:t>במהלך הפיקוח העליון</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15</w:t>
      </w:r>
      <w:r w:rsidRPr="009C6F6C">
        <w:rPr>
          <w:rFonts w:ascii="Times New Roman" w:eastAsia="Times New Roman" w:hAnsi="Times New Roman" w:cs="David"/>
          <w:sz w:val="24"/>
          <w:szCs w:val="24"/>
          <w:rtl/>
        </w:rPr>
        <w:t>%</w:t>
      </w:r>
    </w:p>
    <w:p w14:paraId="4F6BBF9D" w14:textId="77777777" w:rsidR="009C6F6C" w:rsidRPr="009C6F6C" w:rsidRDefault="009C6F6C" w:rsidP="00FA2003">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1.5</w:t>
      </w:r>
      <w:r w:rsidRPr="009C6F6C">
        <w:rPr>
          <w:rFonts w:ascii="Times New Roman" w:eastAsia="Times New Roman" w:hAnsi="Times New Roman" w:cs="David" w:hint="cs"/>
          <w:sz w:val="24"/>
          <w:szCs w:val="24"/>
          <w:rtl/>
        </w:rPr>
        <w:tab/>
        <w:t>לאחר קבלת טופס 4 ואכלוס</w:t>
      </w:r>
      <w:r w:rsidR="00FA2003" w:rsidRPr="00FA2003">
        <w:rPr>
          <w:rFonts w:ascii="Times New Roman" w:eastAsia="Times New Roman" w:hAnsi="Times New Roman" w:cs="David" w:hint="cs"/>
          <w:sz w:val="24"/>
          <w:szCs w:val="24"/>
          <w:u w:val="dotted"/>
          <w:rtl/>
        </w:rPr>
        <w:t xml:space="preserve">                                     </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5</w:t>
      </w:r>
      <w:r w:rsidRPr="009C6F6C">
        <w:rPr>
          <w:rFonts w:ascii="Times New Roman" w:eastAsia="Times New Roman" w:hAnsi="Times New Roman" w:cs="David"/>
          <w:sz w:val="24"/>
          <w:szCs w:val="24"/>
          <w:rtl/>
        </w:rPr>
        <w:t>%</w:t>
      </w:r>
    </w:p>
    <w:p w14:paraId="73A2D51B"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Pr>
      </w:pPr>
    </w:p>
    <w:p w14:paraId="48D65C4D"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למרות האמור בסעיף 1 לעיל רשאי המזמין לשלם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מקדמות בגין קידום התכנון אשר יקוזזו משלבי התשלום עפ"י קביעתו.</w:t>
      </w:r>
    </w:p>
    <w:p w14:paraId="629FDA99" w14:textId="77777777" w:rsidR="009C6F6C" w:rsidRPr="009C6F6C" w:rsidRDefault="009C6F6C" w:rsidP="009C6F6C">
      <w:pPr>
        <w:spacing w:before="0" w:beforeAutospacing="0" w:after="0" w:afterAutospacing="0" w:line="360" w:lineRule="auto"/>
        <w:rPr>
          <w:rFonts w:ascii="Times New Roman" w:eastAsia="Times New Roman" w:hAnsi="Times New Roman" w:cs="David"/>
          <w:sz w:val="24"/>
          <w:szCs w:val="24"/>
          <w:rtl/>
        </w:rPr>
      </w:pPr>
    </w:p>
    <w:p w14:paraId="29921D9D"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יגיש חשבון לא יותר מאשר פעם בחודש.</w:t>
      </w:r>
    </w:p>
    <w:p w14:paraId="6586D771"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p>
    <w:p w14:paraId="0103E7DD"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המזמין ישלם את שכר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בטווח של  60 יום מתאריך אישור החשבון ע"י המנהל.</w:t>
      </w:r>
    </w:p>
    <w:p w14:paraId="0DE2CCA6"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50D1BB18"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הגשת החשבונות תתבצע תוך הטענתם לתיקיית "חשבונות מוגשים" במערכת ה-</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Pr>
        <w:t>view</w:t>
      </w:r>
      <w:r w:rsidRPr="009C6F6C">
        <w:rPr>
          <w:rFonts w:ascii="Times New Roman" w:eastAsia="Times New Roman" w:hAnsi="Times New Roman" w:cs="David"/>
          <w:sz w:val="24"/>
          <w:szCs w:val="24"/>
          <w:rtl/>
        </w:rPr>
        <w:t>@ ויידוע המנהל בהתאם. מובהר כי הטענת החשבון למערכת מהווה תנאי לטיפול בו.</w:t>
      </w:r>
    </w:p>
    <w:p w14:paraId="1903754E" w14:textId="77777777" w:rsidR="009C6F6C" w:rsidRPr="009C6F6C" w:rsidRDefault="009C6F6C" w:rsidP="009C6F6C">
      <w:pPr>
        <w:spacing w:before="0" w:beforeAutospacing="0" w:after="0" w:afterAutospacing="0" w:line="360" w:lineRule="auto"/>
        <w:jc w:val="center"/>
        <w:rPr>
          <w:rFonts w:ascii="Times New Roman" w:eastAsia="Times New Roman" w:hAnsi="Times New Roman" w:cs="David"/>
          <w:sz w:val="25"/>
          <w:szCs w:val="24"/>
          <w:rtl/>
        </w:rPr>
      </w:pPr>
      <w:r w:rsidRPr="009C6F6C">
        <w:rPr>
          <w:rFonts w:ascii="Times New Roman" w:eastAsia="Times New Roman" w:hAnsi="Times New Roman" w:cs="David"/>
          <w:sz w:val="24"/>
          <w:szCs w:val="24"/>
          <w:rtl/>
        </w:rPr>
        <w:br w:type="page"/>
      </w:r>
    </w:p>
    <w:p w14:paraId="34B7EA95" w14:textId="77777777" w:rsidR="00FA2003" w:rsidRPr="00FA2003" w:rsidRDefault="00FA2003" w:rsidP="00FA200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FA2003">
        <w:rPr>
          <w:rFonts w:ascii="Times New Roman" w:eastAsia="Times New Roman" w:hAnsi="Times New Roman" w:cs="David" w:hint="cs"/>
          <w:bCs/>
          <w:sz w:val="20"/>
          <w:szCs w:val="24"/>
          <w:u w:val="single"/>
          <w:rtl/>
          <w:lang w:eastAsia="he-IL"/>
        </w:rPr>
        <w:lastRenderedPageBreak/>
        <w:t>נספח "ו''</w:t>
      </w:r>
    </w:p>
    <w:p w14:paraId="0EAF2748" w14:textId="77777777" w:rsidR="00FA2003" w:rsidRPr="00FA2003" w:rsidRDefault="00FA2003" w:rsidP="00FA200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B0FE9659B944119A41B71B884CDE2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FA2003">
            <w:rPr>
              <w:color w:val="00B0F0"/>
              <w:rtl/>
            </w:rPr>
            <w:t>[תאריך חתימת חוזה]</w:t>
          </w:r>
        </w:sdtContent>
      </w:sdt>
      <w:r w:rsidRPr="00FA2003">
        <w:rPr>
          <w:rFonts w:ascii="Times New Roman" w:eastAsia="Times New Roman" w:hAnsi="Times New Roman" w:cs="David" w:hint="cs"/>
          <w:bCs/>
          <w:color w:val="FF0000"/>
          <w:sz w:val="24"/>
          <w:szCs w:val="24"/>
          <w:rtl/>
          <w:lang w:eastAsia="he-IL"/>
        </w:rPr>
        <w:br/>
      </w:r>
    </w:p>
    <w:p w14:paraId="70829DC4"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לכבוד</w:t>
      </w:r>
      <w:r w:rsidRPr="00FA200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81C8A0CFC7504C25B052E64F322C5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DEB5346" w14:textId="77777777" w:rsidR="00FA2003" w:rsidRPr="00FA2003" w:rsidRDefault="000E3710"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37" w:author="Kook Sec" w:date="2021-11-22T13:45:00Z">
            <w:r>
              <w:rPr>
                <w:rFonts w:ascii="Times New Roman" w:eastAsia="Times New Roman" w:hAnsi="Times New Roman" w:cs="David"/>
                <w:color w:val="008000"/>
                <w:sz w:val="24"/>
                <w:szCs w:val="24"/>
                <w:rtl/>
                <w:lang w:eastAsia="he-IL"/>
              </w:rPr>
              <w:t>א.מ. ישראל מגורים פיתוח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 xml:space="preserve">513313148      </w:t>
            </w:r>
          </w:ins>
        </w:p>
      </w:sdtContent>
    </w:sdt>
    <w:p w14:paraId="27E69400"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3C8893C"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w:t>
      </w:r>
    </w:p>
    <w:p w14:paraId="4F459657"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BA575C0" w14:textId="77777777" w:rsidR="00FA2003" w:rsidRPr="00FA2003" w:rsidRDefault="00FA2003" w:rsidP="00FA200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bCs/>
          <w:sz w:val="24"/>
          <w:szCs w:val="24"/>
          <w:u w:val="single"/>
          <w:rtl/>
          <w:lang w:eastAsia="he-IL"/>
        </w:rPr>
        <w:t>הצהרה והתחייבות לשמירת סודיות</w:t>
      </w:r>
    </w:p>
    <w:p w14:paraId="55A3210A"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3751C0"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04D0F8FAC2041F98E90788E296A6E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8" w:author="Kook Sec" w:date="2021-11-22T13:42:00Z">
            <w:r w:rsidR="000E3710">
              <w:rPr>
                <w:rFonts w:ascii="Times New Roman" w:eastAsia="Times New Roman" w:hAnsi="Times New Roman" w:cs="David"/>
                <w:color w:val="008000"/>
                <w:sz w:val="24"/>
                <w:szCs w:val="24"/>
                <w:rtl/>
                <w:lang w:eastAsia="he-IL"/>
              </w:rPr>
              <w:t>אירנה רובין אדריכלית ומורשת נגישות</w:t>
            </w:r>
          </w:ins>
        </w:sdtContent>
      </w:sdt>
      <w:r w:rsidRPr="00FA2003">
        <w:rPr>
          <w:rFonts w:ascii="Times New Roman" w:eastAsia="Times New Roman" w:hAnsi="Times New Roman" w:cs="David" w:hint="cs"/>
          <w:sz w:val="24"/>
          <w:szCs w:val="24"/>
          <w:rtl/>
          <w:lang w:eastAsia="he-IL"/>
        </w:rPr>
        <w:t xml:space="preserve"> / הפועל בשם חברת </w:t>
      </w:r>
      <w:r w:rsidRPr="00FA200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F3078669B3524F64A2C046BD2ECAA5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9" w:author="Kook Sec" w:date="2021-11-22T13:42:00Z">
            <w:r w:rsidR="000E3710">
              <w:rPr>
                <w:rFonts w:ascii="Times New Roman" w:eastAsia="Times New Roman" w:hAnsi="Times New Roman" w:cs="David"/>
                <w:color w:val="008000"/>
                <w:sz w:val="24"/>
                <w:szCs w:val="24"/>
                <w:rtl/>
                <w:lang w:eastAsia="he-IL"/>
              </w:rPr>
              <w:t>אירנה רובין אדריכלית ומורשת נגישות</w:t>
            </w:r>
          </w:ins>
        </w:sdtContent>
      </w:sdt>
      <w:r w:rsidRPr="00FA2003">
        <w:rPr>
          <w:rFonts w:ascii="Times New Roman" w:eastAsia="Times New Roman" w:hAnsi="Times New Roman" w:cs="David" w:hint="cs"/>
          <w:bCs/>
          <w:sz w:val="24"/>
          <w:szCs w:val="24"/>
          <w:rtl/>
          <w:lang w:eastAsia="he-IL"/>
        </w:rPr>
        <w:t xml:space="preserve"> /</w:t>
      </w:r>
      <w:r w:rsidRPr="00FA2003">
        <w:rPr>
          <w:rFonts w:ascii="Times New Roman" w:eastAsia="Times New Roman" w:hAnsi="Times New Roman" w:cs="David" w:hint="cs"/>
          <w:sz w:val="24"/>
          <w:szCs w:val="24"/>
          <w:rtl/>
          <w:lang w:eastAsia="he-IL"/>
        </w:rPr>
        <w:t xml:space="preserve"> המספק שירותים לחברת </w:t>
      </w:r>
      <w:r w:rsidRPr="00FA200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492FC801BD0441AA4D898A4460753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40" w:author="Kook Sec" w:date="2021-11-22T13:42:00Z">
            <w:r w:rsidR="000E3710">
              <w:rPr>
                <w:rFonts w:ascii="Times New Roman" w:eastAsia="Times New Roman" w:hAnsi="Times New Roman" w:cs="David"/>
                <w:color w:val="008000"/>
                <w:sz w:val="24"/>
                <w:szCs w:val="24"/>
                <w:rtl/>
                <w:lang w:eastAsia="he-IL"/>
              </w:rPr>
              <w:t>אירנה רובין אדריכלית ומורשת נגישות</w:t>
            </w:r>
          </w:ins>
        </w:sdtContent>
      </w:sdt>
      <w:r w:rsidRPr="00FA2003">
        <w:rPr>
          <w:rFonts w:ascii="Times New Roman" w:eastAsia="Times New Roman" w:hAnsi="Times New Roman" w:cs="David" w:hint="cs"/>
          <w:sz w:val="24"/>
          <w:szCs w:val="24"/>
          <w:rtl/>
          <w:lang w:eastAsia="he-IL"/>
        </w:rPr>
        <w:t xml:space="preserve"> *,מצהיר בזאת ומתחייב כלפיכם כדלקמן:</w:t>
      </w:r>
    </w:p>
    <w:p w14:paraId="5B4819C6"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811B7D6"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12C10FE70E6F4224B9BEC0C151473E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41" w:author="Kook Sec" w:date="2021-11-22T13:42:00Z">
            <w:r w:rsidR="000E3710">
              <w:rPr>
                <w:rFonts w:ascii="Times New Roman" w:eastAsia="Times New Roman" w:hAnsi="Times New Roman" w:cs="David"/>
                <w:color w:val="008000"/>
                <w:sz w:val="24"/>
                <w:szCs w:val="24"/>
                <w:rtl/>
                <w:lang w:eastAsia="he-IL"/>
              </w:rPr>
              <w:t>אירנה רובין אדריכלית ומורשת נגישות</w:t>
            </w:r>
          </w:ins>
        </w:sdtContent>
      </w:sdt>
      <w:r w:rsidRPr="00FA200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DEE94D47AC4487BA83E26227B1511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נגישות</w:t>
          </w:r>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DDE1654539A4EDDAA2783F0B74477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42" w:author="Kook Sec" w:date="2021-11-22T13:40:00Z">
            <w:r w:rsidR="000E3710">
              <w:rPr>
                <w:rFonts w:ascii="Times New Roman" w:eastAsia="Times New Roman" w:hAnsi="Times New Roman" w:cs="David" w:hint="cs"/>
                <w:bCs/>
                <w:color w:val="008000"/>
                <w:sz w:val="24"/>
                <w:szCs w:val="24"/>
                <w:rtl/>
                <w:lang w:eastAsia="he-IL"/>
              </w:rPr>
              <w:t>א.מ. ישראל מגורים פיתוח בע"מ</w:t>
            </w:r>
          </w:ins>
        </w:sdtContent>
      </w:sdt>
      <w:r w:rsidRPr="00FA2003">
        <w:rPr>
          <w:rFonts w:ascii="Times New Roman" w:eastAsia="Times New Roman" w:hAnsi="Times New Roman" w:cs="David" w:hint="cs"/>
          <w:color w:val="008000"/>
          <w:sz w:val="24"/>
          <w:szCs w:val="24"/>
          <w:rtl/>
          <w:lang w:eastAsia="he-IL"/>
        </w:rPr>
        <w:t>.</w:t>
      </w:r>
    </w:p>
    <w:p w14:paraId="5AC6970F"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F9E0048"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437A83E92B3463780E78397A83A17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43" w:author="Kook Sec" w:date="2021-11-22T13:42:00Z">
            <w:r w:rsidR="000E3710">
              <w:rPr>
                <w:rFonts w:ascii="Times New Roman" w:eastAsia="Times New Roman" w:hAnsi="Times New Roman" w:cs="David"/>
                <w:color w:val="008000"/>
                <w:sz w:val="24"/>
                <w:szCs w:val="24"/>
                <w:rtl/>
                <w:lang w:eastAsia="he-IL"/>
              </w:rPr>
              <w:t>אירנה רובין אדריכלית ומורשת נגישות</w:t>
            </w:r>
          </w:ins>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עשוי להגיע לרשותי מידע חסוי כמוגדר להלן:</w:t>
      </w:r>
    </w:p>
    <w:p w14:paraId="3B7D77DD"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76C2B7B" w14:textId="77777777" w:rsidR="00FA2003" w:rsidRPr="00FA2003" w:rsidRDefault="00FA2003" w:rsidP="00FA200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ab/>
        <w:t>"</w:t>
      </w:r>
      <w:r w:rsidRPr="00FA2003">
        <w:rPr>
          <w:rFonts w:ascii="Times New Roman" w:eastAsia="Times New Roman" w:hAnsi="Times New Roman" w:cs="David" w:hint="cs"/>
          <w:b/>
          <w:bCs/>
          <w:sz w:val="24"/>
          <w:szCs w:val="24"/>
          <w:rtl/>
          <w:lang w:eastAsia="he-IL"/>
        </w:rPr>
        <w:t>מידע חסוי</w:t>
      </w:r>
      <w:r w:rsidRPr="00FA2003">
        <w:rPr>
          <w:rFonts w:ascii="Times New Roman" w:eastAsia="Times New Roman" w:hAnsi="Times New Roman" w:cs="David" w:hint="cs"/>
          <w:sz w:val="24"/>
          <w:szCs w:val="24"/>
          <w:rtl/>
          <w:lang w:eastAsia="he-IL"/>
        </w:rPr>
        <w:t>"-</w:t>
      </w:r>
      <w:r w:rsidRPr="00FA200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EDEA4191105145A5B4E43EC19FD844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4" w:author="Kook Sec" w:date="2021-11-22T13:42:00Z">
            <w:r w:rsidR="000E3710">
              <w:rPr>
                <w:rFonts w:ascii="Times New Roman" w:eastAsia="Times New Roman" w:hAnsi="Times New Roman" w:cs="David"/>
                <w:color w:val="008000"/>
                <w:sz w:val="24"/>
                <w:szCs w:val="24"/>
                <w:rtl/>
                <w:lang w:eastAsia="he-IL"/>
              </w:rPr>
              <w:t>אירנה רובין אדריכלית ומורשת נגישות</w:t>
            </w:r>
          </w:ins>
        </w:sdtContent>
      </w:sdt>
      <w:r w:rsidRPr="00FA2003">
        <w:rPr>
          <w:rFonts w:ascii="Times New Roman" w:eastAsia="Times New Roman" w:hAnsi="Times New Roman" w:cs="David"/>
          <w:bCs/>
          <w:color w:val="008000"/>
          <w:sz w:val="24"/>
          <w:szCs w:val="24"/>
          <w:lang w:eastAsia="he-IL"/>
        </w:rPr>
        <w:t xml:space="preserve"> </w:t>
      </w:r>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color w:val="008000"/>
          <w:sz w:val="24"/>
          <w:szCs w:val="24"/>
          <w:rtl/>
          <w:lang w:eastAsia="he-IL"/>
        </w:rPr>
        <w:t>.</w:t>
      </w:r>
    </w:p>
    <w:p w14:paraId="6BCCF17C"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0592027"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633469E"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828FC0E"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75A8B10"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795C6D2"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37F9303E"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DBC9F13"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בכבוד רב,</w:t>
      </w:r>
    </w:p>
    <w:p w14:paraId="782F92F6" w14:textId="77777777" w:rsidR="00FA2003" w:rsidRPr="00FA2003" w:rsidRDefault="00FA2003" w:rsidP="00FA200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425D955" w14:textId="77777777" w:rsidR="00FA2003" w:rsidRPr="00FA2003" w:rsidRDefault="00FA2003" w:rsidP="00FA200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_______________________ </w:t>
      </w:r>
    </w:p>
    <w:p w14:paraId="4B0F765B" w14:textId="77777777" w:rsidR="00FA2003" w:rsidRPr="00FA2003" w:rsidRDefault="00FA2003"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FA2003">
        <w:rPr>
          <w:rFonts w:ascii="Times New Roman" w:eastAsia="Times New Roman" w:hAnsi="Times New Roman" w:cs="David" w:hint="cs"/>
          <w:color w:val="00B0F0"/>
          <w:sz w:val="24"/>
          <w:szCs w:val="24"/>
          <w:rtl/>
          <w:lang w:eastAsia="he-IL"/>
        </w:rPr>
        <w:t xml:space="preserve">              </w:t>
      </w:r>
      <w:r w:rsidR="00E1739D">
        <w:rPr>
          <w:rFonts w:ascii="Times New Roman" w:eastAsia="Times New Roman" w:hAnsi="Times New Roman" w:cs="David" w:hint="cs"/>
          <w:color w:val="00B0F0"/>
          <w:sz w:val="24"/>
          <w:szCs w:val="24"/>
          <w:rtl/>
          <w:lang w:eastAsia="he-IL"/>
        </w:rPr>
        <w:t xml:space="preserve">  </w:t>
      </w:r>
      <w:r w:rsidRPr="00FA200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683363572"/>
          <w:placeholder>
            <w:docPart w:val="0EFC45A65FF840959F257E4CD533F2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5" w:author="Kook Sec" w:date="2021-11-22T13:42:00Z">
            <w:r w:rsidR="000E3710">
              <w:rPr>
                <w:rFonts w:ascii="Times New Roman" w:eastAsia="Times New Roman" w:hAnsi="Times New Roman" w:cs="David" w:hint="cs"/>
                <w:sz w:val="20"/>
                <w:szCs w:val="24"/>
                <w:rtl/>
                <w:lang w:eastAsia="he-IL"/>
              </w:rPr>
              <w:t>אירנה רובין אדריכלית ומורשת נגישות</w:t>
            </w:r>
          </w:ins>
        </w:sdtContent>
      </w:sdt>
    </w:p>
    <w:p w14:paraId="2B3C7127"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8CDB4D1"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lastRenderedPageBreak/>
        <w:t>שם:____________</w:t>
      </w:r>
    </w:p>
    <w:p w14:paraId="169E92FD"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ת.ז:____________</w:t>
      </w:r>
    </w:p>
    <w:p w14:paraId="5C79BE50"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כתובת:__________</w:t>
      </w:r>
    </w:p>
    <w:p w14:paraId="4586EB10" w14:textId="77777777" w:rsidR="00FA2003" w:rsidRPr="00FA2003" w:rsidRDefault="00FA2003" w:rsidP="00FA200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sz w:val="24"/>
          <w:szCs w:val="24"/>
          <w:highlight w:val="yellow"/>
          <w:rtl/>
          <w:lang w:eastAsia="he-IL"/>
        </w:rPr>
        <w:t>*מחק את המיותר</w:t>
      </w:r>
    </w:p>
    <w:p w14:paraId="63F4A325"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B23B695" w14:textId="77777777" w:rsidR="00FA2003" w:rsidRPr="00FA2003" w:rsidRDefault="00FA2003" w:rsidP="00FA200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4203A6F" w14:textId="77777777" w:rsidR="00AF1BE1" w:rsidRPr="00232692" w:rsidRDefault="00AF1BE1" w:rsidP="00AF1BE1">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436E9907" w14:textId="77777777" w:rsidR="00AF1BE1" w:rsidRPr="0009511C" w:rsidRDefault="00AF1BE1" w:rsidP="00AF1BE1">
      <w:pPr>
        <w:widowControl w:val="0"/>
        <w:spacing w:before="0" w:beforeAutospacing="0" w:after="0" w:afterAutospacing="0" w:line="240" w:lineRule="auto"/>
        <w:jc w:val="center"/>
        <w:rPr>
          <w:rFonts w:ascii="David" w:eastAsia="Times New Roman" w:hAnsi="David" w:cs="David"/>
          <w:sz w:val="24"/>
          <w:szCs w:val="24"/>
          <w:lang w:eastAsia="he-IL"/>
        </w:rPr>
      </w:pPr>
    </w:p>
    <w:p w14:paraId="04F1802E" w14:textId="77777777" w:rsidR="00AF1BE1" w:rsidRPr="002419E5" w:rsidRDefault="00AF1BE1" w:rsidP="00AF1BE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3FCF27FF" w14:textId="77777777" w:rsidR="00AF1BE1" w:rsidRPr="0009511C" w:rsidRDefault="00AF1BE1" w:rsidP="00AF1BE1">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93E3FD3"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3423417E"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47944F52"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1FB3E0BF"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w:t>
      </w:r>
      <w:proofErr w:type="spellStart"/>
      <w:r w:rsidRPr="0009511C">
        <w:rPr>
          <w:rFonts w:ascii="David" w:eastAsia="Calibri" w:hAnsi="David" w:cs="David" w:hint="cs"/>
          <w:sz w:val="24"/>
          <w:szCs w:val="24"/>
          <w:rtl/>
        </w:rPr>
        <w:t>להגרם</w:t>
      </w:r>
      <w:proofErr w:type="spellEnd"/>
      <w:r w:rsidRPr="0009511C">
        <w:rPr>
          <w:rFonts w:ascii="David" w:eastAsia="Calibri" w:hAnsi="David" w:cs="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52C1BEB3"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DBDC585"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244F801F"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r>
      <w:r w:rsidRPr="0009511C">
        <w:rPr>
          <w:rFonts w:ascii="David" w:eastAsia="Calibri" w:hAnsi="David" w:cs="David" w:hint="cs"/>
          <w:sz w:val="24"/>
          <w:szCs w:val="24"/>
          <w:rtl/>
        </w:rPr>
        <w:lastRenderedPageBreak/>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18F2E208"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38D60C4C"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06A28CB7"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24FCF870"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17D39DC2" w14:textId="77777777" w:rsidR="00AF1BE1" w:rsidRPr="002419E5" w:rsidRDefault="00AF1BE1" w:rsidP="00AF1BE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C57D061" w14:textId="77777777" w:rsidR="00AF1BE1" w:rsidRDefault="00AF1BE1" w:rsidP="00AF1BE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3FE1D5DB" w14:textId="77777777" w:rsidR="00AF1BE1" w:rsidRPr="00400B84" w:rsidRDefault="00AF1BE1" w:rsidP="00AF1BE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F1BE1" w:rsidRPr="0009511C" w14:paraId="5EB86BE9" w14:textId="77777777" w:rsidTr="000E371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5D60A60"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F58DA39"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F1BE1" w:rsidRPr="0009511C" w14:paraId="6FDAC101" w14:textId="77777777" w:rsidTr="000E371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6410B41E"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F1BE1" w:rsidRPr="0009511C" w14:paraId="74FEB1D8" w14:textId="77777777" w:rsidTr="000E371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62B48F6"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359ADA1D"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10AE4EB9"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0A0ECDED"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F1BE1" w:rsidRPr="0009511C" w14:paraId="39C30F08" w14:textId="77777777" w:rsidTr="000E3710">
        <w:trPr>
          <w:trHeight w:val="551"/>
        </w:trPr>
        <w:tc>
          <w:tcPr>
            <w:tcW w:w="4068" w:type="dxa"/>
            <w:tcBorders>
              <w:top w:val="single" w:sz="4" w:space="0" w:color="auto"/>
              <w:left w:val="single" w:sz="4" w:space="0" w:color="auto"/>
              <w:bottom w:val="single" w:sz="4" w:space="0" w:color="auto"/>
              <w:right w:val="single" w:sz="4" w:space="0" w:color="auto"/>
            </w:tcBorders>
            <w:hideMark/>
          </w:tcPr>
          <w:p w14:paraId="69F9A6E0"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2983BF82"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3E56B9CA"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202252E0" w14:textId="77777777" w:rsidR="00AF1BE1" w:rsidRPr="0009511C" w:rsidRDefault="00AF1BE1" w:rsidP="000E3710">
            <w:pPr>
              <w:spacing w:before="0" w:beforeAutospacing="0" w:after="0" w:afterAutospacing="0" w:line="240" w:lineRule="auto"/>
              <w:ind w:left="50" w:right="78"/>
              <w:rPr>
                <w:rFonts w:ascii="David" w:eastAsia="Calibri" w:hAnsi="David" w:cs="David"/>
                <w:b/>
                <w:sz w:val="24"/>
                <w:szCs w:val="24"/>
                <w:rtl/>
                <w:lang w:eastAsia="he-IL"/>
              </w:rPr>
            </w:pPr>
          </w:p>
          <w:p w14:paraId="5FD222B5" w14:textId="77777777" w:rsidR="00AF1BE1" w:rsidRPr="0009511C" w:rsidRDefault="00AF1BE1" w:rsidP="000E371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B8A5099" w14:textId="77777777" w:rsidR="00AF1BE1" w:rsidRPr="0009511C" w:rsidRDefault="00AF1BE1" w:rsidP="000E371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2442C511" w14:textId="77777777" w:rsidR="00AF1BE1" w:rsidRPr="0009511C" w:rsidRDefault="00AF1BE1" w:rsidP="000E3710">
            <w:pPr>
              <w:spacing w:before="0" w:beforeAutospacing="0" w:after="0" w:afterAutospacing="0" w:line="240" w:lineRule="auto"/>
              <w:ind w:left="50" w:right="78"/>
              <w:rPr>
                <w:rFonts w:ascii="David" w:eastAsia="Calibri" w:hAnsi="David" w:cs="David"/>
                <w:b/>
                <w:sz w:val="24"/>
                <w:szCs w:val="24"/>
                <w:rtl/>
                <w:lang w:eastAsia="he-IL"/>
              </w:rPr>
            </w:pPr>
          </w:p>
          <w:p w14:paraId="308EDB98" w14:textId="77777777" w:rsidR="00AF1BE1" w:rsidRPr="0009511C" w:rsidRDefault="00AF1BE1" w:rsidP="000E371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38B1575" w14:textId="77777777" w:rsidR="00AF1BE1" w:rsidRPr="0009511C" w:rsidRDefault="00AF1BE1" w:rsidP="000E3710">
            <w:pPr>
              <w:spacing w:before="0" w:beforeAutospacing="0" w:after="0" w:afterAutospacing="0" w:line="240" w:lineRule="auto"/>
              <w:ind w:left="50" w:right="78"/>
              <w:rPr>
                <w:rFonts w:ascii="David" w:eastAsia="Calibri" w:hAnsi="David" w:cs="David"/>
                <w:b/>
                <w:sz w:val="24"/>
                <w:szCs w:val="24"/>
                <w:rtl/>
                <w:lang w:eastAsia="he-IL"/>
              </w:rPr>
            </w:pPr>
          </w:p>
        </w:tc>
      </w:tr>
      <w:tr w:rsidR="00AF1BE1" w:rsidRPr="0009511C" w14:paraId="685936D7" w14:textId="77777777" w:rsidTr="000E3710">
        <w:trPr>
          <w:trHeight w:val="571"/>
        </w:trPr>
        <w:tc>
          <w:tcPr>
            <w:tcW w:w="4068" w:type="dxa"/>
            <w:tcBorders>
              <w:top w:val="single" w:sz="4" w:space="0" w:color="auto"/>
              <w:left w:val="single" w:sz="4" w:space="0" w:color="auto"/>
              <w:bottom w:val="single" w:sz="4" w:space="0" w:color="auto"/>
              <w:right w:val="single" w:sz="4" w:space="0" w:color="auto"/>
            </w:tcBorders>
            <w:hideMark/>
          </w:tcPr>
          <w:p w14:paraId="0B24848B"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12FD8BC9"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3E855D8"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31FF4F" w14:textId="77777777" w:rsidR="00AF1BE1" w:rsidRPr="0009511C" w:rsidRDefault="00AF1BE1" w:rsidP="000E371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1C4A3F" w14:textId="77777777" w:rsidR="00AF1BE1" w:rsidRPr="0009511C" w:rsidRDefault="00AF1BE1" w:rsidP="000E3710">
            <w:pPr>
              <w:spacing w:before="0" w:beforeAutospacing="0" w:after="0" w:afterAutospacing="0" w:line="256" w:lineRule="auto"/>
              <w:rPr>
                <w:rFonts w:ascii="David" w:eastAsia="Calibri" w:hAnsi="David" w:cs="David"/>
                <w:b/>
                <w:sz w:val="24"/>
                <w:szCs w:val="24"/>
                <w:lang w:eastAsia="he-IL"/>
              </w:rPr>
            </w:pPr>
          </w:p>
        </w:tc>
      </w:tr>
      <w:tr w:rsidR="00AF1BE1" w:rsidRPr="0009511C" w14:paraId="2D72DB43" w14:textId="77777777" w:rsidTr="000E3710">
        <w:trPr>
          <w:trHeight w:val="391"/>
        </w:trPr>
        <w:tc>
          <w:tcPr>
            <w:tcW w:w="4068" w:type="dxa"/>
            <w:tcBorders>
              <w:top w:val="single" w:sz="4" w:space="0" w:color="auto"/>
              <w:left w:val="single" w:sz="4" w:space="0" w:color="auto"/>
              <w:bottom w:val="single" w:sz="4" w:space="0" w:color="auto"/>
              <w:right w:val="single" w:sz="4" w:space="0" w:color="auto"/>
            </w:tcBorders>
            <w:hideMark/>
          </w:tcPr>
          <w:p w14:paraId="4199BBC9"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41C5D427"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D68B69B" w14:textId="77777777" w:rsidR="00AF1BE1" w:rsidRPr="0009511C" w:rsidRDefault="00AF1BE1" w:rsidP="000E371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323B5E" w14:textId="77777777" w:rsidR="00AF1BE1" w:rsidRPr="0009511C" w:rsidRDefault="00AF1BE1" w:rsidP="000E371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1C3D92" w14:textId="77777777" w:rsidR="00AF1BE1" w:rsidRPr="0009511C" w:rsidRDefault="00AF1BE1" w:rsidP="000E3710">
            <w:pPr>
              <w:spacing w:before="0" w:beforeAutospacing="0" w:after="0" w:afterAutospacing="0" w:line="256" w:lineRule="auto"/>
              <w:rPr>
                <w:rFonts w:ascii="David" w:eastAsia="Calibri" w:hAnsi="David" w:cs="David"/>
                <w:b/>
                <w:sz w:val="24"/>
                <w:szCs w:val="24"/>
                <w:lang w:eastAsia="he-IL"/>
              </w:rPr>
            </w:pPr>
          </w:p>
        </w:tc>
      </w:tr>
    </w:tbl>
    <w:p w14:paraId="2A526F49" w14:textId="77777777" w:rsidR="00AF1BE1" w:rsidRPr="0009511C" w:rsidRDefault="00AF1BE1" w:rsidP="00AF1BE1">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AF1BE1" w:rsidRPr="0009511C" w14:paraId="5E9E6FAD" w14:textId="77777777" w:rsidTr="000E371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3784041C"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F1BE1" w:rsidRPr="0009511C" w14:paraId="3FA8836B" w14:textId="77777777" w:rsidTr="000E371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7F2F20F4"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E101A10"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p>
          <w:p w14:paraId="5AC4C787"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A277F94"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8561C11"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A7FA712"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E3930C9"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1311614B"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CCE3EA8"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2F4686A7"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F1BE1" w:rsidRPr="0009511C" w14:paraId="100CE3CB" w14:textId="77777777" w:rsidTr="000E371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EC6760A" w14:textId="77777777" w:rsidR="00AF1BE1" w:rsidRPr="0009511C" w:rsidRDefault="00AF1BE1" w:rsidP="000E371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5EAB3320" w14:textId="77777777" w:rsidR="00AF1BE1" w:rsidRPr="0009511C" w:rsidRDefault="00AF1BE1" w:rsidP="000E371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68D53621" w14:textId="77777777" w:rsidR="00AF1BE1" w:rsidRPr="0009511C" w:rsidRDefault="00AF1BE1" w:rsidP="000E371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68A7238" w14:textId="77777777" w:rsidR="00AF1BE1" w:rsidRPr="0009511C" w:rsidRDefault="00AF1BE1" w:rsidP="000E371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84CAD35" w14:textId="77777777" w:rsidR="00AF1BE1" w:rsidRPr="0009511C" w:rsidRDefault="00AF1BE1" w:rsidP="000E371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09D7C15"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4AE0373"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2C73A1A" w14:textId="77777777" w:rsidR="00AF1BE1" w:rsidRPr="0009511C" w:rsidRDefault="00AF1BE1" w:rsidP="000E3710">
            <w:pPr>
              <w:spacing w:before="0" w:beforeAutospacing="0" w:after="0" w:afterAutospacing="0" w:line="256" w:lineRule="auto"/>
              <w:rPr>
                <w:rFonts w:ascii="David" w:eastAsia="Calibri" w:hAnsi="David" w:cs="David"/>
                <w:sz w:val="24"/>
                <w:szCs w:val="24"/>
                <w:lang w:eastAsia="he-IL"/>
              </w:rPr>
            </w:pPr>
          </w:p>
        </w:tc>
      </w:tr>
      <w:tr w:rsidR="00AF1BE1" w:rsidRPr="0009511C" w14:paraId="72E576F2" w14:textId="77777777" w:rsidTr="000E371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98BAF3F"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ECEEF2F"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3BABC1C"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DCF566F"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633DF7A"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F112E9A"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1359745"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FF91D4A" w14:textId="77777777" w:rsidR="00AF1BE1" w:rsidRPr="0009511C" w:rsidRDefault="00AF1BE1" w:rsidP="000E371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F1BE1" w:rsidRPr="0009511C" w14:paraId="5EE133A3" w14:textId="77777777" w:rsidTr="000E371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81124A9"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4B8663F"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1376C94"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264D66F9"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27425F1"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3CE04CF7"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3F58557"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D090A68" w14:textId="77777777" w:rsidR="00AF1BE1" w:rsidRPr="0009511C" w:rsidRDefault="00AF1BE1" w:rsidP="000E371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F1BE1" w:rsidRPr="0009511C" w14:paraId="79D6D9B4" w14:textId="77777777" w:rsidTr="000E371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086D7CC"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lastRenderedPageBreak/>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0116FF2" w14:textId="77777777" w:rsidR="00AF1BE1" w:rsidRPr="0009511C" w:rsidRDefault="00AF1BE1" w:rsidP="000E371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80071A7" w14:textId="77777777" w:rsidR="00AF1BE1" w:rsidRPr="0009511C" w:rsidRDefault="00AF1BE1" w:rsidP="000E371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414F7B2" w14:textId="77777777" w:rsidR="00AF1BE1" w:rsidRPr="0009511C" w:rsidRDefault="00AF1BE1" w:rsidP="000E371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36F544F" w14:textId="77777777" w:rsidR="00AF1BE1" w:rsidRPr="0009511C" w:rsidRDefault="00AF1BE1" w:rsidP="000E371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1024314" w14:textId="77777777" w:rsidR="00AF1BE1" w:rsidRPr="0009511C" w:rsidRDefault="00AF1BE1" w:rsidP="000E371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ED40AB7" w14:textId="77777777" w:rsidR="00AF1BE1" w:rsidRPr="0009511C" w:rsidRDefault="00AF1BE1" w:rsidP="000E371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7ABEE03" w14:textId="77777777" w:rsidR="00AF1BE1" w:rsidRPr="0009511C" w:rsidRDefault="00AF1BE1" w:rsidP="000E371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426ACED1" w14:textId="77777777" w:rsidR="00AF1BE1" w:rsidRPr="0009511C" w:rsidRDefault="00AF1BE1" w:rsidP="00AF1BE1">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3C77F7A2" w14:textId="77777777" w:rsidTr="000E371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68D0EA8" w14:textId="77777777" w:rsidR="00AF1BE1" w:rsidRPr="0009511C" w:rsidRDefault="00AF1BE1" w:rsidP="000E371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F1BE1" w:rsidRPr="0009511C" w14:paraId="4C21474E" w14:textId="77777777" w:rsidTr="000E371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163C8F5" w14:textId="77777777" w:rsidR="00AF1BE1" w:rsidRPr="0009511C" w:rsidRDefault="00AF1BE1" w:rsidP="000E371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33B94F2F" w14:textId="77777777" w:rsidR="00AF1BE1" w:rsidRPr="0009511C" w:rsidRDefault="00AF1BE1" w:rsidP="00AF1BE1">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3DCC8EF4" w14:textId="77777777" w:rsidTr="000E371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71F7B5D" w14:textId="77777777" w:rsidR="00AF1BE1" w:rsidRPr="0009511C" w:rsidRDefault="00AF1BE1" w:rsidP="000E371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AF1BE1" w:rsidRPr="0009511C" w14:paraId="4DC4A5EA" w14:textId="77777777" w:rsidTr="000E371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6B94FD41" w14:textId="77777777" w:rsidR="00AF1BE1" w:rsidRPr="0009511C" w:rsidRDefault="00AF1BE1" w:rsidP="000E371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C1DF33A"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7408BD27"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71572" w:rsidRPr="0009511C" w14:paraId="4B60CE2D" w14:textId="77777777" w:rsidTr="000E371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E4D6D25" w14:textId="77777777" w:rsidR="00971572" w:rsidRPr="0009511C" w:rsidRDefault="00971572" w:rsidP="000E371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971572" w:rsidRPr="0009511C" w14:paraId="33D9CD9A" w14:textId="77777777" w:rsidTr="000E3710">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BD274DB" w14:textId="77777777" w:rsidR="00971572" w:rsidRPr="0009511C" w:rsidRDefault="00971572" w:rsidP="000E3710">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45B150D5"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3E76C496" w14:textId="77777777" w:rsidR="00AF1BE1" w:rsidRPr="0009511C" w:rsidRDefault="00AF1BE1" w:rsidP="00AF1BE1">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6D6073B9"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28447A1E" w14:textId="77777777" w:rsidR="00971572" w:rsidRDefault="00971572"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60D98C1"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"ח"</w:t>
      </w:r>
    </w:p>
    <w:p w14:paraId="32AA055F"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3F9CDE82"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רשימת התכניות והמסמכים שעל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r w:rsidRPr="009C6F6C">
        <w:rPr>
          <w:rFonts w:ascii="Times New Roman" w:eastAsia="Times New Roman" w:hAnsi="Times New Roman" w:cs="David"/>
          <w:b/>
          <w:bCs/>
          <w:sz w:val="24"/>
          <w:szCs w:val="24"/>
          <w:u w:val="single"/>
          <w:rtl/>
        </w:rPr>
        <w:t xml:space="preserve"> להנפיק</w:t>
      </w:r>
    </w:p>
    <w:p w14:paraId="001108A2"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884D571"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sz w:val="24"/>
          <w:szCs w:val="24"/>
        </w:rPr>
      </w:pPr>
      <w:r w:rsidRPr="009C6F6C">
        <w:rPr>
          <w:rFonts w:ascii="Times New Roman" w:eastAsia="Times New Roman" w:hAnsi="Times New Roman" w:cs="David"/>
          <w:sz w:val="24"/>
          <w:szCs w:val="24"/>
          <w:rtl/>
        </w:rPr>
        <w:t>מסמך זה מהווה השלמה לנספח ב' ואינו גורע ממנו</w:t>
      </w:r>
    </w:p>
    <w:p w14:paraId="0AFD1870"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2A9F2D45"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37988CD4"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דו"ח חוות דעת עם עקרונות ה</w:t>
      </w:r>
      <w:r w:rsidRPr="009C6F6C">
        <w:rPr>
          <w:rFonts w:ascii="Times New Roman" w:eastAsia="Times New Roman" w:hAnsi="Times New Roman" w:cs="David"/>
          <w:sz w:val="24"/>
          <w:szCs w:val="24"/>
          <w:rtl/>
          <w:lang w:eastAsia="he-IL"/>
        </w:rPr>
        <w:t xml:space="preserve">הנחיות </w:t>
      </w:r>
      <w:r w:rsidRPr="009C6F6C">
        <w:rPr>
          <w:rFonts w:ascii="Times New Roman" w:eastAsia="Times New Roman" w:hAnsi="Times New Roman" w:cs="David" w:hint="cs"/>
          <w:sz w:val="24"/>
          <w:szCs w:val="24"/>
          <w:rtl/>
          <w:lang w:eastAsia="he-IL"/>
        </w:rPr>
        <w:t>ל</w:t>
      </w:r>
      <w:r w:rsidRPr="009C6F6C">
        <w:rPr>
          <w:rFonts w:ascii="Times New Roman" w:eastAsia="Times New Roman" w:hAnsi="Times New Roman" w:cs="David"/>
          <w:sz w:val="24"/>
          <w:szCs w:val="24"/>
          <w:rtl/>
          <w:lang w:eastAsia="he-IL"/>
        </w:rPr>
        <w:t>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725F75E8"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proofErr w:type="spellStart"/>
      <w:r w:rsidRPr="009C6F6C">
        <w:rPr>
          <w:rFonts w:ascii="Times New Roman" w:eastAsia="Times New Roman" w:hAnsi="Times New Roman" w:cs="David" w:hint="cs"/>
          <w:sz w:val="24"/>
          <w:szCs w:val="24"/>
          <w:rtl/>
          <w:lang w:eastAsia="he-IL"/>
        </w:rPr>
        <w:t>תוכניות</w:t>
      </w:r>
      <w:proofErr w:type="spellEnd"/>
      <w:r w:rsidRPr="009C6F6C">
        <w:rPr>
          <w:rFonts w:ascii="Times New Roman" w:eastAsia="Times New Roman" w:hAnsi="Times New Roman" w:cs="David" w:hint="cs"/>
          <w:sz w:val="24"/>
          <w:szCs w:val="24"/>
          <w:rtl/>
          <w:lang w:eastAsia="he-IL"/>
        </w:rPr>
        <w:t xml:space="preserve"> נ</w:t>
      </w: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 ,הכולל התייחסות ל</w:t>
      </w:r>
      <w:r w:rsidRPr="009C6F6C">
        <w:rPr>
          <w:rFonts w:ascii="Times New Roman" w:eastAsia="Times New Roman" w:hAnsi="Times New Roman" w:cs="David"/>
          <w:sz w:val="24"/>
          <w:szCs w:val="24"/>
          <w:rtl/>
          <w:lang w:eastAsia="he-IL"/>
        </w:rPr>
        <w:t>חניות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רמפות כניסה</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 xml:space="preserve">מעליות </w:t>
      </w:r>
      <w:proofErr w:type="spellStart"/>
      <w:r w:rsidRPr="009C6F6C">
        <w:rPr>
          <w:rFonts w:ascii="Times New Roman" w:eastAsia="Times New Roman" w:hAnsi="Times New Roman" w:cs="David"/>
          <w:sz w:val="24"/>
          <w:szCs w:val="24"/>
          <w:rtl/>
          <w:lang w:eastAsia="he-IL"/>
        </w:rPr>
        <w:t>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proofErr w:type="spellEnd"/>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סידור נכים בהתאמה למגוון מוגבלויות פיזיות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שטחי חוץ ופנים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נגישות השירות.</w:t>
      </w:r>
    </w:p>
    <w:p w14:paraId="533B3DC4"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תכניות </w:t>
      </w:r>
      <w:r w:rsidRPr="009C6F6C">
        <w:rPr>
          <w:rFonts w:ascii="Times New Roman" w:eastAsia="Times New Roman" w:hAnsi="Times New Roman" w:cs="David" w:hint="cs"/>
          <w:sz w:val="24"/>
          <w:szCs w:val="24"/>
          <w:rtl/>
          <w:lang w:eastAsia="he-IL"/>
        </w:rPr>
        <w:t xml:space="preserve">הגשת </w:t>
      </w:r>
      <w:r w:rsidRPr="009C6F6C">
        <w:rPr>
          <w:rFonts w:ascii="Times New Roman" w:eastAsia="Times New Roman" w:hAnsi="Times New Roman" w:cs="David"/>
          <w:sz w:val="24"/>
          <w:szCs w:val="24"/>
          <w:rtl/>
          <w:lang w:eastAsia="he-IL"/>
        </w:rPr>
        <w:t>נגישות לרשויות</w:t>
      </w:r>
      <w:r w:rsidRPr="009C6F6C">
        <w:rPr>
          <w:rFonts w:ascii="Times New Roman" w:eastAsia="Times New Roman" w:hAnsi="Times New Roman" w:cs="David" w:hint="cs"/>
          <w:sz w:val="24"/>
          <w:szCs w:val="24"/>
          <w:rtl/>
          <w:lang w:eastAsia="he-IL"/>
        </w:rPr>
        <w:t>.</w:t>
      </w:r>
    </w:p>
    <w:p w14:paraId="22BD650B"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56DA0C7E"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61E3224"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4F7645ED"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7656D71"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 xml:space="preserve">כל </w:t>
      </w:r>
      <w:proofErr w:type="spellStart"/>
      <w:r w:rsidRPr="009C6F6C">
        <w:rPr>
          <w:rFonts w:ascii="Times New Roman" w:eastAsia="Times New Roman" w:hAnsi="Times New Roman" w:cs="David"/>
          <w:sz w:val="24"/>
          <w:szCs w:val="24"/>
          <w:rtl/>
        </w:rPr>
        <w:t>תוכניות</w:t>
      </w:r>
      <w:proofErr w:type="spellEnd"/>
      <w:r w:rsidRPr="009C6F6C">
        <w:rPr>
          <w:rFonts w:ascii="Times New Roman" w:eastAsia="Times New Roman" w:hAnsi="Times New Roman" w:cs="David"/>
          <w:sz w:val="24"/>
          <w:szCs w:val="24"/>
          <w:rtl/>
        </w:rPr>
        <w:t xml:space="preserve"> הביצוע המתחייבות מכל תקן ודין לרבות אך לא רק מחלקיו השונים של ת"י 1547 – "תכניות ביצוע לבניינים ולעבודות פיתוח סביבתי".</w:t>
      </w:r>
    </w:p>
    <w:p w14:paraId="59244172"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u w:val="single"/>
          <w:rtl/>
        </w:rPr>
      </w:pPr>
    </w:p>
    <w:p w14:paraId="5EEF917F"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כל המסמכים והתכניות יערכו בשפה העברית.</w:t>
      </w:r>
    </w:p>
    <w:p w14:paraId="27ADA23C" w14:textId="77777777" w:rsidR="009C6F6C" w:rsidRPr="009C6F6C" w:rsidRDefault="009C6F6C" w:rsidP="009C6F6C">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9C6F6C">
        <w:rPr>
          <w:rFonts w:ascii="Times New Roman" w:eastAsia="Times New Roman" w:hAnsi="Times New Roman" w:cs="David"/>
          <w:sz w:val="20"/>
          <w:szCs w:val="24"/>
          <w:rtl/>
        </w:rPr>
        <w:br w:type="page"/>
      </w:r>
    </w:p>
    <w:p w14:paraId="4B359D41" w14:textId="77777777" w:rsidR="00E1739D" w:rsidRPr="004F1866" w:rsidRDefault="00E1739D" w:rsidP="00E1739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lastRenderedPageBreak/>
        <w:t>נספח "ט"</w:t>
      </w:r>
    </w:p>
    <w:p w14:paraId="62DEAF10"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3EEDA99"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D44D4A1"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9E1567"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FA8065B"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C08A728"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430151B1" w14:textId="77777777" w:rsidR="00E1739D" w:rsidRPr="004F1866" w:rsidRDefault="000E3710"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9C33F0C86DB4CBC9F2EE570B237E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46" w:author="Kook Sec" w:date="2021-11-22T13:45:00Z">
            <w:r>
              <w:rPr>
                <w:rFonts w:ascii="Times New Roman" w:eastAsia="Times New Roman" w:hAnsi="Times New Roman" w:cs="David" w:hint="cs"/>
                <w:color w:val="008000"/>
                <w:sz w:val="24"/>
                <w:szCs w:val="24"/>
                <w:rtl/>
                <w:lang w:eastAsia="he-IL"/>
              </w:rPr>
              <w:t>א.מ. ישראל מגורים פיתוח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 xml:space="preserve">513313148      </w:t>
            </w:r>
          </w:ins>
        </w:sdtContent>
      </w:sdt>
      <w:r w:rsidR="00E1739D" w:rsidRPr="004F1866">
        <w:rPr>
          <w:rFonts w:ascii="Times New Roman" w:eastAsia="Times New Roman" w:hAnsi="Times New Roman" w:cs="David" w:hint="cs"/>
          <w:color w:val="008000"/>
          <w:sz w:val="24"/>
          <w:szCs w:val="24"/>
          <w:rtl/>
          <w:lang w:eastAsia="he-IL"/>
        </w:rPr>
        <w:br/>
      </w:r>
    </w:p>
    <w:p w14:paraId="24A7DAEE" w14:textId="77777777" w:rsidR="00E1739D" w:rsidRPr="004F1866" w:rsidRDefault="00E1739D"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568697F4"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4804E07"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93E029D"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AF710FB"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353661F" w14:textId="77777777" w:rsidR="00E1739D" w:rsidRPr="004F1866" w:rsidRDefault="00E1739D" w:rsidP="00E1739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7EF0F13E9C0405CB8B31464D7DDE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47" w:author="Kook Sec" w:date="2021-11-22T13:42:00Z">
            <w:r w:rsidR="000E3710">
              <w:rPr>
                <w:rFonts w:ascii="Times New Roman" w:eastAsia="Times New Roman" w:hAnsi="Times New Roman" w:cs="David"/>
                <w:color w:val="008000"/>
                <w:sz w:val="24"/>
                <w:szCs w:val="24"/>
                <w:rtl/>
                <w:lang w:eastAsia="he-IL"/>
              </w:rPr>
              <w:t>אירנה רובין אדריכלית ומורשת נגישות</w:t>
            </w:r>
          </w:ins>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FE07EE7E2E74D478FA009B500853F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48" w:author="Kook Sec" w:date="2021-11-22T13:40:00Z">
            <w:r w:rsidR="000E3710">
              <w:rPr>
                <w:rFonts w:ascii="Times New Roman" w:eastAsia="Times New Roman" w:hAnsi="Times New Roman" w:cs="David"/>
                <w:color w:val="008000"/>
                <w:sz w:val="24"/>
                <w:szCs w:val="24"/>
                <w:rtl/>
                <w:lang w:eastAsia="he-IL"/>
              </w:rPr>
              <w:t>מורדות ארנונה</w:t>
            </w:r>
          </w:ins>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1F4F55CEDFFB4FE7B66AFC474F42EBD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4F1866">
            <w:rPr>
              <w:color w:val="00B0F0"/>
              <w:rtl/>
            </w:rPr>
            <w:t>[תיאור עבודה]</w:t>
          </w:r>
        </w:sdtContent>
      </w:sdt>
      <w:r w:rsidRPr="004F1866">
        <w:rPr>
          <w:rFonts w:ascii="Times New Roman" w:eastAsia="Times New Roman" w:hAnsi="Times New Roman" w:cs="David" w:hint="cs"/>
          <w:sz w:val="24"/>
          <w:szCs w:val="24"/>
          <w:rtl/>
          <w:lang w:eastAsia="he-IL"/>
        </w:rPr>
        <w:t>, מאשר בזאת שהעבודות הנ"ל 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לתכניותי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51816D55"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D4C26F3"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D7F26A6"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FA7736"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BC2257"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C7E47A2"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138EFE93"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C91674"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06F642B"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1C627B33" w14:textId="77777777" w:rsidR="00E1739D" w:rsidRPr="004F1866" w:rsidRDefault="000E3710" w:rsidP="00E1739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19C998693DD34AA5A314AA74F723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9" w:author="Kook Sec" w:date="2021-11-22T13:42:00Z">
            <w:r>
              <w:rPr>
                <w:rFonts w:ascii="Times New Roman" w:eastAsia="Times New Roman" w:hAnsi="Times New Roman" w:cs="David"/>
                <w:color w:val="008000"/>
                <w:sz w:val="24"/>
                <w:szCs w:val="24"/>
                <w:rtl/>
                <w:lang w:eastAsia="he-IL"/>
              </w:rPr>
              <w:t>אירנה רובין אדריכלית ומורשת נגישות</w:t>
            </w:r>
          </w:ins>
        </w:sdtContent>
      </w:sdt>
    </w:p>
    <w:p w14:paraId="091D0223"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38E7AB71"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AA8E6C4"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lastRenderedPageBreak/>
        <w:t xml:space="preserve">נספח "י" </w:t>
      </w:r>
    </w:p>
    <w:p w14:paraId="2CA9C971"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8A1BE89" w14:textId="77777777" w:rsidR="00E1739D" w:rsidRPr="004F1866" w:rsidRDefault="00E1739D" w:rsidP="00E1739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141D80">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40173003" w14:textId="77777777" w:rsidR="00E1739D" w:rsidRPr="004F1866" w:rsidRDefault="00E1739D" w:rsidP="00E1739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5499BD4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E3831BE528E047968132AA680B2D51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50" w:author="Kook Sec" w:date="2021-11-22T13:41:00Z">
            <w:r w:rsidR="000E3710">
              <w:rPr>
                <w:rFonts w:ascii="Times New Roman" w:eastAsia="Times New Roman" w:hAnsi="Times New Roman" w:cs="David" w:hint="cs"/>
                <w:color w:val="008000"/>
                <w:sz w:val="24"/>
                <w:szCs w:val="24"/>
                <w:rtl/>
                <w:lang w:eastAsia="he-IL"/>
              </w:rPr>
              <w:t>א.מ. ישראל מגורים פיתוח בע"מ</w:t>
            </w:r>
            <w:r w:rsidR="000E3710">
              <w:rPr>
                <w:rFonts w:ascii="Times New Roman" w:eastAsia="Times New Roman" w:hAnsi="Times New Roman" w:cs="David" w:hint="cs"/>
                <w:color w:val="008000"/>
                <w:sz w:val="24"/>
                <w:szCs w:val="24"/>
                <w:rtl/>
                <w:lang w:eastAsia="he-IL"/>
              </w:rPr>
              <w:br/>
              <w:t>יוני נתניהו 1 ג' אור יהודה</w:t>
            </w:r>
            <w:r w:rsidR="000E3710">
              <w:rPr>
                <w:rFonts w:ascii="Times New Roman" w:eastAsia="Times New Roman" w:hAnsi="Times New Roman" w:cs="David" w:hint="cs"/>
                <w:color w:val="008000"/>
                <w:sz w:val="24"/>
                <w:szCs w:val="24"/>
                <w:rtl/>
                <w:lang w:eastAsia="he-IL"/>
              </w:rPr>
              <w:br/>
              <w:t xml:space="preserve">513313148      </w:t>
            </w:r>
          </w:ins>
        </w:sdtContent>
      </w:sdt>
    </w:p>
    <w:p w14:paraId="2900277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5F7AB3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4F1866">
        <w:rPr>
          <w:rFonts w:ascii="Times New Roman" w:eastAsia="Times New Roman" w:hAnsi="Times New Roman" w:cs="David" w:hint="cs"/>
          <w:sz w:val="24"/>
          <w:szCs w:val="24"/>
          <w:rtl/>
          <w:lang w:eastAsia="he-IL"/>
        </w:rPr>
        <w:t>ג.א.נ</w:t>
      </w:r>
      <w:proofErr w:type="spellEnd"/>
      <w:r w:rsidRPr="004F1866">
        <w:rPr>
          <w:rFonts w:ascii="Times New Roman" w:eastAsia="Times New Roman" w:hAnsi="Times New Roman" w:cs="David" w:hint="cs"/>
          <w:sz w:val="24"/>
          <w:szCs w:val="24"/>
          <w:rtl/>
          <w:lang w:eastAsia="he-IL"/>
        </w:rPr>
        <w:t>.,</w:t>
      </w:r>
    </w:p>
    <w:p w14:paraId="096F6D44"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2BF83DA"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w:t>
      </w:r>
      <w:proofErr w:type="spellStart"/>
      <w:r w:rsidRPr="004F1866">
        <w:rPr>
          <w:rFonts w:ascii="Times New Roman" w:eastAsia="Times New Roman" w:hAnsi="Times New Roman" w:cs="David" w:hint="cs"/>
          <w:sz w:val="24"/>
          <w:szCs w:val="24"/>
          <w:rtl/>
          <w:lang w:eastAsia="he-IL"/>
        </w:rPr>
        <w:t>להלן:"</w:t>
      </w:r>
      <w:r w:rsidRPr="004F1866">
        <w:rPr>
          <w:rFonts w:ascii="Times New Roman" w:eastAsia="Times New Roman" w:hAnsi="Times New Roman" w:cs="David" w:hint="cs"/>
          <w:b/>
          <w:bCs/>
          <w:sz w:val="24"/>
          <w:szCs w:val="24"/>
          <w:rtl/>
          <w:lang w:eastAsia="he-IL"/>
        </w:rPr>
        <w:t>היתרה</w:t>
      </w:r>
      <w:proofErr w:type="spellEnd"/>
      <w:r w:rsidRPr="004F1866">
        <w:rPr>
          <w:rFonts w:ascii="Times New Roman" w:eastAsia="Times New Roman" w:hAnsi="Times New Roman" w:cs="David" w:hint="cs"/>
          <w:b/>
          <w:bCs/>
          <w:sz w:val="24"/>
          <w:szCs w:val="24"/>
          <w:rtl/>
          <w:lang w:eastAsia="he-IL"/>
        </w:rPr>
        <w:t xml:space="preserve">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DFDD66BFC4956BFC623AEE68248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51" w:author="Kook Sec" w:date="2021-11-22T13:40:00Z">
            <w:r w:rsidR="000E3710">
              <w:rPr>
                <w:rFonts w:ascii="Times New Roman" w:eastAsia="Times New Roman" w:hAnsi="Times New Roman" w:cs="David" w:hint="cs"/>
                <w:color w:val="008000"/>
                <w:sz w:val="24"/>
                <w:szCs w:val="24"/>
                <w:rtl/>
                <w:lang w:eastAsia="he-IL"/>
              </w:rPr>
              <w:t>מורדות ארנונה</w:t>
            </w:r>
          </w:ins>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5DBCD5AEF2F84B749FA9674FD5D4366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F1866">
            <w:rPr>
              <w:color w:val="00B0F0"/>
              <w:rtl/>
            </w:rPr>
            <w:t>[תאריך חתימת חוזה]</w:t>
          </w:r>
        </w:sdtContent>
      </w:sdt>
      <w:r w:rsidRPr="004F1866">
        <w:rPr>
          <w:rFonts w:ascii="Times New Roman" w:eastAsia="Times New Roman" w:hAnsi="Times New Roman" w:cs="David" w:hint="cs"/>
          <w:sz w:val="24"/>
          <w:szCs w:val="24"/>
          <w:rtl/>
          <w:lang w:eastAsia="he-IL"/>
        </w:rPr>
        <w:t xml:space="preserve"> או עבור חלקן כמפורט להלן:</w:t>
      </w:r>
    </w:p>
    <w:p w14:paraId="5831F3DF"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F659C4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8287F8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4B1E318"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761E34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1586F7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w:t>
      </w:r>
      <w:bookmarkStart w:id="52" w:name="_GoBack"/>
      <w:bookmarkEnd w:id="52"/>
      <w:r w:rsidRPr="004F1866">
        <w:rPr>
          <w:rFonts w:ascii="Times New Roman" w:eastAsia="Times New Roman" w:hAnsi="Times New Roman" w:cs="David" w:hint="cs"/>
          <w:sz w:val="24"/>
          <w:szCs w:val="24"/>
          <w:rtl/>
          <w:lang w:eastAsia="he-IL"/>
        </w:rPr>
        <w:t xml:space="preserve"> על ידכם, לא נפלה טעות כלשהי, הם מדויקים ומעודכנים, נערכו כיאות ובדרך חשבונאית נכונה ומתאימה.</w:t>
      </w:r>
    </w:p>
    <w:p w14:paraId="08B9C257"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961325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0D5DA74"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72A3E41"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AA2FA3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7966C518"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6A4247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1218ADE6" w14:textId="77777777" w:rsidR="00E1739D" w:rsidRPr="004F1866" w:rsidRDefault="00E1739D" w:rsidP="00E1739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7D405FA"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141D80">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7BF63536"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t xml:space="preserve">                  </w:t>
      </w:r>
    </w:p>
    <w:p w14:paraId="2F646050"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38CFB51B"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53" w:author="Kook Sec" w:date="2021-11-22T13:45:00Z">
        <w:r w:rsidRPr="004F1866" w:rsidDel="000E3710">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color w:val="008000"/>
            <w:sz w:val="24"/>
            <w:szCs w:val="24"/>
            <w:rtl/>
            <w:lang w:eastAsia="he-IL"/>
          </w:rPr>
          <w:alias w:val="שם ספק"/>
          <w:tag w:val="cntSupllierName"/>
          <w:id w:val="545567918"/>
          <w:placeholder>
            <w:docPart w:val="DF8FA59E2C4D4C17BFE1C5C0C9C619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54" w:author="Kook Sec" w:date="2021-11-22T13:42:00Z">
            <w:r w:rsidR="000E3710">
              <w:rPr>
                <w:rFonts w:ascii="Times New Roman" w:eastAsia="Times New Roman" w:hAnsi="Times New Roman" w:cs="David"/>
                <w:color w:val="008000"/>
                <w:sz w:val="24"/>
                <w:szCs w:val="24"/>
                <w:rtl/>
                <w:lang w:eastAsia="he-IL"/>
              </w:rPr>
              <w:t>אירנה רובין אדריכלית ומורשת נגישות</w:t>
            </w:r>
          </w:ins>
        </w:sdtContent>
      </w:sdt>
    </w:p>
    <w:p w14:paraId="136390B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DB2C5DE"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E5DC13E"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DCB616E"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2E65A72F"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4F1866">
        <w:rPr>
          <w:rFonts w:ascii="Times New Roman" w:eastAsia="Times New Roman" w:hAnsi="Times New Roman" w:cs="David" w:hint="cs"/>
          <w:sz w:val="24"/>
          <w:szCs w:val="24"/>
          <w:rtl/>
          <w:lang w:eastAsia="he-IL"/>
        </w:rPr>
        <w:t>להלן:"</w:t>
      </w:r>
      <w:r w:rsidRPr="004F1866">
        <w:rPr>
          <w:rFonts w:ascii="Times New Roman" w:eastAsia="Times New Roman" w:hAnsi="Times New Roman" w:cs="David" w:hint="cs"/>
          <w:b/>
          <w:bCs/>
          <w:sz w:val="24"/>
          <w:szCs w:val="24"/>
          <w:rtl/>
          <w:lang w:eastAsia="he-IL"/>
        </w:rPr>
        <w:t>החברה</w:t>
      </w:r>
      <w:proofErr w:type="spellEnd"/>
      <w:r w:rsidRPr="004F186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CCB710C" w14:textId="77777777" w:rsidR="00E1739D" w:rsidRPr="004F1866" w:rsidRDefault="00E1739D" w:rsidP="00E1739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3BC8AF6" w14:textId="77777777" w:rsidR="00E1739D" w:rsidRPr="004F1866" w:rsidRDefault="00E1739D" w:rsidP="00E1739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232BE2A6" w14:textId="77777777" w:rsidR="00E1739D" w:rsidRPr="004F1866" w:rsidRDefault="00E1739D" w:rsidP="00E1739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5A2C7B4" w14:textId="77777777" w:rsidR="00E1739D" w:rsidRPr="004F1866" w:rsidRDefault="00E1739D" w:rsidP="00E1739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0D43695" w14:textId="77777777" w:rsidR="00E1739D" w:rsidRPr="004F1866" w:rsidRDefault="00E1739D" w:rsidP="00E1739D">
      <w:pPr>
        <w:widowControl w:val="0"/>
        <w:spacing w:before="0" w:beforeAutospacing="0" w:after="0" w:afterAutospacing="0" w:line="240" w:lineRule="auto"/>
        <w:jc w:val="center"/>
        <w:outlineLvl w:val="7"/>
      </w:pPr>
    </w:p>
    <w:p w14:paraId="583EC513" w14:textId="77777777" w:rsidR="001A69D5" w:rsidRPr="00E1739D" w:rsidRDefault="001A69D5" w:rsidP="00E1739D">
      <w:pPr>
        <w:widowControl w:val="0"/>
        <w:spacing w:before="0" w:beforeAutospacing="0" w:after="0" w:afterAutospacing="0" w:line="240" w:lineRule="auto"/>
        <w:jc w:val="center"/>
        <w:outlineLvl w:val="7"/>
        <w:rPr>
          <w:rtl/>
        </w:rPr>
      </w:pPr>
    </w:p>
    <w:sectPr w:rsidR="001A69D5" w:rsidRPr="00E1739D" w:rsidSect="00AB3A6A">
      <w:headerReference w:type="default" r:id="rId14"/>
      <w:footerReference w:type="default" r:id="rId15"/>
      <w:pgSz w:w="11906" w:h="16838"/>
      <w:pgMar w:top="1276"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BE14B3" w14:textId="77777777" w:rsidR="000E3710" w:rsidRDefault="000E3710" w:rsidP="00AF234B">
      <w:pPr>
        <w:spacing w:before="0" w:after="0" w:line="240" w:lineRule="auto"/>
      </w:pPr>
      <w:r>
        <w:separator/>
      </w:r>
    </w:p>
  </w:endnote>
  <w:endnote w:type="continuationSeparator" w:id="0">
    <w:p w14:paraId="3CF3F66E" w14:textId="77777777" w:rsidR="000E3710" w:rsidRDefault="000E3710" w:rsidP="00AF234B">
      <w:pPr>
        <w:spacing w:before="0" w:after="0" w:line="240" w:lineRule="auto"/>
      </w:pPr>
      <w:r>
        <w:continuationSeparator/>
      </w:r>
    </w:p>
  </w:endnote>
  <w:endnote w:type="continuationNotice" w:id="1">
    <w:p w14:paraId="5156943F" w14:textId="77777777" w:rsidR="000E3710" w:rsidRDefault="000E371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60"/>
      <w:gridCol w:w="2810"/>
      <w:gridCol w:w="232"/>
      <w:gridCol w:w="1041"/>
      <w:gridCol w:w="1752"/>
    </w:tblGrid>
    <w:tr w:rsidR="000E3710" w:rsidRPr="00F9528C" w14:paraId="6F87CB29" w14:textId="77777777" w:rsidTr="000E3710">
      <w:tc>
        <w:tcPr>
          <w:tcW w:w="753" w:type="dxa"/>
        </w:tcPr>
        <w:p w14:paraId="17925C0F" w14:textId="77777777" w:rsidR="000E3710" w:rsidRPr="00F9528C" w:rsidRDefault="000E3710" w:rsidP="000E37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64E25E53" w14:textId="77777777" w:rsidR="000E3710" w:rsidRPr="00F9528C" w:rsidRDefault="000E3710" w:rsidP="000E3710">
              <w:pPr>
                <w:tabs>
                  <w:tab w:val="center" w:pos="4153"/>
                  <w:tab w:val="right" w:pos="8306"/>
                </w:tabs>
                <w:spacing w:before="0" w:after="0" w:line="240" w:lineRule="auto"/>
                <w:rPr>
                  <w:rFonts w:ascii="David" w:hAnsi="David"/>
                  <w:color w:val="00B0F0"/>
                  <w:sz w:val="20"/>
                  <w:szCs w:val="20"/>
                  <w:rtl/>
                </w:rPr>
              </w:pPr>
              <w:ins w:id="55" w:author="Kook Sec" w:date="2021-11-22T13:40:00Z">
                <w:r>
                  <w:rPr>
                    <w:rFonts w:ascii="David" w:hAnsi="David"/>
                    <w:color w:val="00B0F0"/>
                    <w:sz w:val="20"/>
                    <w:szCs w:val="20"/>
                    <w:rtl/>
                  </w:rPr>
                  <w:t>א.מ. ישראל מגורים פיתוח בע"מ</w:t>
                </w:r>
              </w:ins>
            </w:p>
          </w:tc>
        </w:sdtContent>
      </w:sdt>
      <w:tc>
        <w:tcPr>
          <w:tcW w:w="2232" w:type="dxa"/>
        </w:tcPr>
        <w:p w14:paraId="5B497CCE" w14:textId="77777777" w:rsidR="000E3710" w:rsidRPr="00F9528C" w:rsidRDefault="000E3710" w:rsidP="000E37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נגישות</w:t>
              </w:r>
            </w:sdtContent>
          </w:sdt>
        </w:p>
      </w:tc>
      <w:tc>
        <w:tcPr>
          <w:tcW w:w="236" w:type="dxa"/>
        </w:tcPr>
        <w:p w14:paraId="2D45BED5" w14:textId="77777777" w:rsidR="000E3710" w:rsidRPr="00F9528C" w:rsidRDefault="000E3710" w:rsidP="000E3710">
          <w:pPr>
            <w:tabs>
              <w:tab w:val="center" w:pos="4153"/>
              <w:tab w:val="right" w:pos="8306"/>
            </w:tabs>
            <w:spacing w:before="0" w:after="0" w:line="240" w:lineRule="auto"/>
            <w:rPr>
              <w:rFonts w:ascii="David" w:hAnsi="David"/>
              <w:sz w:val="16"/>
              <w:szCs w:val="16"/>
              <w:rtl/>
            </w:rPr>
          </w:pPr>
        </w:p>
      </w:tc>
      <w:tc>
        <w:tcPr>
          <w:tcW w:w="1129" w:type="dxa"/>
        </w:tcPr>
        <w:p w14:paraId="67B6BC9B" w14:textId="77777777" w:rsidR="000E3710" w:rsidRPr="00F9528C" w:rsidRDefault="000E3710" w:rsidP="000E371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686E6E3B" w14:textId="77777777" w:rsidR="000E3710" w:rsidRPr="00F9528C" w:rsidRDefault="000E3710" w:rsidP="000E3710">
              <w:pPr>
                <w:tabs>
                  <w:tab w:val="center" w:pos="4153"/>
                  <w:tab w:val="right" w:pos="8306"/>
                </w:tabs>
                <w:spacing w:before="0" w:after="0" w:line="240" w:lineRule="auto"/>
                <w:rPr>
                  <w:rFonts w:ascii="David" w:hAnsi="David"/>
                  <w:sz w:val="20"/>
                  <w:szCs w:val="20"/>
                  <w:rtl/>
                </w:rPr>
              </w:pPr>
              <w:r>
                <w:rPr>
                  <w:rFonts w:ascii="David" w:hAnsi="David" w:hint="cs"/>
                  <w:sz w:val="20"/>
                  <w:szCs w:val="20"/>
                </w:rPr>
                <w:t>CONT-5-676</w:t>
              </w:r>
            </w:p>
          </w:tc>
        </w:sdtContent>
      </w:sdt>
    </w:tr>
    <w:tr w:rsidR="000E3710" w:rsidRPr="00F9528C" w14:paraId="2C11A829" w14:textId="77777777" w:rsidTr="000E3710">
      <w:tc>
        <w:tcPr>
          <w:tcW w:w="753" w:type="dxa"/>
        </w:tcPr>
        <w:p w14:paraId="4789DC28" w14:textId="77777777" w:rsidR="000E3710" w:rsidRPr="00F9528C" w:rsidRDefault="000E3710" w:rsidP="000E37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Style w:val="a3"/>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0ECFB28A" w14:textId="77777777" w:rsidR="000E3710" w:rsidRPr="00F9528C" w:rsidRDefault="000E3710" w:rsidP="000E3710">
              <w:pPr>
                <w:tabs>
                  <w:tab w:val="center" w:pos="4153"/>
                  <w:tab w:val="right" w:pos="8306"/>
                </w:tabs>
                <w:spacing w:before="0" w:after="0" w:line="240" w:lineRule="auto"/>
                <w:rPr>
                  <w:rFonts w:ascii="David" w:hAnsi="David"/>
                  <w:color w:val="00B0F0"/>
                  <w:sz w:val="20"/>
                  <w:szCs w:val="20"/>
                  <w:rtl/>
                </w:rPr>
              </w:pPr>
              <w:ins w:id="56" w:author="Kook Sec" w:date="2021-11-22T13:42:00Z">
                <w:r w:rsidRPr="000E3710">
                  <w:rPr>
                    <w:rStyle w:val="a3"/>
                    <w:color w:val="00B0F0"/>
                    <w:rtl/>
                  </w:rPr>
                  <w:t>אירנה רובין אדריכלית ומורשת נגישות</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0E3710" w:rsidRPr="00F9528C" w14:paraId="2F00B933" w14:textId="77777777" w:rsidTr="000E3710">
            <w:trPr>
              <w:trHeight w:val="201"/>
            </w:trPr>
            <w:tc>
              <w:tcPr>
                <w:tcW w:w="926" w:type="dxa"/>
              </w:tcPr>
              <w:p w14:paraId="510120F6" w14:textId="77777777" w:rsidR="000E3710" w:rsidRPr="00F9528C" w:rsidRDefault="000E3710" w:rsidP="000E37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335A6C7D" w14:textId="77777777" w:rsidR="000E3710" w:rsidRPr="00F9528C" w:rsidRDefault="000E3710" w:rsidP="000E371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49CD9F6F" w14:textId="77777777" w:rsidR="000E3710" w:rsidRPr="00F9528C" w:rsidRDefault="000E3710" w:rsidP="000E3710">
          <w:pPr>
            <w:tabs>
              <w:tab w:val="center" w:pos="4153"/>
              <w:tab w:val="right" w:pos="8306"/>
            </w:tabs>
            <w:spacing w:before="0" w:after="0" w:line="240" w:lineRule="auto"/>
            <w:rPr>
              <w:rFonts w:ascii="David" w:hAnsi="David"/>
              <w:sz w:val="20"/>
              <w:szCs w:val="20"/>
              <w:rtl/>
            </w:rPr>
          </w:pPr>
        </w:p>
      </w:tc>
      <w:tc>
        <w:tcPr>
          <w:tcW w:w="236" w:type="dxa"/>
        </w:tcPr>
        <w:p w14:paraId="706A5138" w14:textId="77777777" w:rsidR="000E3710" w:rsidRPr="00F9528C" w:rsidRDefault="000E3710" w:rsidP="000E3710">
          <w:pPr>
            <w:tabs>
              <w:tab w:val="center" w:pos="4153"/>
              <w:tab w:val="right" w:pos="8306"/>
            </w:tabs>
            <w:spacing w:before="0" w:after="0" w:line="240" w:lineRule="auto"/>
            <w:rPr>
              <w:rFonts w:ascii="David" w:hAnsi="David"/>
              <w:sz w:val="20"/>
              <w:szCs w:val="20"/>
              <w:rtl/>
            </w:rPr>
          </w:pPr>
        </w:p>
      </w:tc>
      <w:tc>
        <w:tcPr>
          <w:tcW w:w="1129" w:type="dxa"/>
        </w:tcPr>
        <w:p w14:paraId="39BAC0C3" w14:textId="77777777" w:rsidR="000E3710" w:rsidRPr="00F9528C" w:rsidRDefault="000E3710" w:rsidP="000E37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4C81D693" w14:textId="77777777" w:rsidR="000E3710" w:rsidRPr="00F9528C" w:rsidRDefault="000E3710" w:rsidP="000E371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0E3710" w:rsidRPr="00F9528C" w14:paraId="58CFC157" w14:textId="77777777" w:rsidTr="000E3710">
      <w:trPr>
        <w:trHeight w:val="80"/>
      </w:trPr>
      <w:tc>
        <w:tcPr>
          <w:tcW w:w="753" w:type="dxa"/>
        </w:tcPr>
        <w:p w14:paraId="3C6CEFCE" w14:textId="77777777" w:rsidR="000E3710" w:rsidRPr="00F9528C" w:rsidRDefault="000E3710" w:rsidP="000E3710">
          <w:pPr>
            <w:tabs>
              <w:tab w:val="center" w:pos="4153"/>
              <w:tab w:val="right" w:pos="8306"/>
            </w:tabs>
            <w:spacing w:before="0" w:after="0" w:line="240" w:lineRule="auto"/>
            <w:rPr>
              <w:rFonts w:ascii="David" w:hAnsi="David"/>
              <w:sz w:val="20"/>
              <w:szCs w:val="20"/>
              <w:rtl/>
            </w:rPr>
          </w:pPr>
        </w:p>
      </w:tc>
      <w:tc>
        <w:tcPr>
          <w:tcW w:w="1883" w:type="dxa"/>
        </w:tcPr>
        <w:p w14:paraId="3A38938B" w14:textId="77777777" w:rsidR="000E3710" w:rsidRPr="00F9528C" w:rsidRDefault="000E3710" w:rsidP="000E3710">
          <w:pPr>
            <w:tabs>
              <w:tab w:val="center" w:pos="4153"/>
              <w:tab w:val="right" w:pos="8306"/>
            </w:tabs>
            <w:spacing w:before="0" w:after="0" w:line="240" w:lineRule="auto"/>
            <w:rPr>
              <w:rFonts w:ascii="David" w:hAnsi="David"/>
              <w:color w:val="00B0F0"/>
              <w:sz w:val="20"/>
              <w:szCs w:val="20"/>
              <w:rtl/>
            </w:rPr>
          </w:pPr>
        </w:p>
      </w:tc>
      <w:tc>
        <w:tcPr>
          <w:tcW w:w="2232" w:type="dxa"/>
        </w:tcPr>
        <w:p w14:paraId="27810FF1" w14:textId="77777777" w:rsidR="000E3710" w:rsidRPr="00F9528C" w:rsidRDefault="000E3710" w:rsidP="000E3710">
          <w:pPr>
            <w:tabs>
              <w:tab w:val="center" w:pos="4153"/>
              <w:tab w:val="right" w:pos="8306"/>
            </w:tabs>
            <w:spacing w:before="0" w:after="0" w:line="240" w:lineRule="auto"/>
            <w:rPr>
              <w:rFonts w:ascii="David" w:hAnsi="David"/>
              <w:sz w:val="20"/>
              <w:szCs w:val="20"/>
              <w:rtl/>
            </w:rPr>
          </w:pPr>
        </w:p>
      </w:tc>
      <w:tc>
        <w:tcPr>
          <w:tcW w:w="236" w:type="dxa"/>
        </w:tcPr>
        <w:p w14:paraId="1D4D5F3A" w14:textId="77777777" w:rsidR="000E3710" w:rsidRPr="00F9528C" w:rsidRDefault="000E3710" w:rsidP="000E3710">
          <w:pPr>
            <w:tabs>
              <w:tab w:val="center" w:pos="4153"/>
              <w:tab w:val="right" w:pos="8306"/>
            </w:tabs>
            <w:spacing w:before="0" w:after="0" w:line="240" w:lineRule="auto"/>
            <w:rPr>
              <w:rFonts w:ascii="David" w:hAnsi="David"/>
              <w:sz w:val="20"/>
              <w:szCs w:val="20"/>
              <w:rtl/>
            </w:rPr>
          </w:pPr>
        </w:p>
      </w:tc>
      <w:tc>
        <w:tcPr>
          <w:tcW w:w="1129" w:type="dxa"/>
        </w:tcPr>
        <w:p w14:paraId="3C4B0345" w14:textId="77777777" w:rsidR="000E3710" w:rsidRPr="00F9528C" w:rsidRDefault="000E3710" w:rsidP="000E3710">
          <w:pPr>
            <w:tabs>
              <w:tab w:val="center" w:pos="4153"/>
              <w:tab w:val="right" w:pos="8306"/>
            </w:tabs>
            <w:spacing w:before="0" w:after="0" w:line="240" w:lineRule="auto"/>
            <w:rPr>
              <w:rFonts w:ascii="David" w:hAnsi="David"/>
              <w:sz w:val="20"/>
              <w:szCs w:val="20"/>
              <w:rtl/>
            </w:rPr>
          </w:pPr>
        </w:p>
      </w:tc>
      <w:tc>
        <w:tcPr>
          <w:tcW w:w="2073" w:type="dxa"/>
        </w:tcPr>
        <w:p w14:paraId="24C947AF" w14:textId="77777777" w:rsidR="000E3710" w:rsidRPr="00F9528C" w:rsidRDefault="000E3710" w:rsidP="000E3710">
          <w:pPr>
            <w:tabs>
              <w:tab w:val="center" w:pos="4153"/>
              <w:tab w:val="right" w:pos="8306"/>
            </w:tabs>
            <w:spacing w:before="0" w:after="0" w:line="240" w:lineRule="auto"/>
            <w:rPr>
              <w:rFonts w:ascii="David" w:hAnsi="David"/>
              <w:sz w:val="20"/>
              <w:szCs w:val="20"/>
              <w:rtl/>
            </w:rPr>
          </w:pPr>
        </w:p>
      </w:tc>
    </w:tr>
  </w:tbl>
  <w:p w14:paraId="35390C5C" w14:textId="77777777" w:rsidR="000E3710" w:rsidRDefault="000E3710" w:rsidP="00406297">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p w14:paraId="689BF285" w14:textId="77777777" w:rsidR="000E3710" w:rsidRPr="00406297" w:rsidRDefault="000E3710" w:rsidP="00406297">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AE464B" w14:textId="77777777" w:rsidR="000E3710" w:rsidRDefault="000E3710" w:rsidP="00AF234B">
      <w:pPr>
        <w:spacing w:before="0" w:after="0" w:line="240" w:lineRule="auto"/>
      </w:pPr>
      <w:r>
        <w:separator/>
      </w:r>
    </w:p>
  </w:footnote>
  <w:footnote w:type="continuationSeparator" w:id="0">
    <w:p w14:paraId="0A38B216" w14:textId="77777777" w:rsidR="000E3710" w:rsidRDefault="000E3710" w:rsidP="00AF234B">
      <w:pPr>
        <w:spacing w:before="0" w:after="0" w:line="240" w:lineRule="auto"/>
      </w:pPr>
      <w:r>
        <w:continuationSeparator/>
      </w:r>
    </w:p>
  </w:footnote>
  <w:footnote w:type="continuationNotice" w:id="1">
    <w:p w14:paraId="012341D8" w14:textId="77777777" w:rsidR="000E3710" w:rsidRDefault="000E371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623757015"/>
      <w:docPartObj>
        <w:docPartGallery w:val="Page Numbers (Top of Page)"/>
        <w:docPartUnique/>
      </w:docPartObj>
    </w:sdtPr>
    <w:sdtContent>
      <w:p w14:paraId="78C3217A" w14:textId="77777777" w:rsidR="000E3710" w:rsidRDefault="000E3710" w:rsidP="00CF334C">
        <w:pPr>
          <w:pStyle w:val="a3"/>
          <w:jc w:val="center"/>
        </w:pPr>
        <w:r>
          <w:fldChar w:fldCharType="begin"/>
        </w:r>
        <w:r>
          <w:instrText xml:space="preserve"> PAGE   \* MERGEFORMAT </w:instrText>
        </w:r>
        <w:r>
          <w:fldChar w:fldCharType="separate"/>
        </w:r>
        <w:r>
          <w:rPr>
            <w:noProof/>
            <w:rtl/>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11E20"/>
    <w:multiLevelType w:val="hybridMultilevel"/>
    <w:tmpl w:val="E6E20F56"/>
    <w:lvl w:ilvl="0" w:tplc="2AE03AF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8317F"/>
    <w:multiLevelType w:val="multilevel"/>
    <w:tmpl w:val="D090BEDC"/>
    <w:lvl w:ilvl="0">
      <w:start w:val="2"/>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24348"/>
    <w:multiLevelType w:val="hybridMultilevel"/>
    <w:tmpl w:val="A69EAA3A"/>
    <w:lvl w:ilvl="0" w:tplc="E7925D72">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5"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9"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1" w15:restartNumberingAfterBreak="0">
    <w:nsid w:val="545C170E"/>
    <w:multiLevelType w:val="hybridMultilevel"/>
    <w:tmpl w:val="69880386"/>
    <w:lvl w:ilvl="0" w:tplc="D4F42062">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D706C7C"/>
    <w:multiLevelType w:val="hybridMultilevel"/>
    <w:tmpl w:val="AEB28628"/>
    <w:lvl w:ilvl="0" w:tplc="1F1E30D4">
      <w:start w:val="1"/>
      <w:numFmt w:val="decimal"/>
      <w:lvlText w:val="%1."/>
      <w:lvlJc w:val="left"/>
      <w:pPr>
        <w:tabs>
          <w:tab w:val="num" w:pos="360"/>
        </w:tabs>
        <w:ind w:left="360" w:hanging="360"/>
      </w:pPr>
      <w:rPr>
        <w:rFonts w:cs="David"/>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5"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A63441"/>
    <w:multiLevelType w:val="hybridMultilevel"/>
    <w:tmpl w:val="ADE4AFAC"/>
    <w:lvl w:ilvl="0" w:tplc="43FC94C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2B3040B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7"/>
  </w:num>
  <w:num w:numId="2">
    <w:abstractNumId w:val="7"/>
  </w:num>
  <w:num w:numId="3">
    <w:abstractNumId w:val="6"/>
  </w:num>
  <w:num w:numId="4">
    <w:abstractNumId w:val="13"/>
  </w:num>
  <w:num w:numId="5">
    <w:abstractNumId w:val="14"/>
  </w:num>
  <w:num w:numId="6">
    <w:abstractNumId w:val="5"/>
  </w:num>
  <w:num w:numId="7">
    <w:abstractNumId w:val="1"/>
  </w:num>
  <w:num w:numId="8">
    <w:abstractNumId w:val="12"/>
  </w:num>
  <w:num w:numId="9">
    <w:abstractNumId w:val="4"/>
  </w:num>
  <w:num w:numId="10">
    <w:abstractNumId w:val="9"/>
  </w:num>
  <w:num w:numId="11">
    <w:abstractNumId w:val="11"/>
  </w:num>
  <w:num w:numId="12">
    <w:abstractNumId w:val="0"/>
  </w:num>
  <w:num w:numId="13">
    <w:abstractNumId w:val="15"/>
  </w:num>
  <w:num w:numId="14">
    <w:abstractNumId w:val="2"/>
  </w:num>
  <w:num w:numId="15">
    <w:abstractNumId w:val="3"/>
  </w:num>
  <w:num w:numId="16">
    <w:abstractNumId w:val="16"/>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A39FE"/>
    <w:rsid w:val="000E3710"/>
    <w:rsid w:val="00134C85"/>
    <w:rsid w:val="00141D80"/>
    <w:rsid w:val="001A0C3C"/>
    <w:rsid w:val="001A69D5"/>
    <w:rsid w:val="001D4EC2"/>
    <w:rsid w:val="00214ACF"/>
    <w:rsid w:val="00242A73"/>
    <w:rsid w:val="002436F3"/>
    <w:rsid w:val="00264D14"/>
    <w:rsid w:val="00272745"/>
    <w:rsid w:val="002804C1"/>
    <w:rsid w:val="002B2234"/>
    <w:rsid w:val="00406297"/>
    <w:rsid w:val="00552E11"/>
    <w:rsid w:val="005B6AFF"/>
    <w:rsid w:val="005C635A"/>
    <w:rsid w:val="005D6E29"/>
    <w:rsid w:val="00650D2D"/>
    <w:rsid w:val="00666119"/>
    <w:rsid w:val="0072103C"/>
    <w:rsid w:val="0087415E"/>
    <w:rsid w:val="008C64C6"/>
    <w:rsid w:val="00942177"/>
    <w:rsid w:val="00971572"/>
    <w:rsid w:val="009C6F6C"/>
    <w:rsid w:val="00A32BA1"/>
    <w:rsid w:val="00A42271"/>
    <w:rsid w:val="00A61DF9"/>
    <w:rsid w:val="00AB3A6A"/>
    <w:rsid w:val="00AF1BE1"/>
    <w:rsid w:val="00AF234B"/>
    <w:rsid w:val="00B404AC"/>
    <w:rsid w:val="00BD72C4"/>
    <w:rsid w:val="00BE17B4"/>
    <w:rsid w:val="00BF0AA7"/>
    <w:rsid w:val="00C81171"/>
    <w:rsid w:val="00C903A8"/>
    <w:rsid w:val="00CF334C"/>
    <w:rsid w:val="00D40F1E"/>
    <w:rsid w:val="00E1739D"/>
    <w:rsid w:val="00E679C7"/>
    <w:rsid w:val="00E870A8"/>
    <w:rsid w:val="00EC37B6"/>
    <w:rsid w:val="00EE5825"/>
    <w:rsid w:val="00F95F8F"/>
    <w:rsid w:val="00FA2003"/>
    <w:rsid w:val="00FC509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74A4A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9C6F6C"/>
  </w:style>
  <w:style w:type="numbering" w:customStyle="1" w:styleId="NoList11">
    <w:name w:val="No List11"/>
    <w:next w:val="a2"/>
    <w:semiHidden/>
    <w:rsid w:val="009C6F6C"/>
  </w:style>
  <w:style w:type="table" w:customStyle="1" w:styleId="13">
    <w:name w:val="רשת טבלה1"/>
    <w:basedOn w:val="a1"/>
    <w:next w:val="a8"/>
    <w:rsid w:val="00FC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A32BA1"/>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970B091003747E4836FA045B6EFF713"/>
        <w:category>
          <w:name w:val="כללי"/>
          <w:gallery w:val="placeholder"/>
        </w:category>
        <w:types>
          <w:type w:val="bbPlcHdr"/>
        </w:types>
        <w:behaviors>
          <w:behavior w:val="content"/>
        </w:behaviors>
        <w:guid w:val="{935DDABB-5E0B-4342-91CA-4D90247F8F6F}"/>
      </w:docPartPr>
      <w:docPartBody>
        <w:p w:rsidR="00B66638" w:rsidRDefault="00B66638" w:rsidP="00B66638">
          <w:pPr>
            <w:pStyle w:val="9970B091003747E4836FA045B6EFF713"/>
          </w:pPr>
          <w:r w:rsidRPr="00D747D8">
            <w:rPr>
              <w:rStyle w:val="a3"/>
              <w:rtl/>
            </w:rPr>
            <w:t>[שם הפרויקט]</w:t>
          </w:r>
        </w:p>
      </w:docPartBody>
    </w:docPart>
    <w:docPart>
      <w:docPartPr>
        <w:name w:val="0E08446C9890437AB5380797D9AAD797"/>
        <w:category>
          <w:name w:val="כללי"/>
          <w:gallery w:val="placeholder"/>
        </w:category>
        <w:types>
          <w:type w:val="bbPlcHdr"/>
        </w:types>
        <w:behaviors>
          <w:behavior w:val="content"/>
        </w:behaviors>
        <w:guid w:val="{0E85C7DC-1CB5-4217-83AD-3B4EA9E9EACF}"/>
      </w:docPartPr>
      <w:docPartBody>
        <w:p w:rsidR="00B66638" w:rsidRDefault="00B66638" w:rsidP="00B66638">
          <w:pPr>
            <w:pStyle w:val="0E08446C9890437AB5380797D9AAD797"/>
          </w:pPr>
          <w:r w:rsidRPr="00D747D8">
            <w:rPr>
              <w:rStyle w:val="a3"/>
              <w:rtl/>
            </w:rPr>
            <w:t>[שם אתר]</w:t>
          </w:r>
        </w:p>
      </w:docPartBody>
    </w:docPart>
    <w:docPart>
      <w:docPartPr>
        <w:name w:val="7748D2B8613945338A3A545675197DE8"/>
        <w:category>
          <w:name w:val="כללי"/>
          <w:gallery w:val="placeholder"/>
        </w:category>
        <w:types>
          <w:type w:val="bbPlcHdr"/>
        </w:types>
        <w:behaviors>
          <w:behavior w:val="content"/>
        </w:behaviors>
        <w:guid w:val="{A01E4225-8E31-4D3D-8BD8-E3D22E1ABA63}"/>
      </w:docPartPr>
      <w:docPartBody>
        <w:p w:rsidR="00B66638" w:rsidRDefault="00B66638" w:rsidP="00B66638">
          <w:pPr>
            <w:pStyle w:val="7748D2B8613945338A3A545675197DE8"/>
          </w:pPr>
          <w:r w:rsidRPr="003059F5">
            <w:rPr>
              <w:rStyle w:val="a3"/>
              <w:rtl/>
            </w:rPr>
            <w:t>[תאריך חתימת חוזה]</w:t>
          </w:r>
        </w:p>
      </w:docPartBody>
    </w:docPart>
    <w:docPart>
      <w:docPartPr>
        <w:name w:val="E5E15C3F1D6D4EDF86BCD03352A54B60"/>
        <w:category>
          <w:name w:val="כללי"/>
          <w:gallery w:val="placeholder"/>
        </w:category>
        <w:types>
          <w:type w:val="bbPlcHdr"/>
        </w:types>
        <w:behaviors>
          <w:behavior w:val="content"/>
        </w:behaviors>
        <w:guid w:val="{F787B0B8-524C-46F1-A7C1-7396BC47E890}"/>
      </w:docPartPr>
      <w:docPartBody>
        <w:p w:rsidR="00B66638" w:rsidRDefault="00B66638" w:rsidP="00B66638">
          <w:pPr>
            <w:pStyle w:val="E5E15C3F1D6D4EDF86BCD03352A54B60"/>
          </w:pPr>
          <w:r w:rsidRPr="00D747D8">
            <w:rPr>
              <w:rStyle w:val="a3"/>
              <w:rtl/>
            </w:rPr>
            <w:t>[צד א בחוזה]</w:t>
          </w:r>
        </w:p>
      </w:docPartBody>
    </w:docPart>
    <w:docPart>
      <w:docPartPr>
        <w:name w:val="5A840B3F642E4786914A0ADA022A5B65"/>
        <w:category>
          <w:name w:val="כללי"/>
          <w:gallery w:val="placeholder"/>
        </w:category>
        <w:types>
          <w:type w:val="bbPlcHdr"/>
        </w:types>
        <w:behaviors>
          <w:behavior w:val="content"/>
        </w:behaviors>
        <w:guid w:val="{F3A4949C-E51E-4F85-B330-E0ABE7EBD2FA}"/>
      </w:docPartPr>
      <w:docPartBody>
        <w:p w:rsidR="00B66638" w:rsidRDefault="00B66638" w:rsidP="00B66638">
          <w:pPr>
            <w:pStyle w:val="5A840B3F642E4786914A0ADA022A5B65"/>
          </w:pPr>
          <w:r w:rsidRPr="00EA1993">
            <w:rPr>
              <w:rStyle w:val="a3"/>
              <w:rtl/>
            </w:rPr>
            <w:t>[צדדים נוספים]</w:t>
          </w:r>
        </w:p>
      </w:docPartBody>
    </w:docPart>
    <w:docPart>
      <w:docPartPr>
        <w:name w:val="E32423C4CA78411D942CD2BBBF0F8DD1"/>
        <w:category>
          <w:name w:val="כללי"/>
          <w:gallery w:val="placeholder"/>
        </w:category>
        <w:types>
          <w:type w:val="bbPlcHdr"/>
        </w:types>
        <w:behaviors>
          <w:behavior w:val="content"/>
        </w:behaviors>
        <w:guid w:val="{6AD2627A-EABC-4FAE-BA57-1152B5B809EA}"/>
      </w:docPartPr>
      <w:docPartBody>
        <w:p w:rsidR="00B66638" w:rsidRDefault="00B66638" w:rsidP="00B66638">
          <w:pPr>
            <w:pStyle w:val="E32423C4CA78411D942CD2BBBF0F8DD1"/>
          </w:pPr>
          <w:r w:rsidRPr="003059F5">
            <w:rPr>
              <w:rStyle w:val="a3"/>
              <w:rtl/>
            </w:rPr>
            <w:t>[רשות מקומית]</w:t>
          </w:r>
        </w:p>
      </w:docPartBody>
    </w:docPart>
    <w:docPart>
      <w:docPartPr>
        <w:name w:val="7B48594FB750459D974598310523838C"/>
        <w:category>
          <w:name w:val="כללי"/>
          <w:gallery w:val="placeholder"/>
        </w:category>
        <w:types>
          <w:type w:val="bbPlcHdr"/>
        </w:types>
        <w:behaviors>
          <w:behavior w:val="content"/>
        </w:behaviors>
        <w:guid w:val="{B21E2CCD-612F-4A12-8795-360519DD9381}"/>
      </w:docPartPr>
      <w:docPartBody>
        <w:p w:rsidR="00B66638" w:rsidRDefault="00B66638" w:rsidP="00B66638">
          <w:pPr>
            <w:pStyle w:val="7B48594FB750459D974598310523838C"/>
          </w:pPr>
          <w:r w:rsidRPr="003059F5">
            <w:rPr>
              <w:rStyle w:val="a3"/>
              <w:rtl/>
            </w:rPr>
            <w:t>[שם אתר]</w:t>
          </w:r>
        </w:p>
      </w:docPartBody>
    </w:docPart>
    <w:docPart>
      <w:docPartPr>
        <w:name w:val="9C57209DEE9D44A5A0AFAF1166799494"/>
        <w:category>
          <w:name w:val="כללי"/>
          <w:gallery w:val="placeholder"/>
        </w:category>
        <w:types>
          <w:type w:val="bbPlcHdr"/>
        </w:types>
        <w:behaviors>
          <w:behavior w:val="content"/>
        </w:behaviors>
        <w:guid w:val="{26CAA064-17FE-43D4-BAE9-F40B1B8840B0}"/>
      </w:docPartPr>
      <w:docPartBody>
        <w:p w:rsidR="00B66638" w:rsidRDefault="00B66638" w:rsidP="00B66638">
          <w:pPr>
            <w:pStyle w:val="9C57209DEE9D44A5A0AFAF1166799494"/>
          </w:pPr>
          <w:r w:rsidRPr="003059F5">
            <w:rPr>
              <w:rStyle w:val="a3"/>
              <w:rtl/>
            </w:rPr>
            <w:t>[שם הפרויקט]</w:t>
          </w:r>
        </w:p>
      </w:docPartBody>
    </w:docPart>
    <w:docPart>
      <w:docPartPr>
        <w:name w:val="10F5C76B294F467BBDF9E5D7E9E056F7"/>
        <w:category>
          <w:name w:val="כללי"/>
          <w:gallery w:val="placeholder"/>
        </w:category>
        <w:types>
          <w:type w:val="bbPlcHdr"/>
        </w:types>
        <w:behaviors>
          <w:behavior w:val="content"/>
        </w:behaviors>
        <w:guid w:val="{B1084E86-B028-4D1B-9711-6A73A3F6064D}"/>
      </w:docPartPr>
      <w:docPartBody>
        <w:p w:rsidR="00B66638" w:rsidRDefault="00B66638" w:rsidP="00B66638">
          <w:pPr>
            <w:pStyle w:val="10F5C76B294F467BBDF9E5D7E9E056F7"/>
          </w:pPr>
          <w:r w:rsidRPr="003059F5">
            <w:rPr>
              <w:rStyle w:val="a3"/>
              <w:rtl/>
            </w:rPr>
            <w:t>[שדה נוסף 2]</w:t>
          </w:r>
        </w:p>
      </w:docPartBody>
    </w:docPart>
    <w:docPart>
      <w:docPartPr>
        <w:name w:val="1DD35DB313974BDEBDBB47811F7AA805"/>
        <w:category>
          <w:name w:val="כללי"/>
          <w:gallery w:val="placeholder"/>
        </w:category>
        <w:types>
          <w:type w:val="bbPlcHdr"/>
        </w:types>
        <w:behaviors>
          <w:behavior w:val="content"/>
        </w:behaviors>
        <w:guid w:val="{1CF84725-4AE6-42B6-8CC2-6484415A0163}"/>
      </w:docPartPr>
      <w:docPartBody>
        <w:p w:rsidR="00B66638" w:rsidRDefault="00B66638" w:rsidP="00B66638">
          <w:pPr>
            <w:pStyle w:val="1DD35DB313974BDEBDBB47811F7AA805"/>
          </w:pPr>
          <w:r w:rsidRPr="003059F5">
            <w:rPr>
              <w:rStyle w:val="a3"/>
              <w:rtl/>
            </w:rPr>
            <w:t>[שדה נוסף 1]</w:t>
          </w:r>
        </w:p>
      </w:docPartBody>
    </w:docPart>
    <w:docPart>
      <w:docPartPr>
        <w:name w:val="BEB874EB332C46C7B43A739B9BBEB194"/>
        <w:category>
          <w:name w:val="כללי"/>
          <w:gallery w:val="placeholder"/>
        </w:category>
        <w:types>
          <w:type w:val="bbPlcHdr"/>
        </w:types>
        <w:behaviors>
          <w:behavior w:val="content"/>
        </w:behaviors>
        <w:guid w:val="{7AE1FFF2-CE02-458D-9F08-592B1AF330DD}"/>
      </w:docPartPr>
      <w:docPartBody>
        <w:p w:rsidR="00B66638" w:rsidRDefault="00B66638" w:rsidP="00B66638">
          <w:pPr>
            <w:pStyle w:val="BEB874EB332C46C7B43A739B9BBEB194"/>
          </w:pPr>
          <w:r w:rsidRPr="003059F5">
            <w:rPr>
              <w:rStyle w:val="a3"/>
              <w:rtl/>
            </w:rPr>
            <w:t>[רשות מקומית]</w:t>
          </w:r>
        </w:p>
      </w:docPartBody>
    </w:docPart>
    <w:docPart>
      <w:docPartPr>
        <w:name w:val="FB1B626FD21641E9A83B074E0418A128"/>
        <w:category>
          <w:name w:val="כללי"/>
          <w:gallery w:val="placeholder"/>
        </w:category>
        <w:types>
          <w:type w:val="bbPlcHdr"/>
        </w:types>
        <w:behaviors>
          <w:behavior w:val="content"/>
        </w:behaviors>
        <w:guid w:val="{90A57114-5AD5-4F4E-86B9-93CFC7EAB831}"/>
      </w:docPartPr>
      <w:docPartBody>
        <w:p w:rsidR="00B66638" w:rsidRDefault="00B66638" w:rsidP="00B66638">
          <w:pPr>
            <w:pStyle w:val="FB1B626FD21641E9A83B074E0418A128"/>
          </w:pPr>
          <w:r w:rsidRPr="003059F5">
            <w:rPr>
              <w:rStyle w:val="a3"/>
              <w:rtl/>
            </w:rPr>
            <w:t>[שדה נוסף 3]</w:t>
          </w:r>
        </w:p>
      </w:docPartBody>
    </w:docPart>
    <w:docPart>
      <w:docPartPr>
        <w:name w:val="EE636E82F76F4CDEA2CCA036C51BF98B"/>
        <w:category>
          <w:name w:val="כללי"/>
          <w:gallery w:val="placeholder"/>
        </w:category>
        <w:types>
          <w:type w:val="bbPlcHdr"/>
        </w:types>
        <w:behaviors>
          <w:behavior w:val="content"/>
        </w:behaviors>
        <w:guid w:val="{5093B668-97E9-4ED5-B03B-7ED238FAD1E8}"/>
      </w:docPartPr>
      <w:docPartBody>
        <w:p w:rsidR="00B66638" w:rsidRDefault="00B66638" w:rsidP="00B66638">
          <w:pPr>
            <w:pStyle w:val="EE636E82F76F4CDEA2CCA036C51BF98B"/>
          </w:pPr>
          <w:r w:rsidRPr="003059F5">
            <w:rPr>
              <w:rStyle w:val="a3"/>
              <w:rtl/>
            </w:rPr>
            <w:t>[שדה נוסף 4]</w:t>
          </w:r>
        </w:p>
      </w:docPartBody>
    </w:docPart>
    <w:docPart>
      <w:docPartPr>
        <w:name w:val="82E320F7A3D84E50B80452CB019917A4"/>
        <w:category>
          <w:name w:val="כללי"/>
          <w:gallery w:val="placeholder"/>
        </w:category>
        <w:types>
          <w:type w:val="bbPlcHdr"/>
        </w:types>
        <w:behaviors>
          <w:behavior w:val="content"/>
        </w:behaviors>
        <w:guid w:val="{8E35C96E-026C-40D8-8E38-4D250FA94488}"/>
      </w:docPartPr>
      <w:docPartBody>
        <w:p w:rsidR="00B66638" w:rsidRDefault="00B66638" w:rsidP="00B66638">
          <w:pPr>
            <w:pStyle w:val="82E320F7A3D84E50B80452CB019917A4"/>
          </w:pPr>
          <w:r w:rsidRPr="003059F5">
            <w:rPr>
              <w:rStyle w:val="a3"/>
              <w:rtl/>
            </w:rPr>
            <w:t>[שדה נוסף 5]</w:t>
          </w:r>
        </w:p>
      </w:docPartBody>
    </w:docPart>
    <w:docPart>
      <w:docPartPr>
        <w:name w:val="8CA53A5E1BFB4114A179C788BCC9CEC2"/>
        <w:category>
          <w:name w:val="כללי"/>
          <w:gallery w:val="placeholder"/>
        </w:category>
        <w:types>
          <w:type w:val="bbPlcHdr"/>
        </w:types>
        <w:behaviors>
          <w:behavior w:val="content"/>
        </w:behaviors>
        <w:guid w:val="{288070B7-A415-4CE6-B64B-3CA5685413B6}"/>
      </w:docPartPr>
      <w:docPartBody>
        <w:p w:rsidR="00B66638" w:rsidRDefault="00B66638" w:rsidP="00B66638">
          <w:pPr>
            <w:pStyle w:val="8CA53A5E1BFB4114A179C788BCC9CEC2"/>
          </w:pPr>
          <w:r w:rsidRPr="003059F5">
            <w:rPr>
              <w:rStyle w:val="a3"/>
              <w:rtl/>
            </w:rPr>
            <w:t>[שדה נוסף 6]</w:t>
          </w:r>
        </w:p>
      </w:docPartBody>
    </w:docPart>
    <w:docPart>
      <w:docPartPr>
        <w:name w:val="E7D608607D8A48F3AEDD725E99C02C30"/>
        <w:category>
          <w:name w:val="כללי"/>
          <w:gallery w:val="placeholder"/>
        </w:category>
        <w:types>
          <w:type w:val="bbPlcHdr"/>
        </w:types>
        <w:behaviors>
          <w:behavior w:val="content"/>
        </w:behaviors>
        <w:guid w:val="{9E3D2689-32DE-49F9-8053-1A7A64A13AC2}"/>
      </w:docPartPr>
      <w:docPartBody>
        <w:p w:rsidR="00B66638" w:rsidRDefault="00B66638" w:rsidP="00B66638">
          <w:pPr>
            <w:pStyle w:val="E7D608607D8A48F3AEDD725E99C02C30"/>
          </w:pPr>
          <w:r w:rsidRPr="003059F5">
            <w:rPr>
              <w:rStyle w:val="a3"/>
              <w:rtl/>
            </w:rPr>
            <w:t>[אחוז השתתפות צד א]</w:t>
          </w:r>
        </w:p>
      </w:docPartBody>
    </w:docPart>
    <w:docPart>
      <w:docPartPr>
        <w:name w:val="F75ACD1BE3C34DDD94001F1B1B7E051F"/>
        <w:category>
          <w:name w:val="כללי"/>
          <w:gallery w:val="placeholder"/>
        </w:category>
        <w:types>
          <w:type w:val="bbPlcHdr"/>
        </w:types>
        <w:behaviors>
          <w:behavior w:val="content"/>
        </w:behaviors>
        <w:guid w:val="{1B31EA01-C992-415A-8CEF-387901FB6464}"/>
      </w:docPartPr>
      <w:docPartBody>
        <w:p w:rsidR="00223BF5" w:rsidRDefault="00B66638" w:rsidP="00B66638">
          <w:pPr>
            <w:pStyle w:val="F75ACD1BE3C34DDD94001F1B1B7E051F"/>
          </w:pPr>
          <w:r w:rsidRPr="00064388">
            <w:rPr>
              <w:rStyle w:val="a3"/>
              <w:rtl/>
            </w:rPr>
            <w:t>[סוג מדד כותרת]</w:t>
          </w:r>
        </w:p>
      </w:docPartBody>
    </w:docPart>
    <w:docPart>
      <w:docPartPr>
        <w:name w:val="ECA626267DE84EAB83F87D3F53948A3E"/>
        <w:category>
          <w:name w:val="כללי"/>
          <w:gallery w:val="placeholder"/>
        </w:category>
        <w:types>
          <w:type w:val="bbPlcHdr"/>
        </w:types>
        <w:behaviors>
          <w:behavior w:val="content"/>
        </w:behaviors>
        <w:guid w:val="{5B65CE4F-007D-4D5F-B71A-EF98E9ED96B8}"/>
      </w:docPartPr>
      <w:docPartBody>
        <w:p w:rsidR="00223BF5" w:rsidRDefault="00B66638" w:rsidP="00B66638">
          <w:pPr>
            <w:pStyle w:val="ECA626267DE84EAB83F87D3F53948A3E"/>
          </w:pPr>
          <w:r w:rsidRPr="00033B28">
            <w:rPr>
              <w:rStyle w:val="a3"/>
              <w:rtl/>
            </w:rPr>
            <w:t>[מדד בגין/ידוע - כותרת]</w:t>
          </w:r>
        </w:p>
      </w:docPartBody>
    </w:docPart>
    <w:docPart>
      <w:docPartPr>
        <w:name w:val="6CF4E9F3C4BB40B6AF49103A753AF238"/>
        <w:category>
          <w:name w:val="כללי"/>
          <w:gallery w:val="placeholder"/>
        </w:category>
        <w:types>
          <w:type w:val="bbPlcHdr"/>
        </w:types>
        <w:behaviors>
          <w:behavior w:val="content"/>
        </w:behaviors>
        <w:guid w:val="{C40E6274-E424-4A65-98AE-4298E7F4DB54}"/>
      </w:docPartPr>
      <w:docPartBody>
        <w:p w:rsidR="00223BF5" w:rsidRDefault="00B66638" w:rsidP="00B66638">
          <w:pPr>
            <w:pStyle w:val="6CF4E9F3C4BB40B6AF49103A753AF238"/>
          </w:pPr>
          <w:r w:rsidRPr="003059F5">
            <w:rPr>
              <w:rStyle w:val="a3"/>
              <w:rtl/>
            </w:rPr>
            <w:t>[מדד בסיס]</w:t>
          </w:r>
        </w:p>
      </w:docPartBody>
    </w:docPart>
    <w:docPart>
      <w:docPartPr>
        <w:name w:val="D836DF071493441185EC595AB47D599F"/>
        <w:category>
          <w:name w:val="כללי"/>
          <w:gallery w:val="placeholder"/>
        </w:category>
        <w:types>
          <w:type w:val="bbPlcHdr"/>
        </w:types>
        <w:behaviors>
          <w:behavior w:val="content"/>
        </w:behaviors>
        <w:guid w:val="{067494EB-D040-44F3-A35E-C6F47014136F}"/>
      </w:docPartPr>
      <w:docPartBody>
        <w:p w:rsidR="00223BF5" w:rsidRDefault="00B66638" w:rsidP="00B66638">
          <w:pPr>
            <w:pStyle w:val="D836DF071493441185EC595AB47D599F"/>
          </w:pPr>
          <w:r w:rsidRPr="003059F5">
            <w:rPr>
              <w:rStyle w:val="a3"/>
              <w:rtl/>
            </w:rPr>
            <w:t>[נקודות מדד]</w:t>
          </w:r>
        </w:p>
      </w:docPartBody>
    </w:docPart>
    <w:docPart>
      <w:docPartPr>
        <w:name w:val="1B0FE9659B944119A41B71B884CDE202"/>
        <w:category>
          <w:name w:val="כללי"/>
          <w:gallery w:val="placeholder"/>
        </w:category>
        <w:types>
          <w:type w:val="bbPlcHdr"/>
        </w:types>
        <w:behaviors>
          <w:behavior w:val="content"/>
        </w:behaviors>
        <w:guid w:val="{F5A25C38-3A6D-4C07-8797-F425FBAED40A}"/>
      </w:docPartPr>
      <w:docPartBody>
        <w:p w:rsidR="00223BF5" w:rsidRDefault="00B66638" w:rsidP="00B66638">
          <w:pPr>
            <w:pStyle w:val="1B0FE9659B944119A41B71B884CDE202"/>
          </w:pPr>
          <w:r w:rsidRPr="003059F5">
            <w:rPr>
              <w:rStyle w:val="a3"/>
              <w:rtl/>
            </w:rPr>
            <w:t>[תאריך חתימת חוזה]</w:t>
          </w:r>
        </w:p>
      </w:docPartBody>
    </w:docPart>
    <w:docPart>
      <w:docPartPr>
        <w:name w:val="81C8A0CFC7504C25B052E64F322C5E84"/>
        <w:category>
          <w:name w:val="כללי"/>
          <w:gallery w:val="placeholder"/>
        </w:category>
        <w:types>
          <w:type w:val="bbPlcHdr"/>
        </w:types>
        <w:behaviors>
          <w:behavior w:val="content"/>
        </w:behaviors>
        <w:guid w:val="{681F3080-2CBE-4B56-8F99-78067BDE8DA6}"/>
      </w:docPartPr>
      <w:docPartBody>
        <w:p w:rsidR="00223BF5" w:rsidRDefault="00B66638" w:rsidP="00B66638">
          <w:pPr>
            <w:pStyle w:val="81C8A0CFC7504C25B052E64F322C5E84"/>
          </w:pPr>
          <w:r w:rsidRPr="0027244C">
            <w:rPr>
              <w:rStyle w:val="a3"/>
              <w:rtl/>
            </w:rPr>
            <w:t>[צד א בחוזה]</w:t>
          </w:r>
        </w:p>
      </w:docPartBody>
    </w:docPart>
    <w:docPart>
      <w:docPartPr>
        <w:name w:val="A04D0F8FAC2041F98E90788E296A6E81"/>
        <w:category>
          <w:name w:val="כללי"/>
          <w:gallery w:val="placeholder"/>
        </w:category>
        <w:types>
          <w:type w:val="bbPlcHdr"/>
        </w:types>
        <w:behaviors>
          <w:behavior w:val="content"/>
        </w:behaviors>
        <w:guid w:val="{BA0E832B-8FCC-4F6D-B389-CF68485F7E53}"/>
      </w:docPartPr>
      <w:docPartBody>
        <w:p w:rsidR="00223BF5" w:rsidRDefault="00B66638" w:rsidP="00B66638">
          <w:pPr>
            <w:pStyle w:val="A04D0F8FAC2041F98E90788E296A6E81"/>
          </w:pPr>
          <w:r w:rsidRPr="003059F5">
            <w:rPr>
              <w:rStyle w:val="a3"/>
              <w:rtl/>
            </w:rPr>
            <w:t>[שם ספק]</w:t>
          </w:r>
        </w:p>
      </w:docPartBody>
    </w:docPart>
    <w:docPart>
      <w:docPartPr>
        <w:name w:val="F3078669B3524F64A2C046BD2ECAA5AB"/>
        <w:category>
          <w:name w:val="כללי"/>
          <w:gallery w:val="placeholder"/>
        </w:category>
        <w:types>
          <w:type w:val="bbPlcHdr"/>
        </w:types>
        <w:behaviors>
          <w:behavior w:val="content"/>
        </w:behaviors>
        <w:guid w:val="{C2BDAC16-EBFA-4D54-8ECD-51EA7EC90941}"/>
      </w:docPartPr>
      <w:docPartBody>
        <w:p w:rsidR="00223BF5" w:rsidRDefault="00B66638" w:rsidP="00B66638">
          <w:pPr>
            <w:pStyle w:val="F3078669B3524F64A2C046BD2ECAA5AB"/>
          </w:pPr>
          <w:r w:rsidRPr="003059F5">
            <w:rPr>
              <w:rStyle w:val="a3"/>
              <w:rtl/>
            </w:rPr>
            <w:t>[שם ספק]</w:t>
          </w:r>
        </w:p>
      </w:docPartBody>
    </w:docPart>
    <w:docPart>
      <w:docPartPr>
        <w:name w:val="7492FC801BD0441AA4D898A446075364"/>
        <w:category>
          <w:name w:val="כללי"/>
          <w:gallery w:val="placeholder"/>
        </w:category>
        <w:types>
          <w:type w:val="bbPlcHdr"/>
        </w:types>
        <w:behaviors>
          <w:behavior w:val="content"/>
        </w:behaviors>
        <w:guid w:val="{E2AF8941-67F1-4153-8268-05EBBC158AE5}"/>
      </w:docPartPr>
      <w:docPartBody>
        <w:p w:rsidR="00223BF5" w:rsidRDefault="00B66638" w:rsidP="00B66638">
          <w:pPr>
            <w:pStyle w:val="7492FC801BD0441AA4D898A446075364"/>
          </w:pPr>
          <w:r w:rsidRPr="003059F5">
            <w:rPr>
              <w:rStyle w:val="a3"/>
              <w:rtl/>
            </w:rPr>
            <w:t>[שם ספק]</w:t>
          </w:r>
        </w:p>
      </w:docPartBody>
    </w:docPart>
    <w:docPart>
      <w:docPartPr>
        <w:name w:val="12C10FE70E6F4224B9BEC0C151473EB8"/>
        <w:category>
          <w:name w:val="כללי"/>
          <w:gallery w:val="placeholder"/>
        </w:category>
        <w:types>
          <w:type w:val="bbPlcHdr"/>
        </w:types>
        <w:behaviors>
          <w:behavior w:val="content"/>
        </w:behaviors>
        <w:guid w:val="{C042262E-0B49-4DD0-918D-B29E6BDF93D6}"/>
      </w:docPartPr>
      <w:docPartBody>
        <w:p w:rsidR="00223BF5" w:rsidRDefault="00B66638" w:rsidP="00B66638">
          <w:pPr>
            <w:pStyle w:val="12C10FE70E6F4224B9BEC0C151473EB8"/>
          </w:pPr>
          <w:r w:rsidRPr="003059F5">
            <w:rPr>
              <w:rStyle w:val="a3"/>
              <w:rtl/>
            </w:rPr>
            <w:t>[שם ספק]</w:t>
          </w:r>
        </w:p>
      </w:docPartBody>
    </w:docPart>
    <w:docPart>
      <w:docPartPr>
        <w:name w:val="7DEE94D47AC4487BA83E26227B1511BC"/>
        <w:category>
          <w:name w:val="כללי"/>
          <w:gallery w:val="placeholder"/>
        </w:category>
        <w:types>
          <w:type w:val="bbPlcHdr"/>
        </w:types>
        <w:behaviors>
          <w:behavior w:val="content"/>
        </w:behaviors>
        <w:guid w:val="{DB6105B5-0B55-4B04-84F7-CED51078C658}"/>
      </w:docPartPr>
      <w:docPartBody>
        <w:p w:rsidR="00223BF5" w:rsidRDefault="00B66638" w:rsidP="00B66638">
          <w:pPr>
            <w:pStyle w:val="7DEE94D47AC4487BA83E26227B1511BC"/>
          </w:pPr>
          <w:r w:rsidRPr="003059F5">
            <w:rPr>
              <w:rStyle w:val="a3"/>
              <w:rtl/>
            </w:rPr>
            <w:t>[תבנית חוזה]</w:t>
          </w:r>
        </w:p>
      </w:docPartBody>
    </w:docPart>
    <w:docPart>
      <w:docPartPr>
        <w:name w:val="3DDE1654539A4EDDAA2783F0B74477BC"/>
        <w:category>
          <w:name w:val="כללי"/>
          <w:gallery w:val="placeholder"/>
        </w:category>
        <w:types>
          <w:type w:val="bbPlcHdr"/>
        </w:types>
        <w:behaviors>
          <w:behavior w:val="content"/>
        </w:behaviors>
        <w:guid w:val="{92AFC0FC-AD05-42E2-AE2A-7B1E41603FB1}"/>
      </w:docPartPr>
      <w:docPartBody>
        <w:p w:rsidR="00223BF5" w:rsidRDefault="00B66638" w:rsidP="00B66638">
          <w:pPr>
            <w:pStyle w:val="3DDE1654539A4EDDAA2783F0B74477BC"/>
          </w:pPr>
          <w:r w:rsidRPr="009D00D7">
            <w:rPr>
              <w:rStyle w:val="a3"/>
              <w:rtl/>
            </w:rPr>
            <w:t>[שם הפרויקט]</w:t>
          </w:r>
        </w:p>
      </w:docPartBody>
    </w:docPart>
    <w:docPart>
      <w:docPartPr>
        <w:name w:val="5437A83E92B3463780E78397A83A176C"/>
        <w:category>
          <w:name w:val="כללי"/>
          <w:gallery w:val="placeholder"/>
        </w:category>
        <w:types>
          <w:type w:val="bbPlcHdr"/>
        </w:types>
        <w:behaviors>
          <w:behavior w:val="content"/>
        </w:behaviors>
        <w:guid w:val="{24B4359C-5B55-4845-B294-23356ADBD95B}"/>
      </w:docPartPr>
      <w:docPartBody>
        <w:p w:rsidR="00223BF5" w:rsidRDefault="00B66638" w:rsidP="00B66638">
          <w:pPr>
            <w:pStyle w:val="5437A83E92B3463780E78397A83A176C"/>
          </w:pPr>
          <w:r w:rsidRPr="003059F5">
            <w:rPr>
              <w:rStyle w:val="a3"/>
              <w:rtl/>
            </w:rPr>
            <w:t>[שם ספק]</w:t>
          </w:r>
        </w:p>
      </w:docPartBody>
    </w:docPart>
    <w:docPart>
      <w:docPartPr>
        <w:name w:val="EDEA4191105145A5B4E43EC19FD84402"/>
        <w:category>
          <w:name w:val="כללי"/>
          <w:gallery w:val="placeholder"/>
        </w:category>
        <w:types>
          <w:type w:val="bbPlcHdr"/>
        </w:types>
        <w:behaviors>
          <w:behavior w:val="content"/>
        </w:behaviors>
        <w:guid w:val="{6A4DE757-ADE6-4E3A-85F5-989EEB1F5C0B}"/>
      </w:docPartPr>
      <w:docPartBody>
        <w:p w:rsidR="00223BF5" w:rsidRDefault="00B66638" w:rsidP="00B66638">
          <w:pPr>
            <w:pStyle w:val="EDEA4191105145A5B4E43EC19FD84402"/>
          </w:pPr>
          <w:r w:rsidRPr="003059F5">
            <w:rPr>
              <w:rStyle w:val="a3"/>
              <w:rtl/>
            </w:rPr>
            <w:t>[שם ספק]</w:t>
          </w:r>
        </w:p>
      </w:docPartBody>
    </w:docPart>
    <w:docPart>
      <w:docPartPr>
        <w:name w:val="C78DCCC7C7BC4F03BAB0D20362496CDE"/>
        <w:category>
          <w:name w:val="כללי"/>
          <w:gallery w:val="placeholder"/>
        </w:category>
        <w:types>
          <w:type w:val="bbPlcHdr"/>
        </w:types>
        <w:behaviors>
          <w:behavior w:val="content"/>
        </w:behaviors>
        <w:guid w:val="{D89B511B-69AD-41D6-978C-DC92F843BD83}"/>
      </w:docPartPr>
      <w:docPartBody>
        <w:p w:rsidR="0008167F" w:rsidRDefault="00002D11">
          <w:r w:rsidRPr="00F3672F">
            <w:rPr>
              <w:rStyle w:val="a3"/>
              <w:rtl/>
            </w:rPr>
            <w:t>[שם ספק]</w:t>
          </w:r>
        </w:p>
      </w:docPartBody>
    </w:docPart>
    <w:docPart>
      <w:docPartPr>
        <w:name w:val="121628505B204A37B3070DDA89D063C6"/>
        <w:category>
          <w:name w:val="כללי"/>
          <w:gallery w:val="placeholder"/>
        </w:category>
        <w:types>
          <w:type w:val="bbPlcHdr"/>
        </w:types>
        <w:behaviors>
          <w:behavior w:val="content"/>
        </w:behaviors>
        <w:guid w:val="{23F1EF5B-6A18-4BE3-A908-25599BE467E4}"/>
      </w:docPartPr>
      <w:docPartBody>
        <w:p w:rsidR="0008167F" w:rsidRDefault="00002D11">
          <w:r w:rsidRPr="00F3672F">
            <w:rPr>
              <w:rStyle w:val="a3"/>
              <w:rtl/>
            </w:rPr>
            <w:t>[שם צד א]</w:t>
          </w:r>
        </w:p>
      </w:docPartBody>
    </w:docPart>
    <w:docPart>
      <w:docPartPr>
        <w:name w:val="0EFC45A65FF840959F257E4CD533F2B5"/>
        <w:category>
          <w:name w:val="כללי"/>
          <w:gallery w:val="placeholder"/>
        </w:category>
        <w:types>
          <w:type w:val="bbPlcHdr"/>
        </w:types>
        <w:behaviors>
          <w:behavior w:val="content"/>
        </w:behaviors>
        <w:guid w:val="{82622BEB-FBB5-446C-BD59-AE872BC31FCD}"/>
      </w:docPartPr>
      <w:docPartBody>
        <w:p w:rsidR="0008167F" w:rsidRDefault="00002D11" w:rsidP="00002D11">
          <w:pPr>
            <w:pStyle w:val="0EFC45A65FF840959F257E4CD533F2B5"/>
          </w:pPr>
          <w:r w:rsidRPr="00F3672F">
            <w:rPr>
              <w:rStyle w:val="a3"/>
              <w:rtl/>
            </w:rPr>
            <w:t>[שם ספק]</w:t>
          </w:r>
        </w:p>
      </w:docPartBody>
    </w:docPart>
    <w:docPart>
      <w:docPartPr>
        <w:name w:val="B9C33F0C86DB4CBC9F2EE570B237EC30"/>
        <w:category>
          <w:name w:val="כללי"/>
          <w:gallery w:val="placeholder"/>
        </w:category>
        <w:types>
          <w:type w:val="bbPlcHdr"/>
        </w:types>
        <w:behaviors>
          <w:behavior w:val="content"/>
        </w:behaviors>
        <w:guid w:val="{6F69DD86-588C-46BC-8052-32277E7F2ED4}"/>
      </w:docPartPr>
      <w:docPartBody>
        <w:p w:rsidR="0008167F" w:rsidRDefault="00002D11" w:rsidP="00002D11">
          <w:pPr>
            <w:pStyle w:val="B9C33F0C86DB4CBC9F2EE570B237EC30"/>
          </w:pPr>
          <w:r w:rsidRPr="00C5438E">
            <w:rPr>
              <w:rStyle w:val="a3"/>
              <w:rtl/>
            </w:rPr>
            <w:t>[צד א בחוזה]</w:t>
          </w:r>
        </w:p>
      </w:docPartBody>
    </w:docPart>
    <w:docPart>
      <w:docPartPr>
        <w:name w:val="37EF0F13E9C0405CB8B31464D7DDE7DD"/>
        <w:category>
          <w:name w:val="כללי"/>
          <w:gallery w:val="placeholder"/>
        </w:category>
        <w:types>
          <w:type w:val="bbPlcHdr"/>
        </w:types>
        <w:behaviors>
          <w:behavior w:val="content"/>
        </w:behaviors>
        <w:guid w:val="{F765B854-D7CD-4A69-B40C-027A6D62D784}"/>
      </w:docPartPr>
      <w:docPartBody>
        <w:p w:rsidR="0008167F" w:rsidRDefault="00002D11" w:rsidP="00002D11">
          <w:pPr>
            <w:pStyle w:val="37EF0F13E9C0405CB8B31464D7DDE7DD"/>
          </w:pPr>
          <w:r w:rsidRPr="003059F5">
            <w:rPr>
              <w:rStyle w:val="a3"/>
              <w:rtl/>
            </w:rPr>
            <w:t>[שם ספק]</w:t>
          </w:r>
        </w:p>
      </w:docPartBody>
    </w:docPart>
    <w:docPart>
      <w:docPartPr>
        <w:name w:val="5FE07EE7E2E74D478FA009B500853FD7"/>
        <w:category>
          <w:name w:val="כללי"/>
          <w:gallery w:val="placeholder"/>
        </w:category>
        <w:types>
          <w:type w:val="bbPlcHdr"/>
        </w:types>
        <w:behaviors>
          <w:behavior w:val="content"/>
        </w:behaviors>
        <w:guid w:val="{7D9B5548-5340-4108-ABDF-65241EAAD271}"/>
      </w:docPartPr>
      <w:docPartBody>
        <w:p w:rsidR="0008167F" w:rsidRDefault="00002D11" w:rsidP="00002D11">
          <w:pPr>
            <w:pStyle w:val="5FE07EE7E2E74D478FA009B500853FD7"/>
          </w:pPr>
          <w:r w:rsidRPr="003059F5">
            <w:rPr>
              <w:rStyle w:val="a3"/>
              <w:rtl/>
            </w:rPr>
            <w:t>[שם אתר]</w:t>
          </w:r>
        </w:p>
      </w:docPartBody>
    </w:docPart>
    <w:docPart>
      <w:docPartPr>
        <w:name w:val="1F4F55CEDFFB4FE7B66AFC474F42EBD2"/>
        <w:category>
          <w:name w:val="כללי"/>
          <w:gallery w:val="placeholder"/>
        </w:category>
        <w:types>
          <w:type w:val="bbPlcHdr"/>
        </w:types>
        <w:behaviors>
          <w:behavior w:val="content"/>
        </w:behaviors>
        <w:guid w:val="{542AAC87-2A3F-432B-A031-54D8046A1D63}"/>
      </w:docPartPr>
      <w:docPartBody>
        <w:p w:rsidR="0008167F" w:rsidRDefault="00002D11" w:rsidP="00002D11">
          <w:pPr>
            <w:pStyle w:val="1F4F55CEDFFB4FE7B66AFC474F42EBD2"/>
          </w:pPr>
          <w:r w:rsidRPr="003059F5">
            <w:rPr>
              <w:rStyle w:val="a3"/>
              <w:rtl/>
            </w:rPr>
            <w:t>[תיאור עבודה]</w:t>
          </w:r>
        </w:p>
      </w:docPartBody>
    </w:docPart>
    <w:docPart>
      <w:docPartPr>
        <w:name w:val="19C998693DD34AA5A314AA74F723B7A9"/>
        <w:category>
          <w:name w:val="כללי"/>
          <w:gallery w:val="placeholder"/>
        </w:category>
        <w:types>
          <w:type w:val="bbPlcHdr"/>
        </w:types>
        <w:behaviors>
          <w:behavior w:val="content"/>
        </w:behaviors>
        <w:guid w:val="{B34C3C64-EEF3-49E9-9F39-B6C057D0F546}"/>
      </w:docPartPr>
      <w:docPartBody>
        <w:p w:rsidR="0008167F" w:rsidRDefault="00002D11" w:rsidP="00002D11">
          <w:pPr>
            <w:pStyle w:val="19C998693DD34AA5A314AA74F723B7A9"/>
          </w:pPr>
          <w:r w:rsidRPr="003059F5">
            <w:rPr>
              <w:rStyle w:val="a3"/>
              <w:rtl/>
            </w:rPr>
            <w:t>[שם ספק]</w:t>
          </w:r>
        </w:p>
      </w:docPartBody>
    </w:docPart>
    <w:docPart>
      <w:docPartPr>
        <w:name w:val="E3831BE528E047968132AA680B2D5110"/>
        <w:category>
          <w:name w:val="כללי"/>
          <w:gallery w:val="placeholder"/>
        </w:category>
        <w:types>
          <w:type w:val="bbPlcHdr"/>
        </w:types>
        <w:behaviors>
          <w:behavior w:val="content"/>
        </w:behaviors>
        <w:guid w:val="{1BD8D62C-7C27-48DA-8792-1AE919E6B0F5}"/>
      </w:docPartPr>
      <w:docPartBody>
        <w:p w:rsidR="0008167F" w:rsidRDefault="00002D11" w:rsidP="00002D11">
          <w:pPr>
            <w:pStyle w:val="E3831BE528E047968132AA680B2D5110"/>
          </w:pPr>
          <w:r w:rsidRPr="00C5438E">
            <w:rPr>
              <w:rStyle w:val="a3"/>
              <w:rtl/>
            </w:rPr>
            <w:t>[צד א בחוזה]</w:t>
          </w:r>
        </w:p>
      </w:docPartBody>
    </w:docPart>
    <w:docPart>
      <w:docPartPr>
        <w:name w:val="47FDFDD66BFC4956BFC623AEE6824888"/>
        <w:category>
          <w:name w:val="כללי"/>
          <w:gallery w:val="placeholder"/>
        </w:category>
        <w:types>
          <w:type w:val="bbPlcHdr"/>
        </w:types>
        <w:behaviors>
          <w:behavior w:val="content"/>
        </w:behaviors>
        <w:guid w:val="{14247A23-5D9C-463E-8C37-24FCE9295228}"/>
      </w:docPartPr>
      <w:docPartBody>
        <w:p w:rsidR="0008167F" w:rsidRDefault="00002D11" w:rsidP="00002D11">
          <w:pPr>
            <w:pStyle w:val="47FDFDD66BFC4956BFC623AEE6824888"/>
          </w:pPr>
          <w:r w:rsidRPr="003059F5">
            <w:rPr>
              <w:rStyle w:val="a3"/>
              <w:rtl/>
            </w:rPr>
            <w:t>[שם אתר]</w:t>
          </w:r>
        </w:p>
      </w:docPartBody>
    </w:docPart>
    <w:docPart>
      <w:docPartPr>
        <w:name w:val="5DBCD5AEF2F84B749FA9674FD5D43668"/>
        <w:category>
          <w:name w:val="כללי"/>
          <w:gallery w:val="placeholder"/>
        </w:category>
        <w:types>
          <w:type w:val="bbPlcHdr"/>
        </w:types>
        <w:behaviors>
          <w:behavior w:val="content"/>
        </w:behaviors>
        <w:guid w:val="{85A196AA-4BB1-4202-AF33-9A9332502A6E}"/>
      </w:docPartPr>
      <w:docPartBody>
        <w:p w:rsidR="0008167F" w:rsidRDefault="00002D11" w:rsidP="00002D11">
          <w:pPr>
            <w:pStyle w:val="5DBCD5AEF2F84B749FA9674FD5D43668"/>
          </w:pPr>
          <w:r w:rsidRPr="003059F5">
            <w:rPr>
              <w:rStyle w:val="a3"/>
              <w:rtl/>
            </w:rPr>
            <w:t>[תאריך חתימת חוזה]</w:t>
          </w:r>
        </w:p>
      </w:docPartBody>
    </w:docPart>
    <w:docPart>
      <w:docPartPr>
        <w:name w:val="DF8FA59E2C4D4C17BFE1C5C0C9C61907"/>
        <w:category>
          <w:name w:val="כללי"/>
          <w:gallery w:val="placeholder"/>
        </w:category>
        <w:types>
          <w:type w:val="bbPlcHdr"/>
        </w:types>
        <w:behaviors>
          <w:behavior w:val="content"/>
        </w:behaviors>
        <w:guid w:val="{B654FE17-921A-4B4C-8522-B80703693F1D}"/>
      </w:docPartPr>
      <w:docPartBody>
        <w:p w:rsidR="0008167F" w:rsidRDefault="00002D11" w:rsidP="00002D11">
          <w:pPr>
            <w:pStyle w:val="DF8FA59E2C4D4C17BFE1C5C0C9C61907"/>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2D11"/>
    <w:rsid w:val="000046A2"/>
    <w:rsid w:val="00015D7F"/>
    <w:rsid w:val="0008167F"/>
    <w:rsid w:val="00172407"/>
    <w:rsid w:val="00223BF5"/>
    <w:rsid w:val="0032380B"/>
    <w:rsid w:val="003D3172"/>
    <w:rsid w:val="006865A5"/>
    <w:rsid w:val="00874A5F"/>
    <w:rsid w:val="00AD5E27"/>
    <w:rsid w:val="00B6663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02D11"/>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9970B091003747E4836FA045B6EFF713">
    <w:name w:val="9970B091003747E4836FA045B6EFF713"/>
    <w:rsid w:val="00B66638"/>
    <w:pPr>
      <w:bidi/>
    </w:pPr>
  </w:style>
  <w:style w:type="paragraph" w:customStyle="1" w:styleId="0E08446C9890437AB5380797D9AAD797">
    <w:name w:val="0E08446C9890437AB5380797D9AAD797"/>
    <w:rsid w:val="00B66638"/>
    <w:pPr>
      <w:bidi/>
    </w:pPr>
  </w:style>
  <w:style w:type="paragraph" w:customStyle="1" w:styleId="7748D2B8613945338A3A545675197DE8">
    <w:name w:val="7748D2B8613945338A3A545675197DE8"/>
    <w:rsid w:val="00B66638"/>
    <w:pPr>
      <w:bidi/>
    </w:pPr>
  </w:style>
  <w:style w:type="paragraph" w:customStyle="1" w:styleId="E5E15C3F1D6D4EDF86BCD03352A54B60">
    <w:name w:val="E5E15C3F1D6D4EDF86BCD03352A54B60"/>
    <w:rsid w:val="00B66638"/>
    <w:pPr>
      <w:bidi/>
    </w:pPr>
  </w:style>
  <w:style w:type="paragraph" w:customStyle="1" w:styleId="5A840B3F642E4786914A0ADA022A5B65">
    <w:name w:val="5A840B3F642E4786914A0ADA022A5B65"/>
    <w:rsid w:val="00B66638"/>
    <w:pPr>
      <w:bidi/>
    </w:pPr>
  </w:style>
  <w:style w:type="paragraph" w:customStyle="1" w:styleId="344D92C3C0B240B0A5F6191FA36B1C65">
    <w:name w:val="344D92C3C0B240B0A5F6191FA36B1C65"/>
    <w:rsid w:val="00B66638"/>
    <w:pPr>
      <w:bidi/>
    </w:pPr>
  </w:style>
  <w:style w:type="paragraph" w:customStyle="1" w:styleId="7B59E8B27B2F46F7A7EAB17D0229FD16">
    <w:name w:val="7B59E8B27B2F46F7A7EAB17D0229FD16"/>
    <w:rsid w:val="00B66638"/>
    <w:pPr>
      <w:bidi/>
    </w:pPr>
  </w:style>
  <w:style w:type="paragraph" w:customStyle="1" w:styleId="73B25228A8C24B569CEBCAD6B6099438">
    <w:name w:val="73B25228A8C24B569CEBCAD6B6099438"/>
    <w:rsid w:val="00B66638"/>
    <w:pPr>
      <w:bidi/>
    </w:pPr>
  </w:style>
  <w:style w:type="paragraph" w:customStyle="1" w:styleId="3E79612BB8CD476D90D0973CD144BBD8">
    <w:name w:val="3E79612BB8CD476D90D0973CD144BBD8"/>
    <w:rsid w:val="00B66638"/>
    <w:pPr>
      <w:bidi/>
    </w:pPr>
  </w:style>
  <w:style w:type="paragraph" w:customStyle="1" w:styleId="7A2E55B347A1403AB8A26EF930D8F5BA">
    <w:name w:val="7A2E55B347A1403AB8A26EF930D8F5BA"/>
    <w:rsid w:val="00B66638"/>
    <w:pPr>
      <w:bidi/>
    </w:pPr>
  </w:style>
  <w:style w:type="paragraph" w:customStyle="1" w:styleId="D5A18AD6EBE4487EACD21B30C3590A34">
    <w:name w:val="D5A18AD6EBE4487EACD21B30C3590A34"/>
    <w:rsid w:val="00B66638"/>
    <w:pPr>
      <w:bidi/>
    </w:pPr>
  </w:style>
  <w:style w:type="paragraph" w:customStyle="1" w:styleId="E32423C4CA78411D942CD2BBBF0F8DD1">
    <w:name w:val="E32423C4CA78411D942CD2BBBF0F8DD1"/>
    <w:rsid w:val="00B66638"/>
    <w:pPr>
      <w:bidi/>
    </w:pPr>
  </w:style>
  <w:style w:type="paragraph" w:customStyle="1" w:styleId="7B48594FB750459D974598310523838C">
    <w:name w:val="7B48594FB750459D974598310523838C"/>
    <w:rsid w:val="00B66638"/>
    <w:pPr>
      <w:bidi/>
    </w:pPr>
  </w:style>
  <w:style w:type="paragraph" w:customStyle="1" w:styleId="9C57209DEE9D44A5A0AFAF1166799494">
    <w:name w:val="9C57209DEE9D44A5A0AFAF1166799494"/>
    <w:rsid w:val="00B66638"/>
    <w:pPr>
      <w:bidi/>
    </w:pPr>
  </w:style>
  <w:style w:type="paragraph" w:customStyle="1" w:styleId="10F5C76B294F467BBDF9E5D7E9E056F7">
    <w:name w:val="10F5C76B294F467BBDF9E5D7E9E056F7"/>
    <w:rsid w:val="00B66638"/>
    <w:pPr>
      <w:bidi/>
    </w:pPr>
  </w:style>
  <w:style w:type="paragraph" w:customStyle="1" w:styleId="1DD35DB313974BDEBDBB47811F7AA805">
    <w:name w:val="1DD35DB313974BDEBDBB47811F7AA805"/>
    <w:rsid w:val="00B66638"/>
    <w:pPr>
      <w:bidi/>
    </w:pPr>
  </w:style>
  <w:style w:type="paragraph" w:customStyle="1" w:styleId="BEB874EB332C46C7B43A739B9BBEB194">
    <w:name w:val="BEB874EB332C46C7B43A739B9BBEB194"/>
    <w:rsid w:val="00B66638"/>
    <w:pPr>
      <w:bidi/>
    </w:pPr>
  </w:style>
  <w:style w:type="paragraph" w:customStyle="1" w:styleId="FB1B626FD21641E9A83B074E0418A128">
    <w:name w:val="FB1B626FD21641E9A83B074E0418A128"/>
    <w:rsid w:val="00B66638"/>
    <w:pPr>
      <w:bidi/>
    </w:pPr>
  </w:style>
  <w:style w:type="paragraph" w:customStyle="1" w:styleId="EE636E82F76F4CDEA2CCA036C51BF98B">
    <w:name w:val="EE636E82F76F4CDEA2CCA036C51BF98B"/>
    <w:rsid w:val="00B66638"/>
    <w:pPr>
      <w:bidi/>
    </w:pPr>
  </w:style>
  <w:style w:type="paragraph" w:customStyle="1" w:styleId="82E320F7A3D84E50B80452CB019917A4">
    <w:name w:val="82E320F7A3D84E50B80452CB019917A4"/>
    <w:rsid w:val="00B66638"/>
    <w:pPr>
      <w:bidi/>
    </w:pPr>
  </w:style>
  <w:style w:type="paragraph" w:customStyle="1" w:styleId="8CA53A5E1BFB4114A179C788BCC9CEC2">
    <w:name w:val="8CA53A5E1BFB4114A179C788BCC9CEC2"/>
    <w:rsid w:val="00B66638"/>
    <w:pPr>
      <w:bidi/>
    </w:pPr>
  </w:style>
  <w:style w:type="paragraph" w:customStyle="1" w:styleId="E7D608607D8A48F3AEDD725E99C02C30">
    <w:name w:val="E7D608607D8A48F3AEDD725E99C02C30"/>
    <w:rsid w:val="00B66638"/>
    <w:pPr>
      <w:bidi/>
    </w:pPr>
  </w:style>
  <w:style w:type="paragraph" w:customStyle="1" w:styleId="F75ACD1BE3C34DDD94001F1B1B7E051F">
    <w:name w:val="F75ACD1BE3C34DDD94001F1B1B7E051F"/>
    <w:rsid w:val="00B66638"/>
    <w:pPr>
      <w:bidi/>
    </w:pPr>
  </w:style>
  <w:style w:type="paragraph" w:customStyle="1" w:styleId="ECA626267DE84EAB83F87D3F53948A3E">
    <w:name w:val="ECA626267DE84EAB83F87D3F53948A3E"/>
    <w:rsid w:val="00B66638"/>
    <w:pPr>
      <w:bidi/>
    </w:pPr>
  </w:style>
  <w:style w:type="paragraph" w:customStyle="1" w:styleId="6CF4E9F3C4BB40B6AF49103A753AF238">
    <w:name w:val="6CF4E9F3C4BB40B6AF49103A753AF238"/>
    <w:rsid w:val="00B66638"/>
    <w:pPr>
      <w:bidi/>
    </w:pPr>
  </w:style>
  <w:style w:type="paragraph" w:customStyle="1" w:styleId="D836DF071493441185EC595AB47D599F">
    <w:name w:val="D836DF071493441185EC595AB47D599F"/>
    <w:rsid w:val="00B66638"/>
    <w:pPr>
      <w:bidi/>
    </w:pPr>
  </w:style>
  <w:style w:type="paragraph" w:customStyle="1" w:styleId="1B0FE9659B944119A41B71B884CDE202">
    <w:name w:val="1B0FE9659B944119A41B71B884CDE202"/>
    <w:rsid w:val="00B66638"/>
    <w:pPr>
      <w:bidi/>
    </w:pPr>
  </w:style>
  <w:style w:type="paragraph" w:customStyle="1" w:styleId="81C8A0CFC7504C25B052E64F322C5E84">
    <w:name w:val="81C8A0CFC7504C25B052E64F322C5E84"/>
    <w:rsid w:val="00B66638"/>
    <w:pPr>
      <w:bidi/>
    </w:pPr>
  </w:style>
  <w:style w:type="paragraph" w:customStyle="1" w:styleId="A04D0F8FAC2041F98E90788E296A6E81">
    <w:name w:val="A04D0F8FAC2041F98E90788E296A6E81"/>
    <w:rsid w:val="00B66638"/>
    <w:pPr>
      <w:bidi/>
    </w:pPr>
  </w:style>
  <w:style w:type="paragraph" w:customStyle="1" w:styleId="F3078669B3524F64A2C046BD2ECAA5AB">
    <w:name w:val="F3078669B3524F64A2C046BD2ECAA5AB"/>
    <w:rsid w:val="00B66638"/>
    <w:pPr>
      <w:bidi/>
    </w:pPr>
  </w:style>
  <w:style w:type="paragraph" w:customStyle="1" w:styleId="7492FC801BD0441AA4D898A446075364">
    <w:name w:val="7492FC801BD0441AA4D898A446075364"/>
    <w:rsid w:val="00B66638"/>
    <w:pPr>
      <w:bidi/>
    </w:pPr>
  </w:style>
  <w:style w:type="paragraph" w:customStyle="1" w:styleId="12C10FE70E6F4224B9BEC0C151473EB8">
    <w:name w:val="12C10FE70E6F4224B9BEC0C151473EB8"/>
    <w:rsid w:val="00B66638"/>
    <w:pPr>
      <w:bidi/>
    </w:pPr>
  </w:style>
  <w:style w:type="paragraph" w:customStyle="1" w:styleId="7DEE94D47AC4487BA83E26227B1511BC">
    <w:name w:val="7DEE94D47AC4487BA83E26227B1511BC"/>
    <w:rsid w:val="00B66638"/>
    <w:pPr>
      <w:bidi/>
    </w:pPr>
  </w:style>
  <w:style w:type="paragraph" w:customStyle="1" w:styleId="3DDE1654539A4EDDAA2783F0B74477BC">
    <w:name w:val="3DDE1654539A4EDDAA2783F0B74477BC"/>
    <w:rsid w:val="00B66638"/>
    <w:pPr>
      <w:bidi/>
    </w:pPr>
  </w:style>
  <w:style w:type="paragraph" w:customStyle="1" w:styleId="5437A83E92B3463780E78397A83A176C">
    <w:name w:val="5437A83E92B3463780E78397A83A176C"/>
    <w:rsid w:val="00B66638"/>
    <w:pPr>
      <w:bidi/>
    </w:pPr>
  </w:style>
  <w:style w:type="paragraph" w:customStyle="1" w:styleId="EDEA4191105145A5B4E43EC19FD84402">
    <w:name w:val="EDEA4191105145A5B4E43EC19FD84402"/>
    <w:rsid w:val="00B66638"/>
    <w:pPr>
      <w:bidi/>
    </w:pPr>
  </w:style>
  <w:style w:type="paragraph" w:customStyle="1" w:styleId="40D382D5C4724A0B810B7005BD911C3A">
    <w:name w:val="40D382D5C4724A0B810B7005BD911C3A"/>
    <w:rsid w:val="00B66638"/>
    <w:pPr>
      <w:bidi/>
    </w:pPr>
  </w:style>
  <w:style w:type="paragraph" w:customStyle="1" w:styleId="17EDA4E0A3634E7BBDA8CEDCA9EE5542">
    <w:name w:val="17EDA4E0A3634E7BBDA8CEDCA9EE5542"/>
    <w:rsid w:val="00B66638"/>
    <w:pPr>
      <w:bidi/>
    </w:pPr>
  </w:style>
  <w:style w:type="paragraph" w:customStyle="1" w:styleId="A094D93F76ED4248A4432D43D0D9F832">
    <w:name w:val="A094D93F76ED4248A4432D43D0D9F832"/>
    <w:rsid w:val="00B66638"/>
    <w:pPr>
      <w:bidi/>
    </w:pPr>
  </w:style>
  <w:style w:type="paragraph" w:customStyle="1" w:styleId="2590BE8C97D840FDA665D56EBE1E9424">
    <w:name w:val="2590BE8C97D840FDA665D56EBE1E9424"/>
    <w:rsid w:val="00B66638"/>
    <w:pPr>
      <w:bidi/>
    </w:pPr>
  </w:style>
  <w:style w:type="paragraph" w:customStyle="1" w:styleId="AE3D38CC3DEB4297B741360C625F9098">
    <w:name w:val="AE3D38CC3DEB4297B741360C625F9098"/>
    <w:rsid w:val="00B66638"/>
    <w:pPr>
      <w:bidi/>
    </w:pPr>
  </w:style>
  <w:style w:type="paragraph" w:customStyle="1" w:styleId="0EFC45A65FF840959F257E4CD533F2B5">
    <w:name w:val="0EFC45A65FF840959F257E4CD533F2B5"/>
    <w:rsid w:val="00002D11"/>
    <w:pPr>
      <w:bidi/>
    </w:pPr>
  </w:style>
  <w:style w:type="paragraph" w:customStyle="1" w:styleId="DDF490A1AEE940D7A8B61825352AA089">
    <w:name w:val="DDF490A1AEE940D7A8B61825352AA089"/>
    <w:rsid w:val="00002D11"/>
    <w:pPr>
      <w:bidi/>
    </w:pPr>
  </w:style>
  <w:style w:type="paragraph" w:customStyle="1" w:styleId="B9C33F0C86DB4CBC9F2EE570B237EC30">
    <w:name w:val="B9C33F0C86DB4CBC9F2EE570B237EC30"/>
    <w:rsid w:val="00002D11"/>
    <w:pPr>
      <w:bidi/>
    </w:pPr>
  </w:style>
  <w:style w:type="paragraph" w:customStyle="1" w:styleId="37EF0F13E9C0405CB8B31464D7DDE7DD">
    <w:name w:val="37EF0F13E9C0405CB8B31464D7DDE7DD"/>
    <w:rsid w:val="00002D11"/>
    <w:pPr>
      <w:bidi/>
    </w:pPr>
  </w:style>
  <w:style w:type="paragraph" w:customStyle="1" w:styleId="5FE07EE7E2E74D478FA009B500853FD7">
    <w:name w:val="5FE07EE7E2E74D478FA009B500853FD7"/>
    <w:rsid w:val="00002D11"/>
    <w:pPr>
      <w:bidi/>
    </w:pPr>
  </w:style>
  <w:style w:type="paragraph" w:customStyle="1" w:styleId="1F4F55CEDFFB4FE7B66AFC474F42EBD2">
    <w:name w:val="1F4F55CEDFFB4FE7B66AFC474F42EBD2"/>
    <w:rsid w:val="00002D11"/>
    <w:pPr>
      <w:bidi/>
    </w:pPr>
  </w:style>
  <w:style w:type="paragraph" w:customStyle="1" w:styleId="19C998693DD34AA5A314AA74F723B7A9">
    <w:name w:val="19C998693DD34AA5A314AA74F723B7A9"/>
    <w:rsid w:val="00002D11"/>
    <w:pPr>
      <w:bidi/>
    </w:pPr>
  </w:style>
  <w:style w:type="paragraph" w:customStyle="1" w:styleId="E3831BE528E047968132AA680B2D5110">
    <w:name w:val="E3831BE528E047968132AA680B2D5110"/>
    <w:rsid w:val="00002D11"/>
    <w:pPr>
      <w:bidi/>
    </w:pPr>
  </w:style>
  <w:style w:type="paragraph" w:customStyle="1" w:styleId="47FDFDD66BFC4956BFC623AEE6824888">
    <w:name w:val="47FDFDD66BFC4956BFC623AEE6824888"/>
    <w:rsid w:val="00002D11"/>
    <w:pPr>
      <w:bidi/>
    </w:pPr>
  </w:style>
  <w:style w:type="paragraph" w:customStyle="1" w:styleId="5DBCD5AEF2F84B749FA9674FD5D43668">
    <w:name w:val="5DBCD5AEF2F84B749FA9674FD5D43668"/>
    <w:rsid w:val="00002D11"/>
    <w:pPr>
      <w:bidi/>
    </w:pPr>
  </w:style>
  <w:style w:type="paragraph" w:customStyle="1" w:styleId="DF8FA59E2C4D4C17BFE1C5C0C9C61907">
    <w:name w:val="DF8FA59E2C4D4C17BFE1C5C0C9C61907"/>
    <w:rsid w:val="00002D1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35801D52-3B23-4205-9724-02BADE007D15}"/>
</file>

<file path=customXml/itemProps3.xml><?xml version="1.0" encoding="utf-8"?>
<ds:datastoreItem xmlns:ds="http://schemas.openxmlformats.org/officeDocument/2006/customXml" ds:itemID="{6078AF1E-4F50-4DBB-887F-33ABF052AEAE}"/>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1E565E0B-B073-4A06-82FB-7F4B22E82336}"/>
</file>

<file path=customXml/itemProps6.xml><?xml version="1.0" encoding="utf-8"?>
<ds:datastoreItem xmlns:ds="http://schemas.openxmlformats.org/officeDocument/2006/customXml" ds:itemID="{B903FE6C-512E-4437-8808-1BBCF26EDF36}"/>
</file>

<file path=docProps/app.xml><?xml version="1.0" encoding="utf-8"?>
<Properties xmlns="http://schemas.openxmlformats.org/officeDocument/2006/extended-properties" xmlns:vt="http://schemas.openxmlformats.org/officeDocument/2006/docPropsVTypes">
  <Template>Normal</Template>
  <TotalTime>10</TotalTime>
  <Pages>32</Pages>
  <Words>8535</Words>
  <Characters>48655</Characters>
  <Application>Microsoft Office Word</Application>
  <DocSecurity>0</DocSecurity>
  <Lines>405</Lines>
  <Paragraphs>114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2021-11-22T11:35:00Z</dcterms:created>
  <dcterms:modified xsi:type="dcterms:W3CDTF">2021-11-22T11:45:00Z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aea5e62e-0edb-495b-b68c-34f9e15bfb01</vt:lpwstr>
  </property>
</Properties>
</file>