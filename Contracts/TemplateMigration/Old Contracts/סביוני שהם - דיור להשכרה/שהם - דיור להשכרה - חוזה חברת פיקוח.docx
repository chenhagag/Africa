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8ECFD" w14:textId="77777777" w:rsidR="00EB5A81" w:rsidRDefault="00EB5A81" w:rsidP="00EB5A81">
      <w:pPr>
        <w:ind w:left="240"/>
        <w:jc w:val="center"/>
        <w:rPr>
          <w:bCs/>
          <w:color w:val="000000"/>
          <w:sz w:val="24"/>
          <w:szCs w:val="24"/>
          <w:u w:val="single"/>
        </w:rPr>
      </w:pPr>
    </w:p>
    <w:p w14:paraId="02F86FDE" w14:textId="77777777" w:rsidR="00EB5A81" w:rsidRDefault="00EB5A81" w:rsidP="00EB5A81">
      <w:pPr>
        <w:ind w:left="240"/>
        <w:jc w:val="center"/>
        <w:rPr>
          <w:bCs/>
          <w:color w:val="000000"/>
          <w:sz w:val="24"/>
          <w:szCs w:val="24"/>
          <w:u w:val="single"/>
          <w:rtl/>
        </w:rPr>
      </w:pPr>
    </w:p>
    <w:p w14:paraId="0FE855D8" w14:textId="77777777" w:rsidR="00EB5A81" w:rsidRDefault="00EB5A81" w:rsidP="00EB5A81">
      <w:pPr>
        <w:ind w:left="240"/>
        <w:jc w:val="center"/>
        <w:rPr>
          <w:bCs/>
          <w:color w:val="000000"/>
          <w:sz w:val="24"/>
          <w:szCs w:val="24"/>
          <w:u w:val="single"/>
          <w:rtl/>
        </w:rPr>
      </w:pPr>
    </w:p>
    <w:p w14:paraId="5F31E9CE" w14:textId="77777777" w:rsidR="00EB5A81" w:rsidRDefault="00EB5A81" w:rsidP="00EB5A81">
      <w:pPr>
        <w:ind w:left="240"/>
        <w:jc w:val="center"/>
        <w:rPr>
          <w:bCs/>
          <w:color w:val="000000"/>
          <w:sz w:val="24"/>
          <w:szCs w:val="24"/>
          <w:u w:val="single"/>
          <w:rtl/>
        </w:rPr>
      </w:pPr>
    </w:p>
    <w:p w14:paraId="18E3665F" w14:textId="77777777" w:rsidR="00EB5A81" w:rsidRDefault="00EB5A81" w:rsidP="00EB5A81">
      <w:pPr>
        <w:ind w:left="240"/>
        <w:jc w:val="center"/>
        <w:rPr>
          <w:bCs/>
          <w:color w:val="000000"/>
          <w:sz w:val="24"/>
          <w:szCs w:val="24"/>
          <w:u w:val="single"/>
          <w:rtl/>
        </w:rPr>
      </w:pPr>
    </w:p>
    <w:p w14:paraId="66DAF884" w14:textId="77777777" w:rsidR="00EB5A81" w:rsidRDefault="00EB5A81" w:rsidP="00EB5A81">
      <w:pPr>
        <w:ind w:left="240"/>
        <w:jc w:val="center"/>
        <w:rPr>
          <w:bCs/>
          <w:color w:val="000000"/>
          <w:sz w:val="24"/>
          <w:szCs w:val="24"/>
          <w:u w:val="single"/>
          <w:rtl/>
        </w:rPr>
      </w:pPr>
    </w:p>
    <w:p w14:paraId="797CCE05" w14:textId="77777777" w:rsidR="00EB5A81" w:rsidRDefault="00EB5A81" w:rsidP="00EB5A81">
      <w:pPr>
        <w:pStyle w:val="ab"/>
        <w:rPr>
          <w:noProof/>
          <w:rtl/>
          <w:lang w:eastAsia="en-US"/>
        </w:rPr>
      </w:pPr>
    </w:p>
    <w:p w14:paraId="43F88F80" w14:textId="77777777" w:rsidR="00EB5A81" w:rsidRDefault="00EB5A81" w:rsidP="00EB5A81">
      <w:pPr>
        <w:pStyle w:val="ab"/>
        <w:rPr>
          <w:noProof/>
          <w:rtl/>
          <w:lang w:eastAsia="en-US"/>
        </w:rPr>
      </w:pPr>
    </w:p>
    <w:p w14:paraId="31A5FABE" w14:textId="0942F356" w:rsidR="00EB5A81" w:rsidRPr="000748C0" w:rsidRDefault="00EB5A81" w:rsidP="00EB5A81">
      <w:pPr>
        <w:pStyle w:val="ab"/>
        <w:rPr>
          <w:ins w:id="0" w:author="Meryl Etman" w:date="2019-12-16T11:56:00Z"/>
          <w:i w:val="0"/>
          <w:iCs w:val="0"/>
          <w:u w:val="none"/>
          <w:rtl/>
        </w:rPr>
      </w:pPr>
      <w:del w:id="1" w:author="Meryl Etman" w:date="2019-12-16T11:56:00Z">
        <w:r w:rsidRPr="000748C0" w:rsidDel="00374801">
          <w:rPr>
            <w:noProof/>
            <w:u w:val="none"/>
            <w:lang w:eastAsia="en-US"/>
          </w:rPr>
          <w:drawing>
            <wp:inline distT="0" distB="0" distL="0" distR="0" wp14:anchorId="32FFA6A9" wp14:editId="484CD7C0">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del>
    </w:p>
    <w:p w14:paraId="737FCF5C" w14:textId="6BBDC419" w:rsidR="00374801" w:rsidRPr="000748C0" w:rsidRDefault="00374801" w:rsidP="00EB5A81">
      <w:pPr>
        <w:pStyle w:val="ab"/>
        <w:rPr>
          <w:i w:val="0"/>
          <w:iCs w:val="0"/>
          <w:u w:val="none"/>
          <w:rtl/>
          <w:rPrChange w:id="2" w:author="Meryl Etman" w:date="2020-03-25T10:10:00Z">
            <w:rPr>
              <w:i w:val="0"/>
              <w:iCs w:val="0"/>
              <w:u w:val="none"/>
              <w:rtl/>
            </w:rPr>
          </w:rPrChange>
        </w:rPr>
      </w:pPr>
      <w:ins w:id="3" w:author="Meryl Etman" w:date="2019-12-16T11:56:00Z">
        <w:r w:rsidRPr="000748C0">
          <w:rPr>
            <w:rFonts w:hint="cs"/>
            <w:i w:val="0"/>
            <w:iCs w:val="0"/>
            <w:u w:val="none"/>
            <w:rtl/>
            <w:rPrChange w:id="4" w:author="Meryl Etman" w:date="2020-03-25T10:10:00Z">
              <w:rPr>
                <w:rFonts w:hint="cs"/>
                <w:i w:val="0"/>
                <w:iCs w:val="0"/>
                <w:u w:val="none"/>
                <w:rtl/>
              </w:rPr>
            </w:rPrChange>
          </w:rPr>
          <w:t>אפריקה ישראל דיור להשכרה</w:t>
        </w:r>
      </w:ins>
    </w:p>
    <w:p w14:paraId="47910B50" w14:textId="77777777" w:rsidR="00EB5A81" w:rsidRPr="000748C0" w:rsidRDefault="00EB5A81" w:rsidP="00EB5A81">
      <w:pPr>
        <w:pStyle w:val="ab"/>
        <w:rPr>
          <w:i w:val="0"/>
          <w:iCs w:val="0"/>
          <w:u w:val="none"/>
          <w:rtl/>
          <w:rPrChange w:id="5" w:author="Meryl Etman" w:date="2020-03-25T10:10:00Z">
            <w:rPr>
              <w:i w:val="0"/>
              <w:iCs w:val="0"/>
              <w:u w:val="none"/>
              <w:rtl/>
            </w:rPr>
          </w:rPrChange>
        </w:rPr>
      </w:pPr>
    </w:p>
    <w:p w14:paraId="226BD00F" w14:textId="77777777" w:rsidR="00EB5A81" w:rsidRPr="000748C0" w:rsidRDefault="00EB5A81" w:rsidP="00EB5A81">
      <w:pPr>
        <w:pStyle w:val="ab"/>
        <w:rPr>
          <w:i w:val="0"/>
          <w:iCs w:val="0"/>
          <w:rtl/>
          <w:rPrChange w:id="6" w:author="Meryl Etman" w:date="2020-03-25T10:10:00Z">
            <w:rPr>
              <w:i w:val="0"/>
              <w:iCs w:val="0"/>
              <w:rtl/>
            </w:rPr>
          </w:rPrChange>
        </w:rPr>
      </w:pPr>
    </w:p>
    <w:p w14:paraId="1D199AAE" w14:textId="77777777" w:rsidR="00FA6134" w:rsidRPr="000748C0" w:rsidRDefault="00FA6134" w:rsidP="00EB5A81">
      <w:pPr>
        <w:pStyle w:val="ab"/>
        <w:rPr>
          <w:i w:val="0"/>
          <w:iCs w:val="0"/>
          <w:rtl/>
          <w:rPrChange w:id="7" w:author="Meryl Etman" w:date="2020-03-25T10:10:00Z">
            <w:rPr>
              <w:i w:val="0"/>
              <w:iCs w:val="0"/>
              <w:rtl/>
            </w:rPr>
          </w:rPrChange>
        </w:rPr>
      </w:pPr>
    </w:p>
    <w:p w14:paraId="7A4FC6C5" w14:textId="77777777" w:rsidR="00FA6134" w:rsidRPr="000748C0" w:rsidRDefault="00FA6134" w:rsidP="00EB5A81">
      <w:pPr>
        <w:pStyle w:val="ab"/>
        <w:rPr>
          <w:i w:val="0"/>
          <w:iCs w:val="0"/>
          <w:rtl/>
          <w:rPrChange w:id="8" w:author="Meryl Etman" w:date="2020-03-25T10:10:00Z">
            <w:rPr>
              <w:i w:val="0"/>
              <w:iCs w:val="0"/>
              <w:rtl/>
            </w:rPr>
          </w:rPrChange>
        </w:rPr>
      </w:pPr>
    </w:p>
    <w:p w14:paraId="6189714B" w14:textId="77777777" w:rsidR="00FA6134" w:rsidRPr="000748C0" w:rsidRDefault="00FA6134" w:rsidP="00EB5A81">
      <w:pPr>
        <w:pStyle w:val="ab"/>
        <w:rPr>
          <w:i w:val="0"/>
          <w:iCs w:val="0"/>
          <w:rtl/>
          <w:rPrChange w:id="9" w:author="Meryl Etman" w:date="2020-03-25T10:10:00Z">
            <w:rPr>
              <w:i w:val="0"/>
              <w:iCs w:val="0"/>
              <w:rtl/>
            </w:rPr>
          </w:rPrChange>
        </w:rPr>
      </w:pPr>
    </w:p>
    <w:p w14:paraId="70CC42A7" w14:textId="199472A1" w:rsidR="00EB5A81" w:rsidRPr="000748C0" w:rsidRDefault="00EB5A81" w:rsidP="00374801">
      <w:pPr>
        <w:pStyle w:val="ab"/>
        <w:rPr>
          <w:i w:val="0"/>
          <w:iCs w:val="0"/>
          <w:rtl/>
          <w:rPrChange w:id="10" w:author="Meryl Etman" w:date="2020-03-25T10:10:00Z">
            <w:rPr>
              <w:i w:val="0"/>
              <w:iCs w:val="0"/>
              <w:rtl/>
            </w:rPr>
          </w:rPrChange>
        </w:rPr>
      </w:pPr>
      <w:r w:rsidRPr="000748C0">
        <w:rPr>
          <w:rFonts w:hint="cs"/>
          <w:i w:val="0"/>
          <w:iCs w:val="0"/>
          <w:rtl/>
          <w:rPrChange w:id="11" w:author="Meryl Etman" w:date="2020-03-25T10:10:00Z">
            <w:rPr>
              <w:rFonts w:hint="cs"/>
              <w:i w:val="0"/>
              <w:iCs w:val="0"/>
              <w:rtl/>
            </w:rPr>
          </w:rPrChange>
        </w:rPr>
        <w:t xml:space="preserve">חוזה חברת </w:t>
      </w:r>
      <w:del w:id="12" w:author="Meryl Etman" w:date="2019-12-16T11:57:00Z">
        <w:r w:rsidRPr="000748C0" w:rsidDel="00374801">
          <w:rPr>
            <w:rFonts w:hint="cs"/>
            <w:i w:val="0"/>
            <w:iCs w:val="0"/>
            <w:rtl/>
            <w:rPrChange w:id="13" w:author="Meryl Etman" w:date="2020-03-25T10:10:00Z">
              <w:rPr>
                <w:rFonts w:hint="cs"/>
                <w:i w:val="0"/>
                <w:iCs w:val="0"/>
                <w:rtl/>
              </w:rPr>
            </w:rPrChange>
          </w:rPr>
          <w:delText>ניהול ו</w:delText>
        </w:r>
      </w:del>
      <w:r w:rsidRPr="000748C0">
        <w:rPr>
          <w:rFonts w:hint="cs"/>
          <w:i w:val="0"/>
          <w:iCs w:val="0"/>
          <w:rtl/>
          <w:rPrChange w:id="14" w:author="Meryl Etman" w:date="2020-03-25T10:10:00Z">
            <w:rPr>
              <w:rFonts w:hint="cs"/>
              <w:i w:val="0"/>
              <w:iCs w:val="0"/>
              <w:rtl/>
            </w:rPr>
          </w:rPrChange>
        </w:rPr>
        <w:t>פיקוח</w:t>
      </w:r>
      <w:del w:id="15" w:author="Meryl Etman" w:date="2019-12-16T11:57:00Z">
        <w:r w:rsidRPr="000748C0" w:rsidDel="00374801">
          <w:rPr>
            <w:rFonts w:hint="cs"/>
            <w:i w:val="0"/>
            <w:iCs w:val="0"/>
            <w:rtl/>
            <w:rPrChange w:id="16" w:author="Meryl Etman" w:date="2020-03-25T10:10:00Z">
              <w:rPr>
                <w:rFonts w:hint="cs"/>
                <w:i w:val="0"/>
                <w:iCs w:val="0"/>
                <w:rtl/>
              </w:rPr>
            </w:rPrChange>
          </w:rPr>
          <w:delText xml:space="preserve"> </w:delText>
        </w:r>
      </w:del>
      <w:ins w:id="17" w:author="Meryl Etman" w:date="2019-12-18T09:59:00Z">
        <w:r w:rsidR="00473BC7" w:rsidRPr="000748C0">
          <w:rPr>
            <w:rFonts w:hint="cs"/>
            <w:i w:val="0"/>
            <w:iCs w:val="0"/>
            <w:rtl/>
            <w:rPrChange w:id="18" w:author="Meryl Etman" w:date="2020-03-25T10:10:00Z">
              <w:rPr>
                <w:rFonts w:hint="cs"/>
                <w:i w:val="0"/>
                <w:iCs w:val="0"/>
                <w:rtl/>
              </w:rPr>
            </w:rPrChange>
          </w:rPr>
          <w:t xml:space="preserve"> ונציג יזם </w:t>
        </w:r>
      </w:ins>
      <w:del w:id="19" w:author="Meryl Etman" w:date="2019-12-16T11:57:00Z">
        <w:r w:rsidRPr="000748C0" w:rsidDel="00374801">
          <w:rPr>
            <w:rFonts w:hint="cs"/>
            <w:i w:val="0"/>
            <w:iCs w:val="0"/>
            <w:rtl/>
            <w:rPrChange w:id="20" w:author="Meryl Etman" w:date="2020-03-25T10:10:00Z">
              <w:rPr>
                <w:rFonts w:hint="cs"/>
                <w:i w:val="0"/>
                <w:iCs w:val="0"/>
                <w:rtl/>
              </w:rPr>
            </w:rPrChange>
          </w:rPr>
          <w:delText>פרויקטים</w:delText>
        </w:r>
      </w:del>
    </w:p>
    <w:p w14:paraId="6725FCE6" w14:textId="77777777" w:rsidR="00EB5A81" w:rsidRPr="000748C0" w:rsidRDefault="00EB5A81" w:rsidP="00EB5A81">
      <w:pPr>
        <w:pStyle w:val="ab"/>
        <w:rPr>
          <w:i w:val="0"/>
          <w:iCs w:val="0"/>
          <w:rtl/>
          <w:rPrChange w:id="21" w:author="Meryl Etman" w:date="2020-03-25T10:10:00Z">
            <w:rPr>
              <w:i w:val="0"/>
              <w:iCs w:val="0"/>
              <w:rtl/>
            </w:rPr>
          </w:rPrChange>
        </w:rPr>
      </w:pPr>
    </w:p>
    <w:p w14:paraId="3763E3B0" w14:textId="77777777" w:rsidR="00EB5A81" w:rsidRPr="000748C0" w:rsidRDefault="00EB5A81" w:rsidP="00EB5A81">
      <w:pPr>
        <w:pStyle w:val="ab"/>
        <w:rPr>
          <w:i w:val="0"/>
          <w:iCs w:val="0"/>
          <w:color w:val="00B0F0"/>
          <w:rtl/>
          <w:rPrChange w:id="22" w:author="Meryl Etman" w:date="2020-03-25T10:10:00Z">
            <w:rPr>
              <w:i w:val="0"/>
              <w:iCs w:val="0"/>
              <w:color w:val="00B0F0"/>
              <w:rtl/>
            </w:rPr>
          </w:rPrChange>
        </w:rPr>
      </w:pPr>
    </w:p>
    <w:p w14:paraId="0E22B281" w14:textId="77777777" w:rsidR="00FA6134" w:rsidRPr="000748C0" w:rsidRDefault="00FA6134" w:rsidP="00EB5A81">
      <w:pPr>
        <w:pStyle w:val="ab"/>
        <w:rPr>
          <w:i w:val="0"/>
          <w:iCs w:val="0"/>
          <w:color w:val="00B0F0"/>
          <w:rtl/>
          <w:rPrChange w:id="23" w:author="Meryl Etman" w:date="2020-03-25T10:10:00Z">
            <w:rPr>
              <w:i w:val="0"/>
              <w:iCs w:val="0"/>
              <w:color w:val="00B0F0"/>
              <w:rtl/>
            </w:rPr>
          </w:rPrChange>
        </w:rPr>
      </w:pPr>
    </w:p>
    <w:p w14:paraId="6426B0FD" w14:textId="77777777" w:rsidR="00FA6134" w:rsidRPr="000748C0" w:rsidRDefault="00FA6134" w:rsidP="00FA6134">
      <w:pPr>
        <w:widowControl w:val="0"/>
        <w:jc w:val="center"/>
        <w:rPr>
          <w:rFonts w:ascii="Times New Roman" w:eastAsia="Times New Roman" w:hAnsi="Times New Roman"/>
          <w:bCs/>
          <w:color w:val="00B0F0"/>
          <w:sz w:val="32"/>
          <w:szCs w:val="32"/>
          <w:u w:val="single"/>
          <w:rtl/>
          <w:lang w:eastAsia="he-IL"/>
          <w:rPrChange w:id="24" w:author="Meryl Etman" w:date="2020-03-25T10:10:00Z">
            <w:rPr>
              <w:rFonts w:ascii="Times New Roman" w:eastAsia="Times New Roman" w:hAnsi="Times New Roman"/>
              <w:bCs/>
              <w:color w:val="00B0F0"/>
              <w:sz w:val="32"/>
              <w:szCs w:val="32"/>
              <w:u w:val="single"/>
              <w:rtl/>
              <w:lang w:eastAsia="he-IL"/>
            </w:rPr>
          </w:rPrChange>
        </w:rPr>
      </w:pPr>
    </w:p>
    <w:p w14:paraId="3B60C79B" w14:textId="77777777" w:rsidR="00FA6134" w:rsidRPr="000748C0" w:rsidRDefault="00FA6134" w:rsidP="00FA6134">
      <w:pPr>
        <w:widowControl w:val="0"/>
        <w:jc w:val="center"/>
        <w:rPr>
          <w:rFonts w:ascii="Times New Roman" w:eastAsia="Times New Roman" w:hAnsi="Times New Roman"/>
          <w:bCs/>
          <w:color w:val="00B0F0"/>
          <w:sz w:val="32"/>
          <w:szCs w:val="32"/>
          <w:u w:val="single"/>
          <w:rtl/>
          <w:lang w:eastAsia="he-IL"/>
          <w:rPrChange w:id="25" w:author="Meryl Etman" w:date="2020-03-25T10:10:00Z">
            <w:rPr>
              <w:rFonts w:ascii="Times New Roman" w:eastAsia="Times New Roman" w:hAnsi="Times New Roman"/>
              <w:bCs/>
              <w:color w:val="00B0F0"/>
              <w:sz w:val="32"/>
              <w:szCs w:val="32"/>
              <w:u w:val="single"/>
              <w:rtl/>
              <w:lang w:eastAsia="he-IL"/>
            </w:rPr>
          </w:rPrChange>
        </w:rPr>
      </w:pPr>
    </w:p>
    <w:customXmlDelRangeStart w:id="26" w:author="Meryl Etman" w:date="2019-12-16T17:28:00Z"/>
    <w:sdt>
      <w:sdtPr>
        <w:rPr>
          <w:rFonts w:ascii="Times New Roman" w:eastAsia="Times New Roman" w:hAnsi="Times New Roman"/>
          <w:bCs/>
          <w:color w:val="00B0F0"/>
          <w:sz w:val="32"/>
          <w:szCs w:val="32"/>
          <w:u w:val="single"/>
          <w:rtl/>
          <w:lang w:eastAsia="he-IL"/>
          <w:rPrChange w:id="27" w:author="Meryl Etman" w:date="2020-03-25T10:10:00Z">
            <w:rPr>
              <w:rFonts w:ascii="Times New Roman" w:eastAsia="Times New Roman" w:hAnsi="Times New Roman"/>
              <w:bCs/>
              <w:color w:val="00B0F0"/>
              <w:sz w:val="32"/>
              <w:szCs w:val="32"/>
              <w:u w:val="single"/>
              <w:rtl/>
              <w:lang w:eastAsia="he-IL"/>
            </w:rPr>
          </w:rPrChange>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28" w:author="Meryl Etman" w:date="2020-03-25T10:10:00Z">
            <w:rPr/>
          </w:rPrChange>
        </w:rPr>
      </w:sdtEndPr>
      <w:sdtContent>
        <w:customXmlDelRangeEnd w:id="26"/>
        <w:p w14:paraId="0AD65C27" w14:textId="65313182" w:rsidR="00FA6134" w:rsidRPr="000748C0" w:rsidDel="000D5311" w:rsidRDefault="000748C0" w:rsidP="00FA6134">
          <w:pPr>
            <w:widowControl w:val="0"/>
            <w:jc w:val="center"/>
            <w:rPr>
              <w:del w:id="29" w:author="Meryl Etman" w:date="2019-12-16T17:28:00Z"/>
              <w:rFonts w:ascii="Times New Roman" w:eastAsia="Times New Roman" w:hAnsi="Times New Roman"/>
              <w:bCs/>
              <w:color w:val="00B0F0"/>
              <w:sz w:val="32"/>
              <w:szCs w:val="32"/>
              <w:u w:val="single"/>
              <w:rtl/>
              <w:lang w:eastAsia="he-IL"/>
              <w:rPrChange w:id="30" w:author="Meryl Etman" w:date="2020-03-25T10:10:00Z">
                <w:rPr>
                  <w:del w:id="31" w:author="Meryl Etman" w:date="2019-12-16T17:28:00Z"/>
                  <w:rFonts w:ascii="Times New Roman" w:eastAsia="Times New Roman" w:hAnsi="Times New Roman"/>
                  <w:bCs/>
                  <w:color w:val="00B0F0"/>
                  <w:sz w:val="32"/>
                  <w:szCs w:val="32"/>
                  <w:u w:val="single"/>
                  <w:rtl/>
                  <w:lang w:eastAsia="he-IL"/>
                </w:rPr>
              </w:rPrChange>
            </w:rPr>
          </w:pPr>
        </w:p>
        <w:customXmlDelRangeStart w:id="32" w:author="Meryl Etman" w:date="2019-12-16T17:28:00Z"/>
      </w:sdtContent>
    </w:sdt>
    <w:customXmlDelRangeEnd w:id="32"/>
    <w:p w14:paraId="5C9A0BA6" w14:textId="77777777" w:rsidR="00FA6134" w:rsidRPr="000748C0" w:rsidRDefault="00FA6134" w:rsidP="00FA6134">
      <w:pPr>
        <w:widowControl w:val="0"/>
        <w:jc w:val="center"/>
        <w:rPr>
          <w:rFonts w:ascii="Times New Roman" w:eastAsia="Times New Roman" w:hAnsi="Times New Roman"/>
          <w:bCs/>
          <w:color w:val="00B0F0"/>
          <w:sz w:val="32"/>
          <w:szCs w:val="32"/>
          <w:u w:val="single"/>
          <w:rtl/>
          <w:lang w:eastAsia="he-IL"/>
          <w:rPrChange w:id="33" w:author="Meryl Etman" w:date="2020-03-25T10:10:00Z">
            <w:rPr>
              <w:rFonts w:ascii="Times New Roman" w:eastAsia="Times New Roman" w:hAnsi="Times New Roman"/>
              <w:bCs/>
              <w:color w:val="00B0F0"/>
              <w:sz w:val="32"/>
              <w:szCs w:val="32"/>
              <w:u w:val="single"/>
              <w:rtl/>
              <w:lang w:eastAsia="he-IL"/>
            </w:rPr>
          </w:rPrChange>
        </w:rPr>
      </w:pPr>
    </w:p>
    <w:sdt>
      <w:sdtPr>
        <w:rPr>
          <w:rFonts w:ascii="Times New Roman" w:eastAsia="Times New Roman" w:hAnsi="Times New Roman"/>
          <w:bCs/>
          <w:color w:val="00B0F0"/>
          <w:sz w:val="32"/>
          <w:szCs w:val="32"/>
          <w:u w:val="single"/>
          <w:rtl/>
          <w:lang w:eastAsia="he-IL"/>
          <w:rPrChange w:id="34" w:author="Meryl Etman" w:date="2020-03-25T10:10:00Z">
            <w:rPr>
              <w:rFonts w:ascii="Times New Roman" w:eastAsia="Times New Roman" w:hAnsi="Times New Roman"/>
              <w:bCs/>
              <w:color w:val="00B0F0"/>
              <w:sz w:val="32"/>
              <w:szCs w:val="32"/>
              <w:u w:val="single"/>
              <w:rtl/>
              <w:lang w:eastAsia="he-IL"/>
            </w:rPr>
          </w:rPrChange>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35" w:author="Meryl Etman" w:date="2020-03-25T10:10:00Z">
            <w:rPr/>
          </w:rPrChange>
        </w:rPr>
      </w:sdtEndPr>
      <w:sdtContent>
        <w:p w14:paraId="1CBDC416" w14:textId="6857FB0C" w:rsidR="00FA6134" w:rsidRPr="000748C0" w:rsidRDefault="00374801" w:rsidP="00FA6134">
          <w:pPr>
            <w:widowControl w:val="0"/>
            <w:jc w:val="center"/>
            <w:rPr>
              <w:rFonts w:ascii="Times New Roman" w:eastAsia="Times New Roman" w:hAnsi="Times New Roman"/>
              <w:bCs/>
              <w:color w:val="00B0F0"/>
              <w:sz w:val="32"/>
              <w:szCs w:val="32"/>
              <w:u w:val="single"/>
              <w:rtl/>
              <w:lang w:eastAsia="he-IL"/>
              <w:rPrChange w:id="36" w:author="Meryl Etman" w:date="2020-03-25T10:10:00Z">
                <w:rPr>
                  <w:rFonts w:ascii="Times New Roman" w:eastAsia="Times New Roman" w:hAnsi="Times New Roman"/>
                  <w:bCs/>
                  <w:color w:val="00B0F0"/>
                  <w:sz w:val="32"/>
                  <w:szCs w:val="32"/>
                  <w:u w:val="single"/>
                  <w:rtl/>
                  <w:lang w:eastAsia="he-IL"/>
                </w:rPr>
              </w:rPrChange>
            </w:rPr>
          </w:pPr>
          <w:ins w:id="37" w:author="Meryl Etman" w:date="2019-12-16T12:04:00Z">
            <w:r w:rsidRPr="000748C0">
              <w:rPr>
                <w:rFonts w:ascii="Times New Roman" w:eastAsia="Times New Roman" w:hAnsi="Times New Roman"/>
                <w:bCs/>
                <w:color w:val="00B0F0"/>
                <w:sz w:val="32"/>
                <w:szCs w:val="32"/>
                <w:u w:val="single"/>
                <w:rtl/>
                <w:lang w:eastAsia="he-IL"/>
                <w:rPrChange w:id="38" w:author="Meryl Etman" w:date="2020-03-25T10:10:00Z">
                  <w:rPr>
                    <w:rFonts w:ascii="Times New Roman" w:eastAsia="Times New Roman" w:hAnsi="Times New Roman"/>
                    <w:bCs/>
                    <w:color w:val="00B0F0"/>
                    <w:sz w:val="32"/>
                    <w:szCs w:val="32"/>
                    <w:u w:val="single"/>
                    <w:rtl/>
                    <w:lang w:eastAsia="he-IL"/>
                  </w:rPr>
                </w:rPrChange>
              </w:rPr>
              <w:t>סביוני שהם - דיור להשכרה</w:t>
            </w:r>
          </w:ins>
        </w:p>
      </w:sdtContent>
    </w:sdt>
    <w:p w14:paraId="37183F3C" w14:textId="77777777" w:rsidR="00EB5A81" w:rsidRPr="000748C0" w:rsidRDefault="00EB5A81" w:rsidP="00EB5A81">
      <w:pPr>
        <w:ind w:left="240"/>
        <w:jc w:val="center"/>
        <w:rPr>
          <w:bCs/>
          <w:color w:val="00B0F0"/>
          <w:sz w:val="24"/>
          <w:szCs w:val="24"/>
          <w:u w:val="single"/>
          <w:rtl/>
          <w:rPrChange w:id="39" w:author="Meryl Etman" w:date="2020-03-25T10:10:00Z">
            <w:rPr>
              <w:bCs/>
              <w:color w:val="00B0F0"/>
              <w:sz w:val="24"/>
              <w:szCs w:val="24"/>
              <w:u w:val="single"/>
              <w:rtl/>
            </w:rPr>
          </w:rPrChange>
        </w:rPr>
      </w:pPr>
    </w:p>
    <w:p w14:paraId="383E9FF6" w14:textId="77777777" w:rsidR="00EB5A81" w:rsidRPr="000748C0" w:rsidRDefault="00EB5A81" w:rsidP="00EB5A81">
      <w:pPr>
        <w:ind w:left="240"/>
        <w:jc w:val="center"/>
        <w:rPr>
          <w:bCs/>
          <w:color w:val="00B0F0"/>
          <w:sz w:val="24"/>
          <w:szCs w:val="24"/>
          <w:u w:val="single"/>
          <w:rtl/>
          <w:rPrChange w:id="40" w:author="Meryl Etman" w:date="2020-03-25T10:10:00Z">
            <w:rPr>
              <w:bCs/>
              <w:color w:val="00B0F0"/>
              <w:sz w:val="24"/>
              <w:szCs w:val="24"/>
              <w:u w:val="single"/>
              <w:rtl/>
            </w:rPr>
          </w:rPrChange>
        </w:rPr>
      </w:pPr>
    </w:p>
    <w:p w14:paraId="558B7EED" w14:textId="77777777" w:rsidR="00EB5A81" w:rsidRPr="000748C0" w:rsidRDefault="00EB5A81" w:rsidP="00EB5A81">
      <w:pPr>
        <w:ind w:left="240"/>
        <w:jc w:val="center"/>
        <w:rPr>
          <w:bCs/>
          <w:color w:val="00B0F0"/>
          <w:sz w:val="24"/>
          <w:szCs w:val="24"/>
          <w:u w:val="single"/>
          <w:rtl/>
          <w:rPrChange w:id="41" w:author="Meryl Etman" w:date="2020-03-25T10:10:00Z">
            <w:rPr>
              <w:bCs/>
              <w:color w:val="00B0F0"/>
              <w:sz w:val="24"/>
              <w:szCs w:val="24"/>
              <w:u w:val="single"/>
              <w:rtl/>
            </w:rPr>
          </w:rPrChange>
        </w:rPr>
      </w:pPr>
    </w:p>
    <w:p w14:paraId="63912CC7" w14:textId="77777777" w:rsidR="00EB5A81" w:rsidRPr="000748C0" w:rsidRDefault="00EB5A81" w:rsidP="00EB5A81">
      <w:pPr>
        <w:ind w:left="240"/>
        <w:jc w:val="center"/>
        <w:rPr>
          <w:bCs/>
          <w:color w:val="00B0F0"/>
          <w:sz w:val="24"/>
          <w:szCs w:val="24"/>
          <w:u w:val="single"/>
          <w:rtl/>
          <w:rPrChange w:id="42" w:author="Meryl Etman" w:date="2020-03-25T10:10:00Z">
            <w:rPr>
              <w:bCs/>
              <w:color w:val="00B0F0"/>
              <w:sz w:val="24"/>
              <w:szCs w:val="24"/>
              <w:u w:val="single"/>
              <w:rtl/>
            </w:rPr>
          </w:rPrChange>
        </w:rPr>
      </w:pPr>
    </w:p>
    <w:p w14:paraId="536FB099" w14:textId="77777777" w:rsidR="00EB5A81" w:rsidRPr="000748C0" w:rsidRDefault="00EB5A81" w:rsidP="00EB5A81">
      <w:pPr>
        <w:ind w:left="240"/>
        <w:jc w:val="center"/>
        <w:rPr>
          <w:bCs/>
          <w:color w:val="000000"/>
          <w:sz w:val="24"/>
          <w:szCs w:val="24"/>
          <w:u w:val="single"/>
          <w:rtl/>
          <w:rPrChange w:id="43" w:author="Meryl Etman" w:date="2020-03-25T10:10:00Z">
            <w:rPr>
              <w:bCs/>
              <w:color w:val="000000"/>
              <w:sz w:val="24"/>
              <w:szCs w:val="24"/>
              <w:u w:val="single"/>
              <w:rtl/>
            </w:rPr>
          </w:rPrChange>
        </w:rPr>
      </w:pPr>
    </w:p>
    <w:p w14:paraId="7ED6C368" w14:textId="77777777" w:rsidR="00EB5A81" w:rsidRPr="000748C0" w:rsidRDefault="00EB5A81" w:rsidP="00EB5A81">
      <w:pPr>
        <w:ind w:left="240"/>
        <w:jc w:val="center"/>
        <w:rPr>
          <w:bCs/>
          <w:color w:val="000000"/>
          <w:sz w:val="24"/>
          <w:szCs w:val="24"/>
          <w:u w:val="single"/>
          <w:rtl/>
          <w:rPrChange w:id="44" w:author="Meryl Etman" w:date="2020-03-25T10:10:00Z">
            <w:rPr>
              <w:bCs/>
              <w:color w:val="000000"/>
              <w:sz w:val="24"/>
              <w:szCs w:val="24"/>
              <w:u w:val="single"/>
              <w:rtl/>
            </w:rPr>
          </w:rPrChange>
        </w:rPr>
      </w:pPr>
    </w:p>
    <w:p w14:paraId="10136738" w14:textId="77777777" w:rsidR="00EB5A81" w:rsidRPr="000748C0" w:rsidRDefault="00EB5A81" w:rsidP="00EB5A81">
      <w:pPr>
        <w:ind w:left="240"/>
        <w:jc w:val="center"/>
        <w:rPr>
          <w:bCs/>
          <w:color w:val="000000"/>
          <w:sz w:val="24"/>
          <w:szCs w:val="24"/>
          <w:u w:val="single"/>
          <w:rtl/>
          <w:rPrChange w:id="45" w:author="Meryl Etman" w:date="2020-03-25T10:10:00Z">
            <w:rPr>
              <w:bCs/>
              <w:color w:val="000000"/>
              <w:sz w:val="24"/>
              <w:szCs w:val="24"/>
              <w:u w:val="single"/>
              <w:rtl/>
            </w:rPr>
          </w:rPrChange>
        </w:rPr>
      </w:pPr>
    </w:p>
    <w:p w14:paraId="536B7B53" w14:textId="77777777" w:rsidR="00EB5A81" w:rsidRPr="000748C0" w:rsidRDefault="00EB5A81" w:rsidP="00EB5A81">
      <w:pPr>
        <w:ind w:left="240"/>
        <w:jc w:val="center"/>
        <w:rPr>
          <w:bCs/>
          <w:color w:val="000000"/>
          <w:sz w:val="24"/>
          <w:szCs w:val="24"/>
          <w:u w:val="single"/>
          <w:rtl/>
          <w:rPrChange w:id="46" w:author="Meryl Etman" w:date="2020-03-25T10:10:00Z">
            <w:rPr>
              <w:bCs/>
              <w:color w:val="000000"/>
              <w:sz w:val="24"/>
              <w:szCs w:val="24"/>
              <w:u w:val="single"/>
              <w:rtl/>
            </w:rPr>
          </w:rPrChange>
        </w:rPr>
      </w:pPr>
    </w:p>
    <w:p w14:paraId="5D6710E4" w14:textId="77777777" w:rsidR="00EB5A81" w:rsidRPr="000748C0" w:rsidRDefault="00EB5A81" w:rsidP="00EB5A81">
      <w:pPr>
        <w:ind w:left="240"/>
        <w:jc w:val="center"/>
        <w:rPr>
          <w:bCs/>
          <w:color w:val="000000"/>
          <w:sz w:val="24"/>
          <w:szCs w:val="24"/>
          <w:u w:val="single"/>
          <w:rtl/>
          <w:rPrChange w:id="47" w:author="Meryl Etman" w:date="2020-03-25T10:10:00Z">
            <w:rPr>
              <w:bCs/>
              <w:color w:val="000000"/>
              <w:sz w:val="24"/>
              <w:szCs w:val="24"/>
              <w:u w:val="single"/>
              <w:rtl/>
            </w:rPr>
          </w:rPrChange>
        </w:rPr>
      </w:pPr>
    </w:p>
    <w:p w14:paraId="55FFF0B0" w14:textId="77777777" w:rsidR="00EB5A81" w:rsidRPr="000748C0" w:rsidRDefault="00EB5A81" w:rsidP="00EB5A81">
      <w:pPr>
        <w:ind w:left="240"/>
        <w:jc w:val="center"/>
        <w:rPr>
          <w:bCs/>
          <w:color w:val="000000"/>
          <w:sz w:val="24"/>
          <w:szCs w:val="24"/>
          <w:u w:val="single"/>
          <w:rtl/>
          <w:rPrChange w:id="48" w:author="Meryl Etman" w:date="2020-03-25T10:10:00Z">
            <w:rPr>
              <w:bCs/>
              <w:color w:val="000000"/>
              <w:sz w:val="24"/>
              <w:szCs w:val="24"/>
              <w:u w:val="single"/>
              <w:rtl/>
            </w:rPr>
          </w:rPrChange>
        </w:rPr>
      </w:pPr>
    </w:p>
    <w:p w14:paraId="56C1856D" w14:textId="77777777" w:rsidR="00EB5A81" w:rsidRPr="000748C0" w:rsidRDefault="00EB5A81" w:rsidP="00EB5A81">
      <w:pPr>
        <w:ind w:left="240"/>
        <w:jc w:val="center"/>
        <w:rPr>
          <w:bCs/>
          <w:color w:val="000000"/>
          <w:sz w:val="24"/>
          <w:szCs w:val="24"/>
          <w:u w:val="single"/>
          <w:rtl/>
          <w:rPrChange w:id="49" w:author="Meryl Etman" w:date="2020-03-25T10:10:00Z">
            <w:rPr>
              <w:bCs/>
              <w:color w:val="000000"/>
              <w:sz w:val="24"/>
              <w:szCs w:val="24"/>
              <w:u w:val="single"/>
              <w:rtl/>
            </w:rPr>
          </w:rPrChange>
        </w:rPr>
      </w:pPr>
    </w:p>
    <w:p w14:paraId="5928793E" w14:textId="77777777" w:rsidR="00EB5A81" w:rsidRPr="000748C0" w:rsidRDefault="00EB5A81" w:rsidP="00EB5A81">
      <w:pPr>
        <w:ind w:left="240"/>
        <w:jc w:val="center"/>
        <w:rPr>
          <w:bCs/>
          <w:color w:val="000000"/>
          <w:sz w:val="24"/>
          <w:szCs w:val="24"/>
          <w:u w:val="single"/>
          <w:rtl/>
          <w:rPrChange w:id="50" w:author="Meryl Etman" w:date="2020-03-25T10:10:00Z">
            <w:rPr>
              <w:bCs/>
              <w:color w:val="000000"/>
              <w:sz w:val="24"/>
              <w:szCs w:val="24"/>
              <w:u w:val="single"/>
              <w:rtl/>
            </w:rPr>
          </w:rPrChange>
        </w:rPr>
      </w:pPr>
    </w:p>
    <w:p w14:paraId="00C026C7" w14:textId="77777777" w:rsidR="00EB5A81" w:rsidRPr="000748C0" w:rsidRDefault="00EB5A81" w:rsidP="00EB5A81">
      <w:pPr>
        <w:ind w:left="240"/>
        <w:jc w:val="center"/>
        <w:rPr>
          <w:bCs/>
          <w:color w:val="000000"/>
          <w:sz w:val="24"/>
          <w:szCs w:val="24"/>
          <w:u w:val="single"/>
          <w:rtl/>
          <w:rPrChange w:id="51" w:author="Meryl Etman" w:date="2020-03-25T10:10:00Z">
            <w:rPr>
              <w:bCs/>
              <w:color w:val="000000"/>
              <w:sz w:val="24"/>
              <w:szCs w:val="24"/>
              <w:u w:val="single"/>
              <w:rtl/>
            </w:rPr>
          </w:rPrChange>
        </w:rPr>
      </w:pPr>
    </w:p>
    <w:p w14:paraId="669C5F4E" w14:textId="77777777" w:rsidR="00EB5A81" w:rsidRPr="000748C0" w:rsidRDefault="00EB5A81" w:rsidP="00EB5A81">
      <w:pPr>
        <w:ind w:left="240"/>
        <w:jc w:val="center"/>
        <w:rPr>
          <w:bCs/>
          <w:color w:val="000000"/>
          <w:sz w:val="24"/>
          <w:szCs w:val="24"/>
          <w:u w:val="single"/>
          <w:rtl/>
          <w:rPrChange w:id="52" w:author="Meryl Etman" w:date="2020-03-25T10:10:00Z">
            <w:rPr>
              <w:bCs/>
              <w:color w:val="000000"/>
              <w:sz w:val="24"/>
              <w:szCs w:val="24"/>
              <w:u w:val="single"/>
              <w:rtl/>
            </w:rPr>
          </w:rPrChange>
        </w:rPr>
      </w:pPr>
    </w:p>
    <w:p w14:paraId="18012A53" w14:textId="77777777" w:rsidR="00EB5A81" w:rsidRPr="000748C0" w:rsidRDefault="00EB5A81" w:rsidP="00EB5A81">
      <w:pPr>
        <w:ind w:left="240"/>
        <w:jc w:val="center"/>
        <w:rPr>
          <w:bCs/>
          <w:color w:val="000000"/>
          <w:sz w:val="24"/>
          <w:szCs w:val="24"/>
          <w:u w:val="single"/>
          <w:rtl/>
          <w:rPrChange w:id="53" w:author="Meryl Etman" w:date="2020-03-25T10:10:00Z">
            <w:rPr>
              <w:bCs/>
              <w:color w:val="000000"/>
              <w:sz w:val="24"/>
              <w:szCs w:val="24"/>
              <w:u w:val="single"/>
              <w:rtl/>
            </w:rPr>
          </w:rPrChange>
        </w:rPr>
      </w:pPr>
    </w:p>
    <w:p w14:paraId="7FC1822C" w14:textId="77777777" w:rsidR="00EB5A81" w:rsidRPr="000748C0" w:rsidRDefault="00EB5A81" w:rsidP="00EB5A81">
      <w:pPr>
        <w:ind w:left="240"/>
        <w:jc w:val="center"/>
        <w:rPr>
          <w:bCs/>
          <w:color w:val="000000"/>
          <w:sz w:val="24"/>
          <w:szCs w:val="24"/>
          <w:u w:val="single"/>
          <w:rtl/>
          <w:rPrChange w:id="54" w:author="Meryl Etman" w:date="2020-03-25T10:10:00Z">
            <w:rPr>
              <w:bCs/>
              <w:color w:val="000000"/>
              <w:sz w:val="24"/>
              <w:szCs w:val="24"/>
              <w:u w:val="single"/>
              <w:rtl/>
            </w:rPr>
          </w:rPrChange>
        </w:rPr>
      </w:pPr>
    </w:p>
    <w:p w14:paraId="3DABD1E3" w14:textId="77777777" w:rsidR="00EB5A81" w:rsidRPr="000748C0" w:rsidRDefault="00EB5A81" w:rsidP="00EB5A81">
      <w:pPr>
        <w:ind w:left="240"/>
        <w:jc w:val="center"/>
        <w:rPr>
          <w:bCs/>
          <w:color w:val="000000"/>
          <w:sz w:val="24"/>
          <w:szCs w:val="24"/>
          <w:u w:val="single"/>
          <w:rtl/>
          <w:rPrChange w:id="55" w:author="Meryl Etman" w:date="2020-03-25T10:10:00Z">
            <w:rPr>
              <w:bCs/>
              <w:color w:val="000000"/>
              <w:sz w:val="24"/>
              <w:szCs w:val="24"/>
              <w:u w:val="single"/>
              <w:rtl/>
            </w:rPr>
          </w:rPrChange>
        </w:rPr>
      </w:pPr>
    </w:p>
    <w:p w14:paraId="039FCDB5" w14:textId="77777777" w:rsidR="00EB5A81" w:rsidRPr="000748C0" w:rsidRDefault="00EB5A81" w:rsidP="00EB5A81">
      <w:pPr>
        <w:ind w:left="240"/>
        <w:jc w:val="center"/>
        <w:rPr>
          <w:bCs/>
          <w:color w:val="000000"/>
          <w:sz w:val="24"/>
          <w:szCs w:val="24"/>
          <w:u w:val="single"/>
          <w:rtl/>
          <w:rPrChange w:id="56" w:author="Meryl Etman" w:date="2020-03-25T10:10:00Z">
            <w:rPr>
              <w:bCs/>
              <w:color w:val="000000"/>
              <w:sz w:val="24"/>
              <w:szCs w:val="24"/>
              <w:u w:val="single"/>
              <w:rtl/>
            </w:rPr>
          </w:rPrChange>
        </w:rPr>
      </w:pPr>
    </w:p>
    <w:p w14:paraId="24A33CDF" w14:textId="77777777" w:rsidR="00EB5A81" w:rsidRPr="000748C0" w:rsidRDefault="00EB5A81" w:rsidP="00EB5A81">
      <w:pPr>
        <w:ind w:left="240"/>
        <w:jc w:val="center"/>
        <w:rPr>
          <w:bCs/>
          <w:color w:val="000000"/>
          <w:sz w:val="24"/>
          <w:szCs w:val="24"/>
          <w:u w:val="single"/>
          <w:rtl/>
          <w:rPrChange w:id="57" w:author="Meryl Etman" w:date="2020-03-25T10:10:00Z">
            <w:rPr>
              <w:bCs/>
              <w:color w:val="000000"/>
              <w:sz w:val="24"/>
              <w:szCs w:val="24"/>
              <w:u w:val="single"/>
              <w:rtl/>
            </w:rPr>
          </w:rPrChange>
        </w:rPr>
      </w:pPr>
    </w:p>
    <w:p w14:paraId="2562FF9F" w14:textId="77777777" w:rsidR="00EB5A81" w:rsidRPr="000748C0" w:rsidRDefault="00EB5A81" w:rsidP="00EB5A81">
      <w:pPr>
        <w:ind w:left="240"/>
        <w:jc w:val="center"/>
        <w:rPr>
          <w:bCs/>
          <w:color w:val="000000"/>
          <w:sz w:val="24"/>
          <w:szCs w:val="24"/>
          <w:u w:val="single"/>
          <w:rtl/>
          <w:rPrChange w:id="58" w:author="Meryl Etman" w:date="2020-03-25T10:10:00Z">
            <w:rPr>
              <w:bCs/>
              <w:color w:val="000000"/>
              <w:sz w:val="24"/>
              <w:szCs w:val="24"/>
              <w:u w:val="single"/>
              <w:rtl/>
            </w:rPr>
          </w:rPrChange>
        </w:rPr>
      </w:pPr>
    </w:p>
    <w:p w14:paraId="61F52A9C" w14:textId="77777777" w:rsidR="00EB5A81" w:rsidRPr="000748C0" w:rsidRDefault="00EB5A81" w:rsidP="00EB5A81">
      <w:pPr>
        <w:ind w:left="240"/>
        <w:jc w:val="center"/>
        <w:rPr>
          <w:bCs/>
          <w:color w:val="000000"/>
          <w:sz w:val="24"/>
          <w:szCs w:val="24"/>
          <w:u w:val="single"/>
          <w:rtl/>
          <w:rPrChange w:id="59" w:author="Meryl Etman" w:date="2020-03-25T10:10:00Z">
            <w:rPr>
              <w:bCs/>
              <w:color w:val="000000"/>
              <w:sz w:val="24"/>
              <w:szCs w:val="24"/>
              <w:u w:val="single"/>
              <w:rtl/>
            </w:rPr>
          </w:rPrChange>
        </w:rPr>
      </w:pPr>
    </w:p>
    <w:p w14:paraId="15709730" w14:textId="77777777" w:rsidR="00EB5A81" w:rsidRPr="000748C0" w:rsidRDefault="00EB5A81" w:rsidP="00EB5A81">
      <w:pPr>
        <w:ind w:left="240"/>
        <w:jc w:val="center"/>
        <w:rPr>
          <w:bCs/>
          <w:color w:val="000000"/>
          <w:sz w:val="24"/>
          <w:szCs w:val="24"/>
          <w:u w:val="single"/>
          <w:rtl/>
          <w:rPrChange w:id="60" w:author="Meryl Etman" w:date="2020-03-25T10:10:00Z">
            <w:rPr>
              <w:bCs/>
              <w:color w:val="000000"/>
              <w:sz w:val="24"/>
              <w:szCs w:val="24"/>
              <w:u w:val="single"/>
              <w:rtl/>
            </w:rPr>
          </w:rPrChange>
        </w:rPr>
      </w:pPr>
    </w:p>
    <w:p w14:paraId="1B64D139" w14:textId="77777777" w:rsidR="00EB5A81" w:rsidRPr="000748C0" w:rsidRDefault="00EB5A81" w:rsidP="00EB5A81">
      <w:pPr>
        <w:ind w:left="240"/>
        <w:jc w:val="center"/>
        <w:rPr>
          <w:bCs/>
          <w:color w:val="000000"/>
          <w:sz w:val="24"/>
          <w:szCs w:val="24"/>
          <w:u w:val="single"/>
          <w:rtl/>
          <w:rPrChange w:id="61" w:author="Meryl Etman" w:date="2020-03-25T10:10:00Z">
            <w:rPr>
              <w:bCs/>
              <w:color w:val="000000"/>
              <w:sz w:val="24"/>
              <w:szCs w:val="24"/>
              <w:u w:val="single"/>
              <w:rtl/>
            </w:rPr>
          </w:rPrChange>
        </w:rPr>
      </w:pPr>
    </w:p>
    <w:p w14:paraId="05BB47CF" w14:textId="77777777" w:rsidR="00EB5A81" w:rsidRPr="000748C0" w:rsidRDefault="00EB5A81" w:rsidP="00EB5A81">
      <w:pPr>
        <w:ind w:left="240"/>
        <w:jc w:val="center"/>
        <w:rPr>
          <w:bCs/>
          <w:color w:val="000000"/>
          <w:sz w:val="24"/>
          <w:szCs w:val="24"/>
          <w:u w:val="single"/>
          <w:rtl/>
          <w:rPrChange w:id="62" w:author="Meryl Etman" w:date="2020-03-25T10:10:00Z">
            <w:rPr>
              <w:bCs/>
              <w:color w:val="000000"/>
              <w:sz w:val="24"/>
              <w:szCs w:val="24"/>
              <w:u w:val="single"/>
              <w:rtl/>
            </w:rPr>
          </w:rPrChange>
        </w:rPr>
      </w:pPr>
    </w:p>
    <w:p w14:paraId="7CBE8A57" w14:textId="77777777" w:rsidR="00EB5A81" w:rsidRPr="000748C0" w:rsidRDefault="00EB5A81" w:rsidP="00EB5A81">
      <w:pPr>
        <w:ind w:left="240"/>
        <w:jc w:val="center"/>
        <w:rPr>
          <w:bCs/>
          <w:color w:val="000000"/>
          <w:sz w:val="24"/>
          <w:szCs w:val="24"/>
          <w:u w:val="single"/>
          <w:rtl/>
          <w:rPrChange w:id="63" w:author="Meryl Etman" w:date="2020-03-25T10:10:00Z">
            <w:rPr>
              <w:bCs/>
              <w:color w:val="000000"/>
              <w:sz w:val="24"/>
              <w:szCs w:val="24"/>
              <w:u w:val="single"/>
              <w:rtl/>
            </w:rPr>
          </w:rPrChange>
        </w:rPr>
      </w:pPr>
    </w:p>
    <w:p w14:paraId="34CE2A03" w14:textId="77777777" w:rsidR="00EB5A81" w:rsidRPr="000748C0" w:rsidRDefault="00EB5A81" w:rsidP="00EB5A81">
      <w:pPr>
        <w:ind w:left="240"/>
        <w:jc w:val="center"/>
        <w:rPr>
          <w:bCs/>
          <w:color w:val="000000"/>
          <w:sz w:val="24"/>
          <w:szCs w:val="24"/>
          <w:u w:val="single"/>
          <w:rtl/>
          <w:rPrChange w:id="64" w:author="Meryl Etman" w:date="2020-03-25T10:10:00Z">
            <w:rPr>
              <w:bCs/>
              <w:color w:val="000000"/>
              <w:sz w:val="24"/>
              <w:szCs w:val="24"/>
              <w:u w:val="single"/>
              <w:rtl/>
            </w:rPr>
          </w:rPrChange>
        </w:rPr>
      </w:pPr>
    </w:p>
    <w:p w14:paraId="642E790C" w14:textId="77777777" w:rsidR="00EB5A81" w:rsidRPr="000748C0" w:rsidDel="00473BC7" w:rsidRDefault="00EB5A81" w:rsidP="00EB5A81">
      <w:pPr>
        <w:ind w:left="240"/>
        <w:jc w:val="center"/>
        <w:rPr>
          <w:del w:id="65" w:author="Meryl Etman" w:date="2019-12-18T10:00:00Z"/>
          <w:bCs/>
          <w:color w:val="000000"/>
          <w:sz w:val="24"/>
          <w:szCs w:val="24"/>
          <w:u w:val="single"/>
          <w:rtl/>
          <w:rPrChange w:id="66" w:author="Meryl Etman" w:date="2020-03-25T10:10:00Z">
            <w:rPr>
              <w:del w:id="67" w:author="Meryl Etman" w:date="2019-12-18T10:00:00Z"/>
              <w:bCs/>
              <w:color w:val="000000"/>
              <w:sz w:val="24"/>
              <w:szCs w:val="24"/>
              <w:u w:val="single"/>
              <w:rtl/>
            </w:rPr>
          </w:rPrChange>
        </w:rPr>
      </w:pPr>
    </w:p>
    <w:p w14:paraId="65E6B7E5" w14:textId="77777777" w:rsidR="00EB5A81" w:rsidRPr="000748C0" w:rsidRDefault="00EB5A81" w:rsidP="00EB5A81">
      <w:pPr>
        <w:rPr>
          <w:bCs/>
          <w:color w:val="000000"/>
          <w:sz w:val="24"/>
          <w:szCs w:val="24"/>
          <w:u w:val="single"/>
          <w:rtl/>
          <w:rPrChange w:id="68" w:author="Meryl Etman" w:date="2020-03-25T10:10:00Z">
            <w:rPr>
              <w:bCs/>
              <w:color w:val="000000"/>
              <w:sz w:val="24"/>
              <w:szCs w:val="24"/>
              <w:u w:val="single"/>
              <w:rtl/>
            </w:rPr>
          </w:rPrChange>
        </w:rPr>
      </w:pPr>
      <w:del w:id="69" w:author="Meryl Etman" w:date="2019-12-18T10:00:00Z">
        <w:r w:rsidRPr="000748C0" w:rsidDel="00473BC7">
          <w:rPr>
            <w:bCs/>
            <w:color w:val="000000"/>
            <w:sz w:val="24"/>
            <w:szCs w:val="24"/>
            <w:u w:val="single"/>
            <w:rtl/>
            <w:rPrChange w:id="70" w:author="Meryl Etman" w:date="2020-03-25T10:10:00Z">
              <w:rPr>
                <w:bCs/>
                <w:color w:val="000000"/>
                <w:sz w:val="24"/>
                <w:szCs w:val="24"/>
                <w:u w:val="single"/>
                <w:rtl/>
              </w:rPr>
            </w:rPrChange>
          </w:rPr>
          <w:br w:type="page"/>
        </w:r>
      </w:del>
    </w:p>
    <w:p w14:paraId="4CA40B7B" w14:textId="77777777" w:rsidR="00AB086A" w:rsidRPr="000748C0" w:rsidRDefault="00AB086A">
      <w:pPr>
        <w:bidi w:val="0"/>
        <w:spacing w:after="160" w:line="259" w:lineRule="auto"/>
        <w:rPr>
          <w:ins w:id="71" w:author="Meryl Etman" w:date="2019-12-18T10:16:00Z"/>
          <w:b/>
          <w:color w:val="000000"/>
          <w:sz w:val="32"/>
          <w:szCs w:val="32"/>
          <w:u w:val="single"/>
          <w:rtl/>
          <w:rPrChange w:id="72" w:author="Meryl Etman" w:date="2020-03-25T10:10:00Z">
            <w:rPr>
              <w:ins w:id="73" w:author="Meryl Etman" w:date="2019-12-18T10:16:00Z"/>
              <w:b/>
              <w:color w:val="000000"/>
              <w:sz w:val="32"/>
              <w:szCs w:val="32"/>
              <w:u w:val="single"/>
              <w:rtl/>
            </w:rPr>
          </w:rPrChange>
        </w:rPr>
      </w:pPr>
      <w:ins w:id="74" w:author="Meryl Etman" w:date="2019-12-18T10:16:00Z">
        <w:r w:rsidRPr="000748C0">
          <w:rPr>
            <w:b/>
            <w:color w:val="000000"/>
            <w:sz w:val="32"/>
            <w:szCs w:val="32"/>
            <w:u w:val="single"/>
            <w:rtl/>
            <w:rPrChange w:id="75" w:author="Meryl Etman" w:date="2020-03-25T10:10:00Z">
              <w:rPr>
                <w:b/>
                <w:color w:val="000000"/>
                <w:sz w:val="32"/>
                <w:szCs w:val="32"/>
                <w:u w:val="single"/>
                <w:rtl/>
              </w:rPr>
            </w:rPrChange>
          </w:rPr>
          <w:br w:type="page"/>
        </w:r>
      </w:ins>
    </w:p>
    <w:p w14:paraId="5F29B3AA" w14:textId="7B216EC9" w:rsidR="00EB5A81" w:rsidRPr="000748C0" w:rsidRDefault="00FA6134" w:rsidP="009A2D78">
      <w:pPr>
        <w:ind w:left="240"/>
        <w:jc w:val="center"/>
        <w:rPr>
          <w:b/>
          <w:color w:val="000000"/>
          <w:sz w:val="32"/>
          <w:szCs w:val="32"/>
          <w:u w:val="single"/>
          <w:rtl/>
          <w:rPrChange w:id="76" w:author="Meryl Etman" w:date="2020-03-25T10:10:00Z">
            <w:rPr>
              <w:b/>
              <w:color w:val="000000"/>
              <w:sz w:val="32"/>
              <w:szCs w:val="32"/>
              <w:u w:val="single"/>
              <w:rtl/>
            </w:rPr>
          </w:rPrChange>
        </w:rPr>
      </w:pPr>
      <w:r w:rsidRPr="000748C0">
        <w:rPr>
          <w:b/>
          <w:color w:val="000000"/>
          <w:sz w:val="32"/>
          <w:szCs w:val="32"/>
          <w:u w:val="single"/>
          <w:rtl/>
          <w:rPrChange w:id="77" w:author="Meryl Etman" w:date="2020-03-25T10:10:00Z">
            <w:rPr>
              <w:b/>
              <w:color w:val="000000"/>
              <w:sz w:val="32"/>
              <w:szCs w:val="32"/>
              <w:u w:val="single"/>
              <w:rtl/>
            </w:rPr>
          </w:rPrChange>
        </w:rPr>
        <w:lastRenderedPageBreak/>
        <w:t>חוז</w:t>
      </w:r>
      <w:r w:rsidR="00EB5A81" w:rsidRPr="000748C0">
        <w:rPr>
          <w:b/>
          <w:color w:val="000000"/>
          <w:sz w:val="32"/>
          <w:szCs w:val="32"/>
          <w:u w:val="single"/>
          <w:rtl/>
          <w:rPrChange w:id="78" w:author="Meryl Etman" w:date="2020-03-25T10:10:00Z">
            <w:rPr>
              <w:b/>
              <w:color w:val="000000"/>
              <w:sz w:val="32"/>
              <w:szCs w:val="32"/>
              <w:u w:val="single"/>
              <w:rtl/>
            </w:rPr>
          </w:rPrChange>
        </w:rPr>
        <w:t>ה</w:t>
      </w:r>
      <w:r w:rsidRPr="000748C0">
        <w:rPr>
          <w:rFonts w:hint="cs"/>
          <w:b/>
          <w:color w:val="000000"/>
          <w:sz w:val="32"/>
          <w:szCs w:val="32"/>
          <w:u w:val="single"/>
          <w:rtl/>
          <w:rPrChange w:id="79" w:author="Meryl Etman" w:date="2020-03-25T10:10:00Z">
            <w:rPr>
              <w:rFonts w:hint="cs"/>
              <w:b/>
              <w:color w:val="000000"/>
              <w:sz w:val="32"/>
              <w:szCs w:val="32"/>
              <w:u w:val="single"/>
              <w:rtl/>
            </w:rPr>
          </w:rPrChange>
        </w:rPr>
        <w:t xml:space="preserve"> חברת</w:t>
      </w:r>
      <w:ins w:id="80" w:author="Meryl Etman" w:date="2019-12-16T17:28:00Z">
        <w:r w:rsidR="000D5311" w:rsidRPr="000748C0">
          <w:rPr>
            <w:rFonts w:hint="cs"/>
            <w:b/>
            <w:color w:val="000000"/>
            <w:sz w:val="32"/>
            <w:szCs w:val="32"/>
            <w:u w:val="single"/>
            <w:rtl/>
            <w:rPrChange w:id="81" w:author="Meryl Etman" w:date="2020-03-25T10:10:00Z">
              <w:rPr>
                <w:rFonts w:hint="cs"/>
                <w:b/>
                <w:color w:val="000000"/>
                <w:sz w:val="32"/>
                <w:szCs w:val="32"/>
                <w:u w:val="single"/>
                <w:rtl/>
              </w:rPr>
            </w:rPrChange>
          </w:rPr>
          <w:t xml:space="preserve"> </w:t>
        </w:r>
      </w:ins>
      <w:del w:id="82" w:author="Meryl Etman" w:date="2019-12-16T17:28:00Z">
        <w:r w:rsidRPr="000748C0" w:rsidDel="000D5311">
          <w:rPr>
            <w:rFonts w:hint="cs"/>
            <w:b/>
            <w:color w:val="000000"/>
            <w:sz w:val="32"/>
            <w:szCs w:val="32"/>
            <w:u w:val="single"/>
            <w:rtl/>
            <w:rPrChange w:id="83" w:author="Meryl Etman" w:date="2020-03-25T10:10:00Z">
              <w:rPr>
                <w:rFonts w:hint="cs"/>
                <w:b/>
                <w:color w:val="000000"/>
                <w:sz w:val="32"/>
                <w:szCs w:val="32"/>
                <w:u w:val="single"/>
                <w:rtl/>
              </w:rPr>
            </w:rPrChange>
          </w:rPr>
          <w:delText xml:space="preserve"> ניהול ו</w:delText>
        </w:r>
      </w:del>
      <w:r w:rsidRPr="000748C0">
        <w:rPr>
          <w:rFonts w:hint="cs"/>
          <w:b/>
          <w:color w:val="000000"/>
          <w:sz w:val="32"/>
          <w:szCs w:val="32"/>
          <w:u w:val="single"/>
          <w:rtl/>
          <w:rPrChange w:id="84" w:author="Meryl Etman" w:date="2020-03-25T10:10:00Z">
            <w:rPr>
              <w:rFonts w:hint="cs"/>
              <w:b/>
              <w:color w:val="000000"/>
              <w:sz w:val="32"/>
              <w:szCs w:val="32"/>
              <w:u w:val="single"/>
              <w:rtl/>
            </w:rPr>
          </w:rPrChange>
        </w:rPr>
        <w:t>פיקוח</w:t>
      </w:r>
      <w:ins w:id="85" w:author="Meryl Etman" w:date="2019-12-18T10:00:00Z">
        <w:r w:rsidR="00473BC7" w:rsidRPr="000748C0">
          <w:rPr>
            <w:rFonts w:hint="cs"/>
            <w:b/>
            <w:color w:val="000000"/>
            <w:sz w:val="32"/>
            <w:szCs w:val="32"/>
            <w:u w:val="single"/>
            <w:rtl/>
            <w:rPrChange w:id="86" w:author="Meryl Etman" w:date="2020-03-25T10:10:00Z">
              <w:rPr>
                <w:rFonts w:hint="cs"/>
                <w:b/>
                <w:color w:val="000000"/>
                <w:sz w:val="32"/>
                <w:szCs w:val="32"/>
                <w:u w:val="single"/>
                <w:rtl/>
              </w:rPr>
            </w:rPrChange>
          </w:rPr>
          <w:t xml:space="preserve"> ונציג יזם</w:t>
        </w:r>
      </w:ins>
      <w:del w:id="87" w:author="Meryl Etman" w:date="2019-12-16T17:28:00Z">
        <w:r w:rsidR="00E31259" w:rsidRPr="000748C0" w:rsidDel="000D5311">
          <w:rPr>
            <w:rFonts w:hint="cs"/>
            <w:b/>
            <w:color w:val="000000"/>
            <w:sz w:val="32"/>
            <w:szCs w:val="32"/>
            <w:u w:val="single"/>
            <w:rtl/>
            <w:rPrChange w:id="88" w:author="Meryl Etman" w:date="2020-03-25T10:10:00Z">
              <w:rPr>
                <w:rFonts w:hint="cs"/>
                <w:b/>
                <w:color w:val="000000"/>
                <w:sz w:val="32"/>
                <w:szCs w:val="32"/>
                <w:u w:val="single"/>
                <w:rtl/>
              </w:rPr>
            </w:rPrChange>
          </w:rPr>
          <w:delText xml:space="preserve"> פרויקטים</w:delText>
        </w:r>
      </w:del>
    </w:p>
    <w:p w14:paraId="5DDE7B0A" w14:textId="77777777" w:rsidR="00FA6134" w:rsidRPr="000748C0" w:rsidRDefault="00FA6134" w:rsidP="00076D28">
      <w:pPr>
        <w:ind w:left="240"/>
        <w:jc w:val="center"/>
        <w:rPr>
          <w:color w:val="000000"/>
          <w:sz w:val="24"/>
          <w:szCs w:val="24"/>
          <w:rtl/>
          <w:rPrChange w:id="89" w:author="Meryl Etman" w:date="2020-03-25T10:10:00Z">
            <w:rPr>
              <w:color w:val="000000"/>
              <w:sz w:val="24"/>
              <w:szCs w:val="24"/>
              <w:rtl/>
            </w:rPr>
          </w:rPrChange>
        </w:rPr>
      </w:pPr>
    </w:p>
    <w:p w14:paraId="3B231942" w14:textId="518E9A7C" w:rsidR="00EB5A81" w:rsidRPr="000748C0" w:rsidRDefault="00EB5A81" w:rsidP="00076D28">
      <w:pPr>
        <w:ind w:left="240"/>
        <w:jc w:val="center"/>
        <w:rPr>
          <w:color w:val="0000FF"/>
          <w:sz w:val="24"/>
          <w:szCs w:val="24"/>
          <w:rtl/>
        </w:rPr>
      </w:pPr>
      <w:r w:rsidRPr="000748C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3-25T00:00:00Z">
            <w:dateFormat w:val="dd/MM/yyyy"/>
            <w:lid w:val="he-IL"/>
            <w:storeMappedDataAs w:val="dateTime"/>
            <w:calendar w:val="gregorian"/>
          </w:date>
        </w:sdtPr>
        <w:sdtEndPr/>
        <w:sdtContent>
          <w:ins w:id="90" w:author="Meryl Etman" w:date="2020-03-25T10:11:00Z">
            <w:r w:rsidR="000748C0" w:rsidRPr="000748C0">
              <w:rPr>
                <w:rFonts w:hint="cs"/>
                <w:color w:val="0000FF"/>
                <w:sz w:val="24"/>
                <w:szCs w:val="24"/>
                <w:rtl/>
              </w:rPr>
              <w:t>‏25/03/2020</w:t>
            </w:r>
          </w:ins>
        </w:sdtContent>
      </w:sdt>
    </w:p>
    <w:p w14:paraId="4C8CBEA9" w14:textId="77777777" w:rsidR="00EB5A81" w:rsidRPr="000748C0" w:rsidRDefault="00EB5A81" w:rsidP="00EB5A81">
      <w:pPr>
        <w:ind w:left="240"/>
        <w:jc w:val="center"/>
        <w:rPr>
          <w:color w:val="000000"/>
          <w:sz w:val="24"/>
          <w:szCs w:val="24"/>
          <w:rtl/>
          <w:rPrChange w:id="91" w:author="Meryl Etman" w:date="2020-03-25T10:10:00Z">
            <w:rPr>
              <w:color w:val="000000"/>
              <w:sz w:val="24"/>
              <w:szCs w:val="24"/>
              <w:rtl/>
            </w:rPr>
          </w:rPrChange>
        </w:rPr>
      </w:pPr>
    </w:p>
    <w:p w14:paraId="4E7B3063" w14:textId="77777777" w:rsidR="00EB5A81" w:rsidRPr="000748C0" w:rsidRDefault="00EB5A81" w:rsidP="00EB5A81">
      <w:pPr>
        <w:ind w:left="240"/>
        <w:jc w:val="center"/>
        <w:rPr>
          <w:ins w:id="92" w:author="Meryl Etman" w:date="2019-12-18T10:17:00Z"/>
          <w:color w:val="000000"/>
          <w:sz w:val="24"/>
          <w:szCs w:val="24"/>
          <w:rtl/>
          <w:rPrChange w:id="93" w:author="Meryl Etman" w:date="2020-03-25T10:10:00Z">
            <w:rPr>
              <w:ins w:id="94" w:author="Meryl Etman" w:date="2019-12-18T10:17:00Z"/>
              <w:color w:val="000000"/>
              <w:sz w:val="24"/>
              <w:szCs w:val="24"/>
              <w:rtl/>
            </w:rPr>
          </w:rPrChange>
        </w:rPr>
      </w:pPr>
      <w:r w:rsidRPr="000748C0">
        <w:rPr>
          <w:bCs/>
          <w:color w:val="000000"/>
          <w:sz w:val="24"/>
          <w:szCs w:val="24"/>
          <w:rtl/>
          <w:rPrChange w:id="95" w:author="Meryl Etman" w:date="2020-03-25T10:10:00Z">
            <w:rPr>
              <w:bCs/>
              <w:color w:val="000000"/>
              <w:sz w:val="24"/>
              <w:szCs w:val="24"/>
              <w:rtl/>
            </w:rPr>
          </w:rPrChange>
        </w:rPr>
        <w:t>ב י ן</w:t>
      </w:r>
    </w:p>
    <w:p w14:paraId="794A5474" w14:textId="77777777" w:rsidR="00AB086A" w:rsidRPr="000748C0" w:rsidRDefault="00AB086A" w:rsidP="00EB5A81">
      <w:pPr>
        <w:ind w:left="240"/>
        <w:jc w:val="center"/>
        <w:rPr>
          <w:color w:val="000000"/>
          <w:sz w:val="24"/>
          <w:szCs w:val="24"/>
          <w:rtl/>
          <w:rPrChange w:id="96" w:author="Meryl Etman" w:date="2020-03-25T10:10:00Z">
            <w:rPr>
              <w:color w:val="000000"/>
              <w:sz w:val="24"/>
              <w:szCs w:val="24"/>
              <w:rtl/>
            </w:rPr>
          </w:rPrChange>
        </w:rPr>
      </w:pPr>
    </w:p>
    <w:p w14:paraId="0363F500" w14:textId="7DB41066" w:rsidR="00473BC7" w:rsidRPr="000748C0" w:rsidRDefault="000748C0" w:rsidP="00EB5A81">
      <w:pPr>
        <w:tabs>
          <w:tab w:val="left" w:pos="840"/>
          <w:tab w:val="left" w:pos="1980"/>
        </w:tabs>
        <w:ind w:left="1560" w:hanging="1320"/>
        <w:jc w:val="center"/>
        <w:rPr>
          <w:ins w:id="97" w:author="Meryl Etman" w:date="2019-12-18T10:01:00Z"/>
          <w:b/>
          <w:bCs/>
          <w:color w:val="000000"/>
          <w:sz w:val="24"/>
          <w:szCs w:val="24"/>
          <w:rtl/>
          <w:rPrChange w:id="98" w:author="Meryl Etman" w:date="2020-03-25T10:10:00Z">
            <w:rPr>
              <w:ins w:id="99" w:author="Meryl Etman" w:date="2019-12-18T10:01:00Z"/>
              <w:color w:val="000000"/>
              <w:sz w:val="24"/>
              <w:szCs w:val="24"/>
              <w:rtl/>
            </w:rPr>
          </w:rPrChange>
        </w:rPr>
      </w:pPr>
      <w:customXmlDelRangeStart w:id="100" w:author="Meryl Etman" w:date="2019-12-18T10:01:00Z"/>
      <w:sdt>
        <w:sdtPr>
          <w:rPr>
            <w:b/>
            <w:bCs/>
            <w:color w:val="000000"/>
            <w:sz w:val="24"/>
            <w:szCs w:val="24"/>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100"/>
          <w:customXmlDelRangeStart w:id="101" w:author="Meryl Etman" w:date="2019-12-18T10:01:00Z"/>
        </w:sdtContent>
      </w:sdt>
      <w:customXmlDelRangeEnd w:id="101"/>
      <w:del w:id="102" w:author="Meryl Etman" w:date="2019-12-18T10:01:00Z">
        <w:r w:rsidR="00076D28" w:rsidRPr="000748C0" w:rsidDel="00473BC7">
          <w:rPr>
            <w:b/>
            <w:bCs/>
            <w:color w:val="000000"/>
            <w:sz w:val="24"/>
            <w:szCs w:val="24"/>
            <w:rtl/>
            <w:rPrChange w:id="103" w:author="Meryl Etman" w:date="2020-03-25T10:10:00Z">
              <w:rPr>
                <w:color w:val="000000"/>
                <w:sz w:val="24"/>
                <w:szCs w:val="24"/>
                <w:rtl/>
              </w:rPr>
            </w:rPrChange>
          </w:rPr>
          <w:delText xml:space="preserve"> </w:delText>
        </w:r>
      </w:del>
      <w:ins w:id="104" w:author="Meryl Etman" w:date="2019-12-18T10:01:00Z">
        <w:r w:rsidR="00473BC7" w:rsidRPr="000748C0">
          <w:rPr>
            <w:rFonts w:hint="eastAsia"/>
            <w:b/>
            <w:bCs/>
            <w:color w:val="000000"/>
            <w:sz w:val="24"/>
            <w:szCs w:val="24"/>
            <w:rtl/>
            <w:rPrChange w:id="105" w:author="Meryl Etman" w:date="2020-03-25T10:10:00Z">
              <w:rPr>
                <w:rFonts w:hint="eastAsia"/>
                <w:color w:val="000000"/>
                <w:sz w:val="24"/>
                <w:szCs w:val="24"/>
                <w:rtl/>
              </w:rPr>
            </w:rPrChange>
          </w:rPr>
          <w:t>אפריקה</w:t>
        </w:r>
        <w:r w:rsidR="00473BC7" w:rsidRPr="000748C0">
          <w:rPr>
            <w:b/>
            <w:bCs/>
            <w:color w:val="000000"/>
            <w:sz w:val="24"/>
            <w:szCs w:val="24"/>
            <w:rtl/>
            <w:rPrChange w:id="106" w:author="Meryl Etman" w:date="2020-03-25T10:10:00Z">
              <w:rPr>
                <w:color w:val="000000"/>
                <w:sz w:val="24"/>
                <w:szCs w:val="24"/>
                <w:rtl/>
              </w:rPr>
            </w:rPrChange>
          </w:rPr>
          <w:t xml:space="preserve"> </w:t>
        </w:r>
        <w:r w:rsidR="00473BC7" w:rsidRPr="000748C0">
          <w:rPr>
            <w:rFonts w:hint="eastAsia"/>
            <w:b/>
            <w:bCs/>
            <w:color w:val="000000"/>
            <w:sz w:val="24"/>
            <w:szCs w:val="24"/>
            <w:rtl/>
            <w:rPrChange w:id="107" w:author="Meryl Etman" w:date="2020-03-25T10:10:00Z">
              <w:rPr>
                <w:rFonts w:hint="eastAsia"/>
                <w:color w:val="000000"/>
                <w:sz w:val="24"/>
                <w:szCs w:val="24"/>
                <w:rtl/>
              </w:rPr>
            </w:rPrChange>
          </w:rPr>
          <w:t>ישראל</w:t>
        </w:r>
        <w:r w:rsidR="00473BC7" w:rsidRPr="000748C0">
          <w:rPr>
            <w:b/>
            <w:bCs/>
            <w:color w:val="000000"/>
            <w:sz w:val="24"/>
            <w:szCs w:val="24"/>
            <w:rtl/>
            <w:rPrChange w:id="108" w:author="Meryl Etman" w:date="2020-03-25T10:10:00Z">
              <w:rPr>
                <w:color w:val="000000"/>
                <w:sz w:val="24"/>
                <w:szCs w:val="24"/>
                <w:rtl/>
              </w:rPr>
            </w:rPrChange>
          </w:rPr>
          <w:t xml:space="preserve"> </w:t>
        </w:r>
        <w:r w:rsidR="00473BC7" w:rsidRPr="000748C0">
          <w:rPr>
            <w:rFonts w:hint="eastAsia"/>
            <w:b/>
            <w:bCs/>
            <w:color w:val="000000"/>
            <w:sz w:val="24"/>
            <w:szCs w:val="24"/>
            <w:rtl/>
            <w:rPrChange w:id="109" w:author="Meryl Etman" w:date="2020-03-25T10:10:00Z">
              <w:rPr>
                <w:rFonts w:hint="eastAsia"/>
                <w:color w:val="000000"/>
                <w:sz w:val="24"/>
                <w:szCs w:val="24"/>
                <w:rtl/>
              </w:rPr>
            </w:rPrChange>
          </w:rPr>
          <w:t>דיור</w:t>
        </w:r>
        <w:r w:rsidR="00473BC7" w:rsidRPr="000748C0">
          <w:rPr>
            <w:b/>
            <w:bCs/>
            <w:color w:val="000000"/>
            <w:sz w:val="24"/>
            <w:szCs w:val="24"/>
            <w:rtl/>
            <w:rPrChange w:id="110" w:author="Meryl Etman" w:date="2020-03-25T10:10:00Z">
              <w:rPr>
                <w:color w:val="000000"/>
                <w:sz w:val="24"/>
                <w:szCs w:val="24"/>
                <w:rtl/>
              </w:rPr>
            </w:rPrChange>
          </w:rPr>
          <w:t xml:space="preserve"> </w:t>
        </w:r>
        <w:r w:rsidR="00473BC7" w:rsidRPr="000748C0">
          <w:rPr>
            <w:rFonts w:hint="eastAsia"/>
            <w:b/>
            <w:bCs/>
            <w:color w:val="000000"/>
            <w:sz w:val="24"/>
            <w:szCs w:val="24"/>
            <w:rtl/>
            <w:rPrChange w:id="111" w:author="Meryl Etman" w:date="2020-03-25T10:10:00Z">
              <w:rPr>
                <w:rFonts w:hint="eastAsia"/>
                <w:color w:val="000000"/>
                <w:sz w:val="24"/>
                <w:szCs w:val="24"/>
                <w:rtl/>
              </w:rPr>
            </w:rPrChange>
          </w:rPr>
          <w:t>להשכרה</w:t>
        </w:r>
      </w:ins>
    </w:p>
    <w:p w14:paraId="4E21C69C" w14:textId="197F1E13" w:rsidR="00473BC7" w:rsidRPr="000748C0" w:rsidRDefault="00473BC7" w:rsidP="00EB5A81">
      <w:pPr>
        <w:tabs>
          <w:tab w:val="left" w:pos="840"/>
          <w:tab w:val="left" w:pos="1980"/>
        </w:tabs>
        <w:ind w:left="1560" w:hanging="1320"/>
        <w:jc w:val="center"/>
        <w:rPr>
          <w:ins w:id="112" w:author="Meryl Etman" w:date="2019-12-18T10:01:00Z"/>
          <w:color w:val="000000"/>
          <w:sz w:val="24"/>
          <w:szCs w:val="24"/>
          <w:rtl/>
        </w:rPr>
      </w:pPr>
      <w:ins w:id="113" w:author="Meryl Etman" w:date="2019-12-18T10:01:00Z">
        <w:r w:rsidRPr="000748C0">
          <w:rPr>
            <w:rFonts w:hint="cs"/>
            <w:color w:val="000000"/>
            <w:sz w:val="24"/>
            <w:szCs w:val="24"/>
            <w:rtl/>
          </w:rPr>
          <w:t>יהונתן נתניהו 1ג'</w:t>
        </w:r>
      </w:ins>
    </w:p>
    <w:p w14:paraId="265B5957" w14:textId="19204F38" w:rsidR="00473BC7" w:rsidRPr="000748C0" w:rsidRDefault="00473BC7" w:rsidP="00EB5A81">
      <w:pPr>
        <w:tabs>
          <w:tab w:val="left" w:pos="840"/>
          <w:tab w:val="left" w:pos="1980"/>
        </w:tabs>
        <w:ind w:left="1560" w:hanging="1320"/>
        <w:jc w:val="center"/>
        <w:rPr>
          <w:ins w:id="114" w:author="Meryl Etman" w:date="2019-12-18T10:01:00Z"/>
          <w:color w:val="000000"/>
          <w:sz w:val="24"/>
          <w:szCs w:val="24"/>
          <w:rtl/>
          <w:rPrChange w:id="115" w:author="Meryl Etman" w:date="2020-03-25T10:10:00Z">
            <w:rPr>
              <w:ins w:id="116" w:author="Meryl Etman" w:date="2019-12-18T10:01:00Z"/>
              <w:color w:val="000000"/>
              <w:sz w:val="24"/>
              <w:szCs w:val="24"/>
              <w:rtl/>
            </w:rPr>
          </w:rPrChange>
        </w:rPr>
      </w:pPr>
      <w:ins w:id="117" w:author="Meryl Etman" w:date="2019-12-18T10:01:00Z">
        <w:r w:rsidRPr="000748C0">
          <w:rPr>
            <w:rFonts w:hint="cs"/>
            <w:color w:val="000000"/>
            <w:sz w:val="24"/>
            <w:szCs w:val="24"/>
            <w:rtl/>
            <w:rPrChange w:id="118" w:author="Meryl Etman" w:date="2020-03-25T10:10:00Z">
              <w:rPr>
                <w:rFonts w:hint="cs"/>
                <w:color w:val="000000"/>
                <w:sz w:val="24"/>
                <w:szCs w:val="24"/>
                <w:rtl/>
              </w:rPr>
            </w:rPrChange>
          </w:rPr>
          <w:t>אור יהודה</w:t>
        </w:r>
      </w:ins>
    </w:p>
    <w:p w14:paraId="7942F790" w14:textId="16F67BB3" w:rsidR="00473BC7" w:rsidRPr="000748C0" w:rsidRDefault="00473BC7" w:rsidP="00EB5A81">
      <w:pPr>
        <w:tabs>
          <w:tab w:val="left" w:pos="840"/>
          <w:tab w:val="left" w:pos="1980"/>
        </w:tabs>
        <w:ind w:left="1560" w:hanging="1320"/>
        <w:jc w:val="center"/>
        <w:rPr>
          <w:color w:val="000000"/>
          <w:sz w:val="24"/>
          <w:szCs w:val="24"/>
          <w:rtl/>
          <w:rPrChange w:id="119" w:author="Meryl Etman" w:date="2020-03-25T10:10:00Z">
            <w:rPr>
              <w:color w:val="000000"/>
              <w:sz w:val="24"/>
              <w:szCs w:val="24"/>
              <w:rtl/>
            </w:rPr>
          </w:rPrChange>
        </w:rPr>
      </w:pPr>
      <w:ins w:id="120" w:author="Meryl Etman" w:date="2019-12-18T10:01:00Z">
        <w:r w:rsidRPr="000748C0">
          <w:rPr>
            <w:rFonts w:hint="cs"/>
            <w:color w:val="000000"/>
            <w:sz w:val="24"/>
            <w:szCs w:val="24"/>
            <w:rtl/>
            <w:rPrChange w:id="121" w:author="Meryl Etman" w:date="2020-03-25T10:10:00Z">
              <w:rPr>
                <w:rFonts w:hint="cs"/>
                <w:color w:val="000000"/>
                <w:sz w:val="24"/>
                <w:szCs w:val="24"/>
                <w:rtl/>
              </w:rPr>
            </w:rPrChange>
          </w:rPr>
          <w:t>ש.ר. 540280369</w:t>
        </w:r>
      </w:ins>
    </w:p>
    <w:p w14:paraId="3CFC8197" w14:textId="5E8D2240" w:rsidR="00473BC7" w:rsidRPr="000748C0" w:rsidRDefault="00473BC7">
      <w:pPr>
        <w:tabs>
          <w:tab w:val="left" w:pos="840"/>
          <w:tab w:val="left" w:pos="1980"/>
        </w:tabs>
        <w:ind w:left="1560" w:hanging="1320"/>
        <w:rPr>
          <w:ins w:id="122" w:author="Meryl Etman" w:date="2019-12-18T10:00:00Z"/>
          <w:rFonts w:ascii="Arial" w:hAnsi="Arial" w:cs="Arial"/>
          <w:sz w:val="20"/>
          <w:szCs w:val="20"/>
          <w:bdr w:val="single" w:sz="8" w:space="1" w:color="DCDCDC" w:frame="1"/>
          <w:shd w:val="clear" w:color="auto" w:fill="FFFFFF"/>
          <w:rtl/>
          <w:rPrChange w:id="123" w:author="Meryl Etman" w:date="2020-03-25T10:10:00Z">
            <w:rPr>
              <w:ins w:id="124" w:author="Meryl Etman" w:date="2019-12-18T10:00:00Z"/>
              <w:color w:val="000000"/>
              <w:sz w:val="24"/>
              <w:szCs w:val="24"/>
              <w:rtl/>
            </w:rPr>
          </w:rPrChange>
        </w:rPr>
        <w:pPrChange w:id="125" w:author="Meryl Etman" w:date="2019-12-18T10:01:00Z">
          <w:pPr>
            <w:tabs>
              <w:tab w:val="left" w:pos="840"/>
              <w:tab w:val="left" w:pos="1980"/>
            </w:tabs>
            <w:ind w:left="1560" w:hanging="1320"/>
            <w:jc w:val="center"/>
          </w:pPr>
        </w:pPrChange>
      </w:pPr>
    </w:p>
    <w:p w14:paraId="70B35B23" w14:textId="77777777" w:rsidR="00EB5A81" w:rsidRPr="000748C0" w:rsidRDefault="00EB5A81" w:rsidP="00EB5A81">
      <w:pPr>
        <w:tabs>
          <w:tab w:val="left" w:pos="840"/>
          <w:tab w:val="left" w:pos="1980"/>
        </w:tabs>
        <w:ind w:left="1560" w:hanging="1320"/>
        <w:jc w:val="center"/>
        <w:rPr>
          <w:color w:val="000000"/>
          <w:sz w:val="24"/>
          <w:szCs w:val="24"/>
          <w:rtl/>
        </w:rPr>
      </w:pPr>
      <w:r w:rsidRPr="000748C0">
        <w:rPr>
          <w:color w:val="000000"/>
          <w:sz w:val="24"/>
          <w:szCs w:val="24"/>
          <w:rtl/>
        </w:rPr>
        <w:t>(להלן- "</w:t>
      </w:r>
      <w:r w:rsidRPr="000748C0">
        <w:rPr>
          <w:b/>
          <w:bCs/>
          <w:color w:val="000000"/>
          <w:sz w:val="24"/>
          <w:szCs w:val="24"/>
          <w:rtl/>
        </w:rPr>
        <w:t>המזמין</w:t>
      </w:r>
      <w:r w:rsidRPr="000748C0">
        <w:rPr>
          <w:color w:val="000000"/>
          <w:sz w:val="24"/>
          <w:szCs w:val="24"/>
          <w:rtl/>
        </w:rPr>
        <w:t>")</w:t>
      </w:r>
    </w:p>
    <w:p w14:paraId="2BBC3412" w14:textId="77777777" w:rsidR="00EB5A81" w:rsidRPr="000748C0" w:rsidRDefault="00EB5A81" w:rsidP="00EB5A81">
      <w:pPr>
        <w:tabs>
          <w:tab w:val="right" w:pos="8100"/>
        </w:tabs>
        <w:ind w:left="240"/>
        <w:jc w:val="center"/>
        <w:rPr>
          <w:color w:val="000000"/>
          <w:sz w:val="24"/>
          <w:szCs w:val="24"/>
          <w:rtl/>
          <w:rPrChange w:id="126" w:author="Meryl Etman" w:date="2020-03-25T10:10:00Z">
            <w:rPr>
              <w:color w:val="000000"/>
              <w:sz w:val="24"/>
              <w:szCs w:val="24"/>
              <w:rtl/>
            </w:rPr>
          </w:rPrChange>
        </w:rPr>
      </w:pPr>
      <w:r w:rsidRPr="000748C0">
        <w:rPr>
          <w:color w:val="000000"/>
          <w:sz w:val="24"/>
          <w:szCs w:val="24"/>
          <w:u w:val="single"/>
          <w:rtl/>
          <w:rPrChange w:id="127" w:author="Meryl Etman" w:date="2020-03-25T10:10:00Z">
            <w:rPr>
              <w:color w:val="000000"/>
              <w:sz w:val="24"/>
              <w:szCs w:val="24"/>
              <w:u w:val="single"/>
              <w:rtl/>
            </w:rPr>
          </w:rPrChange>
        </w:rPr>
        <w:t>מצד אחד</w:t>
      </w:r>
      <w:r w:rsidRPr="000748C0">
        <w:rPr>
          <w:color w:val="000000"/>
          <w:sz w:val="24"/>
          <w:szCs w:val="24"/>
          <w:rtl/>
          <w:rPrChange w:id="128" w:author="Meryl Etman" w:date="2020-03-25T10:10:00Z">
            <w:rPr>
              <w:color w:val="000000"/>
              <w:sz w:val="24"/>
              <w:szCs w:val="24"/>
              <w:rtl/>
            </w:rPr>
          </w:rPrChange>
        </w:rPr>
        <w:t>;</w:t>
      </w:r>
    </w:p>
    <w:p w14:paraId="6E264ECF" w14:textId="77777777" w:rsidR="00FA6134" w:rsidRPr="000748C0" w:rsidRDefault="00FA6134" w:rsidP="00EB5A81">
      <w:pPr>
        <w:ind w:left="240"/>
        <w:jc w:val="center"/>
        <w:rPr>
          <w:bCs/>
          <w:color w:val="000000"/>
          <w:sz w:val="24"/>
          <w:szCs w:val="24"/>
          <w:rtl/>
          <w:rPrChange w:id="129" w:author="Meryl Etman" w:date="2020-03-25T10:10:00Z">
            <w:rPr>
              <w:bCs/>
              <w:color w:val="000000"/>
              <w:sz w:val="24"/>
              <w:szCs w:val="24"/>
              <w:rtl/>
            </w:rPr>
          </w:rPrChange>
        </w:rPr>
      </w:pPr>
    </w:p>
    <w:p w14:paraId="4EAA44D9" w14:textId="77777777" w:rsidR="00EB5A81" w:rsidRPr="000748C0" w:rsidRDefault="00EB5A81" w:rsidP="00EB5A81">
      <w:pPr>
        <w:ind w:left="240"/>
        <w:jc w:val="center"/>
        <w:rPr>
          <w:color w:val="000000"/>
          <w:sz w:val="24"/>
          <w:szCs w:val="24"/>
          <w:rtl/>
          <w:rPrChange w:id="130" w:author="Meryl Etman" w:date="2020-03-25T10:10:00Z">
            <w:rPr>
              <w:color w:val="000000"/>
              <w:sz w:val="24"/>
              <w:szCs w:val="24"/>
              <w:rtl/>
            </w:rPr>
          </w:rPrChange>
        </w:rPr>
      </w:pPr>
      <w:r w:rsidRPr="000748C0">
        <w:rPr>
          <w:bCs/>
          <w:color w:val="000000"/>
          <w:sz w:val="24"/>
          <w:szCs w:val="24"/>
          <w:rtl/>
          <w:rPrChange w:id="131" w:author="Meryl Etman" w:date="2020-03-25T10:10:00Z">
            <w:rPr>
              <w:bCs/>
              <w:color w:val="000000"/>
              <w:sz w:val="24"/>
              <w:szCs w:val="24"/>
              <w:rtl/>
            </w:rPr>
          </w:rPrChange>
        </w:rPr>
        <w:t>ל ב י ן</w:t>
      </w:r>
    </w:p>
    <w:p w14:paraId="7520172A" w14:textId="77777777" w:rsidR="00EB5A81" w:rsidRPr="000748C0" w:rsidRDefault="00EB5A81" w:rsidP="00EB5A81">
      <w:pPr>
        <w:tabs>
          <w:tab w:val="left" w:pos="840"/>
          <w:tab w:val="left" w:pos="1980"/>
        </w:tabs>
        <w:ind w:left="1560" w:hanging="1320"/>
        <w:jc w:val="center"/>
        <w:rPr>
          <w:bCs/>
          <w:color w:val="000000"/>
          <w:sz w:val="24"/>
          <w:szCs w:val="24"/>
          <w:rtl/>
          <w:rPrChange w:id="132" w:author="Meryl Etman" w:date="2020-03-25T10:10:00Z">
            <w:rPr>
              <w:bCs/>
              <w:color w:val="000000"/>
              <w:sz w:val="24"/>
              <w:szCs w:val="24"/>
              <w:rtl/>
            </w:rPr>
          </w:rPrChange>
        </w:rPr>
      </w:pPr>
    </w:p>
    <w:p w14:paraId="6B259A65" w14:textId="6A1EBD2D" w:rsidR="00FA6134" w:rsidRPr="000748C0" w:rsidRDefault="000748C0" w:rsidP="00EB5A81">
      <w:pPr>
        <w:tabs>
          <w:tab w:val="left" w:pos="840"/>
          <w:tab w:val="left" w:pos="1980"/>
        </w:tabs>
        <w:ind w:left="1560" w:hanging="1320"/>
        <w:jc w:val="center"/>
        <w:rPr>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3" w:author="Meryl Etman" w:date="2020-01-21T11:56:00Z">
            <w:r w:rsidR="00483E3A" w:rsidRPr="000748C0">
              <w:rPr>
                <w:color w:val="000000"/>
                <w:sz w:val="24"/>
                <w:szCs w:val="24"/>
                <w:rtl/>
              </w:rPr>
              <w:t>ע. יפה ניהול פרוייקטים בע"מ</w:t>
            </w:r>
          </w:ins>
        </w:sdtContent>
      </w:sdt>
      <w:r w:rsidR="00076D28" w:rsidRPr="000748C0">
        <w:rPr>
          <w:color w:val="000000"/>
          <w:sz w:val="24"/>
          <w:szCs w:val="24"/>
          <w:rtl/>
        </w:rPr>
        <w:t xml:space="preserve"> </w:t>
      </w:r>
    </w:p>
    <w:p w14:paraId="1CA10383" w14:textId="77777777" w:rsidR="00EB5A81" w:rsidRPr="000748C0" w:rsidRDefault="00EB5A81" w:rsidP="00EB5A81">
      <w:pPr>
        <w:tabs>
          <w:tab w:val="left" w:pos="840"/>
          <w:tab w:val="left" w:pos="1980"/>
        </w:tabs>
        <w:ind w:left="1560" w:hanging="1320"/>
        <w:jc w:val="center"/>
        <w:rPr>
          <w:color w:val="000000"/>
          <w:sz w:val="24"/>
          <w:szCs w:val="24"/>
          <w:rtl/>
          <w:rPrChange w:id="134" w:author="Meryl Etman" w:date="2020-03-25T10:10:00Z">
            <w:rPr>
              <w:color w:val="000000"/>
              <w:sz w:val="24"/>
              <w:szCs w:val="24"/>
              <w:rtl/>
            </w:rPr>
          </w:rPrChange>
        </w:rPr>
      </w:pPr>
      <w:r w:rsidRPr="000748C0">
        <w:rPr>
          <w:color w:val="000000"/>
          <w:sz w:val="24"/>
          <w:szCs w:val="24"/>
          <w:rtl/>
          <w:rPrChange w:id="135" w:author="Meryl Etman" w:date="2020-03-25T10:10:00Z">
            <w:rPr>
              <w:color w:val="000000"/>
              <w:sz w:val="24"/>
              <w:szCs w:val="24"/>
              <w:rtl/>
            </w:rPr>
          </w:rPrChange>
        </w:rPr>
        <w:t>(להלן - "</w:t>
      </w:r>
      <w:r w:rsidRPr="000748C0">
        <w:rPr>
          <w:b/>
          <w:bCs/>
          <w:color w:val="000000"/>
          <w:sz w:val="24"/>
          <w:szCs w:val="24"/>
          <w:rtl/>
          <w:rPrChange w:id="136" w:author="Meryl Etman" w:date="2020-03-25T10:10:00Z">
            <w:rPr>
              <w:b/>
              <w:bCs/>
              <w:color w:val="000000"/>
              <w:sz w:val="24"/>
              <w:szCs w:val="24"/>
              <w:rtl/>
            </w:rPr>
          </w:rPrChange>
        </w:rPr>
        <w:t>המפקח</w:t>
      </w:r>
      <w:r w:rsidRPr="000748C0">
        <w:rPr>
          <w:color w:val="000000"/>
          <w:sz w:val="24"/>
          <w:szCs w:val="24"/>
          <w:rtl/>
          <w:rPrChange w:id="137" w:author="Meryl Etman" w:date="2020-03-25T10:10:00Z">
            <w:rPr>
              <w:color w:val="000000"/>
              <w:sz w:val="24"/>
              <w:szCs w:val="24"/>
              <w:rtl/>
            </w:rPr>
          </w:rPrChange>
        </w:rPr>
        <w:t>")</w:t>
      </w:r>
    </w:p>
    <w:p w14:paraId="681084F1" w14:textId="77777777" w:rsidR="00EB5A81" w:rsidRPr="000748C0" w:rsidRDefault="00EB5A81" w:rsidP="00EB5A81">
      <w:pPr>
        <w:tabs>
          <w:tab w:val="right" w:pos="8100"/>
        </w:tabs>
        <w:ind w:left="240"/>
        <w:jc w:val="center"/>
        <w:rPr>
          <w:color w:val="000000"/>
          <w:sz w:val="24"/>
          <w:szCs w:val="24"/>
          <w:rtl/>
          <w:rPrChange w:id="138" w:author="Meryl Etman" w:date="2020-03-25T10:10:00Z">
            <w:rPr>
              <w:color w:val="000000"/>
              <w:sz w:val="24"/>
              <w:szCs w:val="24"/>
              <w:rtl/>
            </w:rPr>
          </w:rPrChange>
        </w:rPr>
      </w:pPr>
      <w:r w:rsidRPr="000748C0">
        <w:rPr>
          <w:color w:val="000000"/>
          <w:sz w:val="24"/>
          <w:szCs w:val="24"/>
          <w:u w:val="single"/>
          <w:rtl/>
          <w:rPrChange w:id="139" w:author="Meryl Etman" w:date="2020-03-25T10:10:00Z">
            <w:rPr>
              <w:color w:val="000000"/>
              <w:sz w:val="24"/>
              <w:szCs w:val="24"/>
              <w:u w:val="single"/>
              <w:rtl/>
            </w:rPr>
          </w:rPrChange>
        </w:rPr>
        <w:t>מצד שני</w:t>
      </w:r>
      <w:r w:rsidRPr="000748C0">
        <w:rPr>
          <w:color w:val="000000"/>
          <w:sz w:val="24"/>
          <w:szCs w:val="24"/>
          <w:rtl/>
          <w:rPrChange w:id="140" w:author="Meryl Etman" w:date="2020-03-25T10:10:00Z">
            <w:rPr>
              <w:color w:val="000000"/>
              <w:sz w:val="24"/>
              <w:szCs w:val="24"/>
              <w:rtl/>
            </w:rPr>
          </w:rPrChange>
        </w:rPr>
        <w:t>;</w:t>
      </w:r>
    </w:p>
    <w:p w14:paraId="5CC8EEE9" w14:textId="77777777" w:rsidR="00EB5A81" w:rsidRPr="000748C0" w:rsidRDefault="00EB5A81" w:rsidP="00EB5A81">
      <w:pPr>
        <w:tabs>
          <w:tab w:val="right" w:pos="8100"/>
        </w:tabs>
        <w:ind w:left="240"/>
        <w:jc w:val="both"/>
        <w:rPr>
          <w:color w:val="000000"/>
          <w:sz w:val="24"/>
          <w:szCs w:val="24"/>
          <w:rtl/>
          <w:rPrChange w:id="141" w:author="Meryl Etman" w:date="2020-03-25T10:10:00Z">
            <w:rPr>
              <w:color w:val="000000"/>
              <w:sz w:val="24"/>
              <w:szCs w:val="24"/>
              <w:rtl/>
            </w:rPr>
          </w:rPrChange>
        </w:rPr>
      </w:pPr>
    </w:p>
    <w:p w14:paraId="238246EC" w14:textId="77777777" w:rsidR="00EB5A81" w:rsidRPr="000748C0" w:rsidRDefault="00EB5A81" w:rsidP="00EB5A81">
      <w:pPr>
        <w:tabs>
          <w:tab w:val="right" w:pos="8100"/>
        </w:tabs>
        <w:ind w:left="240"/>
        <w:jc w:val="both"/>
        <w:rPr>
          <w:color w:val="000000"/>
          <w:sz w:val="24"/>
          <w:szCs w:val="24"/>
          <w:rtl/>
          <w:rPrChange w:id="142" w:author="Meryl Etman" w:date="2020-03-25T10:10:00Z">
            <w:rPr>
              <w:color w:val="000000"/>
              <w:sz w:val="24"/>
              <w:szCs w:val="24"/>
              <w:rtl/>
            </w:rPr>
          </w:rPrChange>
        </w:rPr>
      </w:pPr>
    </w:p>
    <w:p w14:paraId="57E7A340" w14:textId="77777777" w:rsidR="00EB5A81" w:rsidRPr="000748C0" w:rsidRDefault="00EB5A81" w:rsidP="00EB5A81">
      <w:pPr>
        <w:spacing w:after="240"/>
        <w:ind w:left="1179" w:hanging="941"/>
        <w:jc w:val="both"/>
        <w:rPr>
          <w:color w:val="000000"/>
          <w:sz w:val="24"/>
          <w:szCs w:val="24"/>
          <w:rtl/>
          <w:rPrChange w:id="143" w:author="Meryl Etman" w:date="2020-03-25T10:10:00Z">
            <w:rPr>
              <w:color w:val="000000"/>
              <w:sz w:val="24"/>
              <w:szCs w:val="24"/>
              <w:rtl/>
            </w:rPr>
          </w:rPrChange>
        </w:rPr>
      </w:pPr>
      <w:r w:rsidRPr="000748C0">
        <w:rPr>
          <w:bCs/>
          <w:color w:val="000000"/>
          <w:sz w:val="24"/>
          <w:szCs w:val="24"/>
          <w:rtl/>
          <w:rPrChange w:id="144" w:author="Meryl Etman" w:date="2020-03-25T10:10:00Z">
            <w:rPr>
              <w:bCs/>
              <w:color w:val="000000"/>
              <w:sz w:val="24"/>
              <w:szCs w:val="24"/>
              <w:rtl/>
            </w:rPr>
          </w:rPrChange>
        </w:rPr>
        <w:t>הואיל</w:t>
      </w:r>
      <w:r w:rsidRPr="000748C0">
        <w:rPr>
          <w:color w:val="000000"/>
          <w:sz w:val="24"/>
          <w:szCs w:val="24"/>
          <w:rtl/>
          <w:rPrChange w:id="145" w:author="Meryl Etman" w:date="2020-03-25T10:10:00Z">
            <w:rPr>
              <w:color w:val="000000"/>
              <w:sz w:val="24"/>
              <w:szCs w:val="24"/>
              <w:rtl/>
            </w:rPr>
          </w:rPrChange>
        </w:rPr>
        <w:tab/>
        <w:t>וברצון המזמין למסור למפקח את עבודת תאום התכנון ונ</w:t>
      </w:r>
      <w:r w:rsidRPr="000748C0">
        <w:rPr>
          <w:rFonts w:hint="cs"/>
          <w:color w:val="000000"/>
          <w:sz w:val="24"/>
          <w:szCs w:val="24"/>
          <w:rtl/>
          <w:rPrChange w:id="146" w:author="Meryl Etman" w:date="2020-03-25T10:10:00Z">
            <w:rPr>
              <w:rFonts w:hint="cs"/>
              <w:color w:val="000000"/>
              <w:sz w:val="24"/>
              <w:szCs w:val="24"/>
              <w:rtl/>
            </w:rPr>
          </w:rPrChange>
        </w:rPr>
        <w:t>י</w:t>
      </w:r>
      <w:r w:rsidRPr="000748C0">
        <w:rPr>
          <w:color w:val="000000"/>
          <w:sz w:val="24"/>
          <w:szCs w:val="24"/>
          <w:rtl/>
          <w:rPrChange w:id="147" w:author="Meryl Etman" w:date="2020-03-25T10:10:00Z">
            <w:rPr>
              <w:color w:val="000000"/>
              <w:sz w:val="24"/>
              <w:szCs w:val="24"/>
              <w:rtl/>
            </w:rPr>
          </w:rPrChange>
        </w:rPr>
        <w:t>הול הב</w:t>
      </w:r>
      <w:r w:rsidRPr="000748C0">
        <w:rPr>
          <w:rFonts w:hint="cs"/>
          <w:color w:val="000000"/>
          <w:sz w:val="24"/>
          <w:szCs w:val="24"/>
          <w:rtl/>
          <w:rPrChange w:id="148" w:author="Meryl Etman" w:date="2020-03-25T10:10:00Z">
            <w:rPr>
              <w:rFonts w:hint="cs"/>
              <w:color w:val="000000"/>
              <w:sz w:val="24"/>
              <w:szCs w:val="24"/>
              <w:rtl/>
            </w:rPr>
          </w:rPrChange>
        </w:rPr>
        <w:t>י</w:t>
      </w:r>
      <w:r w:rsidRPr="000748C0">
        <w:rPr>
          <w:color w:val="000000"/>
          <w:sz w:val="24"/>
          <w:szCs w:val="24"/>
          <w:rtl/>
          <w:rPrChange w:id="149" w:author="Meryl Etman" w:date="2020-03-25T10:10:00Z">
            <w:rPr>
              <w:color w:val="000000"/>
              <w:sz w:val="24"/>
              <w:szCs w:val="24"/>
              <w:rtl/>
            </w:rPr>
          </w:rPrChange>
        </w:rPr>
        <w:t>צוע והפ</w:t>
      </w:r>
      <w:r w:rsidRPr="000748C0">
        <w:rPr>
          <w:rFonts w:hint="cs"/>
          <w:color w:val="000000"/>
          <w:sz w:val="24"/>
          <w:szCs w:val="24"/>
          <w:rtl/>
          <w:rPrChange w:id="150" w:author="Meryl Etman" w:date="2020-03-25T10:10:00Z">
            <w:rPr>
              <w:rFonts w:hint="cs"/>
              <w:color w:val="000000"/>
              <w:sz w:val="24"/>
              <w:szCs w:val="24"/>
              <w:rtl/>
            </w:rPr>
          </w:rPrChange>
        </w:rPr>
        <w:t>י</w:t>
      </w:r>
      <w:r w:rsidRPr="000748C0">
        <w:rPr>
          <w:color w:val="000000"/>
          <w:sz w:val="24"/>
          <w:szCs w:val="24"/>
          <w:rtl/>
          <w:rPrChange w:id="151" w:author="Meryl Etman" w:date="2020-03-25T10:10:00Z">
            <w:rPr>
              <w:color w:val="000000"/>
              <w:sz w:val="24"/>
              <w:szCs w:val="24"/>
              <w:rtl/>
            </w:rPr>
          </w:rPrChange>
        </w:rPr>
        <w:t>קוח או חלק מהן כמוגדר וכמפורט להלן, כל זאת בתנאים המפורטים להלן בחוזה זה, והמפקח הסכים לקבל על עצמו העבודה הנ"ל;</w:t>
      </w:r>
    </w:p>
    <w:p w14:paraId="6C6EAE15" w14:textId="77777777" w:rsidR="00EB5A81" w:rsidRPr="000748C0" w:rsidRDefault="00EB5A81" w:rsidP="00EB5A81">
      <w:pPr>
        <w:ind w:left="1180" w:hanging="940"/>
        <w:jc w:val="both"/>
        <w:rPr>
          <w:color w:val="000000"/>
          <w:sz w:val="24"/>
          <w:szCs w:val="24"/>
          <w:rtl/>
          <w:rPrChange w:id="152" w:author="Meryl Etman" w:date="2020-03-25T10:10:00Z">
            <w:rPr>
              <w:color w:val="000000"/>
              <w:sz w:val="24"/>
              <w:szCs w:val="24"/>
              <w:rtl/>
            </w:rPr>
          </w:rPrChange>
        </w:rPr>
      </w:pPr>
    </w:p>
    <w:p w14:paraId="6D1941AE" w14:textId="77777777" w:rsidR="00EB5A81" w:rsidRPr="000748C0" w:rsidRDefault="00EB5A81" w:rsidP="00EB5A81">
      <w:pPr>
        <w:ind w:left="1180" w:hanging="940"/>
        <w:jc w:val="center"/>
        <w:rPr>
          <w:color w:val="000000"/>
          <w:sz w:val="24"/>
          <w:szCs w:val="24"/>
          <w:rtl/>
          <w:rPrChange w:id="153" w:author="Meryl Etman" w:date="2020-03-25T10:10:00Z">
            <w:rPr>
              <w:color w:val="000000"/>
              <w:sz w:val="24"/>
              <w:szCs w:val="24"/>
              <w:rtl/>
            </w:rPr>
          </w:rPrChange>
        </w:rPr>
      </w:pPr>
      <w:r w:rsidRPr="000748C0">
        <w:rPr>
          <w:bCs/>
          <w:color w:val="000000"/>
          <w:sz w:val="24"/>
          <w:szCs w:val="24"/>
          <w:rtl/>
          <w:rPrChange w:id="154" w:author="Meryl Etman" w:date="2020-03-25T10:10:00Z">
            <w:rPr>
              <w:bCs/>
              <w:color w:val="000000"/>
              <w:sz w:val="24"/>
              <w:szCs w:val="24"/>
              <w:rtl/>
            </w:rPr>
          </w:rPrChange>
        </w:rPr>
        <w:t>לפיכך הותנה והוסכם בין הצדדים כדלקמן:</w:t>
      </w:r>
    </w:p>
    <w:p w14:paraId="7CF99955" w14:textId="77777777" w:rsidR="00EB5A81" w:rsidRPr="000748C0" w:rsidRDefault="00EB5A81" w:rsidP="00EB5A81">
      <w:pPr>
        <w:ind w:left="1180" w:hanging="940"/>
        <w:jc w:val="center"/>
        <w:rPr>
          <w:color w:val="000000"/>
          <w:sz w:val="24"/>
          <w:szCs w:val="24"/>
          <w:rtl/>
          <w:rPrChange w:id="155" w:author="Meryl Etman" w:date="2020-03-25T10:10:00Z">
            <w:rPr>
              <w:color w:val="000000"/>
              <w:sz w:val="24"/>
              <w:szCs w:val="24"/>
              <w:rtl/>
            </w:rPr>
          </w:rPrChange>
        </w:rPr>
      </w:pPr>
    </w:p>
    <w:p w14:paraId="0E7C4C17" w14:textId="77777777" w:rsidR="00EB5A81" w:rsidRPr="000748C0" w:rsidRDefault="00EB5A81" w:rsidP="00EB5A81">
      <w:pPr>
        <w:pStyle w:val="1"/>
        <w:keepNext w:val="0"/>
        <w:numPr>
          <w:ilvl w:val="0"/>
          <w:numId w:val="15"/>
        </w:numPr>
        <w:ind w:left="740"/>
        <w:rPr>
          <w:b/>
          <w:bCs/>
          <w:sz w:val="24"/>
          <w:u w:val="single"/>
          <w:rPrChange w:id="156" w:author="Meryl Etman" w:date="2020-03-25T10:10:00Z">
            <w:rPr>
              <w:b/>
              <w:bCs/>
              <w:sz w:val="24"/>
              <w:u w:val="single"/>
            </w:rPr>
          </w:rPrChange>
        </w:rPr>
      </w:pPr>
      <w:r w:rsidRPr="000748C0">
        <w:rPr>
          <w:b/>
          <w:bCs/>
          <w:sz w:val="24"/>
          <w:u w:val="single"/>
          <w:rtl/>
          <w:rPrChange w:id="157" w:author="Meryl Etman" w:date="2020-03-25T10:10:00Z">
            <w:rPr>
              <w:b/>
              <w:bCs/>
              <w:sz w:val="24"/>
              <w:u w:val="single"/>
              <w:rtl/>
            </w:rPr>
          </w:rPrChange>
        </w:rPr>
        <w:t>פרשנות</w:t>
      </w:r>
    </w:p>
    <w:p w14:paraId="517FCBB9" w14:textId="77777777" w:rsidR="00EB5A81" w:rsidRPr="000748C0" w:rsidRDefault="00EB5A81" w:rsidP="00EB5A81">
      <w:pPr>
        <w:pStyle w:val="1"/>
        <w:ind w:left="720"/>
        <w:rPr>
          <w:b/>
          <w:bCs/>
          <w:sz w:val="24"/>
          <w:u w:val="single"/>
          <w:rtl/>
          <w:rPrChange w:id="158" w:author="Meryl Etman" w:date="2020-03-25T10:10:00Z">
            <w:rPr>
              <w:b/>
              <w:bCs/>
              <w:sz w:val="24"/>
              <w:u w:val="single"/>
              <w:rtl/>
            </w:rPr>
          </w:rPrChange>
        </w:rPr>
      </w:pPr>
    </w:p>
    <w:p w14:paraId="2EB748FB" w14:textId="77777777" w:rsidR="00EB5A81" w:rsidRPr="000748C0" w:rsidRDefault="00EB5A81" w:rsidP="00EB5A81">
      <w:pPr>
        <w:pStyle w:val="2"/>
        <w:keepNext w:val="0"/>
        <w:numPr>
          <w:ilvl w:val="1"/>
          <w:numId w:val="15"/>
        </w:numPr>
        <w:tabs>
          <w:tab w:val="left" w:pos="1440"/>
        </w:tabs>
        <w:ind w:left="1460"/>
        <w:jc w:val="both"/>
        <w:rPr>
          <w:b/>
          <w:bCs w:val="0"/>
          <w:sz w:val="24"/>
          <w:u w:val="single"/>
          <w:rPrChange w:id="159" w:author="Meryl Etman" w:date="2020-03-25T10:10:00Z">
            <w:rPr>
              <w:b/>
              <w:bCs w:val="0"/>
              <w:sz w:val="24"/>
              <w:u w:val="single"/>
            </w:rPr>
          </w:rPrChange>
        </w:rPr>
      </w:pPr>
      <w:r w:rsidRPr="000748C0">
        <w:rPr>
          <w:b/>
          <w:bCs w:val="0"/>
          <w:sz w:val="24"/>
          <w:u w:val="single"/>
          <w:rtl/>
          <w:rPrChange w:id="160" w:author="Meryl Etman" w:date="2020-03-25T10:10:00Z">
            <w:rPr>
              <w:b/>
              <w:bCs w:val="0"/>
              <w:sz w:val="24"/>
              <w:u w:val="single"/>
              <w:rtl/>
            </w:rPr>
          </w:rPrChange>
        </w:rPr>
        <w:t>בחוזה זה:</w:t>
      </w:r>
    </w:p>
    <w:p w14:paraId="487797AE" w14:textId="77777777" w:rsidR="00EB5A81" w:rsidRPr="000748C0" w:rsidRDefault="00EB5A81" w:rsidP="00EB5A81">
      <w:pPr>
        <w:pStyle w:val="2"/>
        <w:ind w:left="1440"/>
        <w:jc w:val="both"/>
        <w:rPr>
          <w:b/>
          <w:bCs w:val="0"/>
          <w:sz w:val="24"/>
          <w:u w:val="single"/>
          <w:rtl/>
          <w:rPrChange w:id="161" w:author="Meryl Etman" w:date="2020-03-25T10:10:00Z">
            <w:rPr>
              <w:b/>
              <w:bCs w:val="0"/>
              <w:sz w:val="24"/>
              <w:u w:val="single"/>
              <w:rtl/>
            </w:rPr>
          </w:rPrChange>
        </w:rPr>
      </w:pPr>
    </w:p>
    <w:p w14:paraId="2F02C787" w14:textId="77777777" w:rsidR="00EB5A81" w:rsidRPr="000748C0" w:rsidRDefault="00EB5A81" w:rsidP="00EB5A81">
      <w:pPr>
        <w:tabs>
          <w:tab w:val="left" w:pos="4260"/>
        </w:tabs>
        <w:ind w:left="4400" w:hanging="2940"/>
        <w:jc w:val="both"/>
        <w:rPr>
          <w:bCs/>
          <w:color w:val="000000"/>
          <w:sz w:val="24"/>
          <w:szCs w:val="24"/>
          <w:rtl/>
          <w:rPrChange w:id="162" w:author="Meryl Etman" w:date="2020-03-25T10:10:00Z">
            <w:rPr>
              <w:bCs/>
              <w:color w:val="000000"/>
              <w:sz w:val="24"/>
              <w:szCs w:val="24"/>
              <w:rtl/>
            </w:rPr>
          </w:rPrChange>
        </w:rPr>
      </w:pPr>
      <w:r w:rsidRPr="000748C0">
        <w:rPr>
          <w:bCs/>
          <w:color w:val="000000"/>
          <w:sz w:val="24"/>
          <w:szCs w:val="24"/>
          <w:rtl/>
          <w:rPrChange w:id="163" w:author="Meryl Etman" w:date="2020-03-25T10:10:00Z">
            <w:rPr>
              <w:bCs/>
              <w:color w:val="000000"/>
              <w:sz w:val="24"/>
              <w:szCs w:val="24"/>
              <w:rtl/>
            </w:rPr>
          </w:rPrChange>
        </w:rPr>
        <w:t>"המבנה"</w:t>
      </w:r>
    </w:p>
    <w:p w14:paraId="18AD4D4D" w14:textId="77777777" w:rsidR="00EB5A81" w:rsidRPr="000748C0" w:rsidRDefault="00EB5A81" w:rsidP="00EB5A81">
      <w:pPr>
        <w:tabs>
          <w:tab w:val="left" w:pos="3260"/>
        </w:tabs>
        <w:ind w:left="3820" w:hanging="2360"/>
        <w:jc w:val="both"/>
        <w:rPr>
          <w:color w:val="000000"/>
          <w:sz w:val="24"/>
          <w:szCs w:val="24"/>
          <w:rtl/>
          <w:rPrChange w:id="164" w:author="Meryl Etman" w:date="2020-03-25T10:10:00Z">
            <w:rPr>
              <w:color w:val="000000"/>
              <w:sz w:val="24"/>
              <w:szCs w:val="24"/>
              <w:rtl/>
            </w:rPr>
          </w:rPrChange>
        </w:rPr>
      </w:pPr>
      <w:r w:rsidRPr="000748C0">
        <w:rPr>
          <w:bCs/>
          <w:color w:val="000000"/>
          <w:sz w:val="24"/>
          <w:szCs w:val="24"/>
          <w:rtl/>
          <w:rPrChange w:id="165" w:author="Meryl Etman" w:date="2020-03-25T10:10:00Z">
            <w:rPr>
              <w:bCs/>
              <w:color w:val="000000"/>
              <w:sz w:val="24"/>
              <w:szCs w:val="24"/>
              <w:rtl/>
            </w:rPr>
          </w:rPrChange>
        </w:rPr>
        <w:t>או "הפרויקט"</w:t>
      </w:r>
      <w:r w:rsidRPr="000748C0">
        <w:rPr>
          <w:color w:val="000000"/>
          <w:sz w:val="24"/>
          <w:szCs w:val="24"/>
          <w:rtl/>
          <w:rPrChange w:id="166" w:author="Meryl Etman" w:date="2020-03-25T10:10:00Z">
            <w:rPr>
              <w:color w:val="000000"/>
              <w:sz w:val="24"/>
              <w:szCs w:val="24"/>
              <w:rtl/>
            </w:rPr>
          </w:rPrChange>
        </w:rPr>
        <w:tab/>
        <w:t>-</w:t>
      </w:r>
      <w:r w:rsidRPr="000748C0">
        <w:rPr>
          <w:color w:val="000000"/>
          <w:sz w:val="24"/>
          <w:szCs w:val="24"/>
          <w:rtl/>
          <w:rPrChange w:id="167" w:author="Meryl Etman" w:date="2020-03-25T10:10:00Z">
            <w:rPr>
              <w:color w:val="000000"/>
              <w:sz w:val="24"/>
              <w:szCs w:val="24"/>
              <w:rtl/>
            </w:rPr>
          </w:rPrChange>
        </w:rPr>
        <w:tab/>
        <w:t xml:space="preserve">עבודות פתוח ו/או תשתית ו/או הקמת מבנים במקרקעין כמוגדר בנספח </w:t>
      </w:r>
      <w:r w:rsidRPr="000748C0">
        <w:rPr>
          <w:bCs/>
          <w:color w:val="000000"/>
          <w:sz w:val="24"/>
          <w:szCs w:val="24"/>
          <w:rtl/>
          <w:rPrChange w:id="168" w:author="Meryl Etman" w:date="2020-03-25T10:10:00Z">
            <w:rPr>
              <w:bCs/>
              <w:color w:val="000000"/>
              <w:sz w:val="24"/>
              <w:szCs w:val="24"/>
              <w:rtl/>
            </w:rPr>
          </w:rPrChange>
        </w:rPr>
        <w:t>א</w:t>
      </w:r>
      <w:r w:rsidRPr="000748C0">
        <w:rPr>
          <w:rFonts w:hint="cs"/>
          <w:bCs/>
          <w:color w:val="000000"/>
          <w:sz w:val="24"/>
          <w:szCs w:val="24"/>
          <w:rtl/>
          <w:rPrChange w:id="169" w:author="Meryl Etman" w:date="2020-03-25T10:10:00Z">
            <w:rPr>
              <w:rFonts w:hint="cs"/>
              <w:bCs/>
              <w:color w:val="000000"/>
              <w:sz w:val="24"/>
              <w:szCs w:val="24"/>
              <w:rtl/>
            </w:rPr>
          </w:rPrChange>
        </w:rPr>
        <w:t>'</w:t>
      </w:r>
      <w:r w:rsidRPr="000748C0">
        <w:rPr>
          <w:color w:val="000000"/>
          <w:sz w:val="24"/>
          <w:szCs w:val="24"/>
          <w:rtl/>
          <w:rPrChange w:id="170" w:author="Meryl Etman" w:date="2020-03-25T10:10:00Z">
            <w:rPr>
              <w:color w:val="000000"/>
              <w:sz w:val="24"/>
              <w:szCs w:val="24"/>
              <w:rtl/>
            </w:rPr>
          </w:rPrChange>
        </w:rPr>
        <w:t>.</w:t>
      </w:r>
    </w:p>
    <w:p w14:paraId="4B7B52D9" w14:textId="77777777" w:rsidR="00EB5A81" w:rsidRPr="000748C0" w:rsidRDefault="00EB5A81" w:rsidP="00EB5A81">
      <w:pPr>
        <w:tabs>
          <w:tab w:val="left" w:pos="4260"/>
        </w:tabs>
        <w:ind w:left="3880" w:hanging="2940"/>
        <w:jc w:val="both"/>
        <w:rPr>
          <w:color w:val="000000"/>
          <w:sz w:val="24"/>
          <w:szCs w:val="24"/>
          <w:rtl/>
          <w:rPrChange w:id="171" w:author="Meryl Etman" w:date="2020-03-25T10:10:00Z">
            <w:rPr>
              <w:color w:val="000000"/>
              <w:sz w:val="24"/>
              <w:szCs w:val="24"/>
              <w:rtl/>
            </w:rPr>
          </w:rPrChange>
        </w:rPr>
      </w:pPr>
    </w:p>
    <w:p w14:paraId="55261A6F" w14:textId="77777777" w:rsidR="00EB5A81" w:rsidRPr="000748C0" w:rsidRDefault="00EB5A81" w:rsidP="00EB5A81">
      <w:pPr>
        <w:tabs>
          <w:tab w:val="left" w:pos="3260"/>
        </w:tabs>
        <w:ind w:left="3820" w:hanging="2360"/>
        <w:jc w:val="both"/>
        <w:rPr>
          <w:color w:val="000000"/>
          <w:sz w:val="24"/>
          <w:szCs w:val="24"/>
          <w:rtl/>
          <w:rPrChange w:id="172" w:author="Meryl Etman" w:date="2020-03-25T10:10:00Z">
            <w:rPr>
              <w:color w:val="000000"/>
              <w:sz w:val="24"/>
              <w:szCs w:val="24"/>
              <w:rtl/>
            </w:rPr>
          </w:rPrChange>
        </w:rPr>
      </w:pPr>
      <w:r w:rsidRPr="000748C0">
        <w:rPr>
          <w:bCs/>
          <w:color w:val="000000"/>
          <w:sz w:val="24"/>
          <w:szCs w:val="24"/>
          <w:rtl/>
          <w:rPrChange w:id="173" w:author="Meryl Etman" w:date="2020-03-25T10:10:00Z">
            <w:rPr>
              <w:bCs/>
              <w:color w:val="000000"/>
              <w:sz w:val="24"/>
              <w:szCs w:val="24"/>
              <w:rtl/>
            </w:rPr>
          </w:rPrChange>
        </w:rPr>
        <w:t>"המתכננים"</w:t>
      </w:r>
      <w:r w:rsidRPr="000748C0">
        <w:rPr>
          <w:color w:val="000000"/>
          <w:sz w:val="24"/>
          <w:szCs w:val="24"/>
          <w:rtl/>
          <w:rPrChange w:id="174" w:author="Meryl Etman" w:date="2020-03-25T10:10:00Z">
            <w:rPr>
              <w:color w:val="000000"/>
              <w:sz w:val="24"/>
              <w:szCs w:val="24"/>
              <w:rtl/>
            </w:rPr>
          </w:rPrChange>
        </w:rPr>
        <w:tab/>
        <w:t>-</w:t>
      </w:r>
      <w:r w:rsidRPr="000748C0">
        <w:rPr>
          <w:color w:val="000000"/>
          <w:sz w:val="24"/>
          <w:szCs w:val="24"/>
          <w:rtl/>
          <w:rPrChange w:id="175" w:author="Meryl Etman" w:date="2020-03-25T10:10:00Z">
            <w:rPr>
              <w:color w:val="000000"/>
              <w:sz w:val="24"/>
              <w:szCs w:val="24"/>
              <w:rtl/>
            </w:rPr>
          </w:rPrChange>
        </w:rPr>
        <w:tab/>
        <w:t>אדריכלים, מהנדסים, יועצים מקצועיים ובעלי מקצוע הנדסי וטכנולוגי אחרים שיועסקו ע"י המזמין ו/או על ידי</w:t>
      </w:r>
      <w:r w:rsidRPr="000748C0">
        <w:rPr>
          <w:rFonts w:hint="cs"/>
          <w:color w:val="000000"/>
          <w:sz w:val="24"/>
          <w:szCs w:val="24"/>
          <w:rtl/>
          <w:rPrChange w:id="176" w:author="Meryl Etman" w:date="2020-03-25T10:10:00Z">
            <w:rPr>
              <w:rFonts w:hint="cs"/>
              <w:color w:val="000000"/>
              <w:sz w:val="24"/>
              <w:szCs w:val="24"/>
              <w:rtl/>
            </w:rPr>
          </w:rPrChange>
        </w:rPr>
        <w:t xml:space="preserve"> מי מטעמו</w:t>
      </w:r>
      <w:r w:rsidRPr="000748C0">
        <w:rPr>
          <w:color w:val="000000"/>
          <w:sz w:val="24"/>
          <w:szCs w:val="24"/>
          <w:rtl/>
          <w:rPrChange w:id="177" w:author="Meryl Etman" w:date="2020-03-25T10:10:00Z">
            <w:rPr>
              <w:color w:val="000000"/>
              <w:sz w:val="24"/>
              <w:szCs w:val="24"/>
              <w:rtl/>
            </w:rPr>
          </w:rPrChange>
        </w:rPr>
        <w:t xml:space="preserve"> או מטעם הרשות המקומית בתכנון המבנה ומערכותיו, מכוני העתקות, מעבדות לבדיקות וכדומה.</w:t>
      </w:r>
    </w:p>
    <w:p w14:paraId="31D0F8BB" w14:textId="77777777" w:rsidR="00EB5A81" w:rsidRPr="000748C0" w:rsidRDefault="00EB5A81" w:rsidP="00EB5A81">
      <w:pPr>
        <w:tabs>
          <w:tab w:val="left" w:pos="4260"/>
        </w:tabs>
        <w:ind w:left="3880" w:hanging="2940"/>
        <w:jc w:val="both"/>
        <w:rPr>
          <w:color w:val="000000"/>
          <w:sz w:val="24"/>
          <w:szCs w:val="24"/>
          <w:rtl/>
          <w:rPrChange w:id="178" w:author="Meryl Etman" w:date="2020-03-25T10:10:00Z">
            <w:rPr>
              <w:color w:val="000000"/>
              <w:sz w:val="24"/>
              <w:szCs w:val="24"/>
              <w:rtl/>
            </w:rPr>
          </w:rPrChange>
        </w:rPr>
      </w:pPr>
    </w:p>
    <w:p w14:paraId="38E2E0B2" w14:textId="77777777" w:rsidR="00EB5A81" w:rsidRPr="000748C0" w:rsidRDefault="00EB5A81" w:rsidP="00EB5A81">
      <w:pPr>
        <w:tabs>
          <w:tab w:val="left" w:pos="3260"/>
        </w:tabs>
        <w:ind w:left="3820" w:hanging="2360"/>
        <w:jc w:val="both"/>
        <w:rPr>
          <w:color w:val="000000"/>
          <w:sz w:val="24"/>
          <w:szCs w:val="24"/>
          <w:rtl/>
          <w:rPrChange w:id="179" w:author="Meryl Etman" w:date="2020-03-25T10:10:00Z">
            <w:rPr>
              <w:color w:val="000000"/>
              <w:sz w:val="24"/>
              <w:szCs w:val="24"/>
              <w:rtl/>
            </w:rPr>
          </w:rPrChange>
        </w:rPr>
      </w:pPr>
      <w:r w:rsidRPr="000748C0">
        <w:rPr>
          <w:bCs/>
          <w:color w:val="000000"/>
          <w:sz w:val="24"/>
          <w:szCs w:val="24"/>
          <w:rtl/>
          <w:rPrChange w:id="180" w:author="Meryl Etman" w:date="2020-03-25T10:10:00Z">
            <w:rPr>
              <w:bCs/>
              <w:color w:val="000000"/>
              <w:sz w:val="24"/>
              <w:szCs w:val="24"/>
              <w:rtl/>
            </w:rPr>
          </w:rPrChange>
        </w:rPr>
        <w:t>"התכניות"</w:t>
      </w:r>
      <w:r w:rsidRPr="000748C0">
        <w:rPr>
          <w:color w:val="000000"/>
          <w:sz w:val="24"/>
          <w:szCs w:val="24"/>
          <w:rtl/>
          <w:rPrChange w:id="181" w:author="Meryl Etman" w:date="2020-03-25T10:10:00Z">
            <w:rPr>
              <w:color w:val="000000"/>
              <w:sz w:val="24"/>
              <w:szCs w:val="24"/>
              <w:rtl/>
            </w:rPr>
          </w:rPrChange>
        </w:rPr>
        <w:tab/>
        <w:t>-</w:t>
      </w:r>
      <w:r w:rsidRPr="000748C0">
        <w:rPr>
          <w:color w:val="000000"/>
          <w:sz w:val="24"/>
          <w:szCs w:val="24"/>
          <w:rtl/>
          <w:rPrChange w:id="182" w:author="Meryl Etman" w:date="2020-03-25T10:10:00Z">
            <w:rPr>
              <w:color w:val="000000"/>
              <w:sz w:val="24"/>
              <w:szCs w:val="24"/>
              <w:rtl/>
            </w:rPr>
          </w:rPrChange>
        </w:rPr>
        <w:tab/>
        <w:t>התכניות, החישובים, הת</w:t>
      </w:r>
      <w:r w:rsidRPr="000748C0">
        <w:rPr>
          <w:rFonts w:hint="cs"/>
          <w:color w:val="000000"/>
          <w:sz w:val="24"/>
          <w:szCs w:val="24"/>
          <w:rtl/>
          <w:rPrChange w:id="183" w:author="Meryl Etman" w:date="2020-03-25T10:10:00Z">
            <w:rPr>
              <w:rFonts w:hint="cs"/>
              <w:color w:val="000000"/>
              <w:sz w:val="24"/>
              <w:szCs w:val="24"/>
              <w:rtl/>
            </w:rPr>
          </w:rPrChange>
        </w:rPr>
        <w:t>י</w:t>
      </w:r>
      <w:r w:rsidRPr="000748C0">
        <w:rPr>
          <w:color w:val="000000"/>
          <w:sz w:val="24"/>
          <w:szCs w:val="24"/>
          <w:rtl/>
          <w:rPrChange w:id="184" w:author="Meryl Etman" w:date="2020-03-25T10:10:00Z">
            <w:rPr>
              <w:color w:val="000000"/>
              <w:sz w:val="24"/>
              <w:szCs w:val="24"/>
              <w:rtl/>
            </w:rPr>
          </w:rPrChange>
        </w:rPr>
        <w:t>אורים, המדידות, התרשימים הדיאגר</w:t>
      </w:r>
      <w:r w:rsidRPr="000748C0">
        <w:rPr>
          <w:rFonts w:hint="cs"/>
          <w:color w:val="000000"/>
          <w:sz w:val="24"/>
          <w:szCs w:val="24"/>
          <w:rtl/>
          <w:rPrChange w:id="185" w:author="Meryl Etman" w:date="2020-03-25T10:10:00Z">
            <w:rPr>
              <w:rFonts w:hint="cs"/>
              <w:color w:val="000000"/>
              <w:sz w:val="24"/>
              <w:szCs w:val="24"/>
              <w:rtl/>
            </w:rPr>
          </w:rPrChange>
        </w:rPr>
        <w:t>א</w:t>
      </w:r>
      <w:r w:rsidRPr="000748C0">
        <w:rPr>
          <w:color w:val="000000"/>
          <w:sz w:val="24"/>
          <w:szCs w:val="24"/>
          <w:rtl/>
          <w:rPrChange w:id="186" w:author="Meryl Etman" w:date="2020-03-25T10:10:00Z">
            <w:rPr>
              <w:color w:val="000000"/>
              <w:sz w:val="24"/>
              <w:szCs w:val="24"/>
              <w:rtl/>
            </w:rPr>
          </w:rPrChange>
        </w:rPr>
        <w:t>מות, השרטוטים, המפרטים, כתבי הכמויות וכל יתר המסמכים שנערכו ו/או יערכו ע"י המתכננים.</w:t>
      </w:r>
    </w:p>
    <w:p w14:paraId="72D2E06E" w14:textId="77777777" w:rsidR="00EB5A81" w:rsidRPr="000748C0" w:rsidRDefault="00EB5A81" w:rsidP="00EB5A81">
      <w:pPr>
        <w:tabs>
          <w:tab w:val="left" w:pos="4260"/>
        </w:tabs>
        <w:ind w:left="3880" w:hanging="2940"/>
        <w:jc w:val="both"/>
        <w:rPr>
          <w:color w:val="000000"/>
          <w:sz w:val="24"/>
          <w:szCs w:val="24"/>
          <w:rtl/>
          <w:rPrChange w:id="187" w:author="Meryl Etman" w:date="2020-03-25T10:10:00Z">
            <w:rPr>
              <w:color w:val="000000"/>
              <w:sz w:val="24"/>
              <w:szCs w:val="24"/>
              <w:rtl/>
            </w:rPr>
          </w:rPrChange>
        </w:rPr>
      </w:pPr>
    </w:p>
    <w:p w14:paraId="1EF8DF03" w14:textId="77777777" w:rsidR="00EB5A81" w:rsidRPr="000748C0" w:rsidRDefault="00EB5A81" w:rsidP="00EB5A81">
      <w:pPr>
        <w:tabs>
          <w:tab w:val="left" w:pos="3260"/>
        </w:tabs>
        <w:ind w:left="3820" w:hanging="2360"/>
        <w:jc w:val="both"/>
        <w:rPr>
          <w:color w:val="000000"/>
          <w:sz w:val="24"/>
          <w:szCs w:val="24"/>
          <w:rtl/>
          <w:rPrChange w:id="188" w:author="Meryl Etman" w:date="2020-03-25T10:10:00Z">
            <w:rPr>
              <w:color w:val="000000"/>
              <w:sz w:val="24"/>
              <w:szCs w:val="24"/>
              <w:rtl/>
            </w:rPr>
          </w:rPrChange>
        </w:rPr>
      </w:pPr>
      <w:r w:rsidRPr="000748C0">
        <w:rPr>
          <w:bCs/>
          <w:color w:val="000000"/>
          <w:sz w:val="24"/>
          <w:szCs w:val="24"/>
          <w:rtl/>
          <w:rPrChange w:id="189" w:author="Meryl Etman" w:date="2020-03-25T10:10:00Z">
            <w:rPr>
              <w:bCs/>
              <w:color w:val="000000"/>
              <w:sz w:val="24"/>
              <w:szCs w:val="24"/>
              <w:rtl/>
            </w:rPr>
          </w:rPrChange>
        </w:rPr>
        <w:t>"מלאכת התכנון"</w:t>
      </w:r>
      <w:r w:rsidRPr="000748C0">
        <w:rPr>
          <w:color w:val="000000"/>
          <w:sz w:val="24"/>
          <w:szCs w:val="24"/>
          <w:rtl/>
          <w:rPrChange w:id="190" w:author="Meryl Etman" w:date="2020-03-25T10:10:00Z">
            <w:rPr>
              <w:color w:val="000000"/>
              <w:sz w:val="24"/>
              <w:szCs w:val="24"/>
              <w:rtl/>
            </w:rPr>
          </w:rPrChange>
        </w:rPr>
        <w:tab/>
        <w:t>-</w:t>
      </w:r>
      <w:r w:rsidRPr="000748C0">
        <w:rPr>
          <w:color w:val="000000"/>
          <w:sz w:val="24"/>
          <w:szCs w:val="24"/>
          <w:rtl/>
          <w:rPrChange w:id="191" w:author="Meryl Etman" w:date="2020-03-25T10:10:00Z">
            <w:rPr>
              <w:color w:val="000000"/>
              <w:sz w:val="24"/>
              <w:szCs w:val="24"/>
              <w:rtl/>
            </w:rPr>
          </w:rPrChange>
        </w:rPr>
        <w:tab/>
        <w:t>מלאכת התכנון על היבטיו השונים בקשר להקמת המבנה.</w:t>
      </w:r>
    </w:p>
    <w:p w14:paraId="4C904417" w14:textId="77777777" w:rsidR="00EB5A81" w:rsidRPr="000748C0" w:rsidRDefault="00EB5A81" w:rsidP="00EB5A81">
      <w:pPr>
        <w:tabs>
          <w:tab w:val="left" w:pos="4260"/>
        </w:tabs>
        <w:ind w:left="3880" w:hanging="2940"/>
        <w:jc w:val="both"/>
        <w:rPr>
          <w:color w:val="000000"/>
          <w:sz w:val="24"/>
          <w:szCs w:val="24"/>
          <w:rtl/>
          <w:rPrChange w:id="192" w:author="Meryl Etman" w:date="2020-03-25T10:10:00Z">
            <w:rPr>
              <w:color w:val="000000"/>
              <w:sz w:val="24"/>
              <w:szCs w:val="24"/>
              <w:rtl/>
            </w:rPr>
          </w:rPrChange>
        </w:rPr>
      </w:pPr>
    </w:p>
    <w:p w14:paraId="55910391" w14:textId="77777777" w:rsidR="00EB5A81" w:rsidRPr="000748C0" w:rsidRDefault="00EB5A81" w:rsidP="00EB5A81">
      <w:pPr>
        <w:tabs>
          <w:tab w:val="left" w:pos="3260"/>
        </w:tabs>
        <w:ind w:left="3820" w:hanging="2360"/>
        <w:jc w:val="both"/>
        <w:rPr>
          <w:color w:val="000000"/>
          <w:sz w:val="24"/>
          <w:szCs w:val="24"/>
          <w:rtl/>
          <w:rPrChange w:id="193" w:author="Meryl Etman" w:date="2020-03-25T10:10:00Z">
            <w:rPr>
              <w:color w:val="000000"/>
              <w:sz w:val="24"/>
              <w:szCs w:val="24"/>
              <w:rtl/>
            </w:rPr>
          </w:rPrChange>
        </w:rPr>
      </w:pPr>
      <w:r w:rsidRPr="000748C0">
        <w:rPr>
          <w:bCs/>
          <w:color w:val="000000"/>
          <w:sz w:val="24"/>
          <w:szCs w:val="24"/>
          <w:rtl/>
          <w:rPrChange w:id="194" w:author="Meryl Etman" w:date="2020-03-25T10:10:00Z">
            <w:rPr>
              <w:bCs/>
              <w:color w:val="000000"/>
              <w:sz w:val="24"/>
              <w:szCs w:val="24"/>
              <w:rtl/>
            </w:rPr>
          </w:rPrChange>
        </w:rPr>
        <w:lastRenderedPageBreak/>
        <w:t>"הקבלנים"</w:t>
      </w:r>
      <w:r w:rsidRPr="000748C0">
        <w:rPr>
          <w:color w:val="000000"/>
          <w:sz w:val="24"/>
          <w:szCs w:val="24"/>
          <w:rtl/>
          <w:rPrChange w:id="195" w:author="Meryl Etman" w:date="2020-03-25T10:10:00Z">
            <w:rPr>
              <w:color w:val="000000"/>
              <w:sz w:val="24"/>
              <w:szCs w:val="24"/>
              <w:rtl/>
            </w:rPr>
          </w:rPrChange>
        </w:rPr>
        <w:tab/>
        <w:t>-</w:t>
      </w:r>
      <w:r w:rsidRPr="000748C0">
        <w:rPr>
          <w:color w:val="000000"/>
          <w:sz w:val="24"/>
          <w:szCs w:val="24"/>
          <w:rtl/>
          <w:rPrChange w:id="196" w:author="Meryl Etman" w:date="2020-03-25T10:10:00Z">
            <w:rPr>
              <w:color w:val="000000"/>
              <w:sz w:val="24"/>
              <w:szCs w:val="24"/>
              <w:rtl/>
            </w:rPr>
          </w:rPrChange>
        </w:rPr>
        <w:tab/>
        <w:t>הקבלנים שיעסקו בהקמת המבנה לרבות יצרנים וספקים של חומרים, ציוד, ר</w:t>
      </w:r>
      <w:r w:rsidRPr="000748C0">
        <w:rPr>
          <w:rFonts w:hint="cs"/>
          <w:color w:val="000000"/>
          <w:sz w:val="24"/>
          <w:szCs w:val="24"/>
          <w:rtl/>
          <w:rPrChange w:id="197" w:author="Meryl Etman" w:date="2020-03-25T10:10:00Z">
            <w:rPr>
              <w:rFonts w:hint="cs"/>
              <w:color w:val="000000"/>
              <w:sz w:val="24"/>
              <w:szCs w:val="24"/>
              <w:rtl/>
            </w:rPr>
          </w:rPrChange>
        </w:rPr>
        <w:t>י</w:t>
      </w:r>
      <w:r w:rsidRPr="000748C0">
        <w:rPr>
          <w:color w:val="000000"/>
          <w:sz w:val="24"/>
          <w:szCs w:val="24"/>
          <w:rtl/>
          <w:rPrChange w:id="198" w:author="Meryl Etman" w:date="2020-03-25T10:10:00Z">
            <w:rPr>
              <w:color w:val="000000"/>
              <w:sz w:val="24"/>
              <w:szCs w:val="24"/>
              <w:rtl/>
            </w:rPr>
          </w:rPrChange>
        </w:rPr>
        <w:t>הוט ומערכות המיועדים למבנה.</w:t>
      </w:r>
    </w:p>
    <w:p w14:paraId="3742AA04" w14:textId="77777777" w:rsidR="00EB5A81" w:rsidRPr="000748C0" w:rsidRDefault="00EB5A81" w:rsidP="00EB5A81">
      <w:pPr>
        <w:tabs>
          <w:tab w:val="left" w:pos="4260"/>
        </w:tabs>
        <w:ind w:left="3880" w:hanging="2940"/>
        <w:jc w:val="both"/>
        <w:rPr>
          <w:color w:val="000000"/>
          <w:sz w:val="24"/>
          <w:szCs w:val="24"/>
          <w:rtl/>
          <w:rPrChange w:id="199" w:author="Meryl Etman" w:date="2020-03-25T10:10:00Z">
            <w:rPr>
              <w:color w:val="000000"/>
              <w:sz w:val="24"/>
              <w:szCs w:val="24"/>
              <w:rtl/>
            </w:rPr>
          </w:rPrChange>
        </w:rPr>
      </w:pPr>
    </w:p>
    <w:p w14:paraId="13813B37" w14:textId="77777777" w:rsidR="00EB5A81" w:rsidRPr="000748C0" w:rsidRDefault="00EB5A81" w:rsidP="00EB5A81">
      <w:pPr>
        <w:tabs>
          <w:tab w:val="left" w:pos="3260"/>
        </w:tabs>
        <w:ind w:left="3820" w:hanging="2360"/>
        <w:jc w:val="both"/>
        <w:rPr>
          <w:color w:val="000000"/>
          <w:sz w:val="24"/>
          <w:szCs w:val="24"/>
          <w:rtl/>
          <w:rPrChange w:id="200" w:author="Meryl Etman" w:date="2020-03-25T10:10:00Z">
            <w:rPr>
              <w:color w:val="000000"/>
              <w:sz w:val="24"/>
              <w:szCs w:val="24"/>
              <w:rtl/>
            </w:rPr>
          </w:rPrChange>
        </w:rPr>
      </w:pPr>
      <w:r w:rsidRPr="000748C0">
        <w:rPr>
          <w:bCs/>
          <w:color w:val="000000"/>
          <w:sz w:val="24"/>
          <w:szCs w:val="24"/>
          <w:rtl/>
          <w:rPrChange w:id="201" w:author="Meryl Etman" w:date="2020-03-25T10:10:00Z">
            <w:rPr>
              <w:bCs/>
              <w:color w:val="000000"/>
              <w:sz w:val="24"/>
              <w:szCs w:val="24"/>
              <w:rtl/>
            </w:rPr>
          </w:rPrChange>
        </w:rPr>
        <w:t>"עבודות הבניה"</w:t>
      </w:r>
      <w:r w:rsidRPr="000748C0">
        <w:rPr>
          <w:color w:val="000000"/>
          <w:sz w:val="24"/>
          <w:szCs w:val="24"/>
          <w:rtl/>
          <w:rPrChange w:id="202" w:author="Meryl Etman" w:date="2020-03-25T10:10:00Z">
            <w:rPr>
              <w:color w:val="000000"/>
              <w:sz w:val="24"/>
              <w:szCs w:val="24"/>
              <w:rtl/>
            </w:rPr>
          </w:rPrChange>
        </w:rPr>
        <w:tab/>
        <w:t>-</w:t>
      </w:r>
      <w:r w:rsidRPr="000748C0">
        <w:rPr>
          <w:color w:val="000000"/>
          <w:sz w:val="24"/>
          <w:szCs w:val="24"/>
          <w:rtl/>
          <w:rPrChange w:id="203" w:author="Meryl Etman" w:date="2020-03-25T10:10:00Z">
            <w:rPr>
              <w:color w:val="000000"/>
              <w:sz w:val="24"/>
              <w:szCs w:val="24"/>
              <w:rtl/>
            </w:rPr>
          </w:rPrChange>
        </w:rPr>
        <w:tab/>
        <w:t>עבודות הקמת המבנה.</w:t>
      </w:r>
    </w:p>
    <w:p w14:paraId="5FC965B3" w14:textId="77777777" w:rsidR="00EB5A81" w:rsidRPr="000748C0" w:rsidRDefault="00EB5A81" w:rsidP="00EB5A81">
      <w:pPr>
        <w:tabs>
          <w:tab w:val="left" w:pos="4260"/>
        </w:tabs>
        <w:ind w:left="3880" w:hanging="2940"/>
        <w:jc w:val="both"/>
        <w:rPr>
          <w:color w:val="000000"/>
          <w:sz w:val="24"/>
          <w:szCs w:val="24"/>
          <w:rtl/>
          <w:rPrChange w:id="204" w:author="Meryl Etman" w:date="2020-03-25T10:10:00Z">
            <w:rPr>
              <w:color w:val="000000"/>
              <w:sz w:val="24"/>
              <w:szCs w:val="24"/>
              <w:rtl/>
            </w:rPr>
          </w:rPrChange>
        </w:rPr>
      </w:pPr>
    </w:p>
    <w:p w14:paraId="4C4F711F" w14:textId="77777777" w:rsidR="00EB5A81" w:rsidRPr="000748C0" w:rsidRDefault="00EB5A81" w:rsidP="00EB5A81">
      <w:pPr>
        <w:tabs>
          <w:tab w:val="left" w:pos="3260"/>
        </w:tabs>
        <w:ind w:left="3820" w:hanging="2360"/>
        <w:jc w:val="both"/>
        <w:rPr>
          <w:bCs/>
          <w:color w:val="000000"/>
          <w:sz w:val="24"/>
          <w:szCs w:val="24"/>
          <w:rtl/>
          <w:rPrChange w:id="205" w:author="Meryl Etman" w:date="2020-03-25T10:10:00Z">
            <w:rPr>
              <w:bCs/>
              <w:color w:val="000000"/>
              <w:sz w:val="24"/>
              <w:szCs w:val="24"/>
              <w:rtl/>
            </w:rPr>
          </w:rPrChange>
        </w:rPr>
      </w:pPr>
      <w:r w:rsidRPr="000748C0">
        <w:rPr>
          <w:bCs/>
          <w:color w:val="000000"/>
          <w:sz w:val="24"/>
          <w:szCs w:val="24"/>
          <w:rtl/>
          <w:rPrChange w:id="206" w:author="Meryl Etman" w:date="2020-03-25T10:10:00Z">
            <w:rPr>
              <w:bCs/>
              <w:color w:val="000000"/>
              <w:sz w:val="24"/>
              <w:szCs w:val="24"/>
              <w:rtl/>
            </w:rPr>
          </w:rPrChange>
        </w:rPr>
        <w:t>"האתר"</w:t>
      </w:r>
      <w:r w:rsidRPr="000748C0">
        <w:rPr>
          <w:bCs/>
          <w:color w:val="000000"/>
          <w:sz w:val="24"/>
          <w:szCs w:val="24"/>
          <w:rtl/>
          <w:rPrChange w:id="207" w:author="Meryl Etman" w:date="2020-03-25T10:10:00Z">
            <w:rPr>
              <w:bCs/>
              <w:color w:val="000000"/>
              <w:sz w:val="24"/>
              <w:szCs w:val="24"/>
              <w:rtl/>
            </w:rPr>
          </w:rPrChange>
        </w:rPr>
        <w:tab/>
      </w:r>
      <w:r w:rsidRPr="000748C0">
        <w:rPr>
          <w:b/>
          <w:color w:val="000000"/>
          <w:sz w:val="24"/>
          <w:szCs w:val="24"/>
          <w:rtl/>
          <w:rPrChange w:id="208" w:author="Meryl Etman" w:date="2020-03-25T10:10:00Z">
            <w:rPr>
              <w:b/>
              <w:color w:val="000000"/>
              <w:sz w:val="24"/>
              <w:szCs w:val="24"/>
              <w:rtl/>
            </w:rPr>
          </w:rPrChange>
        </w:rPr>
        <w:t>-</w:t>
      </w:r>
      <w:r w:rsidRPr="000748C0">
        <w:rPr>
          <w:bCs/>
          <w:color w:val="000000"/>
          <w:sz w:val="24"/>
          <w:szCs w:val="24"/>
          <w:rtl/>
          <w:rPrChange w:id="209" w:author="Meryl Etman" w:date="2020-03-25T10:10:00Z">
            <w:rPr>
              <w:bCs/>
              <w:color w:val="000000"/>
              <w:sz w:val="24"/>
              <w:szCs w:val="24"/>
              <w:rtl/>
            </w:rPr>
          </w:rPrChange>
        </w:rPr>
        <w:tab/>
      </w:r>
      <w:r w:rsidRPr="000748C0">
        <w:rPr>
          <w:color w:val="000000"/>
          <w:sz w:val="24"/>
          <w:szCs w:val="24"/>
          <w:rtl/>
          <w:rPrChange w:id="210" w:author="Meryl Etman" w:date="2020-03-25T10:10:00Z">
            <w:rPr>
              <w:color w:val="000000"/>
              <w:sz w:val="24"/>
              <w:szCs w:val="24"/>
              <w:rtl/>
            </w:rPr>
          </w:rPrChange>
        </w:rPr>
        <w:t>מקום ב</w:t>
      </w:r>
      <w:r w:rsidRPr="000748C0">
        <w:rPr>
          <w:rFonts w:hint="cs"/>
          <w:color w:val="000000"/>
          <w:sz w:val="24"/>
          <w:szCs w:val="24"/>
          <w:rtl/>
          <w:rPrChange w:id="211" w:author="Meryl Etman" w:date="2020-03-25T10:10:00Z">
            <w:rPr>
              <w:rFonts w:hint="cs"/>
              <w:color w:val="000000"/>
              <w:sz w:val="24"/>
              <w:szCs w:val="24"/>
              <w:rtl/>
            </w:rPr>
          </w:rPrChange>
        </w:rPr>
        <w:t>י</w:t>
      </w:r>
      <w:r w:rsidRPr="000748C0">
        <w:rPr>
          <w:color w:val="000000"/>
          <w:sz w:val="24"/>
          <w:szCs w:val="24"/>
          <w:rtl/>
          <w:rPrChange w:id="212" w:author="Meryl Etman" w:date="2020-03-25T10:10:00Z">
            <w:rPr>
              <w:color w:val="000000"/>
              <w:sz w:val="24"/>
              <w:szCs w:val="24"/>
              <w:rtl/>
            </w:rPr>
          </w:rPrChange>
        </w:rPr>
        <w:t>צוע עבודות הבניה.</w:t>
      </w:r>
    </w:p>
    <w:p w14:paraId="1EB39E16" w14:textId="77777777" w:rsidR="00EB5A81" w:rsidRPr="000748C0" w:rsidRDefault="00EB5A81" w:rsidP="00EB5A81">
      <w:pPr>
        <w:tabs>
          <w:tab w:val="left" w:pos="4260"/>
        </w:tabs>
        <w:ind w:left="3880" w:hanging="2940"/>
        <w:jc w:val="both"/>
        <w:rPr>
          <w:bCs/>
          <w:color w:val="000000"/>
          <w:sz w:val="24"/>
          <w:szCs w:val="24"/>
          <w:rtl/>
          <w:rPrChange w:id="213" w:author="Meryl Etman" w:date="2020-03-25T10:10:00Z">
            <w:rPr>
              <w:bCs/>
              <w:color w:val="000000"/>
              <w:sz w:val="24"/>
              <w:szCs w:val="24"/>
              <w:rtl/>
            </w:rPr>
          </w:rPrChange>
        </w:rPr>
      </w:pPr>
    </w:p>
    <w:p w14:paraId="6BC47414" w14:textId="77777777" w:rsidR="00EB5A81" w:rsidRPr="000748C0" w:rsidRDefault="00EB5A81" w:rsidP="00EB5A81">
      <w:pPr>
        <w:tabs>
          <w:tab w:val="left" w:pos="3260"/>
        </w:tabs>
        <w:ind w:left="3820" w:hanging="2360"/>
        <w:jc w:val="both"/>
        <w:rPr>
          <w:color w:val="000000"/>
          <w:sz w:val="24"/>
          <w:szCs w:val="24"/>
          <w:rtl/>
          <w:rPrChange w:id="214" w:author="Meryl Etman" w:date="2020-03-25T10:10:00Z">
            <w:rPr>
              <w:color w:val="000000"/>
              <w:sz w:val="24"/>
              <w:szCs w:val="24"/>
              <w:rtl/>
            </w:rPr>
          </w:rPrChange>
        </w:rPr>
      </w:pPr>
      <w:r w:rsidRPr="000748C0">
        <w:rPr>
          <w:bCs/>
          <w:color w:val="000000"/>
          <w:sz w:val="24"/>
          <w:szCs w:val="24"/>
          <w:rtl/>
          <w:rPrChange w:id="215" w:author="Meryl Etman" w:date="2020-03-25T10:10:00Z">
            <w:rPr>
              <w:bCs/>
              <w:color w:val="000000"/>
              <w:sz w:val="24"/>
              <w:szCs w:val="24"/>
              <w:rtl/>
            </w:rPr>
          </w:rPrChange>
        </w:rPr>
        <w:t>"שרותי המפקח"</w:t>
      </w:r>
      <w:r w:rsidRPr="000748C0">
        <w:rPr>
          <w:color w:val="000000"/>
          <w:sz w:val="24"/>
          <w:szCs w:val="24"/>
          <w:rtl/>
          <w:rPrChange w:id="216" w:author="Meryl Etman" w:date="2020-03-25T10:10:00Z">
            <w:rPr>
              <w:color w:val="000000"/>
              <w:sz w:val="24"/>
              <w:szCs w:val="24"/>
              <w:rtl/>
            </w:rPr>
          </w:rPrChange>
        </w:rPr>
        <w:tab/>
        <w:t>-</w:t>
      </w:r>
      <w:r w:rsidRPr="000748C0">
        <w:rPr>
          <w:color w:val="000000"/>
          <w:sz w:val="24"/>
          <w:szCs w:val="24"/>
          <w:rtl/>
          <w:rPrChange w:id="217" w:author="Meryl Etman" w:date="2020-03-25T10:10:00Z">
            <w:rPr>
              <w:color w:val="000000"/>
              <w:sz w:val="24"/>
              <w:szCs w:val="24"/>
              <w:rtl/>
            </w:rPr>
          </w:rPrChange>
        </w:rPr>
        <w:tab/>
        <w:t>הש</w:t>
      </w:r>
      <w:r w:rsidRPr="000748C0">
        <w:rPr>
          <w:rFonts w:hint="cs"/>
          <w:color w:val="000000"/>
          <w:sz w:val="24"/>
          <w:szCs w:val="24"/>
          <w:rtl/>
          <w:rPrChange w:id="218" w:author="Meryl Etman" w:date="2020-03-25T10:10:00Z">
            <w:rPr>
              <w:rFonts w:hint="cs"/>
              <w:color w:val="000000"/>
              <w:sz w:val="24"/>
              <w:szCs w:val="24"/>
              <w:rtl/>
            </w:rPr>
          </w:rPrChange>
        </w:rPr>
        <w:t>י</w:t>
      </w:r>
      <w:r w:rsidRPr="000748C0">
        <w:rPr>
          <w:color w:val="000000"/>
          <w:sz w:val="24"/>
          <w:szCs w:val="24"/>
          <w:rtl/>
          <w:rPrChange w:id="219" w:author="Meryl Etman" w:date="2020-03-25T10:10:00Z">
            <w:rPr>
              <w:color w:val="000000"/>
              <w:sz w:val="24"/>
              <w:szCs w:val="24"/>
              <w:rtl/>
            </w:rPr>
          </w:rPrChange>
        </w:rPr>
        <w:t xml:space="preserve">רותים כמוגדר בסעיף 2.1 להלן וכמפורט בנספחים </w:t>
      </w:r>
      <w:r w:rsidRPr="000748C0">
        <w:rPr>
          <w:b/>
          <w:bCs/>
          <w:color w:val="000000"/>
          <w:sz w:val="24"/>
          <w:szCs w:val="24"/>
          <w:rtl/>
          <w:rPrChange w:id="220" w:author="Meryl Etman" w:date="2020-03-25T10:10:00Z">
            <w:rPr>
              <w:b/>
              <w:bCs/>
              <w:color w:val="000000"/>
              <w:sz w:val="24"/>
              <w:szCs w:val="24"/>
              <w:rtl/>
            </w:rPr>
          </w:rPrChange>
        </w:rPr>
        <w:t>א</w:t>
      </w:r>
      <w:r w:rsidRPr="000748C0">
        <w:rPr>
          <w:rFonts w:hint="cs"/>
          <w:b/>
          <w:bCs/>
          <w:color w:val="000000"/>
          <w:sz w:val="24"/>
          <w:szCs w:val="24"/>
          <w:rtl/>
          <w:rPrChange w:id="221" w:author="Meryl Etman" w:date="2020-03-25T10:10:00Z">
            <w:rPr>
              <w:rFonts w:hint="cs"/>
              <w:b/>
              <w:bCs/>
              <w:color w:val="000000"/>
              <w:sz w:val="24"/>
              <w:szCs w:val="24"/>
              <w:rtl/>
            </w:rPr>
          </w:rPrChange>
        </w:rPr>
        <w:t>'</w:t>
      </w:r>
      <w:r w:rsidRPr="000748C0">
        <w:rPr>
          <w:color w:val="000000"/>
          <w:sz w:val="24"/>
          <w:szCs w:val="24"/>
          <w:rtl/>
          <w:rPrChange w:id="222" w:author="Meryl Etman" w:date="2020-03-25T10:10:00Z">
            <w:rPr>
              <w:color w:val="000000"/>
              <w:sz w:val="24"/>
              <w:szCs w:val="24"/>
              <w:rtl/>
            </w:rPr>
          </w:rPrChange>
        </w:rPr>
        <w:t xml:space="preserve"> ו- </w:t>
      </w:r>
      <w:r w:rsidRPr="000748C0">
        <w:rPr>
          <w:b/>
          <w:bCs/>
          <w:color w:val="000000"/>
          <w:sz w:val="24"/>
          <w:szCs w:val="24"/>
          <w:rtl/>
          <w:rPrChange w:id="223" w:author="Meryl Etman" w:date="2020-03-25T10:10:00Z">
            <w:rPr>
              <w:b/>
              <w:bCs/>
              <w:color w:val="000000"/>
              <w:sz w:val="24"/>
              <w:szCs w:val="24"/>
              <w:rtl/>
            </w:rPr>
          </w:rPrChange>
        </w:rPr>
        <w:t>ב</w:t>
      </w:r>
      <w:r w:rsidRPr="000748C0">
        <w:rPr>
          <w:rFonts w:hint="cs"/>
          <w:color w:val="000000"/>
          <w:sz w:val="24"/>
          <w:szCs w:val="24"/>
          <w:rtl/>
          <w:rPrChange w:id="224" w:author="Meryl Etman" w:date="2020-03-25T10:10:00Z">
            <w:rPr>
              <w:rFonts w:hint="cs"/>
              <w:color w:val="000000"/>
              <w:sz w:val="24"/>
              <w:szCs w:val="24"/>
              <w:rtl/>
            </w:rPr>
          </w:rPrChange>
        </w:rPr>
        <w:t>'</w:t>
      </w:r>
      <w:r w:rsidRPr="000748C0">
        <w:rPr>
          <w:color w:val="000000"/>
          <w:sz w:val="24"/>
          <w:szCs w:val="24"/>
          <w:rtl/>
          <w:rPrChange w:id="225" w:author="Meryl Etman" w:date="2020-03-25T10:10:00Z">
            <w:rPr>
              <w:color w:val="000000"/>
              <w:sz w:val="24"/>
              <w:szCs w:val="24"/>
              <w:rtl/>
            </w:rPr>
          </w:rPrChange>
        </w:rPr>
        <w:t>.</w:t>
      </w:r>
    </w:p>
    <w:p w14:paraId="6AA6050B" w14:textId="77777777" w:rsidR="00EB5A81" w:rsidRPr="000748C0" w:rsidRDefault="00EB5A81" w:rsidP="00EB5A81">
      <w:pPr>
        <w:tabs>
          <w:tab w:val="left" w:pos="3800"/>
        </w:tabs>
        <w:ind w:left="3820" w:hanging="2360"/>
        <w:jc w:val="both"/>
        <w:rPr>
          <w:color w:val="000000"/>
          <w:sz w:val="24"/>
          <w:szCs w:val="24"/>
          <w:rtl/>
          <w:rPrChange w:id="226" w:author="Meryl Etman" w:date="2020-03-25T10:10:00Z">
            <w:rPr>
              <w:color w:val="000000"/>
              <w:sz w:val="24"/>
              <w:szCs w:val="24"/>
              <w:rtl/>
            </w:rPr>
          </w:rPrChange>
        </w:rPr>
      </w:pPr>
    </w:p>
    <w:p w14:paraId="7E1C78D8" w14:textId="77777777" w:rsidR="00EB5A81" w:rsidRPr="000748C0" w:rsidRDefault="00EB5A81" w:rsidP="00EB5A81">
      <w:pPr>
        <w:tabs>
          <w:tab w:val="left" w:pos="3260"/>
        </w:tabs>
        <w:ind w:left="3820" w:hanging="2360"/>
        <w:jc w:val="both"/>
        <w:rPr>
          <w:color w:val="000000"/>
          <w:sz w:val="24"/>
          <w:szCs w:val="24"/>
          <w:rtl/>
          <w:rPrChange w:id="227" w:author="Meryl Etman" w:date="2020-03-25T10:10:00Z">
            <w:rPr>
              <w:color w:val="000000"/>
              <w:sz w:val="24"/>
              <w:szCs w:val="24"/>
              <w:rtl/>
            </w:rPr>
          </w:rPrChange>
        </w:rPr>
      </w:pPr>
      <w:r w:rsidRPr="000748C0">
        <w:rPr>
          <w:bCs/>
          <w:color w:val="000000"/>
          <w:sz w:val="24"/>
          <w:szCs w:val="24"/>
          <w:rtl/>
          <w:rPrChange w:id="228" w:author="Meryl Etman" w:date="2020-03-25T10:10:00Z">
            <w:rPr>
              <w:bCs/>
              <w:color w:val="000000"/>
              <w:sz w:val="24"/>
              <w:szCs w:val="24"/>
              <w:rtl/>
            </w:rPr>
          </w:rPrChange>
        </w:rPr>
        <w:t>"החוזה"</w:t>
      </w:r>
      <w:r w:rsidRPr="000748C0">
        <w:rPr>
          <w:color w:val="000000"/>
          <w:sz w:val="24"/>
          <w:szCs w:val="24"/>
          <w:rtl/>
          <w:rPrChange w:id="229" w:author="Meryl Etman" w:date="2020-03-25T10:10:00Z">
            <w:rPr>
              <w:color w:val="000000"/>
              <w:sz w:val="24"/>
              <w:szCs w:val="24"/>
              <w:rtl/>
            </w:rPr>
          </w:rPrChange>
        </w:rPr>
        <w:tab/>
        <w:t>-</w:t>
      </w:r>
      <w:r w:rsidRPr="000748C0">
        <w:rPr>
          <w:color w:val="000000"/>
          <w:sz w:val="24"/>
          <w:szCs w:val="24"/>
          <w:rtl/>
          <w:rPrChange w:id="230" w:author="Meryl Etman" w:date="2020-03-25T10:10:00Z">
            <w:rPr>
              <w:color w:val="000000"/>
              <w:sz w:val="24"/>
              <w:szCs w:val="24"/>
              <w:rtl/>
            </w:rPr>
          </w:rPrChange>
        </w:rPr>
        <w:tab/>
        <w:t>חוזה זה על נספחיו.</w:t>
      </w:r>
    </w:p>
    <w:p w14:paraId="2554EE5B" w14:textId="77777777" w:rsidR="00EB5A81" w:rsidRPr="000748C0" w:rsidRDefault="00EB5A81" w:rsidP="00EB5A81">
      <w:pPr>
        <w:tabs>
          <w:tab w:val="left" w:pos="4260"/>
        </w:tabs>
        <w:ind w:left="3880" w:hanging="2940"/>
        <w:jc w:val="both"/>
        <w:rPr>
          <w:color w:val="000000"/>
          <w:sz w:val="24"/>
          <w:szCs w:val="24"/>
          <w:rtl/>
          <w:rPrChange w:id="231" w:author="Meryl Etman" w:date="2020-03-25T10:10:00Z">
            <w:rPr>
              <w:color w:val="000000"/>
              <w:sz w:val="24"/>
              <w:szCs w:val="24"/>
              <w:rtl/>
            </w:rPr>
          </w:rPrChange>
        </w:rPr>
      </w:pPr>
    </w:p>
    <w:p w14:paraId="4648E483" w14:textId="77777777" w:rsidR="00EB5A81" w:rsidRPr="000748C0" w:rsidRDefault="00EB5A81" w:rsidP="00EB5A81">
      <w:pPr>
        <w:tabs>
          <w:tab w:val="left" w:pos="3260"/>
        </w:tabs>
        <w:ind w:left="3820" w:hanging="2360"/>
        <w:jc w:val="both"/>
        <w:rPr>
          <w:b/>
          <w:bCs/>
          <w:color w:val="000000"/>
          <w:sz w:val="24"/>
          <w:szCs w:val="24"/>
          <w:rtl/>
          <w:rPrChange w:id="232" w:author="Meryl Etman" w:date="2020-03-25T10:10:00Z">
            <w:rPr>
              <w:b/>
              <w:bCs/>
              <w:color w:val="000000"/>
              <w:sz w:val="24"/>
              <w:szCs w:val="24"/>
              <w:rtl/>
            </w:rPr>
          </w:rPrChange>
        </w:rPr>
      </w:pPr>
      <w:r w:rsidRPr="000748C0">
        <w:rPr>
          <w:b/>
          <w:bCs/>
          <w:color w:val="000000"/>
          <w:sz w:val="24"/>
          <w:szCs w:val="24"/>
          <w:rtl/>
          <w:rPrChange w:id="233" w:author="Meryl Etman" w:date="2020-03-25T10:10:00Z">
            <w:rPr>
              <w:b/>
              <w:bCs/>
              <w:color w:val="000000"/>
              <w:sz w:val="24"/>
              <w:szCs w:val="24"/>
              <w:rtl/>
            </w:rPr>
          </w:rPrChange>
        </w:rPr>
        <w:t>"הרשות המקומית"</w:t>
      </w:r>
      <w:r w:rsidRPr="000748C0">
        <w:rPr>
          <w:rFonts w:hint="cs"/>
          <w:color w:val="000000"/>
          <w:sz w:val="24"/>
          <w:szCs w:val="24"/>
          <w:rtl/>
          <w:rPrChange w:id="234" w:author="Meryl Etman" w:date="2020-03-25T10:10:00Z">
            <w:rPr>
              <w:rFonts w:hint="cs"/>
              <w:color w:val="000000"/>
              <w:sz w:val="24"/>
              <w:szCs w:val="24"/>
              <w:rtl/>
            </w:rPr>
          </w:rPrChange>
        </w:rPr>
        <w:t xml:space="preserve"> </w:t>
      </w:r>
      <w:r w:rsidRPr="000748C0">
        <w:rPr>
          <w:color w:val="000000"/>
          <w:sz w:val="24"/>
          <w:szCs w:val="24"/>
          <w:rtl/>
          <w:rPrChange w:id="235" w:author="Meryl Etman" w:date="2020-03-25T10:10:00Z">
            <w:rPr>
              <w:color w:val="000000"/>
              <w:sz w:val="24"/>
              <w:szCs w:val="24"/>
              <w:rtl/>
            </w:rPr>
          </w:rPrChange>
        </w:rPr>
        <w:t>-</w:t>
      </w:r>
      <w:r w:rsidRPr="000748C0">
        <w:rPr>
          <w:color w:val="000000"/>
          <w:sz w:val="24"/>
          <w:szCs w:val="24"/>
          <w:rtl/>
          <w:rPrChange w:id="236" w:author="Meryl Etman" w:date="2020-03-25T10:10:00Z">
            <w:rPr>
              <w:color w:val="000000"/>
              <w:sz w:val="24"/>
              <w:szCs w:val="24"/>
              <w:rtl/>
            </w:rPr>
          </w:rPrChange>
        </w:rPr>
        <w:tab/>
        <w:t xml:space="preserve">כמפורט בנספח </w:t>
      </w:r>
      <w:r w:rsidRPr="000748C0">
        <w:rPr>
          <w:b/>
          <w:bCs/>
          <w:color w:val="000000"/>
          <w:sz w:val="24"/>
          <w:szCs w:val="24"/>
          <w:rtl/>
          <w:rPrChange w:id="237" w:author="Meryl Etman" w:date="2020-03-25T10:10:00Z">
            <w:rPr>
              <w:b/>
              <w:bCs/>
              <w:color w:val="000000"/>
              <w:sz w:val="24"/>
              <w:szCs w:val="24"/>
              <w:rtl/>
            </w:rPr>
          </w:rPrChange>
        </w:rPr>
        <w:t>א</w:t>
      </w:r>
      <w:r w:rsidRPr="000748C0">
        <w:rPr>
          <w:rFonts w:hint="cs"/>
          <w:color w:val="000000"/>
          <w:sz w:val="24"/>
          <w:szCs w:val="24"/>
          <w:rtl/>
          <w:rPrChange w:id="238" w:author="Meryl Etman" w:date="2020-03-25T10:10:00Z">
            <w:rPr>
              <w:rFonts w:hint="cs"/>
              <w:color w:val="000000"/>
              <w:sz w:val="24"/>
              <w:szCs w:val="24"/>
              <w:rtl/>
            </w:rPr>
          </w:rPrChange>
        </w:rPr>
        <w:t>'</w:t>
      </w:r>
      <w:r w:rsidRPr="000748C0">
        <w:rPr>
          <w:color w:val="000000"/>
          <w:sz w:val="24"/>
          <w:szCs w:val="24"/>
          <w:rtl/>
          <w:rPrChange w:id="239" w:author="Meryl Etman" w:date="2020-03-25T10:10:00Z">
            <w:rPr>
              <w:color w:val="000000"/>
              <w:sz w:val="24"/>
              <w:szCs w:val="24"/>
              <w:rtl/>
            </w:rPr>
          </w:rPrChange>
        </w:rPr>
        <w:t>.</w:t>
      </w:r>
    </w:p>
    <w:p w14:paraId="75734C0E" w14:textId="77777777" w:rsidR="00EB5A81" w:rsidRPr="000748C0" w:rsidRDefault="00EB5A81" w:rsidP="00EB5A81">
      <w:pPr>
        <w:tabs>
          <w:tab w:val="left" w:pos="4260"/>
        </w:tabs>
        <w:ind w:left="4580" w:hanging="2940"/>
        <w:jc w:val="both"/>
        <w:rPr>
          <w:color w:val="000000"/>
          <w:sz w:val="24"/>
          <w:szCs w:val="24"/>
          <w:rtl/>
          <w:rPrChange w:id="240" w:author="Meryl Etman" w:date="2020-03-25T10:10:00Z">
            <w:rPr>
              <w:color w:val="000000"/>
              <w:sz w:val="24"/>
              <w:szCs w:val="24"/>
              <w:rtl/>
            </w:rPr>
          </w:rPrChange>
        </w:rPr>
      </w:pPr>
    </w:p>
    <w:p w14:paraId="6339A673" w14:textId="77777777" w:rsidR="00EB5A81" w:rsidRPr="000748C0" w:rsidRDefault="00EB5A81" w:rsidP="00EB5A81">
      <w:pPr>
        <w:pStyle w:val="2"/>
        <w:keepNext w:val="0"/>
        <w:numPr>
          <w:ilvl w:val="1"/>
          <w:numId w:val="15"/>
        </w:numPr>
        <w:tabs>
          <w:tab w:val="left" w:pos="1440"/>
        </w:tabs>
        <w:ind w:left="1460"/>
        <w:jc w:val="both"/>
        <w:rPr>
          <w:b/>
          <w:bCs w:val="0"/>
          <w:sz w:val="24"/>
          <w:rPrChange w:id="241" w:author="Meryl Etman" w:date="2020-03-25T10:10:00Z">
            <w:rPr>
              <w:b/>
              <w:bCs w:val="0"/>
              <w:sz w:val="24"/>
            </w:rPr>
          </w:rPrChange>
        </w:rPr>
      </w:pPr>
      <w:r w:rsidRPr="000748C0">
        <w:rPr>
          <w:rFonts w:hint="cs"/>
          <w:b/>
          <w:bCs w:val="0"/>
          <w:sz w:val="24"/>
          <w:rtl/>
          <w:rPrChange w:id="242" w:author="Meryl Etman" w:date="2020-03-25T10:10:00Z">
            <w:rPr>
              <w:rFonts w:hint="cs"/>
              <w:b/>
              <w:bCs w:val="0"/>
              <w:sz w:val="24"/>
              <w:rtl/>
            </w:rPr>
          </w:rPrChange>
        </w:rPr>
        <w:t xml:space="preserve">המבוא לחוזה זה, מהווה חלק בלתי נפרד הימנו. </w:t>
      </w:r>
    </w:p>
    <w:p w14:paraId="35B3833D" w14:textId="77777777" w:rsidR="00EB5A81" w:rsidRPr="000748C0" w:rsidRDefault="00EB5A81" w:rsidP="00EB5A81">
      <w:pPr>
        <w:pStyle w:val="2"/>
        <w:ind w:left="1460"/>
        <w:jc w:val="both"/>
        <w:rPr>
          <w:b/>
          <w:bCs w:val="0"/>
          <w:sz w:val="24"/>
          <w:rPrChange w:id="243" w:author="Meryl Etman" w:date="2020-03-25T10:10:00Z">
            <w:rPr>
              <w:b/>
              <w:bCs w:val="0"/>
              <w:sz w:val="24"/>
            </w:rPr>
          </w:rPrChange>
        </w:rPr>
      </w:pPr>
    </w:p>
    <w:p w14:paraId="42BE7F7F" w14:textId="77777777" w:rsidR="00EB5A81" w:rsidRPr="000748C0" w:rsidRDefault="00EB5A81" w:rsidP="00EB5A81">
      <w:pPr>
        <w:pStyle w:val="2"/>
        <w:keepNext w:val="0"/>
        <w:numPr>
          <w:ilvl w:val="1"/>
          <w:numId w:val="15"/>
        </w:numPr>
        <w:tabs>
          <w:tab w:val="left" w:pos="1440"/>
        </w:tabs>
        <w:ind w:left="1460"/>
        <w:jc w:val="both"/>
        <w:rPr>
          <w:b/>
          <w:bCs w:val="0"/>
          <w:sz w:val="24"/>
          <w:rPrChange w:id="244" w:author="Meryl Etman" w:date="2020-03-25T10:10:00Z">
            <w:rPr>
              <w:b/>
              <w:bCs w:val="0"/>
              <w:sz w:val="24"/>
            </w:rPr>
          </w:rPrChange>
        </w:rPr>
      </w:pPr>
      <w:r w:rsidRPr="000748C0">
        <w:rPr>
          <w:rFonts w:hint="cs"/>
          <w:b/>
          <w:bCs w:val="0"/>
          <w:sz w:val="24"/>
          <w:rtl/>
          <w:rPrChange w:id="245" w:author="Meryl Etman" w:date="2020-03-25T10:10:00Z">
            <w:rPr>
              <w:rFonts w:hint="cs"/>
              <w:b/>
              <w:bCs w:val="0"/>
              <w:sz w:val="24"/>
              <w:rtl/>
            </w:rPr>
          </w:rPrChange>
        </w:rPr>
        <w:t>כותרות הסעיפים בחוזה זה מובאות לנוחיות ההתמצאות בלבד. הן אינן מהוות חלק מהחוזה ולא ישמשו לצרכי פירושו</w:t>
      </w:r>
      <w:r w:rsidRPr="000748C0">
        <w:rPr>
          <w:b/>
          <w:bCs w:val="0"/>
          <w:sz w:val="24"/>
          <w:rtl/>
          <w:rPrChange w:id="246" w:author="Meryl Etman" w:date="2020-03-25T10:10:00Z">
            <w:rPr>
              <w:b/>
              <w:bCs w:val="0"/>
              <w:sz w:val="24"/>
              <w:rtl/>
            </w:rPr>
          </w:rPrChange>
        </w:rPr>
        <w:t>.</w:t>
      </w:r>
    </w:p>
    <w:p w14:paraId="212DF7CA" w14:textId="77777777" w:rsidR="00EB5A81" w:rsidRPr="000748C0" w:rsidRDefault="00EB5A81" w:rsidP="00EB5A81">
      <w:pPr>
        <w:pStyle w:val="2"/>
        <w:ind w:left="1440"/>
        <w:jc w:val="both"/>
        <w:rPr>
          <w:b/>
          <w:bCs w:val="0"/>
          <w:sz w:val="24"/>
          <w:rtl/>
          <w:rPrChange w:id="247" w:author="Meryl Etman" w:date="2020-03-25T10:10:00Z">
            <w:rPr>
              <w:b/>
              <w:bCs w:val="0"/>
              <w:sz w:val="24"/>
              <w:rtl/>
            </w:rPr>
          </w:rPrChange>
        </w:rPr>
      </w:pPr>
    </w:p>
    <w:p w14:paraId="7B87D340" w14:textId="77777777" w:rsidR="00EB5A81" w:rsidRPr="000748C0" w:rsidRDefault="00EB5A81" w:rsidP="00EB5A81">
      <w:pPr>
        <w:pStyle w:val="2"/>
        <w:keepNext w:val="0"/>
        <w:numPr>
          <w:ilvl w:val="1"/>
          <w:numId w:val="15"/>
        </w:numPr>
        <w:tabs>
          <w:tab w:val="left" w:pos="1440"/>
        </w:tabs>
        <w:ind w:left="1460"/>
        <w:jc w:val="both"/>
        <w:rPr>
          <w:b/>
          <w:bCs w:val="0"/>
          <w:sz w:val="24"/>
          <w:rPrChange w:id="248" w:author="Meryl Etman" w:date="2020-03-25T10:10:00Z">
            <w:rPr>
              <w:b/>
              <w:bCs w:val="0"/>
              <w:sz w:val="24"/>
            </w:rPr>
          </w:rPrChange>
        </w:rPr>
      </w:pPr>
      <w:r w:rsidRPr="000748C0">
        <w:rPr>
          <w:rFonts w:hint="cs"/>
          <w:b/>
          <w:bCs w:val="0"/>
          <w:sz w:val="24"/>
          <w:rtl/>
          <w:rPrChange w:id="249" w:author="Meryl Etman" w:date="2020-03-25T10:10:00Z">
            <w:rPr>
              <w:rFonts w:hint="cs"/>
              <w:b/>
              <w:bCs w:val="0"/>
              <w:sz w:val="24"/>
              <w:rtl/>
            </w:rPr>
          </w:rPrChange>
        </w:rPr>
        <w:t>לחוזה זה מצורפים כחלק בלתי נפרד הימנו הנספחים המפורטים, להלן:</w:t>
      </w:r>
    </w:p>
    <w:p w14:paraId="24C03A68" w14:textId="77777777" w:rsidR="00EB5A81" w:rsidRPr="000748C0" w:rsidRDefault="00EB5A81" w:rsidP="00EB5A81">
      <w:pPr>
        <w:pStyle w:val="24"/>
        <w:rPr>
          <w:b/>
          <w:sz w:val="24"/>
          <w:szCs w:val="24"/>
          <w:rtl/>
          <w:rPrChange w:id="250" w:author="Meryl Etman" w:date="2020-03-25T10:10:00Z">
            <w:rPr>
              <w:b/>
              <w:sz w:val="24"/>
              <w:szCs w:val="24"/>
              <w:rtl/>
            </w:rPr>
          </w:rPrChange>
        </w:rPr>
      </w:pPr>
    </w:p>
    <w:p w14:paraId="7D8D80DE" w14:textId="77777777" w:rsidR="00EB5A81" w:rsidRPr="000748C0" w:rsidRDefault="00EB5A81" w:rsidP="00EB5A81">
      <w:pPr>
        <w:pStyle w:val="2"/>
        <w:ind w:left="1440"/>
        <w:jc w:val="both"/>
        <w:rPr>
          <w:b/>
          <w:bCs w:val="0"/>
          <w:sz w:val="24"/>
          <w:rtl/>
          <w:rPrChange w:id="251" w:author="Meryl Etman" w:date="2020-03-25T10:10:00Z">
            <w:rPr>
              <w:b/>
              <w:bCs w:val="0"/>
              <w:sz w:val="24"/>
              <w:rtl/>
            </w:rPr>
          </w:rPrChange>
        </w:rPr>
      </w:pPr>
      <w:r w:rsidRPr="000748C0">
        <w:rPr>
          <w:rFonts w:hint="cs"/>
          <w:b/>
          <w:bCs w:val="0"/>
          <w:sz w:val="24"/>
          <w:rtl/>
          <w:rPrChange w:id="252" w:author="Meryl Etman" w:date="2020-03-25T10:10:00Z">
            <w:rPr>
              <w:rFonts w:hint="cs"/>
              <w:b/>
              <w:bCs w:val="0"/>
              <w:sz w:val="24"/>
              <w:rtl/>
            </w:rPr>
          </w:rPrChange>
        </w:rPr>
        <w:t xml:space="preserve">נספח א' - </w:t>
      </w:r>
      <w:r w:rsidRPr="000748C0">
        <w:rPr>
          <w:rFonts w:hint="cs"/>
          <w:b/>
          <w:bCs w:val="0"/>
          <w:sz w:val="24"/>
          <w:rtl/>
          <w:rPrChange w:id="253" w:author="Meryl Etman" w:date="2020-03-25T10:10:00Z">
            <w:rPr>
              <w:rFonts w:hint="cs"/>
              <w:b/>
              <w:bCs w:val="0"/>
              <w:sz w:val="24"/>
              <w:rtl/>
            </w:rPr>
          </w:rPrChange>
        </w:rPr>
        <w:tab/>
        <w:t>הגדרות;</w:t>
      </w:r>
    </w:p>
    <w:p w14:paraId="3895C3BA" w14:textId="77777777" w:rsidR="00EB5A81" w:rsidRPr="000748C0" w:rsidRDefault="00EB5A81" w:rsidP="00EB5A81">
      <w:pPr>
        <w:pStyle w:val="2"/>
        <w:ind w:left="1440"/>
        <w:jc w:val="both"/>
        <w:rPr>
          <w:b/>
          <w:bCs w:val="0"/>
          <w:sz w:val="24"/>
          <w:rtl/>
          <w:rPrChange w:id="254" w:author="Meryl Etman" w:date="2020-03-25T10:10:00Z">
            <w:rPr>
              <w:b/>
              <w:bCs w:val="0"/>
              <w:sz w:val="24"/>
              <w:rtl/>
            </w:rPr>
          </w:rPrChange>
        </w:rPr>
      </w:pPr>
      <w:r w:rsidRPr="000748C0">
        <w:rPr>
          <w:rFonts w:hint="cs"/>
          <w:b/>
          <w:bCs w:val="0"/>
          <w:sz w:val="24"/>
          <w:rtl/>
          <w:rPrChange w:id="255" w:author="Meryl Etman" w:date="2020-03-25T10:10:00Z">
            <w:rPr>
              <w:rFonts w:hint="cs"/>
              <w:b/>
              <w:bCs w:val="0"/>
              <w:sz w:val="24"/>
              <w:rtl/>
            </w:rPr>
          </w:rPrChange>
        </w:rPr>
        <w:t xml:space="preserve">נספח ב' - </w:t>
      </w:r>
      <w:r w:rsidRPr="000748C0">
        <w:rPr>
          <w:rFonts w:hint="cs"/>
          <w:b/>
          <w:bCs w:val="0"/>
          <w:sz w:val="24"/>
          <w:rtl/>
          <w:rPrChange w:id="256" w:author="Meryl Etman" w:date="2020-03-25T10:10:00Z">
            <w:rPr>
              <w:rFonts w:hint="cs"/>
              <w:b/>
              <w:bCs w:val="0"/>
              <w:sz w:val="24"/>
              <w:rtl/>
            </w:rPr>
          </w:rPrChange>
        </w:rPr>
        <w:tab/>
        <w:t>שירותי המפקח;</w:t>
      </w:r>
    </w:p>
    <w:p w14:paraId="648292CE" w14:textId="77777777" w:rsidR="00EB5A81" w:rsidRPr="000748C0" w:rsidRDefault="00EB5A81" w:rsidP="00EB5A81">
      <w:pPr>
        <w:pStyle w:val="2"/>
        <w:ind w:left="1440"/>
        <w:jc w:val="both"/>
        <w:rPr>
          <w:b/>
          <w:bCs w:val="0"/>
          <w:sz w:val="24"/>
          <w:rtl/>
          <w:rPrChange w:id="257" w:author="Meryl Etman" w:date="2020-03-25T10:10:00Z">
            <w:rPr>
              <w:b/>
              <w:bCs w:val="0"/>
              <w:sz w:val="24"/>
              <w:rtl/>
            </w:rPr>
          </w:rPrChange>
        </w:rPr>
      </w:pPr>
      <w:r w:rsidRPr="000748C0">
        <w:rPr>
          <w:rFonts w:hint="cs"/>
          <w:b/>
          <w:bCs w:val="0"/>
          <w:sz w:val="24"/>
          <w:rtl/>
          <w:rPrChange w:id="258" w:author="Meryl Etman" w:date="2020-03-25T10:10:00Z">
            <w:rPr>
              <w:rFonts w:hint="cs"/>
              <w:b/>
              <w:bCs w:val="0"/>
              <w:sz w:val="24"/>
              <w:rtl/>
            </w:rPr>
          </w:rPrChange>
        </w:rPr>
        <w:t xml:space="preserve">נספח ב'1 - </w:t>
      </w:r>
      <w:r w:rsidRPr="000748C0">
        <w:rPr>
          <w:rFonts w:hint="cs"/>
          <w:b/>
          <w:bCs w:val="0"/>
          <w:sz w:val="24"/>
          <w:rtl/>
          <w:rPrChange w:id="259" w:author="Meryl Etman" w:date="2020-03-25T10:10:00Z">
            <w:rPr>
              <w:rFonts w:hint="cs"/>
              <w:b/>
              <w:bCs w:val="0"/>
              <w:sz w:val="24"/>
              <w:rtl/>
            </w:rPr>
          </w:rPrChange>
        </w:rPr>
        <w:tab/>
        <w:t>אישור סיום עבודות בדירה;</w:t>
      </w:r>
    </w:p>
    <w:p w14:paraId="0046D9AF" w14:textId="77777777" w:rsidR="00EB5A81" w:rsidRPr="000748C0" w:rsidRDefault="00EB5A81" w:rsidP="00EB5A81">
      <w:pPr>
        <w:pStyle w:val="2"/>
        <w:ind w:left="1440"/>
        <w:jc w:val="both"/>
        <w:rPr>
          <w:b/>
          <w:bCs w:val="0"/>
          <w:sz w:val="24"/>
          <w:rtl/>
          <w:rPrChange w:id="260" w:author="Meryl Etman" w:date="2020-03-25T10:10:00Z">
            <w:rPr>
              <w:b/>
              <w:bCs w:val="0"/>
              <w:sz w:val="24"/>
              <w:rtl/>
            </w:rPr>
          </w:rPrChange>
        </w:rPr>
      </w:pPr>
      <w:r w:rsidRPr="000748C0">
        <w:rPr>
          <w:rFonts w:hint="cs"/>
          <w:b/>
          <w:bCs w:val="0"/>
          <w:sz w:val="24"/>
          <w:rtl/>
          <w:rPrChange w:id="261" w:author="Meryl Etman" w:date="2020-03-25T10:10:00Z">
            <w:rPr>
              <w:rFonts w:hint="cs"/>
              <w:b/>
              <w:bCs w:val="0"/>
              <w:sz w:val="24"/>
              <w:rtl/>
            </w:rPr>
          </w:rPrChange>
        </w:rPr>
        <w:t xml:space="preserve">נספח ב'2 - </w:t>
      </w:r>
      <w:r w:rsidRPr="000748C0">
        <w:rPr>
          <w:rFonts w:hint="cs"/>
          <w:b/>
          <w:bCs w:val="0"/>
          <w:sz w:val="24"/>
          <w:rtl/>
          <w:rPrChange w:id="262" w:author="Meryl Etman" w:date="2020-03-25T10:10:00Z">
            <w:rPr>
              <w:rFonts w:hint="cs"/>
              <w:b/>
              <w:bCs w:val="0"/>
              <w:sz w:val="24"/>
              <w:rtl/>
            </w:rPr>
          </w:rPrChange>
        </w:rPr>
        <w:tab/>
        <w:t>אישור סיום עבודות ברכוש המשותף;</w:t>
      </w:r>
    </w:p>
    <w:p w14:paraId="3919B0D1" w14:textId="77777777" w:rsidR="00EB5A81" w:rsidRPr="000748C0" w:rsidRDefault="00EB5A81" w:rsidP="00EB5A81">
      <w:pPr>
        <w:pStyle w:val="2"/>
        <w:ind w:left="1440"/>
        <w:jc w:val="both"/>
        <w:rPr>
          <w:b/>
          <w:bCs w:val="0"/>
          <w:sz w:val="24"/>
          <w:rtl/>
          <w:rPrChange w:id="263" w:author="Meryl Etman" w:date="2020-03-25T10:10:00Z">
            <w:rPr>
              <w:b/>
              <w:bCs w:val="0"/>
              <w:sz w:val="24"/>
              <w:rtl/>
            </w:rPr>
          </w:rPrChange>
        </w:rPr>
      </w:pPr>
      <w:r w:rsidRPr="000748C0">
        <w:rPr>
          <w:rFonts w:hint="cs"/>
          <w:b/>
          <w:bCs w:val="0"/>
          <w:sz w:val="24"/>
          <w:rtl/>
          <w:rPrChange w:id="264" w:author="Meryl Etman" w:date="2020-03-25T10:10:00Z">
            <w:rPr>
              <w:rFonts w:hint="cs"/>
              <w:b/>
              <w:bCs w:val="0"/>
              <w:sz w:val="24"/>
              <w:rtl/>
            </w:rPr>
          </w:rPrChange>
        </w:rPr>
        <w:t xml:space="preserve">נספח ג' - </w:t>
      </w:r>
      <w:r w:rsidRPr="000748C0">
        <w:rPr>
          <w:rFonts w:hint="cs"/>
          <w:b/>
          <w:bCs w:val="0"/>
          <w:sz w:val="24"/>
          <w:rtl/>
          <w:rPrChange w:id="265" w:author="Meryl Etman" w:date="2020-03-25T10:10:00Z">
            <w:rPr>
              <w:rFonts w:hint="cs"/>
              <w:b/>
              <w:bCs w:val="0"/>
              <w:sz w:val="24"/>
              <w:rtl/>
            </w:rPr>
          </w:rPrChange>
        </w:rPr>
        <w:tab/>
        <w:t>נוהל הבטחת איכות ופיקוח באמצעות המפקח;</w:t>
      </w:r>
    </w:p>
    <w:p w14:paraId="29A11C25" w14:textId="77777777" w:rsidR="00EB5A81" w:rsidRPr="000748C0" w:rsidRDefault="00EB5A81" w:rsidP="00EB5A81">
      <w:pPr>
        <w:pStyle w:val="2"/>
        <w:ind w:left="1440"/>
        <w:jc w:val="both"/>
        <w:rPr>
          <w:b/>
          <w:bCs w:val="0"/>
          <w:sz w:val="24"/>
          <w:rtl/>
          <w:rPrChange w:id="266" w:author="Meryl Etman" w:date="2020-03-25T10:10:00Z">
            <w:rPr>
              <w:b/>
              <w:bCs w:val="0"/>
              <w:sz w:val="24"/>
              <w:rtl/>
            </w:rPr>
          </w:rPrChange>
        </w:rPr>
      </w:pPr>
      <w:r w:rsidRPr="000748C0">
        <w:rPr>
          <w:rFonts w:hint="cs"/>
          <w:b/>
          <w:bCs w:val="0"/>
          <w:sz w:val="24"/>
          <w:rtl/>
          <w:rPrChange w:id="267" w:author="Meryl Etman" w:date="2020-03-25T10:10:00Z">
            <w:rPr>
              <w:rFonts w:hint="cs"/>
              <w:b/>
              <w:bCs w:val="0"/>
              <w:sz w:val="24"/>
              <w:rtl/>
            </w:rPr>
          </w:rPrChange>
        </w:rPr>
        <w:t xml:space="preserve">נספח ד' - </w:t>
      </w:r>
      <w:r w:rsidRPr="000748C0">
        <w:rPr>
          <w:rFonts w:hint="cs"/>
          <w:b/>
          <w:bCs w:val="0"/>
          <w:sz w:val="24"/>
          <w:rtl/>
          <w:rPrChange w:id="268" w:author="Meryl Etman" w:date="2020-03-25T10:10:00Z">
            <w:rPr>
              <w:rFonts w:hint="cs"/>
              <w:b/>
              <w:bCs w:val="0"/>
              <w:sz w:val="24"/>
              <w:rtl/>
            </w:rPr>
          </w:rPrChange>
        </w:rPr>
        <w:tab/>
        <w:t>לוח זמנים ושלבי עבודה;</w:t>
      </w:r>
    </w:p>
    <w:p w14:paraId="24C16D9E" w14:textId="77777777" w:rsidR="00EB5A81" w:rsidRPr="000748C0" w:rsidRDefault="00EB5A81" w:rsidP="00EB5A81">
      <w:pPr>
        <w:pStyle w:val="2"/>
        <w:ind w:left="1440"/>
        <w:jc w:val="both"/>
        <w:rPr>
          <w:b/>
          <w:bCs w:val="0"/>
          <w:sz w:val="24"/>
          <w:rtl/>
          <w:rPrChange w:id="269" w:author="Meryl Etman" w:date="2020-03-25T10:10:00Z">
            <w:rPr>
              <w:b/>
              <w:bCs w:val="0"/>
              <w:sz w:val="24"/>
              <w:rtl/>
            </w:rPr>
          </w:rPrChange>
        </w:rPr>
      </w:pPr>
      <w:r w:rsidRPr="000748C0">
        <w:rPr>
          <w:rFonts w:hint="cs"/>
          <w:b/>
          <w:bCs w:val="0"/>
          <w:sz w:val="24"/>
          <w:rtl/>
          <w:rPrChange w:id="270" w:author="Meryl Etman" w:date="2020-03-25T10:10:00Z">
            <w:rPr>
              <w:rFonts w:hint="cs"/>
              <w:b/>
              <w:bCs w:val="0"/>
              <w:sz w:val="24"/>
              <w:rtl/>
            </w:rPr>
          </w:rPrChange>
        </w:rPr>
        <w:t xml:space="preserve">נספח ה' - </w:t>
      </w:r>
      <w:r w:rsidRPr="000748C0">
        <w:rPr>
          <w:rFonts w:hint="cs"/>
          <w:b/>
          <w:bCs w:val="0"/>
          <w:sz w:val="24"/>
          <w:rtl/>
          <w:rPrChange w:id="271" w:author="Meryl Etman" w:date="2020-03-25T10:10:00Z">
            <w:rPr>
              <w:rFonts w:hint="cs"/>
              <w:b/>
              <w:bCs w:val="0"/>
              <w:sz w:val="24"/>
              <w:rtl/>
            </w:rPr>
          </w:rPrChange>
        </w:rPr>
        <w:tab/>
        <w:t>שכר המפקח;</w:t>
      </w:r>
    </w:p>
    <w:p w14:paraId="2B970664" w14:textId="77777777" w:rsidR="00EB5A81" w:rsidRPr="000748C0" w:rsidRDefault="00EB5A81" w:rsidP="00EB5A81">
      <w:pPr>
        <w:pStyle w:val="2"/>
        <w:ind w:left="1440"/>
        <w:jc w:val="both"/>
        <w:rPr>
          <w:b/>
          <w:bCs w:val="0"/>
          <w:sz w:val="24"/>
          <w:rtl/>
          <w:rPrChange w:id="272" w:author="Meryl Etman" w:date="2020-03-25T10:10:00Z">
            <w:rPr>
              <w:b/>
              <w:bCs w:val="0"/>
              <w:sz w:val="24"/>
              <w:rtl/>
            </w:rPr>
          </w:rPrChange>
        </w:rPr>
      </w:pPr>
      <w:r w:rsidRPr="000748C0">
        <w:rPr>
          <w:rFonts w:hint="cs"/>
          <w:b/>
          <w:bCs w:val="0"/>
          <w:sz w:val="24"/>
          <w:rtl/>
          <w:rPrChange w:id="273" w:author="Meryl Etman" w:date="2020-03-25T10:10:00Z">
            <w:rPr>
              <w:rFonts w:hint="cs"/>
              <w:b/>
              <w:bCs w:val="0"/>
              <w:sz w:val="24"/>
              <w:rtl/>
            </w:rPr>
          </w:rPrChange>
        </w:rPr>
        <w:t xml:space="preserve">נספח ו' - </w:t>
      </w:r>
      <w:r w:rsidRPr="000748C0">
        <w:rPr>
          <w:rFonts w:hint="cs"/>
          <w:b/>
          <w:bCs w:val="0"/>
          <w:sz w:val="24"/>
          <w:rtl/>
          <w:rPrChange w:id="274" w:author="Meryl Etman" w:date="2020-03-25T10:10:00Z">
            <w:rPr>
              <w:rFonts w:hint="cs"/>
              <w:b/>
              <w:bCs w:val="0"/>
              <w:sz w:val="24"/>
              <w:rtl/>
            </w:rPr>
          </w:rPrChange>
        </w:rPr>
        <w:tab/>
        <w:t>שלבי תשלום;</w:t>
      </w:r>
    </w:p>
    <w:p w14:paraId="5BDCE273" w14:textId="77777777" w:rsidR="00EB5A81" w:rsidRPr="000748C0" w:rsidRDefault="00EB5A81" w:rsidP="00EB5A81">
      <w:pPr>
        <w:pStyle w:val="2"/>
        <w:ind w:left="1440"/>
        <w:jc w:val="both"/>
        <w:rPr>
          <w:b/>
          <w:bCs w:val="0"/>
          <w:sz w:val="24"/>
          <w:rtl/>
          <w:rPrChange w:id="275" w:author="Meryl Etman" w:date="2020-03-25T10:10:00Z">
            <w:rPr>
              <w:b/>
              <w:bCs w:val="0"/>
              <w:sz w:val="24"/>
              <w:rtl/>
            </w:rPr>
          </w:rPrChange>
        </w:rPr>
      </w:pPr>
      <w:r w:rsidRPr="000748C0">
        <w:rPr>
          <w:rFonts w:hint="cs"/>
          <w:b/>
          <w:bCs w:val="0"/>
          <w:sz w:val="24"/>
          <w:rtl/>
          <w:rPrChange w:id="276" w:author="Meryl Etman" w:date="2020-03-25T10:10:00Z">
            <w:rPr>
              <w:rFonts w:hint="cs"/>
              <w:b/>
              <w:bCs w:val="0"/>
              <w:sz w:val="24"/>
              <w:rtl/>
            </w:rPr>
          </w:rPrChange>
        </w:rPr>
        <w:t xml:space="preserve">נספח ז' - </w:t>
      </w:r>
      <w:r w:rsidRPr="000748C0">
        <w:rPr>
          <w:rFonts w:hint="cs"/>
          <w:b/>
          <w:bCs w:val="0"/>
          <w:sz w:val="24"/>
          <w:rtl/>
          <w:rPrChange w:id="277" w:author="Meryl Etman" w:date="2020-03-25T10:10:00Z">
            <w:rPr>
              <w:rFonts w:hint="cs"/>
              <w:b/>
              <w:bCs w:val="0"/>
              <w:sz w:val="24"/>
              <w:rtl/>
            </w:rPr>
          </w:rPrChange>
        </w:rPr>
        <w:tab/>
        <w:t>הצהרה והתחייבות לשמירה על סודיות;</w:t>
      </w:r>
    </w:p>
    <w:p w14:paraId="43E8317D" w14:textId="77777777" w:rsidR="00EB5A81" w:rsidRPr="000748C0" w:rsidRDefault="00EB5A81" w:rsidP="00EB5A81">
      <w:pPr>
        <w:pStyle w:val="2"/>
        <w:ind w:left="1440"/>
        <w:jc w:val="both"/>
        <w:rPr>
          <w:b/>
          <w:bCs w:val="0"/>
          <w:sz w:val="24"/>
          <w:rtl/>
          <w:rPrChange w:id="278" w:author="Meryl Etman" w:date="2020-03-25T10:10:00Z">
            <w:rPr>
              <w:b/>
              <w:bCs w:val="0"/>
              <w:sz w:val="24"/>
              <w:rtl/>
            </w:rPr>
          </w:rPrChange>
        </w:rPr>
      </w:pPr>
      <w:r w:rsidRPr="000748C0">
        <w:rPr>
          <w:rFonts w:hint="cs"/>
          <w:b/>
          <w:bCs w:val="0"/>
          <w:sz w:val="24"/>
          <w:rtl/>
          <w:rPrChange w:id="279" w:author="Meryl Etman" w:date="2020-03-25T10:10:00Z">
            <w:rPr>
              <w:rFonts w:hint="cs"/>
              <w:b/>
              <w:bCs w:val="0"/>
              <w:sz w:val="24"/>
              <w:rtl/>
            </w:rPr>
          </w:rPrChange>
        </w:rPr>
        <w:t xml:space="preserve">נספח ח' - </w:t>
      </w:r>
      <w:r w:rsidRPr="000748C0">
        <w:rPr>
          <w:rFonts w:hint="cs"/>
          <w:b/>
          <w:bCs w:val="0"/>
          <w:sz w:val="24"/>
          <w:rtl/>
          <w:rPrChange w:id="280" w:author="Meryl Etman" w:date="2020-03-25T10:10:00Z">
            <w:rPr>
              <w:rFonts w:hint="cs"/>
              <w:b/>
              <w:bCs w:val="0"/>
              <w:sz w:val="24"/>
              <w:rtl/>
            </w:rPr>
          </w:rPrChange>
        </w:rPr>
        <w:tab/>
        <w:t>אישור עריכת ביטוח;</w:t>
      </w:r>
    </w:p>
    <w:p w14:paraId="3DBF6ED6" w14:textId="77777777" w:rsidR="00EB5A81" w:rsidRPr="000748C0" w:rsidRDefault="00EB5A81" w:rsidP="00EB5A81">
      <w:pPr>
        <w:pStyle w:val="2"/>
        <w:ind w:left="1440"/>
        <w:jc w:val="both"/>
        <w:rPr>
          <w:b/>
          <w:bCs w:val="0"/>
          <w:sz w:val="24"/>
          <w:rtl/>
          <w:rPrChange w:id="281" w:author="Meryl Etman" w:date="2020-03-25T10:10:00Z">
            <w:rPr>
              <w:b/>
              <w:bCs w:val="0"/>
              <w:sz w:val="24"/>
              <w:rtl/>
            </w:rPr>
          </w:rPrChange>
        </w:rPr>
      </w:pPr>
      <w:r w:rsidRPr="000748C0">
        <w:rPr>
          <w:rFonts w:hint="cs"/>
          <w:b/>
          <w:bCs w:val="0"/>
          <w:sz w:val="24"/>
          <w:rtl/>
          <w:rPrChange w:id="282" w:author="Meryl Etman" w:date="2020-03-25T10:10:00Z">
            <w:rPr>
              <w:rFonts w:hint="cs"/>
              <w:b/>
              <w:bCs w:val="0"/>
              <w:sz w:val="24"/>
              <w:rtl/>
            </w:rPr>
          </w:rPrChange>
        </w:rPr>
        <w:t xml:space="preserve">נספח ט' - </w:t>
      </w:r>
      <w:r w:rsidRPr="000748C0">
        <w:rPr>
          <w:rFonts w:hint="cs"/>
          <w:b/>
          <w:bCs w:val="0"/>
          <w:sz w:val="24"/>
          <w:rtl/>
          <w:rPrChange w:id="283" w:author="Meryl Etman" w:date="2020-03-25T10:10:00Z">
            <w:rPr>
              <w:rFonts w:hint="cs"/>
              <w:b/>
              <w:bCs w:val="0"/>
              <w:sz w:val="24"/>
              <w:rtl/>
            </w:rPr>
          </w:rPrChange>
        </w:rPr>
        <w:tab/>
        <w:t>דוגמא לנוסח אישור השלמת הפרויקט/קטע מהפרויקט;</w:t>
      </w:r>
    </w:p>
    <w:p w14:paraId="740BED31" w14:textId="77777777" w:rsidR="00EB5A81" w:rsidRPr="000748C0" w:rsidRDefault="00EB5A81" w:rsidP="00EB5A81">
      <w:pPr>
        <w:pStyle w:val="2"/>
        <w:ind w:left="1440"/>
        <w:jc w:val="both"/>
        <w:rPr>
          <w:b/>
          <w:bCs w:val="0"/>
          <w:sz w:val="24"/>
          <w:rPrChange w:id="284" w:author="Meryl Etman" w:date="2020-03-25T10:10:00Z">
            <w:rPr>
              <w:b/>
              <w:bCs w:val="0"/>
              <w:sz w:val="24"/>
            </w:rPr>
          </w:rPrChange>
        </w:rPr>
      </w:pPr>
      <w:r w:rsidRPr="000748C0">
        <w:rPr>
          <w:rFonts w:hint="cs"/>
          <w:b/>
          <w:bCs w:val="0"/>
          <w:sz w:val="24"/>
          <w:rtl/>
          <w:rPrChange w:id="285" w:author="Meryl Etman" w:date="2020-03-25T10:10:00Z">
            <w:rPr>
              <w:rFonts w:hint="cs"/>
              <w:b/>
              <w:bCs w:val="0"/>
              <w:sz w:val="24"/>
              <w:rtl/>
            </w:rPr>
          </w:rPrChange>
        </w:rPr>
        <w:t xml:space="preserve">נספח י' - </w:t>
      </w:r>
      <w:r w:rsidRPr="000748C0">
        <w:rPr>
          <w:rFonts w:hint="cs"/>
          <w:b/>
          <w:bCs w:val="0"/>
          <w:sz w:val="24"/>
          <w:rtl/>
          <w:rPrChange w:id="286" w:author="Meryl Etman" w:date="2020-03-25T10:10:00Z">
            <w:rPr>
              <w:rFonts w:hint="cs"/>
              <w:b/>
              <w:bCs w:val="0"/>
              <w:sz w:val="24"/>
              <w:rtl/>
            </w:rPr>
          </w:rPrChange>
        </w:rPr>
        <w:tab/>
        <w:t xml:space="preserve">דוגמא לנוסח הצהרת המפקח בדבר היעדר תביעות. </w:t>
      </w:r>
    </w:p>
    <w:p w14:paraId="08976EC2" w14:textId="77777777" w:rsidR="00EB5A81" w:rsidRPr="000748C0" w:rsidRDefault="00EB5A81" w:rsidP="00EB5A81">
      <w:pPr>
        <w:ind w:left="1560" w:hanging="700"/>
        <w:jc w:val="both"/>
        <w:rPr>
          <w:b/>
          <w:color w:val="000000"/>
          <w:sz w:val="24"/>
          <w:szCs w:val="24"/>
          <w:rtl/>
          <w:rPrChange w:id="287" w:author="Meryl Etman" w:date="2020-03-25T10:10:00Z">
            <w:rPr>
              <w:b/>
              <w:color w:val="000000"/>
              <w:sz w:val="24"/>
              <w:szCs w:val="24"/>
              <w:rtl/>
            </w:rPr>
          </w:rPrChange>
        </w:rPr>
      </w:pPr>
    </w:p>
    <w:p w14:paraId="3480C8FE" w14:textId="77777777" w:rsidR="00EB5A81" w:rsidRPr="000748C0" w:rsidRDefault="00EB5A81" w:rsidP="00EB5A81">
      <w:pPr>
        <w:pStyle w:val="1"/>
        <w:keepNext w:val="0"/>
        <w:numPr>
          <w:ilvl w:val="0"/>
          <w:numId w:val="15"/>
        </w:numPr>
        <w:ind w:left="740"/>
        <w:rPr>
          <w:b/>
          <w:sz w:val="24"/>
          <w:u w:val="single"/>
          <w:rPrChange w:id="288" w:author="Meryl Etman" w:date="2020-03-25T10:10:00Z">
            <w:rPr>
              <w:b/>
              <w:sz w:val="24"/>
              <w:u w:val="single"/>
            </w:rPr>
          </w:rPrChange>
        </w:rPr>
      </w:pPr>
      <w:r w:rsidRPr="000748C0">
        <w:rPr>
          <w:b/>
          <w:sz w:val="24"/>
          <w:u w:val="single"/>
          <w:rtl/>
          <w:rPrChange w:id="289" w:author="Meryl Etman" w:date="2020-03-25T10:10:00Z">
            <w:rPr>
              <w:b/>
              <w:sz w:val="24"/>
              <w:u w:val="single"/>
              <w:rtl/>
            </w:rPr>
          </w:rPrChange>
        </w:rPr>
        <w:t>שרותי המפקח</w:t>
      </w:r>
    </w:p>
    <w:p w14:paraId="4BAB7ACF" w14:textId="77777777" w:rsidR="00EB5A81" w:rsidRPr="000748C0" w:rsidRDefault="00EB5A81" w:rsidP="00EB5A81">
      <w:pPr>
        <w:pStyle w:val="1"/>
        <w:ind w:left="720"/>
        <w:rPr>
          <w:b/>
          <w:sz w:val="24"/>
          <w:u w:val="single"/>
          <w:rtl/>
          <w:rPrChange w:id="290" w:author="Meryl Etman" w:date="2020-03-25T10:10:00Z">
            <w:rPr>
              <w:b/>
              <w:sz w:val="24"/>
              <w:u w:val="single"/>
              <w:rtl/>
            </w:rPr>
          </w:rPrChange>
        </w:rPr>
      </w:pPr>
    </w:p>
    <w:p w14:paraId="0C933C6E" w14:textId="4193CD99" w:rsidR="00EB5A81" w:rsidRPr="000748C0" w:rsidRDefault="00EB5A81" w:rsidP="00146BA7">
      <w:pPr>
        <w:pStyle w:val="2"/>
        <w:keepNext w:val="0"/>
        <w:numPr>
          <w:ilvl w:val="1"/>
          <w:numId w:val="15"/>
        </w:numPr>
        <w:tabs>
          <w:tab w:val="left" w:pos="1440"/>
        </w:tabs>
        <w:ind w:left="1460"/>
        <w:jc w:val="both"/>
        <w:rPr>
          <w:b/>
          <w:bCs w:val="0"/>
          <w:sz w:val="24"/>
          <w:rPrChange w:id="291" w:author="Meryl Etman" w:date="2020-03-25T10:10:00Z">
            <w:rPr>
              <w:b/>
              <w:bCs w:val="0"/>
              <w:sz w:val="24"/>
            </w:rPr>
          </w:rPrChange>
        </w:rPr>
      </w:pPr>
      <w:r w:rsidRPr="000748C0">
        <w:rPr>
          <w:b/>
          <w:bCs w:val="0"/>
          <w:sz w:val="24"/>
          <w:rtl/>
          <w:rPrChange w:id="292" w:author="Meryl Etman" w:date="2020-03-25T10:10:00Z">
            <w:rPr>
              <w:b/>
              <w:bCs w:val="0"/>
              <w:sz w:val="24"/>
              <w:rtl/>
            </w:rPr>
          </w:rPrChange>
        </w:rPr>
        <w:t xml:space="preserve">המזמין מוסר בזה למפקח והמפקח מקבל על עצמו את </w:t>
      </w:r>
      <w:del w:id="293" w:author="Meryl Etman" w:date="2020-03-01T16:40:00Z">
        <w:r w:rsidRPr="000748C0" w:rsidDel="00146BA7">
          <w:rPr>
            <w:b/>
            <w:bCs w:val="0"/>
            <w:sz w:val="24"/>
            <w:rtl/>
            <w:rPrChange w:id="294" w:author="Meryl Etman" w:date="2020-03-25T10:10:00Z">
              <w:rPr>
                <w:b/>
                <w:bCs w:val="0"/>
                <w:sz w:val="24"/>
                <w:rtl/>
              </w:rPr>
            </w:rPrChange>
          </w:rPr>
          <w:delText xml:space="preserve">תיאום מלאכת התכנון ואת </w:delText>
        </w:r>
      </w:del>
      <w:r w:rsidRPr="000748C0">
        <w:rPr>
          <w:b/>
          <w:bCs w:val="0"/>
          <w:sz w:val="24"/>
          <w:rtl/>
          <w:rPrChange w:id="295" w:author="Meryl Etman" w:date="2020-03-25T10:10:00Z">
            <w:rPr>
              <w:b/>
              <w:bCs w:val="0"/>
              <w:sz w:val="24"/>
              <w:rtl/>
            </w:rPr>
          </w:rPrChange>
        </w:rPr>
        <w:t>הפ</w:t>
      </w:r>
      <w:r w:rsidRPr="000748C0">
        <w:rPr>
          <w:rFonts w:hint="cs"/>
          <w:b/>
          <w:bCs w:val="0"/>
          <w:sz w:val="24"/>
          <w:rtl/>
          <w:rPrChange w:id="296" w:author="Meryl Etman" w:date="2020-03-25T10:10:00Z">
            <w:rPr>
              <w:rFonts w:hint="cs"/>
              <w:b/>
              <w:bCs w:val="0"/>
              <w:sz w:val="24"/>
              <w:rtl/>
            </w:rPr>
          </w:rPrChange>
        </w:rPr>
        <w:t>י</w:t>
      </w:r>
      <w:r w:rsidRPr="000748C0">
        <w:rPr>
          <w:b/>
          <w:bCs w:val="0"/>
          <w:sz w:val="24"/>
          <w:rtl/>
          <w:rPrChange w:id="297" w:author="Meryl Etman" w:date="2020-03-25T10:10:00Z">
            <w:rPr>
              <w:b/>
              <w:bCs w:val="0"/>
              <w:sz w:val="24"/>
              <w:rtl/>
            </w:rPr>
          </w:rPrChange>
        </w:rPr>
        <w:t>קוח על ב</w:t>
      </w:r>
      <w:r w:rsidRPr="000748C0">
        <w:rPr>
          <w:rFonts w:hint="cs"/>
          <w:b/>
          <w:bCs w:val="0"/>
          <w:sz w:val="24"/>
          <w:rtl/>
          <w:rPrChange w:id="298" w:author="Meryl Etman" w:date="2020-03-25T10:10:00Z">
            <w:rPr>
              <w:rFonts w:hint="cs"/>
              <w:b/>
              <w:bCs w:val="0"/>
              <w:sz w:val="24"/>
              <w:rtl/>
            </w:rPr>
          </w:rPrChange>
        </w:rPr>
        <w:t>י</w:t>
      </w:r>
      <w:r w:rsidRPr="000748C0">
        <w:rPr>
          <w:b/>
          <w:bCs w:val="0"/>
          <w:sz w:val="24"/>
          <w:rtl/>
          <w:rPrChange w:id="299" w:author="Meryl Etman" w:date="2020-03-25T10:10:00Z">
            <w:rPr>
              <w:b/>
              <w:bCs w:val="0"/>
              <w:sz w:val="24"/>
              <w:rtl/>
            </w:rPr>
          </w:rPrChange>
        </w:rPr>
        <w:t>צוען</w:t>
      </w:r>
      <w:r w:rsidRPr="000748C0">
        <w:rPr>
          <w:rFonts w:hint="cs"/>
          <w:b/>
          <w:bCs w:val="0"/>
          <w:sz w:val="24"/>
          <w:rtl/>
          <w:rPrChange w:id="300" w:author="Meryl Etman" w:date="2020-03-25T10:10:00Z">
            <w:rPr>
              <w:rFonts w:hint="cs"/>
              <w:b/>
              <w:bCs w:val="0"/>
              <w:sz w:val="24"/>
              <w:rtl/>
            </w:rPr>
          </w:rPrChange>
        </w:rPr>
        <w:t xml:space="preserve"> של עבודת הבניה</w:t>
      </w:r>
      <w:r w:rsidRPr="000748C0">
        <w:rPr>
          <w:b/>
          <w:bCs w:val="0"/>
          <w:sz w:val="24"/>
          <w:rtl/>
          <w:rPrChange w:id="301" w:author="Meryl Etman" w:date="2020-03-25T10:10:00Z">
            <w:rPr>
              <w:b/>
              <w:bCs w:val="0"/>
              <w:sz w:val="24"/>
              <w:rtl/>
            </w:rPr>
          </w:rPrChange>
        </w:rPr>
        <w:t>, הכל כמותנה בחוזה וכמוגדר ביתר פירוט בנספחים א</w:t>
      </w:r>
      <w:r w:rsidRPr="000748C0">
        <w:rPr>
          <w:rFonts w:hint="cs"/>
          <w:b/>
          <w:bCs w:val="0"/>
          <w:sz w:val="24"/>
          <w:rtl/>
          <w:rPrChange w:id="302" w:author="Meryl Etman" w:date="2020-03-25T10:10:00Z">
            <w:rPr>
              <w:rFonts w:hint="cs"/>
              <w:b/>
              <w:bCs w:val="0"/>
              <w:sz w:val="24"/>
              <w:rtl/>
            </w:rPr>
          </w:rPrChange>
        </w:rPr>
        <w:t>'</w:t>
      </w:r>
      <w:r w:rsidRPr="000748C0">
        <w:rPr>
          <w:b/>
          <w:bCs w:val="0"/>
          <w:sz w:val="24"/>
          <w:rtl/>
          <w:rPrChange w:id="303" w:author="Meryl Etman" w:date="2020-03-25T10:10:00Z">
            <w:rPr>
              <w:b/>
              <w:bCs w:val="0"/>
              <w:sz w:val="24"/>
              <w:rtl/>
            </w:rPr>
          </w:rPrChange>
        </w:rPr>
        <w:t xml:space="preserve"> + ב</w:t>
      </w:r>
      <w:r w:rsidRPr="000748C0">
        <w:rPr>
          <w:rFonts w:hint="cs"/>
          <w:b/>
          <w:bCs w:val="0"/>
          <w:sz w:val="24"/>
          <w:rtl/>
          <w:rPrChange w:id="304" w:author="Meryl Etman" w:date="2020-03-25T10:10:00Z">
            <w:rPr>
              <w:rFonts w:hint="cs"/>
              <w:b/>
              <w:bCs w:val="0"/>
              <w:sz w:val="24"/>
              <w:rtl/>
            </w:rPr>
          </w:rPrChange>
        </w:rPr>
        <w:t>' + ג'</w:t>
      </w:r>
      <w:r w:rsidRPr="000748C0">
        <w:rPr>
          <w:b/>
          <w:bCs w:val="0"/>
          <w:sz w:val="24"/>
          <w:rtl/>
          <w:rPrChange w:id="305" w:author="Meryl Etman" w:date="2020-03-25T10:10:00Z">
            <w:rPr>
              <w:b/>
              <w:bCs w:val="0"/>
              <w:sz w:val="24"/>
              <w:rtl/>
            </w:rPr>
          </w:rPrChange>
        </w:rPr>
        <w:t xml:space="preserve"> (לעיל ולהלן - "שרותי המפקח").</w:t>
      </w:r>
      <w:ins w:id="306" w:author="Meryl Etman" w:date="2020-03-01T16:40:00Z">
        <w:r w:rsidR="00146BA7" w:rsidRPr="000748C0">
          <w:rPr>
            <w:rFonts w:hint="cs"/>
            <w:b/>
            <w:bCs w:val="0"/>
            <w:sz w:val="24"/>
            <w:rtl/>
            <w:rPrChange w:id="307" w:author="Meryl Etman" w:date="2020-03-25T10:10:00Z">
              <w:rPr>
                <w:rFonts w:hint="cs"/>
                <w:b/>
                <w:bCs w:val="0"/>
                <w:sz w:val="24"/>
                <w:rtl/>
              </w:rPr>
            </w:rPrChange>
          </w:rPr>
          <w:t xml:space="preserve"> מובהר כי שרותי התכנון ותאום התכנון כלולים בשרותי הקבלן. באחריות המפקח בדיקת התכנון כמפורט בנספח ב'.</w:t>
        </w:r>
      </w:ins>
    </w:p>
    <w:p w14:paraId="07820AA7" w14:textId="77777777" w:rsidR="00EB5A81" w:rsidRPr="000748C0" w:rsidRDefault="00EB5A81" w:rsidP="00EB5A81">
      <w:pPr>
        <w:pStyle w:val="2"/>
        <w:ind w:left="1440"/>
        <w:jc w:val="both"/>
        <w:rPr>
          <w:b/>
          <w:bCs w:val="0"/>
          <w:sz w:val="24"/>
          <w:rtl/>
          <w:rPrChange w:id="308" w:author="Meryl Etman" w:date="2020-03-25T10:10:00Z">
            <w:rPr>
              <w:b/>
              <w:bCs w:val="0"/>
              <w:sz w:val="24"/>
              <w:rtl/>
            </w:rPr>
          </w:rPrChange>
        </w:rPr>
      </w:pPr>
    </w:p>
    <w:p w14:paraId="22DF4F1C" w14:textId="77777777" w:rsidR="00EB5A81" w:rsidRPr="000748C0" w:rsidRDefault="00EB5A81" w:rsidP="00EB5A81">
      <w:pPr>
        <w:pStyle w:val="2"/>
        <w:keepNext w:val="0"/>
        <w:numPr>
          <w:ilvl w:val="1"/>
          <w:numId w:val="15"/>
        </w:numPr>
        <w:tabs>
          <w:tab w:val="left" w:pos="1440"/>
        </w:tabs>
        <w:ind w:left="1460"/>
        <w:jc w:val="both"/>
        <w:rPr>
          <w:b/>
          <w:bCs w:val="0"/>
          <w:sz w:val="24"/>
          <w:rPrChange w:id="309" w:author="Meryl Etman" w:date="2020-03-25T10:10:00Z">
            <w:rPr>
              <w:b/>
              <w:bCs w:val="0"/>
              <w:sz w:val="24"/>
            </w:rPr>
          </w:rPrChange>
        </w:rPr>
      </w:pPr>
      <w:r w:rsidRPr="000748C0">
        <w:rPr>
          <w:b/>
          <w:bCs w:val="0"/>
          <w:sz w:val="24"/>
          <w:rtl/>
          <w:rPrChange w:id="310" w:author="Meryl Etman" w:date="2020-03-25T10:10:00Z">
            <w:rPr>
              <w:b/>
              <w:bCs w:val="0"/>
              <w:sz w:val="24"/>
              <w:rtl/>
            </w:rPr>
          </w:rPrChange>
        </w:rPr>
        <w:t>המפקח מצהיר ומאשר</w:t>
      </w:r>
      <w:r w:rsidRPr="000748C0">
        <w:rPr>
          <w:rFonts w:hint="cs"/>
          <w:b/>
          <w:bCs w:val="0"/>
          <w:sz w:val="24"/>
          <w:rtl/>
          <w:rPrChange w:id="311" w:author="Meryl Etman" w:date="2020-03-25T10:10:00Z">
            <w:rPr>
              <w:rFonts w:hint="cs"/>
              <w:b/>
              <w:bCs w:val="0"/>
              <w:sz w:val="24"/>
              <w:rtl/>
            </w:rPr>
          </w:rPrChange>
        </w:rPr>
        <w:t>,</w:t>
      </w:r>
      <w:r w:rsidRPr="000748C0">
        <w:rPr>
          <w:b/>
          <w:bCs w:val="0"/>
          <w:sz w:val="24"/>
          <w:rtl/>
          <w:rPrChange w:id="312" w:author="Meryl Etman" w:date="2020-03-25T10:10:00Z">
            <w:rPr>
              <w:b/>
              <w:bCs w:val="0"/>
              <w:sz w:val="24"/>
              <w:rtl/>
            </w:rPr>
          </w:rPrChange>
        </w:rPr>
        <w:t xml:space="preserve"> כי הינו מכיר ויודע את הנדרש למטרת ב</w:t>
      </w:r>
      <w:r w:rsidRPr="000748C0">
        <w:rPr>
          <w:rFonts w:hint="cs"/>
          <w:b/>
          <w:bCs w:val="0"/>
          <w:sz w:val="24"/>
          <w:rtl/>
          <w:rPrChange w:id="313" w:author="Meryl Etman" w:date="2020-03-25T10:10:00Z">
            <w:rPr>
              <w:rFonts w:hint="cs"/>
              <w:b/>
              <w:bCs w:val="0"/>
              <w:sz w:val="24"/>
              <w:rtl/>
            </w:rPr>
          </w:rPrChange>
        </w:rPr>
        <w:t>י</w:t>
      </w:r>
      <w:r w:rsidRPr="000748C0">
        <w:rPr>
          <w:b/>
          <w:bCs w:val="0"/>
          <w:sz w:val="24"/>
          <w:rtl/>
          <w:rPrChange w:id="314" w:author="Meryl Etman" w:date="2020-03-25T10:10:00Z">
            <w:rPr>
              <w:b/>
              <w:bCs w:val="0"/>
              <w:sz w:val="24"/>
              <w:rtl/>
            </w:rPr>
          </w:rPrChange>
        </w:rPr>
        <w:t>צוע שרותי המפקח</w:t>
      </w:r>
      <w:r w:rsidRPr="000748C0">
        <w:rPr>
          <w:rFonts w:hint="cs"/>
          <w:b/>
          <w:bCs w:val="0"/>
          <w:sz w:val="24"/>
          <w:rtl/>
          <w:rPrChange w:id="315" w:author="Meryl Etman" w:date="2020-03-25T10:10:00Z">
            <w:rPr>
              <w:rFonts w:hint="cs"/>
              <w:b/>
              <w:bCs w:val="0"/>
              <w:sz w:val="24"/>
              <w:rtl/>
            </w:rPr>
          </w:rPrChange>
        </w:rPr>
        <w:t>, לרבות הוראות כל דין,</w:t>
      </w:r>
      <w:r w:rsidRPr="000748C0">
        <w:rPr>
          <w:b/>
          <w:bCs w:val="0"/>
          <w:sz w:val="24"/>
          <w:rtl/>
          <w:rPrChange w:id="316" w:author="Meryl Etman" w:date="2020-03-25T10:10:00Z">
            <w:rPr>
              <w:b/>
              <w:bCs w:val="0"/>
              <w:sz w:val="24"/>
              <w:rtl/>
            </w:rPr>
          </w:rPrChange>
        </w:rPr>
        <w:t xml:space="preserve"> וכי הינו בעל הכישורים, הר</w:t>
      </w:r>
      <w:r w:rsidRPr="000748C0">
        <w:rPr>
          <w:rFonts w:hint="cs"/>
          <w:b/>
          <w:bCs w:val="0"/>
          <w:sz w:val="24"/>
          <w:rtl/>
          <w:rPrChange w:id="317" w:author="Meryl Etman" w:date="2020-03-25T10:10:00Z">
            <w:rPr>
              <w:rFonts w:hint="cs"/>
              <w:b/>
              <w:bCs w:val="0"/>
              <w:sz w:val="24"/>
              <w:rtl/>
            </w:rPr>
          </w:rPrChange>
        </w:rPr>
        <w:t>י</w:t>
      </w:r>
      <w:r w:rsidRPr="000748C0">
        <w:rPr>
          <w:b/>
          <w:bCs w:val="0"/>
          <w:sz w:val="24"/>
          <w:rtl/>
          <w:rPrChange w:id="318" w:author="Meryl Etman" w:date="2020-03-25T10:10:00Z">
            <w:rPr>
              <w:b/>
              <w:bCs w:val="0"/>
              <w:sz w:val="24"/>
              <w:rtl/>
            </w:rPr>
          </w:rPrChange>
        </w:rPr>
        <w:t>שיונות, הנ</w:t>
      </w:r>
      <w:r w:rsidRPr="000748C0">
        <w:rPr>
          <w:rFonts w:hint="cs"/>
          <w:b/>
          <w:bCs w:val="0"/>
          <w:sz w:val="24"/>
          <w:rtl/>
          <w:rPrChange w:id="319" w:author="Meryl Etman" w:date="2020-03-25T10:10:00Z">
            <w:rPr>
              <w:rFonts w:hint="cs"/>
              <w:b/>
              <w:bCs w:val="0"/>
              <w:sz w:val="24"/>
              <w:rtl/>
            </w:rPr>
          </w:rPrChange>
        </w:rPr>
        <w:t>י</w:t>
      </w:r>
      <w:r w:rsidRPr="000748C0">
        <w:rPr>
          <w:b/>
          <w:bCs w:val="0"/>
          <w:sz w:val="24"/>
          <w:rtl/>
          <w:rPrChange w:id="320" w:author="Meryl Etman" w:date="2020-03-25T10:10:00Z">
            <w:rPr>
              <w:b/>
              <w:bCs w:val="0"/>
              <w:sz w:val="24"/>
              <w:rtl/>
            </w:rPr>
          </w:rPrChange>
        </w:rPr>
        <w:t>סיון והאמצעים המאפשרים לו ב</w:t>
      </w:r>
      <w:r w:rsidRPr="000748C0">
        <w:rPr>
          <w:rFonts w:hint="cs"/>
          <w:b/>
          <w:bCs w:val="0"/>
          <w:sz w:val="24"/>
          <w:rtl/>
          <w:rPrChange w:id="321" w:author="Meryl Etman" w:date="2020-03-25T10:10:00Z">
            <w:rPr>
              <w:rFonts w:hint="cs"/>
              <w:b/>
              <w:bCs w:val="0"/>
              <w:sz w:val="24"/>
              <w:rtl/>
            </w:rPr>
          </w:rPrChange>
        </w:rPr>
        <w:t>י</w:t>
      </w:r>
      <w:r w:rsidRPr="000748C0">
        <w:rPr>
          <w:b/>
          <w:bCs w:val="0"/>
          <w:sz w:val="24"/>
          <w:rtl/>
          <w:rPrChange w:id="322" w:author="Meryl Etman" w:date="2020-03-25T10:10:00Z">
            <w:rPr>
              <w:b/>
              <w:bCs w:val="0"/>
              <w:sz w:val="24"/>
              <w:rtl/>
            </w:rPr>
          </w:rPrChange>
        </w:rPr>
        <w:t>צועם ברמה מקצועית גבוהה ובהתאם למותנה בחוזה.</w:t>
      </w:r>
    </w:p>
    <w:p w14:paraId="6BEA9F9D" w14:textId="77777777" w:rsidR="00EB5A81" w:rsidRPr="000748C0" w:rsidRDefault="00EB5A81" w:rsidP="00EB5A81">
      <w:pPr>
        <w:pStyle w:val="2"/>
        <w:jc w:val="both"/>
        <w:rPr>
          <w:b/>
          <w:bCs w:val="0"/>
          <w:sz w:val="24"/>
          <w:rtl/>
          <w:rPrChange w:id="323" w:author="Meryl Etman" w:date="2020-03-25T10:10:00Z">
            <w:rPr>
              <w:b/>
              <w:bCs w:val="0"/>
              <w:sz w:val="24"/>
              <w:rtl/>
            </w:rPr>
          </w:rPrChange>
        </w:rPr>
      </w:pPr>
    </w:p>
    <w:p w14:paraId="22FA3DF4" w14:textId="77777777" w:rsidR="00EB5A81" w:rsidRPr="000748C0" w:rsidRDefault="00EB5A81" w:rsidP="00EB5A81">
      <w:pPr>
        <w:pStyle w:val="2"/>
        <w:keepNext w:val="0"/>
        <w:numPr>
          <w:ilvl w:val="1"/>
          <w:numId w:val="15"/>
        </w:numPr>
        <w:tabs>
          <w:tab w:val="left" w:pos="1440"/>
        </w:tabs>
        <w:ind w:left="1460"/>
        <w:jc w:val="both"/>
        <w:rPr>
          <w:b/>
          <w:bCs w:val="0"/>
          <w:sz w:val="24"/>
          <w:rPrChange w:id="324" w:author="Meryl Etman" w:date="2020-03-25T10:10:00Z">
            <w:rPr>
              <w:b/>
              <w:bCs w:val="0"/>
              <w:sz w:val="24"/>
            </w:rPr>
          </w:rPrChange>
        </w:rPr>
      </w:pPr>
      <w:r w:rsidRPr="000748C0">
        <w:rPr>
          <w:b/>
          <w:bCs w:val="0"/>
          <w:sz w:val="24"/>
          <w:rtl/>
          <w:rPrChange w:id="325" w:author="Meryl Etman" w:date="2020-03-25T10:10:00Z">
            <w:rPr>
              <w:b/>
              <w:bCs w:val="0"/>
              <w:sz w:val="24"/>
              <w:rtl/>
            </w:rPr>
          </w:rPrChange>
        </w:rPr>
        <w:t xml:space="preserve">המפקח מצהיר כי ידוע לו </w:t>
      </w:r>
      <w:r w:rsidRPr="000748C0">
        <w:rPr>
          <w:rFonts w:hint="cs"/>
          <w:b/>
          <w:bCs w:val="0"/>
          <w:sz w:val="24"/>
          <w:rtl/>
          <w:rPrChange w:id="326" w:author="Meryl Etman" w:date="2020-03-25T10:10:00Z">
            <w:rPr>
              <w:rFonts w:hint="cs"/>
              <w:b/>
              <w:bCs w:val="0"/>
              <w:sz w:val="24"/>
              <w:rtl/>
            </w:rPr>
          </w:rPrChange>
        </w:rPr>
        <w:t>ששירות</w:t>
      </w:r>
      <w:r w:rsidRPr="000748C0">
        <w:rPr>
          <w:rFonts w:hint="eastAsia"/>
          <w:b/>
          <w:bCs w:val="0"/>
          <w:sz w:val="24"/>
          <w:rtl/>
          <w:rPrChange w:id="327" w:author="Meryl Etman" w:date="2020-03-25T10:10:00Z">
            <w:rPr>
              <w:rFonts w:hint="eastAsia"/>
              <w:b/>
              <w:bCs w:val="0"/>
              <w:sz w:val="24"/>
              <w:rtl/>
            </w:rPr>
          </w:rPrChange>
        </w:rPr>
        <w:t>י</w:t>
      </w:r>
      <w:r w:rsidRPr="000748C0">
        <w:rPr>
          <w:b/>
          <w:bCs w:val="0"/>
          <w:sz w:val="24"/>
          <w:rtl/>
          <w:rPrChange w:id="328" w:author="Meryl Etman" w:date="2020-03-25T10:10:00Z">
            <w:rPr>
              <w:b/>
              <w:bCs w:val="0"/>
              <w:sz w:val="24"/>
              <w:rtl/>
            </w:rPr>
          </w:rPrChange>
        </w:rPr>
        <w:t xml:space="preserve"> המפקח </w:t>
      </w:r>
      <w:r w:rsidRPr="000748C0">
        <w:rPr>
          <w:rFonts w:hint="cs"/>
          <w:b/>
          <w:bCs w:val="0"/>
          <w:sz w:val="24"/>
          <w:rtl/>
          <w:rPrChange w:id="329" w:author="Meryl Etman" w:date="2020-03-25T10:10:00Z">
            <w:rPr>
              <w:rFonts w:hint="cs"/>
              <w:b/>
              <w:bCs w:val="0"/>
              <w:sz w:val="24"/>
              <w:rtl/>
            </w:rPr>
          </w:rPrChange>
        </w:rPr>
        <w:t>על פי</w:t>
      </w:r>
      <w:r w:rsidRPr="000748C0">
        <w:rPr>
          <w:b/>
          <w:bCs w:val="0"/>
          <w:sz w:val="24"/>
          <w:rtl/>
          <w:rPrChange w:id="330" w:author="Meryl Etman" w:date="2020-03-25T10:10:00Z">
            <w:rPr>
              <w:b/>
              <w:bCs w:val="0"/>
              <w:sz w:val="24"/>
              <w:rtl/>
            </w:rPr>
          </w:rPrChange>
        </w:rPr>
        <w:t xml:space="preserve"> חוזה זה הינם לשלבים ו/או לקטעים בפרויקט כפי שיוזמנו ע"י המזמין מעת </w:t>
      </w:r>
      <w:r w:rsidRPr="000748C0">
        <w:rPr>
          <w:b/>
          <w:bCs w:val="0"/>
          <w:sz w:val="24"/>
          <w:rtl/>
          <w:rPrChange w:id="331" w:author="Meryl Etman" w:date="2020-03-25T10:10:00Z">
            <w:rPr>
              <w:b/>
              <w:bCs w:val="0"/>
              <w:sz w:val="24"/>
              <w:rtl/>
            </w:rPr>
          </w:rPrChange>
        </w:rPr>
        <w:lastRenderedPageBreak/>
        <w:t>לעת, ע</w:t>
      </w:r>
      <w:r w:rsidRPr="000748C0">
        <w:rPr>
          <w:rFonts w:hint="cs"/>
          <w:b/>
          <w:bCs w:val="0"/>
          <w:sz w:val="24"/>
          <w:rtl/>
          <w:rPrChange w:id="332" w:author="Meryl Etman" w:date="2020-03-25T10:10:00Z">
            <w:rPr>
              <w:rFonts w:hint="cs"/>
              <w:b/>
              <w:bCs w:val="0"/>
              <w:sz w:val="24"/>
              <w:rtl/>
            </w:rPr>
          </w:rPrChange>
        </w:rPr>
        <w:t>ל פי</w:t>
      </w:r>
      <w:r w:rsidRPr="000748C0">
        <w:rPr>
          <w:b/>
          <w:bCs w:val="0"/>
          <w:sz w:val="24"/>
          <w:rtl/>
          <w:rPrChange w:id="333" w:author="Meryl Etman" w:date="2020-03-25T10:10:00Z">
            <w:rPr>
              <w:b/>
              <w:bCs w:val="0"/>
              <w:sz w:val="24"/>
              <w:rtl/>
            </w:rPr>
          </w:rPrChange>
        </w:rPr>
        <w:t xml:space="preserve"> שיקול דעתו, והם י</w:t>
      </w:r>
      <w:r w:rsidRPr="000748C0">
        <w:rPr>
          <w:rFonts w:hint="cs"/>
          <w:b/>
          <w:bCs w:val="0"/>
          <w:sz w:val="24"/>
          <w:rtl/>
          <w:rPrChange w:id="334" w:author="Meryl Etman" w:date="2020-03-25T10:10:00Z">
            <w:rPr>
              <w:rFonts w:hint="cs"/>
              <w:b/>
              <w:bCs w:val="0"/>
              <w:sz w:val="24"/>
              <w:rtl/>
            </w:rPr>
          </w:rPrChange>
        </w:rPr>
        <w:t>י</w:t>
      </w:r>
      <w:r w:rsidRPr="000748C0">
        <w:rPr>
          <w:b/>
          <w:bCs w:val="0"/>
          <w:sz w:val="24"/>
          <w:rtl/>
          <w:rPrChange w:id="335" w:author="Meryl Etman" w:date="2020-03-25T10:10:00Z">
            <w:rPr>
              <w:b/>
              <w:bCs w:val="0"/>
              <w:sz w:val="24"/>
              <w:rtl/>
            </w:rPr>
          </w:rPrChange>
        </w:rPr>
        <w:t>נתנו על ידו בשלבי עבודה כמפורט בנספחים א</w:t>
      </w:r>
      <w:r w:rsidRPr="000748C0">
        <w:rPr>
          <w:rFonts w:hint="cs"/>
          <w:b/>
          <w:bCs w:val="0"/>
          <w:sz w:val="24"/>
          <w:rtl/>
          <w:rPrChange w:id="336" w:author="Meryl Etman" w:date="2020-03-25T10:10:00Z">
            <w:rPr>
              <w:rFonts w:hint="cs"/>
              <w:b/>
              <w:bCs w:val="0"/>
              <w:sz w:val="24"/>
              <w:rtl/>
            </w:rPr>
          </w:rPrChange>
        </w:rPr>
        <w:t>',</w:t>
      </w:r>
      <w:r w:rsidRPr="000748C0">
        <w:rPr>
          <w:b/>
          <w:bCs w:val="0"/>
          <w:sz w:val="24"/>
          <w:rtl/>
          <w:rPrChange w:id="337" w:author="Meryl Etman" w:date="2020-03-25T10:10:00Z">
            <w:rPr>
              <w:b/>
              <w:bCs w:val="0"/>
              <w:sz w:val="24"/>
              <w:rtl/>
            </w:rPr>
          </w:rPrChange>
        </w:rPr>
        <w:t xml:space="preserve"> ב</w:t>
      </w:r>
      <w:r w:rsidRPr="000748C0">
        <w:rPr>
          <w:rFonts w:hint="cs"/>
          <w:b/>
          <w:bCs w:val="0"/>
          <w:sz w:val="24"/>
          <w:rtl/>
          <w:rPrChange w:id="338" w:author="Meryl Etman" w:date="2020-03-25T10:10:00Z">
            <w:rPr>
              <w:rFonts w:hint="cs"/>
              <w:b/>
              <w:bCs w:val="0"/>
              <w:sz w:val="24"/>
              <w:rtl/>
            </w:rPr>
          </w:rPrChange>
        </w:rPr>
        <w:t>' ו- ג'</w:t>
      </w:r>
      <w:r w:rsidRPr="000748C0">
        <w:rPr>
          <w:b/>
          <w:bCs w:val="0"/>
          <w:sz w:val="24"/>
          <w:rtl/>
          <w:rPrChange w:id="339" w:author="Meryl Etman" w:date="2020-03-25T10:10:00Z">
            <w:rPr>
              <w:b/>
              <w:bCs w:val="0"/>
              <w:sz w:val="24"/>
              <w:rtl/>
            </w:rPr>
          </w:rPrChange>
        </w:rPr>
        <w:t xml:space="preserve"> להלן. המפקח מוסיף ומצהיר כי ידוע לו שהמזמין אינו מתחייב להזמין מהמפקח שירותים נוספים מעבר לנקוב בחוזה זה בנספח א</w:t>
      </w:r>
      <w:r w:rsidRPr="000748C0">
        <w:rPr>
          <w:rFonts w:hint="cs"/>
          <w:b/>
          <w:bCs w:val="0"/>
          <w:sz w:val="24"/>
          <w:rtl/>
          <w:rPrChange w:id="340" w:author="Meryl Etman" w:date="2020-03-25T10:10:00Z">
            <w:rPr>
              <w:rFonts w:hint="cs"/>
              <w:b/>
              <w:bCs w:val="0"/>
              <w:sz w:val="24"/>
              <w:rtl/>
            </w:rPr>
          </w:rPrChange>
        </w:rPr>
        <w:t>'</w:t>
      </w:r>
      <w:r w:rsidRPr="000748C0">
        <w:rPr>
          <w:b/>
          <w:bCs w:val="0"/>
          <w:sz w:val="24"/>
          <w:rtl/>
          <w:rPrChange w:id="341" w:author="Meryl Etman" w:date="2020-03-25T10:10:00Z">
            <w:rPr>
              <w:b/>
              <w:bCs w:val="0"/>
              <w:sz w:val="24"/>
              <w:rtl/>
            </w:rPr>
          </w:rPrChange>
        </w:rPr>
        <w:t xml:space="preserve"> כאמור.</w:t>
      </w:r>
    </w:p>
    <w:p w14:paraId="75276D1D" w14:textId="77777777" w:rsidR="00EB5A81" w:rsidRPr="000748C0" w:rsidRDefault="00EB5A81" w:rsidP="00EB5A81">
      <w:pPr>
        <w:pStyle w:val="2"/>
        <w:jc w:val="both"/>
        <w:rPr>
          <w:b/>
          <w:bCs w:val="0"/>
          <w:sz w:val="24"/>
          <w:rtl/>
          <w:rPrChange w:id="342" w:author="Meryl Etman" w:date="2020-03-25T10:10:00Z">
            <w:rPr>
              <w:b/>
              <w:bCs w:val="0"/>
              <w:sz w:val="24"/>
              <w:rtl/>
            </w:rPr>
          </w:rPrChange>
        </w:rPr>
      </w:pPr>
    </w:p>
    <w:p w14:paraId="0491E993" w14:textId="77777777" w:rsidR="00EB5A81" w:rsidRPr="000748C0" w:rsidRDefault="00EB5A81" w:rsidP="00EB5A81">
      <w:pPr>
        <w:pStyle w:val="2"/>
        <w:keepNext w:val="0"/>
        <w:numPr>
          <w:ilvl w:val="1"/>
          <w:numId w:val="15"/>
        </w:numPr>
        <w:tabs>
          <w:tab w:val="left" w:pos="1440"/>
        </w:tabs>
        <w:ind w:left="1460"/>
        <w:jc w:val="both"/>
        <w:rPr>
          <w:b/>
          <w:bCs w:val="0"/>
          <w:sz w:val="24"/>
          <w:rPrChange w:id="343" w:author="Meryl Etman" w:date="2020-03-25T10:10:00Z">
            <w:rPr>
              <w:b/>
              <w:bCs w:val="0"/>
              <w:sz w:val="24"/>
            </w:rPr>
          </w:rPrChange>
        </w:rPr>
      </w:pPr>
      <w:r w:rsidRPr="000748C0">
        <w:rPr>
          <w:b/>
          <w:bCs w:val="0"/>
          <w:sz w:val="24"/>
          <w:rtl/>
          <w:rPrChange w:id="344" w:author="Meryl Etman" w:date="2020-03-25T10:10:00Z">
            <w:rPr>
              <w:b/>
              <w:bCs w:val="0"/>
              <w:sz w:val="24"/>
              <w:rtl/>
            </w:rPr>
          </w:rPrChange>
        </w:rPr>
        <w:t>המפקח מתחייב לבצע את שרותי המפקח בזהירות, בנאמנות וברמה מקצועית גבוהה, תוך ציות ל</w:t>
      </w:r>
      <w:r w:rsidRPr="000748C0">
        <w:rPr>
          <w:rFonts w:hint="cs"/>
          <w:b/>
          <w:bCs w:val="0"/>
          <w:sz w:val="24"/>
          <w:rtl/>
          <w:rPrChange w:id="345" w:author="Meryl Etman" w:date="2020-03-25T10:10:00Z">
            <w:rPr>
              <w:rFonts w:hint="cs"/>
              <w:b/>
              <w:bCs w:val="0"/>
              <w:sz w:val="24"/>
              <w:rtl/>
            </w:rPr>
          </w:rPrChange>
        </w:rPr>
        <w:t xml:space="preserve">הוראות כל </w:t>
      </w:r>
      <w:r w:rsidRPr="000748C0">
        <w:rPr>
          <w:b/>
          <w:bCs w:val="0"/>
          <w:sz w:val="24"/>
          <w:rtl/>
          <w:rPrChange w:id="346" w:author="Meryl Etman" w:date="2020-03-25T10:10:00Z">
            <w:rPr>
              <w:b/>
              <w:bCs w:val="0"/>
              <w:sz w:val="24"/>
              <w:rtl/>
            </w:rPr>
          </w:rPrChange>
        </w:rPr>
        <w:t>דין ולהנחת דעת המזמין.</w:t>
      </w:r>
    </w:p>
    <w:p w14:paraId="6CBA5F93" w14:textId="77777777" w:rsidR="00EB5A81" w:rsidRPr="000748C0" w:rsidRDefault="00EB5A81" w:rsidP="00EB5A81">
      <w:pPr>
        <w:pStyle w:val="2"/>
        <w:jc w:val="both"/>
        <w:rPr>
          <w:b/>
          <w:bCs w:val="0"/>
          <w:sz w:val="24"/>
          <w:rtl/>
          <w:rPrChange w:id="347" w:author="Meryl Etman" w:date="2020-03-25T10:10:00Z">
            <w:rPr>
              <w:b/>
              <w:bCs w:val="0"/>
              <w:sz w:val="24"/>
              <w:rtl/>
            </w:rPr>
          </w:rPrChange>
        </w:rPr>
      </w:pPr>
    </w:p>
    <w:p w14:paraId="44F18CED" w14:textId="77777777" w:rsidR="00EB5A81" w:rsidRPr="000748C0" w:rsidRDefault="00EB5A81" w:rsidP="00EB5A81">
      <w:pPr>
        <w:pStyle w:val="2"/>
        <w:keepNext w:val="0"/>
        <w:numPr>
          <w:ilvl w:val="1"/>
          <w:numId w:val="15"/>
        </w:numPr>
        <w:tabs>
          <w:tab w:val="left" w:pos="1440"/>
        </w:tabs>
        <w:ind w:left="1460"/>
        <w:jc w:val="both"/>
        <w:rPr>
          <w:b/>
          <w:bCs w:val="0"/>
          <w:sz w:val="24"/>
          <w:rPrChange w:id="348" w:author="Meryl Etman" w:date="2020-03-25T10:10:00Z">
            <w:rPr>
              <w:b/>
              <w:bCs w:val="0"/>
              <w:sz w:val="24"/>
            </w:rPr>
          </w:rPrChange>
        </w:rPr>
      </w:pPr>
      <w:r w:rsidRPr="000748C0">
        <w:rPr>
          <w:b/>
          <w:bCs w:val="0"/>
          <w:sz w:val="24"/>
          <w:rtl/>
          <w:rPrChange w:id="349" w:author="Meryl Etman" w:date="2020-03-25T10:10:00Z">
            <w:rPr>
              <w:b/>
              <w:bCs w:val="0"/>
              <w:sz w:val="24"/>
              <w:rtl/>
            </w:rPr>
          </w:rPrChange>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0748C0">
        <w:rPr>
          <w:rFonts w:hint="cs"/>
          <w:b/>
          <w:bCs w:val="0"/>
          <w:sz w:val="24"/>
          <w:rtl/>
          <w:rPrChange w:id="350" w:author="Meryl Etman" w:date="2020-03-25T10:10:00Z">
            <w:rPr>
              <w:rFonts w:hint="cs"/>
              <w:b/>
              <w:bCs w:val="0"/>
              <w:sz w:val="24"/>
              <w:rtl/>
            </w:rPr>
          </w:rPrChange>
        </w:rPr>
        <w:t>י</w:t>
      </w:r>
      <w:r w:rsidRPr="000748C0">
        <w:rPr>
          <w:b/>
          <w:bCs w:val="0"/>
          <w:sz w:val="24"/>
          <w:rtl/>
          <w:rPrChange w:id="351" w:author="Meryl Etman" w:date="2020-03-25T10:10:00Z">
            <w:rPr>
              <w:b/>
              <w:bCs w:val="0"/>
              <w:sz w:val="24"/>
              <w:rtl/>
            </w:rPr>
          </w:rPrChange>
        </w:rPr>
        <w:t>יה</w:t>
      </w:r>
      <w:r w:rsidRPr="000748C0">
        <w:rPr>
          <w:rFonts w:hint="cs"/>
          <w:b/>
          <w:bCs w:val="0"/>
          <w:sz w:val="24"/>
          <w:rtl/>
          <w:rPrChange w:id="352" w:author="Meryl Etman" w:date="2020-03-25T10:10:00Z">
            <w:rPr>
              <w:rFonts w:hint="cs"/>
              <w:b/>
              <w:bCs w:val="0"/>
              <w:sz w:val="24"/>
              <w:rtl/>
            </w:rPr>
          </w:rPrChange>
        </w:rPr>
        <w:t>,</w:t>
      </w:r>
      <w:r w:rsidRPr="000748C0">
        <w:rPr>
          <w:b/>
          <w:bCs w:val="0"/>
          <w:sz w:val="24"/>
          <w:rtl/>
          <w:rPrChange w:id="353" w:author="Meryl Etman" w:date="2020-03-25T10:10:00Z">
            <w:rPr>
              <w:b/>
              <w:bCs w:val="0"/>
              <w:sz w:val="24"/>
              <w:rtl/>
            </w:rPr>
          </w:rPrChange>
        </w:rPr>
        <w:t xml:space="preserve"> אלא אם כן קבל א</w:t>
      </w:r>
      <w:r w:rsidRPr="000748C0">
        <w:rPr>
          <w:rFonts w:hint="cs"/>
          <w:b/>
          <w:bCs w:val="0"/>
          <w:sz w:val="24"/>
          <w:rtl/>
          <w:rPrChange w:id="354" w:author="Meryl Etman" w:date="2020-03-25T10:10:00Z">
            <w:rPr>
              <w:rFonts w:hint="cs"/>
              <w:b/>
              <w:bCs w:val="0"/>
              <w:sz w:val="24"/>
              <w:rtl/>
            </w:rPr>
          </w:rPrChange>
        </w:rPr>
        <w:t>י</w:t>
      </w:r>
      <w:r w:rsidRPr="000748C0">
        <w:rPr>
          <w:b/>
          <w:bCs w:val="0"/>
          <w:sz w:val="24"/>
          <w:rtl/>
          <w:rPrChange w:id="355" w:author="Meryl Etman" w:date="2020-03-25T10:10:00Z">
            <w:rPr>
              <w:b/>
              <w:bCs w:val="0"/>
              <w:sz w:val="24"/>
              <w:rtl/>
            </w:rPr>
          </w:rPrChange>
        </w:rPr>
        <w:t xml:space="preserve">שור </w:t>
      </w:r>
      <w:r w:rsidRPr="000748C0">
        <w:rPr>
          <w:rFonts w:hint="cs"/>
          <w:b/>
          <w:bCs w:val="0"/>
          <w:sz w:val="24"/>
          <w:rtl/>
          <w:rPrChange w:id="356" w:author="Meryl Etman" w:date="2020-03-25T10:10:00Z">
            <w:rPr>
              <w:rFonts w:hint="cs"/>
              <w:b/>
              <w:bCs w:val="0"/>
              <w:sz w:val="24"/>
              <w:rtl/>
            </w:rPr>
          </w:rPrChange>
        </w:rPr>
        <w:t>מראש ו</w:t>
      </w:r>
      <w:r w:rsidRPr="000748C0">
        <w:rPr>
          <w:b/>
          <w:bCs w:val="0"/>
          <w:sz w:val="24"/>
          <w:rtl/>
          <w:rPrChange w:id="357" w:author="Meryl Etman" w:date="2020-03-25T10:10:00Z">
            <w:rPr>
              <w:b/>
              <w:bCs w:val="0"/>
              <w:sz w:val="24"/>
              <w:rtl/>
            </w:rPr>
          </w:rPrChange>
        </w:rPr>
        <w:t>בכתב מהמזמין.</w:t>
      </w:r>
    </w:p>
    <w:p w14:paraId="01B84A20" w14:textId="77777777" w:rsidR="00EB5A81" w:rsidRPr="000748C0" w:rsidRDefault="00EB5A81" w:rsidP="00EB5A81">
      <w:pPr>
        <w:pStyle w:val="2"/>
        <w:jc w:val="both"/>
        <w:rPr>
          <w:b/>
          <w:bCs w:val="0"/>
          <w:sz w:val="24"/>
          <w:rtl/>
          <w:rPrChange w:id="358" w:author="Meryl Etman" w:date="2020-03-25T10:10:00Z">
            <w:rPr>
              <w:b/>
              <w:bCs w:val="0"/>
              <w:sz w:val="24"/>
              <w:rtl/>
            </w:rPr>
          </w:rPrChange>
        </w:rPr>
      </w:pPr>
    </w:p>
    <w:p w14:paraId="160061EE" w14:textId="77777777" w:rsidR="00EB5A81" w:rsidRPr="000748C0" w:rsidRDefault="00EB5A81" w:rsidP="00EB5A81">
      <w:pPr>
        <w:pStyle w:val="2"/>
        <w:keepNext w:val="0"/>
        <w:numPr>
          <w:ilvl w:val="1"/>
          <w:numId w:val="15"/>
        </w:numPr>
        <w:tabs>
          <w:tab w:val="left" w:pos="1440"/>
        </w:tabs>
        <w:ind w:left="1460"/>
        <w:jc w:val="both"/>
        <w:rPr>
          <w:b/>
          <w:bCs w:val="0"/>
          <w:sz w:val="24"/>
          <w:rPrChange w:id="359" w:author="Meryl Etman" w:date="2020-03-25T10:10:00Z">
            <w:rPr>
              <w:b/>
              <w:bCs w:val="0"/>
              <w:sz w:val="24"/>
            </w:rPr>
          </w:rPrChange>
        </w:rPr>
      </w:pPr>
      <w:r w:rsidRPr="000748C0">
        <w:rPr>
          <w:b/>
          <w:bCs w:val="0"/>
          <w:sz w:val="24"/>
          <w:rtl/>
          <w:rPrChange w:id="360" w:author="Meryl Etman" w:date="2020-03-25T10:10:00Z">
            <w:rPr>
              <w:b/>
              <w:bCs w:val="0"/>
              <w:sz w:val="24"/>
              <w:rtl/>
            </w:rPr>
          </w:rPrChange>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0748C0">
        <w:rPr>
          <w:rFonts w:hint="cs"/>
          <w:b/>
          <w:bCs w:val="0"/>
          <w:sz w:val="24"/>
          <w:rtl/>
          <w:rPrChange w:id="361" w:author="Meryl Etman" w:date="2020-03-25T10:10:00Z">
            <w:rPr>
              <w:rFonts w:hint="cs"/>
              <w:b/>
              <w:bCs w:val="0"/>
              <w:sz w:val="24"/>
              <w:rtl/>
            </w:rPr>
          </w:rPrChange>
        </w:rPr>
        <w:t>י</w:t>
      </w:r>
      <w:r w:rsidRPr="000748C0">
        <w:rPr>
          <w:b/>
          <w:bCs w:val="0"/>
          <w:sz w:val="24"/>
          <w:rtl/>
          <w:rPrChange w:id="362" w:author="Meryl Etman" w:date="2020-03-25T10:10:00Z">
            <w:rPr>
              <w:b/>
              <w:bCs w:val="0"/>
              <w:sz w:val="24"/>
              <w:rtl/>
            </w:rPr>
          </w:rPrChange>
        </w:rPr>
        <w:t>דרש לקידום, תכנון וב</w:t>
      </w:r>
      <w:r w:rsidRPr="000748C0">
        <w:rPr>
          <w:rFonts w:hint="cs"/>
          <w:b/>
          <w:bCs w:val="0"/>
          <w:sz w:val="24"/>
          <w:rtl/>
          <w:rPrChange w:id="363" w:author="Meryl Etman" w:date="2020-03-25T10:10:00Z">
            <w:rPr>
              <w:rFonts w:hint="cs"/>
              <w:b/>
              <w:bCs w:val="0"/>
              <w:sz w:val="24"/>
              <w:rtl/>
            </w:rPr>
          </w:rPrChange>
        </w:rPr>
        <w:t>י</w:t>
      </w:r>
      <w:r w:rsidRPr="000748C0">
        <w:rPr>
          <w:b/>
          <w:bCs w:val="0"/>
          <w:sz w:val="24"/>
          <w:rtl/>
          <w:rPrChange w:id="364" w:author="Meryl Etman" w:date="2020-03-25T10:10:00Z">
            <w:rPr>
              <w:b/>
              <w:bCs w:val="0"/>
              <w:sz w:val="24"/>
              <w:rtl/>
            </w:rPr>
          </w:rPrChange>
        </w:rPr>
        <w:t>צוע המבנה וכל העבודות המתבצעות בקשר אליו, הכל כפי שיקבע ע"י המזמין. המפקח ימצא בקביעות באתר הבניה, זולת אם נקבע מפורשות אחרת בנספח א</w:t>
      </w:r>
      <w:r w:rsidRPr="000748C0">
        <w:rPr>
          <w:rFonts w:hint="cs"/>
          <w:b/>
          <w:bCs w:val="0"/>
          <w:sz w:val="24"/>
          <w:rtl/>
          <w:rPrChange w:id="365" w:author="Meryl Etman" w:date="2020-03-25T10:10:00Z">
            <w:rPr>
              <w:rFonts w:hint="cs"/>
              <w:b/>
              <w:bCs w:val="0"/>
              <w:sz w:val="24"/>
              <w:rtl/>
            </w:rPr>
          </w:rPrChange>
        </w:rPr>
        <w:t>'</w:t>
      </w:r>
      <w:r w:rsidRPr="000748C0">
        <w:rPr>
          <w:b/>
          <w:bCs w:val="0"/>
          <w:sz w:val="24"/>
          <w:rtl/>
          <w:rPrChange w:id="366" w:author="Meryl Etman" w:date="2020-03-25T10:10:00Z">
            <w:rPr>
              <w:b/>
              <w:bCs w:val="0"/>
              <w:sz w:val="24"/>
              <w:rtl/>
            </w:rPr>
          </w:rPrChange>
        </w:rPr>
        <w:t>, שהרי אז תהיינה שעות נוכחותו באתר לפי הקבוע בנספח א</w:t>
      </w:r>
      <w:r w:rsidRPr="000748C0">
        <w:rPr>
          <w:rFonts w:hint="cs"/>
          <w:b/>
          <w:bCs w:val="0"/>
          <w:sz w:val="24"/>
          <w:rtl/>
          <w:rPrChange w:id="367" w:author="Meryl Etman" w:date="2020-03-25T10:10:00Z">
            <w:rPr>
              <w:rFonts w:hint="cs"/>
              <w:b/>
              <w:bCs w:val="0"/>
              <w:sz w:val="24"/>
              <w:rtl/>
            </w:rPr>
          </w:rPrChange>
        </w:rPr>
        <w:t>'</w:t>
      </w:r>
      <w:r w:rsidRPr="000748C0">
        <w:rPr>
          <w:b/>
          <w:bCs w:val="0"/>
          <w:sz w:val="24"/>
          <w:rtl/>
          <w:rPrChange w:id="368" w:author="Meryl Etman" w:date="2020-03-25T10:10:00Z">
            <w:rPr>
              <w:b/>
              <w:bCs w:val="0"/>
              <w:sz w:val="24"/>
              <w:rtl/>
            </w:rPr>
          </w:rPrChange>
        </w:rPr>
        <w:t>.</w:t>
      </w:r>
      <w:r w:rsidRPr="000748C0">
        <w:rPr>
          <w:rFonts w:hint="cs"/>
          <w:b/>
          <w:bCs w:val="0"/>
          <w:sz w:val="24"/>
          <w:rtl/>
          <w:rPrChange w:id="369" w:author="Meryl Etman" w:date="2020-03-25T10:10:00Z">
            <w:rPr>
              <w:rFonts w:hint="cs"/>
              <w:b/>
              <w:bCs w:val="0"/>
              <w:sz w:val="24"/>
              <w:rtl/>
            </w:rPr>
          </w:rPrChange>
        </w:rPr>
        <w:t xml:space="preserve"> כן, מתחייב המפקח לבצע בקרת הבטחת איכות, לפי הקבוע בנספח ג'.   </w:t>
      </w:r>
    </w:p>
    <w:p w14:paraId="27B992B3" w14:textId="77777777" w:rsidR="00EB5A81" w:rsidRPr="000748C0" w:rsidRDefault="00EB5A81" w:rsidP="00EB5A81">
      <w:pPr>
        <w:pStyle w:val="2"/>
        <w:jc w:val="both"/>
        <w:rPr>
          <w:b/>
          <w:bCs w:val="0"/>
          <w:sz w:val="24"/>
          <w:rtl/>
          <w:rPrChange w:id="370" w:author="Meryl Etman" w:date="2020-03-25T10:10:00Z">
            <w:rPr>
              <w:b/>
              <w:bCs w:val="0"/>
              <w:sz w:val="24"/>
              <w:rtl/>
            </w:rPr>
          </w:rPrChange>
        </w:rPr>
      </w:pPr>
    </w:p>
    <w:p w14:paraId="153DA017" w14:textId="77777777" w:rsidR="00EB5A81" w:rsidRPr="000748C0" w:rsidRDefault="00EB5A81" w:rsidP="00EB5A81">
      <w:pPr>
        <w:pStyle w:val="2"/>
        <w:keepNext w:val="0"/>
        <w:numPr>
          <w:ilvl w:val="1"/>
          <w:numId w:val="15"/>
        </w:numPr>
        <w:tabs>
          <w:tab w:val="left" w:pos="1440"/>
        </w:tabs>
        <w:ind w:left="1460"/>
        <w:jc w:val="both"/>
        <w:rPr>
          <w:b/>
          <w:bCs w:val="0"/>
          <w:sz w:val="24"/>
          <w:rtl/>
          <w:rPrChange w:id="371" w:author="Meryl Etman" w:date="2020-03-25T10:10:00Z">
            <w:rPr>
              <w:b/>
              <w:bCs w:val="0"/>
              <w:sz w:val="24"/>
              <w:rtl/>
            </w:rPr>
          </w:rPrChange>
        </w:rPr>
      </w:pPr>
      <w:r w:rsidRPr="000748C0">
        <w:rPr>
          <w:b/>
          <w:bCs w:val="0"/>
          <w:sz w:val="24"/>
          <w:rtl/>
          <w:rPrChange w:id="372" w:author="Meryl Etman" w:date="2020-03-25T10:10:00Z">
            <w:rPr>
              <w:b/>
              <w:bCs w:val="0"/>
              <w:sz w:val="24"/>
              <w:rtl/>
            </w:rPr>
          </w:rPrChange>
        </w:rPr>
        <w:t>המפקח לא יגיש למתכננים, לקבלנים ולכל גורם הקשור בעבודות התכנון והבניה כל שרות ב</w:t>
      </w:r>
      <w:r w:rsidRPr="000748C0">
        <w:rPr>
          <w:rFonts w:hint="cs"/>
          <w:b/>
          <w:bCs w:val="0"/>
          <w:sz w:val="24"/>
          <w:rtl/>
          <w:rPrChange w:id="373" w:author="Meryl Etman" w:date="2020-03-25T10:10:00Z">
            <w:rPr>
              <w:rFonts w:hint="cs"/>
              <w:b/>
              <w:bCs w:val="0"/>
              <w:sz w:val="24"/>
              <w:rtl/>
            </w:rPr>
          </w:rPrChange>
        </w:rPr>
        <w:t>ין ב</w:t>
      </w:r>
      <w:r w:rsidRPr="000748C0">
        <w:rPr>
          <w:b/>
          <w:bCs w:val="0"/>
          <w:sz w:val="24"/>
          <w:rtl/>
          <w:rPrChange w:id="374" w:author="Meryl Etman" w:date="2020-03-25T10:10:00Z">
            <w:rPr>
              <w:b/>
              <w:bCs w:val="0"/>
              <w:sz w:val="24"/>
              <w:rtl/>
            </w:rPr>
          </w:rPrChange>
        </w:rPr>
        <w:t xml:space="preserve">מישרין </w:t>
      </w:r>
      <w:r w:rsidRPr="000748C0">
        <w:rPr>
          <w:rFonts w:hint="cs"/>
          <w:b/>
          <w:bCs w:val="0"/>
          <w:sz w:val="24"/>
          <w:rtl/>
          <w:rPrChange w:id="375" w:author="Meryl Etman" w:date="2020-03-25T10:10:00Z">
            <w:rPr>
              <w:rFonts w:hint="cs"/>
              <w:b/>
              <w:bCs w:val="0"/>
              <w:sz w:val="24"/>
              <w:rtl/>
            </w:rPr>
          </w:rPrChange>
        </w:rPr>
        <w:t>ובין</w:t>
      </w:r>
      <w:r w:rsidRPr="000748C0">
        <w:rPr>
          <w:b/>
          <w:bCs w:val="0"/>
          <w:sz w:val="24"/>
          <w:rtl/>
          <w:rPrChange w:id="376" w:author="Meryl Etman" w:date="2020-03-25T10:10:00Z">
            <w:rPr>
              <w:b/>
              <w:bCs w:val="0"/>
              <w:sz w:val="24"/>
              <w:rtl/>
            </w:rPr>
          </w:rPrChange>
        </w:rPr>
        <w:t xml:space="preserve"> בעקיפין בפרויקט, בין בתמורה ובין שלא בתמורה, פרט לש</w:t>
      </w:r>
      <w:r w:rsidRPr="000748C0">
        <w:rPr>
          <w:rFonts w:hint="cs"/>
          <w:b/>
          <w:bCs w:val="0"/>
          <w:sz w:val="24"/>
          <w:rtl/>
          <w:rPrChange w:id="377" w:author="Meryl Etman" w:date="2020-03-25T10:10:00Z">
            <w:rPr>
              <w:rFonts w:hint="cs"/>
              <w:b/>
              <w:bCs w:val="0"/>
              <w:sz w:val="24"/>
              <w:rtl/>
            </w:rPr>
          </w:rPrChange>
        </w:rPr>
        <w:t>י</w:t>
      </w:r>
      <w:r w:rsidRPr="000748C0">
        <w:rPr>
          <w:b/>
          <w:bCs w:val="0"/>
          <w:sz w:val="24"/>
          <w:rtl/>
          <w:rPrChange w:id="378" w:author="Meryl Etman" w:date="2020-03-25T10:10:00Z">
            <w:rPr>
              <w:b/>
              <w:bCs w:val="0"/>
              <w:sz w:val="24"/>
              <w:rtl/>
            </w:rPr>
          </w:rPrChange>
        </w:rPr>
        <w:t>רותים המתחייבים מחוזה זה.</w:t>
      </w:r>
    </w:p>
    <w:p w14:paraId="78335BA2" w14:textId="77777777" w:rsidR="00EB5A81" w:rsidRPr="000748C0" w:rsidRDefault="00EB5A81" w:rsidP="00EB5A81">
      <w:pPr>
        <w:ind w:left="1560" w:hanging="700"/>
        <w:jc w:val="both"/>
        <w:rPr>
          <w:b/>
          <w:color w:val="000000"/>
          <w:sz w:val="24"/>
          <w:szCs w:val="24"/>
          <w:rtl/>
          <w:rPrChange w:id="379" w:author="Meryl Etman" w:date="2020-03-25T10:10:00Z">
            <w:rPr>
              <w:b/>
              <w:color w:val="000000"/>
              <w:sz w:val="24"/>
              <w:szCs w:val="24"/>
              <w:rtl/>
            </w:rPr>
          </w:rPrChange>
        </w:rPr>
      </w:pPr>
    </w:p>
    <w:p w14:paraId="654F486A" w14:textId="77777777" w:rsidR="00EB5A81" w:rsidRPr="000748C0" w:rsidRDefault="00EB5A81" w:rsidP="00EB5A81">
      <w:pPr>
        <w:pStyle w:val="2"/>
        <w:keepNext w:val="0"/>
        <w:numPr>
          <w:ilvl w:val="1"/>
          <w:numId w:val="15"/>
        </w:numPr>
        <w:tabs>
          <w:tab w:val="left" w:pos="1440"/>
        </w:tabs>
        <w:ind w:left="1460"/>
        <w:jc w:val="both"/>
        <w:rPr>
          <w:b/>
          <w:bCs w:val="0"/>
          <w:sz w:val="24"/>
          <w:rtl/>
          <w:rPrChange w:id="380" w:author="Meryl Etman" w:date="2020-03-25T10:10:00Z">
            <w:rPr>
              <w:b/>
              <w:bCs w:val="0"/>
              <w:sz w:val="24"/>
              <w:rtl/>
            </w:rPr>
          </w:rPrChange>
        </w:rPr>
      </w:pPr>
      <w:r w:rsidRPr="000748C0">
        <w:rPr>
          <w:b/>
          <w:bCs w:val="0"/>
          <w:sz w:val="24"/>
          <w:rtl/>
          <w:rPrChange w:id="381" w:author="Meryl Etman" w:date="2020-03-25T10:10:00Z">
            <w:rPr>
              <w:b/>
              <w:bCs w:val="0"/>
              <w:sz w:val="24"/>
              <w:rtl/>
            </w:rPr>
          </w:rPrChange>
        </w:rPr>
        <w:t>כל עוד לא יקבע אחרת עם המזמין, יהיה המנהל כנקוב בנספח א</w:t>
      </w:r>
      <w:r w:rsidRPr="000748C0">
        <w:rPr>
          <w:rFonts w:hint="cs"/>
          <w:b/>
          <w:bCs w:val="0"/>
          <w:sz w:val="24"/>
          <w:rtl/>
          <w:rPrChange w:id="382" w:author="Meryl Etman" w:date="2020-03-25T10:10:00Z">
            <w:rPr>
              <w:rFonts w:hint="cs"/>
              <w:b/>
              <w:bCs w:val="0"/>
              <w:sz w:val="24"/>
              <w:rtl/>
            </w:rPr>
          </w:rPrChange>
        </w:rPr>
        <w:t>'</w:t>
      </w:r>
      <w:r w:rsidRPr="000748C0">
        <w:rPr>
          <w:b/>
          <w:bCs w:val="0"/>
          <w:sz w:val="24"/>
          <w:rtl/>
          <w:rPrChange w:id="383" w:author="Meryl Etman" w:date="2020-03-25T10:10:00Z">
            <w:rPr>
              <w:b/>
              <w:bCs w:val="0"/>
              <w:sz w:val="24"/>
              <w:rtl/>
            </w:rPr>
          </w:rPrChange>
        </w:rPr>
        <w:t xml:space="preserve"> להלן ועל המפקח להיות בקשר מתמיד איתם ולתאם עמם את כל פעילותיו, אלא אם יקבע </w:t>
      </w:r>
      <w:r w:rsidRPr="000748C0">
        <w:rPr>
          <w:rFonts w:hint="cs"/>
          <w:b/>
          <w:bCs w:val="0"/>
          <w:sz w:val="24"/>
          <w:rtl/>
          <w:rPrChange w:id="384" w:author="Meryl Etman" w:date="2020-03-25T10:10:00Z">
            <w:rPr>
              <w:rFonts w:hint="cs"/>
              <w:b/>
              <w:bCs w:val="0"/>
              <w:sz w:val="24"/>
              <w:rtl/>
            </w:rPr>
          </w:rPrChange>
        </w:rPr>
        <w:t xml:space="preserve">מפורשות </w:t>
      </w:r>
      <w:r w:rsidRPr="000748C0">
        <w:rPr>
          <w:b/>
          <w:bCs w:val="0"/>
          <w:sz w:val="24"/>
          <w:rtl/>
          <w:rPrChange w:id="385" w:author="Meryl Etman" w:date="2020-03-25T10:10:00Z">
            <w:rPr>
              <w:b/>
              <w:bCs w:val="0"/>
              <w:sz w:val="24"/>
              <w:rtl/>
            </w:rPr>
          </w:rPrChange>
        </w:rPr>
        <w:t>אחרת ע"י המזמין.</w:t>
      </w:r>
    </w:p>
    <w:p w14:paraId="2D9A005F" w14:textId="77777777" w:rsidR="00EB5A81" w:rsidRPr="000748C0" w:rsidRDefault="00EB5A81" w:rsidP="00EB5A81">
      <w:pPr>
        <w:ind w:left="1560" w:hanging="700"/>
        <w:jc w:val="both"/>
        <w:rPr>
          <w:b/>
          <w:color w:val="000000"/>
          <w:sz w:val="24"/>
          <w:szCs w:val="24"/>
          <w:rtl/>
          <w:rPrChange w:id="386" w:author="Meryl Etman" w:date="2020-03-25T10:10:00Z">
            <w:rPr>
              <w:b/>
              <w:color w:val="000000"/>
              <w:sz w:val="24"/>
              <w:szCs w:val="24"/>
              <w:rtl/>
            </w:rPr>
          </w:rPrChange>
        </w:rPr>
      </w:pPr>
    </w:p>
    <w:p w14:paraId="080D0BA4" w14:textId="71A444F3" w:rsidR="00EB5A81" w:rsidRPr="000748C0" w:rsidRDefault="00EB5A81" w:rsidP="00592981">
      <w:pPr>
        <w:pStyle w:val="2"/>
        <w:keepNext w:val="0"/>
        <w:numPr>
          <w:ilvl w:val="1"/>
          <w:numId w:val="15"/>
        </w:numPr>
        <w:tabs>
          <w:tab w:val="left" w:pos="1440"/>
        </w:tabs>
        <w:ind w:left="1460"/>
        <w:jc w:val="both"/>
        <w:rPr>
          <w:b/>
          <w:bCs w:val="0"/>
          <w:sz w:val="24"/>
          <w:rPrChange w:id="387" w:author="Meryl Etman" w:date="2020-03-25T10:10:00Z">
            <w:rPr>
              <w:b/>
              <w:bCs w:val="0"/>
              <w:sz w:val="24"/>
            </w:rPr>
          </w:rPrChange>
        </w:rPr>
      </w:pPr>
      <w:r w:rsidRPr="000748C0">
        <w:rPr>
          <w:b/>
          <w:bCs w:val="0"/>
          <w:sz w:val="24"/>
          <w:rtl/>
          <w:rPrChange w:id="388" w:author="Meryl Etman" w:date="2020-03-25T10:10:00Z">
            <w:rPr>
              <w:b/>
              <w:bCs w:val="0"/>
              <w:sz w:val="24"/>
              <w:rtl/>
            </w:rPr>
          </w:rPrChange>
        </w:rPr>
        <w:t>המפקח מקבל על עצמו לבצע כל שירות טכני או משרדי הכרוך בביצוע שירותי המפקח ו/או הנובע מהם, ככל ש</w:t>
      </w:r>
      <w:r w:rsidRPr="000748C0">
        <w:rPr>
          <w:rFonts w:hint="cs"/>
          <w:b/>
          <w:bCs w:val="0"/>
          <w:sz w:val="24"/>
          <w:rtl/>
          <w:rPrChange w:id="389" w:author="Meryl Etman" w:date="2020-03-25T10:10:00Z">
            <w:rPr>
              <w:rFonts w:hint="cs"/>
              <w:b/>
              <w:bCs w:val="0"/>
              <w:sz w:val="24"/>
              <w:rtl/>
            </w:rPr>
          </w:rPrChange>
        </w:rPr>
        <w:t>י</w:t>
      </w:r>
      <w:r w:rsidRPr="000748C0">
        <w:rPr>
          <w:b/>
          <w:bCs w:val="0"/>
          <w:sz w:val="24"/>
          <w:rtl/>
          <w:rPrChange w:id="390" w:author="Meryl Etman" w:date="2020-03-25T10:10:00Z">
            <w:rPr>
              <w:b/>
              <w:bCs w:val="0"/>
              <w:sz w:val="24"/>
              <w:rtl/>
            </w:rPr>
          </w:rPrChange>
        </w:rPr>
        <w:t>ידרש לכך על ידי המזמין.</w:t>
      </w:r>
      <w:ins w:id="391" w:author="Meryl Etman" w:date="2020-03-22T11:59:00Z">
        <w:r w:rsidR="00592981" w:rsidRPr="000748C0">
          <w:rPr>
            <w:rFonts w:hint="cs"/>
            <w:b/>
            <w:bCs w:val="0"/>
            <w:sz w:val="24"/>
            <w:rtl/>
            <w:rPrChange w:id="392" w:author="Meryl Etman" w:date="2020-03-25T10:10:00Z">
              <w:rPr>
                <w:rFonts w:hint="cs"/>
                <w:b/>
                <w:bCs w:val="0"/>
                <w:sz w:val="24"/>
                <w:rtl/>
              </w:rPr>
            </w:rPrChange>
          </w:rPr>
          <w:t xml:space="preserve"> </w:t>
        </w:r>
        <w:r w:rsidR="00592981" w:rsidRPr="000748C0">
          <w:rPr>
            <w:rFonts w:hint="eastAsia"/>
            <w:b/>
            <w:bCs w:val="0"/>
            <w:sz w:val="24"/>
            <w:rtl/>
            <w:rPrChange w:id="393" w:author="Meryl Etman" w:date="2020-03-25T10:10:00Z">
              <w:rPr>
                <w:rFonts w:hint="eastAsia"/>
                <w:b/>
                <w:bCs w:val="0"/>
                <w:sz w:val="24"/>
                <w:rtl/>
              </w:rPr>
            </w:rPrChange>
          </w:rPr>
          <w:t>יובהר</w:t>
        </w:r>
        <w:r w:rsidR="00592981" w:rsidRPr="000748C0">
          <w:rPr>
            <w:b/>
            <w:bCs w:val="0"/>
            <w:sz w:val="24"/>
            <w:rtl/>
            <w:rPrChange w:id="394" w:author="Meryl Etman" w:date="2020-03-25T10:10:00Z">
              <w:rPr>
                <w:b/>
                <w:bCs w:val="0"/>
                <w:sz w:val="24"/>
                <w:rtl/>
              </w:rPr>
            </w:rPrChange>
          </w:rPr>
          <w:t xml:space="preserve"> </w:t>
        </w:r>
        <w:r w:rsidR="00592981" w:rsidRPr="000748C0">
          <w:rPr>
            <w:rFonts w:hint="eastAsia"/>
            <w:b/>
            <w:bCs w:val="0"/>
            <w:sz w:val="24"/>
            <w:rtl/>
            <w:rPrChange w:id="395" w:author="Meryl Etman" w:date="2020-03-25T10:10:00Z">
              <w:rPr>
                <w:rFonts w:hint="eastAsia"/>
                <w:b/>
                <w:bCs w:val="0"/>
                <w:sz w:val="24"/>
                <w:rtl/>
              </w:rPr>
            </w:rPrChange>
          </w:rPr>
          <w:t>כי</w:t>
        </w:r>
        <w:r w:rsidR="00592981" w:rsidRPr="000748C0">
          <w:rPr>
            <w:b/>
            <w:bCs w:val="0"/>
            <w:sz w:val="24"/>
            <w:rtl/>
            <w:rPrChange w:id="396" w:author="Meryl Etman" w:date="2020-03-25T10:10:00Z">
              <w:rPr>
                <w:b/>
                <w:bCs w:val="0"/>
                <w:sz w:val="24"/>
                <w:rtl/>
              </w:rPr>
            </w:rPrChange>
          </w:rPr>
          <w:t xml:space="preserve"> </w:t>
        </w:r>
        <w:r w:rsidR="00592981" w:rsidRPr="000748C0">
          <w:rPr>
            <w:rFonts w:hint="eastAsia"/>
            <w:b/>
            <w:bCs w:val="0"/>
            <w:sz w:val="24"/>
            <w:rtl/>
            <w:rPrChange w:id="397" w:author="Meryl Etman" w:date="2020-03-25T10:10:00Z">
              <w:rPr>
                <w:rFonts w:hint="eastAsia"/>
                <w:b/>
                <w:bCs w:val="0"/>
                <w:sz w:val="24"/>
                <w:rtl/>
              </w:rPr>
            </w:rPrChange>
          </w:rPr>
          <w:t>שרות</w:t>
        </w:r>
        <w:r w:rsidR="00592981" w:rsidRPr="000748C0">
          <w:rPr>
            <w:b/>
            <w:bCs w:val="0"/>
            <w:sz w:val="24"/>
            <w:rtl/>
            <w:rPrChange w:id="398" w:author="Meryl Etman" w:date="2020-03-25T10:10:00Z">
              <w:rPr>
                <w:b/>
                <w:bCs w:val="0"/>
                <w:sz w:val="24"/>
                <w:rtl/>
              </w:rPr>
            </w:rPrChange>
          </w:rPr>
          <w:t xml:space="preserve"> </w:t>
        </w:r>
        <w:r w:rsidR="00592981" w:rsidRPr="000748C0">
          <w:rPr>
            <w:rFonts w:hint="eastAsia"/>
            <w:b/>
            <w:bCs w:val="0"/>
            <w:sz w:val="24"/>
            <w:rtl/>
            <w:rPrChange w:id="399" w:author="Meryl Etman" w:date="2020-03-25T10:10:00Z">
              <w:rPr>
                <w:rFonts w:hint="eastAsia"/>
                <w:b/>
                <w:bCs w:val="0"/>
                <w:sz w:val="24"/>
                <w:rtl/>
              </w:rPr>
            </w:rPrChange>
          </w:rPr>
          <w:t>זה</w:t>
        </w:r>
        <w:r w:rsidR="00592981" w:rsidRPr="000748C0">
          <w:rPr>
            <w:b/>
            <w:bCs w:val="0"/>
            <w:sz w:val="24"/>
            <w:rtl/>
            <w:rPrChange w:id="400" w:author="Meryl Etman" w:date="2020-03-25T10:10:00Z">
              <w:rPr>
                <w:b/>
                <w:bCs w:val="0"/>
                <w:sz w:val="24"/>
                <w:rtl/>
              </w:rPr>
            </w:rPrChange>
          </w:rPr>
          <w:t xml:space="preserve"> </w:t>
        </w:r>
        <w:r w:rsidR="00592981" w:rsidRPr="000748C0">
          <w:rPr>
            <w:rFonts w:hint="eastAsia"/>
            <w:b/>
            <w:bCs w:val="0"/>
            <w:sz w:val="24"/>
            <w:rtl/>
            <w:rPrChange w:id="401" w:author="Meryl Etman" w:date="2020-03-25T10:10:00Z">
              <w:rPr>
                <w:rFonts w:hint="eastAsia"/>
                <w:b/>
                <w:bCs w:val="0"/>
                <w:sz w:val="24"/>
                <w:rtl/>
              </w:rPr>
            </w:rPrChange>
          </w:rPr>
          <w:t>כולל</w:t>
        </w:r>
        <w:r w:rsidR="00592981" w:rsidRPr="000748C0">
          <w:rPr>
            <w:b/>
            <w:bCs w:val="0"/>
            <w:sz w:val="24"/>
            <w:rtl/>
            <w:rPrChange w:id="402" w:author="Meryl Etman" w:date="2020-03-25T10:10:00Z">
              <w:rPr>
                <w:b/>
                <w:bCs w:val="0"/>
                <w:sz w:val="24"/>
                <w:rtl/>
              </w:rPr>
            </w:rPrChange>
          </w:rPr>
          <w:t xml:space="preserve"> </w:t>
        </w:r>
        <w:r w:rsidR="00592981" w:rsidRPr="000748C0">
          <w:rPr>
            <w:rFonts w:hint="eastAsia"/>
            <w:b/>
            <w:bCs w:val="0"/>
            <w:sz w:val="24"/>
            <w:rtl/>
            <w:rPrChange w:id="403" w:author="Meryl Etman" w:date="2020-03-25T10:10:00Z">
              <w:rPr>
                <w:rFonts w:hint="eastAsia"/>
                <w:b/>
                <w:bCs w:val="0"/>
                <w:sz w:val="24"/>
                <w:rtl/>
              </w:rPr>
            </w:rPrChange>
          </w:rPr>
          <w:t>רק</w:t>
        </w:r>
        <w:r w:rsidR="00592981" w:rsidRPr="000748C0">
          <w:rPr>
            <w:b/>
            <w:bCs w:val="0"/>
            <w:sz w:val="24"/>
            <w:rtl/>
            <w:rPrChange w:id="404" w:author="Meryl Etman" w:date="2020-03-25T10:10:00Z">
              <w:rPr>
                <w:b/>
                <w:bCs w:val="0"/>
                <w:sz w:val="24"/>
                <w:rtl/>
              </w:rPr>
            </w:rPrChange>
          </w:rPr>
          <w:t xml:space="preserve"> </w:t>
        </w:r>
        <w:r w:rsidR="00592981" w:rsidRPr="000748C0">
          <w:rPr>
            <w:rFonts w:hint="eastAsia"/>
            <w:b/>
            <w:bCs w:val="0"/>
            <w:sz w:val="24"/>
            <w:rtl/>
            <w:rPrChange w:id="405" w:author="Meryl Etman" w:date="2020-03-25T10:10:00Z">
              <w:rPr>
                <w:rFonts w:hint="eastAsia"/>
                <w:b/>
                <w:bCs w:val="0"/>
                <w:sz w:val="24"/>
                <w:rtl/>
              </w:rPr>
            </w:rPrChange>
          </w:rPr>
          <w:t>ש</w:t>
        </w:r>
      </w:ins>
      <w:ins w:id="406" w:author="Meryl Etman" w:date="2020-03-22T12:00:00Z">
        <w:r w:rsidR="00592981" w:rsidRPr="000748C0">
          <w:rPr>
            <w:rFonts w:hint="eastAsia"/>
            <w:b/>
            <w:bCs w:val="0"/>
            <w:sz w:val="24"/>
            <w:rtl/>
            <w:rPrChange w:id="407" w:author="Meryl Etman" w:date="2020-03-25T10:10:00Z">
              <w:rPr>
                <w:rFonts w:hint="eastAsia"/>
                <w:b/>
                <w:bCs w:val="0"/>
                <w:sz w:val="24"/>
                <w:rtl/>
              </w:rPr>
            </w:rPrChange>
          </w:rPr>
          <w:t>י</w:t>
        </w:r>
      </w:ins>
      <w:ins w:id="408" w:author="Meryl Etman" w:date="2020-03-22T11:59:00Z">
        <w:r w:rsidR="00592981" w:rsidRPr="000748C0">
          <w:rPr>
            <w:rFonts w:hint="eastAsia"/>
            <w:b/>
            <w:bCs w:val="0"/>
            <w:sz w:val="24"/>
            <w:rtl/>
            <w:rPrChange w:id="409" w:author="Meryl Etman" w:date="2020-03-25T10:10:00Z">
              <w:rPr>
                <w:rFonts w:hint="eastAsia"/>
                <w:b/>
                <w:bCs w:val="0"/>
                <w:sz w:val="24"/>
                <w:rtl/>
              </w:rPr>
            </w:rPrChange>
          </w:rPr>
          <w:t>רותים</w:t>
        </w:r>
        <w:r w:rsidR="00592981" w:rsidRPr="000748C0">
          <w:rPr>
            <w:b/>
            <w:bCs w:val="0"/>
            <w:sz w:val="24"/>
            <w:rtl/>
            <w:rPrChange w:id="410" w:author="Meryl Etman" w:date="2020-03-25T10:10:00Z">
              <w:rPr>
                <w:b/>
                <w:bCs w:val="0"/>
                <w:sz w:val="24"/>
                <w:rtl/>
              </w:rPr>
            </w:rPrChange>
          </w:rPr>
          <w:t xml:space="preserve"> </w:t>
        </w:r>
        <w:r w:rsidR="00592981" w:rsidRPr="000748C0">
          <w:rPr>
            <w:rFonts w:hint="eastAsia"/>
            <w:b/>
            <w:bCs w:val="0"/>
            <w:sz w:val="24"/>
            <w:rtl/>
            <w:rPrChange w:id="411" w:author="Meryl Etman" w:date="2020-03-25T10:10:00Z">
              <w:rPr>
                <w:rFonts w:hint="eastAsia"/>
                <w:b/>
                <w:bCs w:val="0"/>
                <w:sz w:val="24"/>
                <w:rtl/>
              </w:rPr>
            </w:rPrChange>
          </w:rPr>
          <w:t>הניתנים</w:t>
        </w:r>
        <w:r w:rsidR="00592981" w:rsidRPr="000748C0">
          <w:rPr>
            <w:b/>
            <w:bCs w:val="0"/>
            <w:sz w:val="24"/>
            <w:rtl/>
            <w:rPrChange w:id="412" w:author="Meryl Etman" w:date="2020-03-25T10:10:00Z">
              <w:rPr>
                <w:b/>
                <w:bCs w:val="0"/>
                <w:sz w:val="24"/>
                <w:rtl/>
              </w:rPr>
            </w:rPrChange>
          </w:rPr>
          <w:t xml:space="preserve"> </w:t>
        </w:r>
        <w:r w:rsidR="00592981" w:rsidRPr="000748C0">
          <w:rPr>
            <w:rFonts w:hint="eastAsia"/>
            <w:b/>
            <w:bCs w:val="0"/>
            <w:sz w:val="24"/>
            <w:rtl/>
            <w:rPrChange w:id="413" w:author="Meryl Etman" w:date="2020-03-25T10:10:00Z">
              <w:rPr>
                <w:rFonts w:hint="eastAsia"/>
                <w:b/>
                <w:bCs w:val="0"/>
                <w:sz w:val="24"/>
                <w:rtl/>
              </w:rPr>
            </w:rPrChange>
          </w:rPr>
          <w:t>ישירות</w:t>
        </w:r>
        <w:r w:rsidR="00592981" w:rsidRPr="000748C0">
          <w:rPr>
            <w:b/>
            <w:bCs w:val="0"/>
            <w:sz w:val="24"/>
            <w:rtl/>
            <w:rPrChange w:id="414" w:author="Meryl Etman" w:date="2020-03-25T10:10:00Z">
              <w:rPr>
                <w:b/>
                <w:bCs w:val="0"/>
                <w:sz w:val="24"/>
                <w:rtl/>
              </w:rPr>
            </w:rPrChange>
          </w:rPr>
          <w:t xml:space="preserve"> </w:t>
        </w:r>
        <w:r w:rsidR="00592981" w:rsidRPr="000748C0">
          <w:rPr>
            <w:rFonts w:hint="eastAsia"/>
            <w:b/>
            <w:bCs w:val="0"/>
            <w:sz w:val="24"/>
            <w:rtl/>
            <w:rPrChange w:id="415" w:author="Meryl Etman" w:date="2020-03-25T10:10:00Z">
              <w:rPr>
                <w:rFonts w:hint="eastAsia"/>
                <w:b/>
                <w:bCs w:val="0"/>
                <w:sz w:val="24"/>
                <w:rtl/>
              </w:rPr>
            </w:rPrChange>
          </w:rPr>
          <w:t>ע</w:t>
        </w:r>
      </w:ins>
      <w:ins w:id="416" w:author="Meryl Etman" w:date="2020-03-22T12:00:00Z">
        <w:r w:rsidR="00592981" w:rsidRPr="000748C0">
          <w:rPr>
            <w:b/>
            <w:bCs w:val="0"/>
            <w:sz w:val="24"/>
            <w:rtl/>
            <w:rPrChange w:id="417" w:author="Meryl Etman" w:date="2020-03-25T10:10:00Z">
              <w:rPr>
                <w:b/>
                <w:bCs w:val="0"/>
                <w:sz w:val="24"/>
                <w:rtl/>
              </w:rPr>
            </w:rPrChange>
          </w:rPr>
          <w:t xml:space="preserve">"י המפקח ולא ע"י גורמים חיצוניים כדוגמת שירותי מעבדה, מדידות וכיו"ב. </w:t>
        </w:r>
      </w:ins>
    </w:p>
    <w:p w14:paraId="77843EDC" w14:textId="77777777" w:rsidR="00EB5A81" w:rsidRPr="000748C0" w:rsidRDefault="00EB5A81" w:rsidP="00EB5A81">
      <w:pPr>
        <w:pStyle w:val="2"/>
        <w:jc w:val="both"/>
        <w:rPr>
          <w:b/>
          <w:bCs w:val="0"/>
          <w:sz w:val="24"/>
          <w:rtl/>
          <w:rPrChange w:id="418" w:author="Meryl Etman" w:date="2020-03-25T10:10:00Z">
            <w:rPr>
              <w:b/>
              <w:bCs w:val="0"/>
              <w:sz w:val="24"/>
              <w:rtl/>
            </w:rPr>
          </w:rPrChange>
        </w:rPr>
      </w:pPr>
    </w:p>
    <w:p w14:paraId="276C652D" w14:textId="77777777" w:rsidR="00EB5A81" w:rsidRPr="000748C0" w:rsidRDefault="00EB5A81" w:rsidP="00EB5A81">
      <w:pPr>
        <w:pStyle w:val="2"/>
        <w:keepNext w:val="0"/>
        <w:numPr>
          <w:ilvl w:val="1"/>
          <w:numId w:val="15"/>
        </w:numPr>
        <w:tabs>
          <w:tab w:val="left" w:pos="1440"/>
        </w:tabs>
        <w:ind w:left="1460"/>
        <w:jc w:val="both"/>
        <w:rPr>
          <w:sz w:val="24"/>
          <w:rPrChange w:id="419" w:author="Meryl Etman" w:date="2020-03-25T10:10:00Z">
            <w:rPr>
              <w:sz w:val="24"/>
            </w:rPr>
          </w:rPrChange>
        </w:rPr>
      </w:pPr>
      <w:r w:rsidRPr="000748C0">
        <w:rPr>
          <w:b/>
          <w:bCs w:val="0"/>
          <w:sz w:val="24"/>
          <w:rtl/>
          <w:rPrChange w:id="420" w:author="Meryl Etman" w:date="2020-03-25T10:10:00Z">
            <w:rPr>
              <w:b/>
              <w:bCs w:val="0"/>
              <w:sz w:val="24"/>
              <w:rtl/>
            </w:rPr>
          </w:rPrChange>
        </w:rPr>
        <w:t>המפקח ישמור על נוהלי קשר, תיאום, דיווח, רישום ומתכונת המסמכים לפי דרישת המנהל</w:t>
      </w:r>
      <w:r w:rsidRPr="000748C0">
        <w:rPr>
          <w:rFonts w:hint="cs"/>
          <w:b/>
          <w:bCs w:val="0"/>
          <w:sz w:val="24"/>
          <w:rtl/>
          <w:rPrChange w:id="421" w:author="Meryl Etman" w:date="2020-03-25T10:10:00Z">
            <w:rPr>
              <w:rFonts w:hint="cs"/>
              <w:b/>
              <w:bCs w:val="0"/>
              <w:sz w:val="24"/>
              <w:rtl/>
            </w:rPr>
          </w:rPrChange>
        </w:rPr>
        <w:t xml:space="preserve"> והכל תוך שהוא מקפיד על כללי בקרת הבטחת האיכות, כמפורט בנספח ג'.</w:t>
      </w:r>
      <w:r w:rsidRPr="000748C0">
        <w:rPr>
          <w:rFonts w:hint="cs"/>
          <w:sz w:val="24"/>
          <w:rtl/>
          <w:rPrChange w:id="422" w:author="Meryl Etman" w:date="2020-03-25T10:10:00Z">
            <w:rPr>
              <w:rFonts w:hint="cs"/>
              <w:sz w:val="24"/>
              <w:rtl/>
            </w:rPr>
          </w:rPrChange>
        </w:rPr>
        <w:t xml:space="preserve"> </w:t>
      </w:r>
    </w:p>
    <w:p w14:paraId="04722E84" w14:textId="77777777" w:rsidR="00EB5A81" w:rsidRPr="000748C0" w:rsidRDefault="00EB5A81" w:rsidP="00EB5A81">
      <w:pPr>
        <w:pStyle w:val="af3"/>
        <w:rPr>
          <w:sz w:val="24"/>
          <w:szCs w:val="24"/>
          <w:u w:val="single"/>
          <w:rtl/>
          <w:rPrChange w:id="423" w:author="Meryl Etman" w:date="2020-03-25T10:10:00Z">
            <w:rPr>
              <w:sz w:val="24"/>
              <w:szCs w:val="24"/>
              <w:u w:val="single"/>
              <w:rtl/>
            </w:rPr>
          </w:rPrChange>
        </w:rPr>
      </w:pPr>
    </w:p>
    <w:p w14:paraId="2B6F3627" w14:textId="77777777" w:rsidR="00EB5A81" w:rsidRPr="000748C0" w:rsidRDefault="00EB5A81" w:rsidP="00EB5A81">
      <w:pPr>
        <w:pStyle w:val="2"/>
        <w:keepNext w:val="0"/>
        <w:numPr>
          <w:ilvl w:val="1"/>
          <w:numId w:val="15"/>
        </w:numPr>
        <w:tabs>
          <w:tab w:val="left" w:pos="1440"/>
        </w:tabs>
        <w:ind w:left="1460"/>
        <w:jc w:val="both"/>
        <w:rPr>
          <w:sz w:val="24"/>
          <w:u w:val="single"/>
          <w:rPrChange w:id="424" w:author="Meryl Etman" w:date="2020-03-25T10:10:00Z">
            <w:rPr>
              <w:sz w:val="24"/>
              <w:u w:val="single"/>
            </w:rPr>
          </w:rPrChange>
        </w:rPr>
      </w:pPr>
      <w:r w:rsidRPr="000748C0">
        <w:rPr>
          <w:rFonts w:hint="cs"/>
          <w:sz w:val="24"/>
          <w:u w:val="single"/>
          <w:rtl/>
          <w:rPrChange w:id="425" w:author="Meryl Etman" w:date="2020-03-25T10:10:00Z">
            <w:rPr>
              <w:rFonts w:hint="cs"/>
              <w:sz w:val="24"/>
              <w:u w:val="single"/>
              <w:rtl/>
            </w:rPr>
          </w:rPrChange>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647D327C" w14:textId="77777777" w:rsidR="00EB5A81" w:rsidRPr="000748C0" w:rsidRDefault="00EB5A81" w:rsidP="00EB5A81">
      <w:pPr>
        <w:pStyle w:val="2"/>
        <w:ind w:left="1460"/>
        <w:jc w:val="both"/>
        <w:rPr>
          <w:sz w:val="24"/>
          <w:u w:val="single"/>
          <w:rtl/>
          <w:rPrChange w:id="426" w:author="Meryl Etman" w:date="2020-03-25T10:10:00Z">
            <w:rPr>
              <w:sz w:val="24"/>
              <w:u w:val="single"/>
              <w:rtl/>
            </w:rPr>
          </w:rPrChange>
        </w:rPr>
      </w:pPr>
      <w:r w:rsidRPr="000748C0">
        <w:rPr>
          <w:rFonts w:hint="cs"/>
          <w:sz w:val="24"/>
          <w:u w:val="single"/>
          <w:rtl/>
          <w:rPrChange w:id="427" w:author="Meryl Etman" w:date="2020-03-25T10:10:00Z">
            <w:rPr>
              <w:rFonts w:hint="cs"/>
              <w:sz w:val="24"/>
              <w:u w:val="single"/>
              <w:rtl/>
            </w:rPr>
          </w:rPrChange>
        </w:rPr>
        <w:t xml:space="preserve">להסרת ספקות יובהר כי המפקח יהא אחראי בלעדית למינויו ולכל עניין הכרוך בהפעלתו ובפעולתו על פי תקנות התכנון ועפ"י </w:t>
      </w:r>
      <w:r w:rsidRPr="000748C0">
        <w:rPr>
          <w:rFonts w:hint="cs"/>
          <w:sz w:val="24"/>
          <w:u w:val="single"/>
          <w:rtl/>
          <w:rPrChange w:id="428" w:author="Meryl Etman" w:date="2020-03-25T10:10:00Z">
            <w:rPr>
              <w:rFonts w:hint="cs"/>
              <w:sz w:val="24"/>
              <w:u w:val="single"/>
              <w:rtl/>
            </w:rPr>
          </w:rPrChange>
        </w:rPr>
        <w:lastRenderedPageBreak/>
        <w:t xml:space="preserve">כל דין, של האחראי על הביקורת, וזאת על חשבונו של המפקח בלבד. </w:t>
      </w:r>
    </w:p>
    <w:p w14:paraId="3206A15B" w14:textId="77777777" w:rsidR="00EB5A81" w:rsidRPr="000748C0" w:rsidRDefault="00EB5A81" w:rsidP="00EB5A81">
      <w:pPr>
        <w:pStyle w:val="2"/>
        <w:ind w:left="1460"/>
        <w:jc w:val="both"/>
        <w:rPr>
          <w:sz w:val="24"/>
          <w:u w:val="single"/>
          <w:rtl/>
          <w:rPrChange w:id="429" w:author="Meryl Etman" w:date="2020-03-25T10:10:00Z">
            <w:rPr>
              <w:sz w:val="24"/>
              <w:u w:val="single"/>
              <w:rtl/>
            </w:rPr>
          </w:rPrChange>
        </w:rPr>
      </w:pPr>
      <w:r w:rsidRPr="000748C0">
        <w:rPr>
          <w:rFonts w:hint="cs"/>
          <w:sz w:val="24"/>
          <w:u w:val="single"/>
          <w:rtl/>
          <w:rPrChange w:id="430" w:author="Meryl Etman" w:date="2020-03-25T10:10:00Z">
            <w:rPr>
              <w:rFonts w:hint="cs"/>
              <w:sz w:val="24"/>
              <w:u w:val="single"/>
              <w:rtl/>
            </w:rPr>
          </w:rPrChange>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4368DF86" w14:textId="77777777" w:rsidR="00EB5A81" w:rsidRPr="000748C0" w:rsidRDefault="00EB5A81" w:rsidP="00EB5A81">
      <w:pPr>
        <w:pStyle w:val="2"/>
        <w:ind w:left="1460"/>
        <w:jc w:val="both"/>
        <w:rPr>
          <w:sz w:val="24"/>
          <w:u w:val="single"/>
          <w:rtl/>
          <w:rPrChange w:id="431" w:author="Meryl Etman" w:date="2020-03-25T10:10:00Z">
            <w:rPr>
              <w:sz w:val="24"/>
              <w:u w:val="single"/>
              <w:rtl/>
            </w:rPr>
          </w:rPrChange>
        </w:rPr>
      </w:pPr>
      <w:r w:rsidRPr="000748C0">
        <w:rPr>
          <w:rFonts w:hint="cs"/>
          <w:sz w:val="24"/>
          <w:u w:val="single"/>
          <w:rtl/>
          <w:rPrChange w:id="432" w:author="Meryl Etman" w:date="2020-03-25T10:10:00Z">
            <w:rPr>
              <w:rFonts w:hint="cs"/>
              <w:sz w:val="24"/>
              <w:u w:val="single"/>
              <w:rtl/>
            </w:rPr>
          </w:rPrChange>
        </w:rPr>
        <w:t>המפקח יהיה אחראי לכל נזק אשר יגרם למזמין בגין הפרת התחייבויותיו של המפקח כדלעיל.</w:t>
      </w:r>
    </w:p>
    <w:p w14:paraId="2953EBC0" w14:textId="77777777" w:rsidR="00EB5A81" w:rsidRPr="000748C0" w:rsidRDefault="00EB5A81" w:rsidP="00EB5A81">
      <w:pPr>
        <w:pStyle w:val="2"/>
        <w:ind w:left="1460"/>
        <w:jc w:val="both"/>
        <w:rPr>
          <w:ins w:id="433" w:author="Meryl Etman" w:date="2020-03-24T16:52:00Z"/>
          <w:sz w:val="24"/>
          <w:u w:val="single"/>
          <w:rtl/>
          <w:rPrChange w:id="434" w:author="Meryl Etman" w:date="2020-03-25T10:10:00Z">
            <w:rPr>
              <w:ins w:id="435" w:author="Meryl Etman" w:date="2020-03-24T16:52:00Z"/>
              <w:sz w:val="24"/>
              <w:u w:val="single"/>
              <w:rtl/>
            </w:rPr>
          </w:rPrChange>
        </w:rPr>
      </w:pPr>
      <w:r w:rsidRPr="000748C0">
        <w:rPr>
          <w:rFonts w:hint="cs"/>
          <w:sz w:val="24"/>
          <w:u w:val="single"/>
          <w:rtl/>
          <w:rPrChange w:id="436" w:author="Meryl Etman" w:date="2020-03-25T10:10:00Z">
            <w:rPr>
              <w:rFonts w:hint="cs"/>
              <w:sz w:val="24"/>
              <w:u w:val="single"/>
              <w:rtl/>
            </w:rPr>
          </w:rPrChange>
        </w:rPr>
        <w:t>האחראי על הביקורת יחתום לפי דרישת המזמין על כל מסמך שיידרש ע"י הרשויות לשם דיווח בדבר מינויו.</w:t>
      </w:r>
    </w:p>
    <w:p w14:paraId="0709FB89" w14:textId="0AE27CBB" w:rsidR="00394771" w:rsidRPr="000748C0" w:rsidRDefault="00394771">
      <w:pPr>
        <w:rPr>
          <w:ins w:id="437" w:author="Meryl Etman" w:date="2020-03-24T16:52:00Z"/>
          <w:rtl/>
          <w:rPrChange w:id="438" w:author="Meryl Etman" w:date="2020-03-25T10:10:00Z">
            <w:rPr>
              <w:ins w:id="439" w:author="Meryl Etman" w:date="2020-03-24T16:52:00Z"/>
              <w:rtl/>
            </w:rPr>
          </w:rPrChange>
        </w:rPr>
        <w:pPrChange w:id="440" w:author="Meryl Etman" w:date="2020-03-24T16:52:00Z">
          <w:pPr>
            <w:pStyle w:val="2"/>
            <w:ind w:left="1460"/>
            <w:jc w:val="both"/>
          </w:pPr>
        </w:pPrChange>
      </w:pPr>
    </w:p>
    <w:p w14:paraId="1CEB532C" w14:textId="46295A12" w:rsidR="00394771" w:rsidRPr="000748C0" w:rsidRDefault="00394771">
      <w:pPr>
        <w:ind w:left="1440"/>
        <w:rPr>
          <w:rPrChange w:id="441" w:author="Meryl Etman" w:date="2020-03-25T10:10:00Z">
            <w:rPr>
              <w:sz w:val="24"/>
              <w:u w:val="single"/>
            </w:rPr>
          </w:rPrChange>
        </w:rPr>
        <w:pPrChange w:id="442" w:author="Meryl Etman" w:date="2020-03-24T17:01:00Z">
          <w:pPr>
            <w:pStyle w:val="2"/>
            <w:ind w:left="1460"/>
            <w:jc w:val="both"/>
          </w:pPr>
        </w:pPrChange>
      </w:pPr>
      <w:ins w:id="443" w:author="Meryl Etman" w:date="2020-03-24T16:52:00Z">
        <w:r w:rsidRPr="000748C0">
          <w:rPr>
            <w:rFonts w:hint="cs"/>
            <w:rtl/>
            <w:lang w:eastAsia="he-IL"/>
            <w:rPrChange w:id="444" w:author="Meryl Etman" w:date="2020-03-25T10:10:00Z">
              <w:rPr>
                <w:rFonts w:hint="cs"/>
                <w:rtl/>
              </w:rPr>
            </w:rPrChange>
          </w:rPr>
          <w:t>י</w:t>
        </w:r>
        <w:r w:rsidRPr="000748C0">
          <w:rPr>
            <w:rFonts w:hint="eastAsia"/>
            <w:rtl/>
            <w:lang w:eastAsia="he-IL"/>
            <w:rPrChange w:id="445" w:author="Meryl Etman" w:date="2020-03-25T10:10:00Z">
              <w:rPr>
                <w:rFonts w:hint="eastAsia"/>
                <w:rtl/>
              </w:rPr>
            </w:rPrChange>
          </w:rPr>
          <w:t>ובהר</w:t>
        </w:r>
        <w:r w:rsidRPr="000748C0">
          <w:rPr>
            <w:rtl/>
            <w:lang w:eastAsia="he-IL"/>
            <w:rPrChange w:id="446" w:author="Meryl Etman" w:date="2020-03-25T10:10:00Z">
              <w:rPr>
                <w:rtl/>
              </w:rPr>
            </w:rPrChange>
          </w:rPr>
          <w:t xml:space="preserve"> </w:t>
        </w:r>
        <w:r w:rsidRPr="000748C0">
          <w:rPr>
            <w:rFonts w:hint="eastAsia"/>
            <w:rtl/>
            <w:lang w:eastAsia="he-IL"/>
            <w:rPrChange w:id="447" w:author="Meryl Etman" w:date="2020-03-25T10:10:00Z">
              <w:rPr>
                <w:rFonts w:hint="eastAsia"/>
                <w:rtl/>
              </w:rPr>
            </w:rPrChange>
          </w:rPr>
          <w:t>כי</w:t>
        </w:r>
        <w:r w:rsidRPr="000748C0">
          <w:rPr>
            <w:rtl/>
            <w:lang w:eastAsia="he-IL"/>
            <w:rPrChange w:id="448" w:author="Meryl Etman" w:date="2020-03-25T10:10:00Z">
              <w:rPr>
                <w:rtl/>
              </w:rPr>
            </w:rPrChange>
          </w:rPr>
          <w:t xml:space="preserve"> </w:t>
        </w:r>
        <w:r w:rsidRPr="000748C0">
          <w:rPr>
            <w:rFonts w:hint="eastAsia"/>
            <w:rtl/>
            <w:lang w:eastAsia="he-IL"/>
            <w:rPrChange w:id="449" w:author="Meryl Etman" w:date="2020-03-25T10:10:00Z">
              <w:rPr>
                <w:rFonts w:hint="eastAsia"/>
                <w:rtl/>
              </w:rPr>
            </w:rPrChange>
          </w:rPr>
          <w:t>סעיף</w:t>
        </w:r>
        <w:r w:rsidRPr="000748C0">
          <w:rPr>
            <w:rtl/>
            <w:lang w:eastAsia="he-IL"/>
            <w:rPrChange w:id="450" w:author="Meryl Etman" w:date="2020-03-25T10:10:00Z">
              <w:rPr>
                <w:rtl/>
              </w:rPr>
            </w:rPrChange>
          </w:rPr>
          <w:t xml:space="preserve"> </w:t>
        </w:r>
        <w:r w:rsidRPr="000748C0">
          <w:rPr>
            <w:rFonts w:hint="eastAsia"/>
            <w:rtl/>
            <w:lang w:eastAsia="he-IL"/>
            <w:rPrChange w:id="451" w:author="Meryl Etman" w:date="2020-03-25T10:10:00Z">
              <w:rPr>
                <w:rFonts w:hint="eastAsia"/>
                <w:rtl/>
              </w:rPr>
            </w:rPrChange>
          </w:rPr>
          <w:t>זה</w:t>
        </w:r>
        <w:r w:rsidRPr="000748C0">
          <w:rPr>
            <w:rtl/>
            <w:lang w:eastAsia="he-IL"/>
            <w:rPrChange w:id="452" w:author="Meryl Etman" w:date="2020-03-25T10:10:00Z">
              <w:rPr>
                <w:rtl/>
              </w:rPr>
            </w:rPrChange>
          </w:rPr>
          <w:t xml:space="preserve"> </w:t>
        </w:r>
        <w:r w:rsidRPr="000748C0">
          <w:rPr>
            <w:rFonts w:hint="eastAsia"/>
            <w:rtl/>
            <w:lang w:eastAsia="he-IL"/>
            <w:rPrChange w:id="453" w:author="Meryl Etman" w:date="2020-03-25T10:10:00Z">
              <w:rPr>
                <w:rFonts w:hint="eastAsia"/>
                <w:rtl/>
              </w:rPr>
            </w:rPrChange>
          </w:rPr>
          <w:t>י</w:t>
        </w:r>
      </w:ins>
      <w:ins w:id="454" w:author="Meryl Etman" w:date="2020-03-24T17:01:00Z">
        <w:r w:rsidR="00CB277C" w:rsidRPr="000748C0">
          <w:rPr>
            <w:rFonts w:hint="cs"/>
            <w:rtl/>
            <w:lang w:eastAsia="he-IL"/>
            <w:rPrChange w:id="455" w:author="Meryl Etman" w:date="2020-03-25T10:10:00Z">
              <w:rPr>
                <w:rFonts w:hint="cs"/>
                <w:highlight w:val="yellow"/>
                <w:rtl/>
              </w:rPr>
            </w:rPrChange>
          </w:rPr>
          <w:t>ח</w:t>
        </w:r>
      </w:ins>
      <w:ins w:id="456" w:author="Meryl Etman" w:date="2020-03-24T16:52:00Z">
        <w:r w:rsidRPr="000748C0">
          <w:rPr>
            <w:rFonts w:hint="eastAsia"/>
            <w:rtl/>
            <w:lang w:eastAsia="he-IL"/>
            <w:rPrChange w:id="457" w:author="Meryl Etman" w:date="2020-03-25T10:10:00Z">
              <w:rPr>
                <w:rFonts w:hint="eastAsia"/>
                <w:rtl/>
              </w:rPr>
            </w:rPrChange>
          </w:rPr>
          <w:t>ול</w:t>
        </w:r>
        <w:r w:rsidRPr="000748C0">
          <w:rPr>
            <w:rtl/>
            <w:lang w:eastAsia="he-IL"/>
            <w:rPrChange w:id="458" w:author="Meryl Etman" w:date="2020-03-25T10:10:00Z">
              <w:rPr>
                <w:rtl/>
              </w:rPr>
            </w:rPrChange>
          </w:rPr>
          <w:t xml:space="preserve"> </w:t>
        </w:r>
        <w:r w:rsidRPr="000748C0">
          <w:rPr>
            <w:rFonts w:hint="eastAsia"/>
            <w:rtl/>
            <w:lang w:eastAsia="he-IL"/>
            <w:rPrChange w:id="459" w:author="Meryl Etman" w:date="2020-03-25T10:10:00Z">
              <w:rPr>
                <w:rFonts w:hint="eastAsia"/>
                <w:rtl/>
              </w:rPr>
            </w:rPrChange>
          </w:rPr>
          <w:t>רק</w:t>
        </w:r>
        <w:r w:rsidRPr="000748C0">
          <w:rPr>
            <w:rtl/>
            <w:lang w:eastAsia="he-IL"/>
            <w:rPrChange w:id="460" w:author="Meryl Etman" w:date="2020-03-25T10:10:00Z">
              <w:rPr>
                <w:rtl/>
              </w:rPr>
            </w:rPrChange>
          </w:rPr>
          <w:t xml:space="preserve"> </w:t>
        </w:r>
        <w:r w:rsidRPr="000748C0">
          <w:rPr>
            <w:rFonts w:hint="eastAsia"/>
            <w:rtl/>
            <w:lang w:eastAsia="he-IL"/>
            <w:rPrChange w:id="461" w:author="Meryl Etman" w:date="2020-03-25T10:10:00Z">
              <w:rPr>
                <w:rFonts w:hint="eastAsia"/>
                <w:rtl/>
              </w:rPr>
            </w:rPrChange>
          </w:rPr>
          <w:t>במקרה</w:t>
        </w:r>
        <w:r w:rsidRPr="000748C0">
          <w:rPr>
            <w:rtl/>
            <w:lang w:eastAsia="he-IL"/>
            <w:rPrChange w:id="462" w:author="Meryl Etman" w:date="2020-03-25T10:10:00Z">
              <w:rPr>
                <w:rtl/>
              </w:rPr>
            </w:rPrChange>
          </w:rPr>
          <w:t xml:space="preserve"> </w:t>
        </w:r>
        <w:r w:rsidRPr="000748C0">
          <w:rPr>
            <w:rFonts w:hint="eastAsia"/>
            <w:rtl/>
            <w:lang w:eastAsia="he-IL"/>
            <w:rPrChange w:id="463" w:author="Meryl Etman" w:date="2020-03-25T10:10:00Z">
              <w:rPr>
                <w:rFonts w:hint="eastAsia"/>
                <w:rtl/>
              </w:rPr>
            </w:rPrChange>
          </w:rPr>
          <w:t>בו</w:t>
        </w:r>
        <w:r w:rsidRPr="000748C0">
          <w:rPr>
            <w:rtl/>
            <w:lang w:eastAsia="he-IL"/>
            <w:rPrChange w:id="464" w:author="Meryl Etman" w:date="2020-03-25T10:10:00Z">
              <w:rPr>
                <w:rtl/>
              </w:rPr>
            </w:rPrChange>
          </w:rPr>
          <w:t xml:space="preserve"> </w:t>
        </w:r>
        <w:r w:rsidRPr="000748C0">
          <w:rPr>
            <w:rFonts w:hint="eastAsia"/>
            <w:rtl/>
            <w:lang w:eastAsia="he-IL"/>
            <w:rPrChange w:id="465" w:author="Meryl Etman" w:date="2020-03-25T10:10:00Z">
              <w:rPr>
                <w:rFonts w:hint="eastAsia"/>
                <w:rtl/>
              </w:rPr>
            </w:rPrChange>
          </w:rPr>
          <w:t>הקבלן</w:t>
        </w:r>
        <w:r w:rsidRPr="000748C0">
          <w:rPr>
            <w:rtl/>
            <w:lang w:eastAsia="he-IL"/>
            <w:rPrChange w:id="466" w:author="Meryl Etman" w:date="2020-03-25T10:10:00Z">
              <w:rPr>
                <w:rtl/>
              </w:rPr>
            </w:rPrChange>
          </w:rPr>
          <w:t xml:space="preserve"> </w:t>
        </w:r>
        <w:r w:rsidRPr="000748C0">
          <w:rPr>
            <w:rFonts w:hint="eastAsia"/>
            <w:rtl/>
            <w:lang w:eastAsia="he-IL"/>
            <w:rPrChange w:id="467" w:author="Meryl Etman" w:date="2020-03-25T10:10:00Z">
              <w:rPr>
                <w:rFonts w:hint="eastAsia"/>
                <w:rtl/>
              </w:rPr>
            </w:rPrChange>
          </w:rPr>
          <w:t>לא</w:t>
        </w:r>
        <w:r w:rsidRPr="000748C0">
          <w:rPr>
            <w:rtl/>
            <w:lang w:eastAsia="he-IL"/>
            <w:rPrChange w:id="468" w:author="Meryl Etman" w:date="2020-03-25T10:10:00Z">
              <w:rPr>
                <w:rtl/>
              </w:rPr>
            </w:rPrChange>
          </w:rPr>
          <w:t xml:space="preserve"> </w:t>
        </w:r>
        <w:r w:rsidRPr="000748C0">
          <w:rPr>
            <w:rFonts w:hint="eastAsia"/>
            <w:rtl/>
            <w:lang w:eastAsia="he-IL"/>
            <w:rPrChange w:id="469" w:author="Meryl Etman" w:date="2020-03-25T10:10:00Z">
              <w:rPr>
                <w:rFonts w:hint="eastAsia"/>
                <w:rtl/>
              </w:rPr>
            </w:rPrChange>
          </w:rPr>
          <w:t>ימנה</w:t>
        </w:r>
        <w:r w:rsidRPr="000748C0">
          <w:rPr>
            <w:rtl/>
            <w:lang w:eastAsia="he-IL"/>
            <w:rPrChange w:id="470" w:author="Meryl Etman" w:date="2020-03-25T10:10:00Z">
              <w:rPr>
                <w:rtl/>
              </w:rPr>
            </w:rPrChange>
          </w:rPr>
          <w:t xml:space="preserve"> </w:t>
        </w:r>
        <w:r w:rsidRPr="000748C0">
          <w:rPr>
            <w:rFonts w:hint="eastAsia"/>
            <w:rtl/>
            <w:lang w:eastAsia="he-IL"/>
            <w:rPrChange w:id="471" w:author="Meryl Etman" w:date="2020-03-25T10:10:00Z">
              <w:rPr>
                <w:rFonts w:hint="eastAsia"/>
                <w:rtl/>
              </w:rPr>
            </w:rPrChange>
          </w:rPr>
          <w:t>אחראי</w:t>
        </w:r>
        <w:r w:rsidRPr="000748C0">
          <w:rPr>
            <w:rtl/>
            <w:lang w:eastAsia="he-IL"/>
            <w:rPrChange w:id="472" w:author="Meryl Etman" w:date="2020-03-25T10:10:00Z">
              <w:rPr>
                <w:rtl/>
              </w:rPr>
            </w:rPrChange>
          </w:rPr>
          <w:t xml:space="preserve"> </w:t>
        </w:r>
        <w:r w:rsidRPr="000748C0">
          <w:rPr>
            <w:rFonts w:hint="eastAsia"/>
            <w:rtl/>
            <w:lang w:eastAsia="he-IL"/>
            <w:rPrChange w:id="473" w:author="Meryl Etman" w:date="2020-03-25T10:10:00Z">
              <w:rPr>
                <w:rFonts w:hint="eastAsia"/>
                <w:rtl/>
              </w:rPr>
            </w:rPrChange>
          </w:rPr>
          <w:t>לבקורת</w:t>
        </w:r>
        <w:r w:rsidRPr="000748C0">
          <w:rPr>
            <w:rtl/>
            <w:lang w:eastAsia="he-IL"/>
            <w:rPrChange w:id="474" w:author="Meryl Etman" w:date="2020-03-25T10:10:00Z">
              <w:rPr>
                <w:rtl/>
              </w:rPr>
            </w:rPrChange>
          </w:rPr>
          <w:t xml:space="preserve">, </w:t>
        </w:r>
        <w:r w:rsidRPr="000748C0">
          <w:rPr>
            <w:rFonts w:hint="eastAsia"/>
            <w:rtl/>
            <w:lang w:eastAsia="he-IL"/>
            <w:rPrChange w:id="475" w:author="Meryl Etman" w:date="2020-03-25T10:10:00Z">
              <w:rPr>
                <w:rFonts w:hint="eastAsia"/>
                <w:rtl/>
              </w:rPr>
            </w:rPrChange>
          </w:rPr>
          <w:t>או</w:t>
        </w:r>
        <w:r w:rsidRPr="000748C0">
          <w:rPr>
            <w:rtl/>
            <w:lang w:eastAsia="he-IL"/>
            <w:rPrChange w:id="476" w:author="Meryl Etman" w:date="2020-03-25T10:10:00Z">
              <w:rPr>
                <w:rtl/>
              </w:rPr>
            </w:rPrChange>
          </w:rPr>
          <w:t xml:space="preserve"> </w:t>
        </w:r>
        <w:r w:rsidRPr="000748C0">
          <w:rPr>
            <w:rFonts w:hint="eastAsia"/>
            <w:rtl/>
            <w:lang w:eastAsia="he-IL"/>
            <w:rPrChange w:id="477" w:author="Meryl Etman" w:date="2020-03-25T10:10:00Z">
              <w:rPr>
                <w:rFonts w:hint="eastAsia"/>
                <w:rtl/>
              </w:rPr>
            </w:rPrChange>
          </w:rPr>
          <w:t>במקרה</w:t>
        </w:r>
        <w:r w:rsidRPr="000748C0">
          <w:rPr>
            <w:rtl/>
            <w:lang w:eastAsia="he-IL"/>
            <w:rPrChange w:id="478" w:author="Meryl Etman" w:date="2020-03-25T10:10:00Z">
              <w:rPr>
                <w:rtl/>
              </w:rPr>
            </w:rPrChange>
          </w:rPr>
          <w:t xml:space="preserve"> </w:t>
        </w:r>
        <w:r w:rsidRPr="000748C0">
          <w:rPr>
            <w:rFonts w:hint="eastAsia"/>
            <w:rtl/>
            <w:lang w:eastAsia="he-IL"/>
            <w:rPrChange w:id="479" w:author="Meryl Etman" w:date="2020-03-25T10:10:00Z">
              <w:rPr>
                <w:rFonts w:hint="eastAsia"/>
                <w:rtl/>
              </w:rPr>
            </w:rPrChange>
          </w:rPr>
          <w:t>בו</w:t>
        </w:r>
        <w:r w:rsidRPr="000748C0">
          <w:rPr>
            <w:rtl/>
            <w:lang w:eastAsia="he-IL"/>
            <w:rPrChange w:id="480" w:author="Meryl Etman" w:date="2020-03-25T10:10:00Z">
              <w:rPr>
                <w:rtl/>
              </w:rPr>
            </w:rPrChange>
          </w:rPr>
          <w:t xml:space="preserve"> </w:t>
        </w:r>
        <w:r w:rsidRPr="000748C0">
          <w:rPr>
            <w:rFonts w:hint="eastAsia"/>
            <w:rtl/>
            <w:lang w:eastAsia="he-IL"/>
            <w:rPrChange w:id="481" w:author="Meryl Etman" w:date="2020-03-25T10:10:00Z">
              <w:rPr>
                <w:rFonts w:hint="eastAsia"/>
                <w:rtl/>
              </w:rPr>
            </w:rPrChange>
          </w:rPr>
          <w:t>המזמין</w:t>
        </w:r>
        <w:r w:rsidRPr="000748C0">
          <w:rPr>
            <w:rtl/>
            <w:lang w:eastAsia="he-IL"/>
            <w:rPrChange w:id="482" w:author="Meryl Etman" w:date="2020-03-25T10:10:00Z">
              <w:rPr>
                <w:rtl/>
              </w:rPr>
            </w:rPrChange>
          </w:rPr>
          <w:t xml:space="preserve"> </w:t>
        </w:r>
        <w:r w:rsidRPr="000748C0">
          <w:rPr>
            <w:rFonts w:hint="eastAsia"/>
            <w:rtl/>
            <w:lang w:eastAsia="he-IL"/>
            <w:rPrChange w:id="483" w:author="Meryl Etman" w:date="2020-03-25T10:10:00Z">
              <w:rPr>
                <w:rFonts w:hint="eastAsia"/>
                <w:rtl/>
              </w:rPr>
            </w:rPrChange>
          </w:rPr>
          <w:t>יבקש</w:t>
        </w:r>
        <w:r w:rsidRPr="000748C0">
          <w:rPr>
            <w:rtl/>
            <w:lang w:eastAsia="he-IL"/>
            <w:rPrChange w:id="484" w:author="Meryl Etman" w:date="2020-03-25T10:10:00Z">
              <w:rPr>
                <w:rtl/>
              </w:rPr>
            </w:rPrChange>
          </w:rPr>
          <w:t xml:space="preserve"> </w:t>
        </w:r>
        <w:r w:rsidRPr="000748C0">
          <w:rPr>
            <w:rFonts w:hint="eastAsia"/>
            <w:rtl/>
            <w:lang w:eastAsia="he-IL"/>
            <w:rPrChange w:id="485" w:author="Meryl Etman" w:date="2020-03-25T10:10:00Z">
              <w:rPr>
                <w:rFonts w:hint="eastAsia"/>
                <w:rtl/>
              </w:rPr>
            </w:rPrChange>
          </w:rPr>
          <w:t>מהמפקח</w:t>
        </w:r>
        <w:r w:rsidRPr="000748C0">
          <w:rPr>
            <w:rtl/>
            <w:lang w:eastAsia="he-IL"/>
            <w:rPrChange w:id="486" w:author="Meryl Etman" w:date="2020-03-25T10:10:00Z">
              <w:rPr>
                <w:rtl/>
              </w:rPr>
            </w:rPrChange>
          </w:rPr>
          <w:t xml:space="preserve"> </w:t>
        </w:r>
        <w:r w:rsidRPr="000748C0">
          <w:rPr>
            <w:rFonts w:hint="eastAsia"/>
            <w:rtl/>
            <w:lang w:eastAsia="he-IL"/>
            <w:rPrChange w:id="487" w:author="Meryl Etman" w:date="2020-03-25T10:10:00Z">
              <w:rPr>
                <w:rFonts w:hint="eastAsia"/>
                <w:rtl/>
              </w:rPr>
            </w:rPrChange>
          </w:rPr>
          <w:t>לשמש</w:t>
        </w:r>
        <w:r w:rsidRPr="000748C0">
          <w:rPr>
            <w:rtl/>
            <w:lang w:eastAsia="he-IL"/>
            <w:rPrChange w:id="488" w:author="Meryl Etman" w:date="2020-03-25T10:10:00Z">
              <w:rPr>
                <w:rtl/>
              </w:rPr>
            </w:rPrChange>
          </w:rPr>
          <w:t xml:space="preserve"> </w:t>
        </w:r>
        <w:r w:rsidRPr="000748C0">
          <w:rPr>
            <w:rFonts w:hint="eastAsia"/>
            <w:rtl/>
            <w:lang w:eastAsia="he-IL"/>
            <w:rPrChange w:id="489" w:author="Meryl Etman" w:date="2020-03-25T10:10:00Z">
              <w:rPr>
                <w:rFonts w:hint="eastAsia"/>
                <w:rtl/>
              </w:rPr>
            </w:rPrChange>
          </w:rPr>
          <w:t>כאחראי</w:t>
        </w:r>
        <w:r w:rsidRPr="000748C0">
          <w:rPr>
            <w:rtl/>
            <w:lang w:eastAsia="he-IL"/>
            <w:rPrChange w:id="490" w:author="Meryl Etman" w:date="2020-03-25T10:10:00Z">
              <w:rPr>
                <w:rtl/>
              </w:rPr>
            </w:rPrChange>
          </w:rPr>
          <w:t xml:space="preserve"> </w:t>
        </w:r>
        <w:r w:rsidRPr="000748C0">
          <w:rPr>
            <w:rFonts w:hint="eastAsia"/>
            <w:rtl/>
            <w:lang w:eastAsia="he-IL"/>
            <w:rPrChange w:id="491" w:author="Meryl Etman" w:date="2020-03-25T10:10:00Z">
              <w:rPr>
                <w:rFonts w:hint="eastAsia"/>
                <w:rtl/>
              </w:rPr>
            </w:rPrChange>
          </w:rPr>
          <w:t>בקורת</w:t>
        </w:r>
        <w:r w:rsidRPr="000748C0">
          <w:rPr>
            <w:rtl/>
            <w:lang w:eastAsia="he-IL"/>
            <w:rPrChange w:id="492" w:author="Meryl Etman" w:date="2020-03-25T10:10:00Z">
              <w:rPr>
                <w:rtl/>
              </w:rPr>
            </w:rPrChange>
          </w:rPr>
          <w:t xml:space="preserve"> </w:t>
        </w:r>
        <w:r w:rsidRPr="000748C0">
          <w:rPr>
            <w:rFonts w:hint="eastAsia"/>
            <w:rtl/>
            <w:lang w:eastAsia="he-IL"/>
            <w:rPrChange w:id="493" w:author="Meryl Etman" w:date="2020-03-25T10:10:00Z">
              <w:rPr>
                <w:rFonts w:hint="eastAsia"/>
                <w:rtl/>
              </w:rPr>
            </w:rPrChange>
          </w:rPr>
          <w:t>במקום</w:t>
        </w:r>
        <w:r w:rsidRPr="000748C0">
          <w:rPr>
            <w:rtl/>
            <w:lang w:eastAsia="he-IL"/>
            <w:rPrChange w:id="494" w:author="Meryl Etman" w:date="2020-03-25T10:10:00Z">
              <w:rPr>
                <w:rtl/>
              </w:rPr>
            </w:rPrChange>
          </w:rPr>
          <w:t xml:space="preserve"> </w:t>
        </w:r>
        <w:r w:rsidRPr="000748C0">
          <w:rPr>
            <w:rFonts w:hint="eastAsia"/>
            <w:rtl/>
            <w:lang w:eastAsia="he-IL"/>
            <w:rPrChange w:id="495" w:author="Meryl Etman" w:date="2020-03-25T10:10:00Z">
              <w:rPr>
                <w:rFonts w:hint="eastAsia"/>
                <w:rtl/>
              </w:rPr>
            </w:rPrChange>
          </w:rPr>
          <w:t>הקבלן</w:t>
        </w:r>
        <w:r w:rsidRPr="000748C0">
          <w:rPr>
            <w:rtl/>
            <w:lang w:eastAsia="he-IL"/>
            <w:rPrChange w:id="496" w:author="Meryl Etman" w:date="2020-03-25T10:10:00Z">
              <w:rPr>
                <w:rtl/>
              </w:rPr>
            </w:rPrChange>
          </w:rPr>
          <w:t>.</w:t>
        </w:r>
      </w:ins>
    </w:p>
    <w:p w14:paraId="1387F6F3" w14:textId="77777777" w:rsidR="00EB5A81" w:rsidRPr="000748C0" w:rsidRDefault="00EB5A81" w:rsidP="00EB5A81">
      <w:pPr>
        <w:pStyle w:val="2"/>
        <w:jc w:val="both"/>
        <w:rPr>
          <w:sz w:val="24"/>
          <w:rtl/>
        </w:rPr>
      </w:pPr>
    </w:p>
    <w:p w14:paraId="621985B7" w14:textId="77777777" w:rsidR="00EB5A81" w:rsidRPr="000748C0" w:rsidRDefault="00EB5A81" w:rsidP="00EB5A81">
      <w:pPr>
        <w:pStyle w:val="1"/>
        <w:keepNext w:val="0"/>
        <w:numPr>
          <w:ilvl w:val="0"/>
          <w:numId w:val="15"/>
        </w:numPr>
        <w:ind w:left="740"/>
        <w:rPr>
          <w:sz w:val="24"/>
          <w:u w:val="single"/>
          <w:rPrChange w:id="497" w:author="Meryl Etman" w:date="2020-03-25T10:10:00Z">
            <w:rPr>
              <w:sz w:val="24"/>
              <w:u w:val="single"/>
            </w:rPr>
          </w:rPrChange>
        </w:rPr>
      </w:pPr>
      <w:r w:rsidRPr="000748C0">
        <w:rPr>
          <w:sz w:val="24"/>
          <w:u w:val="single"/>
          <w:rtl/>
          <w:rPrChange w:id="498" w:author="Meryl Etman" w:date="2020-03-25T10:10:00Z">
            <w:rPr>
              <w:sz w:val="24"/>
              <w:u w:val="single"/>
              <w:rtl/>
            </w:rPr>
          </w:rPrChange>
        </w:rPr>
        <w:t>צוות עובדים ואמצעים</w:t>
      </w:r>
    </w:p>
    <w:p w14:paraId="082BBB97" w14:textId="77777777" w:rsidR="00EB5A81" w:rsidRPr="000748C0" w:rsidRDefault="00EB5A81" w:rsidP="00EB5A81">
      <w:pPr>
        <w:pStyle w:val="1"/>
        <w:ind w:left="720"/>
        <w:rPr>
          <w:sz w:val="24"/>
          <w:u w:val="single"/>
          <w:rtl/>
          <w:rPrChange w:id="499" w:author="Meryl Etman" w:date="2020-03-25T10:10:00Z">
            <w:rPr>
              <w:sz w:val="24"/>
              <w:u w:val="single"/>
              <w:rtl/>
            </w:rPr>
          </w:rPrChange>
        </w:rPr>
      </w:pPr>
    </w:p>
    <w:p w14:paraId="10C837DF" w14:textId="77777777" w:rsidR="00EB5A81" w:rsidRPr="000748C0" w:rsidRDefault="00EB5A81" w:rsidP="00EB5A81">
      <w:pPr>
        <w:pStyle w:val="2"/>
        <w:keepNext w:val="0"/>
        <w:numPr>
          <w:ilvl w:val="1"/>
          <w:numId w:val="15"/>
        </w:numPr>
        <w:tabs>
          <w:tab w:val="left" w:pos="1440"/>
        </w:tabs>
        <w:ind w:left="1460"/>
        <w:jc w:val="both"/>
        <w:rPr>
          <w:bCs w:val="0"/>
          <w:sz w:val="24"/>
          <w:rPrChange w:id="500" w:author="Meryl Etman" w:date="2020-03-25T10:10:00Z">
            <w:rPr>
              <w:bCs w:val="0"/>
              <w:sz w:val="24"/>
            </w:rPr>
          </w:rPrChange>
        </w:rPr>
      </w:pPr>
      <w:r w:rsidRPr="000748C0">
        <w:rPr>
          <w:bCs w:val="0"/>
          <w:sz w:val="24"/>
          <w:rtl/>
          <w:rPrChange w:id="501" w:author="Meryl Etman" w:date="2020-03-25T10:10:00Z">
            <w:rPr>
              <w:bCs w:val="0"/>
              <w:sz w:val="24"/>
              <w:rtl/>
            </w:rPr>
          </w:rPrChange>
        </w:rPr>
        <w:t>המפקח מתחייב</w:t>
      </w:r>
      <w:r w:rsidRPr="000748C0">
        <w:rPr>
          <w:rFonts w:hint="cs"/>
          <w:bCs w:val="0"/>
          <w:sz w:val="24"/>
          <w:rtl/>
          <w:rPrChange w:id="502" w:author="Meryl Etman" w:date="2020-03-25T10:10:00Z">
            <w:rPr>
              <w:rFonts w:hint="cs"/>
              <w:bCs w:val="0"/>
              <w:sz w:val="24"/>
              <w:rtl/>
            </w:rPr>
          </w:rPrChange>
        </w:rPr>
        <w:t>,</w:t>
      </w:r>
      <w:r w:rsidRPr="000748C0">
        <w:rPr>
          <w:bCs w:val="0"/>
          <w:sz w:val="24"/>
          <w:rtl/>
          <w:rPrChange w:id="503" w:author="Meryl Etman" w:date="2020-03-25T10:10:00Z">
            <w:rPr>
              <w:bCs w:val="0"/>
              <w:sz w:val="24"/>
              <w:rtl/>
            </w:rPr>
          </w:rPrChange>
        </w:rPr>
        <w:t xml:space="preserve"> כי במשך כל תקופת ב</w:t>
      </w:r>
      <w:r w:rsidRPr="000748C0">
        <w:rPr>
          <w:rFonts w:hint="cs"/>
          <w:bCs w:val="0"/>
          <w:sz w:val="24"/>
          <w:rtl/>
          <w:rPrChange w:id="504" w:author="Meryl Etman" w:date="2020-03-25T10:10:00Z">
            <w:rPr>
              <w:rFonts w:hint="cs"/>
              <w:bCs w:val="0"/>
              <w:sz w:val="24"/>
              <w:rtl/>
            </w:rPr>
          </w:rPrChange>
        </w:rPr>
        <w:t>י</w:t>
      </w:r>
      <w:r w:rsidRPr="000748C0">
        <w:rPr>
          <w:bCs w:val="0"/>
          <w:sz w:val="24"/>
          <w:rtl/>
          <w:rPrChange w:id="505" w:author="Meryl Etman" w:date="2020-03-25T10:10:00Z">
            <w:rPr>
              <w:bCs w:val="0"/>
              <w:sz w:val="24"/>
              <w:rtl/>
            </w:rPr>
          </w:rPrChange>
        </w:rPr>
        <w:t>צוע שרותי המפקח יקיים משרד מאורגן ומצויד, באופן שיאפשר ב</w:t>
      </w:r>
      <w:r w:rsidRPr="000748C0">
        <w:rPr>
          <w:rFonts w:hint="cs"/>
          <w:bCs w:val="0"/>
          <w:sz w:val="24"/>
          <w:rtl/>
          <w:rPrChange w:id="506" w:author="Meryl Etman" w:date="2020-03-25T10:10:00Z">
            <w:rPr>
              <w:rFonts w:hint="cs"/>
              <w:bCs w:val="0"/>
              <w:sz w:val="24"/>
              <w:rtl/>
            </w:rPr>
          </w:rPrChange>
        </w:rPr>
        <w:t>י</w:t>
      </w:r>
      <w:r w:rsidRPr="000748C0">
        <w:rPr>
          <w:bCs w:val="0"/>
          <w:sz w:val="24"/>
          <w:rtl/>
          <w:rPrChange w:id="507" w:author="Meryl Etman" w:date="2020-03-25T10:10:00Z">
            <w:rPr>
              <w:bCs w:val="0"/>
              <w:sz w:val="24"/>
              <w:rtl/>
            </w:rPr>
          </w:rPrChange>
        </w:rPr>
        <w:t>צוע שרותי המפקח בהתאם להוראות חוזה זה.</w:t>
      </w:r>
      <w:r w:rsidRPr="000748C0">
        <w:rPr>
          <w:rFonts w:hint="cs"/>
          <w:bCs w:val="0"/>
          <w:sz w:val="24"/>
          <w:rtl/>
          <w:rPrChange w:id="508" w:author="Meryl Etman" w:date="2020-03-25T10:10:00Z">
            <w:rPr>
              <w:rFonts w:hint="cs"/>
              <w:bCs w:val="0"/>
              <w:sz w:val="24"/>
              <w:rtl/>
            </w:rPr>
          </w:rPrChange>
        </w:rPr>
        <w:t xml:space="preserve"> </w:t>
      </w:r>
    </w:p>
    <w:p w14:paraId="6C141956" w14:textId="77777777" w:rsidR="00EB5A81" w:rsidRPr="000748C0" w:rsidRDefault="00EB5A81" w:rsidP="00EB5A81">
      <w:pPr>
        <w:pStyle w:val="2"/>
        <w:ind w:left="1440"/>
        <w:jc w:val="both"/>
        <w:rPr>
          <w:bCs w:val="0"/>
          <w:sz w:val="24"/>
          <w:rtl/>
          <w:rPrChange w:id="509" w:author="Meryl Etman" w:date="2020-03-25T10:10:00Z">
            <w:rPr>
              <w:bCs w:val="0"/>
              <w:sz w:val="24"/>
              <w:rtl/>
            </w:rPr>
          </w:rPrChange>
        </w:rPr>
      </w:pPr>
    </w:p>
    <w:p w14:paraId="5A1CE257" w14:textId="77777777" w:rsidR="00EB5A81" w:rsidRPr="000748C0" w:rsidRDefault="00EB5A81" w:rsidP="00EB5A81">
      <w:pPr>
        <w:pStyle w:val="2"/>
        <w:keepNext w:val="0"/>
        <w:numPr>
          <w:ilvl w:val="1"/>
          <w:numId w:val="15"/>
        </w:numPr>
        <w:tabs>
          <w:tab w:val="left" w:pos="1440"/>
        </w:tabs>
        <w:ind w:left="1460"/>
        <w:jc w:val="both"/>
        <w:rPr>
          <w:bCs w:val="0"/>
          <w:sz w:val="24"/>
          <w:rPrChange w:id="510" w:author="Meryl Etman" w:date="2020-03-25T10:10:00Z">
            <w:rPr>
              <w:bCs w:val="0"/>
              <w:sz w:val="24"/>
            </w:rPr>
          </w:rPrChange>
        </w:rPr>
      </w:pPr>
      <w:r w:rsidRPr="000748C0">
        <w:rPr>
          <w:bCs w:val="0"/>
          <w:sz w:val="24"/>
          <w:rtl/>
          <w:rPrChange w:id="511" w:author="Meryl Etman" w:date="2020-03-25T10:10:00Z">
            <w:rPr>
              <w:bCs w:val="0"/>
              <w:sz w:val="24"/>
              <w:rtl/>
            </w:rPr>
          </w:rPrChange>
        </w:rPr>
        <w:t>המפקח מתחייב שהרכבם המספרי והמקצועי של צוות עובדיו המוקצים לטיפול בפרויקט, כמפורט בנספח א</w:t>
      </w:r>
      <w:r w:rsidRPr="000748C0">
        <w:rPr>
          <w:rFonts w:hint="cs"/>
          <w:bCs w:val="0"/>
          <w:sz w:val="24"/>
          <w:rtl/>
          <w:rPrChange w:id="512" w:author="Meryl Etman" w:date="2020-03-25T10:10:00Z">
            <w:rPr>
              <w:rFonts w:hint="cs"/>
              <w:bCs w:val="0"/>
              <w:sz w:val="24"/>
              <w:rtl/>
            </w:rPr>
          </w:rPrChange>
        </w:rPr>
        <w:t>'</w:t>
      </w:r>
      <w:r w:rsidRPr="000748C0">
        <w:rPr>
          <w:bCs w:val="0"/>
          <w:sz w:val="24"/>
          <w:rtl/>
          <w:rPrChange w:id="513" w:author="Meryl Etman" w:date="2020-03-25T10:10:00Z">
            <w:rPr>
              <w:bCs w:val="0"/>
              <w:sz w:val="24"/>
              <w:rtl/>
            </w:rPr>
          </w:rPrChange>
        </w:rPr>
        <w:t xml:space="preserve"> יתאים לביצוע שירותי המפקח ברמה ובמועדים המפורטים בחוזה זה ויניח את דעתו של המנהל במשך כל תקופת מתן שרותי המפקח.</w:t>
      </w:r>
    </w:p>
    <w:p w14:paraId="2124053D" w14:textId="77777777" w:rsidR="00EB5A81" w:rsidRPr="000748C0" w:rsidRDefault="00EB5A81" w:rsidP="00EB5A81">
      <w:pPr>
        <w:pStyle w:val="2"/>
        <w:jc w:val="both"/>
        <w:rPr>
          <w:bCs w:val="0"/>
          <w:sz w:val="24"/>
          <w:rtl/>
          <w:rPrChange w:id="514" w:author="Meryl Etman" w:date="2020-03-25T10:10:00Z">
            <w:rPr>
              <w:bCs w:val="0"/>
              <w:sz w:val="24"/>
              <w:rtl/>
            </w:rPr>
          </w:rPrChange>
        </w:rPr>
      </w:pPr>
    </w:p>
    <w:p w14:paraId="7DE9C2A2" w14:textId="77777777" w:rsidR="00EB5A81" w:rsidRPr="000748C0" w:rsidRDefault="00EB5A81" w:rsidP="00EB5A81">
      <w:pPr>
        <w:pStyle w:val="2"/>
        <w:ind w:left="1440"/>
        <w:jc w:val="both"/>
        <w:rPr>
          <w:bCs w:val="0"/>
          <w:sz w:val="24"/>
          <w:rtl/>
          <w:rPrChange w:id="515" w:author="Meryl Etman" w:date="2020-03-25T10:10:00Z">
            <w:rPr>
              <w:bCs w:val="0"/>
              <w:sz w:val="24"/>
              <w:rtl/>
            </w:rPr>
          </w:rPrChange>
        </w:rPr>
      </w:pPr>
      <w:r w:rsidRPr="000748C0">
        <w:rPr>
          <w:rFonts w:hint="cs"/>
          <w:bCs w:val="0"/>
          <w:sz w:val="24"/>
          <w:rtl/>
          <w:rPrChange w:id="516" w:author="Meryl Etman" w:date="2020-03-25T10:10:00Z">
            <w:rPr>
              <w:rFonts w:hint="cs"/>
              <w:bCs w:val="0"/>
              <w:sz w:val="24"/>
              <w:rtl/>
            </w:rPr>
          </w:rPrChange>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0BDCBA04" w14:textId="77777777" w:rsidR="00EB5A81" w:rsidRPr="000748C0" w:rsidRDefault="00EB5A81" w:rsidP="00EB5A81">
      <w:pPr>
        <w:pStyle w:val="2"/>
        <w:ind w:left="1440"/>
        <w:jc w:val="both"/>
        <w:rPr>
          <w:sz w:val="24"/>
          <w:rtl/>
          <w:rPrChange w:id="517" w:author="Meryl Etman" w:date="2020-03-25T10:10:00Z">
            <w:rPr>
              <w:sz w:val="24"/>
              <w:rtl/>
            </w:rPr>
          </w:rPrChange>
        </w:rPr>
      </w:pPr>
    </w:p>
    <w:p w14:paraId="2DD8D3FE" w14:textId="77777777" w:rsidR="00EB5A81" w:rsidRPr="000748C0" w:rsidRDefault="00EB5A81" w:rsidP="00EB5A81">
      <w:pPr>
        <w:spacing w:before="120" w:after="120"/>
        <w:ind w:left="1460" w:hanging="20"/>
        <w:jc w:val="both"/>
        <w:rPr>
          <w:sz w:val="24"/>
          <w:szCs w:val="24"/>
          <w:rPrChange w:id="518" w:author="Meryl Etman" w:date="2020-03-25T10:10:00Z">
            <w:rPr>
              <w:sz w:val="24"/>
              <w:szCs w:val="24"/>
            </w:rPr>
          </w:rPrChange>
        </w:rPr>
      </w:pPr>
      <w:r w:rsidRPr="000748C0">
        <w:rPr>
          <w:rFonts w:hint="cs"/>
          <w:sz w:val="24"/>
          <w:szCs w:val="24"/>
          <w:rtl/>
          <w:rPrChange w:id="519" w:author="Meryl Etman" w:date="2020-03-25T10:10:00Z">
            <w:rPr>
              <w:rFonts w:hint="cs"/>
              <w:sz w:val="24"/>
              <w:szCs w:val="24"/>
              <w:rtl/>
            </w:rPr>
          </w:rPrChange>
        </w:rPr>
        <w:t xml:space="preserve">מבלי לגרוע מכלליות האמור לעיל, על יחידי צוות המפקח לעמוד בדרישות המינימאליות האמורות להלן: </w:t>
      </w:r>
    </w:p>
    <w:p w14:paraId="72497503" w14:textId="77777777" w:rsidR="00EB5A81" w:rsidRPr="000748C0" w:rsidRDefault="00EB5A81" w:rsidP="00EB5A81">
      <w:pPr>
        <w:pStyle w:val="3"/>
        <w:keepNext w:val="0"/>
        <w:numPr>
          <w:ilvl w:val="2"/>
          <w:numId w:val="16"/>
        </w:numPr>
        <w:tabs>
          <w:tab w:val="left" w:pos="2180"/>
        </w:tabs>
        <w:spacing w:before="120" w:after="120"/>
        <w:ind w:left="2180" w:hanging="702"/>
        <w:rPr>
          <w:b w:val="0"/>
          <w:bCs w:val="0"/>
          <w:sz w:val="24"/>
          <w:rtl/>
          <w:rPrChange w:id="520" w:author="Meryl Etman" w:date="2020-03-25T10:10:00Z">
            <w:rPr>
              <w:b w:val="0"/>
              <w:bCs w:val="0"/>
              <w:sz w:val="24"/>
              <w:rtl/>
            </w:rPr>
          </w:rPrChange>
        </w:rPr>
      </w:pPr>
      <w:r w:rsidRPr="000748C0">
        <w:rPr>
          <w:rFonts w:hint="cs"/>
          <w:b w:val="0"/>
          <w:bCs w:val="0"/>
          <w:sz w:val="24"/>
          <w:rtl/>
          <w:rPrChange w:id="521" w:author="Meryl Etman" w:date="2020-03-25T10:10:00Z">
            <w:rPr>
              <w:rFonts w:hint="cs"/>
              <w:b w:val="0"/>
              <w:bCs w:val="0"/>
              <w:sz w:val="24"/>
              <w:rtl/>
            </w:rPr>
          </w:rPrChange>
        </w:rPr>
        <w:t>ראש צוות פיקוח - מהנדס אזרחי/הנדסאי בניין בהכשרתו בעל ניסיון של 10 שנים לפחות בביצוע שרותי המפקח כהגדרתם בהסכם זה.</w:t>
      </w:r>
    </w:p>
    <w:p w14:paraId="071AE7B5" w14:textId="77777777" w:rsidR="00EB5A81" w:rsidRPr="000748C0" w:rsidRDefault="00EB5A81" w:rsidP="00EB5A81">
      <w:pPr>
        <w:pStyle w:val="3"/>
        <w:keepNext w:val="0"/>
        <w:numPr>
          <w:ilvl w:val="2"/>
          <w:numId w:val="16"/>
        </w:numPr>
        <w:tabs>
          <w:tab w:val="left" w:pos="2160"/>
        </w:tabs>
        <w:spacing w:before="120" w:after="120"/>
        <w:ind w:left="2180" w:hanging="702"/>
        <w:rPr>
          <w:b w:val="0"/>
          <w:bCs w:val="0"/>
          <w:sz w:val="24"/>
          <w:rPrChange w:id="522" w:author="Meryl Etman" w:date="2020-03-25T10:10:00Z">
            <w:rPr>
              <w:b w:val="0"/>
              <w:bCs w:val="0"/>
              <w:sz w:val="24"/>
            </w:rPr>
          </w:rPrChange>
        </w:rPr>
      </w:pPr>
      <w:r w:rsidRPr="000748C0">
        <w:rPr>
          <w:rFonts w:hint="cs"/>
          <w:b w:val="0"/>
          <w:bCs w:val="0"/>
          <w:sz w:val="24"/>
          <w:rtl/>
          <w:rPrChange w:id="523" w:author="Meryl Etman" w:date="2020-03-25T10:10:00Z">
            <w:rPr>
              <w:rFonts w:hint="cs"/>
              <w:b w:val="0"/>
              <w:bCs w:val="0"/>
              <w:sz w:val="24"/>
              <w:rtl/>
            </w:rPr>
          </w:rPrChange>
        </w:rPr>
        <w:t>מפקחים - מהנדס אזרחי/הנדסאי בניין בהכשרתו בעל ניסיון של 5 שנים לפחות בביצוע שרותי המפקח כהגדרתם בהסכם זה.</w:t>
      </w:r>
    </w:p>
    <w:p w14:paraId="2E37C8B9" w14:textId="05F0F730" w:rsidR="00EB5A81" w:rsidRPr="000748C0" w:rsidRDefault="00EB5A81" w:rsidP="00EB5A81">
      <w:pPr>
        <w:pStyle w:val="3"/>
        <w:keepNext w:val="0"/>
        <w:numPr>
          <w:ilvl w:val="2"/>
          <w:numId w:val="16"/>
        </w:numPr>
        <w:tabs>
          <w:tab w:val="left" w:pos="2160"/>
        </w:tabs>
        <w:spacing w:before="120" w:after="120"/>
        <w:ind w:left="2180" w:hanging="702"/>
        <w:rPr>
          <w:b w:val="0"/>
          <w:bCs w:val="0"/>
          <w:sz w:val="24"/>
          <w:rtl/>
          <w:rPrChange w:id="524" w:author="Meryl Etman" w:date="2020-03-25T10:10:00Z">
            <w:rPr>
              <w:b w:val="0"/>
              <w:bCs w:val="0"/>
              <w:sz w:val="24"/>
              <w:rtl/>
            </w:rPr>
          </w:rPrChange>
        </w:rPr>
      </w:pPr>
      <w:del w:id="525" w:author="Meryl Etman" w:date="2019-12-16T11:58:00Z">
        <w:r w:rsidRPr="000748C0" w:rsidDel="00374801">
          <w:rPr>
            <w:rFonts w:hint="cs"/>
            <w:b w:val="0"/>
            <w:bCs w:val="0"/>
            <w:sz w:val="24"/>
            <w:rtl/>
            <w:rPrChange w:id="526" w:author="Meryl Etman" w:date="2020-03-25T10:10:00Z">
              <w:rPr>
                <w:rFonts w:hint="cs"/>
                <w:b w:val="0"/>
                <w:bCs w:val="0"/>
                <w:sz w:val="24"/>
                <w:rtl/>
              </w:rPr>
            </w:rPrChange>
          </w:rPr>
          <w:delText xml:space="preserve">מתאם הרישוי </w:delText>
        </w:r>
        <w:r w:rsidRPr="000748C0" w:rsidDel="00374801">
          <w:rPr>
            <w:b w:val="0"/>
            <w:bCs w:val="0"/>
            <w:sz w:val="24"/>
            <w:rtl/>
            <w:rPrChange w:id="527" w:author="Meryl Etman" w:date="2020-03-25T10:10:00Z">
              <w:rPr>
                <w:b w:val="0"/>
                <w:bCs w:val="0"/>
                <w:sz w:val="24"/>
                <w:rtl/>
              </w:rPr>
            </w:rPrChange>
          </w:rPr>
          <w:delText>–</w:delText>
        </w:r>
        <w:r w:rsidRPr="000748C0" w:rsidDel="00374801">
          <w:rPr>
            <w:rFonts w:hint="cs"/>
            <w:b w:val="0"/>
            <w:bCs w:val="0"/>
            <w:sz w:val="24"/>
            <w:rtl/>
            <w:rPrChange w:id="528" w:author="Meryl Etman" w:date="2020-03-25T10:10:00Z">
              <w:rPr>
                <w:rFonts w:hint="cs"/>
                <w:b w:val="0"/>
                <w:bCs w:val="0"/>
                <w:sz w:val="24"/>
                <w:rtl/>
              </w:rPr>
            </w:rPrChange>
          </w:rPr>
          <w:delText xml:space="preserve"> אדריכל/מהנדס אזרחי/הנדסאי אדריכלות בעל ניסיון מוכח ברשות שבתחומה נמצא הפרויקט. למען הסר ספק, מתאם הרישוי לא יהיה המפקח באתר</w:delText>
        </w:r>
      </w:del>
      <w:ins w:id="529" w:author="Meryl Etman" w:date="2019-12-16T11:58:00Z">
        <w:r w:rsidR="00374801" w:rsidRPr="000748C0">
          <w:rPr>
            <w:rFonts w:hint="cs"/>
            <w:b w:val="0"/>
            <w:bCs w:val="0"/>
            <w:sz w:val="24"/>
            <w:rtl/>
            <w:rPrChange w:id="530" w:author="Meryl Etman" w:date="2020-03-25T10:10:00Z">
              <w:rPr>
                <w:rFonts w:hint="cs"/>
                <w:b w:val="0"/>
                <w:bCs w:val="0"/>
                <w:sz w:val="24"/>
                <w:rtl/>
              </w:rPr>
            </w:rPrChange>
          </w:rPr>
          <w:t>מבוטל</w:t>
        </w:r>
      </w:ins>
      <w:r w:rsidRPr="000748C0">
        <w:rPr>
          <w:rFonts w:hint="cs"/>
          <w:b w:val="0"/>
          <w:bCs w:val="0"/>
          <w:sz w:val="24"/>
          <w:rtl/>
          <w:rPrChange w:id="531" w:author="Meryl Etman" w:date="2020-03-25T10:10:00Z">
            <w:rPr>
              <w:rFonts w:hint="cs"/>
              <w:b w:val="0"/>
              <w:bCs w:val="0"/>
              <w:sz w:val="24"/>
              <w:rtl/>
            </w:rPr>
          </w:rPrChange>
        </w:rPr>
        <w:t xml:space="preserve"> .</w:t>
      </w:r>
    </w:p>
    <w:p w14:paraId="2D1C1D00" w14:textId="6EE3F064" w:rsidR="00EB5A81" w:rsidRPr="000748C0" w:rsidRDefault="00EB5A81" w:rsidP="00EB5A81">
      <w:pPr>
        <w:pStyle w:val="3"/>
        <w:keepNext w:val="0"/>
        <w:numPr>
          <w:ilvl w:val="2"/>
          <w:numId w:val="16"/>
        </w:numPr>
        <w:tabs>
          <w:tab w:val="left" w:pos="2160"/>
        </w:tabs>
        <w:spacing w:before="120" w:after="120"/>
        <w:ind w:left="2180" w:hanging="702"/>
        <w:rPr>
          <w:b w:val="0"/>
          <w:bCs w:val="0"/>
          <w:sz w:val="24"/>
          <w:rPrChange w:id="532" w:author="Meryl Etman" w:date="2020-03-25T10:10:00Z">
            <w:rPr>
              <w:b w:val="0"/>
              <w:bCs w:val="0"/>
              <w:sz w:val="24"/>
            </w:rPr>
          </w:rPrChange>
        </w:rPr>
      </w:pPr>
      <w:del w:id="533" w:author="Meryl Etman" w:date="2019-12-16T11:58:00Z">
        <w:r w:rsidRPr="000748C0" w:rsidDel="00374801">
          <w:rPr>
            <w:rFonts w:hint="cs"/>
            <w:b w:val="0"/>
            <w:bCs w:val="0"/>
            <w:sz w:val="24"/>
            <w:rtl/>
            <w:rPrChange w:id="534" w:author="Meryl Etman" w:date="2020-03-25T10:10:00Z">
              <w:rPr>
                <w:rFonts w:hint="cs"/>
                <w:b w:val="0"/>
                <w:bCs w:val="0"/>
                <w:sz w:val="24"/>
                <w:rtl/>
              </w:rPr>
            </w:rPrChange>
          </w:rPr>
          <w:delText xml:space="preserve">מתאם התכנון </w:delText>
        </w:r>
        <w:r w:rsidRPr="000748C0" w:rsidDel="00374801">
          <w:rPr>
            <w:b w:val="0"/>
            <w:bCs w:val="0"/>
            <w:sz w:val="24"/>
            <w:rtl/>
            <w:rPrChange w:id="535" w:author="Meryl Etman" w:date="2020-03-25T10:10:00Z">
              <w:rPr>
                <w:b w:val="0"/>
                <w:bCs w:val="0"/>
                <w:sz w:val="24"/>
                <w:rtl/>
              </w:rPr>
            </w:rPrChange>
          </w:rPr>
          <w:delText>–</w:delText>
        </w:r>
        <w:r w:rsidRPr="000748C0" w:rsidDel="00374801">
          <w:rPr>
            <w:rFonts w:hint="cs"/>
            <w:b w:val="0"/>
            <w:bCs w:val="0"/>
            <w:sz w:val="24"/>
            <w:rtl/>
            <w:rPrChange w:id="536" w:author="Meryl Etman" w:date="2020-03-25T10:10:00Z">
              <w:rPr>
                <w:rFonts w:hint="cs"/>
                <w:b w:val="0"/>
                <w:bCs w:val="0"/>
                <w:sz w:val="24"/>
                <w:rtl/>
              </w:rPr>
            </w:rPrChange>
          </w:rPr>
          <w:delText xml:space="preserve"> אדריכל/מהנדס אזרחי בעל ניסיון מוכח בתיאום תכנון. למען הסר ספק, מתאם התכנון לא יהיה המפקח באתר</w:delText>
        </w:r>
      </w:del>
      <w:ins w:id="537" w:author="Meryl Etman" w:date="2019-12-16T11:58:00Z">
        <w:r w:rsidR="00374801" w:rsidRPr="000748C0">
          <w:rPr>
            <w:rFonts w:hint="cs"/>
            <w:b w:val="0"/>
            <w:bCs w:val="0"/>
            <w:sz w:val="24"/>
            <w:rtl/>
            <w:rPrChange w:id="538" w:author="Meryl Etman" w:date="2020-03-25T10:10:00Z">
              <w:rPr>
                <w:rFonts w:hint="cs"/>
                <w:b w:val="0"/>
                <w:bCs w:val="0"/>
                <w:sz w:val="24"/>
                <w:rtl/>
              </w:rPr>
            </w:rPrChange>
          </w:rPr>
          <w:t>מבוטל</w:t>
        </w:r>
      </w:ins>
      <w:r w:rsidRPr="000748C0">
        <w:rPr>
          <w:rFonts w:hint="cs"/>
          <w:b w:val="0"/>
          <w:bCs w:val="0"/>
          <w:sz w:val="24"/>
          <w:rtl/>
          <w:rPrChange w:id="539" w:author="Meryl Etman" w:date="2020-03-25T10:10:00Z">
            <w:rPr>
              <w:rFonts w:hint="cs"/>
              <w:b w:val="0"/>
              <w:bCs w:val="0"/>
              <w:sz w:val="24"/>
              <w:rtl/>
            </w:rPr>
          </w:rPrChange>
        </w:rPr>
        <w:t>.</w:t>
      </w:r>
    </w:p>
    <w:p w14:paraId="2A9160E4" w14:textId="77777777" w:rsidR="00EB5A81" w:rsidRPr="000748C0" w:rsidRDefault="00EB5A81" w:rsidP="00EB5A81">
      <w:pPr>
        <w:ind w:left="1440"/>
        <w:jc w:val="both"/>
        <w:rPr>
          <w:szCs w:val="24"/>
          <w:rPrChange w:id="540" w:author="Meryl Etman" w:date="2020-03-25T10:10:00Z">
            <w:rPr>
              <w:szCs w:val="24"/>
            </w:rPr>
          </w:rPrChange>
        </w:rPr>
      </w:pPr>
      <w:r w:rsidRPr="000748C0">
        <w:rPr>
          <w:rFonts w:hint="cs"/>
          <w:szCs w:val="24"/>
          <w:rtl/>
          <w:rPrChange w:id="541" w:author="Meryl Etman" w:date="2020-03-25T10:10:00Z">
            <w:rPr>
              <w:rFonts w:hint="cs"/>
              <w:szCs w:val="24"/>
              <w:rtl/>
            </w:rPr>
          </w:rPrChange>
        </w:rPr>
        <w:t>זהותם של עובדי צוות המפקח תהיה כפופה לאישור המזמין בכתב ומראש ונתונה לשיקולו המוחלט.</w:t>
      </w:r>
    </w:p>
    <w:p w14:paraId="263EE724" w14:textId="77777777" w:rsidR="00EB5A81" w:rsidRPr="000748C0" w:rsidRDefault="00EB5A81" w:rsidP="00EB5A81">
      <w:pPr>
        <w:ind w:left="1440"/>
        <w:jc w:val="both"/>
        <w:rPr>
          <w:szCs w:val="24"/>
          <w:rtl/>
          <w:rPrChange w:id="542" w:author="Meryl Etman" w:date="2020-03-25T10:10:00Z">
            <w:rPr>
              <w:szCs w:val="24"/>
              <w:rtl/>
            </w:rPr>
          </w:rPrChange>
        </w:rPr>
      </w:pPr>
    </w:p>
    <w:p w14:paraId="56362186" w14:textId="77777777" w:rsidR="00EB5A81" w:rsidRPr="000748C0" w:rsidRDefault="00EB5A81" w:rsidP="00EB5A81">
      <w:pPr>
        <w:ind w:left="1440"/>
        <w:jc w:val="both"/>
        <w:rPr>
          <w:szCs w:val="24"/>
          <w:rtl/>
          <w:rPrChange w:id="543" w:author="Meryl Etman" w:date="2020-03-25T10:10:00Z">
            <w:rPr>
              <w:szCs w:val="24"/>
              <w:rtl/>
            </w:rPr>
          </w:rPrChange>
        </w:rPr>
      </w:pPr>
      <w:r w:rsidRPr="000748C0">
        <w:rPr>
          <w:rFonts w:hint="cs"/>
          <w:szCs w:val="24"/>
          <w:rtl/>
          <w:rPrChange w:id="544" w:author="Meryl Etman" w:date="2020-03-25T10:10:00Z">
            <w:rPr>
              <w:rFonts w:hint="cs"/>
              <w:szCs w:val="24"/>
              <w:rtl/>
            </w:rPr>
          </w:rPrChange>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75B0FC86" w14:textId="77777777" w:rsidR="00EB5A81" w:rsidRPr="000748C0" w:rsidRDefault="00EB5A81" w:rsidP="00EB5A81">
      <w:pPr>
        <w:pStyle w:val="2"/>
        <w:jc w:val="both"/>
        <w:rPr>
          <w:sz w:val="24"/>
          <w:rtl/>
          <w:rPrChange w:id="545" w:author="Meryl Etman" w:date="2020-03-25T10:10:00Z">
            <w:rPr>
              <w:sz w:val="24"/>
              <w:rtl/>
            </w:rPr>
          </w:rPrChange>
        </w:rPr>
      </w:pPr>
    </w:p>
    <w:p w14:paraId="21D4A1A2" w14:textId="41AC9D95" w:rsidR="00EB5A81" w:rsidRPr="000748C0" w:rsidRDefault="00EB5A81" w:rsidP="00146BA7">
      <w:pPr>
        <w:pStyle w:val="2"/>
        <w:keepNext w:val="0"/>
        <w:numPr>
          <w:ilvl w:val="1"/>
          <w:numId w:val="15"/>
        </w:numPr>
        <w:tabs>
          <w:tab w:val="left" w:pos="1440"/>
        </w:tabs>
        <w:ind w:left="1460"/>
        <w:jc w:val="both"/>
        <w:rPr>
          <w:b/>
          <w:bCs w:val="0"/>
          <w:sz w:val="24"/>
          <w:rPrChange w:id="546" w:author="Meryl Etman" w:date="2020-03-25T10:10:00Z">
            <w:rPr>
              <w:b/>
              <w:bCs w:val="0"/>
              <w:sz w:val="24"/>
            </w:rPr>
          </w:rPrChange>
        </w:rPr>
      </w:pPr>
      <w:r w:rsidRPr="000748C0">
        <w:rPr>
          <w:b/>
          <w:bCs w:val="0"/>
          <w:sz w:val="24"/>
          <w:rtl/>
          <w:rPrChange w:id="547" w:author="Meryl Etman" w:date="2020-03-25T10:10:00Z">
            <w:rPr>
              <w:b/>
              <w:bCs w:val="0"/>
              <w:sz w:val="24"/>
              <w:rtl/>
            </w:rPr>
          </w:rPrChange>
        </w:rPr>
        <w:t xml:space="preserve">מבלי לגרוע מהתחייבותו האמורה של המפקח, </w:t>
      </w:r>
      <w:r w:rsidRPr="000748C0">
        <w:rPr>
          <w:rFonts w:hint="cs"/>
          <w:b/>
          <w:bCs w:val="0"/>
          <w:sz w:val="24"/>
          <w:rtl/>
          <w:rPrChange w:id="548" w:author="Meryl Etman" w:date="2020-03-25T10:10:00Z">
            <w:rPr>
              <w:rFonts w:hint="cs"/>
              <w:b/>
              <w:bCs w:val="0"/>
              <w:sz w:val="24"/>
              <w:rtl/>
            </w:rPr>
          </w:rPrChange>
        </w:rPr>
        <w:t xml:space="preserve">יהיה </w:t>
      </w:r>
      <w:r w:rsidRPr="000748C0">
        <w:rPr>
          <w:b/>
          <w:bCs w:val="0"/>
          <w:sz w:val="24"/>
          <w:rtl/>
          <w:rPrChange w:id="549" w:author="Meryl Etman" w:date="2020-03-25T10:10:00Z">
            <w:rPr>
              <w:b/>
              <w:bCs w:val="0"/>
              <w:sz w:val="24"/>
              <w:rtl/>
            </w:rPr>
          </w:rPrChange>
        </w:rPr>
        <w:t xml:space="preserve">רשאי </w:t>
      </w:r>
      <w:r w:rsidRPr="000748C0">
        <w:rPr>
          <w:rFonts w:hint="cs"/>
          <w:b/>
          <w:bCs w:val="0"/>
          <w:sz w:val="24"/>
          <w:rtl/>
          <w:rPrChange w:id="550" w:author="Meryl Etman" w:date="2020-03-25T10:10:00Z">
            <w:rPr>
              <w:rFonts w:hint="cs"/>
              <w:b/>
              <w:bCs w:val="0"/>
              <w:sz w:val="24"/>
              <w:rtl/>
            </w:rPr>
          </w:rPrChange>
        </w:rPr>
        <w:t xml:space="preserve">המזמין </w:t>
      </w:r>
      <w:r w:rsidRPr="000748C0">
        <w:rPr>
          <w:b/>
          <w:bCs w:val="0"/>
          <w:sz w:val="24"/>
          <w:rtl/>
          <w:rPrChange w:id="551" w:author="Meryl Etman" w:date="2020-03-25T10:10:00Z">
            <w:rPr>
              <w:b/>
              <w:bCs w:val="0"/>
              <w:sz w:val="24"/>
              <w:rtl/>
            </w:rPr>
          </w:rPrChange>
        </w:rPr>
        <w:t>- אם וכאשר יראה צורך בכך על פי שיקול דעתו</w:t>
      </w:r>
      <w:r w:rsidRPr="000748C0">
        <w:rPr>
          <w:rFonts w:hint="cs"/>
          <w:b/>
          <w:bCs w:val="0"/>
          <w:sz w:val="24"/>
          <w:rtl/>
          <w:rPrChange w:id="552" w:author="Meryl Etman" w:date="2020-03-25T10:10:00Z">
            <w:rPr>
              <w:rFonts w:hint="cs"/>
              <w:b/>
              <w:bCs w:val="0"/>
              <w:sz w:val="24"/>
              <w:rtl/>
            </w:rPr>
          </w:rPrChange>
        </w:rPr>
        <w:t xml:space="preserve"> הבלעדי</w:t>
      </w:r>
      <w:r w:rsidRPr="000748C0">
        <w:rPr>
          <w:b/>
          <w:bCs w:val="0"/>
          <w:sz w:val="24"/>
          <w:rtl/>
          <w:rPrChange w:id="553" w:author="Meryl Etman" w:date="2020-03-25T10:10:00Z">
            <w:rPr>
              <w:b/>
              <w:bCs w:val="0"/>
              <w:sz w:val="24"/>
              <w:rtl/>
            </w:rPr>
          </w:rPrChange>
        </w:rPr>
        <w:t xml:space="preserve"> - להורות למפקח מזמן לזמן להגדיל את צוות עובדיו, על חשבונו ואחריותו של המפקח, במספר, לתקופה ובמקומות אותם יציין המנהל בהוראותיו</w:t>
      </w:r>
      <w:ins w:id="554" w:author="Meryl Etman" w:date="2020-03-01T16:43:00Z">
        <w:r w:rsidR="00146BA7" w:rsidRPr="000748C0">
          <w:rPr>
            <w:rFonts w:hint="cs"/>
            <w:b/>
            <w:bCs w:val="0"/>
            <w:sz w:val="24"/>
            <w:rtl/>
            <w:rPrChange w:id="555" w:author="Meryl Etman" w:date="2020-03-25T10:10:00Z">
              <w:rPr>
                <w:rFonts w:hint="cs"/>
                <w:b/>
                <w:bCs w:val="0"/>
                <w:sz w:val="24"/>
                <w:rtl/>
              </w:rPr>
            </w:rPrChange>
          </w:rPr>
          <w:t>.</w:t>
        </w:r>
      </w:ins>
      <w:r w:rsidRPr="000748C0">
        <w:rPr>
          <w:rFonts w:hint="cs"/>
          <w:b/>
          <w:bCs w:val="0"/>
          <w:sz w:val="24"/>
          <w:rtl/>
          <w:rPrChange w:id="556" w:author="Meryl Etman" w:date="2020-03-25T10:10:00Z">
            <w:rPr>
              <w:rFonts w:hint="cs"/>
              <w:b/>
              <w:bCs w:val="0"/>
              <w:sz w:val="24"/>
              <w:rtl/>
            </w:rPr>
          </w:rPrChange>
        </w:rPr>
        <w:t xml:space="preserve"> </w:t>
      </w:r>
      <w:del w:id="557" w:author="Meryl Etman" w:date="2020-03-01T16:43:00Z">
        <w:r w:rsidRPr="000748C0" w:rsidDel="00146BA7">
          <w:rPr>
            <w:rFonts w:hint="cs"/>
            <w:b/>
            <w:bCs w:val="0"/>
            <w:color w:val="000000"/>
            <w:sz w:val="24"/>
            <w:rtl/>
            <w:rPrChange w:id="558" w:author="Meryl Etman" w:date="2020-03-25T10:10:00Z">
              <w:rPr>
                <w:rFonts w:hint="cs"/>
                <w:b/>
                <w:bCs w:val="0"/>
                <w:color w:val="000000"/>
                <w:sz w:val="24"/>
                <w:rtl/>
              </w:rPr>
            </w:rPrChange>
          </w:rPr>
          <w:delText>והמפקח לא יהיה זכאי לתוספת תמורה בשל כך</w:delText>
        </w:r>
        <w:r w:rsidRPr="000748C0" w:rsidDel="00146BA7">
          <w:rPr>
            <w:rFonts w:hint="cs"/>
            <w:b/>
            <w:bCs w:val="0"/>
            <w:sz w:val="24"/>
            <w:rtl/>
            <w:rPrChange w:id="559" w:author="Meryl Etman" w:date="2020-03-25T10:10:00Z">
              <w:rPr>
                <w:rFonts w:hint="cs"/>
                <w:b/>
                <w:bCs w:val="0"/>
                <w:sz w:val="24"/>
                <w:rtl/>
              </w:rPr>
            </w:rPrChange>
          </w:rPr>
          <w:delText xml:space="preserve">. </w:delText>
        </w:r>
      </w:del>
      <w:r w:rsidRPr="000748C0">
        <w:rPr>
          <w:rFonts w:hint="cs"/>
          <w:b/>
          <w:bCs w:val="0"/>
          <w:sz w:val="24"/>
          <w:rtl/>
          <w:rPrChange w:id="560" w:author="Meryl Etman" w:date="2020-03-25T10:10:00Z">
            <w:rPr>
              <w:rFonts w:hint="cs"/>
              <w:b/>
              <w:bCs w:val="0"/>
              <w:sz w:val="24"/>
              <w:rtl/>
            </w:rPr>
          </w:rPrChange>
        </w:rPr>
        <w:t>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w:t>
      </w:r>
      <w:del w:id="561" w:author="Meryl Etman" w:date="2020-03-01T16:43:00Z">
        <w:r w:rsidRPr="000748C0" w:rsidDel="00146BA7">
          <w:rPr>
            <w:rFonts w:hint="cs"/>
            <w:b/>
            <w:bCs w:val="0"/>
            <w:sz w:val="24"/>
            <w:rtl/>
            <w:rPrChange w:id="562" w:author="Meryl Etman" w:date="2020-03-25T10:10:00Z">
              <w:rPr>
                <w:rFonts w:hint="cs"/>
                <w:b/>
                <w:bCs w:val="0"/>
                <w:sz w:val="24"/>
                <w:rtl/>
              </w:rPr>
            </w:rPrChange>
          </w:rPr>
          <w:delText xml:space="preserve"> והמפקח לא יהיה זכאי לתוספת תמורה בשל כך</w:delText>
        </w:r>
      </w:del>
      <w:r w:rsidRPr="000748C0">
        <w:rPr>
          <w:rFonts w:hint="cs"/>
          <w:b/>
          <w:bCs w:val="0"/>
          <w:sz w:val="24"/>
          <w:rtl/>
          <w:rPrChange w:id="563" w:author="Meryl Etman" w:date="2020-03-25T10:10:00Z">
            <w:rPr>
              <w:rFonts w:hint="cs"/>
              <w:b/>
              <w:bCs w:val="0"/>
              <w:sz w:val="24"/>
              <w:rtl/>
            </w:rPr>
          </w:rPrChange>
        </w:rPr>
        <w:t>.</w:t>
      </w:r>
    </w:p>
    <w:p w14:paraId="75498E8D" w14:textId="77777777" w:rsidR="00EB5A81" w:rsidRPr="000748C0" w:rsidRDefault="00EB5A81" w:rsidP="00EB5A81">
      <w:pPr>
        <w:pStyle w:val="2"/>
        <w:jc w:val="both"/>
        <w:rPr>
          <w:sz w:val="24"/>
          <w:rtl/>
          <w:rPrChange w:id="564" w:author="Meryl Etman" w:date="2020-03-25T10:10:00Z">
            <w:rPr>
              <w:sz w:val="24"/>
              <w:rtl/>
            </w:rPr>
          </w:rPrChange>
        </w:rPr>
      </w:pPr>
    </w:p>
    <w:p w14:paraId="21EEBB19" w14:textId="77777777" w:rsidR="00EB5A81" w:rsidRPr="000748C0" w:rsidRDefault="00EB5A81" w:rsidP="00EB5A81">
      <w:pPr>
        <w:pStyle w:val="2"/>
        <w:keepNext w:val="0"/>
        <w:numPr>
          <w:ilvl w:val="1"/>
          <w:numId w:val="15"/>
        </w:numPr>
        <w:tabs>
          <w:tab w:val="left" w:pos="1440"/>
        </w:tabs>
        <w:ind w:left="1460"/>
        <w:jc w:val="both"/>
        <w:rPr>
          <w:sz w:val="24"/>
          <w:rtl/>
          <w:rPrChange w:id="565" w:author="Meryl Etman" w:date="2020-03-25T10:10:00Z">
            <w:rPr>
              <w:sz w:val="24"/>
              <w:rtl/>
            </w:rPr>
          </w:rPrChange>
        </w:rPr>
      </w:pPr>
      <w:r w:rsidRPr="000748C0">
        <w:rPr>
          <w:b/>
          <w:bCs w:val="0"/>
          <w:sz w:val="24"/>
          <w:rtl/>
          <w:rPrChange w:id="566" w:author="Meryl Etman" w:date="2020-03-25T10:10:00Z">
            <w:rPr>
              <w:b/>
              <w:bCs w:val="0"/>
              <w:sz w:val="24"/>
              <w:rtl/>
            </w:rPr>
          </w:rPrChange>
        </w:rPr>
        <w:t>מוסכם בזה</w:t>
      </w:r>
      <w:r w:rsidRPr="000748C0">
        <w:rPr>
          <w:rFonts w:hint="cs"/>
          <w:b/>
          <w:bCs w:val="0"/>
          <w:sz w:val="24"/>
          <w:rtl/>
          <w:rPrChange w:id="567" w:author="Meryl Etman" w:date="2020-03-25T10:10:00Z">
            <w:rPr>
              <w:rFonts w:hint="cs"/>
              <w:b/>
              <w:bCs w:val="0"/>
              <w:sz w:val="24"/>
              <w:rtl/>
            </w:rPr>
          </w:rPrChange>
        </w:rPr>
        <w:t>,</w:t>
      </w:r>
      <w:r w:rsidRPr="000748C0">
        <w:rPr>
          <w:b/>
          <w:bCs w:val="0"/>
          <w:sz w:val="24"/>
          <w:rtl/>
          <w:rPrChange w:id="568" w:author="Meryl Etman" w:date="2020-03-25T10:10:00Z">
            <w:rPr>
              <w:b/>
              <w:bCs w:val="0"/>
              <w:sz w:val="24"/>
              <w:rtl/>
            </w:rPr>
          </w:rPrChange>
        </w:rPr>
        <w:t xml:space="preserve"> כי במשך כל תקופת </w:t>
      </w:r>
      <w:r w:rsidRPr="000748C0">
        <w:rPr>
          <w:rFonts w:hint="cs"/>
          <w:b/>
          <w:bCs w:val="0"/>
          <w:sz w:val="24"/>
          <w:rtl/>
          <w:rPrChange w:id="569" w:author="Meryl Etman" w:date="2020-03-25T10:10:00Z">
            <w:rPr>
              <w:rFonts w:hint="cs"/>
              <w:b/>
              <w:bCs w:val="0"/>
              <w:sz w:val="24"/>
              <w:rtl/>
            </w:rPr>
          </w:rPrChange>
        </w:rPr>
        <w:t>חוזה זה,</w:t>
      </w:r>
      <w:r w:rsidRPr="000748C0">
        <w:rPr>
          <w:b/>
          <w:bCs w:val="0"/>
          <w:sz w:val="24"/>
          <w:rtl/>
          <w:rPrChange w:id="570" w:author="Meryl Etman" w:date="2020-03-25T10:10:00Z">
            <w:rPr>
              <w:b/>
              <w:bCs w:val="0"/>
              <w:sz w:val="24"/>
              <w:rtl/>
            </w:rPr>
          </w:rPrChange>
        </w:rPr>
        <w:t xml:space="preserve"> ישמש האדם ששמו נקוב בנספח א</w:t>
      </w:r>
      <w:r w:rsidRPr="000748C0">
        <w:rPr>
          <w:rFonts w:hint="cs"/>
          <w:b/>
          <w:bCs w:val="0"/>
          <w:sz w:val="24"/>
          <w:rtl/>
          <w:rPrChange w:id="571" w:author="Meryl Etman" w:date="2020-03-25T10:10:00Z">
            <w:rPr>
              <w:rFonts w:hint="cs"/>
              <w:b/>
              <w:bCs w:val="0"/>
              <w:sz w:val="24"/>
              <w:rtl/>
            </w:rPr>
          </w:rPrChange>
        </w:rPr>
        <w:t>'</w:t>
      </w:r>
      <w:r w:rsidRPr="000748C0">
        <w:rPr>
          <w:b/>
          <w:bCs w:val="0"/>
          <w:sz w:val="24"/>
          <w:rtl/>
          <w:rPrChange w:id="572" w:author="Meryl Etman" w:date="2020-03-25T10:10:00Z">
            <w:rPr>
              <w:b/>
              <w:bCs w:val="0"/>
              <w:sz w:val="24"/>
              <w:rtl/>
            </w:rPr>
          </w:rPrChange>
        </w:rPr>
        <w:t xml:space="preserve"> להלן, כבעל הסמכות והאחריות המקצועית העליונה במשרד המפקח (להלן:</w:t>
      </w:r>
      <w:r w:rsidRPr="000748C0">
        <w:rPr>
          <w:sz w:val="24"/>
          <w:rtl/>
          <w:rPrChange w:id="573" w:author="Meryl Etman" w:date="2020-03-25T10:10:00Z">
            <w:rPr>
              <w:sz w:val="24"/>
              <w:rtl/>
            </w:rPr>
          </w:rPrChange>
        </w:rPr>
        <w:t xml:space="preserve"> "המנהל הראשי"). </w:t>
      </w:r>
      <w:r w:rsidRPr="000748C0">
        <w:rPr>
          <w:b/>
          <w:bCs w:val="0"/>
          <w:sz w:val="24"/>
          <w:rtl/>
          <w:rPrChange w:id="574" w:author="Meryl Etman" w:date="2020-03-25T10:10:00Z">
            <w:rPr>
              <w:b/>
              <w:bCs w:val="0"/>
              <w:sz w:val="24"/>
              <w:rtl/>
            </w:rPr>
          </w:rPrChange>
        </w:rPr>
        <w:t>החלפת המנהל הראשי בממלא מקום מתאים ולתקופה מוגדרת תיעשה לאחר אישורו של המזמין</w:t>
      </w:r>
      <w:r w:rsidRPr="000748C0">
        <w:rPr>
          <w:rFonts w:hint="cs"/>
          <w:b/>
          <w:bCs w:val="0"/>
          <w:sz w:val="24"/>
          <w:rtl/>
          <w:rPrChange w:id="575" w:author="Meryl Etman" w:date="2020-03-25T10:10:00Z">
            <w:rPr>
              <w:rFonts w:hint="cs"/>
              <w:b/>
              <w:bCs w:val="0"/>
              <w:sz w:val="24"/>
              <w:rtl/>
            </w:rPr>
          </w:rPrChange>
        </w:rPr>
        <w:t xml:space="preserve"> מראש ובכתב</w:t>
      </w:r>
      <w:r w:rsidRPr="000748C0">
        <w:rPr>
          <w:b/>
          <w:bCs w:val="0"/>
          <w:sz w:val="24"/>
          <w:rtl/>
          <w:rPrChange w:id="576" w:author="Meryl Etman" w:date="2020-03-25T10:10:00Z">
            <w:rPr>
              <w:b/>
              <w:bCs w:val="0"/>
              <w:sz w:val="24"/>
              <w:rtl/>
            </w:rPr>
          </w:rPrChange>
        </w:rPr>
        <w:t>.</w:t>
      </w:r>
    </w:p>
    <w:p w14:paraId="5E8C7BEE" w14:textId="77777777" w:rsidR="00EB5A81" w:rsidRPr="000748C0" w:rsidRDefault="00EB5A81" w:rsidP="00EB5A81">
      <w:pPr>
        <w:ind w:left="1460"/>
        <w:jc w:val="both"/>
        <w:rPr>
          <w:color w:val="000000"/>
          <w:sz w:val="24"/>
          <w:szCs w:val="24"/>
          <w:rtl/>
          <w:rPrChange w:id="577" w:author="Meryl Etman" w:date="2020-03-25T10:10:00Z">
            <w:rPr>
              <w:color w:val="000000"/>
              <w:sz w:val="24"/>
              <w:szCs w:val="24"/>
              <w:rtl/>
            </w:rPr>
          </w:rPrChange>
        </w:rPr>
      </w:pPr>
      <w:r w:rsidRPr="000748C0">
        <w:rPr>
          <w:color w:val="000000"/>
          <w:sz w:val="24"/>
          <w:szCs w:val="24"/>
          <w:rtl/>
          <w:rPrChange w:id="578" w:author="Meryl Etman" w:date="2020-03-25T10:10:00Z">
            <w:rPr>
              <w:color w:val="000000"/>
              <w:sz w:val="24"/>
              <w:szCs w:val="24"/>
              <w:rtl/>
            </w:rPr>
          </w:rPrChange>
        </w:rPr>
        <w:t>המפקח מתחייב</w:t>
      </w:r>
      <w:r w:rsidRPr="000748C0">
        <w:rPr>
          <w:rFonts w:hint="cs"/>
          <w:color w:val="000000"/>
          <w:sz w:val="24"/>
          <w:szCs w:val="24"/>
          <w:rtl/>
          <w:rPrChange w:id="579" w:author="Meryl Etman" w:date="2020-03-25T10:10:00Z">
            <w:rPr>
              <w:rFonts w:hint="cs"/>
              <w:color w:val="000000"/>
              <w:sz w:val="24"/>
              <w:szCs w:val="24"/>
              <w:rtl/>
            </w:rPr>
          </w:rPrChange>
        </w:rPr>
        <w:t>,</w:t>
      </w:r>
      <w:r w:rsidRPr="000748C0">
        <w:rPr>
          <w:color w:val="000000"/>
          <w:sz w:val="24"/>
          <w:szCs w:val="24"/>
          <w:rtl/>
          <w:rPrChange w:id="580" w:author="Meryl Etman" w:date="2020-03-25T10:10:00Z">
            <w:rPr>
              <w:color w:val="000000"/>
              <w:sz w:val="24"/>
              <w:szCs w:val="24"/>
              <w:rtl/>
            </w:rPr>
          </w:rPrChange>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sidRPr="000748C0">
        <w:rPr>
          <w:rFonts w:hint="cs"/>
          <w:color w:val="000000"/>
          <w:sz w:val="24"/>
          <w:szCs w:val="24"/>
          <w:rtl/>
          <w:rPrChange w:id="581" w:author="Meryl Etman" w:date="2020-03-25T10:10:00Z">
            <w:rPr>
              <w:rFonts w:hint="cs"/>
              <w:color w:val="000000"/>
              <w:sz w:val="24"/>
              <w:szCs w:val="24"/>
              <w:rtl/>
            </w:rPr>
          </w:rPrChange>
        </w:rPr>
        <w:t>י</w:t>
      </w:r>
      <w:r w:rsidRPr="000748C0">
        <w:rPr>
          <w:color w:val="000000"/>
          <w:sz w:val="24"/>
          <w:szCs w:val="24"/>
          <w:rtl/>
          <w:rPrChange w:id="582" w:author="Meryl Etman" w:date="2020-03-25T10:10:00Z">
            <w:rPr>
              <w:color w:val="000000"/>
              <w:sz w:val="24"/>
              <w:szCs w:val="24"/>
              <w:rtl/>
            </w:rPr>
          </w:rPrChange>
        </w:rPr>
        <w:t>צוע שרותי המפקח</w:t>
      </w:r>
      <w:r w:rsidRPr="000748C0">
        <w:rPr>
          <w:rFonts w:hint="cs"/>
          <w:color w:val="000000"/>
          <w:sz w:val="24"/>
          <w:szCs w:val="24"/>
          <w:rtl/>
          <w:rPrChange w:id="583" w:author="Meryl Etman" w:date="2020-03-25T10:10:00Z">
            <w:rPr>
              <w:rFonts w:hint="cs"/>
              <w:color w:val="000000"/>
              <w:sz w:val="24"/>
              <w:szCs w:val="24"/>
              <w:rtl/>
            </w:rPr>
          </w:rPrChange>
        </w:rPr>
        <w:t>.</w:t>
      </w:r>
      <w:r w:rsidRPr="000748C0">
        <w:rPr>
          <w:color w:val="000000"/>
          <w:sz w:val="24"/>
          <w:szCs w:val="24"/>
          <w:rtl/>
          <w:rPrChange w:id="584" w:author="Meryl Etman" w:date="2020-03-25T10:10:00Z">
            <w:rPr>
              <w:color w:val="000000"/>
              <w:sz w:val="24"/>
              <w:szCs w:val="24"/>
              <w:rtl/>
            </w:rPr>
          </w:rPrChange>
        </w:rPr>
        <w:t xml:space="preserve"> מבלי לגרוע מהתחייבויות המפקח כ</w:t>
      </w:r>
      <w:r w:rsidRPr="000748C0">
        <w:rPr>
          <w:rFonts w:hint="cs"/>
          <w:color w:val="000000"/>
          <w:sz w:val="24"/>
          <w:szCs w:val="24"/>
          <w:rtl/>
          <w:rPrChange w:id="585" w:author="Meryl Etman" w:date="2020-03-25T10:10:00Z">
            <w:rPr>
              <w:rFonts w:hint="cs"/>
              <w:color w:val="000000"/>
              <w:sz w:val="24"/>
              <w:szCs w:val="24"/>
              <w:rtl/>
            </w:rPr>
          </w:rPrChange>
        </w:rPr>
        <w:t>אמור לעיל,</w:t>
      </w:r>
      <w:r w:rsidRPr="000748C0">
        <w:rPr>
          <w:color w:val="000000"/>
          <w:sz w:val="24"/>
          <w:szCs w:val="24"/>
          <w:rtl/>
          <w:rPrChange w:id="586" w:author="Meryl Etman" w:date="2020-03-25T10:10:00Z">
            <w:rPr>
              <w:color w:val="000000"/>
              <w:sz w:val="24"/>
              <w:szCs w:val="24"/>
              <w:rtl/>
            </w:rPr>
          </w:rPrChange>
        </w:rPr>
        <w:t xml:space="preserve"> הרי בכל מקרה שהשירותים לא י</w:t>
      </w:r>
      <w:r w:rsidRPr="000748C0">
        <w:rPr>
          <w:rFonts w:hint="cs"/>
          <w:color w:val="000000"/>
          <w:sz w:val="24"/>
          <w:szCs w:val="24"/>
          <w:rtl/>
          <w:rPrChange w:id="587" w:author="Meryl Etman" w:date="2020-03-25T10:10:00Z">
            <w:rPr>
              <w:rFonts w:hint="cs"/>
              <w:color w:val="000000"/>
              <w:sz w:val="24"/>
              <w:szCs w:val="24"/>
              <w:rtl/>
            </w:rPr>
          </w:rPrChange>
        </w:rPr>
        <w:t>י</w:t>
      </w:r>
      <w:r w:rsidRPr="000748C0">
        <w:rPr>
          <w:color w:val="000000"/>
          <w:sz w:val="24"/>
          <w:szCs w:val="24"/>
          <w:rtl/>
          <w:rPrChange w:id="588" w:author="Meryl Etman" w:date="2020-03-25T10:10:00Z">
            <w:rPr>
              <w:color w:val="000000"/>
              <w:sz w:val="24"/>
              <w:szCs w:val="24"/>
              <w:rtl/>
            </w:rPr>
          </w:rPrChange>
        </w:rPr>
        <w:t>נתנו ע"י המנהל הראשי כאמור מכל סיבה שהיא, יה</w:t>
      </w:r>
      <w:r w:rsidRPr="000748C0">
        <w:rPr>
          <w:rFonts w:hint="cs"/>
          <w:color w:val="000000"/>
          <w:sz w:val="24"/>
          <w:szCs w:val="24"/>
          <w:rtl/>
          <w:rPrChange w:id="589" w:author="Meryl Etman" w:date="2020-03-25T10:10:00Z">
            <w:rPr>
              <w:rFonts w:hint="cs"/>
              <w:color w:val="000000"/>
              <w:sz w:val="24"/>
              <w:szCs w:val="24"/>
              <w:rtl/>
            </w:rPr>
          </w:rPrChange>
        </w:rPr>
        <w:t>א</w:t>
      </w:r>
      <w:r w:rsidRPr="000748C0">
        <w:rPr>
          <w:color w:val="000000"/>
          <w:sz w:val="24"/>
          <w:szCs w:val="24"/>
          <w:rtl/>
          <w:rPrChange w:id="590" w:author="Meryl Etman" w:date="2020-03-25T10:10:00Z">
            <w:rPr>
              <w:color w:val="000000"/>
              <w:sz w:val="24"/>
              <w:szCs w:val="24"/>
              <w:rtl/>
            </w:rPr>
          </w:rPrChange>
        </w:rPr>
        <w:t xml:space="preserve"> המזמין זכאי לבטל את החוזה</w:t>
      </w:r>
      <w:r w:rsidRPr="000748C0">
        <w:rPr>
          <w:rFonts w:hint="cs"/>
          <w:color w:val="000000"/>
          <w:sz w:val="24"/>
          <w:szCs w:val="24"/>
          <w:rtl/>
          <w:rPrChange w:id="591" w:author="Meryl Etman" w:date="2020-03-25T10:10:00Z">
            <w:rPr>
              <w:rFonts w:hint="cs"/>
              <w:color w:val="000000"/>
              <w:sz w:val="24"/>
              <w:szCs w:val="24"/>
              <w:rtl/>
            </w:rPr>
          </w:rPrChange>
        </w:rPr>
        <w:t xml:space="preserve"> לאלתר</w:t>
      </w:r>
      <w:r w:rsidRPr="000748C0">
        <w:rPr>
          <w:color w:val="000000"/>
          <w:sz w:val="24"/>
          <w:szCs w:val="24"/>
          <w:rtl/>
          <w:rPrChange w:id="592" w:author="Meryl Etman" w:date="2020-03-25T10:10:00Z">
            <w:rPr>
              <w:color w:val="000000"/>
              <w:sz w:val="24"/>
              <w:szCs w:val="24"/>
              <w:rtl/>
            </w:rPr>
          </w:rPrChange>
        </w:rPr>
        <w:t xml:space="preserve"> ויחולו הוראות סעיף 9.6.2 להלן.</w:t>
      </w:r>
    </w:p>
    <w:p w14:paraId="4E7B4F19" w14:textId="77777777" w:rsidR="00EB5A81" w:rsidRPr="000748C0" w:rsidRDefault="00EB5A81" w:rsidP="00EB5A81">
      <w:pPr>
        <w:ind w:left="1560" w:hanging="700"/>
        <w:jc w:val="both"/>
        <w:rPr>
          <w:color w:val="000000"/>
          <w:sz w:val="24"/>
          <w:szCs w:val="24"/>
          <w:rtl/>
          <w:rPrChange w:id="593" w:author="Meryl Etman" w:date="2020-03-25T10:10:00Z">
            <w:rPr>
              <w:color w:val="000000"/>
              <w:sz w:val="24"/>
              <w:szCs w:val="24"/>
              <w:rtl/>
            </w:rPr>
          </w:rPrChange>
        </w:rPr>
      </w:pPr>
    </w:p>
    <w:p w14:paraId="6B9652AA" w14:textId="77777777" w:rsidR="00EB5A81" w:rsidRPr="000748C0" w:rsidRDefault="00EB5A81" w:rsidP="00EB5A81">
      <w:pPr>
        <w:ind w:left="820" w:hanging="580"/>
        <w:jc w:val="both"/>
        <w:rPr>
          <w:color w:val="000000"/>
          <w:sz w:val="24"/>
          <w:szCs w:val="24"/>
          <w:rtl/>
          <w:rPrChange w:id="594" w:author="Meryl Etman" w:date="2020-03-25T10:10:00Z">
            <w:rPr>
              <w:color w:val="000000"/>
              <w:sz w:val="24"/>
              <w:szCs w:val="24"/>
              <w:rtl/>
            </w:rPr>
          </w:rPrChange>
        </w:rPr>
      </w:pPr>
      <w:r w:rsidRPr="000748C0">
        <w:rPr>
          <w:color w:val="000000"/>
          <w:sz w:val="24"/>
          <w:szCs w:val="24"/>
          <w:rtl/>
          <w:rPrChange w:id="595" w:author="Meryl Etman" w:date="2020-03-25T10:10:00Z">
            <w:rPr>
              <w:color w:val="000000"/>
              <w:sz w:val="24"/>
              <w:szCs w:val="24"/>
              <w:rtl/>
            </w:rPr>
          </w:rPrChange>
        </w:rPr>
        <w:t>3א.</w:t>
      </w:r>
      <w:r w:rsidRPr="000748C0">
        <w:rPr>
          <w:color w:val="000000"/>
          <w:sz w:val="24"/>
          <w:szCs w:val="24"/>
          <w:rtl/>
          <w:rPrChange w:id="596" w:author="Meryl Etman" w:date="2020-03-25T10:10:00Z">
            <w:rPr>
              <w:color w:val="000000"/>
              <w:sz w:val="24"/>
              <w:szCs w:val="24"/>
              <w:rtl/>
            </w:rPr>
          </w:rPrChange>
        </w:rPr>
        <w:tab/>
      </w:r>
      <w:r w:rsidRPr="000748C0">
        <w:rPr>
          <w:bCs/>
          <w:color w:val="000000"/>
          <w:sz w:val="24"/>
          <w:szCs w:val="24"/>
          <w:u w:val="single"/>
          <w:rtl/>
          <w:rPrChange w:id="597" w:author="Meryl Etman" w:date="2020-03-25T10:10:00Z">
            <w:rPr>
              <w:bCs/>
              <w:color w:val="000000"/>
              <w:sz w:val="24"/>
              <w:szCs w:val="24"/>
              <w:u w:val="single"/>
              <w:rtl/>
            </w:rPr>
          </w:rPrChange>
        </w:rPr>
        <w:t>מעמד המפקח כקבלן עצמאי</w:t>
      </w:r>
    </w:p>
    <w:p w14:paraId="00EE22C5" w14:textId="77777777" w:rsidR="00EB5A81" w:rsidRPr="000748C0" w:rsidRDefault="00EB5A81" w:rsidP="00EB5A81">
      <w:pPr>
        <w:jc w:val="both"/>
        <w:rPr>
          <w:color w:val="000000"/>
          <w:sz w:val="24"/>
          <w:szCs w:val="24"/>
          <w:rtl/>
          <w:rPrChange w:id="598" w:author="Meryl Etman" w:date="2020-03-25T10:10:00Z">
            <w:rPr>
              <w:color w:val="000000"/>
              <w:sz w:val="24"/>
              <w:szCs w:val="24"/>
              <w:rtl/>
            </w:rPr>
          </w:rPrChange>
        </w:rPr>
      </w:pPr>
    </w:p>
    <w:p w14:paraId="4AB89F54" w14:textId="77777777" w:rsidR="00EB5A81" w:rsidRPr="000748C0" w:rsidRDefault="00EB5A81" w:rsidP="00EB5A81">
      <w:pPr>
        <w:ind w:left="1560" w:hanging="700"/>
        <w:jc w:val="both"/>
        <w:rPr>
          <w:color w:val="000000"/>
          <w:sz w:val="24"/>
          <w:szCs w:val="24"/>
          <w:rtl/>
          <w:rPrChange w:id="599" w:author="Meryl Etman" w:date="2020-03-25T10:10:00Z">
            <w:rPr>
              <w:color w:val="000000"/>
              <w:sz w:val="24"/>
              <w:szCs w:val="24"/>
              <w:rtl/>
            </w:rPr>
          </w:rPrChange>
        </w:rPr>
      </w:pPr>
      <w:r w:rsidRPr="000748C0">
        <w:rPr>
          <w:color w:val="000000"/>
          <w:sz w:val="24"/>
          <w:szCs w:val="24"/>
          <w:rtl/>
          <w:rPrChange w:id="600" w:author="Meryl Etman" w:date="2020-03-25T10:10:00Z">
            <w:rPr>
              <w:color w:val="000000"/>
              <w:sz w:val="24"/>
              <w:szCs w:val="24"/>
              <w:rtl/>
            </w:rPr>
          </w:rPrChange>
        </w:rPr>
        <w:t>3א (1)</w:t>
      </w:r>
      <w:r w:rsidRPr="000748C0">
        <w:rPr>
          <w:color w:val="000000"/>
          <w:sz w:val="24"/>
          <w:szCs w:val="24"/>
          <w:rtl/>
          <w:rPrChange w:id="601" w:author="Meryl Etman" w:date="2020-03-25T10:10:00Z">
            <w:rPr>
              <w:color w:val="000000"/>
              <w:sz w:val="24"/>
              <w:szCs w:val="24"/>
              <w:rtl/>
            </w:rPr>
          </w:rPrChange>
        </w:rPr>
        <w:tab/>
        <w:t>מוסכם ומובהר על ידי הצדדים לחוזה זה</w:t>
      </w:r>
      <w:r w:rsidRPr="000748C0">
        <w:rPr>
          <w:rFonts w:hint="cs"/>
          <w:color w:val="000000"/>
          <w:sz w:val="24"/>
          <w:szCs w:val="24"/>
          <w:rtl/>
          <w:rPrChange w:id="602" w:author="Meryl Etman" w:date="2020-03-25T10:10:00Z">
            <w:rPr>
              <w:rFonts w:hint="cs"/>
              <w:color w:val="000000"/>
              <w:sz w:val="24"/>
              <w:szCs w:val="24"/>
              <w:rtl/>
            </w:rPr>
          </w:rPrChange>
        </w:rPr>
        <w:t>,</w:t>
      </w:r>
      <w:r w:rsidRPr="000748C0">
        <w:rPr>
          <w:color w:val="000000"/>
          <w:sz w:val="24"/>
          <w:szCs w:val="24"/>
          <w:rtl/>
          <w:rPrChange w:id="603" w:author="Meryl Etman" w:date="2020-03-25T10:10:00Z">
            <w:rPr>
              <w:color w:val="000000"/>
              <w:sz w:val="24"/>
              <w:szCs w:val="24"/>
              <w:rtl/>
            </w:rPr>
          </w:rPrChange>
        </w:rPr>
        <w:t xml:space="preserve"> כי מעמדו של המפקח כנותן השירותים למזמין הינו </w:t>
      </w:r>
      <w:r w:rsidRPr="000748C0">
        <w:rPr>
          <w:rFonts w:hint="cs"/>
          <w:color w:val="000000"/>
          <w:sz w:val="24"/>
          <w:szCs w:val="24"/>
          <w:rtl/>
          <w:rPrChange w:id="604" w:author="Meryl Etman" w:date="2020-03-25T10:10:00Z">
            <w:rPr>
              <w:rFonts w:hint="cs"/>
              <w:color w:val="000000"/>
              <w:sz w:val="24"/>
              <w:szCs w:val="24"/>
              <w:rtl/>
            </w:rPr>
          </w:rPrChange>
        </w:rPr>
        <w:t xml:space="preserve">כשל </w:t>
      </w:r>
      <w:r w:rsidRPr="000748C0">
        <w:rPr>
          <w:color w:val="000000"/>
          <w:sz w:val="24"/>
          <w:szCs w:val="24"/>
          <w:rtl/>
          <w:rPrChange w:id="605" w:author="Meryl Etman" w:date="2020-03-25T10:10:00Z">
            <w:rPr>
              <w:color w:val="000000"/>
              <w:sz w:val="24"/>
              <w:szCs w:val="24"/>
              <w:rtl/>
            </w:rPr>
          </w:rPrChange>
        </w:rPr>
        <w:t>קבלן עצמאי וכל הפעולות שיעשו על ידו על פי הסכם זה נעשות על ידו, עבורו</w:t>
      </w:r>
      <w:r w:rsidRPr="000748C0">
        <w:rPr>
          <w:rFonts w:hint="cs"/>
          <w:color w:val="000000"/>
          <w:sz w:val="24"/>
          <w:szCs w:val="24"/>
          <w:rtl/>
          <w:rPrChange w:id="606" w:author="Meryl Etman" w:date="2020-03-25T10:10:00Z">
            <w:rPr>
              <w:rFonts w:hint="cs"/>
              <w:color w:val="000000"/>
              <w:sz w:val="24"/>
              <w:szCs w:val="24"/>
              <w:rtl/>
            </w:rPr>
          </w:rPrChange>
        </w:rPr>
        <w:t>, על אחריותו</w:t>
      </w:r>
      <w:r w:rsidRPr="000748C0">
        <w:rPr>
          <w:color w:val="000000"/>
          <w:sz w:val="24"/>
          <w:szCs w:val="24"/>
          <w:rtl/>
          <w:rPrChange w:id="607" w:author="Meryl Etman" w:date="2020-03-25T10:10:00Z">
            <w:rPr>
              <w:color w:val="000000"/>
              <w:sz w:val="24"/>
              <w:szCs w:val="24"/>
              <w:rtl/>
            </w:rPr>
          </w:rPrChange>
        </w:rPr>
        <w:t xml:space="preserve"> ועל חשבונו</w:t>
      </w:r>
      <w:r w:rsidRPr="000748C0">
        <w:rPr>
          <w:rFonts w:hint="cs"/>
          <w:color w:val="000000"/>
          <w:sz w:val="24"/>
          <w:szCs w:val="24"/>
          <w:rtl/>
          <w:rPrChange w:id="608" w:author="Meryl Etman" w:date="2020-03-25T10:10:00Z">
            <w:rPr>
              <w:rFonts w:hint="cs"/>
              <w:color w:val="000000"/>
              <w:sz w:val="24"/>
              <w:szCs w:val="24"/>
              <w:rtl/>
            </w:rPr>
          </w:rPrChange>
        </w:rPr>
        <w:t xml:space="preserve"> הבלעדי של המפקח</w:t>
      </w:r>
      <w:r w:rsidRPr="000748C0">
        <w:rPr>
          <w:color w:val="000000"/>
          <w:sz w:val="24"/>
          <w:szCs w:val="24"/>
          <w:rtl/>
          <w:rPrChange w:id="609" w:author="Meryl Etman" w:date="2020-03-25T10:10:00Z">
            <w:rPr>
              <w:color w:val="000000"/>
              <w:sz w:val="24"/>
              <w:szCs w:val="24"/>
              <w:rtl/>
            </w:rPr>
          </w:rPrChange>
        </w:rPr>
        <w:t>.</w:t>
      </w:r>
    </w:p>
    <w:p w14:paraId="27C54976" w14:textId="77777777" w:rsidR="00EB5A81" w:rsidRPr="000748C0" w:rsidRDefault="00EB5A81" w:rsidP="00EB5A81">
      <w:pPr>
        <w:ind w:left="1560" w:hanging="700"/>
        <w:jc w:val="both"/>
        <w:rPr>
          <w:color w:val="000000"/>
          <w:sz w:val="24"/>
          <w:szCs w:val="24"/>
          <w:rtl/>
          <w:rPrChange w:id="610" w:author="Meryl Etman" w:date="2020-03-25T10:10:00Z">
            <w:rPr>
              <w:color w:val="000000"/>
              <w:sz w:val="24"/>
              <w:szCs w:val="24"/>
              <w:rtl/>
            </w:rPr>
          </w:rPrChange>
        </w:rPr>
      </w:pPr>
    </w:p>
    <w:p w14:paraId="56A0010B" w14:textId="77777777" w:rsidR="00EB5A81" w:rsidRPr="000748C0" w:rsidRDefault="00EB5A81" w:rsidP="00EB5A81">
      <w:pPr>
        <w:ind w:left="1560" w:hanging="700"/>
        <w:jc w:val="both"/>
        <w:rPr>
          <w:color w:val="000000"/>
          <w:sz w:val="24"/>
          <w:szCs w:val="24"/>
          <w:rtl/>
          <w:rPrChange w:id="611" w:author="Meryl Etman" w:date="2020-03-25T10:10:00Z">
            <w:rPr>
              <w:color w:val="000000"/>
              <w:sz w:val="24"/>
              <w:szCs w:val="24"/>
              <w:rtl/>
            </w:rPr>
          </w:rPrChange>
        </w:rPr>
      </w:pPr>
      <w:r w:rsidRPr="000748C0">
        <w:rPr>
          <w:color w:val="000000"/>
          <w:sz w:val="24"/>
          <w:szCs w:val="24"/>
          <w:rtl/>
          <w:rPrChange w:id="612" w:author="Meryl Etman" w:date="2020-03-25T10:10:00Z">
            <w:rPr>
              <w:color w:val="000000"/>
              <w:sz w:val="24"/>
              <w:szCs w:val="24"/>
              <w:rtl/>
            </w:rPr>
          </w:rPrChange>
        </w:rPr>
        <w:t>3א (2)</w:t>
      </w:r>
      <w:r w:rsidRPr="000748C0">
        <w:rPr>
          <w:color w:val="000000"/>
          <w:sz w:val="24"/>
          <w:szCs w:val="24"/>
          <w:rtl/>
          <w:rPrChange w:id="613" w:author="Meryl Etman" w:date="2020-03-25T10:10:00Z">
            <w:rPr>
              <w:color w:val="000000"/>
              <w:sz w:val="24"/>
              <w:szCs w:val="24"/>
              <w:rtl/>
            </w:rPr>
          </w:rPrChange>
        </w:rPr>
        <w:tab/>
      </w:r>
      <w:r w:rsidRPr="000748C0">
        <w:rPr>
          <w:rFonts w:hint="cs"/>
          <w:color w:val="000000"/>
          <w:sz w:val="24"/>
          <w:szCs w:val="24"/>
          <w:rtl/>
          <w:rPrChange w:id="614" w:author="Meryl Etman" w:date="2020-03-25T10:10:00Z">
            <w:rPr>
              <w:rFonts w:hint="cs"/>
              <w:color w:val="000000"/>
              <w:sz w:val="24"/>
              <w:szCs w:val="24"/>
              <w:rtl/>
            </w:rPr>
          </w:rPrChange>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5354E048" w14:textId="77777777" w:rsidR="00EB5A81" w:rsidRPr="000748C0" w:rsidRDefault="00EB5A81" w:rsidP="00EB5A81">
      <w:pPr>
        <w:ind w:left="1560" w:hanging="700"/>
        <w:rPr>
          <w:color w:val="000000"/>
          <w:sz w:val="24"/>
          <w:szCs w:val="24"/>
          <w:rtl/>
          <w:rPrChange w:id="615" w:author="Meryl Etman" w:date="2020-03-25T10:10:00Z">
            <w:rPr>
              <w:color w:val="000000"/>
              <w:sz w:val="24"/>
              <w:szCs w:val="24"/>
              <w:rtl/>
            </w:rPr>
          </w:rPrChange>
        </w:rPr>
      </w:pPr>
    </w:p>
    <w:p w14:paraId="7A2D0976" w14:textId="621B0B63" w:rsidR="00EB5A81" w:rsidRPr="000748C0" w:rsidRDefault="00EB5A81" w:rsidP="000748C0">
      <w:pPr>
        <w:ind w:left="1560" w:firstLine="23"/>
        <w:jc w:val="both"/>
        <w:rPr>
          <w:color w:val="000000"/>
          <w:sz w:val="24"/>
          <w:szCs w:val="24"/>
          <w:rtl/>
        </w:rPr>
      </w:pPr>
      <w:r w:rsidRPr="000748C0">
        <w:rPr>
          <w:rFonts w:hint="cs"/>
          <w:color w:val="000000"/>
          <w:sz w:val="24"/>
          <w:szCs w:val="24"/>
          <w:rtl/>
        </w:rPr>
        <w:t>היה</w:t>
      </w:r>
      <w:r w:rsidRPr="000748C0">
        <w:rPr>
          <w:color w:val="000000"/>
          <w:sz w:val="24"/>
          <w:szCs w:val="24"/>
          <w:rtl/>
        </w:rPr>
        <w:t xml:space="preserve"> </w:t>
      </w:r>
      <w:r w:rsidRPr="000748C0">
        <w:rPr>
          <w:rFonts w:hint="cs"/>
          <w:color w:val="000000"/>
          <w:sz w:val="24"/>
          <w:szCs w:val="24"/>
          <w:rtl/>
        </w:rPr>
        <w:t>ויחויב</w:t>
      </w:r>
      <w:r w:rsidRPr="000748C0">
        <w:rPr>
          <w:color w:val="000000"/>
          <w:sz w:val="24"/>
          <w:szCs w:val="24"/>
          <w:rtl/>
        </w:rPr>
        <w:t xml:space="preserve"> </w:t>
      </w:r>
      <w:r w:rsidRPr="000748C0">
        <w:rPr>
          <w:rFonts w:hint="cs"/>
          <w:color w:val="000000"/>
          <w:sz w:val="24"/>
          <w:szCs w:val="24"/>
          <w:rtl/>
        </w:rPr>
        <w:t>המזמין</w:t>
      </w:r>
      <w:r w:rsidRPr="000748C0">
        <w:rPr>
          <w:color w:val="000000"/>
          <w:sz w:val="24"/>
          <w:szCs w:val="24"/>
          <w:rtl/>
        </w:rPr>
        <w:t xml:space="preserve"> </w:t>
      </w:r>
      <w:r w:rsidRPr="000748C0">
        <w:rPr>
          <w:rFonts w:hint="cs"/>
          <w:color w:val="000000"/>
          <w:sz w:val="24"/>
          <w:szCs w:val="24"/>
          <w:rtl/>
          <w:rPrChange w:id="616" w:author="Meryl Etman" w:date="2020-03-25T10:10:00Z">
            <w:rPr>
              <w:rFonts w:hint="cs"/>
              <w:color w:val="000000"/>
              <w:sz w:val="24"/>
              <w:szCs w:val="24"/>
              <w:rtl/>
            </w:rPr>
          </w:rPrChange>
        </w:rPr>
        <w:t>על</w:t>
      </w:r>
      <w:r w:rsidRPr="000748C0">
        <w:rPr>
          <w:color w:val="000000"/>
          <w:sz w:val="24"/>
          <w:szCs w:val="24"/>
          <w:rtl/>
          <w:rPrChange w:id="617" w:author="Meryl Etman" w:date="2020-03-25T10:10:00Z">
            <w:rPr>
              <w:color w:val="000000"/>
              <w:sz w:val="24"/>
              <w:szCs w:val="24"/>
              <w:rtl/>
            </w:rPr>
          </w:rPrChange>
        </w:rPr>
        <w:t>-</w:t>
      </w:r>
      <w:r w:rsidRPr="000748C0">
        <w:rPr>
          <w:rFonts w:hint="cs"/>
          <w:color w:val="000000"/>
          <w:sz w:val="24"/>
          <w:szCs w:val="24"/>
          <w:rtl/>
          <w:rPrChange w:id="618" w:author="Meryl Etman" w:date="2020-03-25T10:10:00Z">
            <w:rPr>
              <w:rFonts w:hint="cs"/>
              <w:color w:val="000000"/>
              <w:sz w:val="24"/>
              <w:szCs w:val="24"/>
              <w:rtl/>
            </w:rPr>
          </w:rPrChange>
        </w:rPr>
        <w:t>פי</w:t>
      </w:r>
      <w:r w:rsidRPr="000748C0">
        <w:rPr>
          <w:color w:val="000000"/>
          <w:sz w:val="24"/>
          <w:szCs w:val="24"/>
          <w:rtl/>
          <w:rPrChange w:id="619" w:author="Meryl Etman" w:date="2020-03-25T10:10:00Z">
            <w:rPr>
              <w:color w:val="000000"/>
              <w:sz w:val="24"/>
              <w:szCs w:val="24"/>
              <w:rtl/>
            </w:rPr>
          </w:rPrChange>
        </w:rPr>
        <w:t xml:space="preserve"> </w:t>
      </w:r>
      <w:r w:rsidRPr="000748C0">
        <w:rPr>
          <w:rFonts w:hint="cs"/>
          <w:color w:val="000000"/>
          <w:sz w:val="24"/>
          <w:szCs w:val="24"/>
          <w:rtl/>
          <w:rPrChange w:id="620" w:author="Meryl Etman" w:date="2020-03-25T10:10:00Z">
            <w:rPr>
              <w:rFonts w:hint="cs"/>
              <w:color w:val="000000"/>
              <w:sz w:val="24"/>
              <w:szCs w:val="24"/>
              <w:rtl/>
            </w:rPr>
          </w:rPrChange>
        </w:rPr>
        <w:t>כל</w:t>
      </w:r>
      <w:r w:rsidRPr="000748C0">
        <w:rPr>
          <w:color w:val="000000"/>
          <w:sz w:val="24"/>
          <w:szCs w:val="24"/>
          <w:rtl/>
          <w:rPrChange w:id="621" w:author="Meryl Etman" w:date="2020-03-25T10:10:00Z">
            <w:rPr>
              <w:color w:val="000000"/>
              <w:sz w:val="24"/>
              <w:szCs w:val="24"/>
              <w:rtl/>
            </w:rPr>
          </w:rPrChange>
        </w:rPr>
        <w:t xml:space="preserve"> </w:t>
      </w:r>
      <w:r w:rsidRPr="000748C0">
        <w:rPr>
          <w:rFonts w:hint="cs"/>
          <w:color w:val="000000"/>
          <w:sz w:val="24"/>
          <w:szCs w:val="24"/>
          <w:rtl/>
          <w:rPrChange w:id="622" w:author="Meryl Etman" w:date="2020-03-25T10:10:00Z">
            <w:rPr>
              <w:rFonts w:hint="cs"/>
              <w:color w:val="000000"/>
              <w:sz w:val="24"/>
              <w:szCs w:val="24"/>
              <w:rtl/>
            </w:rPr>
          </w:rPrChange>
        </w:rPr>
        <w:t>דין</w:t>
      </w:r>
      <w:r w:rsidRPr="000748C0">
        <w:rPr>
          <w:color w:val="000000"/>
          <w:sz w:val="24"/>
          <w:szCs w:val="24"/>
          <w:rtl/>
          <w:rPrChange w:id="623" w:author="Meryl Etman" w:date="2020-03-25T10:10:00Z">
            <w:rPr>
              <w:color w:val="000000"/>
              <w:sz w:val="24"/>
              <w:szCs w:val="24"/>
              <w:rtl/>
            </w:rPr>
          </w:rPrChange>
        </w:rPr>
        <w:t xml:space="preserve"> </w:t>
      </w:r>
      <w:r w:rsidRPr="000748C0">
        <w:rPr>
          <w:rFonts w:hint="cs"/>
          <w:color w:val="000000"/>
          <w:sz w:val="24"/>
          <w:szCs w:val="24"/>
          <w:rtl/>
          <w:rPrChange w:id="624" w:author="Meryl Etman" w:date="2020-03-25T10:10:00Z">
            <w:rPr>
              <w:rFonts w:hint="cs"/>
              <w:color w:val="000000"/>
              <w:sz w:val="24"/>
              <w:szCs w:val="24"/>
              <w:rtl/>
            </w:rPr>
          </w:rPrChange>
        </w:rPr>
        <w:t>על</w:t>
      </w:r>
      <w:r w:rsidRPr="000748C0">
        <w:rPr>
          <w:color w:val="000000"/>
          <w:sz w:val="24"/>
          <w:szCs w:val="24"/>
          <w:rtl/>
          <w:rPrChange w:id="625" w:author="Meryl Etman" w:date="2020-03-25T10:10:00Z">
            <w:rPr>
              <w:color w:val="000000"/>
              <w:sz w:val="24"/>
              <w:szCs w:val="24"/>
              <w:rtl/>
            </w:rPr>
          </w:rPrChange>
        </w:rPr>
        <w:t xml:space="preserve"> </w:t>
      </w:r>
      <w:r w:rsidRPr="000748C0">
        <w:rPr>
          <w:rFonts w:hint="cs"/>
          <w:color w:val="000000"/>
          <w:sz w:val="24"/>
          <w:szCs w:val="24"/>
          <w:rtl/>
          <w:rPrChange w:id="626" w:author="Meryl Etman" w:date="2020-03-25T10:10:00Z">
            <w:rPr>
              <w:rFonts w:hint="cs"/>
              <w:color w:val="000000"/>
              <w:sz w:val="24"/>
              <w:szCs w:val="24"/>
              <w:rtl/>
            </w:rPr>
          </w:rPrChange>
        </w:rPr>
        <w:t>ידי</w:t>
      </w:r>
      <w:r w:rsidRPr="000748C0">
        <w:rPr>
          <w:color w:val="000000"/>
          <w:sz w:val="24"/>
          <w:szCs w:val="24"/>
          <w:rtl/>
          <w:rPrChange w:id="627" w:author="Meryl Etman" w:date="2020-03-25T10:10:00Z">
            <w:rPr>
              <w:color w:val="000000"/>
              <w:sz w:val="24"/>
              <w:szCs w:val="24"/>
              <w:rtl/>
            </w:rPr>
          </w:rPrChange>
        </w:rPr>
        <w:t xml:space="preserve"> </w:t>
      </w:r>
      <w:r w:rsidRPr="000748C0">
        <w:rPr>
          <w:rFonts w:hint="cs"/>
          <w:color w:val="000000"/>
          <w:sz w:val="24"/>
          <w:szCs w:val="24"/>
          <w:rtl/>
          <w:rPrChange w:id="628" w:author="Meryl Etman" w:date="2020-03-25T10:10:00Z">
            <w:rPr>
              <w:rFonts w:hint="cs"/>
              <w:color w:val="000000"/>
              <w:sz w:val="24"/>
              <w:szCs w:val="24"/>
              <w:rtl/>
            </w:rPr>
          </w:rPrChange>
        </w:rPr>
        <w:t>כל</w:t>
      </w:r>
      <w:r w:rsidRPr="000748C0">
        <w:rPr>
          <w:color w:val="000000"/>
          <w:sz w:val="24"/>
          <w:szCs w:val="24"/>
          <w:rtl/>
          <w:rPrChange w:id="629" w:author="Meryl Etman" w:date="2020-03-25T10:10:00Z">
            <w:rPr>
              <w:color w:val="000000"/>
              <w:sz w:val="24"/>
              <w:szCs w:val="24"/>
              <w:rtl/>
            </w:rPr>
          </w:rPrChange>
        </w:rPr>
        <w:t xml:space="preserve"> </w:t>
      </w:r>
      <w:r w:rsidRPr="000748C0">
        <w:rPr>
          <w:rFonts w:hint="cs"/>
          <w:color w:val="000000"/>
          <w:sz w:val="24"/>
          <w:szCs w:val="24"/>
          <w:rtl/>
          <w:rPrChange w:id="630" w:author="Meryl Etman" w:date="2020-03-25T10:10:00Z">
            <w:rPr>
              <w:rFonts w:hint="cs"/>
              <w:color w:val="000000"/>
              <w:sz w:val="24"/>
              <w:szCs w:val="24"/>
              <w:rtl/>
            </w:rPr>
          </w:rPrChange>
        </w:rPr>
        <w:t>רשות</w:t>
      </w:r>
      <w:r w:rsidRPr="000748C0">
        <w:rPr>
          <w:color w:val="000000"/>
          <w:sz w:val="24"/>
          <w:szCs w:val="24"/>
          <w:rtl/>
          <w:rPrChange w:id="631" w:author="Meryl Etman" w:date="2020-03-25T10:10:00Z">
            <w:rPr>
              <w:color w:val="000000"/>
              <w:sz w:val="24"/>
              <w:szCs w:val="24"/>
              <w:rtl/>
            </w:rPr>
          </w:rPrChange>
        </w:rPr>
        <w:t xml:space="preserve"> </w:t>
      </w:r>
      <w:r w:rsidRPr="000748C0">
        <w:rPr>
          <w:rFonts w:hint="cs"/>
          <w:color w:val="000000"/>
          <w:sz w:val="24"/>
          <w:szCs w:val="24"/>
          <w:rtl/>
          <w:rPrChange w:id="632" w:author="Meryl Etman" w:date="2020-03-25T10:10:00Z">
            <w:rPr>
              <w:rFonts w:hint="cs"/>
              <w:color w:val="000000"/>
              <w:sz w:val="24"/>
              <w:szCs w:val="24"/>
              <w:rtl/>
            </w:rPr>
          </w:rPrChange>
        </w:rPr>
        <w:t>ו</w:t>
      </w:r>
      <w:r w:rsidRPr="000748C0">
        <w:rPr>
          <w:color w:val="000000"/>
          <w:sz w:val="24"/>
          <w:szCs w:val="24"/>
          <w:rtl/>
          <w:rPrChange w:id="633" w:author="Meryl Etman" w:date="2020-03-25T10:10:00Z">
            <w:rPr>
              <w:color w:val="000000"/>
              <w:sz w:val="24"/>
              <w:szCs w:val="24"/>
              <w:rtl/>
            </w:rPr>
          </w:rPrChange>
        </w:rPr>
        <w:t>/</w:t>
      </w:r>
      <w:r w:rsidRPr="000748C0">
        <w:rPr>
          <w:rFonts w:hint="cs"/>
          <w:color w:val="000000"/>
          <w:sz w:val="24"/>
          <w:szCs w:val="24"/>
          <w:rtl/>
          <w:rPrChange w:id="634" w:author="Meryl Etman" w:date="2020-03-25T10:10:00Z">
            <w:rPr>
              <w:rFonts w:hint="cs"/>
              <w:color w:val="000000"/>
              <w:sz w:val="24"/>
              <w:szCs w:val="24"/>
              <w:rtl/>
            </w:rPr>
          </w:rPrChange>
        </w:rPr>
        <w:t>או</w:t>
      </w:r>
      <w:r w:rsidRPr="000748C0">
        <w:rPr>
          <w:color w:val="000000"/>
          <w:sz w:val="24"/>
          <w:szCs w:val="24"/>
          <w:rtl/>
          <w:rPrChange w:id="635" w:author="Meryl Etman" w:date="2020-03-25T10:10:00Z">
            <w:rPr>
              <w:color w:val="000000"/>
              <w:sz w:val="24"/>
              <w:szCs w:val="24"/>
              <w:rtl/>
            </w:rPr>
          </w:rPrChange>
        </w:rPr>
        <w:t xml:space="preserve"> </w:t>
      </w:r>
      <w:r w:rsidRPr="000748C0">
        <w:rPr>
          <w:rFonts w:hint="cs"/>
          <w:color w:val="000000"/>
          <w:sz w:val="24"/>
          <w:szCs w:val="24"/>
          <w:rtl/>
          <w:rPrChange w:id="636" w:author="Meryl Etman" w:date="2020-03-25T10:10:00Z">
            <w:rPr>
              <w:rFonts w:hint="cs"/>
              <w:color w:val="000000"/>
              <w:sz w:val="24"/>
              <w:szCs w:val="24"/>
              <w:rtl/>
            </w:rPr>
          </w:rPrChange>
        </w:rPr>
        <w:t>ערכאה</w:t>
      </w:r>
      <w:r w:rsidRPr="000748C0">
        <w:rPr>
          <w:color w:val="000000"/>
          <w:sz w:val="24"/>
          <w:szCs w:val="24"/>
          <w:rtl/>
          <w:rPrChange w:id="637" w:author="Meryl Etman" w:date="2020-03-25T10:10:00Z">
            <w:rPr>
              <w:color w:val="000000"/>
              <w:sz w:val="24"/>
              <w:szCs w:val="24"/>
              <w:rtl/>
            </w:rPr>
          </w:rPrChange>
        </w:rPr>
        <w:t xml:space="preserve"> </w:t>
      </w:r>
      <w:r w:rsidRPr="000748C0">
        <w:rPr>
          <w:rFonts w:hint="cs"/>
          <w:color w:val="000000"/>
          <w:sz w:val="24"/>
          <w:szCs w:val="24"/>
          <w:rtl/>
          <w:rPrChange w:id="638" w:author="Meryl Etman" w:date="2020-03-25T10:10:00Z">
            <w:rPr>
              <w:rFonts w:hint="cs"/>
              <w:color w:val="000000"/>
              <w:sz w:val="24"/>
              <w:szCs w:val="24"/>
              <w:rtl/>
            </w:rPr>
          </w:rPrChange>
        </w:rPr>
        <w:t>מוסמכת</w:t>
      </w:r>
      <w:r w:rsidRPr="000748C0">
        <w:rPr>
          <w:color w:val="000000"/>
          <w:sz w:val="24"/>
          <w:szCs w:val="24"/>
          <w:rtl/>
          <w:rPrChange w:id="639" w:author="Meryl Etman" w:date="2020-03-25T10:10:00Z">
            <w:rPr>
              <w:color w:val="000000"/>
              <w:sz w:val="24"/>
              <w:szCs w:val="24"/>
              <w:rtl/>
            </w:rPr>
          </w:rPrChange>
        </w:rPr>
        <w:t xml:space="preserve"> (</w:t>
      </w:r>
      <w:r w:rsidRPr="000748C0">
        <w:rPr>
          <w:rFonts w:hint="cs"/>
          <w:color w:val="000000"/>
          <w:sz w:val="24"/>
          <w:szCs w:val="24"/>
          <w:rtl/>
          <w:rPrChange w:id="640" w:author="Meryl Etman" w:date="2020-03-25T10:10:00Z">
            <w:rPr>
              <w:rFonts w:hint="cs"/>
              <w:color w:val="000000"/>
              <w:sz w:val="24"/>
              <w:szCs w:val="24"/>
              <w:rtl/>
            </w:rPr>
          </w:rPrChange>
        </w:rPr>
        <w:t>לרבות</w:t>
      </w:r>
      <w:r w:rsidRPr="000748C0">
        <w:rPr>
          <w:color w:val="000000"/>
          <w:sz w:val="24"/>
          <w:szCs w:val="24"/>
          <w:rtl/>
          <w:rPrChange w:id="641" w:author="Meryl Etman" w:date="2020-03-25T10:10:00Z">
            <w:rPr>
              <w:color w:val="000000"/>
              <w:sz w:val="24"/>
              <w:szCs w:val="24"/>
              <w:rtl/>
            </w:rPr>
          </w:rPrChange>
        </w:rPr>
        <w:t xml:space="preserve"> </w:t>
      </w:r>
      <w:r w:rsidRPr="000748C0">
        <w:rPr>
          <w:rFonts w:hint="cs"/>
          <w:color w:val="000000"/>
          <w:sz w:val="24"/>
          <w:szCs w:val="24"/>
          <w:rtl/>
          <w:rPrChange w:id="642" w:author="Meryl Etman" w:date="2020-03-25T10:10:00Z">
            <w:rPr>
              <w:rFonts w:hint="cs"/>
              <w:color w:val="000000"/>
              <w:sz w:val="24"/>
              <w:szCs w:val="24"/>
              <w:rtl/>
            </w:rPr>
          </w:rPrChange>
        </w:rPr>
        <w:t>במסגרת</w:t>
      </w:r>
      <w:r w:rsidRPr="000748C0">
        <w:rPr>
          <w:color w:val="000000"/>
          <w:sz w:val="24"/>
          <w:szCs w:val="24"/>
          <w:rtl/>
          <w:rPrChange w:id="643" w:author="Meryl Etman" w:date="2020-03-25T10:10:00Z">
            <w:rPr>
              <w:color w:val="000000"/>
              <w:sz w:val="24"/>
              <w:szCs w:val="24"/>
              <w:rtl/>
            </w:rPr>
          </w:rPrChange>
        </w:rPr>
        <w:t xml:space="preserve"> </w:t>
      </w:r>
      <w:r w:rsidRPr="000748C0">
        <w:rPr>
          <w:rFonts w:hint="cs"/>
          <w:color w:val="000000"/>
          <w:sz w:val="24"/>
          <w:szCs w:val="24"/>
          <w:rtl/>
          <w:rPrChange w:id="644" w:author="Meryl Etman" w:date="2020-03-25T10:10:00Z">
            <w:rPr>
              <w:rFonts w:hint="cs"/>
              <w:color w:val="000000"/>
              <w:sz w:val="24"/>
              <w:szCs w:val="24"/>
              <w:rtl/>
            </w:rPr>
          </w:rPrChange>
        </w:rPr>
        <w:t>הליכי</w:t>
      </w:r>
      <w:r w:rsidRPr="000748C0">
        <w:rPr>
          <w:color w:val="000000"/>
          <w:sz w:val="24"/>
          <w:szCs w:val="24"/>
          <w:rtl/>
          <w:rPrChange w:id="645" w:author="Meryl Etman" w:date="2020-03-25T10:10:00Z">
            <w:rPr>
              <w:color w:val="000000"/>
              <w:sz w:val="24"/>
              <w:szCs w:val="24"/>
              <w:rtl/>
            </w:rPr>
          </w:rPrChange>
        </w:rPr>
        <w:t xml:space="preserve"> </w:t>
      </w:r>
      <w:r w:rsidRPr="000748C0">
        <w:rPr>
          <w:rFonts w:hint="cs"/>
          <w:color w:val="000000"/>
          <w:sz w:val="24"/>
          <w:szCs w:val="24"/>
          <w:rtl/>
          <w:rPrChange w:id="646" w:author="Meryl Etman" w:date="2020-03-25T10:10:00Z">
            <w:rPr>
              <w:rFonts w:hint="cs"/>
              <w:color w:val="000000"/>
              <w:sz w:val="24"/>
              <w:szCs w:val="24"/>
              <w:rtl/>
            </w:rPr>
          </w:rPrChange>
        </w:rPr>
        <w:t>ביניים</w:t>
      </w:r>
      <w:r w:rsidRPr="000748C0">
        <w:rPr>
          <w:color w:val="000000"/>
          <w:sz w:val="24"/>
          <w:szCs w:val="24"/>
          <w:rtl/>
          <w:rPrChange w:id="647" w:author="Meryl Etman" w:date="2020-03-25T10:10:00Z">
            <w:rPr>
              <w:color w:val="000000"/>
              <w:sz w:val="24"/>
              <w:szCs w:val="24"/>
              <w:rtl/>
            </w:rPr>
          </w:rPrChange>
        </w:rPr>
        <w:t xml:space="preserve"> </w:t>
      </w:r>
      <w:r w:rsidRPr="000748C0">
        <w:rPr>
          <w:rFonts w:hint="cs"/>
          <w:color w:val="000000"/>
          <w:sz w:val="24"/>
          <w:szCs w:val="24"/>
          <w:rtl/>
          <w:rPrChange w:id="648" w:author="Meryl Etman" w:date="2020-03-25T10:10:00Z">
            <w:rPr>
              <w:rFonts w:hint="cs"/>
              <w:color w:val="000000"/>
              <w:sz w:val="24"/>
              <w:szCs w:val="24"/>
              <w:rtl/>
            </w:rPr>
          </w:rPrChange>
        </w:rPr>
        <w:t>ו</w:t>
      </w:r>
      <w:r w:rsidRPr="000748C0">
        <w:rPr>
          <w:color w:val="000000"/>
          <w:sz w:val="24"/>
          <w:szCs w:val="24"/>
          <w:rtl/>
          <w:rPrChange w:id="649" w:author="Meryl Etman" w:date="2020-03-25T10:10:00Z">
            <w:rPr>
              <w:color w:val="000000"/>
              <w:sz w:val="24"/>
              <w:szCs w:val="24"/>
              <w:rtl/>
            </w:rPr>
          </w:rPrChange>
        </w:rPr>
        <w:t>/</w:t>
      </w:r>
      <w:r w:rsidRPr="000748C0">
        <w:rPr>
          <w:rFonts w:hint="cs"/>
          <w:color w:val="000000"/>
          <w:sz w:val="24"/>
          <w:szCs w:val="24"/>
          <w:rtl/>
          <w:rPrChange w:id="650" w:author="Meryl Etman" w:date="2020-03-25T10:10:00Z">
            <w:rPr>
              <w:rFonts w:hint="cs"/>
              <w:color w:val="000000"/>
              <w:sz w:val="24"/>
              <w:szCs w:val="24"/>
              <w:rtl/>
            </w:rPr>
          </w:rPrChange>
        </w:rPr>
        <w:t>או</w:t>
      </w:r>
      <w:r w:rsidRPr="000748C0">
        <w:rPr>
          <w:color w:val="000000"/>
          <w:sz w:val="24"/>
          <w:szCs w:val="24"/>
          <w:rtl/>
          <w:rPrChange w:id="651" w:author="Meryl Etman" w:date="2020-03-25T10:10:00Z">
            <w:rPr>
              <w:color w:val="000000"/>
              <w:sz w:val="24"/>
              <w:szCs w:val="24"/>
              <w:rtl/>
            </w:rPr>
          </w:rPrChange>
        </w:rPr>
        <w:t xml:space="preserve"> </w:t>
      </w:r>
      <w:r w:rsidRPr="000748C0">
        <w:rPr>
          <w:rFonts w:hint="cs"/>
          <w:color w:val="000000"/>
          <w:sz w:val="24"/>
          <w:szCs w:val="24"/>
          <w:rtl/>
          <w:rPrChange w:id="652" w:author="Meryl Etman" w:date="2020-03-25T10:10:00Z">
            <w:rPr>
              <w:rFonts w:hint="cs"/>
              <w:color w:val="000000"/>
              <w:sz w:val="24"/>
              <w:szCs w:val="24"/>
              <w:rtl/>
            </w:rPr>
          </w:rPrChange>
        </w:rPr>
        <w:t>סעדי</w:t>
      </w:r>
      <w:r w:rsidRPr="000748C0">
        <w:rPr>
          <w:color w:val="000000"/>
          <w:sz w:val="24"/>
          <w:szCs w:val="24"/>
          <w:rtl/>
          <w:rPrChange w:id="653" w:author="Meryl Etman" w:date="2020-03-25T10:10:00Z">
            <w:rPr>
              <w:color w:val="000000"/>
              <w:sz w:val="24"/>
              <w:szCs w:val="24"/>
              <w:rtl/>
            </w:rPr>
          </w:rPrChange>
        </w:rPr>
        <w:t xml:space="preserve"> </w:t>
      </w:r>
      <w:r w:rsidRPr="000748C0">
        <w:rPr>
          <w:rFonts w:hint="cs"/>
          <w:color w:val="000000"/>
          <w:sz w:val="24"/>
          <w:szCs w:val="24"/>
          <w:rtl/>
          <w:rPrChange w:id="654" w:author="Meryl Etman" w:date="2020-03-25T10:10:00Z">
            <w:rPr>
              <w:rFonts w:hint="cs"/>
              <w:color w:val="000000"/>
              <w:sz w:val="24"/>
              <w:szCs w:val="24"/>
              <w:rtl/>
            </w:rPr>
          </w:rPrChange>
        </w:rPr>
        <w:t>ביניים</w:t>
      </w:r>
      <w:r w:rsidRPr="000748C0">
        <w:rPr>
          <w:color w:val="000000"/>
          <w:sz w:val="24"/>
          <w:szCs w:val="24"/>
          <w:rtl/>
          <w:rPrChange w:id="655" w:author="Meryl Etman" w:date="2020-03-25T10:10:00Z">
            <w:rPr>
              <w:color w:val="000000"/>
              <w:sz w:val="24"/>
              <w:szCs w:val="24"/>
              <w:rtl/>
            </w:rPr>
          </w:rPrChange>
        </w:rPr>
        <w:t xml:space="preserve">) </w:t>
      </w:r>
      <w:r w:rsidRPr="000748C0">
        <w:rPr>
          <w:rFonts w:hint="cs"/>
          <w:color w:val="000000"/>
          <w:sz w:val="24"/>
          <w:szCs w:val="24"/>
          <w:rtl/>
          <w:rPrChange w:id="656" w:author="Meryl Etman" w:date="2020-03-25T10:10:00Z">
            <w:rPr>
              <w:rFonts w:hint="cs"/>
              <w:color w:val="000000"/>
              <w:sz w:val="24"/>
              <w:szCs w:val="24"/>
              <w:rtl/>
            </w:rPr>
          </w:rPrChange>
        </w:rPr>
        <w:t>לשאת</w:t>
      </w:r>
      <w:r w:rsidRPr="000748C0">
        <w:rPr>
          <w:color w:val="000000"/>
          <w:sz w:val="24"/>
          <w:szCs w:val="24"/>
          <w:rtl/>
          <w:rPrChange w:id="657" w:author="Meryl Etman" w:date="2020-03-25T10:10:00Z">
            <w:rPr>
              <w:color w:val="000000"/>
              <w:sz w:val="24"/>
              <w:szCs w:val="24"/>
              <w:rtl/>
            </w:rPr>
          </w:rPrChange>
        </w:rPr>
        <w:t xml:space="preserve"> </w:t>
      </w:r>
      <w:r w:rsidRPr="000748C0">
        <w:rPr>
          <w:rFonts w:hint="cs"/>
          <w:color w:val="000000"/>
          <w:sz w:val="24"/>
          <w:szCs w:val="24"/>
          <w:rtl/>
          <w:rPrChange w:id="658" w:author="Meryl Etman" w:date="2020-03-25T10:10:00Z">
            <w:rPr>
              <w:rFonts w:hint="cs"/>
              <w:color w:val="000000"/>
              <w:sz w:val="24"/>
              <w:szCs w:val="24"/>
              <w:rtl/>
            </w:rPr>
          </w:rPrChange>
        </w:rPr>
        <w:t>בחיוב</w:t>
      </w:r>
      <w:r w:rsidRPr="000748C0">
        <w:rPr>
          <w:color w:val="000000"/>
          <w:sz w:val="24"/>
          <w:szCs w:val="24"/>
          <w:rtl/>
          <w:rPrChange w:id="659" w:author="Meryl Etman" w:date="2020-03-25T10:10:00Z">
            <w:rPr>
              <w:color w:val="000000"/>
              <w:sz w:val="24"/>
              <w:szCs w:val="24"/>
              <w:rtl/>
            </w:rPr>
          </w:rPrChange>
        </w:rPr>
        <w:t xml:space="preserve"> </w:t>
      </w:r>
      <w:r w:rsidRPr="000748C0">
        <w:rPr>
          <w:rFonts w:hint="cs"/>
          <w:color w:val="000000"/>
          <w:sz w:val="24"/>
          <w:szCs w:val="24"/>
          <w:rtl/>
          <w:rPrChange w:id="660" w:author="Meryl Etman" w:date="2020-03-25T10:10:00Z">
            <w:rPr>
              <w:rFonts w:hint="cs"/>
              <w:color w:val="000000"/>
              <w:sz w:val="24"/>
              <w:szCs w:val="24"/>
              <w:rtl/>
            </w:rPr>
          </w:rPrChange>
        </w:rPr>
        <w:t>כלשהו</w:t>
      </w:r>
      <w:r w:rsidRPr="000748C0">
        <w:rPr>
          <w:color w:val="000000"/>
          <w:sz w:val="24"/>
          <w:szCs w:val="24"/>
          <w:rtl/>
          <w:rPrChange w:id="661" w:author="Meryl Etman" w:date="2020-03-25T10:10:00Z">
            <w:rPr>
              <w:color w:val="000000"/>
              <w:sz w:val="24"/>
              <w:szCs w:val="24"/>
              <w:rtl/>
            </w:rPr>
          </w:rPrChange>
        </w:rPr>
        <w:t xml:space="preserve"> </w:t>
      </w:r>
      <w:r w:rsidRPr="000748C0">
        <w:rPr>
          <w:rFonts w:hint="cs"/>
          <w:color w:val="000000"/>
          <w:sz w:val="24"/>
          <w:szCs w:val="24"/>
          <w:rtl/>
          <w:rPrChange w:id="662" w:author="Meryl Etman" w:date="2020-03-25T10:10:00Z">
            <w:rPr>
              <w:rFonts w:hint="cs"/>
              <w:color w:val="000000"/>
              <w:sz w:val="24"/>
              <w:szCs w:val="24"/>
              <w:rtl/>
            </w:rPr>
          </w:rPrChange>
        </w:rPr>
        <w:t>בקשר</w:t>
      </w:r>
      <w:r w:rsidRPr="000748C0">
        <w:rPr>
          <w:color w:val="000000"/>
          <w:sz w:val="24"/>
          <w:szCs w:val="24"/>
          <w:rtl/>
          <w:rPrChange w:id="663" w:author="Meryl Etman" w:date="2020-03-25T10:10:00Z">
            <w:rPr>
              <w:color w:val="000000"/>
              <w:sz w:val="24"/>
              <w:szCs w:val="24"/>
              <w:rtl/>
            </w:rPr>
          </w:rPrChange>
        </w:rPr>
        <w:t xml:space="preserve"> </w:t>
      </w:r>
      <w:r w:rsidRPr="000748C0">
        <w:rPr>
          <w:rFonts w:hint="cs"/>
          <w:color w:val="000000"/>
          <w:sz w:val="24"/>
          <w:szCs w:val="24"/>
          <w:rtl/>
          <w:rPrChange w:id="664" w:author="Meryl Etman" w:date="2020-03-25T10:10:00Z">
            <w:rPr>
              <w:rFonts w:hint="cs"/>
              <w:color w:val="000000"/>
              <w:sz w:val="24"/>
              <w:szCs w:val="24"/>
              <w:rtl/>
            </w:rPr>
          </w:rPrChange>
        </w:rPr>
        <w:t>לתביעה</w:t>
      </w:r>
      <w:r w:rsidRPr="000748C0">
        <w:rPr>
          <w:color w:val="000000"/>
          <w:sz w:val="24"/>
          <w:szCs w:val="24"/>
          <w:rtl/>
          <w:rPrChange w:id="665" w:author="Meryl Etman" w:date="2020-03-25T10:10:00Z">
            <w:rPr>
              <w:color w:val="000000"/>
              <w:sz w:val="24"/>
              <w:szCs w:val="24"/>
              <w:rtl/>
            </w:rPr>
          </w:rPrChange>
        </w:rPr>
        <w:t xml:space="preserve"> </w:t>
      </w:r>
      <w:r w:rsidRPr="000748C0">
        <w:rPr>
          <w:rFonts w:hint="cs"/>
          <w:color w:val="000000"/>
          <w:sz w:val="24"/>
          <w:szCs w:val="24"/>
          <w:rtl/>
          <w:rPrChange w:id="666" w:author="Meryl Etman" w:date="2020-03-25T10:10:00Z">
            <w:rPr>
              <w:rFonts w:hint="cs"/>
              <w:color w:val="000000"/>
              <w:sz w:val="24"/>
              <w:szCs w:val="24"/>
              <w:rtl/>
            </w:rPr>
          </w:rPrChange>
        </w:rPr>
        <w:t>ו</w:t>
      </w:r>
      <w:r w:rsidRPr="000748C0">
        <w:rPr>
          <w:color w:val="000000"/>
          <w:sz w:val="24"/>
          <w:szCs w:val="24"/>
          <w:rtl/>
          <w:rPrChange w:id="667" w:author="Meryl Etman" w:date="2020-03-25T10:10:00Z">
            <w:rPr>
              <w:color w:val="000000"/>
              <w:sz w:val="24"/>
              <w:szCs w:val="24"/>
              <w:rtl/>
            </w:rPr>
          </w:rPrChange>
        </w:rPr>
        <w:t>/</w:t>
      </w:r>
      <w:r w:rsidRPr="000748C0">
        <w:rPr>
          <w:rFonts w:hint="cs"/>
          <w:color w:val="000000"/>
          <w:sz w:val="24"/>
          <w:szCs w:val="24"/>
          <w:rtl/>
          <w:rPrChange w:id="668" w:author="Meryl Etman" w:date="2020-03-25T10:10:00Z">
            <w:rPr>
              <w:rFonts w:hint="cs"/>
              <w:color w:val="000000"/>
              <w:sz w:val="24"/>
              <w:szCs w:val="24"/>
              <w:rtl/>
            </w:rPr>
          </w:rPrChange>
        </w:rPr>
        <w:t>או</w:t>
      </w:r>
      <w:r w:rsidRPr="000748C0">
        <w:rPr>
          <w:color w:val="000000"/>
          <w:sz w:val="24"/>
          <w:szCs w:val="24"/>
          <w:rtl/>
          <w:rPrChange w:id="669" w:author="Meryl Etman" w:date="2020-03-25T10:10:00Z">
            <w:rPr>
              <w:color w:val="000000"/>
              <w:sz w:val="24"/>
              <w:szCs w:val="24"/>
              <w:rtl/>
            </w:rPr>
          </w:rPrChange>
        </w:rPr>
        <w:t xml:space="preserve"> </w:t>
      </w:r>
      <w:r w:rsidRPr="000748C0">
        <w:rPr>
          <w:rFonts w:hint="cs"/>
          <w:color w:val="000000"/>
          <w:sz w:val="24"/>
          <w:szCs w:val="24"/>
          <w:rtl/>
          <w:rPrChange w:id="670" w:author="Meryl Etman" w:date="2020-03-25T10:10:00Z">
            <w:rPr>
              <w:rFonts w:hint="cs"/>
              <w:color w:val="000000"/>
              <w:sz w:val="24"/>
              <w:szCs w:val="24"/>
              <w:rtl/>
            </w:rPr>
          </w:rPrChange>
        </w:rPr>
        <w:t>דרישה</w:t>
      </w:r>
      <w:r w:rsidRPr="000748C0">
        <w:rPr>
          <w:color w:val="000000"/>
          <w:sz w:val="24"/>
          <w:szCs w:val="24"/>
          <w:rtl/>
          <w:rPrChange w:id="671" w:author="Meryl Etman" w:date="2020-03-25T10:10:00Z">
            <w:rPr>
              <w:color w:val="000000"/>
              <w:sz w:val="24"/>
              <w:szCs w:val="24"/>
              <w:rtl/>
            </w:rPr>
          </w:rPrChange>
        </w:rPr>
        <w:t xml:space="preserve"> </w:t>
      </w:r>
      <w:r w:rsidRPr="000748C0">
        <w:rPr>
          <w:rFonts w:hint="cs"/>
          <w:color w:val="000000"/>
          <w:sz w:val="24"/>
          <w:szCs w:val="24"/>
          <w:rtl/>
          <w:rPrChange w:id="672" w:author="Meryl Etman" w:date="2020-03-25T10:10:00Z">
            <w:rPr>
              <w:rFonts w:hint="cs"/>
              <w:color w:val="000000"/>
              <w:sz w:val="24"/>
              <w:szCs w:val="24"/>
              <w:rtl/>
            </w:rPr>
          </w:rPrChange>
        </w:rPr>
        <w:t>ביחס</w:t>
      </w:r>
      <w:r w:rsidRPr="000748C0">
        <w:rPr>
          <w:color w:val="000000"/>
          <w:sz w:val="24"/>
          <w:szCs w:val="24"/>
          <w:rtl/>
          <w:rPrChange w:id="673" w:author="Meryl Etman" w:date="2020-03-25T10:10:00Z">
            <w:rPr>
              <w:color w:val="000000"/>
              <w:sz w:val="24"/>
              <w:szCs w:val="24"/>
              <w:rtl/>
            </w:rPr>
          </w:rPrChange>
        </w:rPr>
        <w:t xml:space="preserve"> </w:t>
      </w:r>
      <w:r w:rsidRPr="000748C0">
        <w:rPr>
          <w:rFonts w:hint="cs"/>
          <w:color w:val="000000"/>
          <w:sz w:val="24"/>
          <w:szCs w:val="24"/>
          <w:rtl/>
          <w:rPrChange w:id="674" w:author="Meryl Etman" w:date="2020-03-25T10:10:00Z">
            <w:rPr>
              <w:rFonts w:hint="cs"/>
              <w:color w:val="000000"/>
              <w:sz w:val="24"/>
              <w:szCs w:val="24"/>
              <w:rtl/>
            </w:rPr>
          </w:rPrChange>
        </w:rPr>
        <w:t>ו</w:t>
      </w:r>
      <w:r w:rsidRPr="000748C0">
        <w:rPr>
          <w:color w:val="000000"/>
          <w:sz w:val="24"/>
          <w:szCs w:val="24"/>
          <w:rtl/>
          <w:rPrChange w:id="675" w:author="Meryl Etman" w:date="2020-03-25T10:10:00Z">
            <w:rPr>
              <w:color w:val="000000"/>
              <w:sz w:val="24"/>
              <w:szCs w:val="24"/>
              <w:rtl/>
            </w:rPr>
          </w:rPrChange>
        </w:rPr>
        <w:t>/</w:t>
      </w:r>
      <w:r w:rsidRPr="000748C0">
        <w:rPr>
          <w:rFonts w:hint="cs"/>
          <w:color w:val="000000"/>
          <w:sz w:val="24"/>
          <w:szCs w:val="24"/>
          <w:rtl/>
          <w:rPrChange w:id="676" w:author="Meryl Etman" w:date="2020-03-25T10:10:00Z">
            <w:rPr>
              <w:rFonts w:hint="cs"/>
              <w:color w:val="000000"/>
              <w:sz w:val="24"/>
              <w:szCs w:val="24"/>
              <w:rtl/>
            </w:rPr>
          </w:rPrChange>
        </w:rPr>
        <w:t>או</w:t>
      </w:r>
      <w:r w:rsidRPr="000748C0">
        <w:rPr>
          <w:color w:val="000000"/>
          <w:sz w:val="24"/>
          <w:szCs w:val="24"/>
          <w:rtl/>
          <w:rPrChange w:id="677" w:author="Meryl Etman" w:date="2020-03-25T10:10:00Z">
            <w:rPr>
              <w:color w:val="000000"/>
              <w:sz w:val="24"/>
              <w:szCs w:val="24"/>
              <w:rtl/>
            </w:rPr>
          </w:rPrChange>
        </w:rPr>
        <w:t xml:space="preserve"> </w:t>
      </w:r>
      <w:r w:rsidRPr="000748C0">
        <w:rPr>
          <w:rFonts w:hint="cs"/>
          <w:color w:val="000000"/>
          <w:sz w:val="24"/>
          <w:szCs w:val="24"/>
          <w:rtl/>
          <w:rPrChange w:id="678" w:author="Meryl Etman" w:date="2020-03-25T10:10:00Z">
            <w:rPr>
              <w:rFonts w:hint="cs"/>
              <w:color w:val="000000"/>
              <w:sz w:val="24"/>
              <w:szCs w:val="24"/>
              <w:rtl/>
            </w:rPr>
          </w:rPrChange>
        </w:rPr>
        <w:t>בקשר</w:t>
      </w:r>
      <w:r w:rsidRPr="000748C0">
        <w:rPr>
          <w:color w:val="000000"/>
          <w:sz w:val="24"/>
          <w:szCs w:val="24"/>
          <w:rtl/>
          <w:rPrChange w:id="679" w:author="Meryl Etman" w:date="2020-03-25T10:10:00Z">
            <w:rPr>
              <w:color w:val="000000"/>
              <w:sz w:val="24"/>
              <w:szCs w:val="24"/>
              <w:rtl/>
            </w:rPr>
          </w:rPrChange>
        </w:rPr>
        <w:t xml:space="preserve"> </w:t>
      </w:r>
      <w:r w:rsidRPr="000748C0">
        <w:rPr>
          <w:rFonts w:hint="cs"/>
          <w:color w:val="000000"/>
          <w:sz w:val="24"/>
          <w:szCs w:val="24"/>
          <w:rtl/>
          <w:rPrChange w:id="680" w:author="Meryl Etman" w:date="2020-03-25T10:10:00Z">
            <w:rPr>
              <w:rFonts w:hint="cs"/>
              <w:color w:val="000000"/>
              <w:sz w:val="24"/>
              <w:szCs w:val="24"/>
              <w:rtl/>
            </w:rPr>
          </w:rPrChange>
        </w:rPr>
        <w:t>למפקח ו/או לעובדיו ו/או לשלוחיו ו/או לקבלניו</w:t>
      </w:r>
      <w:r w:rsidRPr="000748C0">
        <w:rPr>
          <w:color w:val="000000"/>
          <w:sz w:val="24"/>
          <w:szCs w:val="24"/>
          <w:rtl/>
          <w:rPrChange w:id="681" w:author="Meryl Etman" w:date="2020-03-25T10:10:00Z">
            <w:rPr>
              <w:color w:val="000000"/>
              <w:sz w:val="24"/>
              <w:szCs w:val="24"/>
              <w:rtl/>
            </w:rPr>
          </w:rPrChange>
        </w:rPr>
        <w:t xml:space="preserve"> </w:t>
      </w:r>
      <w:r w:rsidRPr="000748C0">
        <w:rPr>
          <w:rFonts w:hint="cs"/>
          <w:color w:val="000000"/>
          <w:sz w:val="24"/>
          <w:szCs w:val="24"/>
          <w:rtl/>
          <w:rPrChange w:id="682" w:author="Meryl Etman" w:date="2020-03-25T10:10:00Z">
            <w:rPr>
              <w:rFonts w:hint="cs"/>
              <w:color w:val="000000"/>
              <w:sz w:val="24"/>
              <w:szCs w:val="24"/>
              <w:rtl/>
            </w:rPr>
          </w:rPrChange>
        </w:rPr>
        <w:t>ו</w:t>
      </w:r>
      <w:r w:rsidRPr="000748C0">
        <w:rPr>
          <w:color w:val="000000"/>
          <w:sz w:val="24"/>
          <w:szCs w:val="24"/>
          <w:rtl/>
          <w:rPrChange w:id="683" w:author="Meryl Etman" w:date="2020-03-25T10:10:00Z">
            <w:rPr>
              <w:color w:val="000000"/>
              <w:sz w:val="24"/>
              <w:szCs w:val="24"/>
              <w:rtl/>
            </w:rPr>
          </w:rPrChange>
        </w:rPr>
        <w:t>/</w:t>
      </w:r>
      <w:r w:rsidRPr="000748C0">
        <w:rPr>
          <w:rFonts w:hint="cs"/>
          <w:color w:val="000000"/>
          <w:sz w:val="24"/>
          <w:szCs w:val="24"/>
          <w:rtl/>
          <w:rPrChange w:id="684" w:author="Meryl Etman" w:date="2020-03-25T10:10:00Z">
            <w:rPr>
              <w:rFonts w:hint="cs"/>
              <w:color w:val="000000"/>
              <w:sz w:val="24"/>
              <w:szCs w:val="24"/>
              <w:rtl/>
            </w:rPr>
          </w:rPrChange>
        </w:rPr>
        <w:t>או</w:t>
      </w:r>
      <w:r w:rsidRPr="000748C0">
        <w:rPr>
          <w:color w:val="000000"/>
          <w:sz w:val="24"/>
          <w:szCs w:val="24"/>
          <w:rtl/>
          <w:rPrChange w:id="685" w:author="Meryl Etman" w:date="2020-03-25T10:10:00Z">
            <w:rPr>
              <w:color w:val="000000"/>
              <w:sz w:val="24"/>
              <w:szCs w:val="24"/>
              <w:rtl/>
            </w:rPr>
          </w:rPrChange>
        </w:rPr>
        <w:t xml:space="preserve"> </w:t>
      </w:r>
      <w:r w:rsidRPr="000748C0">
        <w:rPr>
          <w:rFonts w:hint="cs"/>
          <w:color w:val="000000"/>
          <w:sz w:val="24"/>
          <w:szCs w:val="24"/>
          <w:rtl/>
          <w:rPrChange w:id="686" w:author="Meryl Etman" w:date="2020-03-25T10:10:00Z">
            <w:rPr>
              <w:rFonts w:hint="cs"/>
              <w:color w:val="000000"/>
              <w:sz w:val="24"/>
              <w:szCs w:val="24"/>
              <w:rtl/>
            </w:rPr>
          </w:rPrChange>
        </w:rPr>
        <w:t>לאחר מטעמו של המפקח</w:t>
      </w:r>
      <w:r w:rsidRPr="000748C0">
        <w:rPr>
          <w:color w:val="000000"/>
          <w:sz w:val="24"/>
          <w:szCs w:val="24"/>
          <w:rtl/>
          <w:rPrChange w:id="687" w:author="Meryl Etman" w:date="2020-03-25T10:10:00Z">
            <w:rPr>
              <w:color w:val="000000"/>
              <w:sz w:val="24"/>
              <w:szCs w:val="24"/>
              <w:rtl/>
            </w:rPr>
          </w:rPrChange>
        </w:rPr>
        <w:t xml:space="preserve"> </w:t>
      </w:r>
      <w:r w:rsidRPr="000748C0">
        <w:rPr>
          <w:rFonts w:hint="cs"/>
          <w:color w:val="000000"/>
          <w:sz w:val="24"/>
          <w:szCs w:val="24"/>
          <w:rtl/>
          <w:rPrChange w:id="688" w:author="Meryl Etman" w:date="2020-03-25T10:10:00Z">
            <w:rPr>
              <w:rFonts w:hint="cs"/>
              <w:color w:val="000000"/>
              <w:sz w:val="24"/>
              <w:szCs w:val="24"/>
              <w:rtl/>
            </w:rPr>
          </w:rPrChange>
        </w:rPr>
        <w:t>ו</w:t>
      </w:r>
      <w:r w:rsidRPr="000748C0">
        <w:rPr>
          <w:color w:val="000000"/>
          <w:sz w:val="24"/>
          <w:szCs w:val="24"/>
          <w:rtl/>
          <w:rPrChange w:id="689" w:author="Meryl Etman" w:date="2020-03-25T10:10:00Z">
            <w:rPr>
              <w:color w:val="000000"/>
              <w:sz w:val="24"/>
              <w:szCs w:val="24"/>
              <w:rtl/>
            </w:rPr>
          </w:rPrChange>
        </w:rPr>
        <w:t>/</w:t>
      </w:r>
      <w:r w:rsidRPr="000748C0">
        <w:rPr>
          <w:rFonts w:hint="cs"/>
          <w:color w:val="000000"/>
          <w:sz w:val="24"/>
          <w:szCs w:val="24"/>
          <w:rtl/>
          <w:rPrChange w:id="690" w:author="Meryl Etman" w:date="2020-03-25T10:10:00Z">
            <w:rPr>
              <w:rFonts w:hint="cs"/>
              <w:color w:val="000000"/>
              <w:sz w:val="24"/>
              <w:szCs w:val="24"/>
              <w:rtl/>
            </w:rPr>
          </w:rPrChange>
        </w:rPr>
        <w:t>או</w:t>
      </w:r>
      <w:r w:rsidRPr="000748C0">
        <w:rPr>
          <w:color w:val="000000"/>
          <w:sz w:val="24"/>
          <w:szCs w:val="24"/>
          <w:rtl/>
          <w:rPrChange w:id="691" w:author="Meryl Etman" w:date="2020-03-25T10:10:00Z">
            <w:rPr>
              <w:color w:val="000000"/>
              <w:sz w:val="24"/>
              <w:szCs w:val="24"/>
              <w:rtl/>
            </w:rPr>
          </w:rPrChange>
        </w:rPr>
        <w:t xml:space="preserve"> </w:t>
      </w:r>
      <w:r w:rsidRPr="000748C0">
        <w:rPr>
          <w:rFonts w:hint="cs"/>
          <w:color w:val="000000"/>
          <w:sz w:val="24"/>
          <w:szCs w:val="24"/>
          <w:rtl/>
          <w:rPrChange w:id="692" w:author="Meryl Etman" w:date="2020-03-25T10:10:00Z">
            <w:rPr>
              <w:rFonts w:hint="cs"/>
              <w:color w:val="000000"/>
              <w:sz w:val="24"/>
              <w:szCs w:val="24"/>
              <w:rtl/>
            </w:rPr>
          </w:rPrChange>
        </w:rPr>
        <w:t>מטעמם של אלו המועסקים</w:t>
      </w:r>
      <w:r w:rsidRPr="000748C0">
        <w:rPr>
          <w:color w:val="000000"/>
          <w:sz w:val="24"/>
          <w:szCs w:val="24"/>
          <w:rtl/>
          <w:rPrChange w:id="693" w:author="Meryl Etman" w:date="2020-03-25T10:10:00Z">
            <w:rPr>
              <w:color w:val="000000"/>
              <w:sz w:val="24"/>
              <w:szCs w:val="24"/>
              <w:rtl/>
            </w:rPr>
          </w:rPrChange>
        </w:rPr>
        <w:t xml:space="preserve"> </w:t>
      </w:r>
      <w:r w:rsidRPr="000748C0">
        <w:rPr>
          <w:rFonts w:hint="cs"/>
          <w:color w:val="000000"/>
          <w:sz w:val="24"/>
          <w:szCs w:val="24"/>
          <w:rtl/>
          <w:rPrChange w:id="694" w:author="Meryl Etman" w:date="2020-03-25T10:10:00Z">
            <w:rPr>
              <w:rFonts w:hint="cs"/>
              <w:color w:val="000000"/>
              <w:sz w:val="24"/>
              <w:szCs w:val="24"/>
              <w:rtl/>
            </w:rPr>
          </w:rPrChange>
        </w:rPr>
        <w:t>על</w:t>
      </w:r>
      <w:r w:rsidRPr="000748C0">
        <w:rPr>
          <w:color w:val="000000"/>
          <w:sz w:val="24"/>
          <w:szCs w:val="24"/>
          <w:rtl/>
          <w:rPrChange w:id="695" w:author="Meryl Etman" w:date="2020-03-25T10:10:00Z">
            <w:rPr>
              <w:color w:val="000000"/>
              <w:sz w:val="24"/>
              <w:szCs w:val="24"/>
              <w:rtl/>
            </w:rPr>
          </w:rPrChange>
        </w:rPr>
        <w:t xml:space="preserve"> </w:t>
      </w:r>
      <w:r w:rsidRPr="000748C0">
        <w:rPr>
          <w:rFonts w:hint="cs"/>
          <w:color w:val="000000"/>
          <w:sz w:val="24"/>
          <w:szCs w:val="24"/>
          <w:rtl/>
          <w:rPrChange w:id="696" w:author="Meryl Etman" w:date="2020-03-25T10:10:00Z">
            <w:rPr>
              <w:rFonts w:hint="cs"/>
              <w:color w:val="000000"/>
              <w:sz w:val="24"/>
              <w:szCs w:val="24"/>
              <w:rtl/>
            </w:rPr>
          </w:rPrChange>
        </w:rPr>
        <w:t>ידי המפקח</w:t>
      </w:r>
      <w:r w:rsidRPr="000748C0">
        <w:rPr>
          <w:color w:val="000000"/>
          <w:sz w:val="24"/>
          <w:szCs w:val="24"/>
          <w:rtl/>
          <w:rPrChange w:id="697" w:author="Meryl Etman" w:date="2020-03-25T10:10:00Z">
            <w:rPr>
              <w:color w:val="000000"/>
              <w:sz w:val="24"/>
              <w:szCs w:val="24"/>
              <w:rtl/>
            </w:rPr>
          </w:rPrChange>
        </w:rPr>
        <w:t xml:space="preserve"> </w:t>
      </w:r>
      <w:r w:rsidRPr="000748C0">
        <w:rPr>
          <w:rFonts w:hint="cs"/>
          <w:color w:val="000000"/>
          <w:sz w:val="24"/>
          <w:szCs w:val="24"/>
          <w:rtl/>
          <w:rPrChange w:id="698" w:author="Meryl Etman" w:date="2020-03-25T10:10:00Z">
            <w:rPr>
              <w:rFonts w:hint="cs"/>
              <w:color w:val="000000"/>
              <w:sz w:val="24"/>
              <w:szCs w:val="24"/>
              <w:rtl/>
            </w:rPr>
          </w:rPrChange>
        </w:rPr>
        <w:t>ו</w:t>
      </w:r>
      <w:r w:rsidRPr="000748C0">
        <w:rPr>
          <w:color w:val="000000"/>
          <w:sz w:val="24"/>
          <w:szCs w:val="24"/>
          <w:rtl/>
          <w:rPrChange w:id="699" w:author="Meryl Etman" w:date="2020-03-25T10:10:00Z">
            <w:rPr>
              <w:color w:val="000000"/>
              <w:sz w:val="24"/>
              <w:szCs w:val="24"/>
              <w:rtl/>
            </w:rPr>
          </w:rPrChange>
        </w:rPr>
        <w:t>/</w:t>
      </w:r>
      <w:r w:rsidRPr="000748C0">
        <w:rPr>
          <w:rFonts w:hint="cs"/>
          <w:color w:val="000000"/>
          <w:sz w:val="24"/>
          <w:szCs w:val="24"/>
          <w:rtl/>
          <w:rPrChange w:id="700" w:author="Meryl Etman" w:date="2020-03-25T10:10:00Z">
            <w:rPr>
              <w:rFonts w:hint="cs"/>
              <w:color w:val="000000"/>
              <w:sz w:val="24"/>
              <w:szCs w:val="24"/>
              <w:rtl/>
            </w:rPr>
          </w:rPrChange>
        </w:rPr>
        <w:t>או</w:t>
      </w:r>
      <w:r w:rsidRPr="000748C0">
        <w:rPr>
          <w:color w:val="000000"/>
          <w:sz w:val="24"/>
          <w:szCs w:val="24"/>
          <w:rtl/>
          <w:rPrChange w:id="701" w:author="Meryl Etman" w:date="2020-03-25T10:10:00Z">
            <w:rPr>
              <w:color w:val="000000"/>
              <w:sz w:val="24"/>
              <w:szCs w:val="24"/>
              <w:rtl/>
            </w:rPr>
          </w:rPrChange>
        </w:rPr>
        <w:t xml:space="preserve"> </w:t>
      </w:r>
      <w:r w:rsidRPr="000748C0">
        <w:rPr>
          <w:rFonts w:hint="cs"/>
          <w:color w:val="000000"/>
          <w:sz w:val="24"/>
          <w:szCs w:val="24"/>
          <w:rtl/>
          <w:rPrChange w:id="702" w:author="Meryl Etman" w:date="2020-03-25T10:10:00Z">
            <w:rPr>
              <w:rFonts w:hint="cs"/>
              <w:color w:val="000000"/>
              <w:sz w:val="24"/>
              <w:szCs w:val="24"/>
              <w:rtl/>
            </w:rPr>
          </w:rPrChange>
        </w:rPr>
        <w:t>ביחס</w:t>
      </w:r>
      <w:r w:rsidRPr="000748C0">
        <w:rPr>
          <w:color w:val="000000"/>
          <w:sz w:val="24"/>
          <w:szCs w:val="24"/>
          <w:rtl/>
          <w:rPrChange w:id="703" w:author="Meryl Etman" w:date="2020-03-25T10:10:00Z">
            <w:rPr>
              <w:color w:val="000000"/>
              <w:sz w:val="24"/>
              <w:szCs w:val="24"/>
              <w:rtl/>
            </w:rPr>
          </w:rPrChange>
        </w:rPr>
        <w:t xml:space="preserve"> </w:t>
      </w:r>
      <w:r w:rsidRPr="000748C0">
        <w:rPr>
          <w:rFonts w:hint="cs"/>
          <w:color w:val="000000"/>
          <w:sz w:val="24"/>
          <w:szCs w:val="24"/>
          <w:rtl/>
          <w:rPrChange w:id="704" w:author="Meryl Etman" w:date="2020-03-25T10:10:00Z">
            <w:rPr>
              <w:rFonts w:hint="cs"/>
              <w:color w:val="000000"/>
              <w:sz w:val="24"/>
              <w:szCs w:val="24"/>
              <w:rtl/>
            </w:rPr>
          </w:rPrChange>
        </w:rPr>
        <w:t>לפעולותיהם</w:t>
      </w:r>
      <w:r w:rsidRPr="000748C0">
        <w:rPr>
          <w:color w:val="000000"/>
          <w:sz w:val="24"/>
          <w:szCs w:val="24"/>
          <w:rtl/>
          <w:rPrChange w:id="705" w:author="Meryl Etman" w:date="2020-03-25T10:10:00Z">
            <w:rPr>
              <w:color w:val="000000"/>
              <w:sz w:val="24"/>
              <w:szCs w:val="24"/>
              <w:rtl/>
            </w:rPr>
          </w:rPrChange>
        </w:rPr>
        <w:t xml:space="preserve"> </w:t>
      </w:r>
      <w:r w:rsidRPr="000748C0">
        <w:rPr>
          <w:rFonts w:hint="cs"/>
          <w:color w:val="000000"/>
          <w:sz w:val="24"/>
          <w:szCs w:val="24"/>
          <w:rtl/>
          <w:rPrChange w:id="706" w:author="Meryl Etman" w:date="2020-03-25T10:10:00Z">
            <w:rPr>
              <w:rFonts w:hint="cs"/>
              <w:color w:val="000000"/>
              <w:sz w:val="24"/>
              <w:szCs w:val="24"/>
              <w:rtl/>
            </w:rPr>
          </w:rPrChange>
        </w:rPr>
        <w:t>ו</w:t>
      </w:r>
      <w:r w:rsidRPr="000748C0">
        <w:rPr>
          <w:color w:val="000000"/>
          <w:sz w:val="24"/>
          <w:szCs w:val="24"/>
          <w:rtl/>
          <w:rPrChange w:id="707" w:author="Meryl Etman" w:date="2020-03-25T10:10:00Z">
            <w:rPr>
              <w:color w:val="000000"/>
              <w:sz w:val="24"/>
              <w:szCs w:val="24"/>
              <w:rtl/>
            </w:rPr>
          </w:rPrChange>
        </w:rPr>
        <w:t>/</w:t>
      </w:r>
      <w:r w:rsidRPr="000748C0">
        <w:rPr>
          <w:rFonts w:hint="cs"/>
          <w:color w:val="000000"/>
          <w:sz w:val="24"/>
          <w:szCs w:val="24"/>
          <w:rtl/>
          <w:rPrChange w:id="708" w:author="Meryl Etman" w:date="2020-03-25T10:10:00Z">
            <w:rPr>
              <w:rFonts w:hint="cs"/>
              <w:color w:val="000000"/>
              <w:sz w:val="24"/>
              <w:szCs w:val="24"/>
              <w:rtl/>
            </w:rPr>
          </w:rPrChange>
        </w:rPr>
        <w:t>או</w:t>
      </w:r>
      <w:r w:rsidRPr="000748C0">
        <w:rPr>
          <w:color w:val="000000"/>
          <w:sz w:val="24"/>
          <w:szCs w:val="24"/>
          <w:rtl/>
          <w:rPrChange w:id="709" w:author="Meryl Etman" w:date="2020-03-25T10:10:00Z">
            <w:rPr>
              <w:color w:val="000000"/>
              <w:sz w:val="24"/>
              <w:szCs w:val="24"/>
              <w:rtl/>
            </w:rPr>
          </w:rPrChange>
        </w:rPr>
        <w:t xml:space="preserve"> </w:t>
      </w:r>
      <w:r w:rsidRPr="000748C0">
        <w:rPr>
          <w:rFonts w:hint="cs"/>
          <w:color w:val="000000"/>
          <w:sz w:val="24"/>
          <w:szCs w:val="24"/>
          <w:rtl/>
          <w:rPrChange w:id="710" w:author="Meryl Etman" w:date="2020-03-25T10:10:00Z">
            <w:rPr>
              <w:rFonts w:hint="cs"/>
              <w:color w:val="000000"/>
              <w:sz w:val="24"/>
              <w:szCs w:val="24"/>
              <w:rtl/>
            </w:rPr>
          </w:rPrChange>
        </w:rPr>
        <w:t>מחדליהם</w:t>
      </w:r>
      <w:r w:rsidRPr="000748C0">
        <w:rPr>
          <w:color w:val="000000"/>
          <w:sz w:val="24"/>
          <w:szCs w:val="24"/>
          <w:rtl/>
          <w:rPrChange w:id="711" w:author="Meryl Etman" w:date="2020-03-25T10:10:00Z">
            <w:rPr>
              <w:color w:val="000000"/>
              <w:sz w:val="24"/>
              <w:szCs w:val="24"/>
              <w:rtl/>
            </w:rPr>
          </w:rPrChange>
        </w:rPr>
        <w:t xml:space="preserve"> </w:t>
      </w:r>
      <w:r w:rsidRPr="000748C0">
        <w:rPr>
          <w:rFonts w:hint="cs"/>
          <w:color w:val="000000"/>
          <w:sz w:val="24"/>
          <w:szCs w:val="24"/>
          <w:rtl/>
          <w:rPrChange w:id="712" w:author="Meryl Etman" w:date="2020-03-25T10:10:00Z">
            <w:rPr>
              <w:rFonts w:hint="cs"/>
              <w:color w:val="000000"/>
              <w:sz w:val="24"/>
              <w:szCs w:val="24"/>
              <w:rtl/>
            </w:rPr>
          </w:rPrChange>
        </w:rPr>
        <w:t>של</w:t>
      </w:r>
      <w:r w:rsidRPr="000748C0">
        <w:rPr>
          <w:color w:val="000000"/>
          <w:sz w:val="24"/>
          <w:szCs w:val="24"/>
          <w:rtl/>
          <w:rPrChange w:id="713" w:author="Meryl Etman" w:date="2020-03-25T10:10:00Z">
            <w:rPr>
              <w:color w:val="000000"/>
              <w:sz w:val="24"/>
              <w:szCs w:val="24"/>
              <w:rtl/>
            </w:rPr>
          </w:rPrChange>
        </w:rPr>
        <w:t xml:space="preserve"> </w:t>
      </w:r>
      <w:r w:rsidRPr="000748C0">
        <w:rPr>
          <w:rFonts w:hint="cs"/>
          <w:color w:val="000000"/>
          <w:sz w:val="24"/>
          <w:szCs w:val="24"/>
          <w:rtl/>
          <w:rPrChange w:id="714" w:author="Meryl Etman" w:date="2020-03-25T10:10:00Z">
            <w:rPr>
              <w:rFonts w:hint="cs"/>
              <w:color w:val="000000"/>
              <w:sz w:val="24"/>
              <w:szCs w:val="24"/>
              <w:rtl/>
            </w:rPr>
          </w:rPrChange>
        </w:rPr>
        <w:t>מי</w:t>
      </w:r>
      <w:r w:rsidRPr="000748C0">
        <w:rPr>
          <w:color w:val="000000"/>
          <w:sz w:val="24"/>
          <w:szCs w:val="24"/>
          <w:rtl/>
          <w:rPrChange w:id="715" w:author="Meryl Etman" w:date="2020-03-25T10:10:00Z">
            <w:rPr>
              <w:color w:val="000000"/>
              <w:sz w:val="24"/>
              <w:szCs w:val="24"/>
              <w:rtl/>
            </w:rPr>
          </w:rPrChange>
        </w:rPr>
        <w:t xml:space="preserve"> </w:t>
      </w:r>
      <w:r w:rsidRPr="000748C0">
        <w:rPr>
          <w:rFonts w:hint="cs"/>
          <w:color w:val="000000"/>
          <w:sz w:val="24"/>
          <w:szCs w:val="24"/>
          <w:rtl/>
          <w:rPrChange w:id="716" w:author="Meryl Etman" w:date="2020-03-25T10:10:00Z">
            <w:rPr>
              <w:rFonts w:hint="cs"/>
              <w:color w:val="000000"/>
              <w:sz w:val="24"/>
              <w:szCs w:val="24"/>
              <w:rtl/>
            </w:rPr>
          </w:rPrChange>
        </w:rPr>
        <w:t>מהנ</w:t>
      </w:r>
      <w:r w:rsidRPr="000748C0">
        <w:rPr>
          <w:color w:val="000000"/>
          <w:sz w:val="24"/>
          <w:szCs w:val="24"/>
          <w:rtl/>
          <w:rPrChange w:id="717" w:author="Meryl Etman" w:date="2020-03-25T10:10:00Z">
            <w:rPr>
              <w:color w:val="000000"/>
              <w:sz w:val="24"/>
              <w:szCs w:val="24"/>
              <w:rtl/>
            </w:rPr>
          </w:rPrChange>
        </w:rPr>
        <w:t>"</w:t>
      </w:r>
      <w:r w:rsidRPr="000748C0">
        <w:rPr>
          <w:rFonts w:hint="cs"/>
          <w:color w:val="000000"/>
          <w:sz w:val="24"/>
          <w:szCs w:val="24"/>
          <w:rtl/>
          <w:rPrChange w:id="718" w:author="Meryl Etman" w:date="2020-03-25T10:10:00Z">
            <w:rPr>
              <w:rFonts w:hint="cs"/>
              <w:color w:val="000000"/>
              <w:sz w:val="24"/>
              <w:szCs w:val="24"/>
              <w:rtl/>
            </w:rPr>
          </w:rPrChange>
        </w:rPr>
        <w:t>ל</w:t>
      </w:r>
      <w:r w:rsidRPr="000748C0">
        <w:rPr>
          <w:color w:val="000000"/>
          <w:sz w:val="24"/>
          <w:szCs w:val="24"/>
          <w:rtl/>
          <w:rPrChange w:id="719" w:author="Meryl Etman" w:date="2020-03-25T10:10:00Z">
            <w:rPr>
              <w:color w:val="000000"/>
              <w:sz w:val="24"/>
              <w:szCs w:val="24"/>
              <w:rtl/>
            </w:rPr>
          </w:rPrChange>
        </w:rPr>
        <w:t xml:space="preserve"> </w:t>
      </w:r>
      <w:r w:rsidRPr="000748C0">
        <w:rPr>
          <w:rFonts w:hint="cs"/>
          <w:color w:val="000000"/>
          <w:sz w:val="24"/>
          <w:szCs w:val="24"/>
          <w:rtl/>
          <w:rPrChange w:id="720" w:author="Meryl Etman" w:date="2020-03-25T10:10:00Z">
            <w:rPr>
              <w:rFonts w:hint="cs"/>
              <w:color w:val="000000"/>
              <w:sz w:val="24"/>
              <w:szCs w:val="24"/>
              <w:rtl/>
            </w:rPr>
          </w:rPrChange>
        </w:rPr>
        <w:t>ו</w:t>
      </w:r>
      <w:r w:rsidRPr="000748C0">
        <w:rPr>
          <w:color w:val="000000"/>
          <w:sz w:val="24"/>
          <w:szCs w:val="24"/>
          <w:rtl/>
          <w:rPrChange w:id="721" w:author="Meryl Etman" w:date="2020-03-25T10:10:00Z">
            <w:rPr>
              <w:color w:val="000000"/>
              <w:sz w:val="24"/>
              <w:szCs w:val="24"/>
              <w:rtl/>
            </w:rPr>
          </w:rPrChange>
        </w:rPr>
        <w:t>/</w:t>
      </w:r>
      <w:r w:rsidRPr="000748C0">
        <w:rPr>
          <w:rFonts w:hint="cs"/>
          <w:color w:val="000000"/>
          <w:sz w:val="24"/>
          <w:szCs w:val="24"/>
          <w:rtl/>
          <w:rPrChange w:id="722" w:author="Meryl Etman" w:date="2020-03-25T10:10:00Z">
            <w:rPr>
              <w:rFonts w:hint="cs"/>
              <w:color w:val="000000"/>
              <w:sz w:val="24"/>
              <w:szCs w:val="24"/>
              <w:rtl/>
            </w:rPr>
          </w:rPrChange>
        </w:rPr>
        <w:t>או</w:t>
      </w:r>
      <w:r w:rsidRPr="000748C0">
        <w:rPr>
          <w:color w:val="000000"/>
          <w:sz w:val="24"/>
          <w:szCs w:val="24"/>
          <w:rtl/>
          <w:rPrChange w:id="723" w:author="Meryl Etman" w:date="2020-03-25T10:10:00Z">
            <w:rPr>
              <w:color w:val="000000"/>
              <w:sz w:val="24"/>
              <w:szCs w:val="24"/>
              <w:rtl/>
            </w:rPr>
          </w:rPrChange>
        </w:rPr>
        <w:t xml:space="preserve"> </w:t>
      </w:r>
      <w:r w:rsidRPr="000748C0">
        <w:rPr>
          <w:rFonts w:hint="cs"/>
          <w:color w:val="000000"/>
          <w:sz w:val="24"/>
          <w:szCs w:val="24"/>
          <w:rtl/>
          <w:rPrChange w:id="724" w:author="Meryl Etman" w:date="2020-03-25T10:10:00Z">
            <w:rPr>
              <w:rFonts w:hint="cs"/>
              <w:color w:val="000000"/>
              <w:sz w:val="24"/>
              <w:szCs w:val="24"/>
              <w:rtl/>
            </w:rPr>
          </w:rPrChange>
        </w:rPr>
        <w:t>כלפיהם</w:t>
      </w:r>
      <w:r w:rsidRPr="000748C0">
        <w:rPr>
          <w:color w:val="000000"/>
          <w:sz w:val="24"/>
          <w:szCs w:val="24"/>
          <w:rtl/>
          <w:rPrChange w:id="725" w:author="Meryl Etman" w:date="2020-03-25T10:10:00Z">
            <w:rPr>
              <w:color w:val="000000"/>
              <w:sz w:val="24"/>
              <w:szCs w:val="24"/>
              <w:rtl/>
            </w:rPr>
          </w:rPrChange>
        </w:rPr>
        <w:t xml:space="preserve">, </w:t>
      </w:r>
      <w:r w:rsidRPr="000748C0">
        <w:rPr>
          <w:rFonts w:hint="cs"/>
          <w:color w:val="000000"/>
          <w:sz w:val="24"/>
          <w:szCs w:val="24"/>
          <w:rtl/>
          <w:rPrChange w:id="726" w:author="Meryl Etman" w:date="2020-03-25T10:10:00Z">
            <w:rPr>
              <w:rFonts w:hint="cs"/>
              <w:color w:val="000000"/>
              <w:sz w:val="24"/>
              <w:szCs w:val="24"/>
              <w:rtl/>
            </w:rPr>
          </w:rPrChange>
        </w:rPr>
        <w:t>ישפה</w:t>
      </w:r>
      <w:r w:rsidRPr="000748C0">
        <w:rPr>
          <w:color w:val="000000"/>
          <w:sz w:val="24"/>
          <w:szCs w:val="24"/>
          <w:rtl/>
          <w:rPrChange w:id="727" w:author="Meryl Etman" w:date="2020-03-25T10:10:00Z">
            <w:rPr>
              <w:color w:val="000000"/>
              <w:sz w:val="24"/>
              <w:szCs w:val="24"/>
              <w:rtl/>
            </w:rPr>
          </w:rPrChange>
        </w:rPr>
        <w:t xml:space="preserve"> </w:t>
      </w:r>
      <w:r w:rsidRPr="000748C0">
        <w:rPr>
          <w:rFonts w:hint="cs"/>
          <w:color w:val="000000"/>
          <w:sz w:val="24"/>
          <w:szCs w:val="24"/>
          <w:rtl/>
          <w:rPrChange w:id="728" w:author="Meryl Etman" w:date="2020-03-25T10:10:00Z">
            <w:rPr>
              <w:rFonts w:hint="cs"/>
              <w:color w:val="000000"/>
              <w:sz w:val="24"/>
              <w:szCs w:val="24"/>
              <w:rtl/>
            </w:rPr>
          </w:rPrChange>
        </w:rPr>
        <w:t>ויפצה</w:t>
      </w:r>
      <w:r w:rsidRPr="000748C0">
        <w:rPr>
          <w:color w:val="000000"/>
          <w:sz w:val="24"/>
          <w:szCs w:val="24"/>
          <w:rtl/>
          <w:rPrChange w:id="729" w:author="Meryl Etman" w:date="2020-03-25T10:10:00Z">
            <w:rPr>
              <w:color w:val="000000"/>
              <w:sz w:val="24"/>
              <w:szCs w:val="24"/>
              <w:rtl/>
            </w:rPr>
          </w:rPrChange>
        </w:rPr>
        <w:t xml:space="preserve"> </w:t>
      </w:r>
      <w:r w:rsidRPr="000748C0">
        <w:rPr>
          <w:rFonts w:hint="cs"/>
          <w:color w:val="000000"/>
          <w:sz w:val="24"/>
          <w:szCs w:val="24"/>
          <w:rtl/>
          <w:rPrChange w:id="730" w:author="Meryl Etman" w:date="2020-03-25T10:10:00Z">
            <w:rPr>
              <w:rFonts w:hint="cs"/>
              <w:color w:val="000000"/>
              <w:sz w:val="24"/>
              <w:szCs w:val="24"/>
              <w:rtl/>
            </w:rPr>
          </w:rPrChange>
        </w:rPr>
        <w:t>המפקח</w:t>
      </w:r>
      <w:r w:rsidRPr="000748C0">
        <w:rPr>
          <w:color w:val="000000"/>
          <w:sz w:val="24"/>
          <w:szCs w:val="24"/>
          <w:rtl/>
          <w:rPrChange w:id="731" w:author="Meryl Etman" w:date="2020-03-25T10:10:00Z">
            <w:rPr>
              <w:color w:val="000000"/>
              <w:sz w:val="24"/>
              <w:szCs w:val="24"/>
              <w:rtl/>
            </w:rPr>
          </w:rPrChange>
        </w:rPr>
        <w:t xml:space="preserve"> </w:t>
      </w:r>
      <w:r w:rsidRPr="000748C0">
        <w:rPr>
          <w:rFonts w:hint="cs"/>
          <w:color w:val="000000"/>
          <w:sz w:val="24"/>
          <w:szCs w:val="24"/>
          <w:rtl/>
          <w:rPrChange w:id="732" w:author="Meryl Etman" w:date="2020-03-25T10:10:00Z">
            <w:rPr>
              <w:rFonts w:hint="cs"/>
              <w:color w:val="000000"/>
              <w:sz w:val="24"/>
              <w:szCs w:val="24"/>
              <w:rtl/>
            </w:rPr>
          </w:rPrChange>
        </w:rPr>
        <w:t>את</w:t>
      </w:r>
      <w:r w:rsidRPr="000748C0">
        <w:rPr>
          <w:color w:val="000000"/>
          <w:sz w:val="24"/>
          <w:szCs w:val="24"/>
          <w:rtl/>
          <w:rPrChange w:id="733" w:author="Meryl Etman" w:date="2020-03-25T10:10:00Z">
            <w:rPr>
              <w:color w:val="000000"/>
              <w:sz w:val="24"/>
              <w:szCs w:val="24"/>
              <w:rtl/>
            </w:rPr>
          </w:rPrChange>
        </w:rPr>
        <w:t xml:space="preserve"> </w:t>
      </w:r>
      <w:r w:rsidRPr="000748C0">
        <w:rPr>
          <w:rFonts w:hint="cs"/>
          <w:color w:val="000000"/>
          <w:sz w:val="24"/>
          <w:szCs w:val="24"/>
          <w:rtl/>
          <w:rPrChange w:id="734" w:author="Meryl Etman" w:date="2020-03-25T10:10:00Z">
            <w:rPr>
              <w:rFonts w:hint="cs"/>
              <w:color w:val="000000"/>
              <w:sz w:val="24"/>
              <w:szCs w:val="24"/>
              <w:rtl/>
            </w:rPr>
          </w:rPrChange>
        </w:rPr>
        <w:t>המזמין</w:t>
      </w:r>
      <w:r w:rsidRPr="000748C0">
        <w:rPr>
          <w:color w:val="000000"/>
          <w:sz w:val="24"/>
          <w:szCs w:val="24"/>
          <w:rtl/>
          <w:rPrChange w:id="735" w:author="Meryl Etman" w:date="2020-03-25T10:10:00Z">
            <w:rPr>
              <w:color w:val="000000"/>
              <w:sz w:val="24"/>
              <w:szCs w:val="24"/>
              <w:rtl/>
            </w:rPr>
          </w:rPrChange>
        </w:rPr>
        <w:t xml:space="preserve"> </w:t>
      </w:r>
      <w:r w:rsidRPr="000748C0">
        <w:rPr>
          <w:rFonts w:hint="cs"/>
          <w:color w:val="000000"/>
          <w:sz w:val="24"/>
          <w:szCs w:val="24"/>
          <w:rtl/>
          <w:rPrChange w:id="736" w:author="Meryl Etman" w:date="2020-03-25T10:10:00Z">
            <w:rPr>
              <w:rFonts w:hint="cs"/>
              <w:color w:val="000000"/>
              <w:sz w:val="24"/>
              <w:szCs w:val="24"/>
              <w:rtl/>
            </w:rPr>
          </w:rPrChange>
        </w:rPr>
        <w:t>מיד</w:t>
      </w:r>
      <w:r w:rsidRPr="000748C0">
        <w:rPr>
          <w:color w:val="000000"/>
          <w:sz w:val="24"/>
          <w:szCs w:val="24"/>
          <w:rtl/>
          <w:rPrChange w:id="737" w:author="Meryl Etman" w:date="2020-03-25T10:10:00Z">
            <w:rPr>
              <w:color w:val="000000"/>
              <w:sz w:val="24"/>
              <w:szCs w:val="24"/>
              <w:rtl/>
            </w:rPr>
          </w:rPrChange>
        </w:rPr>
        <w:t xml:space="preserve"> </w:t>
      </w:r>
      <w:r w:rsidRPr="000748C0">
        <w:rPr>
          <w:rFonts w:hint="cs"/>
          <w:color w:val="000000"/>
          <w:sz w:val="24"/>
          <w:szCs w:val="24"/>
          <w:rtl/>
          <w:rPrChange w:id="738" w:author="Meryl Etman" w:date="2020-03-25T10:10:00Z">
            <w:rPr>
              <w:rFonts w:hint="cs"/>
              <w:color w:val="000000"/>
              <w:sz w:val="24"/>
              <w:szCs w:val="24"/>
              <w:rtl/>
            </w:rPr>
          </w:rPrChange>
        </w:rPr>
        <w:t>על</w:t>
      </w:r>
      <w:r w:rsidRPr="000748C0">
        <w:rPr>
          <w:color w:val="000000"/>
          <w:sz w:val="24"/>
          <w:szCs w:val="24"/>
          <w:rtl/>
          <w:rPrChange w:id="739" w:author="Meryl Etman" w:date="2020-03-25T10:10:00Z">
            <w:rPr>
              <w:color w:val="000000"/>
              <w:sz w:val="24"/>
              <w:szCs w:val="24"/>
              <w:rtl/>
            </w:rPr>
          </w:rPrChange>
        </w:rPr>
        <w:t xml:space="preserve"> </w:t>
      </w:r>
      <w:r w:rsidRPr="000748C0">
        <w:rPr>
          <w:rFonts w:hint="cs"/>
          <w:color w:val="000000"/>
          <w:sz w:val="24"/>
          <w:szCs w:val="24"/>
          <w:rtl/>
          <w:rPrChange w:id="740" w:author="Meryl Etman" w:date="2020-03-25T10:10:00Z">
            <w:rPr>
              <w:rFonts w:hint="cs"/>
              <w:color w:val="000000"/>
              <w:sz w:val="24"/>
              <w:szCs w:val="24"/>
              <w:rtl/>
            </w:rPr>
          </w:rPrChange>
        </w:rPr>
        <w:t>פי</w:t>
      </w:r>
      <w:r w:rsidRPr="000748C0">
        <w:rPr>
          <w:color w:val="000000"/>
          <w:sz w:val="24"/>
          <w:szCs w:val="24"/>
          <w:rtl/>
          <w:rPrChange w:id="741" w:author="Meryl Etman" w:date="2020-03-25T10:10:00Z">
            <w:rPr>
              <w:color w:val="000000"/>
              <w:sz w:val="24"/>
              <w:szCs w:val="24"/>
              <w:rtl/>
            </w:rPr>
          </w:rPrChange>
        </w:rPr>
        <w:t xml:space="preserve"> </w:t>
      </w:r>
      <w:r w:rsidRPr="000748C0">
        <w:rPr>
          <w:rFonts w:hint="cs"/>
          <w:color w:val="000000"/>
          <w:sz w:val="24"/>
          <w:szCs w:val="24"/>
          <w:rtl/>
          <w:rPrChange w:id="742" w:author="Meryl Etman" w:date="2020-03-25T10:10:00Z">
            <w:rPr>
              <w:rFonts w:hint="cs"/>
              <w:color w:val="000000"/>
              <w:sz w:val="24"/>
              <w:szCs w:val="24"/>
              <w:rtl/>
            </w:rPr>
          </w:rPrChange>
        </w:rPr>
        <w:t>דרישתו</w:t>
      </w:r>
      <w:r w:rsidRPr="000748C0">
        <w:rPr>
          <w:color w:val="000000"/>
          <w:sz w:val="24"/>
          <w:szCs w:val="24"/>
          <w:rtl/>
          <w:rPrChange w:id="743" w:author="Meryl Etman" w:date="2020-03-25T10:10:00Z">
            <w:rPr>
              <w:color w:val="000000"/>
              <w:sz w:val="24"/>
              <w:szCs w:val="24"/>
              <w:rtl/>
            </w:rPr>
          </w:rPrChange>
        </w:rPr>
        <w:t xml:space="preserve"> </w:t>
      </w:r>
      <w:r w:rsidRPr="000748C0">
        <w:rPr>
          <w:rFonts w:hint="cs"/>
          <w:color w:val="000000"/>
          <w:sz w:val="24"/>
          <w:szCs w:val="24"/>
          <w:rtl/>
          <w:rPrChange w:id="744" w:author="Meryl Etman" w:date="2020-03-25T10:10:00Z">
            <w:rPr>
              <w:rFonts w:hint="cs"/>
              <w:color w:val="000000"/>
              <w:sz w:val="24"/>
              <w:szCs w:val="24"/>
              <w:rtl/>
            </w:rPr>
          </w:rPrChange>
        </w:rPr>
        <w:t>הראשונה</w:t>
      </w:r>
      <w:r w:rsidRPr="000748C0">
        <w:rPr>
          <w:color w:val="000000"/>
          <w:sz w:val="24"/>
          <w:szCs w:val="24"/>
          <w:rtl/>
          <w:rPrChange w:id="745" w:author="Meryl Etman" w:date="2020-03-25T10:10:00Z">
            <w:rPr>
              <w:color w:val="000000"/>
              <w:sz w:val="24"/>
              <w:szCs w:val="24"/>
              <w:rtl/>
            </w:rPr>
          </w:rPrChange>
        </w:rPr>
        <w:t xml:space="preserve"> </w:t>
      </w:r>
      <w:r w:rsidRPr="000748C0">
        <w:rPr>
          <w:rFonts w:hint="cs"/>
          <w:color w:val="000000"/>
          <w:sz w:val="24"/>
          <w:szCs w:val="24"/>
          <w:rtl/>
          <w:rPrChange w:id="746" w:author="Meryl Etman" w:date="2020-03-25T10:10:00Z">
            <w:rPr>
              <w:rFonts w:hint="cs"/>
              <w:color w:val="000000"/>
              <w:sz w:val="24"/>
              <w:szCs w:val="24"/>
              <w:rtl/>
            </w:rPr>
          </w:rPrChange>
        </w:rPr>
        <w:t>בשיפוי</w:t>
      </w:r>
      <w:r w:rsidRPr="000748C0">
        <w:rPr>
          <w:color w:val="000000"/>
          <w:sz w:val="24"/>
          <w:szCs w:val="24"/>
          <w:rtl/>
          <w:rPrChange w:id="747" w:author="Meryl Etman" w:date="2020-03-25T10:10:00Z">
            <w:rPr>
              <w:color w:val="000000"/>
              <w:sz w:val="24"/>
              <w:szCs w:val="24"/>
              <w:rtl/>
            </w:rPr>
          </w:rPrChange>
        </w:rPr>
        <w:t xml:space="preserve"> </w:t>
      </w:r>
      <w:r w:rsidRPr="000748C0">
        <w:rPr>
          <w:rFonts w:hint="cs"/>
          <w:color w:val="000000"/>
          <w:sz w:val="24"/>
          <w:szCs w:val="24"/>
          <w:rtl/>
          <w:rPrChange w:id="748" w:author="Meryl Etman" w:date="2020-03-25T10:10:00Z">
            <w:rPr>
              <w:rFonts w:hint="cs"/>
              <w:color w:val="000000"/>
              <w:sz w:val="24"/>
              <w:szCs w:val="24"/>
              <w:rtl/>
            </w:rPr>
          </w:rPrChange>
        </w:rPr>
        <w:t>ובפיצוי</w:t>
      </w:r>
      <w:r w:rsidRPr="000748C0">
        <w:rPr>
          <w:color w:val="000000"/>
          <w:sz w:val="24"/>
          <w:szCs w:val="24"/>
          <w:rtl/>
          <w:rPrChange w:id="749" w:author="Meryl Etman" w:date="2020-03-25T10:10:00Z">
            <w:rPr>
              <w:color w:val="000000"/>
              <w:sz w:val="24"/>
              <w:szCs w:val="24"/>
              <w:rtl/>
            </w:rPr>
          </w:rPrChange>
        </w:rPr>
        <w:t xml:space="preserve"> </w:t>
      </w:r>
      <w:r w:rsidRPr="000748C0">
        <w:rPr>
          <w:rFonts w:hint="cs"/>
          <w:color w:val="000000"/>
          <w:sz w:val="24"/>
          <w:szCs w:val="24"/>
          <w:rtl/>
          <w:rPrChange w:id="750" w:author="Meryl Etman" w:date="2020-03-25T10:10:00Z">
            <w:rPr>
              <w:rFonts w:hint="cs"/>
              <w:color w:val="000000"/>
              <w:sz w:val="24"/>
              <w:szCs w:val="24"/>
              <w:rtl/>
            </w:rPr>
          </w:rPrChange>
        </w:rPr>
        <w:t>מלאים</w:t>
      </w:r>
      <w:r w:rsidRPr="000748C0">
        <w:rPr>
          <w:color w:val="000000"/>
          <w:sz w:val="24"/>
          <w:szCs w:val="24"/>
          <w:rtl/>
          <w:rPrChange w:id="751" w:author="Meryl Etman" w:date="2020-03-25T10:10:00Z">
            <w:rPr>
              <w:color w:val="000000"/>
              <w:sz w:val="24"/>
              <w:szCs w:val="24"/>
              <w:rtl/>
            </w:rPr>
          </w:rPrChange>
        </w:rPr>
        <w:t xml:space="preserve"> </w:t>
      </w:r>
      <w:r w:rsidRPr="000748C0">
        <w:rPr>
          <w:rFonts w:hint="cs"/>
          <w:color w:val="000000"/>
          <w:sz w:val="24"/>
          <w:szCs w:val="24"/>
          <w:rtl/>
          <w:rPrChange w:id="752" w:author="Meryl Etman" w:date="2020-03-25T10:10:00Z">
            <w:rPr>
              <w:rFonts w:hint="cs"/>
              <w:color w:val="000000"/>
              <w:sz w:val="24"/>
              <w:szCs w:val="24"/>
              <w:rtl/>
            </w:rPr>
          </w:rPrChange>
        </w:rPr>
        <w:t>באשר</w:t>
      </w:r>
      <w:r w:rsidRPr="000748C0">
        <w:rPr>
          <w:color w:val="000000"/>
          <w:sz w:val="24"/>
          <w:szCs w:val="24"/>
          <w:rtl/>
          <w:rPrChange w:id="753" w:author="Meryl Etman" w:date="2020-03-25T10:10:00Z">
            <w:rPr>
              <w:color w:val="000000"/>
              <w:sz w:val="24"/>
              <w:szCs w:val="24"/>
              <w:rtl/>
            </w:rPr>
          </w:rPrChange>
        </w:rPr>
        <w:t xml:space="preserve"> </w:t>
      </w:r>
      <w:r w:rsidRPr="000748C0">
        <w:rPr>
          <w:rFonts w:hint="cs"/>
          <w:color w:val="000000"/>
          <w:sz w:val="24"/>
          <w:szCs w:val="24"/>
          <w:rtl/>
          <w:rPrChange w:id="754" w:author="Meryl Etman" w:date="2020-03-25T10:10:00Z">
            <w:rPr>
              <w:rFonts w:hint="cs"/>
              <w:color w:val="000000"/>
              <w:sz w:val="24"/>
              <w:szCs w:val="24"/>
              <w:rtl/>
            </w:rPr>
          </w:rPrChange>
        </w:rPr>
        <w:t>לכל</w:t>
      </w:r>
      <w:r w:rsidRPr="000748C0">
        <w:rPr>
          <w:color w:val="000000"/>
          <w:sz w:val="24"/>
          <w:szCs w:val="24"/>
          <w:rtl/>
          <w:rPrChange w:id="755" w:author="Meryl Etman" w:date="2020-03-25T10:10:00Z">
            <w:rPr>
              <w:color w:val="000000"/>
              <w:sz w:val="24"/>
              <w:szCs w:val="24"/>
              <w:rtl/>
            </w:rPr>
          </w:rPrChange>
        </w:rPr>
        <w:t xml:space="preserve"> </w:t>
      </w:r>
      <w:r w:rsidRPr="000748C0">
        <w:rPr>
          <w:rFonts w:hint="cs"/>
          <w:color w:val="000000"/>
          <w:sz w:val="24"/>
          <w:szCs w:val="24"/>
          <w:rtl/>
          <w:rPrChange w:id="756" w:author="Meryl Etman" w:date="2020-03-25T10:10:00Z">
            <w:rPr>
              <w:rFonts w:hint="cs"/>
              <w:color w:val="000000"/>
              <w:sz w:val="24"/>
              <w:szCs w:val="24"/>
              <w:rtl/>
            </w:rPr>
          </w:rPrChange>
        </w:rPr>
        <w:t>חיוב</w:t>
      </w:r>
      <w:r w:rsidRPr="000748C0">
        <w:rPr>
          <w:color w:val="000000"/>
          <w:sz w:val="24"/>
          <w:szCs w:val="24"/>
          <w:rtl/>
          <w:rPrChange w:id="757" w:author="Meryl Etman" w:date="2020-03-25T10:10:00Z">
            <w:rPr>
              <w:color w:val="000000"/>
              <w:sz w:val="24"/>
              <w:szCs w:val="24"/>
              <w:rtl/>
            </w:rPr>
          </w:rPrChange>
        </w:rPr>
        <w:t xml:space="preserve"> </w:t>
      </w:r>
      <w:r w:rsidRPr="000748C0">
        <w:rPr>
          <w:rFonts w:hint="cs"/>
          <w:color w:val="000000"/>
          <w:sz w:val="24"/>
          <w:szCs w:val="24"/>
          <w:rtl/>
          <w:rPrChange w:id="758" w:author="Meryl Etman" w:date="2020-03-25T10:10:00Z">
            <w:rPr>
              <w:rFonts w:hint="cs"/>
              <w:color w:val="000000"/>
              <w:sz w:val="24"/>
              <w:szCs w:val="24"/>
              <w:rtl/>
            </w:rPr>
          </w:rPrChange>
        </w:rPr>
        <w:t>מכל</w:t>
      </w:r>
      <w:r w:rsidRPr="000748C0">
        <w:rPr>
          <w:color w:val="000000"/>
          <w:sz w:val="24"/>
          <w:szCs w:val="24"/>
          <w:rtl/>
          <w:rPrChange w:id="759" w:author="Meryl Etman" w:date="2020-03-25T10:10:00Z">
            <w:rPr>
              <w:color w:val="000000"/>
              <w:sz w:val="24"/>
              <w:szCs w:val="24"/>
              <w:rtl/>
            </w:rPr>
          </w:rPrChange>
        </w:rPr>
        <w:t xml:space="preserve"> </w:t>
      </w:r>
      <w:r w:rsidRPr="000748C0">
        <w:rPr>
          <w:rFonts w:hint="cs"/>
          <w:color w:val="000000"/>
          <w:sz w:val="24"/>
          <w:szCs w:val="24"/>
          <w:rtl/>
          <w:rPrChange w:id="760" w:author="Meryl Etman" w:date="2020-03-25T10:10:00Z">
            <w:rPr>
              <w:rFonts w:hint="cs"/>
              <w:color w:val="000000"/>
              <w:sz w:val="24"/>
              <w:szCs w:val="24"/>
              <w:rtl/>
            </w:rPr>
          </w:rPrChange>
        </w:rPr>
        <w:t>מין</w:t>
      </w:r>
      <w:r w:rsidRPr="000748C0">
        <w:rPr>
          <w:color w:val="000000"/>
          <w:sz w:val="24"/>
          <w:szCs w:val="24"/>
          <w:rtl/>
          <w:rPrChange w:id="761" w:author="Meryl Etman" w:date="2020-03-25T10:10:00Z">
            <w:rPr>
              <w:color w:val="000000"/>
              <w:sz w:val="24"/>
              <w:szCs w:val="24"/>
              <w:rtl/>
            </w:rPr>
          </w:rPrChange>
        </w:rPr>
        <w:t xml:space="preserve"> </w:t>
      </w:r>
      <w:r w:rsidRPr="000748C0">
        <w:rPr>
          <w:rFonts w:hint="cs"/>
          <w:color w:val="000000"/>
          <w:sz w:val="24"/>
          <w:szCs w:val="24"/>
          <w:rtl/>
          <w:rPrChange w:id="762" w:author="Meryl Etman" w:date="2020-03-25T10:10:00Z">
            <w:rPr>
              <w:rFonts w:hint="cs"/>
              <w:color w:val="000000"/>
              <w:sz w:val="24"/>
              <w:szCs w:val="24"/>
              <w:rtl/>
            </w:rPr>
          </w:rPrChange>
        </w:rPr>
        <w:t>וסוג</w:t>
      </w:r>
      <w:r w:rsidRPr="000748C0">
        <w:rPr>
          <w:color w:val="000000"/>
          <w:sz w:val="24"/>
          <w:szCs w:val="24"/>
          <w:rtl/>
          <w:rPrChange w:id="763" w:author="Meryl Etman" w:date="2020-03-25T10:10:00Z">
            <w:rPr>
              <w:color w:val="000000"/>
              <w:sz w:val="24"/>
              <w:szCs w:val="24"/>
              <w:rtl/>
            </w:rPr>
          </w:rPrChange>
        </w:rPr>
        <w:t xml:space="preserve"> </w:t>
      </w:r>
      <w:r w:rsidRPr="000748C0">
        <w:rPr>
          <w:rFonts w:hint="cs"/>
          <w:color w:val="000000"/>
          <w:sz w:val="24"/>
          <w:szCs w:val="24"/>
          <w:rtl/>
          <w:rPrChange w:id="764" w:author="Meryl Etman" w:date="2020-03-25T10:10:00Z">
            <w:rPr>
              <w:rFonts w:hint="cs"/>
              <w:color w:val="000000"/>
              <w:sz w:val="24"/>
              <w:szCs w:val="24"/>
              <w:rtl/>
            </w:rPr>
          </w:rPrChange>
        </w:rPr>
        <w:t>שהוא</w:t>
      </w:r>
      <w:r w:rsidRPr="000748C0">
        <w:rPr>
          <w:color w:val="000000"/>
          <w:sz w:val="24"/>
          <w:szCs w:val="24"/>
          <w:rtl/>
          <w:rPrChange w:id="765" w:author="Meryl Etman" w:date="2020-03-25T10:10:00Z">
            <w:rPr>
              <w:color w:val="000000"/>
              <w:sz w:val="24"/>
              <w:szCs w:val="24"/>
              <w:rtl/>
            </w:rPr>
          </w:rPrChange>
        </w:rPr>
        <w:t xml:space="preserve"> </w:t>
      </w:r>
      <w:r w:rsidRPr="000748C0">
        <w:rPr>
          <w:rFonts w:hint="cs"/>
          <w:color w:val="000000"/>
          <w:sz w:val="24"/>
          <w:szCs w:val="24"/>
          <w:rtl/>
          <w:rPrChange w:id="766" w:author="Meryl Etman" w:date="2020-03-25T10:10:00Z">
            <w:rPr>
              <w:rFonts w:hint="cs"/>
              <w:color w:val="000000"/>
              <w:sz w:val="24"/>
              <w:szCs w:val="24"/>
              <w:rtl/>
            </w:rPr>
          </w:rPrChange>
        </w:rPr>
        <w:t>שיושת</w:t>
      </w:r>
      <w:r w:rsidRPr="000748C0">
        <w:rPr>
          <w:color w:val="000000"/>
          <w:sz w:val="24"/>
          <w:szCs w:val="24"/>
          <w:rtl/>
          <w:rPrChange w:id="767" w:author="Meryl Etman" w:date="2020-03-25T10:10:00Z">
            <w:rPr>
              <w:color w:val="000000"/>
              <w:sz w:val="24"/>
              <w:szCs w:val="24"/>
              <w:rtl/>
            </w:rPr>
          </w:rPrChange>
        </w:rPr>
        <w:t xml:space="preserve"> </w:t>
      </w:r>
      <w:r w:rsidRPr="000748C0">
        <w:rPr>
          <w:rFonts w:hint="cs"/>
          <w:color w:val="000000"/>
          <w:sz w:val="24"/>
          <w:szCs w:val="24"/>
          <w:rtl/>
          <w:rPrChange w:id="768" w:author="Meryl Etman" w:date="2020-03-25T10:10:00Z">
            <w:rPr>
              <w:rFonts w:hint="cs"/>
              <w:color w:val="000000"/>
              <w:sz w:val="24"/>
              <w:szCs w:val="24"/>
              <w:rtl/>
            </w:rPr>
          </w:rPrChange>
        </w:rPr>
        <w:t>על</w:t>
      </w:r>
      <w:r w:rsidRPr="000748C0">
        <w:rPr>
          <w:color w:val="000000"/>
          <w:sz w:val="24"/>
          <w:szCs w:val="24"/>
          <w:rtl/>
          <w:rPrChange w:id="769" w:author="Meryl Etman" w:date="2020-03-25T10:10:00Z">
            <w:rPr>
              <w:color w:val="000000"/>
              <w:sz w:val="24"/>
              <w:szCs w:val="24"/>
              <w:rtl/>
            </w:rPr>
          </w:rPrChange>
        </w:rPr>
        <w:t xml:space="preserve"> </w:t>
      </w:r>
      <w:r w:rsidRPr="000748C0">
        <w:rPr>
          <w:rFonts w:hint="cs"/>
          <w:color w:val="000000"/>
          <w:sz w:val="24"/>
          <w:szCs w:val="24"/>
          <w:rtl/>
          <w:rPrChange w:id="770" w:author="Meryl Etman" w:date="2020-03-25T10:10:00Z">
            <w:rPr>
              <w:rFonts w:hint="cs"/>
              <w:color w:val="000000"/>
              <w:sz w:val="24"/>
              <w:szCs w:val="24"/>
              <w:rtl/>
            </w:rPr>
          </w:rPrChange>
        </w:rPr>
        <w:t>המזמין</w:t>
      </w:r>
      <w:r w:rsidRPr="000748C0">
        <w:rPr>
          <w:color w:val="000000"/>
          <w:sz w:val="24"/>
          <w:szCs w:val="24"/>
          <w:rtl/>
          <w:rPrChange w:id="771" w:author="Meryl Etman" w:date="2020-03-25T10:10:00Z">
            <w:rPr>
              <w:color w:val="000000"/>
              <w:sz w:val="24"/>
              <w:szCs w:val="24"/>
              <w:rtl/>
            </w:rPr>
          </w:rPrChange>
        </w:rPr>
        <w:t xml:space="preserve"> </w:t>
      </w:r>
      <w:r w:rsidRPr="000748C0">
        <w:rPr>
          <w:rFonts w:hint="cs"/>
          <w:color w:val="000000"/>
          <w:sz w:val="24"/>
          <w:szCs w:val="24"/>
          <w:rtl/>
          <w:rPrChange w:id="772" w:author="Meryl Etman" w:date="2020-03-25T10:10:00Z">
            <w:rPr>
              <w:rFonts w:hint="cs"/>
              <w:color w:val="000000"/>
              <w:sz w:val="24"/>
              <w:szCs w:val="24"/>
              <w:rtl/>
            </w:rPr>
          </w:rPrChange>
        </w:rPr>
        <w:t>ועל</w:t>
      </w:r>
      <w:r w:rsidRPr="000748C0">
        <w:rPr>
          <w:color w:val="000000"/>
          <w:sz w:val="24"/>
          <w:szCs w:val="24"/>
          <w:rtl/>
          <w:rPrChange w:id="773" w:author="Meryl Etman" w:date="2020-03-25T10:10:00Z">
            <w:rPr>
              <w:color w:val="000000"/>
              <w:sz w:val="24"/>
              <w:szCs w:val="24"/>
              <w:rtl/>
            </w:rPr>
          </w:rPrChange>
        </w:rPr>
        <w:t xml:space="preserve"> </w:t>
      </w:r>
      <w:r w:rsidRPr="000748C0">
        <w:rPr>
          <w:rFonts w:hint="cs"/>
          <w:color w:val="000000"/>
          <w:sz w:val="24"/>
          <w:szCs w:val="24"/>
          <w:rtl/>
          <w:rPrChange w:id="774" w:author="Meryl Etman" w:date="2020-03-25T10:10:00Z">
            <w:rPr>
              <w:rFonts w:hint="cs"/>
              <w:color w:val="000000"/>
              <w:sz w:val="24"/>
              <w:szCs w:val="24"/>
              <w:rtl/>
            </w:rPr>
          </w:rPrChange>
        </w:rPr>
        <w:t>כל</w:t>
      </w:r>
      <w:r w:rsidRPr="000748C0">
        <w:rPr>
          <w:color w:val="000000"/>
          <w:sz w:val="24"/>
          <w:szCs w:val="24"/>
          <w:rtl/>
          <w:rPrChange w:id="775" w:author="Meryl Etman" w:date="2020-03-25T10:10:00Z">
            <w:rPr>
              <w:color w:val="000000"/>
              <w:sz w:val="24"/>
              <w:szCs w:val="24"/>
              <w:rtl/>
            </w:rPr>
          </w:rPrChange>
        </w:rPr>
        <w:t xml:space="preserve"> </w:t>
      </w:r>
      <w:r w:rsidRPr="000748C0">
        <w:rPr>
          <w:rFonts w:hint="cs"/>
          <w:color w:val="000000"/>
          <w:sz w:val="24"/>
          <w:szCs w:val="24"/>
          <w:rtl/>
          <w:rPrChange w:id="776" w:author="Meryl Etman" w:date="2020-03-25T10:10:00Z">
            <w:rPr>
              <w:rFonts w:hint="cs"/>
              <w:color w:val="000000"/>
              <w:sz w:val="24"/>
              <w:szCs w:val="24"/>
              <w:rtl/>
            </w:rPr>
          </w:rPrChange>
        </w:rPr>
        <w:t>נזק</w:t>
      </w:r>
      <w:r w:rsidRPr="000748C0">
        <w:rPr>
          <w:color w:val="000000"/>
          <w:sz w:val="24"/>
          <w:szCs w:val="24"/>
          <w:rtl/>
          <w:rPrChange w:id="777" w:author="Meryl Etman" w:date="2020-03-25T10:10:00Z">
            <w:rPr>
              <w:color w:val="000000"/>
              <w:sz w:val="24"/>
              <w:szCs w:val="24"/>
              <w:rtl/>
            </w:rPr>
          </w:rPrChange>
        </w:rPr>
        <w:t xml:space="preserve"> </w:t>
      </w:r>
      <w:r w:rsidRPr="000748C0">
        <w:rPr>
          <w:rFonts w:hint="cs"/>
          <w:color w:val="000000"/>
          <w:sz w:val="24"/>
          <w:szCs w:val="24"/>
          <w:rtl/>
          <w:rPrChange w:id="778" w:author="Meryl Etman" w:date="2020-03-25T10:10:00Z">
            <w:rPr>
              <w:rFonts w:hint="cs"/>
              <w:color w:val="000000"/>
              <w:sz w:val="24"/>
              <w:szCs w:val="24"/>
              <w:rtl/>
            </w:rPr>
          </w:rPrChange>
        </w:rPr>
        <w:t>ישיר</w:t>
      </w:r>
      <w:r w:rsidRPr="000748C0">
        <w:rPr>
          <w:color w:val="000000"/>
          <w:sz w:val="24"/>
          <w:szCs w:val="24"/>
          <w:rtl/>
          <w:rPrChange w:id="779" w:author="Meryl Etman" w:date="2020-03-25T10:10:00Z">
            <w:rPr>
              <w:color w:val="000000"/>
              <w:sz w:val="24"/>
              <w:szCs w:val="24"/>
              <w:rtl/>
            </w:rPr>
          </w:rPrChange>
        </w:rPr>
        <w:t xml:space="preserve"> </w:t>
      </w:r>
      <w:r w:rsidRPr="000748C0">
        <w:rPr>
          <w:rFonts w:hint="cs"/>
          <w:color w:val="000000"/>
          <w:sz w:val="24"/>
          <w:szCs w:val="24"/>
          <w:rtl/>
          <w:rPrChange w:id="780" w:author="Meryl Etman" w:date="2020-03-25T10:10:00Z">
            <w:rPr>
              <w:rFonts w:hint="cs"/>
              <w:color w:val="000000"/>
              <w:sz w:val="24"/>
              <w:szCs w:val="24"/>
              <w:rtl/>
            </w:rPr>
          </w:rPrChange>
        </w:rPr>
        <w:t>ו</w:t>
      </w:r>
      <w:r w:rsidRPr="000748C0">
        <w:rPr>
          <w:color w:val="000000"/>
          <w:sz w:val="24"/>
          <w:szCs w:val="24"/>
          <w:rtl/>
          <w:rPrChange w:id="781" w:author="Meryl Etman" w:date="2020-03-25T10:10:00Z">
            <w:rPr>
              <w:color w:val="000000"/>
              <w:sz w:val="24"/>
              <w:szCs w:val="24"/>
              <w:rtl/>
            </w:rPr>
          </w:rPrChange>
        </w:rPr>
        <w:t>/</w:t>
      </w:r>
      <w:r w:rsidRPr="000748C0">
        <w:rPr>
          <w:rFonts w:hint="cs"/>
          <w:color w:val="000000"/>
          <w:sz w:val="24"/>
          <w:szCs w:val="24"/>
          <w:rtl/>
          <w:rPrChange w:id="782" w:author="Meryl Etman" w:date="2020-03-25T10:10:00Z">
            <w:rPr>
              <w:rFonts w:hint="cs"/>
              <w:color w:val="000000"/>
              <w:sz w:val="24"/>
              <w:szCs w:val="24"/>
              <w:rtl/>
            </w:rPr>
          </w:rPrChange>
        </w:rPr>
        <w:t>או</w:t>
      </w:r>
      <w:r w:rsidRPr="000748C0">
        <w:rPr>
          <w:color w:val="000000"/>
          <w:sz w:val="24"/>
          <w:szCs w:val="24"/>
          <w:rtl/>
          <w:rPrChange w:id="783" w:author="Meryl Etman" w:date="2020-03-25T10:10:00Z">
            <w:rPr>
              <w:color w:val="000000"/>
              <w:sz w:val="24"/>
              <w:szCs w:val="24"/>
              <w:rtl/>
            </w:rPr>
          </w:rPrChange>
        </w:rPr>
        <w:t xml:space="preserve"> </w:t>
      </w:r>
      <w:r w:rsidRPr="000748C0">
        <w:rPr>
          <w:rFonts w:hint="cs"/>
          <w:color w:val="000000"/>
          <w:sz w:val="24"/>
          <w:szCs w:val="24"/>
          <w:rtl/>
          <w:rPrChange w:id="784" w:author="Meryl Etman" w:date="2020-03-25T10:10:00Z">
            <w:rPr>
              <w:rFonts w:hint="cs"/>
              <w:color w:val="000000"/>
              <w:sz w:val="24"/>
              <w:szCs w:val="24"/>
              <w:rtl/>
            </w:rPr>
          </w:rPrChange>
        </w:rPr>
        <w:t>עקיף</w:t>
      </w:r>
      <w:r w:rsidRPr="000748C0">
        <w:rPr>
          <w:color w:val="000000"/>
          <w:sz w:val="24"/>
          <w:szCs w:val="24"/>
          <w:rtl/>
          <w:rPrChange w:id="785" w:author="Meryl Etman" w:date="2020-03-25T10:10:00Z">
            <w:rPr>
              <w:color w:val="000000"/>
              <w:sz w:val="24"/>
              <w:szCs w:val="24"/>
              <w:rtl/>
            </w:rPr>
          </w:rPrChange>
        </w:rPr>
        <w:t xml:space="preserve">, </w:t>
      </w:r>
      <w:r w:rsidRPr="000748C0">
        <w:rPr>
          <w:rFonts w:hint="cs"/>
          <w:color w:val="000000"/>
          <w:sz w:val="24"/>
          <w:szCs w:val="24"/>
          <w:rtl/>
          <w:rPrChange w:id="786" w:author="Meryl Etman" w:date="2020-03-25T10:10:00Z">
            <w:rPr>
              <w:rFonts w:hint="cs"/>
              <w:color w:val="000000"/>
              <w:sz w:val="24"/>
              <w:szCs w:val="24"/>
              <w:rtl/>
            </w:rPr>
          </w:rPrChange>
        </w:rPr>
        <w:t>כאמור</w:t>
      </w:r>
      <w:r w:rsidRPr="000748C0">
        <w:rPr>
          <w:color w:val="000000"/>
          <w:sz w:val="24"/>
          <w:szCs w:val="24"/>
          <w:rtl/>
          <w:rPrChange w:id="787" w:author="Meryl Etman" w:date="2020-03-25T10:10:00Z">
            <w:rPr>
              <w:color w:val="000000"/>
              <w:sz w:val="24"/>
              <w:szCs w:val="24"/>
              <w:rtl/>
            </w:rPr>
          </w:rPrChange>
        </w:rPr>
        <w:t xml:space="preserve"> </w:t>
      </w:r>
      <w:r w:rsidRPr="000748C0">
        <w:rPr>
          <w:rFonts w:hint="cs"/>
          <w:color w:val="000000"/>
          <w:sz w:val="24"/>
          <w:szCs w:val="24"/>
          <w:rtl/>
          <w:rPrChange w:id="788" w:author="Meryl Etman" w:date="2020-03-25T10:10:00Z">
            <w:rPr>
              <w:rFonts w:hint="cs"/>
              <w:color w:val="000000"/>
              <w:sz w:val="24"/>
              <w:szCs w:val="24"/>
              <w:rtl/>
            </w:rPr>
          </w:rPrChange>
        </w:rPr>
        <w:t>לעיל,</w:t>
      </w:r>
      <w:r w:rsidRPr="000748C0">
        <w:rPr>
          <w:color w:val="000000"/>
          <w:sz w:val="24"/>
          <w:szCs w:val="24"/>
          <w:rtl/>
          <w:rPrChange w:id="789" w:author="Meryl Etman" w:date="2020-03-25T10:10:00Z">
            <w:rPr>
              <w:color w:val="000000"/>
              <w:sz w:val="24"/>
              <w:szCs w:val="24"/>
              <w:rtl/>
            </w:rPr>
          </w:rPrChange>
        </w:rPr>
        <w:t xml:space="preserve"> לרבות הוצאות משפט ושכ"ט עו"ד. סכום </w:t>
      </w:r>
      <w:r w:rsidRPr="000748C0">
        <w:rPr>
          <w:color w:val="000000"/>
          <w:sz w:val="24"/>
          <w:szCs w:val="24"/>
          <w:rtl/>
          <w:rPrChange w:id="790" w:author="Meryl Etman" w:date="2020-03-25T10:10:00Z">
            <w:rPr>
              <w:color w:val="000000"/>
              <w:sz w:val="24"/>
              <w:szCs w:val="24"/>
              <w:rtl/>
            </w:rPr>
          </w:rPrChange>
        </w:rPr>
        <w:lastRenderedPageBreak/>
        <w:t xml:space="preserve">השיפוי </w:t>
      </w:r>
      <w:r w:rsidRPr="000748C0">
        <w:rPr>
          <w:rFonts w:hint="cs"/>
          <w:color w:val="000000"/>
          <w:sz w:val="24"/>
          <w:szCs w:val="24"/>
          <w:rtl/>
          <w:rPrChange w:id="791" w:author="Meryl Etman" w:date="2020-03-25T10:10:00Z">
            <w:rPr>
              <w:rFonts w:hint="cs"/>
              <w:color w:val="000000"/>
              <w:sz w:val="24"/>
              <w:szCs w:val="24"/>
              <w:rtl/>
            </w:rPr>
          </w:rPrChange>
        </w:rPr>
        <w:t xml:space="preserve">והשיפוי </w:t>
      </w:r>
      <w:r w:rsidRPr="000748C0">
        <w:rPr>
          <w:color w:val="000000"/>
          <w:sz w:val="24"/>
          <w:szCs w:val="24"/>
          <w:rtl/>
          <w:rPrChange w:id="792" w:author="Meryl Etman" w:date="2020-03-25T10:10:00Z">
            <w:rPr>
              <w:color w:val="000000"/>
              <w:sz w:val="24"/>
              <w:szCs w:val="24"/>
              <w:rtl/>
            </w:rPr>
          </w:rPrChange>
        </w:rPr>
        <w:t xml:space="preserve">כאמור ייחשב </w:t>
      </w:r>
      <w:r w:rsidRPr="000748C0">
        <w:rPr>
          <w:rFonts w:hint="cs"/>
          <w:color w:val="000000"/>
          <w:sz w:val="24"/>
          <w:szCs w:val="24"/>
          <w:rtl/>
          <w:rPrChange w:id="793" w:author="Meryl Etman" w:date="2020-03-25T10:10:00Z">
            <w:rPr>
              <w:rFonts w:hint="cs"/>
              <w:color w:val="000000"/>
              <w:sz w:val="24"/>
              <w:szCs w:val="24"/>
              <w:rtl/>
            </w:rPr>
          </w:rPrChange>
        </w:rPr>
        <w:t>כ</w:t>
      </w:r>
      <w:r w:rsidRPr="000748C0">
        <w:rPr>
          <w:color w:val="000000"/>
          <w:sz w:val="24"/>
          <w:szCs w:val="24"/>
          <w:rtl/>
          <w:rPrChange w:id="794" w:author="Meryl Etman" w:date="2020-03-25T10:10:00Z">
            <w:rPr>
              <w:color w:val="000000"/>
              <w:sz w:val="24"/>
              <w:szCs w:val="24"/>
              <w:rtl/>
            </w:rPr>
          </w:rPrChange>
        </w:rPr>
        <w:t>חוב המגיע למזמין מאת המפקח על פי הוראות הסכם זה, אשר המזמין רשאי לקזז בגינו סכומים ע</w:t>
      </w:r>
      <w:r w:rsidRPr="000748C0">
        <w:rPr>
          <w:rFonts w:hint="cs"/>
          <w:color w:val="000000"/>
          <w:sz w:val="24"/>
          <w:szCs w:val="24"/>
          <w:rtl/>
          <w:rPrChange w:id="795" w:author="Meryl Etman" w:date="2020-03-25T10:10:00Z">
            <w:rPr>
              <w:rFonts w:hint="cs"/>
              <w:color w:val="000000"/>
              <w:sz w:val="24"/>
              <w:szCs w:val="24"/>
              <w:rtl/>
            </w:rPr>
          </w:rPrChange>
        </w:rPr>
        <w:t>ל חשבון</w:t>
      </w:r>
      <w:r w:rsidRPr="000748C0">
        <w:rPr>
          <w:color w:val="000000"/>
          <w:sz w:val="24"/>
          <w:szCs w:val="24"/>
          <w:rtl/>
          <w:rPrChange w:id="796" w:author="Meryl Etman" w:date="2020-03-25T10:10:00Z">
            <w:rPr>
              <w:color w:val="000000"/>
              <w:sz w:val="24"/>
              <w:szCs w:val="24"/>
              <w:rtl/>
            </w:rPr>
          </w:rPrChange>
        </w:rPr>
        <w:t xml:space="preserve"> התמורה המגיעה למפקח</w:t>
      </w:r>
      <w:ins w:id="797" w:author="Meryl Etman" w:date="2020-03-22T12:06:00Z">
        <w:r w:rsidR="00592981" w:rsidRPr="000748C0">
          <w:rPr>
            <w:rFonts w:hint="cs"/>
            <w:color w:val="000000"/>
            <w:sz w:val="24"/>
            <w:szCs w:val="24"/>
            <w:rtl/>
            <w:rPrChange w:id="798" w:author="Meryl Etman" w:date="2020-03-25T10:10:00Z">
              <w:rPr>
                <w:rFonts w:hint="cs"/>
                <w:color w:val="000000"/>
                <w:sz w:val="24"/>
                <w:szCs w:val="24"/>
                <w:rtl/>
              </w:rPr>
            </w:rPrChange>
          </w:rPr>
          <w:t xml:space="preserve">, </w:t>
        </w:r>
        <w:r w:rsidR="00592981" w:rsidRPr="000748C0">
          <w:rPr>
            <w:rFonts w:hint="eastAsia"/>
            <w:color w:val="000000"/>
            <w:sz w:val="24"/>
            <w:szCs w:val="24"/>
            <w:rtl/>
            <w:rPrChange w:id="799" w:author="Meryl Etman" w:date="2020-03-25T10:10:00Z">
              <w:rPr>
                <w:rFonts w:hint="eastAsia"/>
                <w:color w:val="000000"/>
                <w:sz w:val="24"/>
                <w:szCs w:val="24"/>
                <w:rtl/>
              </w:rPr>
            </w:rPrChange>
          </w:rPr>
          <w:t>בכפוף</w:t>
        </w:r>
        <w:r w:rsidR="00592981" w:rsidRPr="000748C0">
          <w:rPr>
            <w:color w:val="000000"/>
            <w:sz w:val="24"/>
            <w:szCs w:val="24"/>
            <w:rtl/>
            <w:rPrChange w:id="800" w:author="Meryl Etman" w:date="2020-03-25T10:10:00Z">
              <w:rPr>
                <w:color w:val="000000"/>
                <w:sz w:val="24"/>
                <w:szCs w:val="24"/>
                <w:rtl/>
              </w:rPr>
            </w:rPrChange>
          </w:rPr>
          <w:t xml:space="preserve"> </w:t>
        </w:r>
        <w:r w:rsidR="00592981" w:rsidRPr="000748C0">
          <w:rPr>
            <w:rFonts w:hint="eastAsia"/>
            <w:color w:val="000000"/>
            <w:sz w:val="24"/>
            <w:szCs w:val="24"/>
            <w:rtl/>
            <w:rPrChange w:id="801" w:author="Meryl Etman" w:date="2020-03-25T10:10:00Z">
              <w:rPr>
                <w:rFonts w:hint="eastAsia"/>
                <w:color w:val="000000"/>
                <w:sz w:val="24"/>
                <w:szCs w:val="24"/>
                <w:rtl/>
              </w:rPr>
            </w:rPrChange>
          </w:rPr>
          <w:t>למתן</w:t>
        </w:r>
        <w:r w:rsidR="00592981" w:rsidRPr="000748C0">
          <w:rPr>
            <w:color w:val="000000"/>
            <w:sz w:val="24"/>
            <w:szCs w:val="24"/>
            <w:rtl/>
            <w:rPrChange w:id="802" w:author="Meryl Etman" w:date="2020-03-25T10:10:00Z">
              <w:rPr>
                <w:color w:val="000000"/>
                <w:sz w:val="24"/>
                <w:szCs w:val="24"/>
                <w:rtl/>
              </w:rPr>
            </w:rPrChange>
          </w:rPr>
          <w:t xml:space="preserve"> </w:t>
        </w:r>
        <w:r w:rsidR="00592981" w:rsidRPr="000748C0">
          <w:rPr>
            <w:rFonts w:hint="eastAsia"/>
            <w:color w:val="000000"/>
            <w:sz w:val="24"/>
            <w:szCs w:val="24"/>
            <w:rtl/>
            <w:rPrChange w:id="803" w:author="Meryl Etman" w:date="2020-03-25T10:10:00Z">
              <w:rPr>
                <w:rFonts w:hint="eastAsia"/>
                <w:color w:val="000000"/>
                <w:sz w:val="24"/>
                <w:szCs w:val="24"/>
                <w:rtl/>
              </w:rPr>
            </w:rPrChange>
          </w:rPr>
          <w:t>הודעה</w:t>
        </w:r>
        <w:r w:rsidR="00592981" w:rsidRPr="000748C0">
          <w:rPr>
            <w:color w:val="000000"/>
            <w:sz w:val="24"/>
            <w:szCs w:val="24"/>
            <w:rtl/>
            <w:rPrChange w:id="804" w:author="Meryl Etman" w:date="2020-03-25T10:10:00Z">
              <w:rPr>
                <w:color w:val="000000"/>
                <w:sz w:val="24"/>
                <w:szCs w:val="24"/>
                <w:rtl/>
              </w:rPr>
            </w:rPrChange>
          </w:rPr>
          <w:t xml:space="preserve"> </w:t>
        </w:r>
        <w:r w:rsidR="00592981" w:rsidRPr="000748C0">
          <w:rPr>
            <w:rFonts w:hint="eastAsia"/>
            <w:color w:val="000000"/>
            <w:sz w:val="24"/>
            <w:szCs w:val="24"/>
            <w:rtl/>
            <w:rPrChange w:id="805" w:author="Meryl Etman" w:date="2020-03-25T10:10:00Z">
              <w:rPr>
                <w:rFonts w:hint="eastAsia"/>
                <w:color w:val="000000"/>
                <w:sz w:val="24"/>
                <w:szCs w:val="24"/>
                <w:rtl/>
              </w:rPr>
            </w:rPrChange>
          </w:rPr>
          <w:t>מראש</w:t>
        </w:r>
        <w:r w:rsidR="00592981" w:rsidRPr="000748C0">
          <w:rPr>
            <w:color w:val="000000"/>
            <w:sz w:val="24"/>
            <w:szCs w:val="24"/>
            <w:rtl/>
            <w:rPrChange w:id="806" w:author="Meryl Etman" w:date="2020-03-25T10:10:00Z">
              <w:rPr>
                <w:color w:val="000000"/>
                <w:sz w:val="24"/>
                <w:szCs w:val="24"/>
                <w:rtl/>
              </w:rPr>
            </w:rPrChange>
          </w:rPr>
          <w:t xml:space="preserve"> </w:t>
        </w:r>
        <w:r w:rsidR="00592981" w:rsidRPr="000748C0">
          <w:rPr>
            <w:rFonts w:hint="eastAsia"/>
            <w:color w:val="000000"/>
            <w:sz w:val="24"/>
            <w:szCs w:val="24"/>
            <w:rtl/>
            <w:rPrChange w:id="807" w:author="Meryl Etman" w:date="2020-03-25T10:10:00Z">
              <w:rPr>
                <w:rFonts w:hint="eastAsia"/>
                <w:color w:val="000000"/>
                <w:sz w:val="24"/>
                <w:szCs w:val="24"/>
                <w:rtl/>
              </w:rPr>
            </w:rPrChange>
          </w:rPr>
          <w:t>של</w:t>
        </w:r>
        <w:r w:rsidR="00592981" w:rsidRPr="000748C0">
          <w:rPr>
            <w:color w:val="000000"/>
            <w:sz w:val="24"/>
            <w:szCs w:val="24"/>
            <w:rtl/>
            <w:rPrChange w:id="808" w:author="Meryl Etman" w:date="2020-03-25T10:10:00Z">
              <w:rPr>
                <w:color w:val="000000"/>
                <w:sz w:val="24"/>
                <w:szCs w:val="24"/>
                <w:rtl/>
              </w:rPr>
            </w:rPrChange>
          </w:rPr>
          <w:t xml:space="preserve"> </w:t>
        </w:r>
        <w:r w:rsidR="00592981" w:rsidRPr="000748C0">
          <w:rPr>
            <w:rFonts w:hint="eastAsia"/>
            <w:color w:val="000000"/>
            <w:sz w:val="24"/>
            <w:szCs w:val="24"/>
            <w:rtl/>
            <w:rPrChange w:id="809" w:author="Meryl Etman" w:date="2020-03-25T10:10:00Z">
              <w:rPr>
                <w:rFonts w:hint="eastAsia"/>
                <w:color w:val="000000"/>
                <w:sz w:val="24"/>
                <w:szCs w:val="24"/>
                <w:rtl/>
              </w:rPr>
            </w:rPrChange>
          </w:rPr>
          <w:t>המזמין</w:t>
        </w:r>
        <w:r w:rsidR="00592981" w:rsidRPr="000748C0">
          <w:rPr>
            <w:color w:val="000000"/>
            <w:sz w:val="24"/>
            <w:szCs w:val="24"/>
            <w:rtl/>
            <w:rPrChange w:id="810" w:author="Meryl Etman" w:date="2020-03-25T10:10:00Z">
              <w:rPr>
                <w:color w:val="000000"/>
                <w:sz w:val="24"/>
                <w:szCs w:val="24"/>
                <w:rtl/>
              </w:rPr>
            </w:rPrChange>
          </w:rPr>
          <w:t xml:space="preserve"> </w:t>
        </w:r>
        <w:r w:rsidR="00592981" w:rsidRPr="000748C0">
          <w:rPr>
            <w:rFonts w:hint="eastAsia"/>
            <w:color w:val="000000"/>
            <w:sz w:val="24"/>
            <w:szCs w:val="24"/>
            <w:rtl/>
            <w:rPrChange w:id="811" w:author="Meryl Etman" w:date="2020-03-25T10:10:00Z">
              <w:rPr>
                <w:rFonts w:hint="eastAsia"/>
                <w:color w:val="000000"/>
                <w:sz w:val="24"/>
                <w:szCs w:val="24"/>
                <w:rtl/>
              </w:rPr>
            </w:rPrChange>
          </w:rPr>
          <w:t>למפקח</w:t>
        </w:r>
        <w:r w:rsidR="00592981" w:rsidRPr="000748C0">
          <w:rPr>
            <w:color w:val="000000"/>
            <w:sz w:val="24"/>
            <w:szCs w:val="24"/>
            <w:rtl/>
            <w:rPrChange w:id="812" w:author="Meryl Etman" w:date="2020-03-25T10:10:00Z">
              <w:rPr>
                <w:color w:val="000000"/>
                <w:sz w:val="24"/>
                <w:szCs w:val="24"/>
                <w:rtl/>
              </w:rPr>
            </w:rPrChange>
          </w:rPr>
          <w:t xml:space="preserve"> </w:t>
        </w:r>
        <w:r w:rsidR="00592981" w:rsidRPr="000748C0">
          <w:rPr>
            <w:rFonts w:hint="eastAsia"/>
            <w:color w:val="000000"/>
            <w:sz w:val="24"/>
            <w:szCs w:val="24"/>
            <w:rtl/>
            <w:rPrChange w:id="813" w:author="Meryl Etman" w:date="2020-03-25T10:10:00Z">
              <w:rPr>
                <w:rFonts w:hint="eastAsia"/>
                <w:color w:val="000000"/>
                <w:sz w:val="24"/>
                <w:szCs w:val="24"/>
                <w:rtl/>
              </w:rPr>
            </w:rPrChange>
          </w:rPr>
          <w:t>טרם</w:t>
        </w:r>
        <w:r w:rsidR="00592981" w:rsidRPr="000748C0">
          <w:rPr>
            <w:color w:val="000000"/>
            <w:sz w:val="24"/>
            <w:szCs w:val="24"/>
            <w:rtl/>
            <w:rPrChange w:id="814" w:author="Meryl Etman" w:date="2020-03-25T10:10:00Z">
              <w:rPr>
                <w:color w:val="000000"/>
                <w:sz w:val="24"/>
                <w:szCs w:val="24"/>
                <w:rtl/>
              </w:rPr>
            </w:rPrChange>
          </w:rPr>
          <w:t xml:space="preserve"> </w:t>
        </w:r>
        <w:r w:rsidR="00592981" w:rsidRPr="000748C0">
          <w:rPr>
            <w:rFonts w:hint="eastAsia"/>
            <w:color w:val="000000"/>
            <w:sz w:val="24"/>
            <w:szCs w:val="24"/>
            <w:rtl/>
            <w:rPrChange w:id="815" w:author="Meryl Etman" w:date="2020-03-25T10:10:00Z">
              <w:rPr>
                <w:rFonts w:hint="eastAsia"/>
                <w:color w:val="000000"/>
                <w:sz w:val="24"/>
                <w:szCs w:val="24"/>
                <w:rtl/>
              </w:rPr>
            </w:rPrChange>
          </w:rPr>
          <w:t>הקיזוז</w:t>
        </w:r>
        <w:r w:rsidR="00592981" w:rsidRPr="000748C0">
          <w:rPr>
            <w:color w:val="000000"/>
            <w:sz w:val="24"/>
            <w:szCs w:val="24"/>
            <w:rtl/>
            <w:rPrChange w:id="816" w:author="Meryl Etman" w:date="2020-03-25T10:10:00Z">
              <w:rPr>
                <w:color w:val="000000"/>
                <w:sz w:val="24"/>
                <w:szCs w:val="24"/>
                <w:rtl/>
              </w:rPr>
            </w:rPrChange>
          </w:rPr>
          <w:t xml:space="preserve"> </w:t>
        </w:r>
        <w:r w:rsidR="00592981" w:rsidRPr="000748C0">
          <w:rPr>
            <w:rFonts w:hint="eastAsia"/>
            <w:color w:val="000000"/>
            <w:sz w:val="24"/>
            <w:szCs w:val="24"/>
            <w:rtl/>
            <w:rPrChange w:id="817" w:author="Meryl Etman" w:date="2020-03-25T10:10:00Z">
              <w:rPr>
                <w:rFonts w:hint="eastAsia"/>
                <w:color w:val="000000"/>
                <w:sz w:val="24"/>
                <w:szCs w:val="24"/>
                <w:rtl/>
              </w:rPr>
            </w:rPrChange>
          </w:rPr>
          <w:t>וכ</w:t>
        </w:r>
      </w:ins>
      <w:ins w:id="818" w:author="Meryl Etman" w:date="2020-03-25T10:09:00Z">
        <w:r w:rsidR="000748C0" w:rsidRPr="000748C0">
          <w:rPr>
            <w:rFonts w:hint="cs"/>
            <w:color w:val="000000"/>
            <w:sz w:val="24"/>
            <w:szCs w:val="24"/>
            <w:rtl/>
            <w:rPrChange w:id="819" w:author="Meryl Etman" w:date="2020-03-25T10:10:00Z">
              <w:rPr>
                <w:rFonts w:hint="cs"/>
                <w:color w:val="000000"/>
                <w:sz w:val="24"/>
                <w:szCs w:val="24"/>
                <w:highlight w:val="yellow"/>
                <w:rtl/>
              </w:rPr>
            </w:rPrChange>
          </w:rPr>
          <w:t>כ</w:t>
        </w:r>
      </w:ins>
      <w:ins w:id="820" w:author="Meryl Etman" w:date="2020-03-22T12:06:00Z">
        <w:r w:rsidR="00592981" w:rsidRPr="000748C0">
          <w:rPr>
            <w:rFonts w:hint="eastAsia"/>
            <w:color w:val="000000"/>
            <w:sz w:val="24"/>
            <w:szCs w:val="24"/>
            <w:rtl/>
          </w:rPr>
          <w:t>ל</w:t>
        </w:r>
        <w:r w:rsidR="00592981" w:rsidRPr="000748C0">
          <w:rPr>
            <w:color w:val="000000"/>
            <w:sz w:val="24"/>
            <w:szCs w:val="24"/>
            <w:rtl/>
          </w:rPr>
          <w:t xml:space="preserve"> </w:t>
        </w:r>
        <w:r w:rsidR="00592981" w:rsidRPr="000748C0">
          <w:rPr>
            <w:rFonts w:hint="eastAsia"/>
            <w:color w:val="000000"/>
            <w:sz w:val="24"/>
            <w:szCs w:val="24"/>
            <w:rtl/>
          </w:rPr>
          <w:t>ותלוי</w:t>
        </w:r>
        <w:r w:rsidR="00592981" w:rsidRPr="000748C0">
          <w:rPr>
            <w:color w:val="000000"/>
            <w:sz w:val="24"/>
            <w:szCs w:val="24"/>
            <w:rtl/>
          </w:rPr>
          <w:t xml:space="preserve"> </w:t>
        </w:r>
        <w:r w:rsidR="00592981" w:rsidRPr="000748C0">
          <w:rPr>
            <w:rFonts w:hint="eastAsia"/>
            <w:color w:val="000000"/>
            <w:sz w:val="24"/>
            <w:szCs w:val="24"/>
            <w:rtl/>
          </w:rPr>
          <w:t>במזמין</w:t>
        </w:r>
        <w:r w:rsidR="00592981" w:rsidRPr="000748C0">
          <w:rPr>
            <w:color w:val="000000"/>
            <w:sz w:val="24"/>
            <w:szCs w:val="24"/>
            <w:rtl/>
          </w:rPr>
          <w:t xml:space="preserve">, </w:t>
        </w:r>
        <w:r w:rsidR="00592981" w:rsidRPr="000748C0">
          <w:rPr>
            <w:rFonts w:hint="eastAsia"/>
            <w:color w:val="000000"/>
            <w:sz w:val="24"/>
            <w:szCs w:val="24"/>
            <w:rtl/>
            <w:rPrChange w:id="821" w:author="Meryl Etman" w:date="2020-03-25T10:10:00Z">
              <w:rPr>
                <w:rFonts w:hint="eastAsia"/>
                <w:color w:val="000000"/>
                <w:sz w:val="24"/>
                <w:szCs w:val="24"/>
                <w:rtl/>
              </w:rPr>
            </w:rPrChange>
          </w:rPr>
          <w:t>מתן</w:t>
        </w:r>
        <w:r w:rsidR="00592981" w:rsidRPr="000748C0">
          <w:rPr>
            <w:color w:val="000000"/>
            <w:sz w:val="24"/>
            <w:szCs w:val="24"/>
            <w:rtl/>
            <w:rPrChange w:id="822" w:author="Meryl Etman" w:date="2020-03-25T10:10:00Z">
              <w:rPr>
                <w:color w:val="000000"/>
                <w:sz w:val="24"/>
                <w:szCs w:val="24"/>
                <w:rtl/>
              </w:rPr>
            </w:rPrChange>
          </w:rPr>
          <w:t xml:space="preserve"> </w:t>
        </w:r>
        <w:r w:rsidR="00592981" w:rsidRPr="000748C0">
          <w:rPr>
            <w:rFonts w:hint="eastAsia"/>
            <w:color w:val="000000"/>
            <w:sz w:val="24"/>
            <w:szCs w:val="24"/>
            <w:rtl/>
            <w:rPrChange w:id="823" w:author="Meryl Etman" w:date="2020-03-25T10:10:00Z">
              <w:rPr>
                <w:rFonts w:hint="eastAsia"/>
                <w:color w:val="000000"/>
                <w:sz w:val="24"/>
                <w:szCs w:val="24"/>
                <w:rtl/>
              </w:rPr>
            </w:rPrChange>
          </w:rPr>
          <w:t>למפקח</w:t>
        </w:r>
        <w:r w:rsidR="00592981" w:rsidRPr="000748C0">
          <w:rPr>
            <w:color w:val="000000"/>
            <w:sz w:val="24"/>
            <w:szCs w:val="24"/>
            <w:rtl/>
            <w:rPrChange w:id="824" w:author="Meryl Etman" w:date="2020-03-25T10:10:00Z">
              <w:rPr>
                <w:color w:val="000000"/>
                <w:sz w:val="24"/>
                <w:szCs w:val="24"/>
                <w:rtl/>
              </w:rPr>
            </w:rPrChange>
          </w:rPr>
          <w:t xml:space="preserve"> </w:t>
        </w:r>
        <w:r w:rsidR="00592981" w:rsidRPr="000748C0">
          <w:rPr>
            <w:rFonts w:hint="eastAsia"/>
            <w:color w:val="000000"/>
            <w:sz w:val="24"/>
            <w:szCs w:val="24"/>
            <w:rtl/>
            <w:rPrChange w:id="825" w:author="Meryl Etman" w:date="2020-03-25T10:10:00Z">
              <w:rPr>
                <w:rFonts w:hint="eastAsia"/>
                <w:color w:val="000000"/>
                <w:sz w:val="24"/>
                <w:szCs w:val="24"/>
                <w:rtl/>
              </w:rPr>
            </w:rPrChange>
          </w:rPr>
          <w:t>זכות</w:t>
        </w:r>
        <w:r w:rsidR="00592981" w:rsidRPr="000748C0">
          <w:rPr>
            <w:color w:val="000000"/>
            <w:sz w:val="24"/>
            <w:szCs w:val="24"/>
            <w:rtl/>
            <w:rPrChange w:id="826" w:author="Meryl Etman" w:date="2020-03-25T10:10:00Z">
              <w:rPr>
                <w:color w:val="000000"/>
                <w:sz w:val="24"/>
                <w:szCs w:val="24"/>
                <w:rtl/>
              </w:rPr>
            </w:rPrChange>
          </w:rPr>
          <w:t xml:space="preserve"> </w:t>
        </w:r>
        <w:r w:rsidR="00592981" w:rsidRPr="000748C0">
          <w:rPr>
            <w:rFonts w:hint="eastAsia"/>
            <w:color w:val="000000"/>
            <w:sz w:val="24"/>
            <w:szCs w:val="24"/>
            <w:rtl/>
            <w:rPrChange w:id="827" w:author="Meryl Etman" w:date="2020-03-25T10:10:00Z">
              <w:rPr>
                <w:rFonts w:hint="eastAsia"/>
                <w:color w:val="000000"/>
                <w:sz w:val="24"/>
                <w:szCs w:val="24"/>
                <w:rtl/>
              </w:rPr>
            </w:rPrChange>
          </w:rPr>
          <w:t>להתגונן</w:t>
        </w:r>
        <w:r w:rsidR="00592981" w:rsidRPr="000748C0">
          <w:rPr>
            <w:color w:val="000000"/>
            <w:sz w:val="24"/>
            <w:szCs w:val="24"/>
            <w:rtl/>
            <w:rPrChange w:id="828" w:author="Meryl Etman" w:date="2020-03-25T10:10:00Z">
              <w:rPr>
                <w:color w:val="000000"/>
                <w:sz w:val="24"/>
                <w:szCs w:val="24"/>
                <w:rtl/>
              </w:rPr>
            </w:rPrChange>
          </w:rPr>
          <w:t>.</w:t>
        </w:r>
      </w:ins>
      <w:del w:id="829" w:author="Meryl Etman" w:date="2020-03-22T12:06:00Z">
        <w:r w:rsidRPr="000748C0" w:rsidDel="00592981">
          <w:rPr>
            <w:color w:val="000000"/>
            <w:sz w:val="24"/>
            <w:szCs w:val="24"/>
            <w:rtl/>
            <w:rPrChange w:id="830" w:author="Meryl Etman" w:date="2020-03-25T10:10:00Z">
              <w:rPr>
                <w:color w:val="000000"/>
                <w:sz w:val="24"/>
                <w:szCs w:val="24"/>
                <w:rtl/>
              </w:rPr>
            </w:rPrChange>
          </w:rPr>
          <w:delText>.</w:delText>
        </w:r>
      </w:del>
    </w:p>
    <w:p w14:paraId="2CD0F5DF" w14:textId="77777777" w:rsidR="00EB5A81" w:rsidRPr="000748C0" w:rsidRDefault="00EB5A81" w:rsidP="00EB5A81">
      <w:pPr>
        <w:ind w:left="1560" w:hanging="700"/>
        <w:jc w:val="both"/>
        <w:rPr>
          <w:color w:val="000000"/>
          <w:sz w:val="24"/>
          <w:szCs w:val="24"/>
          <w:rtl/>
          <w:rPrChange w:id="831" w:author="Meryl Etman" w:date="2020-03-25T10:10:00Z">
            <w:rPr>
              <w:color w:val="000000"/>
              <w:sz w:val="24"/>
              <w:szCs w:val="24"/>
              <w:rtl/>
            </w:rPr>
          </w:rPrChange>
        </w:rPr>
      </w:pPr>
    </w:p>
    <w:p w14:paraId="6775252E" w14:textId="77777777" w:rsidR="00EB5A81" w:rsidRPr="000748C0" w:rsidRDefault="00EB5A81" w:rsidP="00EB5A81">
      <w:pPr>
        <w:ind w:left="1560" w:hanging="700"/>
        <w:jc w:val="both"/>
        <w:rPr>
          <w:color w:val="000000"/>
          <w:sz w:val="24"/>
          <w:szCs w:val="24"/>
          <w:rtl/>
          <w:rPrChange w:id="832" w:author="Meryl Etman" w:date="2020-03-25T10:10:00Z">
            <w:rPr>
              <w:color w:val="000000"/>
              <w:sz w:val="24"/>
              <w:szCs w:val="24"/>
              <w:rtl/>
            </w:rPr>
          </w:rPrChange>
        </w:rPr>
      </w:pPr>
      <w:r w:rsidRPr="000748C0">
        <w:rPr>
          <w:color w:val="000000"/>
          <w:sz w:val="24"/>
          <w:szCs w:val="24"/>
          <w:rtl/>
          <w:rPrChange w:id="833" w:author="Meryl Etman" w:date="2020-03-25T10:10:00Z">
            <w:rPr>
              <w:color w:val="000000"/>
              <w:sz w:val="24"/>
              <w:szCs w:val="24"/>
              <w:rtl/>
            </w:rPr>
          </w:rPrChange>
        </w:rPr>
        <w:t>3א (3)</w:t>
      </w:r>
      <w:r w:rsidRPr="000748C0">
        <w:rPr>
          <w:color w:val="000000"/>
          <w:sz w:val="24"/>
          <w:szCs w:val="24"/>
          <w:rtl/>
          <w:rPrChange w:id="834" w:author="Meryl Etman" w:date="2020-03-25T10:10:00Z">
            <w:rPr>
              <w:color w:val="000000"/>
              <w:sz w:val="24"/>
              <w:szCs w:val="24"/>
              <w:rtl/>
            </w:rPr>
          </w:rPrChange>
        </w:rPr>
        <w:tab/>
      </w:r>
      <w:r w:rsidRPr="000748C0">
        <w:rPr>
          <w:rFonts w:hint="cs"/>
          <w:color w:val="000000"/>
          <w:sz w:val="24"/>
          <w:szCs w:val="24"/>
          <w:rtl/>
          <w:rPrChange w:id="835" w:author="Meryl Etman" w:date="2020-03-25T10:10:00Z">
            <w:rPr>
              <w:rFonts w:hint="cs"/>
              <w:color w:val="000000"/>
              <w:sz w:val="24"/>
              <w:szCs w:val="24"/>
              <w:rtl/>
            </w:rPr>
          </w:rPrChange>
        </w:rPr>
        <w:t>מבלי לגרוע מכלליות האמור לעיל,</w:t>
      </w:r>
      <w:r w:rsidRPr="000748C0">
        <w:rPr>
          <w:color w:val="000000"/>
          <w:sz w:val="24"/>
          <w:szCs w:val="24"/>
          <w:rtl/>
          <w:rPrChange w:id="836" w:author="Meryl Etman" w:date="2020-03-25T10:10:00Z">
            <w:rPr>
              <w:color w:val="000000"/>
              <w:sz w:val="24"/>
              <w:szCs w:val="24"/>
              <w:rtl/>
            </w:rPr>
          </w:rPrChange>
        </w:rPr>
        <w:t xml:space="preserve"> מוסכם </w:t>
      </w:r>
      <w:r w:rsidRPr="000748C0">
        <w:rPr>
          <w:rFonts w:hint="cs"/>
          <w:color w:val="000000"/>
          <w:sz w:val="24"/>
          <w:szCs w:val="24"/>
          <w:rtl/>
          <w:rPrChange w:id="837" w:author="Meryl Etman" w:date="2020-03-25T10:10:00Z">
            <w:rPr>
              <w:rFonts w:hint="cs"/>
              <w:color w:val="000000"/>
              <w:sz w:val="24"/>
              <w:szCs w:val="24"/>
              <w:rtl/>
            </w:rPr>
          </w:rPrChange>
        </w:rPr>
        <w:t xml:space="preserve">ומובהר </w:t>
      </w:r>
      <w:r w:rsidRPr="000748C0">
        <w:rPr>
          <w:color w:val="000000"/>
          <w:sz w:val="24"/>
          <w:szCs w:val="24"/>
          <w:rtl/>
          <w:rPrChange w:id="838" w:author="Meryl Etman" w:date="2020-03-25T10:10:00Z">
            <w:rPr>
              <w:color w:val="000000"/>
              <w:sz w:val="24"/>
              <w:szCs w:val="24"/>
              <w:rtl/>
            </w:rPr>
          </w:rPrChange>
        </w:rPr>
        <w:t>בזה</w:t>
      </w:r>
      <w:r w:rsidRPr="000748C0">
        <w:rPr>
          <w:rFonts w:hint="cs"/>
          <w:color w:val="000000"/>
          <w:sz w:val="24"/>
          <w:szCs w:val="24"/>
          <w:rtl/>
          <w:rPrChange w:id="839" w:author="Meryl Etman" w:date="2020-03-25T10:10:00Z">
            <w:rPr>
              <w:rFonts w:hint="cs"/>
              <w:color w:val="000000"/>
              <w:sz w:val="24"/>
              <w:szCs w:val="24"/>
              <w:rtl/>
            </w:rPr>
          </w:rPrChange>
        </w:rPr>
        <w:t>,</w:t>
      </w:r>
      <w:r w:rsidRPr="000748C0">
        <w:rPr>
          <w:color w:val="000000"/>
          <w:sz w:val="24"/>
          <w:szCs w:val="24"/>
          <w:rtl/>
          <w:rPrChange w:id="840" w:author="Meryl Etman" w:date="2020-03-25T10:10:00Z">
            <w:rPr>
              <w:color w:val="000000"/>
              <w:sz w:val="24"/>
              <w:szCs w:val="24"/>
              <w:rtl/>
            </w:rPr>
          </w:rPrChange>
        </w:rPr>
        <w:t xml:space="preserve"> כי </w:t>
      </w:r>
      <w:r w:rsidRPr="000748C0">
        <w:rPr>
          <w:rFonts w:hint="cs"/>
          <w:color w:val="000000"/>
          <w:sz w:val="24"/>
          <w:szCs w:val="24"/>
          <w:rtl/>
          <w:rPrChange w:id="841" w:author="Meryl Etman" w:date="2020-03-25T10:10:00Z">
            <w:rPr>
              <w:rFonts w:hint="cs"/>
              <w:color w:val="000000"/>
              <w:sz w:val="24"/>
              <w:szCs w:val="24"/>
              <w:rtl/>
            </w:rPr>
          </w:rPrChange>
        </w:rPr>
        <w:t>הנ"ל</w:t>
      </w:r>
      <w:r w:rsidRPr="000748C0">
        <w:rPr>
          <w:color w:val="000000"/>
          <w:sz w:val="24"/>
          <w:szCs w:val="24"/>
          <w:rtl/>
          <w:rPrChange w:id="842" w:author="Meryl Etman" w:date="2020-03-25T10:10:00Z">
            <w:rPr>
              <w:color w:val="000000"/>
              <w:sz w:val="24"/>
              <w:szCs w:val="24"/>
              <w:rtl/>
            </w:rPr>
          </w:rPrChange>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4204642" w14:textId="77777777" w:rsidR="00EB5A81" w:rsidRPr="000748C0" w:rsidRDefault="00EB5A81" w:rsidP="00EB5A81">
      <w:pPr>
        <w:ind w:left="1560" w:hanging="700"/>
        <w:jc w:val="both"/>
        <w:rPr>
          <w:color w:val="000000"/>
          <w:sz w:val="24"/>
          <w:szCs w:val="24"/>
          <w:rtl/>
          <w:rPrChange w:id="843" w:author="Meryl Etman" w:date="2020-03-25T10:10:00Z">
            <w:rPr>
              <w:color w:val="000000"/>
              <w:sz w:val="24"/>
              <w:szCs w:val="24"/>
              <w:rtl/>
            </w:rPr>
          </w:rPrChange>
        </w:rPr>
      </w:pPr>
    </w:p>
    <w:p w14:paraId="3533FEB6" w14:textId="77777777" w:rsidR="00EB5A81" w:rsidRPr="000748C0" w:rsidRDefault="00EB5A81" w:rsidP="00EB5A81">
      <w:pPr>
        <w:ind w:left="1560" w:hanging="700"/>
        <w:jc w:val="both"/>
        <w:rPr>
          <w:color w:val="000000"/>
          <w:sz w:val="24"/>
          <w:szCs w:val="24"/>
          <w:rtl/>
          <w:rPrChange w:id="844" w:author="Meryl Etman" w:date="2020-03-25T10:10:00Z">
            <w:rPr>
              <w:color w:val="000000"/>
              <w:sz w:val="24"/>
              <w:szCs w:val="24"/>
              <w:rtl/>
            </w:rPr>
          </w:rPrChange>
        </w:rPr>
      </w:pPr>
      <w:r w:rsidRPr="000748C0">
        <w:rPr>
          <w:color w:val="000000"/>
          <w:sz w:val="24"/>
          <w:szCs w:val="24"/>
          <w:rtl/>
          <w:rPrChange w:id="845" w:author="Meryl Etman" w:date="2020-03-25T10:10:00Z">
            <w:rPr>
              <w:color w:val="000000"/>
              <w:sz w:val="24"/>
              <w:szCs w:val="24"/>
              <w:rtl/>
            </w:rPr>
          </w:rPrChange>
        </w:rPr>
        <w:t>3א (4)</w:t>
      </w:r>
      <w:r w:rsidRPr="000748C0">
        <w:rPr>
          <w:color w:val="000000"/>
          <w:sz w:val="24"/>
          <w:szCs w:val="24"/>
          <w:rtl/>
          <w:rPrChange w:id="846" w:author="Meryl Etman" w:date="2020-03-25T10:10:00Z">
            <w:rPr>
              <w:color w:val="000000"/>
              <w:sz w:val="24"/>
              <w:szCs w:val="24"/>
              <w:rtl/>
            </w:rPr>
          </w:rPrChange>
        </w:rPr>
        <w:tab/>
        <w:t>המפקח מצהיר ומתחייב כי י</w:t>
      </w:r>
      <w:r w:rsidRPr="000748C0">
        <w:rPr>
          <w:rFonts w:hint="cs"/>
          <w:color w:val="000000"/>
          <w:sz w:val="24"/>
          <w:szCs w:val="24"/>
          <w:rtl/>
          <w:rPrChange w:id="847" w:author="Meryl Etman" w:date="2020-03-25T10:10:00Z">
            <w:rPr>
              <w:rFonts w:hint="cs"/>
              <w:color w:val="000000"/>
              <w:sz w:val="24"/>
              <w:szCs w:val="24"/>
              <w:rtl/>
            </w:rPr>
          </w:rPrChange>
        </w:rPr>
        <w:t>י</w:t>
      </w:r>
      <w:r w:rsidRPr="000748C0">
        <w:rPr>
          <w:color w:val="000000"/>
          <w:sz w:val="24"/>
          <w:szCs w:val="24"/>
          <w:rtl/>
          <w:rPrChange w:id="848" w:author="Meryl Etman" w:date="2020-03-25T10:10:00Z">
            <w:rPr>
              <w:color w:val="000000"/>
              <w:sz w:val="24"/>
              <w:szCs w:val="24"/>
              <w:rtl/>
            </w:rPr>
          </w:rPrChange>
        </w:rPr>
        <w:t>שא לבדו בכל התשלומים, המסים או תשלומי חובה אחרים, החלים ו/או שיחולו על המפקח ו/או עובדי המפקח בגין מתן השירותים ובקשר לכך.</w:t>
      </w:r>
    </w:p>
    <w:p w14:paraId="26BF5074" w14:textId="77777777" w:rsidR="00EB5A81" w:rsidRPr="000748C0" w:rsidRDefault="00EB5A81" w:rsidP="00EB5A81">
      <w:pPr>
        <w:ind w:left="1560" w:hanging="700"/>
        <w:jc w:val="both"/>
        <w:rPr>
          <w:color w:val="000000"/>
          <w:sz w:val="24"/>
          <w:szCs w:val="24"/>
          <w:rtl/>
          <w:rPrChange w:id="849" w:author="Meryl Etman" w:date="2020-03-25T10:10:00Z">
            <w:rPr>
              <w:color w:val="000000"/>
              <w:sz w:val="24"/>
              <w:szCs w:val="24"/>
              <w:rtl/>
            </w:rPr>
          </w:rPrChange>
        </w:rPr>
      </w:pPr>
      <w:r w:rsidRPr="000748C0">
        <w:rPr>
          <w:color w:val="000000"/>
          <w:sz w:val="24"/>
          <w:szCs w:val="24"/>
          <w:rtl/>
          <w:rPrChange w:id="850" w:author="Meryl Etman" w:date="2020-03-25T10:10:00Z">
            <w:rPr>
              <w:color w:val="000000"/>
              <w:sz w:val="24"/>
              <w:szCs w:val="24"/>
              <w:rtl/>
            </w:rPr>
          </w:rPrChange>
        </w:rPr>
        <w:tab/>
        <w:t>המפקח י</w:t>
      </w:r>
      <w:r w:rsidRPr="000748C0">
        <w:rPr>
          <w:rFonts w:hint="cs"/>
          <w:color w:val="000000"/>
          <w:sz w:val="24"/>
          <w:szCs w:val="24"/>
          <w:rtl/>
          <w:rPrChange w:id="851" w:author="Meryl Etman" w:date="2020-03-25T10:10:00Z">
            <w:rPr>
              <w:rFonts w:hint="cs"/>
              <w:color w:val="000000"/>
              <w:sz w:val="24"/>
              <w:szCs w:val="24"/>
              <w:rtl/>
            </w:rPr>
          </w:rPrChange>
        </w:rPr>
        <w:t>י</w:t>
      </w:r>
      <w:r w:rsidRPr="000748C0">
        <w:rPr>
          <w:color w:val="000000"/>
          <w:sz w:val="24"/>
          <w:szCs w:val="24"/>
          <w:rtl/>
          <w:rPrChange w:id="852" w:author="Meryl Etman" w:date="2020-03-25T10:10:00Z">
            <w:rPr>
              <w:color w:val="000000"/>
              <w:sz w:val="24"/>
              <w:szCs w:val="24"/>
              <w:rtl/>
            </w:rPr>
          </w:rPrChange>
        </w:rPr>
        <w:t>שא לבדו באחריות לכל הזכויות הסוציאליות של עובדיו (כגון - ניכויי מס הכנסה וב</w:t>
      </w:r>
      <w:r w:rsidRPr="000748C0">
        <w:rPr>
          <w:rFonts w:hint="cs"/>
          <w:color w:val="000000"/>
          <w:sz w:val="24"/>
          <w:szCs w:val="24"/>
          <w:rtl/>
          <w:rPrChange w:id="853" w:author="Meryl Etman" w:date="2020-03-25T10:10:00Z">
            <w:rPr>
              <w:rFonts w:hint="cs"/>
              <w:color w:val="000000"/>
              <w:sz w:val="24"/>
              <w:szCs w:val="24"/>
              <w:rtl/>
            </w:rPr>
          </w:rPrChange>
        </w:rPr>
        <w:t>י</w:t>
      </w:r>
      <w:r w:rsidRPr="000748C0">
        <w:rPr>
          <w:color w:val="000000"/>
          <w:sz w:val="24"/>
          <w:szCs w:val="24"/>
          <w:rtl/>
          <w:rPrChange w:id="854" w:author="Meryl Etman" w:date="2020-03-25T10:10:00Z">
            <w:rPr>
              <w:color w:val="000000"/>
              <w:sz w:val="24"/>
              <w:szCs w:val="24"/>
              <w:rtl/>
            </w:rPr>
          </w:rPrChange>
        </w:rPr>
        <w:t>טוח לאומי, תשלומים לקרנות איגודים מקצוע</w:t>
      </w:r>
      <w:r w:rsidRPr="000748C0">
        <w:rPr>
          <w:rFonts w:hint="cs"/>
          <w:color w:val="000000"/>
          <w:sz w:val="24"/>
          <w:szCs w:val="24"/>
          <w:rtl/>
          <w:rPrChange w:id="855" w:author="Meryl Etman" w:date="2020-03-25T10:10:00Z">
            <w:rPr>
              <w:rFonts w:hint="cs"/>
              <w:color w:val="000000"/>
              <w:sz w:val="24"/>
              <w:szCs w:val="24"/>
              <w:rtl/>
            </w:rPr>
          </w:rPrChange>
        </w:rPr>
        <w:t>י</w:t>
      </w:r>
      <w:r w:rsidRPr="000748C0">
        <w:rPr>
          <w:color w:val="000000"/>
          <w:sz w:val="24"/>
          <w:szCs w:val="24"/>
          <w:rtl/>
          <w:rPrChange w:id="856" w:author="Meryl Etman" w:date="2020-03-25T10:10:00Z">
            <w:rPr>
              <w:color w:val="000000"/>
              <w:sz w:val="24"/>
              <w:szCs w:val="24"/>
              <w:rtl/>
            </w:rPr>
          </w:rPrChange>
        </w:rPr>
        <w:t>ים ותשלומים סוציאליים אחרים) ו</w:t>
      </w:r>
      <w:r w:rsidRPr="000748C0">
        <w:rPr>
          <w:rFonts w:hint="cs"/>
          <w:color w:val="000000"/>
          <w:sz w:val="24"/>
          <w:szCs w:val="24"/>
          <w:rtl/>
          <w:rPrChange w:id="857" w:author="Meryl Etman" w:date="2020-03-25T10:10:00Z">
            <w:rPr>
              <w:rFonts w:hint="cs"/>
              <w:color w:val="000000"/>
              <w:sz w:val="24"/>
              <w:szCs w:val="24"/>
              <w:rtl/>
            </w:rPr>
          </w:rPrChange>
        </w:rPr>
        <w:t xml:space="preserve">יהא האחראי הבלעדי </w:t>
      </w:r>
      <w:r w:rsidRPr="000748C0">
        <w:rPr>
          <w:color w:val="000000"/>
          <w:sz w:val="24"/>
          <w:szCs w:val="24"/>
          <w:rtl/>
          <w:rPrChange w:id="858" w:author="Meryl Etman" w:date="2020-03-25T10:10:00Z">
            <w:rPr>
              <w:color w:val="000000"/>
              <w:sz w:val="24"/>
              <w:szCs w:val="24"/>
              <w:rtl/>
            </w:rPr>
          </w:rPrChange>
        </w:rPr>
        <w:t xml:space="preserve">לכל החובות החלות על פי </w:t>
      </w:r>
      <w:r w:rsidRPr="000748C0">
        <w:rPr>
          <w:rFonts w:hint="cs"/>
          <w:color w:val="000000"/>
          <w:sz w:val="24"/>
          <w:szCs w:val="24"/>
          <w:rtl/>
          <w:rPrChange w:id="859" w:author="Meryl Etman" w:date="2020-03-25T10:10:00Z">
            <w:rPr>
              <w:rFonts w:hint="cs"/>
              <w:color w:val="000000"/>
              <w:sz w:val="24"/>
              <w:szCs w:val="24"/>
              <w:rtl/>
            </w:rPr>
          </w:rPrChange>
        </w:rPr>
        <w:t>ה</w:t>
      </w:r>
      <w:r w:rsidRPr="000748C0">
        <w:rPr>
          <w:color w:val="000000"/>
          <w:sz w:val="24"/>
          <w:szCs w:val="24"/>
          <w:rtl/>
          <w:rPrChange w:id="860" w:author="Meryl Etman" w:date="2020-03-25T10:10:00Z">
            <w:rPr>
              <w:color w:val="000000"/>
              <w:sz w:val="24"/>
              <w:szCs w:val="24"/>
              <w:rtl/>
            </w:rPr>
          </w:rPrChange>
        </w:rPr>
        <w:t xml:space="preserve">דין </w:t>
      </w:r>
      <w:r w:rsidRPr="000748C0">
        <w:rPr>
          <w:rFonts w:hint="cs"/>
          <w:color w:val="000000"/>
          <w:sz w:val="24"/>
          <w:szCs w:val="24"/>
          <w:rtl/>
          <w:rPrChange w:id="861" w:author="Meryl Etman" w:date="2020-03-25T10:10:00Z">
            <w:rPr>
              <w:rFonts w:hint="cs"/>
              <w:color w:val="000000"/>
              <w:sz w:val="24"/>
              <w:szCs w:val="24"/>
              <w:rtl/>
            </w:rPr>
          </w:rPrChange>
        </w:rPr>
        <w:t>ביחסים שבין עובד למעביד</w:t>
      </w:r>
      <w:r w:rsidRPr="000748C0">
        <w:rPr>
          <w:color w:val="000000"/>
          <w:sz w:val="24"/>
          <w:szCs w:val="24"/>
          <w:rtl/>
          <w:rPrChange w:id="862" w:author="Meryl Etman" w:date="2020-03-25T10:10:00Z">
            <w:rPr>
              <w:color w:val="000000"/>
              <w:sz w:val="24"/>
              <w:szCs w:val="24"/>
              <w:rtl/>
            </w:rPr>
          </w:rPrChange>
        </w:rPr>
        <w:t>.</w:t>
      </w:r>
    </w:p>
    <w:p w14:paraId="147E3ECC" w14:textId="77777777" w:rsidR="00EB5A81" w:rsidRPr="000748C0" w:rsidRDefault="00EB5A81" w:rsidP="00EB5A81">
      <w:pPr>
        <w:jc w:val="both"/>
        <w:rPr>
          <w:color w:val="000000"/>
          <w:sz w:val="24"/>
          <w:szCs w:val="24"/>
          <w:rtl/>
          <w:rPrChange w:id="863" w:author="Meryl Etman" w:date="2020-03-25T10:10:00Z">
            <w:rPr>
              <w:color w:val="000000"/>
              <w:sz w:val="24"/>
              <w:szCs w:val="24"/>
              <w:rtl/>
            </w:rPr>
          </w:rPrChange>
        </w:rPr>
      </w:pPr>
    </w:p>
    <w:p w14:paraId="4A3BC49E" w14:textId="77777777" w:rsidR="00EB5A81" w:rsidRPr="000748C0" w:rsidRDefault="00EB5A81" w:rsidP="00EB5A81">
      <w:pPr>
        <w:ind w:left="1560" w:hanging="700"/>
        <w:jc w:val="both"/>
        <w:rPr>
          <w:color w:val="000000"/>
          <w:sz w:val="24"/>
          <w:szCs w:val="24"/>
          <w:rtl/>
          <w:rPrChange w:id="864" w:author="Meryl Etman" w:date="2020-03-25T10:10:00Z">
            <w:rPr>
              <w:color w:val="000000"/>
              <w:sz w:val="24"/>
              <w:szCs w:val="24"/>
              <w:rtl/>
            </w:rPr>
          </w:rPrChange>
        </w:rPr>
      </w:pPr>
      <w:r w:rsidRPr="000748C0">
        <w:rPr>
          <w:color w:val="000000"/>
          <w:sz w:val="24"/>
          <w:szCs w:val="24"/>
          <w:rtl/>
          <w:rPrChange w:id="865" w:author="Meryl Etman" w:date="2020-03-25T10:10:00Z">
            <w:rPr>
              <w:color w:val="000000"/>
              <w:sz w:val="24"/>
              <w:szCs w:val="24"/>
              <w:rtl/>
            </w:rPr>
          </w:rPrChange>
        </w:rPr>
        <w:t>3(א)</w:t>
      </w:r>
      <w:r w:rsidRPr="000748C0">
        <w:rPr>
          <w:rFonts w:hint="cs"/>
          <w:color w:val="000000"/>
          <w:sz w:val="24"/>
          <w:szCs w:val="24"/>
          <w:rtl/>
          <w:rPrChange w:id="866" w:author="Meryl Etman" w:date="2020-03-25T10:10:00Z">
            <w:rPr>
              <w:rFonts w:hint="cs"/>
              <w:color w:val="000000"/>
              <w:sz w:val="24"/>
              <w:szCs w:val="24"/>
              <w:rtl/>
            </w:rPr>
          </w:rPrChange>
        </w:rPr>
        <w:t>5</w:t>
      </w:r>
      <w:r w:rsidRPr="000748C0">
        <w:rPr>
          <w:color w:val="000000"/>
          <w:sz w:val="24"/>
          <w:szCs w:val="24"/>
          <w:rtl/>
          <w:rPrChange w:id="867" w:author="Meryl Etman" w:date="2020-03-25T10:10:00Z">
            <w:rPr>
              <w:color w:val="000000"/>
              <w:sz w:val="24"/>
              <w:szCs w:val="24"/>
              <w:rtl/>
            </w:rPr>
          </w:rPrChange>
        </w:rPr>
        <w:tab/>
        <w:t>בשים לב לאמור לעיל, אם יקבע פורום מוסמך כלש</w:t>
      </w:r>
      <w:r w:rsidRPr="000748C0">
        <w:rPr>
          <w:rFonts w:hint="cs"/>
          <w:color w:val="000000"/>
          <w:sz w:val="24"/>
          <w:szCs w:val="24"/>
          <w:rtl/>
          <w:rPrChange w:id="868" w:author="Meryl Etman" w:date="2020-03-25T10:10:00Z">
            <w:rPr>
              <w:rFonts w:hint="cs"/>
              <w:color w:val="000000"/>
              <w:sz w:val="24"/>
              <w:szCs w:val="24"/>
              <w:rtl/>
            </w:rPr>
          </w:rPrChange>
        </w:rPr>
        <w:t>הו,</w:t>
      </w:r>
      <w:r w:rsidRPr="000748C0">
        <w:rPr>
          <w:color w:val="000000"/>
          <w:sz w:val="24"/>
          <w:szCs w:val="24"/>
          <w:rtl/>
          <w:rPrChange w:id="869" w:author="Meryl Etman" w:date="2020-03-25T10:10:00Z">
            <w:rPr>
              <w:color w:val="000000"/>
              <w:sz w:val="24"/>
              <w:szCs w:val="24"/>
              <w:rtl/>
            </w:rPr>
          </w:rPrChange>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71F2B730" w14:textId="77777777" w:rsidR="00EB5A81" w:rsidRPr="000748C0" w:rsidRDefault="00EB5A81" w:rsidP="00EB5A81">
      <w:pPr>
        <w:ind w:left="1560" w:hanging="700"/>
        <w:jc w:val="both"/>
        <w:rPr>
          <w:color w:val="000000"/>
          <w:sz w:val="24"/>
          <w:szCs w:val="24"/>
          <w:rtl/>
          <w:rPrChange w:id="870" w:author="Meryl Etman" w:date="2020-03-25T10:10:00Z">
            <w:rPr>
              <w:color w:val="000000"/>
              <w:sz w:val="24"/>
              <w:szCs w:val="24"/>
              <w:rtl/>
            </w:rPr>
          </w:rPrChange>
        </w:rPr>
      </w:pPr>
    </w:p>
    <w:p w14:paraId="076AABD2" w14:textId="77777777" w:rsidR="00EB5A81" w:rsidRPr="000748C0" w:rsidRDefault="00EB5A81" w:rsidP="00EB5A81">
      <w:pPr>
        <w:pStyle w:val="1"/>
        <w:keepNext w:val="0"/>
        <w:numPr>
          <w:ilvl w:val="0"/>
          <w:numId w:val="15"/>
        </w:numPr>
        <w:ind w:left="740"/>
        <w:rPr>
          <w:b/>
          <w:bCs/>
          <w:sz w:val="24"/>
          <w:u w:val="single"/>
          <w:rPrChange w:id="871" w:author="Meryl Etman" w:date="2020-03-25T10:10:00Z">
            <w:rPr>
              <w:b/>
              <w:bCs/>
              <w:sz w:val="24"/>
              <w:u w:val="single"/>
            </w:rPr>
          </w:rPrChange>
        </w:rPr>
      </w:pPr>
      <w:r w:rsidRPr="000748C0">
        <w:rPr>
          <w:b/>
          <w:bCs/>
          <w:sz w:val="24"/>
          <w:u w:val="single"/>
          <w:rtl/>
          <w:rPrChange w:id="872" w:author="Meryl Etman" w:date="2020-03-25T10:10:00Z">
            <w:rPr>
              <w:b/>
              <w:bCs/>
              <w:sz w:val="24"/>
              <w:u w:val="single"/>
              <w:rtl/>
            </w:rPr>
          </w:rPrChange>
        </w:rPr>
        <w:t>סמכויות המפקח</w:t>
      </w:r>
    </w:p>
    <w:p w14:paraId="224E42AD" w14:textId="77777777" w:rsidR="00EB5A81" w:rsidRPr="000748C0" w:rsidRDefault="00EB5A81" w:rsidP="00EB5A81">
      <w:pPr>
        <w:pStyle w:val="1"/>
        <w:ind w:left="720"/>
        <w:rPr>
          <w:b/>
          <w:bCs/>
          <w:sz w:val="24"/>
          <w:u w:val="single"/>
          <w:rtl/>
          <w:rPrChange w:id="873" w:author="Meryl Etman" w:date="2020-03-25T10:10:00Z">
            <w:rPr>
              <w:b/>
              <w:bCs/>
              <w:sz w:val="24"/>
              <w:u w:val="single"/>
              <w:rtl/>
            </w:rPr>
          </w:rPrChange>
        </w:rPr>
      </w:pPr>
    </w:p>
    <w:p w14:paraId="2F60A0D8" w14:textId="77777777" w:rsidR="00EB5A81" w:rsidRPr="000748C0" w:rsidRDefault="00EB5A81" w:rsidP="00EB5A81">
      <w:pPr>
        <w:pStyle w:val="2"/>
        <w:keepNext w:val="0"/>
        <w:numPr>
          <w:ilvl w:val="1"/>
          <w:numId w:val="15"/>
        </w:numPr>
        <w:tabs>
          <w:tab w:val="left" w:pos="1440"/>
        </w:tabs>
        <w:ind w:left="1460"/>
        <w:jc w:val="both"/>
        <w:rPr>
          <w:b/>
          <w:bCs w:val="0"/>
          <w:sz w:val="24"/>
          <w:rPrChange w:id="874" w:author="Meryl Etman" w:date="2020-03-25T10:10:00Z">
            <w:rPr>
              <w:b/>
              <w:bCs w:val="0"/>
              <w:sz w:val="24"/>
            </w:rPr>
          </w:rPrChange>
        </w:rPr>
      </w:pPr>
      <w:r w:rsidRPr="000748C0">
        <w:rPr>
          <w:b/>
          <w:bCs w:val="0"/>
          <w:sz w:val="24"/>
          <w:rtl/>
          <w:rPrChange w:id="875" w:author="Meryl Etman" w:date="2020-03-25T10:10:00Z">
            <w:rPr>
              <w:b/>
              <w:bCs w:val="0"/>
              <w:sz w:val="24"/>
              <w:rtl/>
            </w:rPr>
          </w:rPrChange>
        </w:rPr>
        <w:t xml:space="preserve">המפקח אינו מוסמך לערוך שנויים בתכניות </w:t>
      </w:r>
      <w:r w:rsidRPr="000748C0">
        <w:rPr>
          <w:rFonts w:hint="cs"/>
          <w:b/>
          <w:bCs w:val="0"/>
          <w:sz w:val="24"/>
          <w:rtl/>
          <w:rPrChange w:id="876" w:author="Meryl Etman" w:date="2020-03-25T10:10:00Z">
            <w:rPr>
              <w:rFonts w:hint="cs"/>
              <w:b/>
              <w:bCs w:val="0"/>
              <w:sz w:val="24"/>
              <w:rtl/>
            </w:rPr>
          </w:rPrChange>
        </w:rPr>
        <w:t>ו/</w:t>
      </w:r>
      <w:r w:rsidRPr="000748C0">
        <w:rPr>
          <w:b/>
          <w:bCs w:val="0"/>
          <w:sz w:val="24"/>
          <w:rtl/>
          <w:rPrChange w:id="877" w:author="Meryl Etman" w:date="2020-03-25T10:10:00Z">
            <w:rPr>
              <w:b/>
              <w:bCs w:val="0"/>
              <w:sz w:val="24"/>
              <w:rtl/>
            </w:rPr>
          </w:rPrChange>
        </w:rPr>
        <w:t>או בתקציב ו</w:t>
      </w:r>
      <w:r w:rsidRPr="000748C0">
        <w:rPr>
          <w:rFonts w:hint="cs"/>
          <w:b/>
          <w:bCs w:val="0"/>
          <w:sz w:val="24"/>
          <w:rtl/>
          <w:rPrChange w:id="878" w:author="Meryl Etman" w:date="2020-03-25T10:10:00Z">
            <w:rPr>
              <w:rFonts w:hint="cs"/>
              <w:b/>
              <w:bCs w:val="0"/>
              <w:sz w:val="24"/>
              <w:rtl/>
            </w:rPr>
          </w:rPrChange>
        </w:rPr>
        <w:t>כן אינו מוסמך</w:t>
      </w:r>
      <w:r w:rsidRPr="000748C0">
        <w:rPr>
          <w:b/>
          <w:bCs w:val="0"/>
          <w:sz w:val="24"/>
          <w:rtl/>
          <w:rPrChange w:id="879" w:author="Meryl Etman" w:date="2020-03-25T10:10:00Z">
            <w:rPr>
              <w:b/>
              <w:bCs w:val="0"/>
              <w:sz w:val="24"/>
              <w:rtl/>
            </w:rPr>
          </w:rPrChange>
        </w:rPr>
        <w:t xml:space="preserve"> לאשר דחיות וש</w:t>
      </w:r>
      <w:r w:rsidRPr="000748C0">
        <w:rPr>
          <w:rFonts w:hint="cs"/>
          <w:b/>
          <w:bCs w:val="0"/>
          <w:sz w:val="24"/>
          <w:rtl/>
          <w:rPrChange w:id="880" w:author="Meryl Etman" w:date="2020-03-25T10:10:00Z">
            <w:rPr>
              <w:rFonts w:hint="cs"/>
              <w:b/>
              <w:bCs w:val="0"/>
              <w:sz w:val="24"/>
              <w:rtl/>
            </w:rPr>
          </w:rPrChange>
        </w:rPr>
        <w:t>י</w:t>
      </w:r>
      <w:r w:rsidRPr="000748C0">
        <w:rPr>
          <w:b/>
          <w:bCs w:val="0"/>
          <w:sz w:val="24"/>
          <w:rtl/>
          <w:rPrChange w:id="881" w:author="Meryl Etman" w:date="2020-03-25T10:10:00Z">
            <w:rPr>
              <w:b/>
              <w:bCs w:val="0"/>
              <w:sz w:val="24"/>
              <w:rtl/>
            </w:rPr>
          </w:rPrChange>
        </w:rPr>
        <w:t>נויים בלוח הזמנים לביצוע העבודות ללא אישור מראש ובכתב מהמזמין.</w:t>
      </w:r>
    </w:p>
    <w:p w14:paraId="29074893" w14:textId="77777777" w:rsidR="00EB5A81" w:rsidRPr="000748C0" w:rsidRDefault="00EB5A81" w:rsidP="00EB5A81">
      <w:pPr>
        <w:pStyle w:val="2"/>
        <w:ind w:left="1440"/>
        <w:jc w:val="both"/>
        <w:rPr>
          <w:b/>
          <w:bCs w:val="0"/>
          <w:sz w:val="24"/>
          <w:rtl/>
          <w:rPrChange w:id="882" w:author="Meryl Etman" w:date="2020-03-25T10:10:00Z">
            <w:rPr>
              <w:b/>
              <w:bCs w:val="0"/>
              <w:sz w:val="24"/>
              <w:rtl/>
            </w:rPr>
          </w:rPrChange>
        </w:rPr>
      </w:pPr>
    </w:p>
    <w:p w14:paraId="1777FB88" w14:textId="77777777" w:rsidR="00EB5A81" w:rsidRPr="000748C0" w:rsidRDefault="00EB5A81" w:rsidP="00EB5A81">
      <w:pPr>
        <w:pStyle w:val="2"/>
        <w:keepNext w:val="0"/>
        <w:numPr>
          <w:ilvl w:val="1"/>
          <w:numId w:val="15"/>
        </w:numPr>
        <w:tabs>
          <w:tab w:val="left" w:pos="1440"/>
        </w:tabs>
        <w:ind w:left="1460"/>
        <w:jc w:val="both"/>
        <w:rPr>
          <w:b/>
          <w:bCs w:val="0"/>
          <w:sz w:val="24"/>
          <w:rPrChange w:id="883" w:author="Meryl Etman" w:date="2020-03-25T10:10:00Z">
            <w:rPr>
              <w:b/>
              <w:bCs w:val="0"/>
              <w:sz w:val="24"/>
            </w:rPr>
          </w:rPrChange>
        </w:rPr>
      </w:pPr>
      <w:r w:rsidRPr="000748C0">
        <w:rPr>
          <w:b/>
          <w:bCs w:val="0"/>
          <w:sz w:val="24"/>
          <w:rtl/>
          <w:rPrChange w:id="884" w:author="Meryl Etman" w:date="2020-03-25T10:10:00Z">
            <w:rPr>
              <w:b/>
              <w:bCs w:val="0"/>
              <w:sz w:val="24"/>
              <w:rtl/>
            </w:rPr>
          </w:rPrChange>
        </w:rPr>
        <w:t>המפקח לא יפעל ולא יחייב את המזמין ולא יתחייב בשמו בענ</w:t>
      </w:r>
      <w:r w:rsidRPr="000748C0">
        <w:rPr>
          <w:rFonts w:hint="cs"/>
          <w:b/>
          <w:bCs w:val="0"/>
          <w:sz w:val="24"/>
          <w:rtl/>
          <w:rPrChange w:id="885" w:author="Meryl Etman" w:date="2020-03-25T10:10:00Z">
            <w:rPr>
              <w:rFonts w:hint="cs"/>
              <w:b/>
              <w:bCs w:val="0"/>
              <w:sz w:val="24"/>
              <w:rtl/>
            </w:rPr>
          </w:rPrChange>
        </w:rPr>
        <w:t>י</w:t>
      </w:r>
      <w:r w:rsidRPr="000748C0">
        <w:rPr>
          <w:b/>
          <w:bCs w:val="0"/>
          <w:sz w:val="24"/>
          <w:rtl/>
          <w:rPrChange w:id="886" w:author="Meryl Etman" w:date="2020-03-25T10:10:00Z">
            <w:rPr>
              <w:b/>
              <w:bCs w:val="0"/>
              <w:sz w:val="24"/>
              <w:rtl/>
            </w:rPr>
          </w:rPrChange>
        </w:rPr>
        <w:t>ין הכרוך בהתחי</w:t>
      </w:r>
      <w:r w:rsidRPr="000748C0">
        <w:rPr>
          <w:rFonts w:hint="cs"/>
          <w:b/>
          <w:bCs w:val="0"/>
          <w:sz w:val="24"/>
          <w:rtl/>
          <w:rPrChange w:id="887" w:author="Meryl Etman" w:date="2020-03-25T10:10:00Z">
            <w:rPr>
              <w:rFonts w:hint="cs"/>
              <w:b/>
              <w:bCs w:val="0"/>
              <w:sz w:val="24"/>
              <w:rtl/>
            </w:rPr>
          </w:rPrChange>
        </w:rPr>
        <w:t>י</w:t>
      </w:r>
      <w:r w:rsidRPr="000748C0">
        <w:rPr>
          <w:b/>
          <w:bCs w:val="0"/>
          <w:sz w:val="24"/>
          <w:rtl/>
          <w:rPrChange w:id="888" w:author="Meryl Etman" w:date="2020-03-25T10:10:00Z">
            <w:rPr>
              <w:b/>
              <w:bCs w:val="0"/>
              <w:sz w:val="24"/>
              <w:rtl/>
            </w:rPr>
          </w:rPrChange>
        </w:rPr>
        <w:t xml:space="preserve">בות חוקית </w:t>
      </w:r>
      <w:r w:rsidRPr="000748C0">
        <w:rPr>
          <w:rFonts w:hint="cs"/>
          <w:b/>
          <w:bCs w:val="0"/>
          <w:sz w:val="24"/>
          <w:rtl/>
          <w:rPrChange w:id="889" w:author="Meryl Etman" w:date="2020-03-25T10:10:00Z">
            <w:rPr>
              <w:rFonts w:hint="cs"/>
              <w:b/>
              <w:bCs w:val="0"/>
              <w:sz w:val="24"/>
              <w:rtl/>
            </w:rPr>
          </w:rPrChange>
        </w:rPr>
        <w:t>ו/</w:t>
      </w:r>
      <w:r w:rsidRPr="000748C0">
        <w:rPr>
          <w:b/>
          <w:bCs w:val="0"/>
          <w:sz w:val="24"/>
          <w:rtl/>
          <w:rPrChange w:id="890" w:author="Meryl Etman" w:date="2020-03-25T10:10:00Z">
            <w:rPr>
              <w:b/>
              <w:bCs w:val="0"/>
              <w:sz w:val="24"/>
              <w:rtl/>
            </w:rPr>
          </w:rPrChange>
        </w:rPr>
        <w:t>או כספית כלשהי.</w:t>
      </w:r>
    </w:p>
    <w:p w14:paraId="70F958DC" w14:textId="77777777" w:rsidR="00EB5A81" w:rsidRPr="000748C0" w:rsidRDefault="00EB5A81" w:rsidP="00EB5A81">
      <w:pPr>
        <w:pStyle w:val="2"/>
        <w:jc w:val="both"/>
        <w:rPr>
          <w:b/>
          <w:bCs w:val="0"/>
          <w:sz w:val="24"/>
          <w:rtl/>
          <w:rPrChange w:id="891" w:author="Meryl Etman" w:date="2020-03-25T10:10:00Z">
            <w:rPr>
              <w:b/>
              <w:bCs w:val="0"/>
              <w:sz w:val="24"/>
              <w:rtl/>
            </w:rPr>
          </w:rPrChange>
        </w:rPr>
      </w:pPr>
    </w:p>
    <w:p w14:paraId="28D2E290" w14:textId="77777777" w:rsidR="00EB5A81" w:rsidRPr="000748C0" w:rsidRDefault="00EB5A81" w:rsidP="00EB5A81">
      <w:pPr>
        <w:pStyle w:val="2"/>
        <w:keepNext w:val="0"/>
        <w:numPr>
          <w:ilvl w:val="1"/>
          <w:numId w:val="15"/>
        </w:numPr>
        <w:tabs>
          <w:tab w:val="left" w:pos="1440"/>
        </w:tabs>
        <w:ind w:left="1460"/>
        <w:jc w:val="both"/>
        <w:rPr>
          <w:sz w:val="24"/>
          <w:rtl/>
          <w:rPrChange w:id="892" w:author="Meryl Etman" w:date="2020-03-25T10:10:00Z">
            <w:rPr>
              <w:sz w:val="24"/>
              <w:rtl/>
            </w:rPr>
          </w:rPrChange>
        </w:rPr>
      </w:pPr>
      <w:r w:rsidRPr="000748C0">
        <w:rPr>
          <w:b/>
          <w:bCs w:val="0"/>
          <w:sz w:val="24"/>
          <w:rtl/>
          <w:rPrChange w:id="893" w:author="Meryl Etman" w:date="2020-03-25T10:10:00Z">
            <w:rPr>
              <w:b/>
              <w:bCs w:val="0"/>
              <w:sz w:val="24"/>
              <w:rtl/>
            </w:rPr>
          </w:rPrChange>
        </w:rPr>
        <w:t>בכ</w:t>
      </w:r>
      <w:r w:rsidRPr="000748C0">
        <w:rPr>
          <w:rFonts w:hint="cs"/>
          <w:b/>
          <w:bCs w:val="0"/>
          <w:sz w:val="24"/>
          <w:rtl/>
          <w:rPrChange w:id="894" w:author="Meryl Etman" w:date="2020-03-25T10:10:00Z">
            <w:rPr>
              <w:rFonts w:hint="cs"/>
              <w:b/>
              <w:bCs w:val="0"/>
              <w:sz w:val="24"/>
              <w:rtl/>
            </w:rPr>
          </w:rPrChange>
        </w:rPr>
        <w:t>פוף לאמור בס"ק</w:t>
      </w:r>
      <w:r w:rsidRPr="000748C0">
        <w:rPr>
          <w:b/>
          <w:bCs w:val="0"/>
          <w:sz w:val="24"/>
          <w:rtl/>
          <w:rPrChange w:id="895" w:author="Meryl Etman" w:date="2020-03-25T10:10:00Z">
            <w:rPr>
              <w:b/>
              <w:bCs w:val="0"/>
              <w:sz w:val="24"/>
              <w:rtl/>
            </w:rPr>
          </w:rPrChange>
        </w:rPr>
        <w:t xml:space="preserve"> 4.2 לעיל, המפקח לא י</w:t>
      </w:r>
      <w:r w:rsidRPr="000748C0">
        <w:rPr>
          <w:rFonts w:hint="cs"/>
          <w:b/>
          <w:bCs w:val="0"/>
          <w:sz w:val="24"/>
          <w:rtl/>
          <w:rPrChange w:id="896" w:author="Meryl Etman" w:date="2020-03-25T10:10:00Z">
            <w:rPr>
              <w:rFonts w:hint="cs"/>
              <w:b/>
              <w:bCs w:val="0"/>
              <w:sz w:val="24"/>
              <w:rtl/>
            </w:rPr>
          </w:rPrChange>
        </w:rPr>
        <w:t>י</w:t>
      </w:r>
      <w:r w:rsidRPr="000748C0">
        <w:rPr>
          <w:b/>
          <w:bCs w:val="0"/>
          <w:sz w:val="24"/>
          <w:rtl/>
          <w:rPrChange w:id="897" w:author="Meryl Etman" w:date="2020-03-25T10:10:00Z">
            <w:rPr>
              <w:b/>
              <w:bCs w:val="0"/>
              <w:sz w:val="24"/>
              <w:rtl/>
            </w:rPr>
          </w:rPrChange>
        </w:rPr>
        <w:t>תן למתכננים ו/או לקבלנים הוראות בדבר תכנון ו/או ב</w:t>
      </w:r>
      <w:r w:rsidRPr="000748C0">
        <w:rPr>
          <w:rFonts w:hint="cs"/>
          <w:b/>
          <w:bCs w:val="0"/>
          <w:sz w:val="24"/>
          <w:rtl/>
          <w:rPrChange w:id="898" w:author="Meryl Etman" w:date="2020-03-25T10:10:00Z">
            <w:rPr>
              <w:rFonts w:hint="cs"/>
              <w:b/>
              <w:bCs w:val="0"/>
              <w:sz w:val="24"/>
              <w:rtl/>
            </w:rPr>
          </w:rPrChange>
        </w:rPr>
        <w:t>י</w:t>
      </w:r>
      <w:r w:rsidRPr="000748C0">
        <w:rPr>
          <w:b/>
          <w:bCs w:val="0"/>
          <w:sz w:val="24"/>
          <w:rtl/>
          <w:rPrChange w:id="899" w:author="Meryl Etman" w:date="2020-03-25T10:10:00Z">
            <w:rPr>
              <w:b/>
              <w:bCs w:val="0"/>
              <w:sz w:val="24"/>
              <w:rtl/>
            </w:rPr>
          </w:rPrChange>
        </w:rPr>
        <w:t xml:space="preserve">צוע עבודות הבניה </w:t>
      </w:r>
      <w:r w:rsidRPr="000748C0">
        <w:rPr>
          <w:rFonts w:hint="cs"/>
          <w:b/>
          <w:bCs w:val="0"/>
          <w:sz w:val="24"/>
          <w:rtl/>
          <w:rPrChange w:id="900" w:author="Meryl Etman" w:date="2020-03-25T10:10:00Z">
            <w:rPr>
              <w:rFonts w:hint="cs"/>
              <w:b/>
              <w:bCs w:val="0"/>
              <w:sz w:val="24"/>
              <w:rtl/>
            </w:rPr>
          </w:rPrChange>
        </w:rPr>
        <w:t>ו/</w:t>
      </w:r>
      <w:r w:rsidRPr="000748C0">
        <w:rPr>
          <w:b/>
          <w:bCs w:val="0"/>
          <w:sz w:val="24"/>
          <w:rtl/>
          <w:rPrChange w:id="901" w:author="Meryl Etman" w:date="2020-03-25T10:10:00Z">
            <w:rPr>
              <w:b/>
              <w:bCs w:val="0"/>
              <w:sz w:val="24"/>
              <w:rtl/>
            </w:rPr>
          </w:rPrChange>
        </w:rPr>
        <w:t>או דרכי הב</w:t>
      </w:r>
      <w:r w:rsidRPr="000748C0">
        <w:rPr>
          <w:rFonts w:hint="cs"/>
          <w:b/>
          <w:bCs w:val="0"/>
          <w:sz w:val="24"/>
          <w:rtl/>
          <w:rPrChange w:id="902" w:author="Meryl Etman" w:date="2020-03-25T10:10:00Z">
            <w:rPr>
              <w:rFonts w:hint="cs"/>
              <w:b/>
              <w:bCs w:val="0"/>
              <w:sz w:val="24"/>
              <w:rtl/>
            </w:rPr>
          </w:rPrChange>
        </w:rPr>
        <w:t>י</w:t>
      </w:r>
      <w:r w:rsidRPr="000748C0">
        <w:rPr>
          <w:b/>
          <w:bCs w:val="0"/>
          <w:sz w:val="24"/>
          <w:rtl/>
          <w:rPrChange w:id="903" w:author="Meryl Etman" w:date="2020-03-25T10:10:00Z">
            <w:rPr>
              <w:b/>
              <w:bCs w:val="0"/>
              <w:sz w:val="24"/>
              <w:rtl/>
            </w:rPr>
          </w:rPrChange>
        </w:rPr>
        <w:t xml:space="preserve">צוע </w:t>
      </w:r>
      <w:r w:rsidRPr="000748C0">
        <w:rPr>
          <w:rFonts w:hint="cs"/>
          <w:b/>
          <w:bCs w:val="0"/>
          <w:sz w:val="24"/>
          <w:rtl/>
          <w:rPrChange w:id="904" w:author="Meryl Etman" w:date="2020-03-25T10:10:00Z">
            <w:rPr>
              <w:rFonts w:hint="cs"/>
              <w:b/>
              <w:bCs w:val="0"/>
              <w:sz w:val="24"/>
              <w:rtl/>
            </w:rPr>
          </w:rPrChange>
        </w:rPr>
        <w:t>ו/</w:t>
      </w:r>
      <w:r w:rsidRPr="000748C0">
        <w:rPr>
          <w:b/>
          <w:bCs w:val="0"/>
          <w:sz w:val="24"/>
          <w:rtl/>
          <w:rPrChange w:id="905" w:author="Meryl Etman" w:date="2020-03-25T10:10:00Z">
            <w:rPr>
              <w:b/>
              <w:bCs w:val="0"/>
              <w:sz w:val="24"/>
              <w:rtl/>
            </w:rPr>
          </w:rPrChange>
        </w:rPr>
        <w:t xml:space="preserve">או בדבר שנויים </w:t>
      </w:r>
      <w:r w:rsidRPr="000748C0">
        <w:rPr>
          <w:rFonts w:hint="cs"/>
          <w:b/>
          <w:bCs w:val="0"/>
          <w:sz w:val="24"/>
          <w:rtl/>
          <w:rPrChange w:id="906" w:author="Meryl Etman" w:date="2020-03-25T10:10:00Z">
            <w:rPr>
              <w:rFonts w:hint="cs"/>
              <w:b/>
              <w:bCs w:val="0"/>
              <w:sz w:val="24"/>
              <w:rtl/>
            </w:rPr>
          </w:rPrChange>
        </w:rPr>
        <w:t>ו/</w:t>
      </w:r>
      <w:r w:rsidRPr="000748C0">
        <w:rPr>
          <w:b/>
          <w:bCs w:val="0"/>
          <w:sz w:val="24"/>
          <w:rtl/>
          <w:rPrChange w:id="907" w:author="Meryl Etman" w:date="2020-03-25T10:10:00Z">
            <w:rPr>
              <w:b/>
              <w:bCs w:val="0"/>
              <w:sz w:val="24"/>
              <w:rtl/>
            </w:rPr>
          </w:rPrChange>
        </w:rPr>
        <w:t xml:space="preserve">או עבודות נוספות </w:t>
      </w:r>
      <w:r w:rsidRPr="000748C0">
        <w:rPr>
          <w:rFonts w:hint="cs"/>
          <w:b/>
          <w:bCs w:val="0"/>
          <w:sz w:val="24"/>
          <w:rtl/>
          <w:rPrChange w:id="908" w:author="Meryl Etman" w:date="2020-03-25T10:10:00Z">
            <w:rPr>
              <w:rFonts w:hint="cs"/>
              <w:b/>
              <w:bCs w:val="0"/>
              <w:sz w:val="24"/>
              <w:rtl/>
            </w:rPr>
          </w:rPrChange>
        </w:rPr>
        <w:t>ו/</w:t>
      </w:r>
      <w:r w:rsidRPr="000748C0">
        <w:rPr>
          <w:b/>
          <w:bCs w:val="0"/>
          <w:sz w:val="24"/>
          <w:rtl/>
          <w:rPrChange w:id="909" w:author="Meryl Etman" w:date="2020-03-25T10:10:00Z">
            <w:rPr>
              <w:b/>
              <w:bCs w:val="0"/>
              <w:sz w:val="24"/>
              <w:rtl/>
            </w:rPr>
          </w:rPrChange>
        </w:rPr>
        <w:t>או חריגות, העלולות להגדיל</w:t>
      </w:r>
      <w:r w:rsidRPr="000748C0">
        <w:rPr>
          <w:sz w:val="24"/>
          <w:rtl/>
          <w:rPrChange w:id="910" w:author="Meryl Etman" w:date="2020-03-25T10:10:00Z">
            <w:rPr>
              <w:sz w:val="24"/>
              <w:rtl/>
            </w:rPr>
          </w:rPrChange>
        </w:rPr>
        <w:t xml:space="preserve"> </w:t>
      </w:r>
      <w:r w:rsidRPr="000748C0">
        <w:rPr>
          <w:b/>
          <w:bCs w:val="0"/>
          <w:sz w:val="24"/>
          <w:rtl/>
          <w:rPrChange w:id="911" w:author="Meryl Etman" w:date="2020-03-25T10:10:00Z">
            <w:rPr>
              <w:b/>
              <w:bCs w:val="0"/>
              <w:sz w:val="24"/>
              <w:rtl/>
            </w:rPr>
          </w:rPrChange>
        </w:rPr>
        <w:t xml:space="preserve">את שכר המתכננים/הקבלנים, </w:t>
      </w:r>
      <w:r w:rsidRPr="000748C0">
        <w:rPr>
          <w:rFonts w:hint="cs"/>
          <w:b/>
          <w:bCs w:val="0"/>
          <w:sz w:val="24"/>
          <w:rtl/>
          <w:rPrChange w:id="912" w:author="Meryl Etman" w:date="2020-03-25T10:10:00Z">
            <w:rPr>
              <w:rFonts w:hint="cs"/>
              <w:b/>
              <w:bCs w:val="0"/>
              <w:sz w:val="24"/>
              <w:rtl/>
            </w:rPr>
          </w:rPrChange>
        </w:rPr>
        <w:t>זולת אם ניתן אישור המזמין לכך מראש ובכתב.</w:t>
      </w:r>
      <w:r w:rsidRPr="000748C0">
        <w:rPr>
          <w:sz w:val="24"/>
          <w:rtl/>
          <w:rPrChange w:id="913" w:author="Meryl Etman" w:date="2020-03-25T10:10:00Z">
            <w:rPr>
              <w:sz w:val="24"/>
              <w:rtl/>
            </w:rPr>
          </w:rPrChange>
        </w:rPr>
        <w:t xml:space="preserve"> </w:t>
      </w:r>
    </w:p>
    <w:p w14:paraId="3D4A84DB" w14:textId="77777777" w:rsidR="00EB5A81" w:rsidRPr="000748C0" w:rsidRDefault="00EB5A81" w:rsidP="00EB5A81">
      <w:pPr>
        <w:ind w:left="1560" w:hanging="700"/>
        <w:jc w:val="both"/>
        <w:rPr>
          <w:color w:val="000000"/>
          <w:sz w:val="24"/>
          <w:szCs w:val="24"/>
          <w:rtl/>
          <w:rPrChange w:id="914" w:author="Meryl Etman" w:date="2020-03-25T10:10:00Z">
            <w:rPr>
              <w:color w:val="000000"/>
              <w:sz w:val="24"/>
              <w:szCs w:val="24"/>
              <w:rtl/>
            </w:rPr>
          </w:rPrChange>
        </w:rPr>
      </w:pPr>
    </w:p>
    <w:p w14:paraId="6ED79787" w14:textId="77777777" w:rsidR="00EB5A81" w:rsidRPr="000748C0" w:rsidRDefault="00EB5A81" w:rsidP="00EB5A81">
      <w:pPr>
        <w:pStyle w:val="1"/>
        <w:keepNext w:val="0"/>
        <w:numPr>
          <w:ilvl w:val="0"/>
          <w:numId w:val="15"/>
        </w:numPr>
        <w:ind w:left="740"/>
        <w:rPr>
          <w:b/>
          <w:bCs/>
          <w:sz w:val="24"/>
          <w:u w:val="single"/>
          <w:rPrChange w:id="915" w:author="Meryl Etman" w:date="2020-03-25T10:10:00Z">
            <w:rPr>
              <w:b/>
              <w:bCs/>
              <w:sz w:val="24"/>
              <w:u w:val="single"/>
            </w:rPr>
          </w:rPrChange>
        </w:rPr>
      </w:pPr>
      <w:r w:rsidRPr="000748C0">
        <w:rPr>
          <w:b/>
          <w:bCs/>
          <w:sz w:val="24"/>
          <w:u w:val="single"/>
          <w:rtl/>
          <w:rPrChange w:id="916" w:author="Meryl Etman" w:date="2020-03-25T10:10:00Z">
            <w:rPr>
              <w:b/>
              <w:bCs/>
              <w:sz w:val="24"/>
              <w:u w:val="single"/>
              <w:rtl/>
            </w:rPr>
          </w:rPrChange>
        </w:rPr>
        <w:t>סמכויות המנהל</w:t>
      </w:r>
    </w:p>
    <w:p w14:paraId="5FDD0B4E" w14:textId="77777777" w:rsidR="00EB5A81" w:rsidRPr="000748C0" w:rsidRDefault="00EB5A81" w:rsidP="00EB5A81">
      <w:pPr>
        <w:pStyle w:val="1"/>
        <w:ind w:left="720"/>
        <w:rPr>
          <w:b/>
          <w:bCs/>
          <w:sz w:val="24"/>
          <w:u w:val="single"/>
          <w:rtl/>
          <w:rPrChange w:id="917" w:author="Meryl Etman" w:date="2020-03-25T10:10:00Z">
            <w:rPr>
              <w:b/>
              <w:bCs/>
              <w:sz w:val="24"/>
              <w:u w:val="single"/>
              <w:rtl/>
            </w:rPr>
          </w:rPrChange>
        </w:rPr>
      </w:pPr>
    </w:p>
    <w:p w14:paraId="3E079384" w14:textId="77777777" w:rsidR="00EB5A81" w:rsidRPr="000748C0" w:rsidRDefault="00EB5A81" w:rsidP="00EB5A81">
      <w:pPr>
        <w:pStyle w:val="2"/>
        <w:keepNext w:val="0"/>
        <w:numPr>
          <w:ilvl w:val="1"/>
          <w:numId w:val="15"/>
        </w:numPr>
        <w:tabs>
          <w:tab w:val="left" w:pos="1440"/>
        </w:tabs>
        <w:ind w:left="1460"/>
        <w:jc w:val="both"/>
        <w:rPr>
          <w:b/>
          <w:bCs w:val="0"/>
          <w:sz w:val="24"/>
          <w:rPrChange w:id="918" w:author="Meryl Etman" w:date="2020-03-25T10:10:00Z">
            <w:rPr>
              <w:b/>
              <w:bCs w:val="0"/>
              <w:sz w:val="24"/>
            </w:rPr>
          </w:rPrChange>
        </w:rPr>
      </w:pPr>
      <w:r w:rsidRPr="000748C0">
        <w:rPr>
          <w:b/>
          <w:bCs w:val="0"/>
          <w:sz w:val="24"/>
          <w:rtl/>
          <w:rPrChange w:id="919" w:author="Meryl Etman" w:date="2020-03-25T10:10:00Z">
            <w:rPr>
              <w:b/>
              <w:bCs w:val="0"/>
              <w:sz w:val="24"/>
              <w:rtl/>
            </w:rPr>
          </w:rPrChange>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0748C0">
        <w:rPr>
          <w:rFonts w:hint="cs"/>
          <w:b/>
          <w:bCs w:val="0"/>
          <w:sz w:val="24"/>
          <w:rtl/>
          <w:rPrChange w:id="920" w:author="Meryl Etman" w:date="2020-03-25T10:10:00Z">
            <w:rPr>
              <w:rFonts w:hint="cs"/>
              <w:b/>
              <w:bCs w:val="0"/>
              <w:sz w:val="24"/>
              <w:rtl/>
            </w:rPr>
          </w:rPrChange>
        </w:rPr>
        <w:t>,</w:t>
      </w:r>
      <w:r w:rsidRPr="000748C0">
        <w:rPr>
          <w:b/>
          <w:bCs w:val="0"/>
          <w:sz w:val="24"/>
          <w:rtl/>
          <w:rPrChange w:id="921" w:author="Meryl Etman" w:date="2020-03-25T10:10:00Z">
            <w:rPr>
              <w:b/>
              <w:bCs w:val="0"/>
              <w:sz w:val="24"/>
              <w:rtl/>
            </w:rPr>
          </w:rPrChange>
        </w:rPr>
        <w:t xml:space="preserve"> רשאי המנהל לבדוק אם המפקח מבצע כהלכה את הוראות חוזה זה, את הוראות המזמין ואת הוראותיו</w:t>
      </w:r>
      <w:r w:rsidRPr="000748C0">
        <w:rPr>
          <w:rFonts w:hint="cs"/>
          <w:b/>
          <w:bCs w:val="0"/>
          <w:sz w:val="24"/>
          <w:rtl/>
          <w:rPrChange w:id="922" w:author="Meryl Etman" w:date="2020-03-25T10:10:00Z">
            <w:rPr>
              <w:rFonts w:hint="cs"/>
              <w:b/>
              <w:bCs w:val="0"/>
              <w:sz w:val="24"/>
              <w:rtl/>
            </w:rPr>
          </w:rPrChange>
        </w:rPr>
        <w:t xml:space="preserve"> של המנהל הראשי</w:t>
      </w:r>
      <w:r w:rsidRPr="000748C0">
        <w:rPr>
          <w:b/>
          <w:bCs w:val="0"/>
          <w:sz w:val="24"/>
          <w:rtl/>
          <w:rPrChange w:id="923" w:author="Meryl Etman" w:date="2020-03-25T10:10:00Z">
            <w:rPr>
              <w:b/>
              <w:bCs w:val="0"/>
              <w:sz w:val="24"/>
              <w:rtl/>
            </w:rPr>
          </w:rPrChange>
        </w:rPr>
        <w:t>.</w:t>
      </w:r>
    </w:p>
    <w:p w14:paraId="43B3032C" w14:textId="77777777" w:rsidR="00EB5A81" w:rsidRPr="000748C0" w:rsidRDefault="00EB5A81" w:rsidP="00EB5A81">
      <w:pPr>
        <w:pStyle w:val="2"/>
        <w:ind w:left="1440"/>
        <w:jc w:val="both"/>
        <w:rPr>
          <w:sz w:val="24"/>
          <w:rtl/>
          <w:rPrChange w:id="924" w:author="Meryl Etman" w:date="2020-03-25T10:10:00Z">
            <w:rPr>
              <w:sz w:val="24"/>
              <w:rtl/>
            </w:rPr>
          </w:rPrChange>
        </w:rPr>
      </w:pPr>
    </w:p>
    <w:p w14:paraId="458D8F1E" w14:textId="77777777" w:rsidR="00EB5A81" w:rsidRPr="000748C0" w:rsidRDefault="00EB5A81" w:rsidP="00EB5A81">
      <w:pPr>
        <w:pStyle w:val="2"/>
        <w:keepNext w:val="0"/>
        <w:numPr>
          <w:ilvl w:val="1"/>
          <w:numId w:val="15"/>
        </w:numPr>
        <w:tabs>
          <w:tab w:val="left" w:pos="1440"/>
        </w:tabs>
        <w:ind w:left="1460"/>
        <w:jc w:val="both"/>
        <w:rPr>
          <w:sz w:val="24"/>
          <w:rPrChange w:id="925" w:author="Meryl Etman" w:date="2020-03-25T10:10:00Z">
            <w:rPr>
              <w:sz w:val="24"/>
            </w:rPr>
          </w:rPrChange>
        </w:rPr>
      </w:pPr>
      <w:r w:rsidRPr="000748C0">
        <w:rPr>
          <w:b/>
          <w:bCs w:val="0"/>
          <w:sz w:val="24"/>
          <w:rtl/>
          <w:rPrChange w:id="926" w:author="Meryl Etman" w:date="2020-03-25T10:10:00Z">
            <w:rPr>
              <w:b/>
              <w:bCs w:val="0"/>
              <w:sz w:val="24"/>
              <w:rtl/>
            </w:rPr>
          </w:rPrChange>
        </w:rPr>
        <w:t>המפקח ימסור למנהל, מעת לעת כפי שיקבע המנהל, דין וחשבון על התקדמות ביצוע שירותי המפקח, וכן ימסור למנהל</w:t>
      </w:r>
      <w:r w:rsidRPr="000748C0">
        <w:rPr>
          <w:rFonts w:hint="cs"/>
          <w:b/>
          <w:bCs w:val="0"/>
          <w:sz w:val="24"/>
          <w:rtl/>
          <w:rPrChange w:id="927" w:author="Meryl Etman" w:date="2020-03-25T10:10:00Z">
            <w:rPr>
              <w:rFonts w:hint="cs"/>
              <w:b/>
              <w:bCs w:val="0"/>
              <w:sz w:val="24"/>
              <w:rtl/>
            </w:rPr>
          </w:rPrChange>
        </w:rPr>
        <w:t>,</w:t>
      </w:r>
      <w:r w:rsidRPr="000748C0">
        <w:rPr>
          <w:b/>
          <w:bCs w:val="0"/>
          <w:sz w:val="24"/>
          <w:rtl/>
          <w:rPrChange w:id="928" w:author="Meryl Etman" w:date="2020-03-25T10:10:00Z">
            <w:rPr>
              <w:b/>
              <w:bCs w:val="0"/>
              <w:sz w:val="24"/>
              <w:rtl/>
            </w:rPr>
          </w:rPrChange>
        </w:rPr>
        <w:t xml:space="preserve"> מיד בתום כל שלב משלבי ביצוע העבודה</w:t>
      </w:r>
      <w:r w:rsidRPr="000748C0">
        <w:rPr>
          <w:rFonts w:hint="cs"/>
          <w:b/>
          <w:bCs w:val="0"/>
          <w:sz w:val="24"/>
          <w:rtl/>
          <w:rPrChange w:id="929" w:author="Meryl Etman" w:date="2020-03-25T10:10:00Z">
            <w:rPr>
              <w:rFonts w:hint="cs"/>
              <w:b/>
              <w:bCs w:val="0"/>
              <w:sz w:val="24"/>
              <w:rtl/>
            </w:rPr>
          </w:rPrChange>
        </w:rPr>
        <w:t>,</w:t>
      </w:r>
      <w:r w:rsidRPr="000748C0">
        <w:rPr>
          <w:b/>
          <w:bCs w:val="0"/>
          <w:sz w:val="24"/>
          <w:rtl/>
          <w:rPrChange w:id="930" w:author="Meryl Etman" w:date="2020-03-25T10:10:00Z">
            <w:rPr>
              <w:b/>
              <w:bCs w:val="0"/>
              <w:sz w:val="24"/>
              <w:rtl/>
            </w:rPr>
          </w:rPrChange>
        </w:rPr>
        <w:t xml:space="preserve"> דו"ח המסכם את אותו </w:t>
      </w:r>
      <w:r w:rsidRPr="000748C0">
        <w:rPr>
          <w:b/>
          <w:bCs w:val="0"/>
          <w:sz w:val="24"/>
          <w:rtl/>
          <w:rPrChange w:id="931" w:author="Meryl Etman" w:date="2020-03-25T10:10:00Z">
            <w:rPr>
              <w:b/>
              <w:bCs w:val="0"/>
              <w:sz w:val="24"/>
              <w:rtl/>
            </w:rPr>
          </w:rPrChange>
        </w:rPr>
        <w:lastRenderedPageBreak/>
        <w:t>שלב. הדו"חות הנ"ל יכללו את הנושאים והפרטים כפי שייקבעו על ידי המזמין מעת לעת, וכל עוד לא נקבעו, יכללו הם את הנושאים המפורטים בנספח</w:t>
      </w:r>
      <w:r w:rsidRPr="000748C0">
        <w:rPr>
          <w:sz w:val="24"/>
          <w:rtl/>
          <w:rPrChange w:id="932" w:author="Meryl Etman" w:date="2020-03-25T10:10:00Z">
            <w:rPr>
              <w:sz w:val="24"/>
              <w:rtl/>
            </w:rPr>
          </w:rPrChange>
        </w:rPr>
        <w:t xml:space="preserve"> </w:t>
      </w:r>
      <w:r w:rsidRPr="000748C0">
        <w:rPr>
          <w:b/>
          <w:sz w:val="24"/>
          <w:rtl/>
          <w:rPrChange w:id="933" w:author="Meryl Etman" w:date="2020-03-25T10:10:00Z">
            <w:rPr>
              <w:b/>
              <w:sz w:val="24"/>
              <w:rtl/>
            </w:rPr>
          </w:rPrChange>
        </w:rPr>
        <w:t>א</w:t>
      </w:r>
      <w:r w:rsidRPr="000748C0">
        <w:rPr>
          <w:rFonts w:hint="cs"/>
          <w:b/>
          <w:sz w:val="24"/>
          <w:rtl/>
          <w:rPrChange w:id="934" w:author="Meryl Etman" w:date="2020-03-25T10:10:00Z">
            <w:rPr>
              <w:rFonts w:hint="cs"/>
              <w:b/>
              <w:sz w:val="24"/>
              <w:rtl/>
            </w:rPr>
          </w:rPrChange>
        </w:rPr>
        <w:t>'</w:t>
      </w:r>
      <w:r w:rsidRPr="000748C0">
        <w:rPr>
          <w:sz w:val="24"/>
          <w:rtl/>
          <w:rPrChange w:id="935" w:author="Meryl Etman" w:date="2020-03-25T10:10:00Z">
            <w:rPr>
              <w:sz w:val="24"/>
              <w:rtl/>
            </w:rPr>
          </w:rPrChange>
        </w:rPr>
        <w:t>.</w:t>
      </w:r>
      <w:r w:rsidRPr="000748C0">
        <w:rPr>
          <w:rFonts w:hint="cs"/>
          <w:sz w:val="24"/>
          <w:rtl/>
          <w:rPrChange w:id="936" w:author="Meryl Etman" w:date="2020-03-25T10:10:00Z">
            <w:rPr>
              <w:rFonts w:hint="cs"/>
              <w:sz w:val="24"/>
              <w:rtl/>
            </w:rPr>
          </w:rPrChange>
        </w:rPr>
        <w:t xml:space="preserve"> </w:t>
      </w:r>
      <w:r w:rsidRPr="000748C0">
        <w:rPr>
          <w:rFonts w:hint="cs"/>
          <w:b/>
          <w:bCs w:val="0"/>
          <w:sz w:val="24"/>
          <w:rtl/>
          <w:rPrChange w:id="937" w:author="Meryl Etman" w:date="2020-03-25T10:10:00Z">
            <w:rPr>
              <w:rFonts w:hint="cs"/>
              <w:b/>
              <w:bCs w:val="0"/>
              <w:sz w:val="24"/>
              <w:rtl/>
            </w:rPr>
          </w:rPrChange>
        </w:rPr>
        <w:t xml:space="preserve">כן, יכללו הדוחות הנ"ל את הנושאים והפרטים המפורטים בנספח </w:t>
      </w:r>
      <w:r w:rsidRPr="000748C0">
        <w:rPr>
          <w:rFonts w:hint="cs"/>
          <w:sz w:val="24"/>
          <w:rtl/>
          <w:rPrChange w:id="938" w:author="Meryl Etman" w:date="2020-03-25T10:10:00Z">
            <w:rPr>
              <w:rFonts w:hint="cs"/>
              <w:sz w:val="24"/>
              <w:rtl/>
            </w:rPr>
          </w:rPrChange>
        </w:rPr>
        <w:t xml:space="preserve">ג'. </w:t>
      </w:r>
    </w:p>
    <w:p w14:paraId="62B84D76" w14:textId="77777777" w:rsidR="00EB5A81" w:rsidRPr="000748C0" w:rsidRDefault="00EB5A81" w:rsidP="00EB5A81">
      <w:pPr>
        <w:pStyle w:val="2"/>
        <w:jc w:val="both"/>
        <w:rPr>
          <w:b/>
          <w:bCs w:val="0"/>
          <w:sz w:val="24"/>
          <w:rtl/>
          <w:rPrChange w:id="939" w:author="Meryl Etman" w:date="2020-03-25T10:10:00Z">
            <w:rPr>
              <w:b/>
              <w:bCs w:val="0"/>
              <w:sz w:val="24"/>
              <w:rtl/>
            </w:rPr>
          </w:rPrChange>
        </w:rPr>
      </w:pPr>
    </w:p>
    <w:p w14:paraId="5380805B" w14:textId="77777777" w:rsidR="00EB5A81" w:rsidRPr="000748C0" w:rsidRDefault="00EB5A81" w:rsidP="00EB5A81">
      <w:pPr>
        <w:pStyle w:val="2"/>
        <w:keepNext w:val="0"/>
        <w:numPr>
          <w:ilvl w:val="1"/>
          <w:numId w:val="15"/>
        </w:numPr>
        <w:tabs>
          <w:tab w:val="left" w:pos="1440"/>
        </w:tabs>
        <w:ind w:left="1460"/>
        <w:jc w:val="both"/>
        <w:rPr>
          <w:b/>
          <w:bCs w:val="0"/>
          <w:sz w:val="24"/>
          <w:rPrChange w:id="940" w:author="Meryl Etman" w:date="2020-03-25T10:10:00Z">
            <w:rPr>
              <w:b/>
              <w:bCs w:val="0"/>
              <w:sz w:val="24"/>
            </w:rPr>
          </w:rPrChange>
        </w:rPr>
      </w:pPr>
      <w:r w:rsidRPr="000748C0">
        <w:rPr>
          <w:b/>
          <w:bCs w:val="0"/>
          <w:sz w:val="24"/>
          <w:rtl/>
          <w:rPrChange w:id="941" w:author="Meryl Etman" w:date="2020-03-25T10:10:00Z">
            <w:rPr>
              <w:b/>
              <w:bCs w:val="0"/>
              <w:sz w:val="24"/>
              <w:rtl/>
            </w:rPr>
          </w:rPrChange>
        </w:rPr>
        <w:t>לצורך הפעלת סמכויותיו</w:t>
      </w:r>
      <w:r w:rsidRPr="000748C0">
        <w:rPr>
          <w:rFonts w:hint="cs"/>
          <w:b/>
          <w:bCs w:val="0"/>
          <w:sz w:val="24"/>
          <w:rtl/>
          <w:rPrChange w:id="942" w:author="Meryl Etman" w:date="2020-03-25T10:10:00Z">
            <w:rPr>
              <w:rFonts w:hint="cs"/>
              <w:b/>
              <w:bCs w:val="0"/>
              <w:sz w:val="24"/>
              <w:rtl/>
            </w:rPr>
          </w:rPrChange>
        </w:rPr>
        <w:t>,</w:t>
      </w:r>
      <w:r w:rsidRPr="000748C0">
        <w:rPr>
          <w:b/>
          <w:bCs w:val="0"/>
          <w:sz w:val="24"/>
          <w:rtl/>
          <w:rPrChange w:id="943" w:author="Meryl Etman" w:date="2020-03-25T10:10:00Z">
            <w:rPr>
              <w:b/>
              <w:bCs w:val="0"/>
              <w:sz w:val="24"/>
              <w:rtl/>
            </w:rPr>
          </w:rPrChange>
        </w:rPr>
        <w:t xml:space="preserve"> רשאי המנהל או מי מטעמו לבקר במשרד המפקח </w:t>
      </w:r>
      <w:r w:rsidRPr="000748C0">
        <w:rPr>
          <w:rFonts w:hint="cs"/>
          <w:b/>
          <w:bCs w:val="0"/>
          <w:sz w:val="24"/>
          <w:rtl/>
          <w:rPrChange w:id="944" w:author="Meryl Etman" w:date="2020-03-25T10:10:00Z">
            <w:rPr>
              <w:rFonts w:hint="cs"/>
              <w:b/>
              <w:bCs w:val="0"/>
              <w:sz w:val="24"/>
              <w:rtl/>
            </w:rPr>
          </w:rPrChange>
        </w:rPr>
        <w:t>ו/</w:t>
      </w:r>
      <w:r w:rsidRPr="000748C0">
        <w:rPr>
          <w:b/>
          <w:bCs w:val="0"/>
          <w:sz w:val="24"/>
          <w:rtl/>
          <w:rPrChange w:id="945" w:author="Meryl Etman" w:date="2020-03-25T10:10:00Z">
            <w:rPr>
              <w:b/>
              <w:bCs w:val="0"/>
              <w:sz w:val="24"/>
              <w:rtl/>
            </w:rPr>
          </w:rPrChange>
        </w:rPr>
        <w:t xml:space="preserve">או בכל מקום אחר בו מבוצעים שירותי המפקח והמפקח מתחייב למסור </w:t>
      </w:r>
      <w:r w:rsidRPr="000748C0">
        <w:rPr>
          <w:rFonts w:hint="cs"/>
          <w:b/>
          <w:bCs w:val="0"/>
          <w:sz w:val="24"/>
          <w:rtl/>
          <w:rPrChange w:id="946" w:author="Meryl Etman" w:date="2020-03-25T10:10:00Z">
            <w:rPr>
              <w:rFonts w:hint="cs"/>
              <w:b/>
              <w:bCs w:val="0"/>
              <w:sz w:val="24"/>
              <w:rtl/>
            </w:rPr>
          </w:rPrChange>
        </w:rPr>
        <w:t xml:space="preserve">לנ"ל </w:t>
      </w:r>
      <w:r w:rsidRPr="000748C0">
        <w:rPr>
          <w:b/>
          <w:bCs w:val="0"/>
          <w:sz w:val="24"/>
          <w:rtl/>
          <w:rPrChange w:id="947" w:author="Meryl Etman" w:date="2020-03-25T10:10:00Z">
            <w:rPr>
              <w:b/>
              <w:bCs w:val="0"/>
              <w:sz w:val="24"/>
              <w:rtl/>
            </w:rPr>
          </w:rPrChange>
        </w:rPr>
        <w:t>כל הסבר ו/או מסמך שיידרש ממנו.</w:t>
      </w:r>
    </w:p>
    <w:p w14:paraId="03C910C2" w14:textId="77777777" w:rsidR="00EB5A81" w:rsidRPr="000748C0" w:rsidRDefault="00EB5A81" w:rsidP="00EB5A81">
      <w:pPr>
        <w:pStyle w:val="2"/>
        <w:jc w:val="both"/>
        <w:rPr>
          <w:b/>
          <w:bCs w:val="0"/>
          <w:sz w:val="24"/>
          <w:rtl/>
          <w:rPrChange w:id="948" w:author="Meryl Etman" w:date="2020-03-25T10:10:00Z">
            <w:rPr>
              <w:b/>
              <w:bCs w:val="0"/>
              <w:sz w:val="24"/>
              <w:rtl/>
            </w:rPr>
          </w:rPrChange>
        </w:rPr>
      </w:pPr>
    </w:p>
    <w:p w14:paraId="539492F4" w14:textId="77777777" w:rsidR="00EB5A81" w:rsidRPr="000748C0" w:rsidRDefault="00EB5A81" w:rsidP="00EB5A81">
      <w:pPr>
        <w:pStyle w:val="2"/>
        <w:keepNext w:val="0"/>
        <w:numPr>
          <w:ilvl w:val="1"/>
          <w:numId w:val="15"/>
        </w:numPr>
        <w:tabs>
          <w:tab w:val="left" w:pos="1440"/>
        </w:tabs>
        <w:ind w:left="1460"/>
        <w:jc w:val="both"/>
        <w:rPr>
          <w:b/>
          <w:bCs w:val="0"/>
          <w:sz w:val="24"/>
          <w:rtl/>
          <w:rPrChange w:id="949" w:author="Meryl Etman" w:date="2020-03-25T10:10:00Z">
            <w:rPr>
              <w:b/>
              <w:bCs w:val="0"/>
              <w:sz w:val="24"/>
              <w:rtl/>
            </w:rPr>
          </w:rPrChange>
        </w:rPr>
      </w:pPr>
      <w:r w:rsidRPr="000748C0">
        <w:rPr>
          <w:b/>
          <w:bCs w:val="0"/>
          <w:sz w:val="24"/>
          <w:rtl/>
          <w:rPrChange w:id="950" w:author="Meryl Etman" w:date="2020-03-25T10:10:00Z">
            <w:rPr>
              <w:b/>
              <w:bCs w:val="0"/>
              <w:sz w:val="24"/>
              <w:rtl/>
            </w:rPr>
          </w:rPrChange>
        </w:rPr>
        <w:t xml:space="preserve">אין בהפעלת סמכויות המנהל על פי חוזה זה כדי לגרוע מאחריות המפקח </w:t>
      </w:r>
      <w:r w:rsidRPr="000748C0">
        <w:rPr>
          <w:rFonts w:hint="cs"/>
          <w:b/>
          <w:bCs w:val="0"/>
          <w:sz w:val="24"/>
          <w:rtl/>
          <w:rPrChange w:id="951" w:author="Meryl Etman" w:date="2020-03-25T10:10:00Z">
            <w:rPr>
              <w:rFonts w:hint="cs"/>
              <w:b/>
              <w:bCs w:val="0"/>
              <w:sz w:val="24"/>
              <w:rtl/>
            </w:rPr>
          </w:rPrChange>
        </w:rPr>
        <w:t>ו/</w:t>
      </w:r>
      <w:r w:rsidRPr="000748C0">
        <w:rPr>
          <w:b/>
          <w:bCs w:val="0"/>
          <w:sz w:val="24"/>
          <w:rtl/>
          <w:rPrChange w:id="952" w:author="Meryl Etman" w:date="2020-03-25T10:10:00Z">
            <w:rPr>
              <w:b/>
              <w:bCs w:val="0"/>
              <w:sz w:val="24"/>
              <w:rtl/>
            </w:rPr>
          </w:rPrChange>
        </w:rPr>
        <w:t xml:space="preserve">או </w:t>
      </w:r>
      <w:r w:rsidRPr="000748C0">
        <w:rPr>
          <w:rFonts w:hint="cs"/>
          <w:b/>
          <w:bCs w:val="0"/>
          <w:sz w:val="24"/>
          <w:rtl/>
          <w:rPrChange w:id="953" w:author="Meryl Etman" w:date="2020-03-25T10:10:00Z">
            <w:rPr>
              <w:rFonts w:hint="cs"/>
              <w:b/>
              <w:bCs w:val="0"/>
              <w:sz w:val="24"/>
              <w:rtl/>
            </w:rPr>
          </w:rPrChange>
        </w:rPr>
        <w:t xml:space="preserve">כדי </w:t>
      </w:r>
      <w:r w:rsidRPr="000748C0">
        <w:rPr>
          <w:b/>
          <w:bCs w:val="0"/>
          <w:sz w:val="24"/>
          <w:rtl/>
          <w:rPrChange w:id="954" w:author="Meryl Etman" w:date="2020-03-25T10:10:00Z">
            <w:rPr>
              <w:b/>
              <w:bCs w:val="0"/>
              <w:sz w:val="24"/>
              <w:rtl/>
            </w:rPr>
          </w:rPrChange>
        </w:rPr>
        <w:t>לשחררו מהתחייבויותיו על פי חוזה זה. בהקשר זה מובהר</w:t>
      </w:r>
      <w:r w:rsidRPr="000748C0">
        <w:rPr>
          <w:rFonts w:hint="cs"/>
          <w:b/>
          <w:bCs w:val="0"/>
          <w:sz w:val="24"/>
          <w:rtl/>
          <w:rPrChange w:id="955" w:author="Meryl Etman" w:date="2020-03-25T10:10:00Z">
            <w:rPr>
              <w:rFonts w:hint="cs"/>
              <w:b/>
              <w:bCs w:val="0"/>
              <w:sz w:val="24"/>
              <w:rtl/>
            </w:rPr>
          </w:rPrChange>
        </w:rPr>
        <w:t>,</w:t>
      </w:r>
      <w:r w:rsidRPr="000748C0">
        <w:rPr>
          <w:b/>
          <w:bCs w:val="0"/>
          <w:sz w:val="24"/>
          <w:rtl/>
          <w:rPrChange w:id="956" w:author="Meryl Etman" w:date="2020-03-25T10:10:00Z">
            <w:rPr>
              <w:b/>
              <w:bCs w:val="0"/>
              <w:sz w:val="24"/>
              <w:rtl/>
            </w:rPr>
          </w:rPrChange>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0748C0">
        <w:rPr>
          <w:rFonts w:hint="cs"/>
          <w:b/>
          <w:bCs w:val="0"/>
          <w:sz w:val="24"/>
          <w:rtl/>
          <w:rPrChange w:id="957" w:author="Meryl Etman" w:date="2020-03-25T10:10:00Z">
            <w:rPr>
              <w:rFonts w:hint="cs"/>
              <w:b/>
              <w:bCs w:val="0"/>
              <w:sz w:val="24"/>
              <w:rtl/>
            </w:rPr>
          </w:rPrChange>
        </w:rPr>
        <w:t>י</w:t>
      </w:r>
      <w:r w:rsidRPr="000748C0">
        <w:rPr>
          <w:b/>
          <w:bCs w:val="0"/>
          <w:sz w:val="24"/>
          <w:rtl/>
          <w:rPrChange w:id="958" w:author="Meryl Etman" w:date="2020-03-25T10:10:00Z">
            <w:rPr>
              <w:b/>
              <w:bCs w:val="0"/>
              <w:sz w:val="24"/>
              <w:rtl/>
            </w:rPr>
          </w:rPrChange>
        </w:rPr>
        <w:t>דרש.</w:t>
      </w:r>
    </w:p>
    <w:p w14:paraId="05D6887D" w14:textId="77777777" w:rsidR="00EB5A81" w:rsidRPr="000748C0" w:rsidRDefault="00EB5A81" w:rsidP="00EB5A81">
      <w:pPr>
        <w:pStyle w:val="2"/>
        <w:ind w:left="1440"/>
        <w:jc w:val="both"/>
        <w:rPr>
          <w:b/>
          <w:bCs w:val="0"/>
          <w:sz w:val="24"/>
          <w:rtl/>
          <w:rPrChange w:id="959" w:author="Meryl Etman" w:date="2020-03-25T10:10:00Z">
            <w:rPr>
              <w:b/>
              <w:bCs w:val="0"/>
              <w:sz w:val="24"/>
              <w:rtl/>
            </w:rPr>
          </w:rPrChange>
        </w:rPr>
      </w:pPr>
    </w:p>
    <w:p w14:paraId="123EE1D4" w14:textId="77777777" w:rsidR="00EB5A81" w:rsidRPr="000748C0" w:rsidRDefault="00EB5A81" w:rsidP="00EB5A81">
      <w:pPr>
        <w:pStyle w:val="2"/>
        <w:keepNext w:val="0"/>
        <w:numPr>
          <w:ilvl w:val="1"/>
          <w:numId w:val="15"/>
        </w:numPr>
        <w:tabs>
          <w:tab w:val="left" w:pos="1440"/>
        </w:tabs>
        <w:ind w:left="1460"/>
        <w:jc w:val="both"/>
        <w:rPr>
          <w:b/>
          <w:bCs w:val="0"/>
          <w:sz w:val="24"/>
          <w:rPrChange w:id="960" w:author="Meryl Etman" w:date="2020-03-25T10:10:00Z">
            <w:rPr>
              <w:b/>
              <w:bCs w:val="0"/>
              <w:sz w:val="24"/>
            </w:rPr>
          </w:rPrChange>
        </w:rPr>
      </w:pPr>
      <w:r w:rsidRPr="000748C0">
        <w:rPr>
          <w:b/>
          <w:bCs w:val="0"/>
          <w:sz w:val="24"/>
          <w:rtl/>
          <w:rPrChange w:id="961" w:author="Meryl Etman" w:date="2020-03-25T10:10:00Z">
            <w:rPr>
              <w:b/>
              <w:bCs w:val="0"/>
              <w:sz w:val="24"/>
              <w:rtl/>
            </w:rPr>
          </w:rPrChange>
        </w:rPr>
        <w:t xml:space="preserve">אישר המנהל תכניות </w:t>
      </w:r>
      <w:r w:rsidRPr="000748C0">
        <w:rPr>
          <w:rFonts w:hint="cs"/>
          <w:b/>
          <w:bCs w:val="0"/>
          <w:sz w:val="24"/>
          <w:rtl/>
          <w:rPrChange w:id="962" w:author="Meryl Etman" w:date="2020-03-25T10:10:00Z">
            <w:rPr>
              <w:rFonts w:hint="cs"/>
              <w:b/>
              <w:bCs w:val="0"/>
              <w:sz w:val="24"/>
              <w:rtl/>
            </w:rPr>
          </w:rPrChange>
        </w:rPr>
        <w:t>ו/</w:t>
      </w:r>
      <w:r w:rsidRPr="000748C0">
        <w:rPr>
          <w:b/>
          <w:bCs w:val="0"/>
          <w:sz w:val="24"/>
          <w:rtl/>
          <w:rPrChange w:id="963" w:author="Meryl Etman" w:date="2020-03-25T10:10:00Z">
            <w:rPr>
              <w:b/>
              <w:bCs w:val="0"/>
              <w:sz w:val="24"/>
              <w:rtl/>
            </w:rPr>
          </w:rPrChange>
        </w:rPr>
        <w:t xml:space="preserve">או מסמכים אחרים הקשורים בשרותי המפקח על פי חוזה זה או שדרש המנהל מהמפקח להכינם בהתאם להסכם זה, </w:t>
      </w:r>
      <w:r w:rsidRPr="000748C0">
        <w:rPr>
          <w:rFonts w:hint="cs"/>
          <w:b/>
          <w:bCs w:val="0"/>
          <w:sz w:val="24"/>
          <w:rtl/>
          <w:rPrChange w:id="964" w:author="Meryl Etman" w:date="2020-03-25T10:10:00Z">
            <w:rPr>
              <w:rFonts w:hint="cs"/>
              <w:b/>
              <w:bCs w:val="0"/>
              <w:sz w:val="24"/>
              <w:rtl/>
            </w:rPr>
          </w:rPrChange>
        </w:rPr>
        <w:t>לא יהיה</w:t>
      </w:r>
      <w:r w:rsidRPr="000748C0">
        <w:rPr>
          <w:b/>
          <w:bCs w:val="0"/>
          <w:sz w:val="24"/>
          <w:rtl/>
          <w:rPrChange w:id="965" w:author="Meryl Etman" w:date="2020-03-25T10:10:00Z">
            <w:rPr>
              <w:b/>
              <w:bCs w:val="0"/>
              <w:sz w:val="24"/>
              <w:rtl/>
            </w:rPr>
          </w:rPrChange>
        </w:rPr>
        <w:t xml:space="preserve"> בכך כדי לשחרר את המפקח מאחריותו המקצועית המלאה, ו</w:t>
      </w:r>
      <w:r w:rsidRPr="000748C0">
        <w:rPr>
          <w:rFonts w:hint="cs"/>
          <w:b/>
          <w:bCs w:val="0"/>
          <w:sz w:val="24"/>
          <w:rtl/>
          <w:rPrChange w:id="966" w:author="Meryl Etman" w:date="2020-03-25T10:10:00Z">
            <w:rPr>
              <w:rFonts w:hint="cs"/>
              <w:b/>
              <w:bCs w:val="0"/>
              <w:sz w:val="24"/>
              <w:rtl/>
            </w:rPr>
          </w:rPrChange>
        </w:rPr>
        <w:t>לא יהיה</w:t>
      </w:r>
      <w:r w:rsidRPr="000748C0">
        <w:rPr>
          <w:b/>
          <w:bCs w:val="0"/>
          <w:sz w:val="24"/>
          <w:rtl/>
          <w:rPrChange w:id="967" w:author="Meryl Etman" w:date="2020-03-25T10:10:00Z">
            <w:rPr>
              <w:b/>
              <w:bCs w:val="0"/>
              <w:sz w:val="24"/>
              <w:rtl/>
            </w:rPr>
          </w:rPrChange>
        </w:rPr>
        <w:t xml:space="preserve"> בכך כדי להטיל על המנהל </w:t>
      </w:r>
      <w:r w:rsidRPr="000748C0">
        <w:rPr>
          <w:rFonts w:hint="cs"/>
          <w:b/>
          <w:bCs w:val="0"/>
          <w:sz w:val="24"/>
          <w:rtl/>
          <w:rPrChange w:id="968" w:author="Meryl Etman" w:date="2020-03-25T10:10:00Z">
            <w:rPr>
              <w:rFonts w:hint="cs"/>
              <w:b/>
              <w:bCs w:val="0"/>
              <w:sz w:val="24"/>
              <w:rtl/>
            </w:rPr>
          </w:rPrChange>
        </w:rPr>
        <w:t>ו/</w:t>
      </w:r>
      <w:r w:rsidRPr="000748C0">
        <w:rPr>
          <w:b/>
          <w:bCs w:val="0"/>
          <w:sz w:val="24"/>
          <w:rtl/>
          <w:rPrChange w:id="969" w:author="Meryl Etman" w:date="2020-03-25T10:10:00Z">
            <w:rPr>
              <w:b/>
              <w:bCs w:val="0"/>
              <w:sz w:val="24"/>
              <w:rtl/>
            </w:rPr>
          </w:rPrChange>
        </w:rPr>
        <w:t xml:space="preserve">או על המזמין אחריות כלשהי לטיב התכניות </w:t>
      </w:r>
      <w:r w:rsidRPr="000748C0">
        <w:rPr>
          <w:rFonts w:hint="cs"/>
          <w:b/>
          <w:bCs w:val="0"/>
          <w:sz w:val="24"/>
          <w:rtl/>
          <w:rPrChange w:id="970" w:author="Meryl Etman" w:date="2020-03-25T10:10:00Z">
            <w:rPr>
              <w:rFonts w:hint="cs"/>
              <w:b/>
              <w:bCs w:val="0"/>
              <w:sz w:val="24"/>
              <w:rtl/>
            </w:rPr>
          </w:rPrChange>
        </w:rPr>
        <w:t>ו/</w:t>
      </w:r>
      <w:r w:rsidRPr="000748C0">
        <w:rPr>
          <w:b/>
          <w:bCs w:val="0"/>
          <w:sz w:val="24"/>
          <w:rtl/>
          <w:rPrChange w:id="971" w:author="Meryl Etman" w:date="2020-03-25T10:10:00Z">
            <w:rPr>
              <w:b/>
              <w:bCs w:val="0"/>
              <w:sz w:val="24"/>
              <w:rtl/>
            </w:rPr>
          </w:rPrChange>
        </w:rPr>
        <w:t>או המסמכים האמורים.</w:t>
      </w:r>
    </w:p>
    <w:p w14:paraId="116A4142" w14:textId="77777777" w:rsidR="00EB5A81" w:rsidRPr="000748C0" w:rsidRDefault="00EB5A81" w:rsidP="00EB5A81">
      <w:pPr>
        <w:pStyle w:val="2"/>
        <w:jc w:val="both"/>
        <w:rPr>
          <w:b/>
          <w:bCs w:val="0"/>
          <w:sz w:val="24"/>
          <w:rtl/>
          <w:rPrChange w:id="972" w:author="Meryl Etman" w:date="2020-03-25T10:10:00Z">
            <w:rPr>
              <w:b/>
              <w:bCs w:val="0"/>
              <w:sz w:val="24"/>
              <w:rtl/>
            </w:rPr>
          </w:rPrChange>
        </w:rPr>
      </w:pPr>
    </w:p>
    <w:p w14:paraId="34564024" w14:textId="77777777" w:rsidR="00EB5A81" w:rsidRPr="000748C0" w:rsidRDefault="00EB5A81" w:rsidP="00EB5A81">
      <w:pPr>
        <w:pStyle w:val="2"/>
        <w:keepNext w:val="0"/>
        <w:numPr>
          <w:ilvl w:val="1"/>
          <w:numId w:val="15"/>
        </w:numPr>
        <w:tabs>
          <w:tab w:val="left" w:pos="1440"/>
        </w:tabs>
        <w:ind w:left="1460"/>
        <w:jc w:val="both"/>
        <w:rPr>
          <w:b/>
          <w:bCs w:val="0"/>
          <w:sz w:val="24"/>
          <w:rtl/>
          <w:rPrChange w:id="973" w:author="Meryl Etman" w:date="2020-03-25T10:10:00Z">
            <w:rPr>
              <w:b/>
              <w:bCs w:val="0"/>
              <w:sz w:val="24"/>
              <w:rtl/>
            </w:rPr>
          </w:rPrChange>
        </w:rPr>
      </w:pPr>
      <w:r w:rsidRPr="000748C0">
        <w:rPr>
          <w:b/>
          <w:bCs w:val="0"/>
          <w:sz w:val="24"/>
          <w:rtl/>
          <w:rPrChange w:id="974" w:author="Meryl Etman" w:date="2020-03-25T10:10:00Z">
            <w:rPr>
              <w:b/>
              <w:bCs w:val="0"/>
              <w:sz w:val="24"/>
              <w:rtl/>
            </w:rPr>
          </w:rPrChange>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0748C0">
        <w:rPr>
          <w:rFonts w:hint="cs"/>
          <w:b/>
          <w:bCs w:val="0"/>
          <w:sz w:val="24"/>
          <w:rtl/>
          <w:rPrChange w:id="975" w:author="Meryl Etman" w:date="2020-03-25T10:10:00Z">
            <w:rPr>
              <w:rFonts w:hint="cs"/>
              <w:b/>
              <w:bCs w:val="0"/>
              <w:sz w:val="24"/>
              <w:rtl/>
            </w:rPr>
          </w:rPrChange>
        </w:rPr>
        <w:t>ו</w:t>
      </w:r>
      <w:r w:rsidRPr="000748C0">
        <w:rPr>
          <w:b/>
          <w:bCs w:val="0"/>
          <w:sz w:val="24"/>
          <w:rtl/>
          <w:rPrChange w:id="976" w:author="Meryl Etman" w:date="2020-03-25T10:10:00Z">
            <w:rPr>
              <w:b/>
              <w:bCs w:val="0"/>
              <w:sz w:val="24"/>
              <w:rtl/>
            </w:rPr>
          </w:rPrChange>
        </w:rPr>
        <w:t>בתוכנה התואמת את מערכת המחשב אצל המזמין.</w:t>
      </w:r>
    </w:p>
    <w:p w14:paraId="6BE783A3" w14:textId="77777777" w:rsidR="00EB5A81" w:rsidRPr="000748C0" w:rsidRDefault="00EB5A81" w:rsidP="00EB5A81">
      <w:pPr>
        <w:ind w:left="1560" w:hanging="700"/>
        <w:jc w:val="both"/>
        <w:rPr>
          <w:b/>
          <w:color w:val="000000"/>
          <w:sz w:val="24"/>
          <w:szCs w:val="24"/>
          <w:rtl/>
          <w:rPrChange w:id="977" w:author="Meryl Etman" w:date="2020-03-25T10:10:00Z">
            <w:rPr>
              <w:b/>
              <w:color w:val="000000"/>
              <w:sz w:val="24"/>
              <w:szCs w:val="24"/>
              <w:rtl/>
            </w:rPr>
          </w:rPrChange>
        </w:rPr>
      </w:pPr>
    </w:p>
    <w:p w14:paraId="2BB1E6E6" w14:textId="77777777" w:rsidR="00EB5A81" w:rsidRPr="000748C0" w:rsidRDefault="00EB5A81" w:rsidP="00EB5A81">
      <w:pPr>
        <w:pStyle w:val="1"/>
        <w:keepNext w:val="0"/>
        <w:numPr>
          <w:ilvl w:val="0"/>
          <w:numId w:val="15"/>
        </w:numPr>
        <w:ind w:left="740"/>
        <w:rPr>
          <w:bCs/>
          <w:sz w:val="24"/>
          <w:u w:val="single"/>
          <w:rPrChange w:id="978" w:author="Meryl Etman" w:date="2020-03-25T10:10:00Z">
            <w:rPr>
              <w:bCs/>
              <w:sz w:val="24"/>
              <w:u w:val="single"/>
            </w:rPr>
          </w:rPrChange>
        </w:rPr>
      </w:pPr>
      <w:r w:rsidRPr="000748C0">
        <w:rPr>
          <w:bCs/>
          <w:sz w:val="24"/>
          <w:u w:val="single"/>
          <w:rtl/>
          <w:rPrChange w:id="979" w:author="Meryl Etman" w:date="2020-03-25T10:10:00Z">
            <w:rPr>
              <w:bCs/>
              <w:sz w:val="24"/>
              <w:u w:val="single"/>
              <w:rtl/>
            </w:rPr>
          </w:rPrChange>
        </w:rPr>
        <w:t>לוח זמנים ושלבי בצוע</w:t>
      </w:r>
    </w:p>
    <w:p w14:paraId="62F3C192" w14:textId="77777777" w:rsidR="00EB5A81" w:rsidRPr="000748C0" w:rsidRDefault="00EB5A81" w:rsidP="00EB5A81">
      <w:pPr>
        <w:pStyle w:val="1"/>
        <w:ind w:left="720"/>
        <w:rPr>
          <w:b/>
          <w:sz w:val="24"/>
          <w:u w:val="single"/>
          <w:rtl/>
          <w:rPrChange w:id="980" w:author="Meryl Etman" w:date="2020-03-25T10:10:00Z">
            <w:rPr>
              <w:b/>
              <w:sz w:val="24"/>
              <w:u w:val="single"/>
              <w:rtl/>
            </w:rPr>
          </w:rPrChange>
        </w:rPr>
      </w:pPr>
    </w:p>
    <w:p w14:paraId="3C55EAD6" w14:textId="5E4341EB" w:rsidR="00EB5A81" w:rsidRPr="000748C0" w:rsidRDefault="00EB5A81" w:rsidP="00146BA7">
      <w:pPr>
        <w:pStyle w:val="2"/>
        <w:keepNext w:val="0"/>
        <w:numPr>
          <w:ilvl w:val="1"/>
          <w:numId w:val="15"/>
        </w:numPr>
        <w:tabs>
          <w:tab w:val="left" w:pos="1440"/>
        </w:tabs>
        <w:ind w:left="1460"/>
        <w:jc w:val="both"/>
        <w:rPr>
          <w:b/>
          <w:bCs w:val="0"/>
          <w:sz w:val="24"/>
          <w:rtl/>
          <w:rPrChange w:id="981" w:author="Meryl Etman" w:date="2020-03-25T10:10:00Z">
            <w:rPr>
              <w:b/>
              <w:bCs w:val="0"/>
              <w:sz w:val="24"/>
              <w:rtl/>
            </w:rPr>
          </w:rPrChange>
        </w:rPr>
      </w:pPr>
      <w:r w:rsidRPr="000748C0">
        <w:rPr>
          <w:b/>
          <w:bCs w:val="0"/>
          <w:sz w:val="24"/>
          <w:rtl/>
          <w:rPrChange w:id="982" w:author="Meryl Etman" w:date="2020-03-25T10:10:00Z">
            <w:rPr>
              <w:b/>
              <w:bCs w:val="0"/>
              <w:sz w:val="24"/>
              <w:rtl/>
            </w:rPr>
          </w:rPrChange>
        </w:rPr>
        <w:t>המפקח יבצע את שרותי המפקח בשלבים ובמועדים שיהיו דרושים על מנת להבטיח</w:t>
      </w:r>
      <w:r w:rsidRPr="000748C0">
        <w:rPr>
          <w:rFonts w:hint="cs"/>
          <w:b/>
          <w:bCs w:val="0"/>
          <w:sz w:val="24"/>
          <w:rtl/>
          <w:rPrChange w:id="983" w:author="Meryl Etman" w:date="2020-03-25T10:10:00Z">
            <w:rPr>
              <w:rFonts w:hint="cs"/>
              <w:b/>
              <w:bCs w:val="0"/>
              <w:sz w:val="24"/>
              <w:rtl/>
            </w:rPr>
          </w:rPrChange>
        </w:rPr>
        <w:t xml:space="preserve"> את </w:t>
      </w:r>
      <w:r w:rsidRPr="000748C0">
        <w:rPr>
          <w:b/>
          <w:bCs w:val="0"/>
          <w:sz w:val="24"/>
          <w:rtl/>
          <w:rPrChange w:id="984" w:author="Meryl Etman" w:date="2020-03-25T10:10:00Z">
            <w:rPr>
              <w:b/>
              <w:bCs w:val="0"/>
              <w:sz w:val="24"/>
              <w:rtl/>
            </w:rPr>
          </w:rPrChange>
        </w:rPr>
        <w:t xml:space="preserve"> ביצוע עבודות התכנון ועבודות הבניה בהתאם ללוחות הזמנים שיסוכמו עם </w:t>
      </w:r>
      <w:del w:id="985" w:author="Meryl Etman" w:date="2020-03-01T16:41:00Z">
        <w:r w:rsidRPr="000748C0" w:rsidDel="00146BA7">
          <w:rPr>
            <w:b/>
            <w:bCs w:val="0"/>
            <w:sz w:val="24"/>
            <w:rtl/>
            <w:rPrChange w:id="986" w:author="Meryl Etman" w:date="2020-03-25T10:10:00Z">
              <w:rPr>
                <w:b/>
                <w:bCs w:val="0"/>
                <w:sz w:val="24"/>
                <w:rtl/>
              </w:rPr>
            </w:rPrChange>
          </w:rPr>
          <w:delText>המתכננים ו</w:delText>
        </w:r>
      </w:del>
      <w:r w:rsidRPr="000748C0">
        <w:rPr>
          <w:b/>
          <w:bCs w:val="0"/>
          <w:sz w:val="24"/>
          <w:rtl/>
          <w:rPrChange w:id="987" w:author="Meryl Etman" w:date="2020-03-25T10:10:00Z">
            <w:rPr>
              <w:b/>
              <w:bCs w:val="0"/>
              <w:sz w:val="24"/>
              <w:rtl/>
            </w:rPr>
          </w:rPrChange>
        </w:rPr>
        <w:t>הקבלנים ויאושרו על ידי המזמין.</w:t>
      </w:r>
    </w:p>
    <w:p w14:paraId="471EE3B1" w14:textId="77777777" w:rsidR="00EB5A81" w:rsidRPr="000748C0" w:rsidRDefault="00EB5A81" w:rsidP="00EB5A81">
      <w:pPr>
        <w:ind w:left="1460"/>
        <w:jc w:val="both"/>
        <w:rPr>
          <w:color w:val="000000"/>
          <w:sz w:val="24"/>
          <w:szCs w:val="24"/>
          <w:rtl/>
          <w:rPrChange w:id="988" w:author="Meryl Etman" w:date="2020-03-25T10:10:00Z">
            <w:rPr>
              <w:color w:val="000000"/>
              <w:sz w:val="24"/>
              <w:szCs w:val="24"/>
              <w:rtl/>
            </w:rPr>
          </w:rPrChange>
        </w:rPr>
      </w:pPr>
      <w:r w:rsidRPr="000748C0">
        <w:rPr>
          <w:color w:val="000000"/>
          <w:sz w:val="24"/>
          <w:szCs w:val="24"/>
          <w:rtl/>
          <w:rPrChange w:id="989" w:author="Meryl Etman" w:date="2020-03-25T10:10:00Z">
            <w:rPr>
              <w:color w:val="000000"/>
              <w:sz w:val="24"/>
              <w:szCs w:val="24"/>
              <w:rtl/>
            </w:rPr>
          </w:rPrChange>
        </w:rPr>
        <w:t xml:space="preserve">לוח הזמנים לפיקוח בכל אחד מהשלבים של הפרויקט יהיה כמפורט בנספח </w:t>
      </w:r>
      <w:r w:rsidRPr="000748C0">
        <w:rPr>
          <w:rFonts w:hint="cs"/>
          <w:b/>
          <w:bCs/>
          <w:color w:val="000000"/>
          <w:sz w:val="24"/>
          <w:szCs w:val="24"/>
          <w:rtl/>
          <w:rPrChange w:id="990" w:author="Meryl Etman" w:date="2020-03-25T10:10:00Z">
            <w:rPr>
              <w:rFonts w:hint="cs"/>
              <w:b/>
              <w:bCs/>
              <w:color w:val="000000"/>
              <w:sz w:val="24"/>
              <w:szCs w:val="24"/>
              <w:rtl/>
            </w:rPr>
          </w:rPrChange>
        </w:rPr>
        <w:t>ד</w:t>
      </w:r>
      <w:r w:rsidRPr="000748C0">
        <w:rPr>
          <w:rFonts w:hint="cs"/>
          <w:color w:val="000000"/>
          <w:sz w:val="24"/>
          <w:szCs w:val="24"/>
          <w:rtl/>
          <w:rPrChange w:id="991" w:author="Meryl Etman" w:date="2020-03-25T10:10:00Z">
            <w:rPr>
              <w:rFonts w:hint="cs"/>
              <w:color w:val="000000"/>
              <w:sz w:val="24"/>
              <w:szCs w:val="24"/>
              <w:rtl/>
            </w:rPr>
          </w:rPrChange>
        </w:rPr>
        <w:t>'</w:t>
      </w:r>
      <w:r w:rsidRPr="000748C0">
        <w:rPr>
          <w:color w:val="000000"/>
          <w:sz w:val="24"/>
          <w:szCs w:val="24"/>
          <w:rtl/>
          <w:rPrChange w:id="992" w:author="Meryl Etman" w:date="2020-03-25T10:10:00Z">
            <w:rPr>
              <w:color w:val="000000"/>
              <w:sz w:val="24"/>
              <w:szCs w:val="24"/>
              <w:rtl/>
            </w:rPr>
          </w:rPrChange>
        </w:rPr>
        <w:t xml:space="preserve"> וכפי שיקבע מעת לעת ע"י המנהל.</w:t>
      </w:r>
    </w:p>
    <w:p w14:paraId="0711CFE0" w14:textId="77777777" w:rsidR="00EB5A81" w:rsidRPr="000748C0" w:rsidRDefault="00EB5A81" w:rsidP="00EB5A81">
      <w:pPr>
        <w:pStyle w:val="2"/>
        <w:ind w:left="1440"/>
        <w:jc w:val="both"/>
        <w:rPr>
          <w:b/>
          <w:bCs w:val="0"/>
          <w:sz w:val="24"/>
          <w:rPrChange w:id="993" w:author="Meryl Etman" w:date="2020-03-25T10:10:00Z">
            <w:rPr>
              <w:b/>
              <w:bCs w:val="0"/>
              <w:sz w:val="24"/>
            </w:rPr>
          </w:rPrChange>
        </w:rPr>
      </w:pPr>
    </w:p>
    <w:p w14:paraId="51607E4B" w14:textId="3B7ED6AF" w:rsidR="00EB5A81" w:rsidRPr="000748C0" w:rsidRDefault="00146BA7" w:rsidP="00146BA7">
      <w:pPr>
        <w:pStyle w:val="2"/>
        <w:keepNext w:val="0"/>
        <w:numPr>
          <w:ilvl w:val="1"/>
          <w:numId w:val="15"/>
        </w:numPr>
        <w:tabs>
          <w:tab w:val="left" w:pos="1440"/>
        </w:tabs>
        <w:ind w:left="1460"/>
        <w:jc w:val="both"/>
        <w:rPr>
          <w:b/>
          <w:bCs w:val="0"/>
          <w:sz w:val="24"/>
          <w:rPrChange w:id="994" w:author="Meryl Etman" w:date="2020-03-25T10:10:00Z">
            <w:rPr>
              <w:b/>
              <w:bCs w:val="0"/>
              <w:sz w:val="24"/>
            </w:rPr>
          </w:rPrChange>
        </w:rPr>
      </w:pPr>
      <w:ins w:id="995" w:author="Meryl Etman" w:date="2020-03-01T16:45:00Z">
        <w:r w:rsidRPr="000748C0">
          <w:rPr>
            <w:rFonts w:hint="cs"/>
            <w:b/>
            <w:bCs w:val="0"/>
            <w:sz w:val="24"/>
            <w:rtl/>
            <w:rPrChange w:id="996" w:author="Meryl Etman" w:date="2020-03-25T10:10:00Z">
              <w:rPr>
                <w:rFonts w:hint="cs"/>
                <w:b/>
                <w:bCs w:val="0"/>
                <w:sz w:val="24"/>
                <w:rtl/>
              </w:rPr>
            </w:rPrChange>
          </w:rPr>
          <w:t>מבוטל.</w:t>
        </w:r>
      </w:ins>
      <w:del w:id="997" w:author="Meryl Etman" w:date="2020-03-01T16:45:00Z">
        <w:r w:rsidR="00EB5A81" w:rsidRPr="000748C0" w:rsidDel="00146BA7">
          <w:rPr>
            <w:b/>
            <w:bCs w:val="0"/>
            <w:sz w:val="24"/>
            <w:rtl/>
            <w:rPrChange w:id="998" w:author="Meryl Etman" w:date="2020-03-25T10:10:00Z">
              <w:rPr>
                <w:b/>
                <w:bCs w:val="0"/>
                <w:sz w:val="24"/>
                <w:rtl/>
              </w:rPr>
            </w:rPrChange>
          </w:rPr>
          <w:delText>ידוע למפקח</w:delText>
        </w:r>
        <w:r w:rsidR="00EB5A81" w:rsidRPr="000748C0" w:rsidDel="00146BA7">
          <w:rPr>
            <w:rFonts w:hint="cs"/>
            <w:b/>
            <w:bCs w:val="0"/>
            <w:sz w:val="24"/>
            <w:rtl/>
            <w:rPrChange w:id="999" w:author="Meryl Etman" w:date="2020-03-25T10:10:00Z">
              <w:rPr>
                <w:rFonts w:hint="cs"/>
                <w:b/>
                <w:bCs w:val="0"/>
                <w:sz w:val="24"/>
                <w:rtl/>
              </w:rPr>
            </w:rPrChange>
          </w:rPr>
          <w:delText>,</w:delText>
        </w:r>
        <w:r w:rsidR="00EB5A81" w:rsidRPr="000748C0" w:rsidDel="00146BA7">
          <w:rPr>
            <w:b/>
            <w:bCs w:val="0"/>
            <w:sz w:val="24"/>
            <w:rtl/>
            <w:rPrChange w:id="1000" w:author="Meryl Etman" w:date="2020-03-25T10:10:00Z">
              <w:rPr>
                <w:b/>
                <w:bCs w:val="0"/>
                <w:sz w:val="24"/>
                <w:rtl/>
              </w:rPr>
            </w:rPrChange>
          </w:rPr>
          <w:delText xml:space="preserve"> כי התח</w:delText>
        </w:r>
        <w:r w:rsidR="00EB5A81" w:rsidRPr="000748C0" w:rsidDel="00146BA7">
          <w:rPr>
            <w:rFonts w:hint="cs"/>
            <w:b/>
            <w:bCs w:val="0"/>
            <w:sz w:val="24"/>
            <w:rtl/>
            <w:rPrChange w:id="1001" w:author="Meryl Etman" w:date="2020-03-25T10:10:00Z">
              <w:rPr>
                <w:rFonts w:hint="cs"/>
                <w:b/>
                <w:bCs w:val="0"/>
                <w:sz w:val="24"/>
                <w:rtl/>
              </w:rPr>
            </w:rPrChange>
          </w:rPr>
          <w:delText>י</w:delText>
        </w:r>
        <w:r w:rsidR="00EB5A81" w:rsidRPr="000748C0" w:rsidDel="00146BA7">
          <w:rPr>
            <w:b/>
            <w:bCs w:val="0"/>
            <w:sz w:val="24"/>
            <w:rtl/>
            <w:rPrChange w:id="1002" w:author="Meryl Etman" w:date="2020-03-25T10:10:00Z">
              <w:rPr>
                <w:b/>
                <w:bCs w:val="0"/>
                <w:sz w:val="24"/>
                <w:rtl/>
              </w:rPr>
            </w:rPrChange>
          </w:rPr>
          <w:delText>יבויות המתכננים והקבלנים מותנות ו/או יותנו בכך שיסופקו להם כל התכניות, ההנחיות, ההוראות, הפרטים והב</w:delText>
        </w:r>
        <w:r w:rsidR="00EB5A81" w:rsidRPr="000748C0" w:rsidDel="00146BA7">
          <w:rPr>
            <w:rFonts w:hint="cs"/>
            <w:b/>
            <w:bCs w:val="0"/>
            <w:sz w:val="24"/>
            <w:rtl/>
            <w:rPrChange w:id="1003" w:author="Meryl Etman" w:date="2020-03-25T10:10:00Z">
              <w:rPr>
                <w:rFonts w:hint="cs"/>
                <w:b/>
                <w:bCs w:val="0"/>
                <w:sz w:val="24"/>
                <w:rtl/>
              </w:rPr>
            </w:rPrChange>
          </w:rPr>
          <w:delText>י</w:delText>
        </w:r>
        <w:r w:rsidR="00EB5A81" w:rsidRPr="000748C0" w:rsidDel="00146BA7">
          <w:rPr>
            <w:b/>
            <w:bCs w:val="0"/>
            <w:sz w:val="24"/>
            <w:rtl/>
            <w:rPrChange w:id="1004" w:author="Meryl Etman" w:date="2020-03-25T10:10:00Z">
              <w:rPr>
                <w:b/>
                <w:bCs w:val="0"/>
                <w:sz w:val="24"/>
                <w:rtl/>
              </w:rPr>
            </w:rPrChange>
          </w:rPr>
          <w:delText>אורים שידרשו לב</w:delText>
        </w:r>
        <w:r w:rsidR="00EB5A81" w:rsidRPr="000748C0" w:rsidDel="00146BA7">
          <w:rPr>
            <w:rFonts w:hint="cs"/>
            <w:b/>
            <w:bCs w:val="0"/>
            <w:sz w:val="24"/>
            <w:rtl/>
            <w:rPrChange w:id="1005" w:author="Meryl Etman" w:date="2020-03-25T10:10:00Z">
              <w:rPr>
                <w:rFonts w:hint="cs"/>
                <w:b/>
                <w:bCs w:val="0"/>
                <w:sz w:val="24"/>
                <w:rtl/>
              </w:rPr>
            </w:rPrChange>
          </w:rPr>
          <w:delText>י</w:delText>
        </w:r>
        <w:r w:rsidR="00EB5A81" w:rsidRPr="000748C0" w:rsidDel="00146BA7">
          <w:rPr>
            <w:b/>
            <w:bCs w:val="0"/>
            <w:sz w:val="24"/>
            <w:rtl/>
            <w:rPrChange w:id="1006" w:author="Meryl Etman" w:date="2020-03-25T10:10:00Z">
              <w:rPr>
                <w:b/>
                <w:bCs w:val="0"/>
                <w:sz w:val="24"/>
                <w:rtl/>
              </w:rPr>
            </w:rPrChange>
          </w:rPr>
          <w:delText>צוע העבודות, במהירות ובקצב שימנעו כל ע</w:delText>
        </w:r>
        <w:r w:rsidR="00EB5A81" w:rsidRPr="000748C0" w:rsidDel="00146BA7">
          <w:rPr>
            <w:rFonts w:hint="cs"/>
            <w:b/>
            <w:bCs w:val="0"/>
            <w:sz w:val="24"/>
            <w:rtl/>
            <w:rPrChange w:id="1007" w:author="Meryl Etman" w:date="2020-03-25T10:10:00Z">
              <w:rPr>
                <w:rFonts w:hint="cs"/>
                <w:b/>
                <w:bCs w:val="0"/>
                <w:sz w:val="24"/>
                <w:rtl/>
              </w:rPr>
            </w:rPrChange>
          </w:rPr>
          <w:delText>י</w:delText>
        </w:r>
        <w:r w:rsidR="00EB5A81" w:rsidRPr="000748C0" w:rsidDel="00146BA7">
          <w:rPr>
            <w:b/>
            <w:bCs w:val="0"/>
            <w:sz w:val="24"/>
            <w:rtl/>
            <w:rPrChange w:id="1008" w:author="Meryl Etman" w:date="2020-03-25T10:10:00Z">
              <w:rPr>
                <w:b/>
                <w:bCs w:val="0"/>
                <w:sz w:val="24"/>
                <w:rtl/>
              </w:rPr>
            </w:rPrChange>
          </w:rPr>
          <w:delText>כוב בב</w:delText>
        </w:r>
        <w:r w:rsidR="00EB5A81" w:rsidRPr="000748C0" w:rsidDel="00146BA7">
          <w:rPr>
            <w:rFonts w:hint="cs"/>
            <w:b/>
            <w:bCs w:val="0"/>
            <w:sz w:val="24"/>
            <w:rtl/>
            <w:rPrChange w:id="1009" w:author="Meryl Etman" w:date="2020-03-25T10:10:00Z">
              <w:rPr>
                <w:rFonts w:hint="cs"/>
                <w:b/>
                <w:bCs w:val="0"/>
                <w:sz w:val="24"/>
                <w:rtl/>
              </w:rPr>
            </w:rPrChange>
          </w:rPr>
          <w:delText>י</w:delText>
        </w:r>
        <w:r w:rsidR="00EB5A81" w:rsidRPr="000748C0" w:rsidDel="00146BA7">
          <w:rPr>
            <w:b/>
            <w:bCs w:val="0"/>
            <w:sz w:val="24"/>
            <w:rtl/>
            <w:rPrChange w:id="1010" w:author="Meryl Etman" w:date="2020-03-25T10:10:00Z">
              <w:rPr>
                <w:b/>
                <w:bCs w:val="0"/>
                <w:sz w:val="24"/>
                <w:rtl/>
              </w:rPr>
            </w:rPrChange>
          </w:rPr>
          <w:delText>צוע העבודות וברציפותן, וכי במסגרת החוזים עם המתכננים והקבלנים מוטלים ו/או יוטלו על המפקח תפקידים שונים שעליו לבצעם במועדים הנקובים בהסכמים.</w:delText>
        </w:r>
      </w:del>
      <w:r w:rsidR="00EB5A81" w:rsidRPr="000748C0">
        <w:rPr>
          <w:b/>
          <w:bCs w:val="0"/>
          <w:sz w:val="24"/>
          <w:rtl/>
          <w:rPrChange w:id="1011" w:author="Meryl Etman" w:date="2020-03-25T10:10:00Z">
            <w:rPr>
              <w:b/>
              <w:bCs w:val="0"/>
              <w:sz w:val="24"/>
              <w:rtl/>
            </w:rPr>
          </w:rPrChange>
        </w:rPr>
        <w:t xml:space="preserve"> </w:t>
      </w:r>
    </w:p>
    <w:p w14:paraId="7DD9ECBE" w14:textId="77777777" w:rsidR="00EB5A81" w:rsidRPr="000748C0" w:rsidRDefault="00EB5A81">
      <w:pPr>
        <w:pStyle w:val="2"/>
        <w:jc w:val="both"/>
        <w:rPr>
          <w:sz w:val="24"/>
          <w:rtl/>
          <w:rPrChange w:id="1012" w:author="Meryl Etman" w:date="2020-03-25T10:10:00Z">
            <w:rPr>
              <w:sz w:val="24"/>
              <w:rtl/>
            </w:rPr>
          </w:rPrChange>
        </w:rPr>
        <w:pPrChange w:id="1013" w:author="Meryl Etman" w:date="2020-03-01T16:45:00Z">
          <w:pPr>
            <w:pStyle w:val="2"/>
            <w:ind w:left="1440"/>
            <w:jc w:val="both"/>
          </w:pPr>
        </w:pPrChange>
      </w:pPr>
    </w:p>
    <w:p w14:paraId="2C5C2BA3" w14:textId="702C1CB5" w:rsidR="00EB5A81" w:rsidRPr="000748C0" w:rsidRDefault="00EB5A81" w:rsidP="00146BA7">
      <w:pPr>
        <w:ind w:left="1440" w:hanging="700"/>
        <w:jc w:val="both"/>
        <w:rPr>
          <w:color w:val="000000"/>
          <w:sz w:val="24"/>
          <w:szCs w:val="24"/>
          <w:rtl/>
          <w:rPrChange w:id="1014" w:author="Meryl Etman" w:date="2020-03-25T10:10:00Z">
            <w:rPr>
              <w:color w:val="000000"/>
              <w:sz w:val="24"/>
              <w:szCs w:val="24"/>
              <w:rtl/>
            </w:rPr>
          </w:rPrChange>
        </w:rPr>
      </w:pPr>
      <w:r w:rsidRPr="000748C0">
        <w:rPr>
          <w:color w:val="000000"/>
          <w:sz w:val="24"/>
          <w:szCs w:val="24"/>
          <w:rtl/>
          <w:rPrChange w:id="1015" w:author="Meryl Etman" w:date="2020-03-25T10:10:00Z">
            <w:rPr>
              <w:color w:val="000000"/>
              <w:sz w:val="24"/>
              <w:szCs w:val="24"/>
              <w:rtl/>
            </w:rPr>
          </w:rPrChange>
        </w:rPr>
        <w:tab/>
      </w:r>
      <w:del w:id="1016" w:author="Meryl Etman" w:date="2020-03-01T16:45:00Z">
        <w:r w:rsidRPr="000748C0" w:rsidDel="00146BA7">
          <w:rPr>
            <w:color w:val="000000"/>
            <w:sz w:val="24"/>
            <w:szCs w:val="24"/>
            <w:rtl/>
            <w:rPrChange w:id="1017" w:author="Meryl Etman" w:date="2020-03-25T10:10:00Z">
              <w:rPr>
                <w:color w:val="000000"/>
                <w:sz w:val="24"/>
                <w:szCs w:val="24"/>
                <w:rtl/>
              </w:rPr>
            </w:rPrChange>
          </w:rPr>
          <w:delText>המפקח מתחייב</w:delText>
        </w:r>
        <w:r w:rsidRPr="000748C0" w:rsidDel="00146BA7">
          <w:rPr>
            <w:rFonts w:hint="cs"/>
            <w:color w:val="000000"/>
            <w:sz w:val="24"/>
            <w:szCs w:val="24"/>
            <w:rtl/>
            <w:rPrChange w:id="1018" w:author="Meryl Etman" w:date="2020-03-25T10:10:00Z">
              <w:rPr>
                <w:rFonts w:hint="cs"/>
                <w:color w:val="000000"/>
                <w:sz w:val="24"/>
                <w:szCs w:val="24"/>
                <w:rtl/>
              </w:rPr>
            </w:rPrChange>
          </w:rPr>
          <w:delText>,</w:delText>
        </w:r>
        <w:r w:rsidRPr="000748C0" w:rsidDel="00146BA7">
          <w:rPr>
            <w:color w:val="000000"/>
            <w:sz w:val="24"/>
            <w:szCs w:val="24"/>
            <w:rtl/>
            <w:rPrChange w:id="1019" w:author="Meryl Etman" w:date="2020-03-25T10:10:00Z">
              <w:rPr>
                <w:color w:val="000000"/>
                <w:sz w:val="24"/>
                <w:szCs w:val="24"/>
                <w:rtl/>
              </w:rPr>
            </w:rPrChange>
          </w:rPr>
          <w:delText xml:space="preserve"> לבצע את שרותי המפקח באופן שימנע כל עילה מהמתכננים ומהקבלנים מלטעון לעכוב מוצדק בתכנון ובב</w:delText>
        </w:r>
        <w:r w:rsidRPr="000748C0" w:rsidDel="00146BA7">
          <w:rPr>
            <w:rFonts w:hint="cs"/>
            <w:color w:val="000000"/>
            <w:sz w:val="24"/>
            <w:szCs w:val="24"/>
            <w:rtl/>
            <w:rPrChange w:id="1020" w:author="Meryl Etman" w:date="2020-03-25T10:10:00Z">
              <w:rPr>
                <w:rFonts w:hint="cs"/>
                <w:color w:val="000000"/>
                <w:sz w:val="24"/>
                <w:szCs w:val="24"/>
                <w:rtl/>
              </w:rPr>
            </w:rPrChange>
          </w:rPr>
          <w:delText>י</w:delText>
        </w:r>
        <w:r w:rsidRPr="000748C0" w:rsidDel="00146BA7">
          <w:rPr>
            <w:color w:val="000000"/>
            <w:sz w:val="24"/>
            <w:szCs w:val="24"/>
            <w:rtl/>
            <w:rPrChange w:id="1021" w:author="Meryl Etman" w:date="2020-03-25T10:10:00Z">
              <w:rPr>
                <w:color w:val="000000"/>
                <w:sz w:val="24"/>
                <w:szCs w:val="24"/>
                <w:rtl/>
              </w:rPr>
            </w:rPrChange>
          </w:rPr>
          <w:delText>צוע עבודות הבניה ו/או מלטעון לע</w:delText>
        </w:r>
        <w:r w:rsidRPr="000748C0" w:rsidDel="00146BA7">
          <w:rPr>
            <w:rFonts w:hint="cs"/>
            <w:color w:val="000000"/>
            <w:sz w:val="24"/>
            <w:szCs w:val="24"/>
            <w:rtl/>
            <w:rPrChange w:id="1022" w:author="Meryl Etman" w:date="2020-03-25T10:10:00Z">
              <w:rPr>
                <w:rFonts w:hint="cs"/>
                <w:color w:val="000000"/>
                <w:sz w:val="24"/>
                <w:szCs w:val="24"/>
                <w:rtl/>
              </w:rPr>
            </w:rPrChange>
          </w:rPr>
          <w:delText>י</w:delText>
        </w:r>
        <w:r w:rsidRPr="000748C0" w:rsidDel="00146BA7">
          <w:rPr>
            <w:color w:val="000000"/>
            <w:sz w:val="24"/>
            <w:szCs w:val="24"/>
            <w:rtl/>
            <w:rPrChange w:id="1023" w:author="Meryl Etman" w:date="2020-03-25T10:10:00Z">
              <w:rPr>
                <w:color w:val="000000"/>
                <w:sz w:val="24"/>
                <w:szCs w:val="24"/>
                <w:rtl/>
              </w:rPr>
            </w:rPrChange>
          </w:rPr>
          <w:delText xml:space="preserve">כוב בלתי מוצדק באישור/דחיית חשבון/ות שיוגש/ו על ידם לתשלום המזמין והנובע משרותי המפקח, ובאופן שיבטיח </w:delText>
        </w:r>
        <w:r w:rsidRPr="000748C0" w:rsidDel="00146BA7">
          <w:rPr>
            <w:rFonts w:hint="cs"/>
            <w:color w:val="000000"/>
            <w:sz w:val="24"/>
            <w:szCs w:val="24"/>
            <w:rtl/>
            <w:rPrChange w:id="1024" w:author="Meryl Etman" w:date="2020-03-25T10:10:00Z">
              <w:rPr>
                <w:rFonts w:hint="cs"/>
                <w:color w:val="000000"/>
                <w:sz w:val="24"/>
                <w:szCs w:val="24"/>
                <w:rtl/>
              </w:rPr>
            </w:rPrChange>
          </w:rPr>
          <w:delText xml:space="preserve">את </w:delText>
        </w:r>
        <w:r w:rsidRPr="000748C0" w:rsidDel="00146BA7">
          <w:rPr>
            <w:color w:val="000000"/>
            <w:sz w:val="24"/>
            <w:szCs w:val="24"/>
            <w:rtl/>
            <w:rPrChange w:id="1025" w:author="Meryl Etman" w:date="2020-03-25T10:10:00Z">
              <w:rPr>
                <w:color w:val="000000"/>
                <w:sz w:val="24"/>
                <w:szCs w:val="24"/>
                <w:rtl/>
              </w:rPr>
            </w:rPrChange>
          </w:rPr>
          <w:delText>ב</w:delText>
        </w:r>
        <w:r w:rsidRPr="000748C0" w:rsidDel="00146BA7">
          <w:rPr>
            <w:rFonts w:hint="cs"/>
            <w:color w:val="000000"/>
            <w:sz w:val="24"/>
            <w:szCs w:val="24"/>
            <w:rtl/>
            <w:rPrChange w:id="1026" w:author="Meryl Etman" w:date="2020-03-25T10:10:00Z">
              <w:rPr>
                <w:rFonts w:hint="cs"/>
                <w:color w:val="000000"/>
                <w:sz w:val="24"/>
                <w:szCs w:val="24"/>
                <w:rtl/>
              </w:rPr>
            </w:rPrChange>
          </w:rPr>
          <w:delText>י</w:delText>
        </w:r>
        <w:r w:rsidRPr="000748C0" w:rsidDel="00146BA7">
          <w:rPr>
            <w:color w:val="000000"/>
            <w:sz w:val="24"/>
            <w:szCs w:val="24"/>
            <w:rtl/>
            <w:rPrChange w:id="1027" w:author="Meryl Etman" w:date="2020-03-25T10:10:00Z">
              <w:rPr>
                <w:color w:val="000000"/>
                <w:sz w:val="24"/>
                <w:szCs w:val="24"/>
                <w:rtl/>
              </w:rPr>
            </w:rPrChange>
          </w:rPr>
          <w:delText>צוע עבודות התכנון והבניה בהתאם ללוחות הזמנים כאמור בסעיף 6.1 לעיל.</w:delText>
        </w:r>
      </w:del>
    </w:p>
    <w:p w14:paraId="6702D45E" w14:textId="77777777" w:rsidR="00EB5A81" w:rsidRPr="000748C0" w:rsidRDefault="00EB5A81">
      <w:pPr>
        <w:jc w:val="both"/>
        <w:rPr>
          <w:color w:val="000000"/>
          <w:sz w:val="24"/>
          <w:szCs w:val="24"/>
          <w:rtl/>
          <w:rPrChange w:id="1028" w:author="Meryl Etman" w:date="2020-03-25T10:10:00Z">
            <w:rPr>
              <w:color w:val="000000"/>
              <w:sz w:val="24"/>
              <w:szCs w:val="24"/>
              <w:rtl/>
            </w:rPr>
          </w:rPrChange>
        </w:rPr>
        <w:pPrChange w:id="1029" w:author="Meryl Etman" w:date="2020-03-01T16:45:00Z">
          <w:pPr>
            <w:ind w:left="1440" w:hanging="700"/>
            <w:jc w:val="both"/>
          </w:pPr>
        </w:pPrChange>
      </w:pPr>
    </w:p>
    <w:p w14:paraId="729A1747" w14:textId="333F227A" w:rsidR="00EB5A81" w:rsidRPr="000748C0" w:rsidRDefault="00EB5A81" w:rsidP="00146BA7">
      <w:pPr>
        <w:ind w:left="1440" w:hanging="700"/>
        <w:jc w:val="both"/>
        <w:rPr>
          <w:color w:val="000000"/>
          <w:sz w:val="24"/>
          <w:szCs w:val="24"/>
          <w:rtl/>
          <w:rPrChange w:id="1030" w:author="Meryl Etman" w:date="2020-03-25T10:10:00Z">
            <w:rPr>
              <w:color w:val="000000"/>
              <w:sz w:val="24"/>
              <w:szCs w:val="24"/>
              <w:rtl/>
            </w:rPr>
          </w:rPrChange>
        </w:rPr>
      </w:pPr>
      <w:r w:rsidRPr="000748C0">
        <w:rPr>
          <w:color w:val="000000"/>
          <w:sz w:val="24"/>
          <w:szCs w:val="24"/>
          <w:rtl/>
          <w:rPrChange w:id="1031" w:author="Meryl Etman" w:date="2020-03-25T10:10:00Z">
            <w:rPr>
              <w:color w:val="000000"/>
              <w:sz w:val="24"/>
              <w:szCs w:val="24"/>
              <w:rtl/>
            </w:rPr>
          </w:rPrChange>
        </w:rPr>
        <w:tab/>
      </w:r>
      <w:del w:id="1032" w:author="Meryl Etman" w:date="2020-03-01T16:45:00Z">
        <w:r w:rsidRPr="000748C0" w:rsidDel="00146BA7">
          <w:rPr>
            <w:color w:val="000000"/>
            <w:sz w:val="24"/>
            <w:szCs w:val="24"/>
            <w:rtl/>
            <w:rPrChange w:id="1033" w:author="Meryl Etman" w:date="2020-03-25T10:10:00Z">
              <w:rPr>
                <w:color w:val="000000"/>
                <w:sz w:val="24"/>
                <w:szCs w:val="24"/>
                <w:rtl/>
              </w:rPr>
            </w:rPrChange>
          </w:rPr>
          <w:delText>כמו כן</w:delText>
        </w:r>
        <w:r w:rsidRPr="000748C0" w:rsidDel="00146BA7">
          <w:rPr>
            <w:rFonts w:hint="cs"/>
            <w:color w:val="000000"/>
            <w:sz w:val="24"/>
            <w:szCs w:val="24"/>
            <w:rtl/>
            <w:rPrChange w:id="1034" w:author="Meryl Etman" w:date="2020-03-25T10:10:00Z">
              <w:rPr>
                <w:rFonts w:hint="cs"/>
                <w:color w:val="000000"/>
                <w:sz w:val="24"/>
                <w:szCs w:val="24"/>
                <w:rtl/>
              </w:rPr>
            </w:rPrChange>
          </w:rPr>
          <w:delText>,</w:delText>
        </w:r>
        <w:r w:rsidRPr="000748C0" w:rsidDel="00146BA7">
          <w:rPr>
            <w:color w:val="000000"/>
            <w:sz w:val="24"/>
            <w:szCs w:val="24"/>
            <w:rtl/>
            <w:rPrChange w:id="1035" w:author="Meryl Etman" w:date="2020-03-25T10:10:00Z">
              <w:rPr>
                <w:color w:val="000000"/>
                <w:sz w:val="24"/>
                <w:szCs w:val="24"/>
                <w:rtl/>
              </w:rPr>
            </w:rPrChange>
          </w:rPr>
          <w:delText xml:space="preserve"> מתחייב המפקח לבצע את שרותי המפקח באופן שלא יעכב </w:delText>
        </w:r>
        <w:r w:rsidRPr="000748C0" w:rsidDel="00146BA7">
          <w:rPr>
            <w:rFonts w:hint="cs"/>
            <w:color w:val="000000"/>
            <w:sz w:val="24"/>
            <w:szCs w:val="24"/>
            <w:rtl/>
            <w:rPrChange w:id="1036" w:author="Meryl Etman" w:date="2020-03-25T10:10:00Z">
              <w:rPr>
                <w:rFonts w:hint="cs"/>
                <w:color w:val="000000"/>
                <w:sz w:val="24"/>
                <w:szCs w:val="24"/>
                <w:rtl/>
              </w:rPr>
            </w:rPrChange>
          </w:rPr>
          <w:delText xml:space="preserve">את </w:delText>
        </w:r>
        <w:r w:rsidRPr="000748C0" w:rsidDel="00146BA7">
          <w:rPr>
            <w:color w:val="000000"/>
            <w:sz w:val="24"/>
            <w:szCs w:val="24"/>
            <w:rtl/>
            <w:rPrChange w:id="1037" w:author="Meryl Etman" w:date="2020-03-25T10:10:00Z">
              <w:rPr>
                <w:color w:val="000000"/>
                <w:sz w:val="24"/>
                <w:szCs w:val="24"/>
                <w:rtl/>
              </w:rPr>
            </w:rPrChange>
          </w:rPr>
          <w:delText>עבודותיהם של המתכננים ו</w:delText>
        </w:r>
        <w:r w:rsidRPr="000748C0" w:rsidDel="00146BA7">
          <w:rPr>
            <w:rFonts w:hint="cs"/>
            <w:color w:val="000000"/>
            <w:sz w:val="24"/>
            <w:szCs w:val="24"/>
            <w:rtl/>
            <w:rPrChange w:id="1038" w:author="Meryl Etman" w:date="2020-03-25T10:10:00Z">
              <w:rPr>
                <w:rFonts w:hint="cs"/>
                <w:color w:val="000000"/>
                <w:sz w:val="24"/>
                <w:szCs w:val="24"/>
                <w:rtl/>
              </w:rPr>
            </w:rPrChange>
          </w:rPr>
          <w:delText xml:space="preserve">/או </w:delText>
        </w:r>
        <w:r w:rsidRPr="000748C0" w:rsidDel="00146BA7">
          <w:rPr>
            <w:color w:val="000000"/>
            <w:sz w:val="24"/>
            <w:szCs w:val="24"/>
            <w:rtl/>
            <w:rPrChange w:id="1039" w:author="Meryl Etman" w:date="2020-03-25T10:10:00Z">
              <w:rPr>
                <w:color w:val="000000"/>
                <w:sz w:val="24"/>
                <w:szCs w:val="24"/>
                <w:rtl/>
              </w:rPr>
            </w:rPrChange>
          </w:rPr>
          <w:delText>גורמים אחרים שיפעלו בהקמת המבנה.</w:delText>
        </w:r>
      </w:del>
    </w:p>
    <w:p w14:paraId="1C7BE5AC" w14:textId="77777777" w:rsidR="00EB5A81" w:rsidRPr="000748C0" w:rsidRDefault="00EB5A81" w:rsidP="00EB5A81">
      <w:pPr>
        <w:ind w:left="2120" w:hanging="700"/>
        <w:jc w:val="both"/>
        <w:rPr>
          <w:color w:val="000000"/>
          <w:sz w:val="24"/>
          <w:szCs w:val="24"/>
          <w:rtl/>
          <w:rPrChange w:id="1040" w:author="Meryl Etman" w:date="2020-03-25T10:10:00Z">
            <w:rPr>
              <w:color w:val="000000"/>
              <w:sz w:val="24"/>
              <w:szCs w:val="24"/>
              <w:rtl/>
            </w:rPr>
          </w:rPrChange>
        </w:rPr>
      </w:pPr>
    </w:p>
    <w:p w14:paraId="5826BA18" w14:textId="77777777" w:rsidR="00EB5A81" w:rsidRPr="000748C0" w:rsidRDefault="00EB5A81" w:rsidP="00EB5A81">
      <w:pPr>
        <w:pStyle w:val="2"/>
        <w:keepNext w:val="0"/>
        <w:numPr>
          <w:ilvl w:val="1"/>
          <w:numId w:val="15"/>
        </w:numPr>
        <w:tabs>
          <w:tab w:val="left" w:pos="1440"/>
        </w:tabs>
        <w:ind w:left="1460"/>
        <w:jc w:val="both"/>
        <w:rPr>
          <w:b/>
          <w:bCs w:val="0"/>
          <w:sz w:val="24"/>
          <w:rPrChange w:id="1041" w:author="Meryl Etman" w:date="2020-03-25T10:10:00Z">
            <w:rPr>
              <w:b/>
              <w:bCs w:val="0"/>
              <w:sz w:val="24"/>
            </w:rPr>
          </w:rPrChange>
        </w:rPr>
      </w:pPr>
      <w:r w:rsidRPr="000748C0">
        <w:rPr>
          <w:b/>
          <w:bCs w:val="0"/>
          <w:sz w:val="24"/>
          <w:rtl/>
          <w:rPrChange w:id="1042" w:author="Meryl Etman" w:date="2020-03-25T10:10:00Z">
            <w:rPr>
              <w:b/>
              <w:bCs w:val="0"/>
              <w:sz w:val="24"/>
              <w:rtl/>
            </w:rPr>
          </w:rPrChange>
        </w:rPr>
        <w:t>ע</w:t>
      </w:r>
      <w:r w:rsidRPr="000748C0">
        <w:rPr>
          <w:rFonts w:hint="cs"/>
          <w:b/>
          <w:bCs w:val="0"/>
          <w:sz w:val="24"/>
          <w:rtl/>
          <w:rPrChange w:id="1043" w:author="Meryl Etman" w:date="2020-03-25T10:10:00Z">
            <w:rPr>
              <w:rFonts w:hint="cs"/>
              <w:b/>
              <w:bCs w:val="0"/>
              <w:sz w:val="24"/>
              <w:rtl/>
            </w:rPr>
          </w:rPrChange>
        </w:rPr>
        <w:t>י</w:t>
      </w:r>
      <w:r w:rsidRPr="000748C0">
        <w:rPr>
          <w:b/>
          <w:bCs w:val="0"/>
          <w:sz w:val="24"/>
          <w:rtl/>
          <w:rPrChange w:id="1044" w:author="Meryl Etman" w:date="2020-03-25T10:10:00Z">
            <w:rPr>
              <w:b/>
              <w:bCs w:val="0"/>
              <w:sz w:val="24"/>
              <w:rtl/>
            </w:rPr>
          </w:rPrChange>
        </w:rPr>
        <w:t>כוב בב</w:t>
      </w:r>
      <w:r w:rsidRPr="000748C0">
        <w:rPr>
          <w:rFonts w:hint="cs"/>
          <w:b/>
          <w:bCs w:val="0"/>
          <w:sz w:val="24"/>
          <w:rtl/>
          <w:rPrChange w:id="1045" w:author="Meryl Etman" w:date="2020-03-25T10:10:00Z">
            <w:rPr>
              <w:rFonts w:hint="cs"/>
              <w:b/>
              <w:bCs w:val="0"/>
              <w:sz w:val="24"/>
              <w:rtl/>
            </w:rPr>
          </w:rPrChange>
        </w:rPr>
        <w:t>י</w:t>
      </w:r>
      <w:r w:rsidRPr="000748C0">
        <w:rPr>
          <w:b/>
          <w:bCs w:val="0"/>
          <w:sz w:val="24"/>
          <w:rtl/>
          <w:rPrChange w:id="1046" w:author="Meryl Etman" w:date="2020-03-25T10:10:00Z">
            <w:rPr>
              <w:b/>
              <w:bCs w:val="0"/>
              <w:sz w:val="24"/>
              <w:rtl/>
            </w:rPr>
          </w:rPrChange>
        </w:rPr>
        <w:t>צוע שירותי המפקח יוכר כמוצדק</w:t>
      </w:r>
      <w:r w:rsidRPr="000748C0">
        <w:rPr>
          <w:rFonts w:hint="cs"/>
          <w:b/>
          <w:bCs w:val="0"/>
          <w:sz w:val="24"/>
          <w:rtl/>
          <w:rPrChange w:id="1047" w:author="Meryl Etman" w:date="2020-03-25T10:10:00Z">
            <w:rPr>
              <w:rFonts w:hint="cs"/>
              <w:b/>
              <w:bCs w:val="0"/>
              <w:sz w:val="24"/>
              <w:rtl/>
            </w:rPr>
          </w:rPrChange>
        </w:rPr>
        <w:t>,</w:t>
      </w:r>
      <w:r w:rsidRPr="000748C0">
        <w:rPr>
          <w:b/>
          <w:bCs w:val="0"/>
          <w:sz w:val="24"/>
          <w:rtl/>
          <w:rPrChange w:id="1048" w:author="Meryl Etman" w:date="2020-03-25T10:10:00Z">
            <w:rPr>
              <w:b/>
              <w:bCs w:val="0"/>
              <w:sz w:val="24"/>
              <w:rtl/>
            </w:rPr>
          </w:rPrChange>
        </w:rPr>
        <w:t xml:space="preserve"> רק בהתמלא כל התנאים המצטברים הבאים:</w:t>
      </w:r>
    </w:p>
    <w:p w14:paraId="60BE16EA" w14:textId="77777777" w:rsidR="00EB5A81" w:rsidRPr="000748C0" w:rsidRDefault="00EB5A81" w:rsidP="00EB5A81">
      <w:pPr>
        <w:pStyle w:val="2"/>
        <w:ind w:left="1440"/>
        <w:jc w:val="both"/>
        <w:rPr>
          <w:sz w:val="24"/>
          <w:rtl/>
          <w:rPrChange w:id="1049" w:author="Meryl Etman" w:date="2020-03-25T10:10:00Z">
            <w:rPr>
              <w:sz w:val="24"/>
              <w:rtl/>
            </w:rPr>
          </w:rPrChange>
        </w:rPr>
      </w:pPr>
    </w:p>
    <w:p w14:paraId="7781F3EF" w14:textId="77777777" w:rsidR="00EB5A81" w:rsidRPr="000748C0" w:rsidRDefault="00EB5A81" w:rsidP="00EB5A81">
      <w:pPr>
        <w:pStyle w:val="3"/>
        <w:keepNext w:val="0"/>
        <w:numPr>
          <w:ilvl w:val="2"/>
          <w:numId w:val="15"/>
        </w:numPr>
        <w:tabs>
          <w:tab w:val="left" w:pos="2160"/>
        </w:tabs>
        <w:ind w:left="2180"/>
        <w:rPr>
          <w:b w:val="0"/>
          <w:bCs w:val="0"/>
          <w:sz w:val="24"/>
          <w:u w:val="none"/>
          <w:rPrChange w:id="1050" w:author="Meryl Etman" w:date="2020-03-25T10:10:00Z">
            <w:rPr>
              <w:b w:val="0"/>
              <w:bCs w:val="0"/>
              <w:sz w:val="24"/>
              <w:u w:val="none"/>
            </w:rPr>
          </w:rPrChange>
        </w:rPr>
      </w:pPr>
      <w:r w:rsidRPr="000748C0">
        <w:rPr>
          <w:rFonts w:hint="cs"/>
          <w:b w:val="0"/>
          <w:bCs w:val="0"/>
          <w:sz w:val="24"/>
          <w:u w:val="none"/>
          <w:rtl/>
          <w:rPrChange w:id="1051" w:author="Meryl Etman" w:date="2020-03-25T10:10:00Z">
            <w:rPr>
              <w:rFonts w:hint="cs"/>
              <w:b w:val="0"/>
              <w:bCs w:val="0"/>
              <w:sz w:val="24"/>
              <w:u w:val="none"/>
              <w:rtl/>
            </w:rPr>
          </w:rPrChange>
        </w:rPr>
        <w:t>העיכוב</w:t>
      </w:r>
      <w:r w:rsidRPr="000748C0">
        <w:rPr>
          <w:b w:val="0"/>
          <w:bCs w:val="0"/>
          <w:sz w:val="24"/>
          <w:u w:val="none"/>
          <w:rtl/>
          <w:rPrChange w:id="1052" w:author="Meryl Etman" w:date="2020-03-25T10:10:00Z">
            <w:rPr>
              <w:b w:val="0"/>
              <w:bCs w:val="0"/>
              <w:sz w:val="24"/>
              <w:u w:val="none"/>
              <w:rtl/>
            </w:rPr>
          </w:rPrChange>
        </w:rPr>
        <w:t xml:space="preserve"> נובע מכח עליון או גורם אחר (להלן יחדיו - "</w:t>
      </w:r>
      <w:r w:rsidRPr="000748C0">
        <w:rPr>
          <w:sz w:val="24"/>
          <w:u w:val="none"/>
          <w:rtl/>
          <w:rPrChange w:id="1053" w:author="Meryl Etman" w:date="2020-03-25T10:10:00Z">
            <w:rPr>
              <w:sz w:val="24"/>
              <w:u w:val="none"/>
              <w:rtl/>
            </w:rPr>
          </w:rPrChange>
        </w:rPr>
        <w:t>אירוע דוחה</w:t>
      </w:r>
      <w:r w:rsidRPr="000748C0">
        <w:rPr>
          <w:b w:val="0"/>
          <w:bCs w:val="0"/>
          <w:sz w:val="24"/>
          <w:u w:val="none"/>
          <w:rtl/>
          <w:rPrChange w:id="1054" w:author="Meryl Etman" w:date="2020-03-25T10:10:00Z">
            <w:rPr>
              <w:b w:val="0"/>
              <w:bCs w:val="0"/>
              <w:sz w:val="24"/>
              <w:u w:val="none"/>
              <w:rtl/>
            </w:rPr>
          </w:rPrChange>
        </w:rPr>
        <w:t>") שלא הי</w:t>
      </w:r>
      <w:r w:rsidRPr="000748C0">
        <w:rPr>
          <w:rFonts w:hint="cs"/>
          <w:b w:val="0"/>
          <w:bCs w:val="0"/>
          <w:sz w:val="24"/>
          <w:u w:val="none"/>
          <w:rtl/>
          <w:rPrChange w:id="1055" w:author="Meryl Etman" w:date="2020-03-25T10:10:00Z">
            <w:rPr>
              <w:rFonts w:hint="cs"/>
              <w:b w:val="0"/>
              <w:bCs w:val="0"/>
              <w:sz w:val="24"/>
              <w:u w:val="none"/>
              <w:rtl/>
            </w:rPr>
          </w:rPrChange>
        </w:rPr>
        <w:t>י</w:t>
      </w:r>
      <w:r w:rsidRPr="000748C0">
        <w:rPr>
          <w:b w:val="0"/>
          <w:bCs w:val="0"/>
          <w:sz w:val="24"/>
          <w:u w:val="none"/>
          <w:rtl/>
          <w:rPrChange w:id="1056" w:author="Meryl Etman" w:date="2020-03-25T10:10:00Z">
            <w:rPr>
              <w:b w:val="0"/>
              <w:bCs w:val="0"/>
              <w:sz w:val="24"/>
              <w:u w:val="none"/>
              <w:rtl/>
            </w:rPr>
          </w:rPrChange>
        </w:rPr>
        <w:t>תה למפקח שליטה עליו.</w:t>
      </w:r>
    </w:p>
    <w:p w14:paraId="4F780B5D" w14:textId="77777777" w:rsidR="00EB5A81" w:rsidRPr="000748C0" w:rsidRDefault="00EB5A81" w:rsidP="00EB5A81">
      <w:pPr>
        <w:pStyle w:val="3"/>
        <w:ind w:left="2160"/>
        <w:rPr>
          <w:sz w:val="24"/>
          <w:u w:val="none"/>
          <w:rtl/>
          <w:rPrChange w:id="1057" w:author="Meryl Etman" w:date="2020-03-25T10:10:00Z">
            <w:rPr>
              <w:sz w:val="24"/>
              <w:u w:val="none"/>
              <w:rtl/>
            </w:rPr>
          </w:rPrChange>
        </w:rPr>
      </w:pPr>
    </w:p>
    <w:p w14:paraId="4B58CC38" w14:textId="77777777" w:rsidR="00EB5A81" w:rsidRPr="000748C0" w:rsidRDefault="00EB5A81" w:rsidP="00EB5A81">
      <w:pPr>
        <w:pStyle w:val="3"/>
        <w:keepNext w:val="0"/>
        <w:numPr>
          <w:ilvl w:val="2"/>
          <w:numId w:val="15"/>
        </w:numPr>
        <w:tabs>
          <w:tab w:val="left" w:pos="2160"/>
        </w:tabs>
        <w:ind w:left="2180"/>
        <w:rPr>
          <w:b w:val="0"/>
          <w:bCs w:val="0"/>
          <w:sz w:val="24"/>
          <w:u w:val="none"/>
          <w:rPrChange w:id="1058" w:author="Meryl Etman" w:date="2020-03-25T10:10:00Z">
            <w:rPr>
              <w:b w:val="0"/>
              <w:bCs w:val="0"/>
              <w:sz w:val="24"/>
              <w:u w:val="none"/>
            </w:rPr>
          </w:rPrChange>
        </w:rPr>
      </w:pPr>
      <w:r w:rsidRPr="000748C0">
        <w:rPr>
          <w:b w:val="0"/>
          <w:bCs w:val="0"/>
          <w:sz w:val="24"/>
          <w:u w:val="none"/>
          <w:rtl/>
          <w:rPrChange w:id="1059" w:author="Meryl Etman" w:date="2020-03-25T10:10:00Z">
            <w:rPr>
              <w:b w:val="0"/>
              <w:bCs w:val="0"/>
              <w:sz w:val="24"/>
              <w:u w:val="none"/>
              <w:rtl/>
            </w:rPr>
          </w:rPrChange>
        </w:rPr>
        <w:t>מיד משהתרחש אירוע דוחה</w:t>
      </w:r>
      <w:r w:rsidRPr="000748C0">
        <w:rPr>
          <w:rFonts w:hint="cs"/>
          <w:b w:val="0"/>
          <w:bCs w:val="0"/>
          <w:sz w:val="24"/>
          <w:u w:val="none"/>
          <w:rtl/>
          <w:rPrChange w:id="1060" w:author="Meryl Etman" w:date="2020-03-25T10:10:00Z">
            <w:rPr>
              <w:rFonts w:hint="cs"/>
              <w:b w:val="0"/>
              <w:bCs w:val="0"/>
              <w:sz w:val="24"/>
              <w:u w:val="none"/>
              <w:rtl/>
            </w:rPr>
          </w:rPrChange>
        </w:rPr>
        <w:t>,</w:t>
      </w:r>
      <w:r w:rsidRPr="000748C0">
        <w:rPr>
          <w:b w:val="0"/>
          <w:bCs w:val="0"/>
          <w:sz w:val="24"/>
          <w:u w:val="none"/>
          <w:rtl/>
          <w:rPrChange w:id="1061" w:author="Meryl Etman" w:date="2020-03-25T10:10:00Z">
            <w:rPr>
              <w:b w:val="0"/>
              <w:bCs w:val="0"/>
              <w:sz w:val="24"/>
              <w:u w:val="none"/>
              <w:rtl/>
            </w:rPr>
          </w:rPrChange>
        </w:rPr>
        <w:t xml:space="preserve"> הודיע המפקח למזמין על קיומו ועל משך הע</w:t>
      </w:r>
      <w:r w:rsidRPr="000748C0">
        <w:rPr>
          <w:rFonts w:hint="cs"/>
          <w:b w:val="0"/>
          <w:bCs w:val="0"/>
          <w:sz w:val="24"/>
          <w:u w:val="none"/>
          <w:rtl/>
          <w:rPrChange w:id="1062" w:author="Meryl Etman" w:date="2020-03-25T10:10:00Z">
            <w:rPr>
              <w:rFonts w:hint="cs"/>
              <w:b w:val="0"/>
              <w:bCs w:val="0"/>
              <w:sz w:val="24"/>
              <w:u w:val="none"/>
              <w:rtl/>
            </w:rPr>
          </w:rPrChange>
        </w:rPr>
        <w:t>י</w:t>
      </w:r>
      <w:r w:rsidRPr="000748C0">
        <w:rPr>
          <w:b w:val="0"/>
          <w:bCs w:val="0"/>
          <w:sz w:val="24"/>
          <w:u w:val="none"/>
          <w:rtl/>
          <w:rPrChange w:id="1063" w:author="Meryl Etman" w:date="2020-03-25T10:10:00Z">
            <w:rPr>
              <w:b w:val="0"/>
              <w:bCs w:val="0"/>
              <w:sz w:val="24"/>
              <w:u w:val="none"/>
              <w:rtl/>
            </w:rPr>
          </w:rPrChange>
        </w:rPr>
        <w:t>כוב הצפוי.</w:t>
      </w:r>
    </w:p>
    <w:p w14:paraId="289F6D97" w14:textId="77777777" w:rsidR="00EB5A81" w:rsidRPr="000748C0" w:rsidRDefault="00EB5A81" w:rsidP="00EB5A81">
      <w:pPr>
        <w:pStyle w:val="3"/>
        <w:rPr>
          <w:b w:val="0"/>
          <w:bCs w:val="0"/>
          <w:sz w:val="24"/>
          <w:u w:val="none"/>
          <w:rtl/>
          <w:rPrChange w:id="1064" w:author="Meryl Etman" w:date="2020-03-25T10:10:00Z">
            <w:rPr>
              <w:b w:val="0"/>
              <w:bCs w:val="0"/>
              <w:sz w:val="24"/>
              <w:u w:val="none"/>
              <w:rtl/>
            </w:rPr>
          </w:rPrChange>
        </w:rPr>
      </w:pPr>
    </w:p>
    <w:p w14:paraId="073C0D41" w14:textId="77777777" w:rsidR="00EB5A81" w:rsidRPr="000748C0" w:rsidRDefault="00EB5A81" w:rsidP="00EB5A81">
      <w:pPr>
        <w:pStyle w:val="3"/>
        <w:keepNext w:val="0"/>
        <w:numPr>
          <w:ilvl w:val="2"/>
          <w:numId w:val="15"/>
        </w:numPr>
        <w:tabs>
          <w:tab w:val="left" w:pos="2160"/>
        </w:tabs>
        <w:ind w:left="2180"/>
        <w:rPr>
          <w:b w:val="0"/>
          <w:bCs w:val="0"/>
          <w:sz w:val="24"/>
          <w:u w:val="none"/>
          <w:rPrChange w:id="1065" w:author="Meryl Etman" w:date="2020-03-25T10:10:00Z">
            <w:rPr>
              <w:b w:val="0"/>
              <w:bCs w:val="0"/>
              <w:sz w:val="24"/>
              <w:u w:val="none"/>
            </w:rPr>
          </w:rPrChange>
        </w:rPr>
      </w:pPr>
      <w:r w:rsidRPr="000748C0">
        <w:rPr>
          <w:b w:val="0"/>
          <w:bCs w:val="0"/>
          <w:sz w:val="24"/>
          <w:u w:val="none"/>
          <w:rtl/>
          <w:rPrChange w:id="1066" w:author="Meryl Etman" w:date="2020-03-25T10:10:00Z">
            <w:rPr>
              <w:b w:val="0"/>
              <w:bCs w:val="0"/>
              <w:sz w:val="24"/>
              <w:u w:val="none"/>
              <w:rtl/>
            </w:rPr>
          </w:rPrChange>
        </w:rPr>
        <w:t>מיד עם סיום האירוע הדוחה – יודיע המפקח למזמין על סיומו.</w:t>
      </w:r>
    </w:p>
    <w:p w14:paraId="25D53076" w14:textId="77777777" w:rsidR="00EB5A81" w:rsidRPr="000748C0" w:rsidRDefault="00EB5A81" w:rsidP="00E31259">
      <w:pPr>
        <w:jc w:val="both"/>
        <w:rPr>
          <w:color w:val="000000"/>
          <w:sz w:val="24"/>
          <w:szCs w:val="24"/>
          <w:rtl/>
          <w:rPrChange w:id="1067" w:author="Meryl Etman" w:date="2020-03-25T10:10:00Z">
            <w:rPr>
              <w:color w:val="000000"/>
              <w:sz w:val="24"/>
              <w:szCs w:val="24"/>
              <w:rtl/>
            </w:rPr>
          </w:rPrChange>
        </w:rPr>
      </w:pPr>
    </w:p>
    <w:p w14:paraId="7EB0DB08" w14:textId="77777777" w:rsidR="00EB5A81" w:rsidRPr="000748C0" w:rsidRDefault="00EB5A81" w:rsidP="00EB5A81">
      <w:pPr>
        <w:pStyle w:val="1"/>
        <w:keepNext w:val="0"/>
        <w:numPr>
          <w:ilvl w:val="0"/>
          <w:numId w:val="15"/>
        </w:numPr>
        <w:ind w:left="740"/>
        <w:rPr>
          <w:b/>
          <w:bCs/>
          <w:sz w:val="24"/>
          <w:u w:val="single"/>
          <w:rPrChange w:id="1068" w:author="Meryl Etman" w:date="2020-03-25T10:10:00Z">
            <w:rPr>
              <w:b/>
              <w:bCs/>
              <w:sz w:val="24"/>
              <w:u w:val="single"/>
            </w:rPr>
          </w:rPrChange>
        </w:rPr>
      </w:pPr>
      <w:r w:rsidRPr="000748C0">
        <w:rPr>
          <w:b/>
          <w:bCs/>
          <w:sz w:val="24"/>
          <w:u w:val="single"/>
          <w:rtl/>
          <w:rPrChange w:id="1069" w:author="Meryl Etman" w:date="2020-03-25T10:10:00Z">
            <w:rPr>
              <w:b/>
              <w:bCs/>
              <w:sz w:val="24"/>
              <w:u w:val="single"/>
              <w:rtl/>
            </w:rPr>
          </w:rPrChange>
        </w:rPr>
        <w:t>שכר המפקח</w:t>
      </w:r>
    </w:p>
    <w:p w14:paraId="61CFBCA3" w14:textId="77777777" w:rsidR="00EB5A81" w:rsidRPr="000748C0" w:rsidRDefault="00EB5A81" w:rsidP="00EB5A81">
      <w:pPr>
        <w:pStyle w:val="1"/>
        <w:ind w:left="720"/>
        <w:rPr>
          <w:sz w:val="24"/>
          <w:u w:val="single"/>
          <w:rtl/>
          <w:rPrChange w:id="1070" w:author="Meryl Etman" w:date="2020-03-25T10:10:00Z">
            <w:rPr>
              <w:sz w:val="24"/>
              <w:u w:val="single"/>
              <w:rtl/>
            </w:rPr>
          </w:rPrChange>
        </w:rPr>
      </w:pPr>
    </w:p>
    <w:p w14:paraId="7984A76E" w14:textId="77777777" w:rsidR="00EB5A81" w:rsidRPr="000748C0" w:rsidRDefault="00EB5A81" w:rsidP="00EB5A81">
      <w:pPr>
        <w:pStyle w:val="2"/>
        <w:keepNext w:val="0"/>
        <w:numPr>
          <w:ilvl w:val="1"/>
          <w:numId w:val="15"/>
        </w:numPr>
        <w:tabs>
          <w:tab w:val="left" w:pos="1440"/>
        </w:tabs>
        <w:ind w:left="1460"/>
        <w:jc w:val="both"/>
        <w:rPr>
          <w:bCs w:val="0"/>
          <w:sz w:val="24"/>
          <w:rtl/>
          <w:rPrChange w:id="1071" w:author="Meryl Etman" w:date="2020-03-25T10:10:00Z">
            <w:rPr>
              <w:bCs w:val="0"/>
              <w:sz w:val="24"/>
              <w:rtl/>
            </w:rPr>
          </w:rPrChange>
        </w:rPr>
      </w:pPr>
      <w:r w:rsidRPr="000748C0">
        <w:rPr>
          <w:bCs w:val="0"/>
          <w:sz w:val="24"/>
          <w:rtl/>
          <w:rPrChange w:id="1072" w:author="Meryl Etman" w:date="2020-03-25T10:10:00Z">
            <w:rPr>
              <w:bCs w:val="0"/>
              <w:sz w:val="24"/>
              <w:rtl/>
            </w:rPr>
          </w:rPrChange>
        </w:rPr>
        <w:t>תמורת שרותי המפקח וכל יתר התחי</w:t>
      </w:r>
      <w:r w:rsidRPr="000748C0">
        <w:rPr>
          <w:rFonts w:hint="cs"/>
          <w:bCs w:val="0"/>
          <w:sz w:val="24"/>
          <w:rtl/>
          <w:rPrChange w:id="1073" w:author="Meryl Etman" w:date="2020-03-25T10:10:00Z">
            <w:rPr>
              <w:rFonts w:hint="cs"/>
              <w:bCs w:val="0"/>
              <w:sz w:val="24"/>
              <w:rtl/>
            </w:rPr>
          </w:rPrChange>
        </w:rPr>
        <w:t>י</w:t>
      </w:r>
      <w:r w:rsidRPr="000748C0">
        <w:rPr>
          <w:bCs w:val="0"/>
          <w:sz w:val="24"/>
          <w:rtl/>
          <w:rPrChange w:id="1074" w:author="Meryl Etman" w:date="2020-03-25T10:10:00Z">
            <w:rPr>
              <w:bCs w:val="0"/>
              <w:sz w:val="24"/>
              <w:rtl/>
            </w:rPr>
          </w:rPrChange>
        </w:rPr>
        <w:t xml:space="preserve">בויותיו לפי חוזה זה ישלם המזמין למפקח שכר כמפורט בנספח </w:t>
      </w:r>
      <w:r w:rsidRPr="000748C0">
        <w:rPr>
          <w:rFonts w:hint="cs"/>
          <w:bCs w:val="0"/>
          <w:sz w:val="24"/>
          <w:rtl/>
          <w:rPrChange w:id="1075" w:author="Meryl Etman" w:date="2020-03-25T10:10:00Z">
            <w:rPr>
              <w:rFonts w:hint="cs"/>
              <w:bCs w:val="0"/>
              <w:sz w:val="24"/>
              <w:rtl/>
            </w:rPr>
          </w:rPrChange>
        </w:rPr>
        <w:t>ה'</w:t>
      </w:r>
      <w:r w:rsidRPr="000748C0">
        <w:rPr>
          <w:bCs w:val="0"/>
          <w:sz w:val="24"/>
          <w:rtl/>
          <w:rPrChange w:id="1076" w:author="Meryl Etman" w:date="2020-03-25T10:10:00Z">
            <w:rPr>
              <w:bCs w:val="0"/>
              <w:sz w:val="24"/>
              <w:rtl/>
            </w:rPr>
          </w:rPrChange>
        </w:rPr>
        <w:t xml:space="preserve"> (להלן - "שכר המפקח").</w:t>
      </w:r>
    </w:p>
    <w:p w14:paraId="71182E94" w14:textId="77777777" w:rsidR="00EB5A81" w:rsidRPr="000748C0" w:rsidRDefault="00EB5A81" w:rsidP="00EB5A81">
      <w:pPr>
        <w:ind w:left="1460"/>
        <w:jc w:val="both"/>
        <w:rPr>
          <w:color w:val="000000"/>
          <w:sz w:val="24"/>
          <w:szCs w:val="24"/>
          <w:rtl/>
          <w:rPrChange w:id="1077" w:author="Meryl Etman" w:date="2020-03-25T10:10:00Z">
            <w:rPr>
              <w:color w:val="000000"/>
              <w:sz w:val="24"/>
              <w:szCs w:val="24"/>
              <w:rtl/>
            </w:rPr>
          </w:rPrChange>
        </w:rPr>
      </w:pPr>
      <w:r w:rsidRPr="000748C0">
        <w:rPr>
          <w:color w:val="000000"/>
          <w:sz w:val="24"/>
          <w:szCs w:val="24"/>
          <w:rtl/>
          <w:rPrChange w:id="1078" w:author="Meryl Etman" w:date="2020-03-25T10:10:00Z">
            <w:rPr>
              <w:color w:val="000000"/>
              <w:sz w:val="24"/>
              <w:szCs w:val="24"/>
              <w:rtl/>
            </w:rPr>
          </w:rPrChange>
        </w:rPr>
        <w:t>למניעת ספקות</w:t>
      </w:r>
      <w:r w:rsidRPr="000748C0">
        <w:rPr>
          <w:rFonts w:hint="cs"/>
          <w:color w:val="000000"/>
          <w:sz w:val="24"/>
          <w:szCs w:val="24"/>
          <w:rtl/>
          <w:rPrChange w:id="1079" w:author="Meryl Etman" w:date="2020-03-25T10:10:00Z">
            <w:rPr>
              <w:rFonts w:hint="cs"/>
              <w:color w:val="000000"/>
              <w:sz w:val="24"/>
              <w:szCs w:val="24"/>
              <w:rtl/>
            </w:rPr>
          </w:rPrChange>
        </w:rPr>
        <w:t>,</w:t>
      </w:r>
      <w:r w:rsidRPr="000748C0">
        <w:rPr>
          <w:color w:val="000000"/>
          <w:sz w:val="24"/>
          <w:szCs w:val="24"/>
          <w:rtl/>
          <w:rPrChange w:id="1080" w:author="Meryl Etman" w:date="2020-03-25T10:10:00Z">
            <w:rPr>
              <w:color w:val="000000"/>
              <w:sz w:val="24"/>
              <w:szCs w:val="24"/>
              <w:rtl/>
            </w:rPr>
          </w:rPrChange>
        </w:rPr>
        <w:t xml:space="preserve"> מוצהר במפורש</w:t>
      </w:r>
      <w:r w:rsidRPr="000748C0">
        <w:rPr>
          <w:rFonts w:hint="cs"/>
          <w:color w:val="000000"/>
          <w:sz w:val="24"/>
          <w:szCs w:val="24"/>
          <w:rtl/>
          <w:rPrChange w:id="1081" w:author="Meryl Etman" w:date="2020-03-25T10:10:00Z">
            <w:rPr>
              <w:rFonts w:hint="cs"/>
              <w:color w:val="000000"/>
              <w:sz w:val="24"/>
              <w:szCs w:val="24"/>
              <w:rtl/>
            </w:rPr>
          </w:rPrChange>
        </w:rPr>
        <w:t>,</w:t>
      </w:r>
      <w:r w:rsidRPr="000748C0">
        <w:rPr>
          <w:color w:val="000000"/>
          <w:sz w:val="24"/>
          <w:szCs w:val="24"/>
          <w:rtl/>
          <w:rPrChange w:id="1082" w:author="Meryl Etman" w:date="2020-03-25T10:10:00Z">
            <w:rPr>
              <w:color w:val="000000"/>
              <w:sz w:val="24"/>
              <w:szCs w:val="24"/>
              <w:rtl/>
            </w:rPr>
          </w:rPrChange>
        </w:rPr>
        <w:t xml:space="preserve"> כי המפקח לא יהיה זכאי להחזר הוצאות כלשהן.</w:t>
      </w:r>
    </w:p>
    <w:p w14:paraId="47BFDB47" w14:textId="77777777" w:rsidR="00EB5A81" w:rsidRPr="000748C0" w:rsidRDefault="00EB5A81" w:rsidP="00EB5A81">
      <w:pPr>
        <w:jc w:val="both"/>
        <w:rPr>
          <w:color w:val="000000"/>
          <w:sz w:val="24"/>
          <w:szCs w:val="24"/>
          <w:rtl/>
          <w:rPrChange w:id="1083" w:author="Meryl Etman" w:date="2020-03-25T10:10:00Z">
            <w:rPr>
              <w:color w:val="000000"/>
              <w:sz w:val="24"/>
              <w:szCs w:val="24"/>
              <w:rtl/>
            </w:rPr>
          </w:rPrChange>
        </w:rPr>
      </w:pPr>
    </w:p>
    <w:p w14:paraId="264C01D8" w14:textId="77777777" w:rsidR="00EB5A81" w:rsidRPr="000748C0" w:rsidRDefault="00EB5A81" w:rsidP="00EB5A81">
      <w:pPr>
        <w:pStyle w:val="2"/>
        <w:keepNext w:val="0"/>
        <w:numPr>
          <w:ilvl w:val="1"/>
          <w:numId w:val="15"/>
        </w:numPr>
        <w:tabs>
          <w:tab w:val="left" w:pos="1440"/>
        </w:tabs>
        <w:ind w:left="1460"/>
        <w:jc w:val="both"/>
        <w:rPr>
          <w:bCs w:val="0"/>
          <w:sz w:val="24"/>
          <w:rtl/>
          <w:rPrChange w:id="1084" w:author="Meryl Etman" w:date="2020-03-25T10:10:00Z">
            <w:rPr>
              <w:bCs w:val="0"/>
              <w:sz w:val="24"/>
              <w:rtl/>
            </w:rPr>
          </w:rPrChange>
        </w:rPr>
      </w:pPr>
      <w:r w:rsidRPr="000748C0">
        <w:rPr>
          <w:bCs w:val="0"/>
          <w:sz w:val="24"/>
          <w:rtl/>
          <w:rPrChange w:id="1085" w:author="Meryl Etman" w:date="2020-03-25T10:10:00Z">
            <w:rPr>
              <w:bCs w:val="0"/>
              <w:sz w:val="24"/>
              <w:rtl/>
            </w:rPr>
          </w:rPrChange>
        </w:rPr>
        <w:t xml:space="preserve">שכר המפקח ישולם במועדים ובתשלומים כמפורט בנספחים </w:t>
      </w:r>
      <w:r w:rsidRPr="000748C0">
        <w:rPr>
          <w:rFonts w:hint="cs"/>
          <w:bCs w:val="0"/>
          <w:sz w:val="24"/>
          <w:rtl/>
          <w:rPrChange w:id="1086" w:author="Meryl Etman" w:date="2020-03-25T10:10:00Z">
            <w:rPr>
              <w:rFonts w:hint="cs"/>
              <w:bCs w:val="0"/>
              <w:sz w:val="24"/>
              <w:rtl/>
            </w:rPr>
          </w:rPrChange>
        </w:rPr>
        <w:t>ה'</w:t>
      </w:r>
      <w:r w:rsidRPr="000748C0">
        <w:rPr>
          <w:bCs w:val="0"/>
          <w:sz w:val="24"/>
          <w:rtl/>
          <w:rPrChange w:id="1087" w:author="Meryl Etman" w:date="2020-03-25T10:10:00Z">
            <w:rPr>
              <w:bCs w:val="0"/>
              <w:sz w:val="24"/>
              <w:rtl/>
            </w:rPr>
          </w:rPrChange>
        </w:rPr>
        <w:t xml:space="preserve"> ו- </w:t>
      </w:r>
      <w:r w:rsidRPr="000748C0">
        <w:rPr>
          <w:rFonts w:hint="cs"/>
          <w:bCs w:val="0"/>
          <w:sz w:val="24"/>
          <w:rtl/>
          <w:rPrChange w:id="1088" w:author="Meryl Etman" w:date="2020-03-25T10:10:00Z">
            <w:rPr>
              <w:rFonts w:hint="cs"/>
              <w:bCs w:val="0"/>
              <w:sz w:val="24"/>
              <w:rtl/>
            </w:rPr>
          </w:rPrChange>
        </w:rPr>
        <w:t>ו</w:t>
      </w:r>
      <w:r w:rsidRPr="000748C0">
        <w:rPr>
          <w:bCs w:val="0"/>
          <w:sz w:val="24"/>
          <w:rtl/>
          <w:rPrChange w:id="1089" w:author="Meryl Etman" w:date="2020-03-25T10:10:00Z">
            <w:rPr>
              <w:bCs w:val="0"/>
              <w:sz w:val="24"/>
              <w:rtl/>
            </w:rPr>
          </w:rPrChange>
        </w:rPr>
        <w:t>'.</w:t>
      </w:r>
    </w:p>
    <w:p w14:paraId="4CEF8725" w14:textId="77777777" w:rsidR="00EB5A81" w:rsidRPr="000748C0" w:rsidRDefault="00EB5A81" w:rsidP="00EB5A81">
      <w:pPr>
        <w:ind w:left="1440" w:hanging="700"/>
        <w:jc w:val="both"/>
        <w:rPr>
          <w:color w:val="000000"/>
          <w:sz w:val="24"/>
          <w:szCs w:val="24"/>
          <w:rtl/>
          <w:rPrChange w:id="1090" w:author="Meryl Etman" w:date="2020-03-25T10:10:00Z">
            <w:rPr>
              <w:color w:val="000000"/>
              <w:sz w:val="24"/>
              <w:szCs w:val="24"/>
              <w:rtl/>
            </w:rPr>
          </w:rPrChange>
        </w:rPr>
      </w:pPr>
      <w:r w:rsidRPr="000748C0">
        <w:rPr>
          <w:color w:val="000000"/>
          <w:sz w:val="24"/>
          <w:szCs w:val="24"/>
          <w:rtl/>
          <w:rPrChange w:id="1091" w:author="Meryl Etman" w:date="2020-03-25T10:10:00Z">
            <w:rPr>
              <w:color w:val="000000"/>
              <w:sz w:val="24"/>
              <w:szCs w:val="24"/>
              <w:rtl/>
            </w:rPr>
          </w:rPrChange>
        </w:rPr>
        <w:tab/>
        <w:t xml:space="preserve">כל תשלומי הביניים לפי </w:t>
      </w:r>
      <w:r w:rsidRPr="000748C0">
        <w:rPr>
          <w:rFonts w:hint="cs"/>
          <w:color w:val="000000"/>
          <w:sz w:val="24"/>
          <w:szCs w:val="24"/>
          <w:rtl/>
          <w:rPrChange w:id="1092" w:author="Meryl Etman" w:date="2020-03-25T10:10:00Z">
            <w:rPr>
              <w:rFonts w:hint="cs"/>
              <w:color w:val="000000"/>
              <w:sz w:val="24"/>
              <w:szCs w:val="24"/>
              <w:rtl/>
            </w:rPr>
          </w:rPrChange>
        </w:rPr>
        <w:t>ס"ק זה,</w:t>
      </w:r>
      <w:r w:rsidRPr="000748C0">
        <w:rPr>
          <w:color w:val="000000"/>
          <w:sz w:val="24"/>
          <w:szCs w:val="24"/>
          <w:rtl/>
          <w:rPrChange w:id="1093" w:author="Meryl Etman" w:date="2020-03-25T10:10:00Z">
            <w:rPr>
              <w:color w:val="000000"/>
              <w:sz w:val="24"/>
              <w:szCs w:val="24"/>
              <w:rtl/>
            </w:rPr>
          </w:rPrChange>
        </w:rPr>
        <w:t xml:space="preserve"> הינם מקדמות על חשבון שכר המפקח ואין באישורם ו/או בתשלומם משום א</w:t>
      </w:r>
      <w:r w:rsidRPr="000748C0">
        <w:rPr>
          <w:rFonts w:hint="cs"/>
          <w:color w:val="000000"/>
          <w:sz w:val="24"/>
          <w:szCs w:val="24"/>
          <w:rtl/>
          <w:rPrChange w:id="1094" w:author="Meryl Etman" w:date="2020-03-25T10:10:00Z">
            <w:rPr>
              <w:rFonts w:hint="cs"/>
              <w:color w:val="000000"/>
              <w:sz w:val="24"/>
              <w:szCs w:val="24"/>
              <w:rtl/>
            </w:rPr>
          </w:rPrChange>
        </w:rPr>
        <w:t>י</w:t>
      </w:r>
      <w:r w:rsidRPr="000748C0">
        <w:rPr>
          <w:color w:val="000000"/>
          <w:sz w:val="24"/>
          <w:szCs w:val="24"/>
          <w:rtl/>
          <w:rPrChange w:id="1095" w:author="Meryl Etman" w:date="2020-03-25T10:10:00Z">
            <w:rPr>
              <w:color w:val="000000"/>
              <w:sz w:val="24"/>
              <w:szCs w:val="24"/>
              <w:rtl/>
            </w:rPr>
          </w:rPrChange>
        </w:rPr>
        <w:t>שור כ</w:t>
      </w:r>
      <w:r w:rsidRPr="000748C0">
        <w:rPr>
          <w:rFonts w:hint="cs"/>
          <w:color w:val="000000"/>
          <w:sz w:val="24"/>
          <w:szCs w:val="24"/>
          <w:rtl/>
          <w:rPrChange w:id="1096" w:author="Meryl Etman" w:date="2020-03-25T10:10:00Z">
            <w:rPr>
              <w:rFonts w:hint="cs"/>
              <w:color w:val="000000"/>
              <w:sz w:val="24"/>
              <w:szCs w:val="24"/>
              <w:rtl/>
            </w:rPr>
          </w:rPrChange>
        </w:rPr>
        <w:t>זה או אחר</w:t>
      </w:r>
      <w:r w:rsidRPr="000748C0">
        <w:rPr>
          <w:color w:val="000000"/>
          <w:sz w:val="24"/>
          <w:szCs w:val="24"/>
          <w:rtl/>
          <w:rPrChange w:id="1097" w:author="Meryl Etman" w:date="2020-03-25T10:10:00Z">
            <w:rPr>
              <w:color w:val="000000"/>
              <w:sz w:val="24"/>
              <w:szCs w:val="24"/>
              <w:rtl/>
            </w:rPr>
          </w:rPrChange>
        </w:rPr>
        <w:t xml:space="preserve"> מצד המזמין לגבי ב</w:t>
      </w:r>
      <w:r w:rsidRPr="000748C0">
        <w:rPr>
          <w:rFonts w:hint="cs"/>
          <w:color w:val="000000"/>
          <w:sz w:val="24"/>
          <w:szCs w:val="24"/>
          <w:rtl/>
          <w:rPrChange w:id="1098" w:author="Meryl Etman" w:date="2020-03-25T10:10:00Z">
            <w:rPr>
              <w:rFonts w:hint="cs"/>
              <w:color w:val="000000"/>
              <w:sz w:val="24"/>
              <w:szCs w:val="24"/>
              <w:rtl/>
            </w:rPr>
          </w:rPrChange>
        </w:rPr>
        <w:t>י</w:t>
      </w:r>
      <w:r w:rsidRPr="000748C0">
        <w:rPr>
          <w:color w:val="000000"/>
          <w:sz w:val="24"/>
          <w:szCs w:val="24"/>
          <w:rtl/>
          <w:rPrChange w:id="1099" w:author="Meryl Etman" w:date="2020-03-25T10:10:00Z">
            <w:rPr>
              <w:color w:val="000000"/>
              <w:sz w:val="24"/>
              <w:szCs w:val="24"/>
              <w:rtl/>
            </w:rPr>
          </w:rPrChange>
        </w:rPr>
        <w:t xml:space="preserve">צוע שלב משלבי שירותי המפקח </w:t>
      </w:r>
      <w:r w:rsidRPr="000748C0">
        <w:rPr>
          <w:rFonts w:hint="cs"/>
          <w:color w:val="000000"/>
          <w:sz w:val="24"/>
          <w:szCs w:val="24"/>
          <w:rtl/>
          <w:rPrChange w:id="1100" w:author="Meryl Etman" w:date="2020-03-25T10:10:00Z">
            <w:rPr>
              <w:rFonts w:hint="cs"/>
              <w:color w:val="000000"/>
              <w:sz w:val="24"/>
              <w:szCs w:val="24"/>
              <w:rtl/>
            </w:rPr>
          </w:rPrChange>
        </w:rPr>
        <w:t>ו/או</w:t>
      </w:r>
      <w:r w:rsidRPr="000748C0">
        <w:rPr>
          <w:color w:val="000000"/>
          <w:sz w:val="24"/>
          <w:szCs w:val="24"/>
          <w:rtl/>
          <w:rPrChange w:id="1101" w:author="Meryl Etman" w:date="2020-03-25T10:10:00Z">
            <w:rPr>
              <w:color w:val="000000"/>
              <w:sz w:val="24"/>
              <w:szCs w:val="24"/>
              <w:rtl/>
            </w:rPr>
          </w:rPrChange>
        </w:rPr>
        <w:t xml:space="preserve"> טיב השרות</w:t>
      </w:r>
      <w:r w:rsidRPr="000748C0">
        <w:rPr>
          <w:rFonts w:hint="cs"/>
          <w:color w:val="000000"/>
          <w:sz w:val="24"/>
          <w:szCs w:val="24"/>
          <w:rtl/>
          <w:rPrChange w:id="1102" w:author="Meryl Etman" w:date="2020-03-25T10:10:00Z">
            <w:rPr>
              <w:rFonts w:hint="cs"/>
              <w:color w:val="000000"/>
              <w:sz w:val="24"/>
              <w:szCs w:val="24"/>
              <w:rtl/>
            </w:rPr>
          </w:rPrChange>
        </w:rPr>
        <w:t xml:space="preserve"> הניתן על ידי המפקח</w:t>
      </w:r>
      <w:r w:rsidRPr="000748C0">
        <w:rPr>
          <w:color w:val="000000"/>
          <w:sz w:val="24"/>
          <w:szCs w:val="24"/>
          <w:rtl/>
          <w:rPrChange w:id="1103" w:author="Meryl Etman" w:date="2020-03-25T10:10:00Z">
            <w:rPr>
              <w:color w:val="000000"/>
              <w:sz w:val="24"/>
              <w:szCs w:val="24"/>
              <w:rtl/>
            </w:rPr>
          </w:rPrChange>
        </w:rPr>
        <w:t>.</w:t>
      </w:r>
    </w:p>
    <w:p w14:paraId="1C2081D1" w14:textId="77777777" w:rsidR="00EB5A81" w:rsidRPr="000748C0" w:rsidRDefault="00EB5A81" w:rsidP="00EB5A81">
      <w:pPr>
        <w:ind w:left="1440" w:hanging="700"/>
        <w:jc w:val="both"/>
        <w:rPr>
          <w:color w:val="000000"/>
          <w:sz w:val="24"/>
          <w:szCs w:val="24"/>
          <w:rtl/>
          <w:rPrChange w:id="1104" w:author="Meryl Etman" w:date="2020-03-25T10:10:00Z">
            <w:rPr>
              <w:color w:val="000000"/>
              <w:sz w:val="24"/>
              <w:szCs w:val="24"/>
              <w:rtl/>
            </w:rPr>
          </w:rPrChange>
        </w:rPr>
      </w:pPr>
    </w:p>
    <w:p w14:paraId="2620ED91" w14:textId="563FBF35" w:rsidR="00EB5A81" w:rsidRPr="000748C0" w:rsidRDefault="00EB5A81" w:rsidP="00146BA7">
      <w:pPr>
        <w:pStyle w:val="2"/>
        <w:keepNext w:val="0"/>
        <w:numPr>
          <w:ilvl w:val="1"/>
          <w:numId w:val="15"/>
        </w:numPr>
        <w:tabs>
          <w:tab w:val="left" w:pos="1440"/>
        </w:tabs>
        <w:ind w:left="1460"/>
        <w:jc w:val="both"/>
        <w:rPr>
          <w:bCs w:val="0"/>
          <w:color w:val="000000"/>
          <w:sz w:val="24"/>
          <w:rPrChange w:id="1105" w:author="Meryl Etman" w:date="2020-03-25T10:10:00Z">
            <w:rPr>
              <w:bCs w:val="0"/>
              <w:color w:val="000000"/>
              <w:sz w:val="24"/>
            </w:rPr>
          </w:rPrChange>
        </w:rPr>
      </w:pPr>
      <w:r w:rsidRPr="000748C0">
        <w:rPr>
          <w:bCs w:val="0"/>
          <w:color w:val="000000"/>
          <w:sz w:val="24"/>
          <w:rtl/>
          <w:rPrChange w:id="1106" w:author="Meryl Etman" w:date="2020-03-25T10:10:00Z">
            <w:rPr>
              <w:bCs w:val="0"/>
              <w:color w:val="000000"/>
              <w:sz w:val="24"/>
              <w:rtl/>
            </w:rPr>
          </w:rPrChange>
        </w:rPr>
        <w:t>מוסכם במפורש</w:t>
      </w:r>
      <w:r w:rsidRPr="000748C0">
        <w:rPr>
          <w:rFonts w:hint="cs"/>
          <w:bCs w:val="0"/>
          <w:color w:val="000000"/>
          <w:sz w:val="24"/>
          <w:rtl/>
          <w:rPrChange w:id="1107" w:author="Meryl Etman" w:date="2020-03-25T10:10:00Z">
            <w:rPr>
              <w:rFonts w:hint="cs"/>
              <w:bCs w:val="0"/>
              <w:color w:val="000000"/>
              <w:sz w:val="24"/>
              <w:rtl/>
            </w:rPr>
          </w:rPrChange>
        </w:rPr>
        <w:t>,</w:t>
      </w:r>
      <w:r w:rsidRPr="000748C0">
        <w:rPr>
          <w:bCs w:val="0"/>
          <w:color w:val="000000"/>
          <w:sz w:val="24"/>
          <w:rtl/>
          <w:rPrChange w:id="1108" w:author="Meryl Etman" w:date="2020-03-25T10:10:00Z">
            <w:rPr>
              <w:bCs w:val="0"/>
              <w:color w:val="000000"/>
              <w:sz w:val="24"/>
              <w:rtl/>
            </w:rPr>
          </w:rPrChange>
        </w:rPr>
        <w:t xml:space="preserve"> כי השכר האמור בסעיף זה</w:t>
      </w:r>
      <w:r w:rsidRPr="000748C0">
        <w:rPr>
          <w:rFonts w:hint="cs"/>
          <w:bCs w:val="0"/>
          <w:color w:val="000000"/>
          <w:sz w:val="24"/>
          <w:rtl/>
          <w:rPrChange w:id="1109" w:author="Meryl Etman" w:date="2020-03-25T10:10:00Z">
            <w:rPr>
              <w:rFonts w:hint="cs"/>
              <w:bCs w:val="0"/>
              <w:color w:val="000000"/>
              <w:sz w:val="24"/>
              <w:rtl/>
            </w:rPr>
          </w:rPrChange>
        </w:rPr>
        <w:t xml:space="preserve"> לעיל ולהלן</w:t>
      </w:r>
      <w:r w:rsidRPr="000748C0">
        <w:rPr>
          <w:bCs w:val="0"/>
          <w:color w:val="000000"/>
          <w:sz w:val="24"/>
          <w:rtl/>
          <w:rPrChange w:id="1110" w:author="Meryl Etman" w:date="2020-03-25T10:10:00Z">
            <w:rPr>
              <w:bCs w:val="0"/>
              <w:color w:val="000000"/>
              <w:sz w:val="24"/>
              <w:rtl/>
            </w:rPr>
          </w:rPrChange>
        </w:rPr>
        <w:t xml:space="preserve"> </w:t>
      </w:r>
      <w:r w:rsidRPr="000748C0">
        <w:rPr>
          <w:rFonts w:hint="cs"/>
          <w:bCs w:val="0"/>
          <w:color w:val="000000"/>
          <w:sz w:val="24"/>
          <w:rtl/>
          <w:rPrChange w:id="1111" w:author="Meryl Etman" w:date="2020-03-25T10:10:00Z">
            <w:rPr>
              <w:rFonts w:hint="cs"/>
              <w:bCs w:val="0"/>
              <w:color w:val="000000"/>
              <w:sz w:val="24"/>
              <w:rtl/>
            </w:rPr>
          </w:rPrChange>
        </w:rPr>
        <w:t>ומועדי התשלום הינם</w:t>
      </w:r>
      <w:r w:rsidRPr="000748C0">
        <w:rPr>
          <w:bCs w:val="0"/>
          <w:color w:val="000000"/>
          <w:sz w:val="24"/>
          <w:rtl/>
          <w:rPrChange w:id="1112" w:author="Meryl Etman" w:date="2020-03-25T10:10:00Z">
            <w:rPr>
              <w:bCs w:val="0"/>
              <w:color w:val="000000"/>
              <w:sz w:val="24"/>
              <w:rtl/>
            </w:rPr>
          </w:rPrChange>
        </w:rPr>
        <w:t xml:space="preserve"> סופי</w:t>
      </w:r>
      <w:r w:rsidRPr="000748C0">
        <w:rPr>
          <w:rFonts w:hint="cs"/>
          <w:bCs w:val="0"/>
          <w:color w:val="000000"/>
          <w:sz w:val="24"/>
          <w:rtl/>
          <w:rPrChange w:id="1113" w:author="Meryl Etman" w:date="2020-03-25T10:10:00Z">
            <w:rPr>
              <w:rFonts w:hint="cs"/>
              <w:bCs w:val="0"/>
              <w:color w:val="000000"/>
              <w:sz w:val="24"/>
              <w:rtl/>
            </w:rPr>
          </w:rPrChange>
        </w:rPr>
        <w:t>ים</w:t>
      </w:r>
      <w:r w:rsidRPr="000748C0">
        <w:rPr>
          <w:bCs w:val="0"/>
          <w:color w:val="000000"/>
          <w:sz w:val="24"/>
          <w:rtl/>
          <w:rPrChange w:id="1114" w:author="Meryl Etman" w:date="2020-03-25T10:10:00Z">
            <w:rPr>
              <w:bCs w:val="0"/>
              <w:color w:val="000000"/>
              <w:sz w:val="24"/>
              <w:rtl/>
            </w:rPr>
          </w:rPrChange>
        </w:rPr>
        <w:t xml:space="preserve"> ומוחלט</w:t>
      </w:r>
      <w:r w:rsidRPr="000748C0">
        <w:rPr>
          <w:rFonts w:hint="cs"/>
          <w:bCs w:val="0"/>
          <w:color w:val="000000"/>
          <w:sz w:val="24"/>
          <w:rtl/>
          <w:rPrChange w:id="1115" w:author="Meryl Etman" w:date="2020-03-25T10:10:00Z">
            <w:rPr>
              <w:rFonts w:hint="cs"/>
              <w:bCs w:val="0"/>
              <w:color w:val="000000"/>
              <w:sz w:val="24"/>
              <w:rtl/>
            </w:rPr>
          </w:rPrChange>
        </w:rPr>
        <w:t>ים, והם לא ישתנו מכל סיבה שהיא. מבלי לגרוע מכלליות האמור</w:t>
      </w:r>
      <w:r w:rsidRPr="000748C0">
        <w:rPr>
          <w:bCs w:val="0"/>
          <w:color w:val="000000"/>
          <w:sz w:val="24"/>
          <w:rtl/>
          <w:rPrChange w:id="1116" w:author="Meryl Etman" w:date="2020-03-25T10:10:00Z">
            <w:rPr>
              <w:bCs w:val="0"/>
              <w:color w:val="000000"/>
              <w:sz w:val="24"/>
              <w:rtl/>
            </w:rPr>
          </w:rPrChange>
        </w:rPr>
        <w:t xml:space="preserve">, המפקח לא יהיה זכאי </w:t>
      </w:r>
      <w:r w:rsidRPr="000748C0">
        <w:rPr>
          <w:rFonts w:hint="cs"/>
          <w:bCs w:val="0"/>
          <w:color w:val="000000"/>
          <w:sz w:val="24"/>
          <w:rtl/>
          <w:rPrChange w:id="1117" w:author="Meryl Etman" w:date="2020-03-25T10:10:00Z">
            <w:rPr>
              <w:rFonts w:hint="cs"/>
              <w:bCs w:val="0"/>
              <w:color w:val="000000"/>
              <w:sz w:val="24"/>
              <w:rtl/>
            </w:rPr>
          </w:rPrChange>
        </w:rPr>
        <w:t xml:space="preserve"> בשום מקרה </w:t>
      </w:r>
      <w:r w:rsidRPr="000748C0">
        <w:rPr>
          <w:bCs w:val="0"/>
          <w:color w:val="000000"/>
          <w:sz w:val="24"/>
          <w:rtl/>
          <w:rPrChange w:id="1118" w:author="Meryl Etman" w:date="2020-03-25T10:10:00Z">
            <w:rPr>
              <w:bCs w:val="0"/>
              <w:color w:val="000000"/>
              <w:sz w:val="24"/>
              <w:rtl/>
            </w:rPr>
          </w:rPrChange>
        </w:rPr>
        <w:t>לתוספת שכר</w:t>
      </w:r>
      <w:r w:rsidRPr="000748C0">
        <w:rPr>
          <w:rFonts w:hint="cs"/>
          <w:bCs w:val="0"/>
          <w:color w:val="000000"/>
          <w:sz w:val="24"/>
          <w:rtl/>
          <w:rPrChange w:id="1119" w:author="Meryl Etman" w:date="2020-03-25T10:10:00Z">
            <w:rPr>
              <w:rFonts w:hint="cs"/>
              <w:bCs w:val="0"/>
              <w:color w:val="000000"/>
              <w:sz w:val="24"/>
              <w:rtl/>
            </w:rPr>
          </w:rPrChange>
        </w:rPr>
        <w:t xml:space="preserve"> בגין</w:t>
      </w:r>
      <w:r w:rsidRPr="000748C0">
        <w:rPr>
          <w:bCs w:val="0"/>
          <w:color w:val="000000"/>
          <w:sz w:val="24"/>
          <w:rtl/>
          <w:rPrChange w:id="1120" w:author="Meryl Etman" w:date="2020-03-25T10:10:00Z">
            <w:rPr>
              <w:bCs w:val="0"/>
              <w:color w:val="000000"/>
              <w:sz w:val="24"/>
              <w:rtl/>
            </w:rPr>
          </w:rPrChange>
        </w:rPr>
        <w:t xml:space="preserve"> </w:t>
      </w:r>
      <w:del w:id="1121" w:author="Meryl Etman" w:date="2020-03-01T16:47:00Z">
        <w:r w:rsidRPr="000748C0" w:rsidDel="00146BA7">
          <w:rPr>
            <w:bCs w:val="0"/>
            <w:color w:val="000000"/>
            <w:sz w:val="24"/>
            <w:rtl/>
            <w:rPrChange w:id="1122" w:author="Meryl Etman" w:date="2020-03-25T10:10:00Z">
              <w:rPr>
                <w:bCs w:val="0"/>
                <w:color w:val="000000"/>
                <w:sz w:val="24"/>
                <w:rtl/>
              </w:rPr>
            </w:rPrChange>
          </w:rPr>
          <w:delText xml:space="preserve">הימשכות שירותי המפקח </w:delText>
        </w:r>
        <w:r w:rsidRPr="000748C0" w:rsidDel="00146BA7">
          <w:rPr>
            <w:rFonts w:hint="cs"/>
            <w:bCs w:val="0"/>
            <w:color w:val="000000"/>
            <w:sz w:val="24"/>
            <w:rtl/>
            <w:rPrChange w:id="1123" w:author="Meryl Etman" w:date="2020-03-25T10:10:00Z">
              <w:rPr>
                <w:rFonts w:hint="cs"/>
                <w:bCs w:val="0"/>
                <w:color w:val="000000"/>
                <w:sz w:val="24"/>
                <w:rtl/>
              </w:rPr>
            </w:rPrChange>
          </w:rPr>
          <w:delText>ו/או בשל הימשכות הליכי התכנון והרישוי ו/או</w:delText>
        </w:r>
        <w:r w:rsidRPr="000748C0" w:rsidDel="00146BA7">
          <w:rPr>
            <w:bCs w:val="0"/>
            <w:color w:val="000000"/>
            <w:sz w:val="24"/>
            <w:rtl/>
            <w:rPrChange w:id="1124" w:author="Meryl Etman" w:date="2020-03-25T10:10:00Z">
              <w:rPr>
                <w:bCs w:val="0"/>
                <w:color w:val="000000"/>
                <w:sz w:val="24"/>
                <w:rtl/>
              </w:rPr>
            </w:rPrChange>
          </w:rPr>
          <w:delText xml:space="preserve"> עבודות הבניה מעל למצופה ו/או מעבר לזמן שנקבע בחוזים עם המתכננים והקבלנים</w:delText>
        </w:r>
        <w:r w:rsidRPr="000748C0" w:rsidDel="00146BA7">
          <w:rPr>
            <w:rFonts w:hint="cs"/>
            <w:bCs w:val="0"/>
            <w:color w:val="000000"/>
            <w:sz w:val="24"/>
            <w:rtl/>
            <w:rPrChange w:id="1125" w:author="Meryl Etman" w:date="2020-03-25T10:10:00Z">
              <w:rPr>
                <w:rFonts w:hint="cs"/>
                <w:bCs w:val="0"/>
                <w:color w:val="000000"/>
                <w:sz w:val="24"/>
                <w:rtl/>
              </w:rPr>
            </w:rPrChange>
          </w:rPr>
          <w:delText>,</w:delText>
        </w:r>
        <w:r w:rsidRPr="000748C0" w:rsidDel="00146BA7">
          <w:rPr>
            <w:bCs w:val="0"/>
            <w:color w:val="000000"/>
            <w:sz w:val="24"/>
            <w:rtl/>
            <w:rPrChange w:id="1126" w:author="Meryl Etman" w:date="2020-03-25T10:10:00Z">
              <w:rPr>
                <w:bCs w:val="0"/>
                <w:color w:val="000000"/>
                <w:sz w:val="24"/>
                <w:rtl/>
              </w:rPr>
            </w:rPrChange>
          </w:rPr>
          <w:delText xml:space="preserve"> ו/או </w:delText>
        </w:r>
        <w:r w:rsidRPr="000748C0" w:rsidDel="00146BA7">
          <w:rPr>
            <w:rFonts w:hint="cs"/>
            <w:bCs w:val="0"/>
            <w:color w:val="000000"/>
            <w:sz w:val="24"/>
            <w:rtl/>
            <w:rPrChange w:id="1127" w:author="Meryl Etman" w:date="2020-03-25T10:10:00Z">
              <w:rPr>
                <w:rFonts w:hint="cs"/>
                <w:bCs w:val="0"/>
                <w:color w:val="000000"/>
                <w:sz w:val="24"/>
                <w:rtl/>
              </w:rPr>
            </w:rPrChange>
          </w:rPr>
          <w:delText xml:space="preserve">בגין </w:delText>
        </w:r>
      </w:del>
      <w:r w:rsidRPr="000748C0">
        <w:rPr>
          <w:rFonts w:hint="cs"/>
          <w:bCs w:val="0"/>
          <w:color w:val="000000"/>
          <w:sz w:val="24"/>
          <w:rtl/>
          <w:rPrChange w:id="1128" w:author="Meryl Etman" w:date="2020-03-25T10:10:00Z">
            <w:rPr>
              <w:rFonts w:hint="cs"/>
              <w:bCs w:val="0"/>
              <w:color w:val="000000"/>
              <w:sz w:val="24"/>
              <w:rtl/>
            </w:rPr>
          </w:rPrChange>
        </w:rPr>
        <w:t xml:space="preserve">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0748C0">
        <w:rPr>
          <w:bCs w:val="0"/>
          <w:color w:val="000000"/>
          <w:sz w:val="24"/>
          <w:rtl/>
          <w:rPrChange w:id="1129" w:author="Meryl Etman" w:date="2020-03-25T10:10:00Z">
            <w:rPr>
              <w:bCs w:val="0"/>
              <w:color w:val="000000"/>
              <w:sz w:val="24"/>
              <w:rtl/>
            </w:rPr>
          </w:rPrChange>
        </w:rPr>
        <w:t>אחרת איזו שהיא.</w:t>
      </w:r>
      <w:r w:rsidRPr="000748C0">
        <w:rPr>
          <w:bCs w:val="0"/>
          <w:color w:val="000000"/>
          <w:sz w:val="24"/>
          <w:rPrChange w:id="1130" w:author="Meryl Etman" w:date="2020-03-25T10:10:00Z">
            <w:rPr>
              <w:bCs w:val="0"/>
              <w:color w:val="000000"/>
              <w:sz w:val="24"/>
            </w:rPr>
          </w:rPrChange>
        </w:rPr>
        <w:t xml:space="preserve"> </w:t>
      </w:r>
      <w:r w:rsidRPr="000748C0">
        <w:rPr>
          <w:rFonts w:hint="cs"/>
          <w:bCs w:val="0"/>
          <w:color w:val="000000"/>
          <w:sz w:val="24"/>
          <w:rtl/>
          <w:rPrChange w:id="1131" w:author="Meryl Etman" w:date="2020-03-25T10:10:00Z">
            <w:rPr>
              <w:rFonts w:hint="cs"/>
              <w:bCs w:val="0"/>
              <w:color w:val="000000"/>
              <w:sz w:val="24"/>
              <w:rtl/>
            </w:rPr>
          </w:rPrChange>
        </w:rPr>
        <w:t>למען הסר ספק, אין באמור כדי לגרוע מזכותו של המפקח לתוספת תשלום ככל שיגדל מספר יחידות הדיור בפרויקט.</w:t>
      </w:r>
    </w:p>
    <w:p w14:paraId="5846A7D2" w14:textId="77777777" w:rsidR="00EB5A81" w:rsidRPr="000748C0" w:rsidRDefault="00EB5A81" w:rsidP="00EB5A81">
      <w:pPr>
        <w:pStyle w:val="2"/>
        <w:jc w:val="both"/>
        <w:rPr>
          <w:bCs w:val="0"/>
          <w:sz w:val="24"/>
          <w:rtl/>
          <w:rPrChange w:id="1132" w:author="Meryl Etman" w:date="2020-03-25T10:10:00Z">
            <w:rPr>
              <w:bCs w:val="0"/>
              <w:sz w:val="24"/>
              <w:rtl/>
            </w:rPr>
          </w:rPrChange>
        </w:rPr>
      </w:pPr>
    </w:p>
    <w:p w14:paraId="29A0FC75" w14:textId="77777777" w:rsidR="00EB5A81" w:rsidRPr="000748C0" w:rsidRDefault="00EB5A81" w:rsidP="00EB5A81">
      <w:pPr>
        <w:pStyle w:val="2"/>
        <w:keepNext w:val="0"/>
        <w:numPr>
          <w:ilvl w:val="1"/>
          <w:numId w:val="15"/>
        </w:numPr>
        <w:tabs>
          <w:tab w:val="left" w:pos="1440"/>
        </w:tabs>
        <w:ind w:left="1460"/>
        <w:jc w:val="both"/>
        <w:rPr>
          <w:bCs w:val="0"/>
          <w:sz w:val="24"/>
          <w:rPrChange w:id="1133" w:author="Meryl Etman" w:date="2020-03-25T10:10:00Z">
            <w:rPr>
              <w:bCs w:val="0"/>
              <w:sz w:val="24"/>
            </w:rPr>
          </w:rPrChange>
        </w:rPr>
      </w:pPr>
      <w:r w:rsidRPr="000748C0">
        <w:rPr>
          <w:bCs w:val="0"/>
          <w:color w:val="000000"/>
          <w:sz w:val="24"/>
          <w:rtl/>
          <w:rPrChange w:id="1134" w:author="Meryl Etman" w:date="2020-03-25T10:10:00Z">
            <w:rPr>
              <w:bCs w:val="0"/>
              <w:color w:val="000000"/>
              <w:sz w:val="24"/>
              <w:rtl/>
            </w:rPr>
          </w:rPrChange>
        </w:rPr>
        <w:t>עוד מובהר</w:t>
      </w:r>
      <w:r w:rsidRPr="000748C0">
        <w:rPr>
          <w:rFonts w:hint="cs"/>
          <w:bCs w:val="0"/>
          <w:color w:val="000000"/>
          <w:sz w:val="24"/>
          <w:rtl/>
          <w:rPrChange w:id="1135" w:author="Meryl Etman" w:date="2020-03-25T10:10:00Z">
            <w:rPr>
              <w:rFonts w:hint="cs"/>
              <w:bCs w:val="0"/>
              <w:color w:val="000000"/>
              <w:sz w:val="24"/>
              <w:rtl/>
            </w:rPr>
          </w:rPrChange>
        </w:rPr>
        <w:t>,</w:t>
      </w:r>
      <w:r w:rsidRPr="000748C0">
        <w:rPr>
          <w:bCs w:val="0"/>
          <w:color w:val="000000"/>
          <w:sz w:val="24"/>
          <w:rtl/>
          <w:rPrChange w:id="1136" w:author="Meryl Etman" w:date="2020-03-25T10:10:00Z">
            <w:rPr>
              <w:bCs w:val="0"/>
              <w:color w:val="000000"/>
              <w:sz w:val="24"/>
              <w:rtl/>
            </w:rPr>
          </w:rPrChange>
        </w:rPr>
        <w:t xml:space="preserve"> כי השכר הוא סופי ומוחלט כאמור ומתייחס לכל שירותי המפקח ע</w:t>
      </w:r>
      <w:r w:rsidRPr="000748C0">
        <w:rPr>
          <w:rFonts w:hint="cs"/>
          <w:bCs w:val="0"/>
          <w:color w:val="000000"/>
          <w:sz w:val="24"/>
          <w:rtl/>
          <w:rPrChange w:id="1137" w:author="Meryl Etman" w:date="2020-03-25T10:10:00Z">
            <w:rPr>
              <w:rFonts w:hint="cs"/>
              <w:bCs w:val="0"/>
              <w:color w:val="000000"/>
              <w:sz w:val="24"/>
              <w:rtl/>
            </w:rPr>
          </w:rPrChange>
        </w:rPr>
        <w:t>ל פ</w:t>
      </w:r>
      <w:r w:rsidRPr="000748C0">
        <w:rPr>
          <w:bCs w:val="0"/>
          <w:color w:val="000000"/>
          <w:sz w:val="24"/>
          <w:rtl/>
          <w:rPrChange w:id="1138" w:author="Meryl Etman" w:date="2020-03-25T10:10:00Z">
            <w:rPr>
              <w:bCs w:val="0"/>
              <w:color w:val="000000"/>
              <w:sz w:val="24"/>
              <w:rtl/>
            </w:rPr>
          </w:rPrChange>
        </w:rPr>
        <w:t xml:space="preserve">י חוזה זה, </w:t>
      </w:r>
      <w:r w:rsidRPr="000748C0">
        <w:rPr>
          <w:rFonts w:hint="cs"/>
          <w:bCs w:val="0"/>
          <w:color w:val="000000"/>
          <w:sz w:val="24"/>
          <w:rtl/>
          <w:rPrChange w:id="1139" w:author="Meryl Etman" w:date="2020-03-25T10:10:00Z">
            <w:rPr>
              <w:rFonts w:hint="cs"/>
              <w:bCs w:val="0"/>
              <w:color w:val="000000"/>
              <w:sz w:val="24"/>
              <w:rtl/>
            </w:rPr>
          </w:rPrChange>
        </w:rPr>
        <w:t xml:space="preserve"> על נספחיו, </w:t>
      </w:r>
      <w:r w:rsidRPr="000748C0">
        <w:rPr>
          <w:bCs w:val="0"/>
          <w:color w:val="000000"/>
          <w:sz w:val="24"/>
          <w:rtl/>
          <w:rPrChange w:id="1140" w:author="Meryl Etman" w:date="2020-03-25T10:10:00Z">
            <w:rPr>
              <w:bCs w:val="0"/>
              <w:color w:val="000000"/>
              <w:sz w:val="24"/>
              <w:rtl/>
            </w:rPr>
          </w:rPrChange>
        </w:rPr>
        <w:t>לרבות אלה המתמשכים לאחר השלמת עבודות הבניה ומסירתן.</w:t>
      </w:r>
    </w:p>
    <w:p w14:paraId="2001CDD4" w14:textId="77777777" w:rsidR="00EB5A81" w:rsidRPr="000748C0" w:rsidRDefault="00EB5A81" w:rsidP="00EB5A81">
      <w:pPr>
        <w:ind w:left="1460"/>
        <w:jc w:val="both"/>
        <w:rPr>
          <w:color w:val="000000"/>
          <w:sz w:val="24"/>
          <w:szCs w:val="24"/>
          <w:rtl/>
          <w:rPrChange w:id="1141" w:author="Meryl Etman" w:date="2020-03-25T10:10:00Z">
            <w:rPr>
              <w:color w:val="000000"/>
              <w:sz w:val="24"/>
              <w:szCs w:val="24"/>
              <w:rtl/>
            </w:rPr>
          </w:rPrChange>
        </w:rPr>
      </w:pPr>
      <w:r w:rsidRPr="000748C0">
        <w:rPr>
          <w:rFonts w:hint="cs"/>
          <w:sz w:val="24"/>
          <w:szCs w:val="24"/>
          <w:rtl/>
          <w:rPrChange w:id="1142" w:author="Meryl Etman" w:date="2020-03-25T10:10:00Z">
            <w:rPr>
              <w:rFonts w:hint="cs"/>
              <w:sz w:val="24"/>
              <w:szCs w:val="24"/>
              <w:rtl/>
            </w:rPr>
          </w:rPrChange>
        </w:rPr>
        <w:tab/>
      </w:r>
    </w:p>
    <w:p w14:paraId="0041EFC6" w14:textId="77777777" w:rsidR="00EB5A81" w:rsidRPr="000748C0" w:rsidRDefault="00EB5A81" w:rsidP="00EB5A81">
      <w:pPr>
        <w:pStyle w:val="2"/>
        <w:keepNext w:val="0"/>
        <w:numPr>
          <w:ilvl w:val="1"/>
          <w:numId w:val="16"/>
        </w:numPr>
        <w:tabs>
          <w:tab w:val="left" w:pos="1440"/>
        </w:tabs>
        <w:ind w:left="1460"/>
        <w:jc w:val="both"/>
        <w:rPr>
          <w:bCs w:val="0"/>
          <w:sz w:val="24"/>
          <w:rPrChange w:id="1143" w:author="Meryl Etman" w:date="2020-03-25T10:10:00Z">
            <w:rPr>
              <w:bCs w:val="0"/>
              <w:sz w:val="24"/>
            </w:rPr>
          </w:rPrChange>
        </w:rPr>
      </w:pPr>
      <w:r w:rsidRPr="000748C0">
        <w:rPr>
          <w:rFonts w:hint="cs"/>
          <w:bCs w:val="0"/>
          <w:sz w:val="24"/>
          <w:rtl/>
          <w:rPrChange w:id="1144" w:author="Meryl Etman" w:date="2020-03-25T10:10:00Z">
            <w:rPr>
              <w:rFonts w:hint="cs"/>
              <w:bCs w:val="0"/>
              <w:sz w:val="24"/>
              <w:rtl/>
            </w:rPr>
          </w:rPrChange>
        </w:rPr>
        <w:t xml:space="preserve">תנאי מוקדם לביצוע תשלומי שכר המפקח הינו קיום כל התחייבויות המפקח על פי חוזה זה, </w:t>
      </w:r>
      <w:r w:rsidRPr="000748C0">
        <w:rPr>
          <w:rFonts w:hint="cs"/>
          <w:bCs w:val="0"/>
          <w:sz w:val="24"/>
          <w:rtl/>
          <w:rPrChange w:id="1145" w:author="Meryl Etman" w:date="2020-03-25T10:10:00Z">
            <w:rPr>
              <w:rFonts w:hint="cs"/>
              <w:bCs w:val="0"/>
              <w:sz w:val="24"/>
              <w:rtl/>
            </w:rPr>
          </w:rPrChange>
        </w:rPr>
        <w:tab/>
      </w:r>
    </w:p>
    <w:p w14:paraId="7C98236B" w14:textId="77777777" w:rsidR="00EB5A81" w:rsidRPr="000748C0" w:rsidRDefault="00EB5A81" w:rsidP="00EB5A81">
      <w:pPr>
        <w:pStyle w:val="2"/>
        <w:ind w:left="1440"/>
        <w:jc w:val="both"/>
        <w:rPr>
          <w:bCs w:val="0"/>
          <w:sz w:val="24"/>
          <w:rtl/>
          <w:rPrChange w:id="1146" w:author="Meryl Etman" w:date="2020-03-25T10:10:00Z">
            <w:rPr>
              <w:bCs w:val="0"/>
              <w:sz w:val="24"/>
              <w:rtl/>
            </w:rPr>
          </w:rPrChange>
        </w:rPr>
      </w:pPr>
      <w:r w:rsidRPr="000748C0">
        <w:rPr>
          <w:rFonts w:hint="cs"/>
          <w:bCs w:val="0"/>
          <w:sz w:val="24"/>
          <w:rtl/>
          <w:rPrChange w:id="1147" w:author="Meryl Etman" w:date="2020-03-25T10:10:00Z">
            <w:rPr>
              <w:rFonts w:hint="cs"/>
              <w:bCs w:val="0"/>
              <w:sz w:val="24"/>
              <w:rtl/>
            </w:rPr>
          </w:rPrChange>
        </w:rPr>
        <w:t>השלמת כל עבודות המפקח הכלולות בשכר המפקח ומסירת כל המסמכים למזמין, לרבות</w:t>
      </w:r>
      <w:r w:rsidRPr="000748C0">
        <w:rPr>
          <w:bCs w:val="0"/>
          <w:sz w:val="24"/>
          <w:rtl/>
          <w:rPrChange w:id="1148" w:author="Meryl Etman" w:date="2020-03-25T10:10:00Z">
            <w:rPr>
              <w:bCs w:val="0"/>
              <w:sz w:val="24"/>
              <w:rtl/>
            </w:rPr>
          </w:rPrChange>
        </w:rPr>
        <w:t xml:space="preserve"> הצהרה לפיה בדק המפקח את העבודות ומצא אותן תואמות לדרישותיו, לתכניות ולתקנים המחייבים וכי הן בוצעו לשביעות רצונו, בנוסח ה</w:t>
      </w:r>
      <w:r w:rsidRPr="000748C0">
        <w:rPr>
          <w:rFonts w:hint="cs"/>
          <w:bCs w:val="0"/>
          <w:sz w:val="24"/>
          <w:rtl/>
          <w:rPrChange w:id="1149" w:author="Meryl Etman" w:date="2020-03-25T10:10:00Z">
            <w:rPr>
              <w:rFonts w:hint="cs"/>
              <w:bCs w:val="0"/>
              <w:sz w:val="24"/>
              <w:rtl/>
            </w:rPr>
          </w:rPrChange>
        </w:rPr>
        <w:t xml:space="preserve">מצורף </w:t>
      </w:r>
      <w:r w:rsidRPr="000748C0">
        <w:rPr>
          <w:bCs w:val="0"/>
          <w:sz w:val="24"/>
          <w:rtl/>
          <w:rPrChange w:id="1150" w:author="Meryl Etman" w:date="2020-03-25T10:10:00Z">
            <w:rPr>
              <w:bCs w:val="0"/>
              <w:sz w:val="24"/>
              <w:rtl/>
            </w:rPr>
          </w:rPrChange>
        </w:rPr>
        <w:t>כנספח ט</w:t>
      </w:r>
      <w:r w:rsidRPr="000748C0">
        <w:rPr>
          <w:rFonts w:hint="cs"/>
          <w:bCs w:val="0"/>
          <w:sz w:val="24"/>
          <w:rtl/>
          <w:rPrChange w:id="1151" w:author="Meryl Etman" w:date="2020-03-25T10:10:00Z">
            <w:rPr>
              <w:rFonts w:hint="cs"/>
              <w:bCs w:val="0"/>
              <w:sz w:val="24"/>
              <w:rtl/>
            </w:rPr>
          </w:rPrChange>
        </w:rPr>
        <w:t>'</w:t>
      </w:r>
      <w:r w:rsidRPr="000748C0">
        <w:rPr>
          <w:bCs w:val="0"/>
          <w:sz w:val="24"/>
          <w:rtl/>
          <w:rPrChange w:id="1152" w:author="Meryl Etman" w:date="2020-03-25T10:10:00Z">
            <w:rPr>
              <w:bCs w:val="0"/>
              <w:sz w:val="24"/>
              <w:rtl/>
            </w:rPr>
          </w:rPrChange>
        </w:rPr>
        <w:t xml:space="preserve"> לחוזה זה וכתב היעדר תביעות, בנוסח המצורף כנספח י</w:t>
      </w:r>
      <w:r w:rsidRPr="000748C0">
        <w:rPr>
          <w:rFonts w:hint="cs"/>
          <w:bCs w:val="0"/>
          <w:sz w:val="24"/>
          <w:rtl/>
          <w:rPrChange w:id="1153" w:author="Meryl Etman" w:date="2020-03-25T10:10:00Z">
            <w:rPr>
              <w:rFonts w:hint="cs"/>
              <w:bCs w:val="0"/>
              <w:sz w:val="24"/>
              <w:rtl/>
            </w:rPr>
          </w:rPrChange>
        </w:rPr>
        <w:t>'</w:t>
      </w:r>
      <w:r w:rsidRPr="000748C0">
        <w:rPr>
          <w:bCs w:val="0"/>
          <w:sz w:val="24"/>
          <w:rtl/>
          <w:rPrChange w:id="1154" w:author="Meryl Etman" w:date="2020-03-25T10:10:00Z">
            <w:rPr>
              <w:bCs w:val="0"/>
              <w:sz w:val="24"/>
              <w:rtl/>
            </w:rPr>
          </w:rPrChange>
        </w:rPr>
        <w:t xml:space="preserve"> לחוזה זה למזמין, חתום על ידי המפקח.</w:t>
      </w:r>
    </w:p>
    <w:p w14:paraId="7393AB51" w14:textId="77777777" w:rsidR="00EB5A81" w:rsidRPr="000748C0" w:rsidRDefault="00EB5A81" w:rsidP="00EB5A81">
      <w:pPr>
        <w:ind w:left="1440"/>
        <w:jc w:val="both"/>
        <w:rPr>
          <w:color w:val="000000"/>
          <w:sz w:val="24"/>
          <w:szCs w:val="24"/>
          <w:rtl/>
          <w:rPrChange w:id="1155" w:author="Meryl Etman" w:date="2020-03-25T10:10:00Z">
            <w:rPr>
              <w:color w:val="000000"/>
              <w:sz w:val="24"/>
              <w:szCs w:val="24"/>
              <w:rtl/>
            </w:rPr>
          </w:rPrChange>
        </w:rPr>
      </w:pPr>
    </w:p>
    <w:p w14:paraId="03203CCA" w14:textId="77777777" w:rsidR="00EB5A81" w:rsidRPr="000748C0" w:rsidRDefault="00EB5A81" w:rsidP="00EB5A81">
      <w:pPr>
        <w:pStyle w:val="1"/>
        <w:keepNext w:val="0"/>
        <w:numPr>
          <w:ilvl w:val="0"/>
          <w:numId w:val="15"/>
        </w:numPr>
        <w:ind w:left="740"/>
        <w:rPr>
          <w:b/>
          <w:bCs/>
          <w:sz w:val="24"/>
          <w:u w:val="single"/>
          <w:rPrChange w:id="1156" w:author="Meryl Etman" w:date="2020-03-25T10:10:00Z">
            <w:rPr>
              <w:b/>
              <w:bCs/>
              <w:sz w:val="24"/>
              <w:u w:val="single"/>
            </w:rPr>
          </w:rPrChange>
        </w:rPr>
      </w:pPr>
      <w:r w:rsidRPr="000748C0">
        <w:rPr>
          <w:b/>
          <w:bCs/>
          <w:sz w:val="24"/>
          <w:u w:val="single"/>
          <w:rtl/>
          <w:rPrChange w:id="1157" w:author="Meryl Etman" w:date="2020-03-25T10:10:00Z">
            <w:rPr>
              <w:b/>
              <w:bCs/>
              <w:sz w:val="24"/>
              <w:u w:val="single"/>
              <w:rtl/>
            </w:rPr>
          </w:rPrChange>
        </w:rPr>
        <w:t>אחריות וב</w:t>
      </w:r>
      <w:r w:rsidRPr="000748C0">
        <w:rPr>
          <w:rFonts w:hint="cs"/>
          <w:b/>
          <w:bCs/>
          <w:sz w:val="24"/>
          <w:u w:val="single"/>
          <w:rtl/>
          <w:rPrChange w:id="1158" w:author="Meryl Etman" w:date="2020-03-25T10:10:00Z">
            <w:rPr>
              <w:rFonts w:hint="cs"/>
              <w:b/>
              <w:bCs/>
              <w:sz w:val="24"/>
              <w:u w:val="single"/>
              <w:rtl/>
            </w:rPr>
          </w:rPrChange>
        </w:rPr>
        <w:t>י</w:t>
      </w:r>
      <w:r w:rsidRPr="000748C0">
        <w:rPr>
          <w:b/>
          <w:bCs/>
          <w:sz w:val="24"/>
          <w:u w:val="single"/>
          <w:rtl/>
          <w:rPrChange w:id="1159" w:author="Meryl Etman" w:date="2020-03-25T10:10:00Z">
            <w:rPr>
              <w:b/>
              <w:bCs/>
              <w:sz w:val="24"/>
              <w:u w:val="single"/>
              <w:rtl/>
            </w:rPr>
          </w:rPrChange>
        </w:rPr>
        <w:t>טוח</w:t>
      </w:r>
    </w:p>
    <w:p w14:paraId="06C8B654" w14:textId="77777777" w:rsidR="00EB5A81" w:rsidRPr="000748C0" w:rsidRDefault="00EB5A81" w:rsidP="00EB5A81">
      <w:pPr>
        <w:pStyle w:val="1"/>
        <w:ind w:left="720"/>
        <w:rPr>
          <w:sz w:val="24"/>
          <w:u w:val="single"/>
          <w:rtl/>
          <w:rPrChange w:id="1160" w:author="Meryl Etman" w:date="2020-03-25T10:10:00Z">
            <w:rPr>
              <w:sz w:val="24"/>
              <w:u w:val="single"/>
              <w:rtl/>
            </w:rPr>
          </w:rPrChange>
        </w:rPr>
      </w:pPr>
    </w:p>
    <w:p w14:paraId="5D0756AF" w14:textId="77777777" w:rsidR="00EB5A81" w:rsidRPr="000748C0" w:rsidRDefault="00EB5A81" w:rsidP="00EB5A81">
      <w:pPr>
        <w:pStyle w:val="2"/>
        <w:keepNext w:val="0"/>
        <w:numPr>
          <w:ilvl w:val="1"/>
          <w:numId w:val="15"/>
        </w:numPr>
        <w:tabs>
          <w:tab w:val="left" w:pos="1440"/>
        </w:tabs>
        <w:ind w:left="1460"/>
        <w:jc w:val="both"/>
        <w:rPr>
          <w:bCs w:val="0"/>
          <w:sz w:val="24"/>
          <w:rPrChange w:id="1161" w:author="Meryl Etman" w:date="2020-03-25T10:10:00Z">
            <w:rPr>
              <w:bCs w:val="0"/>
              <w:sz w:val="24"/>
            </w:rPr>
          </w:rPrChange>
        </w:rPr>
      </w:pPr>
      <w:r w:rsidRPr="000748C0">
        <w:rPr>
          <w:bCs w:val="0"/>
          <w:sz w:val="24"/>
          <w:rtl/>
          <w:rPrChange w:id="1162" w:author="Meryl Etman" w:date="2020-03-25T10:10:00Z">
            <w:rPr>
              <w:bCs w:val="0"/>
              <w:sz w:val="24"/>
              <w:rtl/>
            </w:rPr>
          </w:rPrChange>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sidRPr="000748C0">
        <w:rPr>
          <w:rFonts w:hint="cs"/>
          <w:bCs w:val="0"/>
          <w:sz w:val="24"/>
          <w:rtl/>
          <w:rPrChange w:id="1163" w:author="Meryl Etman" w:date="2020-03-25T10:10:00Z">
            <w:rPr>
              <w:rFonts w:hint="cs"/>
              <w:bCs w:val="0"/>
              <w:sz w:val="24"/>
              <w:rtl/>
            </w:rPr>
          </w:rPrChange>
        </w:rPr>
        <w:t>י</w:t>
      </w:r>
      <w:r w:rsidRPr="000748C0">
        <w:rPr>
          <w:bCs w:val="0"/>
          <w:sz w:val="24"/>
          <w:rtl/>
          <w:rPrChange w:id="1164" w:author="Meryl Etman" w:date="2020-03-25T10:10:00Z">
            <w:rPr>
              <w:bCs w:val="0"/>
              <w:sz w:val="24"/>
              <w:rtl/>
            </w:rPr>
          </w:rPrChange>
        </w:rPr>
        <w:t xml:space="preserve">רותים שבוצעו על ידו </w:t>
      </w:r>
      <w:r w:rsidRPr="000748C0">
        <w:rPr>
          <w:rFonts w:hint="cs"/>
          <w:bCs w:val="0"/>
          <w:sz w:val="24"/>
          <w:rtl/>
          <w:rPrChange w:id="1165" w:author="Meryl Etman" w:date="2020-03-25T10:10:00Z">
            <w:rPr>
              <w:rFonts w:hint="cs"/>
              <w:bCs w:val="0"/>
              <w:sz w:val="24"/>
              <w:rtl/>
            </w:rPr>
          </w:rPrChange>
        </w:rPr>
        <w:t>ו/</w:t>
      </w:r>
      <w:r w:rsidRPr="000748C0">
        <w:rPr>
          <w:bCs w:val="0"/>
          <w:sz w:val="24"/>
          <w:rtl/>
          <w:rPrChange w:id="1166" w:author="Meryl Etman" w:date="2020-03-25T10:10:00Z">
            <w:rPr>
              <w:bCs w:val="0"/>
              <w:sz w:val="24"/>
              <w:rtl/>
            </w:rPr>
          </w:rPrChange>
        </w:rPr>
        <w:t>או ע"י כל מי שהועסק על ידו</w:t>
      </w:r>
      <w:r w:rsidRPr="000748C0">
        <w:rPr>
          <w:rFonts w:hint="cs"/>
          <w:bCs w:val="0"/>
          <w:sz w:val="24"/>
          <w:rtl/>
          <w:rPrChange w:id="1167" w:author="Meryl Etman" w:date="2020-03-25T10:10:00Z">
            <w:rPr>
              <w:rFonts w:hint="cs"/>
              <w:bCs w:val="0"/>
              <w:sz w:val="24"/>
              <w:rtl/>
            </w:rPr>
          </w:rPrChange>
        </w:rPr>
        <w:t xml:space="preserve"> ו/או מטעמו</w:t>
      </w:r>
      <w:r w:rsidRPr="000748C0">
        <w:rPr>
          <w:bCs w:val="0"/>
          <w:sz w:val="24"/>
          <w:rtl/>
          <w:rPrChange w:id="1168" w:author="Meryl Etman" w:date="2020-03-25T10:10:00Z">
            <w:rPr>
              <w:bCs w:val="0"/>
              <w:sz w:val="24"/>
              <w:rtl/>
            </w:rPr>
          </w:rPrChange>
        </w:rPr>
        <w:t>. מבלי לגרוע מכלליות האמור לעיל</w:t>
      </w:r>
      <w:r w:rsidRPr="000748C0">
        <w:rPr>
          <w:rFonts w:hint="cs"/>
          <w:bCs w:val="0"/>
          <w:sz w:val="24"/>
          <w:rtl/>
          <w:rPrChange w:id="1169" w:author="Meryl Etman" w:date="2020-03-25T10:10:00Z">
            <w:rPr>
              <w:rFonts w:hint="cs"/>
              <w:bCs w:val="0"/>
              <w:sz w:val="24"/>
              <w:rtl/>
            </w:rPr>
          </w:rPrChange>
        </w:rPr>
        <w:t>,</w:t>
      </w:r>
      <w:r w:rsidRPr="000748C0">
        <w:rPr>
          <w:bCs w:val="0"/>
          <w:sz w:val="24"/>
          <w:rtl/>
          <w:rPrChange w:id="1170" w:author="Meryl Etman" w:date="2020-03-25T10:10:00Z">
            <w:rPr>
              <w:bCs w:val="0"/>
              <w:sz w:val="24"/>
              <w:rtl/>
            </w:rPr>
          </w:rPrChange>
        </w:rPr>
        <w:t xml:space="preserve"> מודגשת אחריותו של המפקח בנושאים הבאים:</w:t>
      </w:r>
    </w:p>
    <w:p w14:paraId="7D9561CF" w14:textId="77777777" w:rsidR="00EB5A81" w:rsidRPr="000748C0" w:rsidRDefault="00EB5A81" w:rsidP="00EB5A81">
      <w:pPr>
        <w:pStyle w:val="3"/>
        <w:ind w:left="2180"/>
        <w:rPr>
          <w:b w:val="0"/>
          <w:bCs w:val="0"/>
          <w:sz w:val="24"/>
          <w:rtl/>
          <w:rPrChange w:id="1171" w:author="Meryl Etman" w:date="2020-03-25T10:10:00Z">
            <w:rPr>
              <w:b w:val="0"/>
              <w:bCs w:val="0"/>
              <w:sz w:val="24"/>
              <w:rtl/>
            </w:rPr>
          </w:rPrChange>
        </w:rPr>
      </w:pPr>
    </w:p>
    <w:p w14:paraId="66D648D8" w14:textId="4335A771" w:rsidR="00EB5A81" w:rsidRPr="000748C0" w:rsidRDefault="00EB5A81" w:rsidP="00A55335">
      <w:pPr>
        <w:pStyle w:val="3"/>
        <w:keepNext w:val="0"/>
        <w:numPr>
          <w:ilvl w:val="2"/>
          <w:numId w:val="15"/>
        </w:numPr>
        <w:tabs>
          <w:tab w:val="left" w:pos="2160"/>
        </w:tabs>
        <w:ind w:left="2180"/>
        <w:rPr>
          <w:b w:val="0"/>
          <w:bCs w:val="0"/>
          <w:sz w:val="24"/>
          <w:u w:val="none"/>
          <w:rPrChange w:id="1172" w:author="Meryl Etman" w:date="2020-03-25T10:10:00Z">
            <w:rPr>
              <w:b w:val="0"/>
              <w:bCs w:val="0"/>
              <w:sz w:val="24"/>
              <w:u w:val="none"/>
            </w:rPr>
          </w:rPrChange>
        </w:rPr>
      </w:pPr>
      <w:r w:rsidRPr="000748C0">
        <w:rPr>
          <w:rFonts w:hint="cs"/>
          <w:b w:val="0"/>
          <w:bCs w:val="0"/>
          <w:sz w:val="24"/>
          <w:u w:val="none"/>
          <w:rtl/>
          <w:rPrChange w:id="1173" w:author="Meryl Etman" w:date="2020-03-25T10:10:00Z">
            <w:rPr>
              <w:rFonts w:hint="cs"/>
              <w:b w:val="0"/>
              <w:bCs w:val="0"/>
              <w:sz w:val="24"/>
              <w:u w:val="none"/>
              <w:rtl/>
            </w:rPr>
          </w:rPrChange>
        </w:rPr>
        <w:t>הקפדה שוטפת על בקרת איכות</w:t>
      </w:r>
      <w:ins w:id="1174" w:author="Meryl Etman" w:date="2019-12-18T10:02:00Z">
        <w:r w:rsidR="00473BC7" w:rsidRPr="000748C0">
          <w:rPr>
            <w:rFonts w:hint="cs"/>
            <w:b w:val="0"/>
            <w:bCs w:val="0"/>
            <w:sz w:val="24"/>
            <w:u w:val="none"/>
            <w:rtl/>
            <w:rPrChange w:id="1175" w:author="Meryl Etman" w:date="2020-03-25T10:10:00Z">
              <w:rPr>
                <w:rFonts w:hint="cs"/>
                <w:b w:val="0"/>
                <w:bCs w:val="0"/>
                <w:sz w:val="24"/>
                <w:u w:val="none"/>
                <w:rtl/>
              </w:rPr>
            </w:rPrChange>
          </w:rPr>
          <w:t xml:space="preserve"> ובדיקה ואיש</w:t>
        </w:r>
      </w:ins>
      <w:ins w:id="1176" w:author="Meryl Etman" w:date="2020-02-06T11:04:00Z">
        <w:r w:rsidR="00A55335" w:rsidRPr="000748C0">
          <w:rPr>
            <w:rFonts w:hint="cs"/>
            <w:b w:val="0"/>
            <w:bCs w:val="0"/>
            <w:sz w:val="24"/>
            <w:u w:val="none"/>
            <w:rtl/>
            <w:rPrChange w:id="1177" w:author="Meryl Etman" w:date="2020-03-25T10:10:00Z">
              <w:rPr>
                <w:rFonts w:hint="cs"/>
                <w:b w:val="0"/>
                <w:bCs w:val="0"/>
                <w:sz w:val="24"/>
                <w:u w:val="none"/>
                <w:rtl/>
              </w:rPr>
            </w:rPrChange>
          </w:rPr>
          <w:t>ור</w:t>
        </w:r>
      </w:ins>
      <w:ins w:id="1178" w:author="Meryl Etman" w:date="2019-12-18T10:02:00Z">
        <w:r w:rsidR="00473BC7" w:rsidRPr="000748C0">
          <w:rPr>
            <w:rFonts w:hint="cs"/>
            <w:b w:val="0"/>
            <w:bCs w:val="0"/>
            <w:sz w:val="24"/>
            <w:u w:val="none"/>
            <w:rtl/>
            <w:rPrChange w:id="1179" w:author="Meryl Etman" w:date="2020-03-25T10:10:00Z">
              <w:rPr>
                <w:rFonts w:hint="cs"/>
                <w:b w:val="0"/>
                <w:bCs w:val="0"/>
                <w:sz w:val="24"/>
                <w:u w:val="none"/>
                <w:rtl/>
              </w:rPr>
            </w:rPrChange>
          </w:rPr>
          <w:t xml:space="preserve"> התכנון מטעם ועבור היזם</w:t>
        </w:r>
      </w:ins>
      <w:del w:id="1180" w:author="Meryl Etman" w:date="2019-12-18T10:02:00Z">
        <w:r w:rsidRPr="000748C0" w:rsidDel="00473BC7">
          <w:rPr>
            <w:rFonts w:hint="cs"/>
            <w:b w:val="0"/>
            <w:bCs w:val="0"/>
            <w:sz w:val="24"/>
            <w:u w:val="none"/>
            <w:rtl/>
            <w:rPrChange w:id="1181" w:author="Meryl Etman" w:date="2020-03-25T10:10:00Z">
              <w:rPr>
                <w:rFonts w:hint="cs"/>
                <w:b w:val="0"/>
                <w:bCs w:val="0"/>
                <w:sz w:val="24"/>
                <w:u w:val="none"/>
                <w:rtl/>
              </w:rPr>
            </w:rPrChange>
          </w:rPr>
          <w:delText xml:space="preserve">, </w:delText>
        </w:r>
      </w:del>
      <w:ins w:id="1182" w:author="Meryl Etman" w:date="2020-02-06T11:04:00Z">
        <w:r w:rsidR="00A55335" w:rsidRPr="000748C0">
          <w:rPr>
            <w:rFonts w:hint="cs"/>
            <w:b w:val="0"/>
            <w:bCs w:val="0"/>
            <w:sz w:val="24"/>
            <w:u w:val="none"/>
            <w:rtl/>
            <w:rPrChange w:id="1183" w:author="Meryl Etman" w:date="2020-03-25T10:10:00Z">
              <w:rPr>
                <w:rFonts w:hint="cs"/>
                <w:b w:val="0"/>
                <w:bCs w:val="0"/>
                <w:sz w:val="24"/>
                <w:u w:val="none"/>
                <w:rtl/>
              </w:rPr>
            </w:rPrChange>
          </w:rPr>
          <w:t xml:space="preserve"> </w:t>
        </w:r>
      </w:ins>
      <w:r w:rsidRPr="000748C0">
        <w:rPr>
          <w:rFonts w:hint="cs"/>
          <w:b w:val="0"/>
          <w:bCs w:val="0"/>
          <w:sz w:val="24"/>
          <w:u w:val="none"/>
          <w:rtl/>
          <w:rPrChange w:id="1184" w:author="Meryl Etman" w:date="2020-03-25T10:10:00Z">
            <w:rPr>
              <w:rFonts w:hint="cs"/>
              <w:b w:val="0"/>
              <w:bCs w:val="0"/>
              <w:sz w:val="24"/>
              <w:u w:val="none"/>
              <w:rtl/>
            </w:rPr>
          </w:rPrChange>
        </w:rPr>
        <w:t xml:space="preserve">כמפורט בנספח ג'. </w:t>
      </w:r>
    </w:p>
    <w:p w14:paraId="45B5700B" w14:textId="77777777" w:rsidR="00EB5A81" w:rsidRPr="000748C0" w:rsidRDefault="00EB5A81" w:rsidP="00EB5A81">
      <w:pPr>
        <w:pStyle w:val="3"/>
        <w:ind w:left="2180"/>
        <w:rPr>
          <w:b w:val="0"/>
          <w:bCs w:val="0"/>
          <w:sz w:val="24"/>
          <w:u w:val="none"/>
          <w:rPrChange w:id="1185" w:author="Meryl Etman" w:date="2020-03-25T10:10:00Z">
            <w:rPr>
              <w:b w:val="0"/>
              <w:bCs w:val="0"/>
              <w:sz w:val="24"/>
              <w:u w:val="none"/>
            </w:rPr>
          </w:rPrChange>
        </w:rPr>
      </w:pPr>
    </w:p>
    <w:p w14:paraId="5C982D36" w14:textId="12007739" w:rsidR="00EB5A81" w:rsidRPr="000748C0" w:rsidRDefault="00EB5A81" w:rsidP="00374801">
      <w:pPr>
        <w:pStyle w:val="3"/>
        <w:keepNext w:val="0"/>
        <w:numPr>
          <w:ilvl w:val="2"/>
          <w:numId w:val="15"/>
        </w:numPr>
        <w:tabs>
          <w:tab w:val="left" w:pos="2160"/>
        </w:tabs>
        <w:ind w:left="2180"/>
        <w:rPr>
          <w:b w:val="0"/>
          <w:bCs w:val="0"/>
          <w:sz w:val="24"/>
          <w:u w:val="none"/>
          <w:rPrChange w:id="1186" w:author="Meryl Etman" w:date="2020-03-25T10:10:00Z">
            <w:rPr>
              <w:b w:val="0"/>
              <w:bCs w:val="0"/>
              <w:sz w:val="24"/>
              <w:u w:val="none"/>
            </w:rPr>
          </w:rPrChange>
        </w:rPr>
      </w:pPr>
      <w:r w:rsidRPr="000748C0">
        <w:rPr>
          <w:b w:val="0"/>
          <w:bCs w:val="0"/>
          <w:sz w:val="24"/>
          <w:u w:val="none"/>
          <w:rtl/>
          <w:rPrChange w:id="1187" w:author="Meryl Etman" w:date="2020-03-25T10:10:00Z">
            <w:rPr>
              <w:b w:val="0"/>
              <w:bCs w:val="0"/>
              <w:sz w:val="24"/>
              <w:u w:val="none"/>
              <w:rtl/>
            </w:rPr>
          </w:rPrChange>
        </w:rPr>
        <w:t>ק</w:t>
      </w:r>
      <w:r w:rsidRPr="000748C0">
        <w:rPr>
          <w:rFonts w:hint="cs"/>
          <w:b w:val="0"/>
          <w:bCs w:val="0"/>
          <w:sz w:val="24"/>
          <w:u w:val="none"/>
          <w:rtl/>
          <w:rPrChange w:id="1188" w:author="Meryl Etman" w:date="2020-03-25T10:10:00Z">
            <w:rPr>
              <w:rFonts w:hint="cs"/>
              <w:b w:val="0"/>
              <w:bCs w:val="0"/>
              <w:sz w:val="24"/>
              <w:u w:val="none"/>
              <w:rtl/>
            </w:rPr>
          </w:rPrChange>
        </w:rPr>
        <w:t>י</w:t>
      </w:r>
      <w:r w:rsidRPr="000748C0">
        <w:rPr>
          <w:b w:val="0"/>
          <w:bCs w:val="0"/>
          <w:sz w:val="24"/>
          <w:u w:val="none"/>
          <w:rtl/>
          <w:rPrChange w:id="1189" w:author="Meryl Etman" w:date="2020-03-25T10:10:00Z">
            <w:rPr>
              <w:b w:val="0"/>
              <w:bCs w:val="0"/>
              <w:sz w:val="24"/>
              <w:u w:val="none"/>
              <w:rtl/>
            </w:rPr>
          </w:rPrChange>
        </w:rPr>
        <w:t xml:space="preserve">דום </w:t>
      </w:r>
      <w:del w:id="1190" w:author="Meryl Etman" w:date="2019-12-16T12:01:00Z">
        <w:r w:rsidRPr="000748C0" w:rsidDel="00374801">
          <w:rPr>
            <w:b w:val="0"/>
            <w:bCs w:val="0"/>
            <w:sz w:val="24"/>
            <w:u w:val="none"/>
            <w:rtl/>
            <w:rPrChange w:id="1191" w:author="Meryl Etman" w:date="2020-03-25T10:10:00Z">
              <w:rPr>
                <w:b w:val="0"/>
                <w:bCs w:val="0"/>
                <w:sz w:val="24"/>
                <w:u w:val="none"/>
                <w:rtl/>
              </w:rPr>
            </w:rPrChange>
          </w:rPr>
          <w:delText>עבודות התכנון ו</w:delText>
        </w:r>
      </w:del>
      <w:r w:rsidRPr="000748C0">
        <w:rPr>
          <w:b w:val="0"/>
          <w:bCs w:val="0"/>
          <w:sz w:val="24"/>
          <w:u w:val="none"/>
          <w:rtl/>
          <w:rPrChange w:id="1192" w:author="Meryl Etman" w:date="2020-03-25T10:10:00Z">
            <w:rPr>
              <w:b w:val="0"/>
              <w:bCs w:val="0"/>
              <w:sz w:val="24"/>
              <w:u w:val="none"/>
              <w:rtl/>
            </w:rPr>
          </w:rPrChange>
        </w:rPr>
        <w:t xml:space="preserve">עבודות הבניה והשלמתן במסגרת לוח הזמנים שנקבע עם </w:t>
      </w:r>
      <w:del w:id="1193" w:author="Meryl Etman" w:date="2019-12-16T12:01:00Z">
        <w:r w:rsidRPr="000748C0" w:rsidDel="00374801">
          <w:rPr>
            <w:b w:val="0"/>
            <w:bCs w:val="0"/>
            <w:sz w:val="24"/>
            <w:u w:val="none"/>
            <w:rtl/>
            <w:rPrChange w:id="1194" w:author="Meryl Etman" w:date="2020-03-25T10:10:00Z">
              <w:rPr>
                <w:b w:val="0"/>
                <w:bCs w:val="0"/>
                <w:sz w:val="24"/>
                <w:u w:val="none"/>
                <w:rtl/>
              </w:rPr>
            </w:rPrChange>
          </w:rPr>
          <w:delText>המתכננים ו</w:delText>
        </w:r>
      </w:del>
      <w:r w:rsidRPr="000748C0">
        <w:rPr>
          <w:b w:val="0"/>
          <w:bCs w:val="0"/>
          <w:sz w:val="24"/>
          <w:u w:val="none"/>
          <w:rtl/>
          <w:rPrChange w:id="1195" w:author="Meryl Etman" w:date="2020-03-25T10:10:00Z">
            <w:rPr>
              <w:b w:val="0"/>
              <w:bCs w:val="0"/>
              <w:sz w:val="24"/>
              <w:u w:val="none"/>
              <w:rtl/>
            </w:rPr>
          </w:rPrChange>
        </w:rPr>
        <w:t>הקבלנים ושאושר על ידי המזמין.</w:t>
      </w:r>
    </w:p>
    <w:p w14:paraId="550B5AF1" w14:textId="77777777" w:rsidR="00EB5A81" w:rsidRPr="000748C0" w:rsidRDefault="00EB5A81" w:rsidP="00EB5A81">
      <w:pPr>
        <w:pStyle w:val="3"/>
        <w:ind w:left="2160"/>
        <w:rPr>
          <w:b w:val="0"/>
          <w:bCs w:val="0"/>
          <w:sz w:val="24"/>
          <w:u w:val="none"/>
          <w:rtl/>
          <w:rPrChange w:id="1196" w:author="Meryl Etman" w:date="2020-03-25T10:10:00Z">
            <w:rPr>
              <w:b w:val="0"/>
              <w:bCs w:val="0"/>
              <w:sz w:val="24"/>
              <w:u w:val="none"/>
              <w:rtl/>
            </w:rPr>
          </w:rPrChange>
        </w:rPr>
      </w:pPr>
    </w:p>
    <w:p w14:paraId="2FAC9FBA" w14:textId="77777777" w:rsidR="00EB5A81" w:rsidRPr="000748C0" w:rsidRDefault="00EB5A81" w:rsidP="00EB5A81">
      <w:pPr>
        <w:pStyle w:val="3"/>
        <w:keepNext w:val="0"/>
        <w:numPr>
          <w:ilvl w:val="2"/>
          <w:numId w:val="15"/>
        </w:numPr>
        <w:tabs>
          <w:tab w:val="left" w:pos="2160"/>
        </w:tabs>
        <w:ind w:left="2180"/>
        <w:rPr>
          <w:b w:val="0"/>
          <w:bCs w:val="0"/>
          <w:sz w:val="24"/>
          <w:u w:val="none"/>
          <w:rPrChange w:id="1197" w:author="Meryl Etman" w:date="2020-03-25T10:10:00Z">
            <w:rPr>
              <w:b w:val="0"/>
              <w:bCs w:val="0"/>
              <w:sz w:val="24"/>
              <w:u w:val="none"/>
            </w:rPr>
          </w:rPrChange>
        </w:rPr>
      </w:pPr>
      <w:r w:rsidRPr="000748C0">
        <w:rPr>
          <w:b w:val="0"/>
          <w:bCs w:val="0"/>
          <w:sz w:val="24"/>
          <w:u w:val="none"/>
          <w:rtl/>
          <w:rPrChange w:id="1198" w:author="Meryl Etman" w:date="2020-03-25T10:10:00Z">
            <w:rPr>
              <w:b w:val="0"/>
              <w:bCs w:val="0"/>
              <w:sz w:val="24"/>
              <w:u w:val="none"/>
              <w:rtl/>
            </w:rPr>
          </w:rPrChange>
        </w:rPr>
        <w:t>שמירה על המסגרת התקציבית.</w:t>
      </w:r>
    </w:p>
    <w:p w14:paraId="0C7863B0" w14:textId="77777777" w:rsidR="00EB5A81" w:rsidRPr="000748C0" w:rsidRDefault="00EB5A81" w:rsidP="00EB5A81">
      <w:pPr>
        <w:pStyle w:val="3"/>
        <w:rPr>
          <w:b w:val="0"/>
          <w:bCs w:val="0"/>
          <w:sz w:val="24"/>
          <w:u w:val="none"/>
          <w:rtl/>
          <w:rPrChange w:id="1199" w:author="Meryl Etman" w:date="2020-03-25T10:10:00Z">
            <w:rPr>
              <w:b w:val="0"/>
              <w:bCs w:val="0"/>
              <w:sz w:val="24"/>
              <w:u w:val="none"/>
              <w:rtl/>
            </w:rPr>
          </w:rPrChange>
        </w:rPr>
      </w:pPr>
    </w:p>
    <w:p w14:paraId="0195047F" w14:textId="6E5AA1C7" w:rsidR="00EB5A81" w:rsidRPr="000748C0" w:rsidRDefault="00EB5A81" w:rsidP="00374801">
      <w:pPr>
        <w:pStyle w:val="3"/>
        <w:keepNext w:val="0"/>
        <w:numPr>
          <w:ilvl w:val="2"/>
          <w:numId w:val="15"/>
        </w:numPr>
        <w:tabs>
          <w:tab w:val="left" w:pos="2160"/>
        </w:tabs>
        <w:ind w:left="2180"/>
        <w:rPr>
          <w:b w:val="0"/>
          <w:bCs w:val="0"/>
          <w:sz w:val="24"/>
          <w:u w:val="none"/>
          <w:rPrChange w:id="1200" w:author="Meryl Etman" w:date="2020-03-25T10:10:00Z">
            <w:rPr>
              <w:b w:val="0"/>
              <w:bCs w:val="0"/>
              <w:sz w:val="24"/>
              <w:u w:val="none"/>
            </w:rPr>
          </w:rPrChange>
        </w:rPr>
      </w:pPr>
      <w:r w:rsidRPr="000748C0">
        <w:rPr>
          <w:b w:val="0"/>
          <w:bCs w:val="0"/>
          <w:sz w:val="24"/>
          <w:u w:val="none"/>
          <w:rtl/>
          <w:rPrChange w:id="1201" w:author="Meryl Etman" w:date="2020-03-25T10:10:00Z">
            <w:rPr>
              <w:b w:val="0"/>
              <w:bCs w:val="0"/>
              <w:sz w:val="24"/>
              <w:u w:val="none"/>
              <w:rtl/>
            </w:rPr>
          </w:rPrChange>
        </w:rPr>
        <w:t>שמירה על רמת ב</w:t>
      </w:r>
      <w:r w:rsidRPr="000748C0">
        <w:rPr>
          <w:rFonts w:hint="cs"/>
          <w:b w:val="0"/>
          <w:bCs w:val="0"/>
          <w:sz w:val="24"/>
          <w:u w:val="none"/>
          <w:rtl/>
          <w:rPrChange w:id="1202" w:author="Meryl Etman" w:date="2020-03-25T10:10:00Z">
            <w:rPr>
              <w:rFonts w:hint="cs"/>
              <w:b w:val="0"/>
              <w:bCs w:val="0"/>
              <w:sz w:val="24"/>
              <w:u w:val="none"/>
              <w:rtl/>
            </w:rPr>
          </w:rPrChange>
        </w:rPr>
        <w:t>י</w:t>
      </w:r>
      <w:r w:rsidRPr="000748C0">
        <w:rPr>
          <w:b w:val="0"/>
          <w:bCs w:val="0"/>
          <w:sz w:val="24"/>
          <w:u w:val="none"/>
          <w:rtl/>
          <w:rPrChange w:id="1203" w:author="Meryl Etman" w:date="2020-03-25T10:10:00Z">
            <w:rPr>
              <w:b w:val="0"/>
              <w:bCs w:val="0"/>
              <w:sz w:val="24"/>
              <w:u w:val="none"/>
              <w:rtl/>
            </w:rPr>
          </w:rPrChange>
        </w:rPr>
        <w:t xml:space="preserve">צוע </w:t>
      </w:r>
      <w:del w:id="1204" w:author="Meryl Etman" w:date="2019-12-16T12:02:00Z">
        <w:r w:rsidRPr="000748C0" w:rsidDel="00374801">
          <w:rPr>
            <w:b w:val="0"/>
            <w:bCs w:val="0"/>
            <w:sz w:val="24"/>
            <w:u w:val="none"/>
            <w:rtl/>
            <w:rPrChange w:id="1205" w:author="Meryl Etman" w:date="2020-03-25T10:10:00Z">
              <w:rPr>
                <w:b w:val="0"/>
                <w:bCs w:val="0"/>
                <w:sz w:val="24"/>
                <w:u w:val="none"/>
                <w:rtl/>
              </w:rPr>
            </w:rPrChange>
          </w:rPr>
          <w:delText>מלאכת התכנון ו</w:delText>
        </w:r>
      </w:del>
      <w:r w:rsidRPr="000748C0">
        <w:rPr>
          <w:b w:val="0"/>
          <w:bCs w:val="0"/>
          <w:sz w:val="24"/>
          <w:u w:val="none"/>
          <w:rtl/>
          <w:rPrChange w:id="1206" w:author="Meryl Etman" w:date="2020-03-25T10:10:00Z">
            <w:rPr>
              <w:b w:val="0"/>
              <w:bCs w:val="0"/>
              <w:sz w:val="24"/>
              <w:u w:val="none"/>
              <w:rtl/>
            </w:rPr>
          </w:rPrChange>
        </w:rPr>
        <w:t xml:space="preserve">עבודות הבניה והתאמתן לחוזים עם </w:t>
      </w:r>
      <w:del w:id="1207" w:author="Meryl Etman" w:date="2019-12-16T12:02:00Z">
        <w:r w:rsidRPr="000748C0" w:rsidDel="00374801">
          <w:rPr>
            <w:b w:val="0"/>
            <w:bCs w:val="0"/>
            <w:sz w:val="24"/>
            <w:u w:val="none"/>
            <w:rtl/>
            <w:rPrChange w:id="1208" w:author="Meryl Etman" w:date="2020-03-25T10:10:00Z">
              <w:rPr>
                <w:b w:val="0"/>
                <w:bCs w:val="0"/>
                <w:sz w:val="24"/>
                <w:u w:val="none"/>
                <w:rtl/>
              </w:rPr>
            </w:rPrChange>
          </w:rPr>
          <w:delText>המתכננים ו</w:delText>
        </w:r>
      </w:del>
      <w:r w:rsidRPr="000748C0">
        <w:rPr>
          <w:b w:val="0"/>
          <w:bCs w:val="0"/>
          <w:sz w:val="24"/>
          <w:u w:val="none"/>
          <w:rtl/>
          <w:rPrChange w:id="1209" w:author="Meryl Etman" w:date="2020-03-25T10:10:00Z">
            <w:rPr>
              <w:b w:val="0"/>
              <w:bCs w:val="0"/>
              <w:sz w:val="24"/>
              <w:u w:val="none"/>
              <w:rtl/>
            </w:rPr>
          </w:rPrChange>
        </w:rPr>
        <w:t>הקבלנים</w:t>
      </w:r>
      <w:ins w:id="1210" w:author="Meryl Etman" w:date="2019-12-18T10:03:00Z">
        <w:r w:rsidR="00473BC7" w:rsidRPr="000748C0">
          <w:rPr>
            <w:rFonts w:hint="cs"/>
            <w:b w:val="0"/>
            <w:bCs w:val="0"/>
            <w:sz w:val="24"/>
            <w:u w:val="none"/>
            <w:rtl/>
            <w:rPrChange w:id="1211" w:author="Meryl Etman" w:date="2020-03-25T10:10:00Z">
              <w:rPr>
                <w:rFonts w:hint="cs"/>
                <w:b w:val="0"/>
                <w:bCs w:val="0"/>
                <w:sz w:val="24"/>
                <w:u w:val="none"/>
                <w:rtl/>
              </w:rPr>
            </w:rPrChange>
          </w:rPr>
          <w:t>, לרבות הליך אישור ובחירת חומרים</w:t>
        </w:r>
      </w:ins>
      <w:ins w:id="1212" w:author="Meryl Etman" w:date="2020-02-06T11:05:00Z">
        <w:r w:rsidR="00A55335" w:rsidRPr="000748C0">
          <w:rPr>
            <w:rFonts w:hint="cs"/>
            <w:b w:val="0"/>
            <w:bCs w:val="0"/>
            <w:sz w:val="24"/>
            <w:u w:val="none"/>
            <w:rtl/>
            <w:rPrChange w:id="1213" w:author="Meryl Etman" w:date="2020-03-25T10:10:00Z">
              <w:rPr>
                <w:rFonts w:hint="cs"/>
                <w:b w:val="0"/>
                <w:bCs w:val="0"/>
                <w:sz w:val="24"/>
                <w:u w:val="none"/>
                <w:rtl/>
              </w:rPr>
            </w:rPrChange>
          </w:rPr>
          <w:t xml:space="preserve"> וספקים</w:t>
        </w:r>
      </w:ins>
      <w:r w:rsidRPr="000748C0">
        <w:rPr>
          <w:b w:val="0"/>
          <w:bCs w:val="0"/>
          <w:sz w:val="24"/>
          <w:u w:val="none"/>
          <w:rtl/>
          <w:rPrChange w:id="1214" w:author="Meryl Etman" w:date="2020-03-25T10:10:00Z">
            <w:rPr>
              <w:b w:val="0"/>
              <w:bCs w:val="0"/>
              <w:sz w:val="24"/>
              <w:u w:val="none"/>
              <w:rtl/>
            </w:rPr>
          </w:rPrChange>
        </w:rPr>
        <w:t>.</w:t>
      </w:r>
    </w:p>
    <w:p w14:paraId="4CDA4065" w14:textId="77777777" w:rsidR="00EB5A81" w:rsidRPr="000748C0" w:rsidRDefault="00EB5A81" w:rsidP="00EB5A81">
      <w:pPr>
        <w:pStyle w:val="3"/>
        <w:ind w:left="2160"/>
        <w:rPr>
          <w:b w:val="0"/>
          <w:bCs w:val="0"/>
          <w:sz w:val="24"/>
          <w:u w:val="none"/>
          <w:rtl/>
          <w:rPrChange w:id="1215" w:author="Meryl Etman" w:date="2020-03-25T10:10:00Z">
            <w:rPr>
              <w:b w:val="0"/>
              <w:bCs w:val="0"/>
              <w:sz w:val="24"/>
              <w:u w:val="none"/>
              <w:rtl/>
            </w:rPr>
          </w:rPrChange>
        </w:rPr>
      </w:pPr>
    </w:p>
    <w:p w14:paraId="6BE54EBD" w14:textId="77777777" w:rsidR="00EB5A81" w:rsidRPr="000748C0" w:rsidRDefault="00EB5A81" w:rsidP="00EB5A81">
      <w:pPr>
        <w:pStyle w:val="3"/>
        <w:keepNext w:val="0"/>
        <w:numPr>
          <w:ilvl w:val="2"/>
          <w:numId w:val="15"/>
        </w:numPr>
        <w:tabs>
          <w:tab w:val="left" w:pos="2160"/>
        </w:tabs>
        <w:ind w:left="2180"/>
        <w:rPr>
          <w:b w:val="0"/>
          <w:bCs w:val="0"/>
          <w:sz w:val="24"/>
          <w:u w:val="none"/>
          <w:rPrChange w:id="1216" w:author="Meryl Etman" w:date="2020-03-25T10:10:00Z">
            <w:rPr>
              <w:b w:val="0"/>
              <w:bCs w:val="0"/>
              <w:sz w:val="24"/>
              <w:u w:val="none"/>
            </w:rPr>
          </w:rPrChange>
        </w:rPr>
      </w:pPr>
      <w:r w:rsidRPr="000748C0">
        <w:rPr>
          <w:b w:val="0"/>
          <w:bCs w:val="0"/>
          <w:sz w:val="24"/>
          <w:u w:val="none"/>
          <w:rtl/>
          <w:rPrChange w:id="1217" w:author="Meryl Etman" w:date="2020-03-25T10:10:00Z">
            <w:rPr>
              <w:b w:val="0"/>
              <w:bCs w:val="0"/>
              <w:sz w:val="24"/>
              <w:u w:val="none"/>
              <w:rtl/>
            </w:rPr>
          </w:rPrChange>
        </w:rPr>
        <w:t>פ</w:t>
      </w:r>
      <w:r w:rsidRPr="000748C0">
        <w:rPr>
          <w:rFonts w:hint="cs"/>
          <w:b w:val="0"/>
          <w:bCs w:val="0"/>
          <w:sz w:val="24"/>
          <w:u w:val="none"/>
          <w:rtl/>
          <w:rPrChange w:id="1218" w:author="Meryl Etman" w:date="2020-03-25T10:10:00Z">
            <w:rPr>
              <w:rFonts w:hint="cs"/>
              <w:b w:val="0"/>
              <w:bCs w:val="0"/>
              <w:sz w:val="24"/>
              <w:u w:val="none"/>
              <w:rtl/>
            </w:rPr>
          </w:rPrChange>
        </w:rPr>
        <w:t>י</w:t>
      </w:r>
      <w:r w:rsidRPr="000748C0">
        <w:rPr>
          <w:b w:val="0"/>
          <w:bCs w:val="0"/>
          <w:sz w:val="24"/>
          <w:u w:val="none"/>
          <w:rtl/>
          <w:rPrChange w:id="1219" w:author="Meryl Etman" w:date="2020-03-25T10:10:00Z">
            <w:rPr>
              <w:b w:val="0"/>
              <w:bCs w:val="0"/>
              <w:sz w:val="24"/>
              <w:u w:val="none"/>
              <w:rtl/>
            </w:rPr>
          </w:rPrChange>
        </w:rPr>
        <w:t>קוח שוטף על ביצוע עבודות הבניה תוך תאום כל הגורמים העוסקים בתכנונן ו/או בביצוען.</w:t>
      </w:r>
    </w:p>
    <w:p w14:paraId="570A8B1D" w14:textId="77777777" w:rsidR="00EB5A81" w:rsidRPr="000748C0" w:rsidRDefault="00EB5A81" w:rsidP="00EB5A81">
      <w:pPr>
        <w:pStyle w:val="3"/>
        <w:rPr>
          <w:b w:val="0"/>
          <w:bCs w:val="0"/>
          <w:sz w:val="24"/>
          <w:rtl/>
          <w:rPrChange w:id="1220" w:author="Meryl Etman" w:date="2020-03-25T10:10:00Z">
            <w:rPr>
              <w:b w:val="0"/>
              <w:bCs w:val="0"/>
              <w:sz w:val="24"/>
              <w:rtl/>
            </w:rPr>
          </w:rPrChange>
        </w:rPr>
      </w:pPr>
    </w:p>
    <w:p w14:paraId="4A87CB73" w14:textId="77777777" w:rsidR="00EB5A81" w:rsidRPr="000748C0" w:rsidRDefault="00EB5A81" w:rsidP="00EB5A81">
      <w:pPr>
        <w:tabs>
          <w:tab w:val="left" w:pos="5940"/>
        </w:tabs>
        <w:ind w:left="2220" w:hanging="760"/>
        <w:jc w:val="both"/>
        <w:rPr>
          <w:color w:val="000000"/>
          <w:sz w:val="24"/>
          <w:szCs w:val="24"/>
          <w:rtl/>
          <w:rPrChange w:id="1221" w:author="Meryl Etman" w:date="2020-03-25T10:10:00Z">
            <w:rPr>
              <w:color w:val="000000"/>
              <w:sz w:val="24"/>
              <w:szCs w:val="24"/>
              <w:rtl/>
            </w:rPr>
          </w:rPrChange>
        </w:rPr>
      </w:pPr>
      <w:r w:rsidRPr="000748C0">
        <w:rPr>
          <w:color w:val="000000"/>
          <w:sz w:val="24"/>
          <w:szCs w:val="24"/>
          <w:rtl/>
          <w:rPrChange w:id="1222" w:author="Meryl Etman" w:date="2020-03-25T10:10:00Z">
            <w:rPr>
              <w:color w:val="000000"/>
              <w:sz w:val="24"/>
              <w:szCs w:val="24"/>
              <w:rtl/>
            </w:rPr>
          </w:rPrChange>
        </w:rPr>
        <w:t>כל אלה במסגרת שרותי המפקח.</w:t>
      </w:r>
    </w:p>
    <w:p w14:paraId="5694D48A" w14:textId="77777777" w:rsidR="00EB5A81" w:rsidRPr="000748C0" w:rsidRDefault="00EB5A81" w:rsidP="00EB5A81">
      <w:pPr>
        <w:tabs>
          <w:tab w:val="left" w:pos="5940"/>
        </w:tabs>
        <w:jc w:val="both"/>
        <w:rPr>
          <w:color w:val="000000"/>
          <w:sz w:val="24"/>
          <w:szCs w:val="24"/>
          <w:rtl/>
          <w:rPrChange w:id="1223" w:author="Meryl Etman" w:date="2020-03-25T10:10:00Z">
            <w:rPr>
              <w:color w:val="000000"/>
              <w:sz w:val="24"/>
              <w:szCs w:val="24"/>
              <w:rtl/>
            </w:rPr>
          </w:rPrChange>
        </w:rPr>
      </w:pPr>
    </w:p>
    <w:p w14:paraId="26AAA334" w14:textId="77777777" w:rsidR="00EB5A81" w:rsidRPr="000748C0" w:rsidRDefault="00EB5A81" w:rsidP="00EB5A81">
      <w:pPr>
        <w:pStyle w:val="2"/>
        <w:keepNext w:val="0"/>
        <w:numPr>
          <w:ilvl w:val="1"/>
          <w:numId w:val="15"/>
        </w:numPr>
        <w:tabs>
          <w:tab w:val="left" w:pos="1440"/>
        </w:tabs>
        <w:ind w:left="1460"/>
        <w:jc w:val="both"/>
        <w:rPr>
          <w:bCs w:val="0"/>
          <w:sz w:val="24"/>
          <w:rPrChange w:id="1224" w:author="Meryl Etman" w:date="2020-03-25T10:10:00Z">
            <w:rPr>
              <w:bCs w:val="0"/>
              <w:sz w:val="24"/>
            </w:rPr>
          </w:rPrChange>
        </w:rPr>
      </w:pPr>
      <w:r w:rsidRPr="000748C0">
        <w:rPr>
          <w:bCs w:val="0"/>
          <w:sz w:val="24"/>
          <w:rtl/>
          <w:rPrChange w:id="1225" w:author="Meryl Etman" w:date="2020-03-25T10:10:00Z">
            <w:rPr>
              <w:bCs w:val="0"/>
              <w:sz w:val="24"/>
              <w:rtl/>
            </w:rPr>
          </w:rPrChange>
        </w:rPr>
        <w:t>א</w:t>
      </w:r>
      <w:r w:rsidRPr="000748C0">
        <w:rPr>
          <w:rFonts w:hint="cs"/>
          <w:bCs w:val="0"/>
          <w:sz w:val="24"/>
          <w:rtl/>
          <w:rPrChange w:id="1226" w:author="Meryl Etman" w:date="2020-03-25T10:10:00Z">
            <w:rPr>
              <w:rFonts w:hint="cs"/>
              <w:bCs w:val="0"/>
              <w:sz w:val="24"/>
              <w:rtl/>
            </w:rPr>
          </w:rPrChange>
        </w:rPr>
        <w:t>י</w:t>
      </w:r>
      <w:r w:rsidRPr="000748C0">
        <w:rPr>
          <w:bCs w:val="0"/>
          <w:sz w:val="24"/>
          <w:rtl/>
          <w:rPrChange w:id="1227" w:author="Meryl Etman" w:date="2020-03-25T10:10:00Z">
            <w:rPr>
              <w:bCs w:val="0"/>
              <w:sz w:val="24"/>
              <w:rtl/>
            </w:rPr>
          </w:rPrChange>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0748C0">
        <w:rPr>
          <w:rFonts w:hint="cs"/>
          <w:bCs w:val="0"/>
          <w:sz w:val="24"/>
          <w:rtl/>
          <w:rPrChange w:id="1228" w:author="Meryl Etman" w:date="2020-03-25T10:10:00Z">
            <w:rPr>
              <w:rFonts w:hint="cs"/>
              <w:bCs w:val="0"/>
              <w:sz w:val="24"/>
              <w:rtl/>
            </w:rPr>
          </w:rPrChange>
        </w:rPr>
        <w:t xml:space="preserve"> ו/או</w:t>
      </w:r>
      <w:r w:rsidRPr="000748C0">
        <w:rPr>
          <w:bCs w:val="0"/>
          <w:sz w:val="24"/>
          <w:rtl/>
          <w:rPrChange w:id="1229" w:author="Meryl Etman" w:date="2020-03-25T10:10:00Z">
            <w:rPr>
              <w:bCs w:val="0"/>
              <w:sz w:val="24"/>
              <w:rtl/>
            </w:rPr>
          </w:rPrChange>
        </w:rPr>
        <w:t xml:space="preserve"> לבדיקות </w:t>
      </w:r>
      <w:r w:rsidRPr="000748C0">
        <w:rPr>
          <w:rFonts w:hint="cs"/>
          <w:bCs w:val="0"/>
          <w:sz w:val="24"/>
          <w:rtl/>
          <w:rPrChange w:id="1230" w:author="Meryl Etman" w:date="2020-03-25T10:10:00Z">
            <w:rPr>
              <w:rFonts w:hint="cs"/>
              <w:bCs w:val="0"/>
              <w:sz w:val="24"/>
              <w:rtl/>
            </w:rPr>
          </w:rPrChange>
        </w:rPr>
        <w:t>ו/</w:t>
      </w:r>
      <w:r w:rsidRPr="000748C0">
        <w:rPr>
          <w:bCs w:val="0"/>
          <w:sz w:val="24"/>
          <w:rtl/>
          <w:rPrChange w:id="1231" w:author="Meryl Etman" w:date="2020-03-25T10:10:00Z">
            <w:rPr>
              <w:bCs w:val="0"/>
              <w:sz w:val="24"/>
              <w:rtl/>
            </w:rPr>
          </w:rPrChange>
        </w:rPr>
        <w:t>או לעניינים האמורים וכל הקשור בהם ו</w:t>
      </w:r>
      <w:r w:rsidRPr="000748C0">
        <w:rPr>
          <w:rFonts w:hint="cs"/>
          <w:bCs w:val="0"/>
          <w:sz w:val="24"/>
          <w:rtl/>
          <w:rPrChange w:id="1232" w:author="Meryl Etman" w:date="2020-03-25T10:10:00Z">
            <w:rPr>
              <w:rFonts w:hint="cs"/>
              <w:bCs w:val="0"/>
              <w:sz w:val="24"/>
              <w:rtl/>
            </w:rPr>
          </w:rPrChange>
        </w:rPr>
        <w:t xml:space="preserve">/או </w:t>
      </w:r>
      <w:r w:rsidRPr="000748C0">
        <w:rPr>
          <w:bCs w:val="0"/>
          <w:sz w:val="24"/>
          <w:rtl/>
          <w:rPrChange w:id="1233" w:author="Meryl Etman" w:date="2020-03-25T10:10:00Z">
            <w:rPr>
              <w:bCs w:val="0"/>
              <w:sz w:val="24"/>
              <w:rtl/>
            </w:rPr>
          </w:rPrChange>
        </w:rPr>
        <w:t>הנובע מהם.</w:t>
      </w:r>
    </w:p>
    <w:p w14:paraId="7B43B909" w14:textId="77777777" w:rsidR="00EB5A81" w:rsidRPr="000748C0" w:rsidRDefault="00EB5A81" w:rsidP="00EB5A81">
      <w:pPr>
        <w:pStyle w:val="2"/>
        <w:ind w:left="1440"/>
        <w:jc w:val="both"/>
        <w:rPr>
          <w:bCs w:val="0"/>
          <w:sz w:val="24"/>
          <w:rtl/>
          <w:rPrChange w:id="1234" w:author="Meryl Etman" w:date="2020-03-25T10:10:00Z">
            <w:rPr>
              <w:bCs w:val="0"/>
              <w:sz w:val="24"/>
              <w:rtl/>
            </w:rPr>
          </w:rPrChange>
        </w:rPr>
      </w:pPr>
    </w:p>
    <w:p w14:paraId="701E827B" w14:textId="77777777" w:rsidR="00EB5A81" w:rsidRPr="000748C0" w:rsidRDefault="00EB5A81" w:rsidP="00EB5A81">
      <w:pPr>
        <w:pStyle w:val="2"/>
        <w:keepNext w:val="0"/>
        <w:numPr>
          <w:ilvl w:val="1"/>
          <w:numId w:val="15"/>
        </w:numPr>
        <w:tabs>
          <w:tab w:val="left" w:pos="1440"/>
        </w:tabs>
        <w:ind w:left="1460"/>
        <w:jc w:val="both"/>
        <w:rPr>
          <w:bCs w:val="0"/>
          <w:sz w:val="24"/>
          <w:rPrChange w:id="1235" w:author="Meryl Etman" w:date="2020-03-25T10:10:00Z">
            <w:rPr>
              <w:bCs w:val="0"/>
              <w:sz w:val="24"/>
            </w:rPr>
          </w:rPrChange>
        </w:rPr>
      </w:pPr>
      <w:r w:rsidRPr="000748C0">
        <w:rPr>
          <w:bCs w:val="0"/>
          <w:sz w:val="24"/>
          <w:rtl/>
          <w:rPrChange w:id="1236" w:author="Meryl Etman" w:date="2020-03-25T10:10:00Z">
            <w:rPr>
              <w:bCs w:val="0"/>
              <w:sz w:val="24"/>
              <w:rtl/>
            </w:rPr>
          </w:rPrChange>
        </w:rPr>
        <w:t xml:space="preserve">המפקח </w:t>
      </w:r>
      <w:r w:rsidRPr="000748C0">
        <w:rPr>
          <w:rFonts w:hint="cs"/>
          <w:bCs w:val="0"/>
          <w:sz w:val="24"/>
          <w:rtl/>
          <w:rPrChange w:id="1237" w:author="Meryl Etman" w:date="2020-03-25T10:10:00Z">
            <w:rPr>
              <w:rFonts w:hint="cs"/>
              <w:bCs w:val="0"/>
              <w:sz w:val="24"/>
              <w:rtl/>
            </w:rPr>
          </w:rPrChange>
        </w:rPr>
        <w:t>הינו ה</w:t>
      </w:r>
      <w:r w:rsidRPr="000748C0">
        <w:rPr>
          <w:bCs w:val="0"/>
          <w:sz w:val="24"/>
          <w:rtl/>
          <w:rPrChange w:id="1238" w:author="Meryl Etman" w:date="2020-03-25T10:10:00Z">
            <w:rPr>
              <w:bCs w:val="0"/>
              <w:sz w:val="24"/>
              <w:rtl/>
            </w:rPr>
          </w:rPrChange>
        </w:rPr>
        <w:t>אחראי</w:t>
      </w:r>
      <w:r w:rsidRPr="000748C0">
        <w:rPr>
          <w:rFonts w:hint="cs"/>
          <w:bCs w:val="0"/>
          <w:sz w:val="24"/>
          <w:rtl/>
          <w:rPrChange w:id="1239" w:author="Meryl Etman" w:date="2020-03-25T10:10:00Z">
            <w:rPr>
              <w:rFonts w:hint="cs"/>
              <w:bCs w:val="0"/>
              <w:sz w:val="24"/>
              <w:rtl/>
            </w:rPr>
          </w:rPrChange>
        </w:rPr>
        <w:t xml:space="preserve"> הבלעדי</w:t>
      </w:r>
      <w:r w:rsidRPr="000748C0">
        <w:rPr>
          <w:bCs w:val="0"/>
          <w:sz w:val="24"/>
          <w:rtl/>
          <w:rPrChange w:id="1240" w:author="Meryl Etman" w:date="2020-03-25T10:10:00Z">
            <w:rPr>
              <w:bCs w:val="0"/>
              <w:sz w:val="24"/>
              <w:rtl/>
            </w:rPr>
          </w:rPrChange>
        </w:rPr>
        <w:t xml:space="preserve"> לכל נזק לגוף </w:t>
      </w:r>
      <w:r w:rsidRPr="000748C0">
        <w:rPr>
          <w:rFonts w:hint="cs"/>
          <w:bCs w:val="0"/>
          <w:sz w:val="24"/>
          <w:rtl/>
          <w:rPrChange w:id="1241" w:author="Meryl Etman" w:date="2020-03-25T10:10:00Z">
            <w:rPr>
              <w:rFonts w:hint="cs"/>
              <w:bCs w:val="0"/>
              <w:sz w:val="24"/>
              <w:rtl/>
            </w:rPr>
          </w:rPrChange>
        </w:rPr>
        <w:t>ו/</w:t>
      </w:r>
      <w:r w:rsidRPr="000748C0">
        <w:rPr>
          <w:bCs w:val="0"/>
          <w:sz w:val="24"/>
          <w:rtl/>
          <w:rPrChange w:id="1242" w:author="Meryl Etman" w:date="2020-03-25T10:10:00Z">
            <w:rPr>
              <w:bCs w:val="0"/>
              <w:sz w:val="24"/>
              <w:rtl/>
            </w:rPr>
          </w:rPrChange>
        </w:rPr>
        <w:t>או לרכוש ו</w:t>
      </w:r>
      <w:r w:rsidRPr="000748C0">
        <w:rPr>
          <w:rFonts w:hint="cs"/>
          <w:bCs w:val="0"/>
          <w:sz w:val="24"/>
          <w:rtl/>
          <w:rPrChange w:id="1243" w:author="Meryl Etman" w:date="2020-03-25T10:10:00Z">
            <w:rPr>
              <w:rFonts w:hint="cs"/>
              <w:bCs w:val="0"/>
              <w:sz w:val="24"/>
              <w:rtl/>
            </w:rPr>
          </w:rPrChange>
        </w:rPr>
        <w:t xml:space="preserve">כן </w:t>
      </w:r>
      <w:r w:rsidRPr="000748C0">
        <w:rPr>
          <w:bCs w:val="0"/>
          <w:sz w:val="24"/>
          <w:rtl/>
          <w:rPrChange w:id="1244" w:author="Meryl Etman" w:date="2020-03-25T10:10:00Z">
            <w:rPr>
              <w:bCs w:val="0"/>
              <w:sz w:val="24"/>
              <w:rtl/>
            </w:rPr>
          </w:rPrChange>
        </w:rPr>
        <w:t>לכל הפסד וכל הוצאה שיגרמו למזמין ו/או לכל צד שלישי, ב</w:t>
      </w:r>
      <w:r w:rsidRPr="000748C0">
        <w:rPr>
          <w:rFonts w:hint="cs"/>
          <w:bCs w:val="0"/>
          <w:sz w:val="24"/>
          <w:rtl/>
          <w:rPrChange w:id="1245" w:author="Meryl Etman" w:date="2020-03-25T10:10:00Z">
            <w:rPr>
              <w:rFonts w:hint="cs"/>
              <w:bCs w:val="0"/>
              <w:sz w:val="24"/>
              <w:rtl/>
            </w:rPr>
          </w:rPrChange>
        </w:rPr>
        <w:t>ין ב</w:t>
      </w:r>
      <w:r w:rsidRPr="000748C0">
        <w:rPr>
          <w:bCs w:val="0"/>
          <w:sz w:val="24"/>
          <w:rtl/>
          <w:rPrChange w:id="1246" w:author="Meryl Etman" w:date="2020-03-25T10:10:00Z">
            <w:rPr>
              <w:bCs w:val="0"/>
              <w:sz w:val="24"/>
              <w:rtl/>
            </w:rPr>
          </w:rPrChange>
        </w:rPr>
        <w:t xml:space="preserve">מישרין </w:t>
      </w:r>
      <w:r w:rsidRPr="000748C0">
        <w:rPr>
          <w:rFonts w:hint="cs"/>
          <w:bCs w:val="0"/>
          <w:sz w:val="24"/>
          <w:rtl/>
          <w:rPrChange w:id="1247" w:author="Meryl Etman" w:date="2020-03-25T10:10:00Z">
            <w:rPr>
              <w:rFonts w:hint="cs"/>
              <w:bCs w:val="0"/>
              <w:sz w:val="24"/>
              <w:rtl/>
            </w:rPr>
          </w:rPrChange>
        </w:rPr>
        <w:t>ובין</w:t>
      </w:r>
      <w:r w:rsidRPr="000748C0">
        <w:rPr>
          <w:bCs w:val="0"/>
          <w:sz w:val="24"/>
          <w:rtl/>
          <w:rPrChange w:id="1248" w:author="Meryl Etman" w:date="2020-03-25T10:10:00Z">
            <w:rPr>
              <w:bCs w:val="0"/>
              <w:sz w:val="24"/>
              <w:rtl/>
            </w:rPr>
          </w:rPrChange>
        </w:rPr>
        <w:t xml:space="preserve"> בעקיפין, עקב ביצוע שרותי המפקח או אי ב</w:t>
      </w:r>
      <w:r w:rsidRPr="000748C0">
        <w:rPr>
          <w:rFonts w:hint="cs"/>
          <w:bCs w:val="0"/>
          <w:sz w:val="24"/>
          <w:rtl/>
          <w:rPrChange w:id="1249" w:author="Meryl Etman" w:date="2020-03-25T10:10:00Z">
            <w:rPr>
              <w:rFonts w:hint="cs"/>
              <w:bCs w:val="0"/>
              <w:sz w:val="24"/>
              <w:rtl/>
            </w:rPr>
          </w:rPrChange>
        </w:rPr>
        <w:t>י</w:t>
      </w:r>
      <w:r w:rsidRPr="000748C0">
        <w:rPr>
          <w:bCs w:val="0"/>
          <w:sz w:val="24"/>
          <w:rtl/>
          <w:rPrChange w:id="1250" w:author="Meryl Etman" w:date="2020-03-25T10:10:00Z">
            <w:rPr>
              <w:bCs w:val="0"/>
              <w:sz w:val="24"/>
              <w:rtl/>
            </w:rPr>
          </w:rPrChange>
        </w:rPr>
        <w:t>צועם בהתאם לחוזה</w:t>
      </w:r>
      <w:r w:rsidRPr="000748C0">
        <w:rPr>
          <w:rFonts w:hint="cs"/>
          <w:bCs w:val="0"/>
          <w:sz w:val="24"/>
          <w:rtl/>
          <w:rPrChange w:id="1251" w:author="Meryl Etman" w:date="2020-03-25T10:10:00Z">
            <w:rPr>
              <w:rFonts w:hint="cs"/>
              <w:bCs w:val="0"/>
              <w:sz w:val="24"/>
              <w:rtl/>
            </w:rPr>
          </w:rPrChange>
        </w:rPr>
        <w:t xml:space="preserve"> זה</w:t>
      </w:r>
      <w:r w:rsidRPr="000748C0">
        <w:rPr>
          <w:bCs w:val="0"/>
          <w:sz w:val="24"/>
          <w:rtl/>
          <w:rPrChange w:id="1252" w:author="Meryl Etman" w:date="2020-03-25T10:10:00Z">
            <w:rPr>
              <w:bCs w:val="0"/>
              <w:sz w:val="24"/>
              <w:rtl/>
            </w:rPr>
          </w:rPrChange>
        </w:rPr>
        <w:t>.</w:t>
      </w:r>
    </w:p>
    <w:p w14:paraId="5D809E65" w14:textId="77777777" w:rsidR="00EB5A81" w:rsidRPr="000748C0" w:rsidRDefault="00EB5A81" w:rsidP="00EB5A81">
      <w:pPr>
        <w:pStyle w:val="2"/>
        <w:jc w:val="both"/>
        <w:rPr>
          <w:bCs w:val="0"/>
          <w:sz w:val="24"/>
          <w:rtl/>
          <w:rPrChange w:id="1253" w:author="Meryl Etman" w:date="2020-03-25T10:10:00Z">
            <w:rPr>
              <w:bCs w:val="0"/>
              <w:sz w:val="24"/>
              <w:rtl/>
            </w:rPr>
          </w:rPrChange>
        </w:rPr>
      </w:pPr>
    </w:p>
    <w:p w14:paraId="2A497052" w14:textId="61733FAF" w:rsidR="00EB5A81" w:rsidRPr="000748C0" w:rsidRDefault="00EB5A81" w:rsidP="00146BA7">
      <w:pPr>
        <w:pStyle w:val="2"/>
        <w:keepNext w:val="0"/>
        <w:numPr>
          <w:ilvl w:val="1"/>
          <w:numId w:val="15"/>
        </w:numPr>
        <w:tabs>
          <w:tab w:val="left" w:pos="1440"/>
        </w:tabs>
        <w:ind w:left="1460"/>
        <w:jc w:val="both"/>
        <w:rPr>
          <w:bCs w:val="0"/>
          <w:sz w:val="24"/>
          <w:rPrChange w:id="1254" w:author="Meryl Etman" w:date="2020-03-25T10:10:00Z">
            <w:rPr>
              <w:bCs w:val="0"/>
              <w:sz w:val="24"/>
            </w:rPr>
          </w:rPrChange>
        </w:rPr>
      </w:pPr>
      <w:r w:rsidRPr="000748C0">
        <w:rPr>
          <w:bCs w:val="0"/>
          <w:sz w:val="24"/>
          <w:rtl/>
          <w:rPrChange w:id="1255" w:author="Meryl Etman" w:date="2020-03-25T10:10:00Z">
            <w:rPr>
              <w:bCs w:val="0"/>
              <w:sz w:val="24"/>
              <w:rtl/>
            </w:rPr>
          </w:rPrChange>
        </w:rPr>
        <w:t xml:space="preserve">המפקח יהיה אחראי לכל נזק </w:t>
      </w:r>
      <w:r w:rsidRPr="000748C0">
        <w:rPr>
          <w:rFonts w:hint="cs"/>
          <w:bCs w:val="0"/>
          <w:sz w:val="24"/>
          <w:rtl/>
          <w:rPrChange w:id="1256" w:author="Meryl Etman" w:date="2020-03-25T10:10:00Z">
            <w:rPr>
              <w:rFonts w:hint="cs"/>
              <w:bCs w:val="0"/>
              <w:sz w:val="24"/>
              <w:rtl/>
            </w:rPr>
          </w:rPrChange>
        </w:rPr>
        <w:t>ו/</w:t>
      </w:r>
      <w:r w:rsidRPr="000748C0">
        <w:rPr>
          <w:bCs w:val="0"/>
          <w:sz w:val="24"/>
          <w:rtl/>
          <w:rPrChange w:id="1257" w:author="Meryl Etman" w:date="2020-03-25T10:10:00Z">
            <w:rPr>
              <w:bCs w:val="0"/>
              <w:sz w:val="24"/>
              <w:rtl/>
            </w:rPr>
          </w:rPrChange>
        </w:rPr>
        <w:t xml:space="preserve">או הפסד שיגרם למזמין עקב ביצוע השירותים ו/או עקב אי ביצועם בהתאם לאמור בחוזה זה, </w:t>
      </w:r>
      <w:r w:rsidRPr="000748C0">
        <w:rPr>
          <w:rFonts w:hint="cs"/>
          <w:bCs w:val="0"/>
          <w:sz w:val="24"/>
          <w:rtl/>
          <w:rPrChange w:id="1258" w:author="Meryl Etman" w:date="2020-03-25T10:10:00Z">
            <w:rPr>
              <w:rFonts w:hint="cs"/>
              <w:bCs w:val="0"/>
              <w:sz w:val="24"/>
              <w:rtl/>
            </w:rPr>
          </w:rPrChange>
        </w:rPr>
        <w:t>בין ב</w:t>
      </w:r>
      <w:r w:rsidRPr="000748C0">
        <w:rPr>
          <w:bCs w:val="0"/>
          <w:sz w:val="24"/>
          <w:rtl/>
          <w:rPrChange w:id="1259" w:author="Meryl Etman" w:date="2020-03-25T10:10:00Z">
            <w:rPr>
              <w:bCs w:val="0"/>
              <w:sz w:val="24"/>
              <w:rtl/>
            </w:rPr>
          </w:rPrChange>
        </w:rPr>
        <w:t>רשלנותו</w:t>
      </w:r>
      <w:r w:rsidRPr="000748C0">
        <w:rPr>
          <w:rFonts w:hint="cs"/>
          <w:bCs w:val="0"/>
          <w:sz w:val="24"/>
          <w:rtl/>
          <w:rPrChange w:id="1260" w:author="Meryl Etman" w:date="2020-03-25T10:10:00Z">
            <w:rPr>
              <w:rFonts w:hint="cs"/>
              <w:bCs w:val="0"/>
              <w:sz w:val="24"/>
              <w:rtl/>
            </w:rPr>
          </w:rPrChange>
        </w:rPr>
        <w:t>, בין</w:t>
      </w:r>
      <w:r w:rsidRPr="000748C0">
        <w:rPr>
          <w:bCs w:val="0"/>
          <w:sz w:val="24"/>
          <w:rtl/>
          <w:rPrChange w:id="1261" w:author="Meryl Etman" w:date="2020-03-25T10:10:00Z">
            <w:rPr>
              <w:bCs w:val="0"/>
              <w:sz w:val="24"/>
              <w:rtl/>
            </w:rPr>
          </w:rPrChange>
        </w:rPr>
        <w:t xml:space="preserve"> </w:t>
      </w:r>
      <w:r w:rsidRPr="000748C0">
        <w:rPr>
          <w:rFonts w:hint="cs"/>
          <w:bCs w:val="0"/>
          <w:sz w:val="24"/>
          <w:rtl/>
          <w:rPrChange w:id="1262" w:author="Meryl Etman" w:date="2020-03-25T10:10:00Z">
            <w:rPr>
              <w:rFonts w:hint="cs"/>
              <w:bCs w:val="0"/>
              <w:sz w:val="24"/>
              <w:rtl/>
            </w:rPr>
          </w:rPrChange>
        </w:rPr>
        <w:t>ב</w:t>
      </w:r>
      <w:r w:rsidRPr="000748C0">
        <w:rPr>
          <w:bCs w:val="0"/>
          <w:sz w:val="24"/>
          <w:rtl/>
          <w:rPrChange w:id="1263" w:author="Meryl Etman" w:date="2020-03-25T10:10:00Z">
            <w:rPr>
              <w:bCs w:val="0"/>
              <w:sz w:val="24"/>
              <w:rtl/>
            </w:rPr>
          </w:rPrChange>
        </w:rPr>
        <w:t xml:space="preserve">רשלנות עובדיו </w:t>
      </w:r>
      <w:r w:rsidRPr="000748C0">
        <w:rPr>
          <w:rFonts w:hint="cs"/>
          <w:bCs w:val="0"/>
          <w:sz w:val="24"/>
          <w:rtl/>
          <w:rPrChange w:id="1264" w:author="Meryl Etman" w:date="2020-03-25T10:10:00Z">
            <w:rPr>
              <w:rFonts w:hint="cs"/>
              <w:bCs w:val="0"/>
              <w:sz w:val="24"/>
              <w:rtl/>
            </w:rPr>
          </w:rPrChange>
        </w:rPr>
        <w:t>ובין</w:t>
      </w:r>
      <w:r w:rsidRPr="000748C0">
        <w:rPr>
          <w:bCs w:val="0"/>
          <w:sz w:val="24"/>
          <w:rtl/>
          <w:rPrChange w:id="1265" w:author="Meryl Etman" w:date="2020-03-25T10:10:00Z">
            <w:rPr>
              <w:bCs w:val="0"/>
              <w:sz w:val="24"/>
              <w:rtl/>
            </w:rPr>
          </w:rPrChange>
        </w:rPr>
        <w:t xml:space="preserve"> </w:t>
      </w:r>
      <w:r w:rsidRPr="000748C0">
        <w:rPr>
          <w:rFonts w:hint="cs"/>
          <w:bCs w:val="0"/>
          <w:sz w:val="24"/>
          <w:rtl/>
          <w:rPrChange w:id="1266" w:author="Meryl Etman" w:date="2020-03-25T10:10:00Z">
            <w:rPr>
              <w:rFonts w:hint="cs"/>
              <w:bCs w:val="0"/>
              <w:sz w:val="24"/>
              <w:rtl/>
            </w:rPr>
          </w:rPrChange>
        </w:rPr>
        <w:t>ברשלנות מי מטעמו</w:t>
      </w:r>
      <w:r w:rsidRPr="000748C0">
        <w:rPr>
          <w:bCs w:val="0"/>
          <w:sz w:val="24"/>
          <w:rtl/>
          <w:rPrChange w:id="1267" w:author="Meryl Etman" w:date="2020-03-25T10:10:00Z">
            <w:rPr>
              <w:bCs w:val="0"/>
              <w:sz w:val="24"/>
              <w:rtl/>
            </w:rPr>
          </w:rPrChange>
        </w:rPr>
        <w:t xml:space="preserve"> והוא מתחייב לפצות את המזמין בעד כל נזק </w:t>
      </w:r>
      <w:r w:rsidRPr="000748C0">
        <w:rPr>
          <w:rFonts w:hint="cs"/>
          <w:bCs w:val="0"/>
          <w:sz w:val="24"/>
          <w:rtl/>
          <w:rPrChange w:id="1268" w:author="Meryl Etman" w:date="2020-03-25T10:10:00Z">
            <w:rPr>
              <w:rFonts w:hint="cs"/>
              <w:bCs w:val="0"/>
              <w:sz w:val="24"/>
              <w:rtl/>
            </w:rPr>
          </w:rPrChange>
        </w:rPr>
        <w:t>ו/</w:t>
      </w:r>
      <w:r w:rsidRPr="000748C0">
        <w:rPr>
          <w:bCs w:val="0"/>
          <w:sz w:val="24"/>
          <w:rtl/>
          <w:rPrChange w:id="1269" w:author="Meryl Etman" w:date="2020-03-25T10:10:00Z">
            <w:rPr>
              <w:bCs w:val="0"/>
              <w:sz w:val="24"/>
              <w:rtl/>
            </w:rPr>
          </w:rPrChange>
        </w:rPr>
        <w:t>או הפסד שיגרם כאמור</w:t>
      </w:r>
      <w:r w:rsidRPr="000748C0">
        <w:rPr>
          <w:rFonts w:hint="cs"/>
          <w:bCs w:val="0"/>
          <w:sz w:val="24"/>
          <w:rtl/>
          <w:rPrChange w:id="1270" w:author="Meryl Etman" w:date="2020-03-25T10:10:00Z">
            <w:rPr>
              <w:rFonts w:hint="cs"/>
              <w:bCs w:val="0"/>
              <w:sz w:val="24"/>
              <w:rtl/>
            </w:rPr>
          </w:rPrChange>
        </w:rPr>
        <w:t>, מיד</w:t>
      </w:r>
      <w:r w:rsidRPr="000748C0">
        <w:rPr>
          <w:bCs w:val="0"/>
          <w:sz w:val="24"/>
          <w:rtl/>
          <w:rPrChange w:id="1271" w:author="Meryl Etman" w:date="2020-03-25T10:10:00Z">
            <w:rPr>
              <w:bCs w:val="0"/>
              <w:sz w:val="24"/>
              <w:rtl/>
            </w:rPr>
          </w:rPrChange>
        </w:rPr>
        <w:t xml:space="preserve"> בכפוף להחלטת בית המשפט המוסמך. מובהר</w:t>
      </w:r>
      <w:r w:rsidRPr="000748C0">
        <w:rPr>
          <w:rFonts w:hint="cs"/>
          <w:bCs w:val="0"/>
          <w:sz w:val="24"/>
          <w:rtl/>
          <w:rPrChange w:id="1272" w:author="Meryl Etman" w:date="2020-03-25T10:10:00Z">
            <w:rPr>
              <w:rFonts w:hint="cs"/>
              <w:bCs w:val="0"/>
              <w:sz w:val="24"/>
              <w:rtl/>
            </w:rPr>
          </w:rPrChange>
        </w:rPr>
        <w:t>,</w:t>
      </w:r>
      <w:r w:rsidRPr="000748C0">
        <w:rPr>
          <w:bCs w:val="0"/>
          <w:sz w:val="24"/>
          <w:rtl/>
          <w:rPrChange w:id="1273" w:author="Meryl Etman" w:date="2020-03-25T10:10:00Z">
            <w:rPr>
              <w:bCs w:val="0"/>
              <w:sz w:val="24"/>
              <w:rtl/>
            </w:rPr>
          </w:rPrChange>
        </w:rPr>
        <w:t xml:space="preserve"> כי המפקח </w:t>
      </w:r>
      <w:r w:rsidRPr="000748C0">
        <w:rPr>
          <w:rFonts w:hint="cs"/>
          <w:bCs w:val="0"/>
          <w:sz w:val="24"/>
          <w:rtl/>
          <w:rPrChange w:id="1274" w:author="Meryl Etman" w:date="2020-03-25T10:10:00Z">
            <w:rPr>
              <w:rFonts w:hint="cs"/>
              <w:bCs w:val="0"/>
              <w:sz w:val="24"/>
              <w:rtl/>
            </w:rPr>
          </w:rPrChange>
        </w:rPr>
        <w:t>הינו ה</w:t>
      </w:r>
      <w:r w:rsidRPr="000748C0">
        <w:rPr>
          <w:bCs w:val="0"/>
          <w:sz w:val="24"/>
          <w:rtl/>
          <w:rPrChange w:id="1275" w:author="Meryl Etman" w:date="2020-03-25T10:10:00Z">
            <w:rPr>
              <w:bCs w:val="0"/>
              <w:sz w:val="24"/>
              <w:rtl/>
            </w:rPr>
          </w:rPrChange>
        </w:rPr>
        <w:t>אחראי</w:t>
      </w:r>
      <w:r w:rsidRPr="000748C0">
        <w:rPr>
          <w:rFonts w:hint="cs"/>
          <w:bCs w:val="0"/>
          <w:sz w:val="24"/>
          <w:rtl/>
          <w:rPrChange w:id="1276" w:author="Meryl Etman" w:date="2020-03-25T10:10:00Z">
            <w:rPr>
              <w:rFonts w:hint="cs"/>
              <w:bCs w:val="0"/>
              <w:sz w:val="24"/>
              <w:rtl/>
            </w:rPr>
          </w:rPrChange>
        </w:rPr>
        <w:t xml:space="preserve"> הבלעדי</w:t>
      </w:r>
      <w:r w:rsidRPr="000748C0">
        <w:rPr>
          <w:bCs w:val="0"/>
          <w:sz w:val="24"/>
          <w:rtl/>
          <w:rPrChange w:id="1277" w:author="Meryl Etman" w:date="2020-03-25T10:10:00Z">
            <w:rPr>
              <w:bCs w:val="0"/>
              <w:sz w:val="24"/>
              <w:rtl/>
            </w:rPr>
          </w:rPrChange>
        </w:rPr>
        <w:t xml:space="preserve"> לנכונות האמור בחשבונות שהוגשו על ידי </w:t>
      </w:r>
      <w:del w:id="1278" w:author="Meryl Etman" w:date="2020-03-01T16:48:00Z">
        <w:r w:rsidRPr="000748C0" w:rsidDel="00146BA7">
          <w:rPr>
            <w:bCs w:val="0"/>
            <w:sz w:val="24"/>
            <w:rtl/>
            <w:rPrChange w:id="1279" w:author="Meryl Etman" w:date="2020-03-25T10:10:00Z">
              <w:rPr>
                <w:bCs w:val="0"/>
                <w:sz w:val="24"/>
                <w:rtl/>
              </w:rPr>
            </w:rPrChange>
          </w:rPr>
          <w:delText>המתכננים ו</w:delText>
        </w:r>
      </w:del>
      <w:r w:rsidRPr="000748C0">
        <w:rPr>
          <w:bCs w:val="0"/>
          <w:sz w:val="24"/>
          <w:rtl/>
          <w:rPrChange w:id="1280" w:author="Meryl Etman" w:date="2020-03-25T10:10:00Z">
            <w:rPr>
              <w:bCs w:val="0"/>
              <w:sz w:val="24"/>
              <w:rtl/>
            </w:rPr>
          </w:rPrChange>
        </w:rPr>
        <w:t>הקבלנים ואשר אושרו על ידו.</w:t>
      </w:r>
    </w:p>
    <w:p w14:paraId="5E66B548" w14:textId="77777777" w:rsidR="00EB5A81" w:rsidRPr="000748C0" w:rsidRDefault="00EB5A81" w:rsidP="00EB5A81">
      <w:pPr>
        <w:pStyle w:val="2"/>
        <w:jc w:val="both"/>
        <w:rPr>
          <w:bCs w:val="0"/>
          <w:sz w:val="24"/>
          <w:rtl/>
          <w:rPrChange w:id="1281" w:author="Meryl Etman" w:date="2020-03-25T10:10:00Z">
            <w:rPr>
              <w:bCs w:val="0"/>
              <w:sz w:val="24"/>
              <w:rtl/>
            </w:rPr>
          </w:rPrChange>
        </w:rPr>
      </w:pPr>
    </w:p>
    <w:p w14:paraId="25456D8A" w14:textId="77777777" w:rsidR="00EB5A81" w:rsidRPr="000748C0" w:rsidRDefault="00EB5A81" w:rsidP="00EB5A81">
      <w:pPr>
        <w:pStyle w:val="2"/>
        <w:keepNext w:val="0"/>
        <w:numPr>
          <w:ilvl w:val="1"/>
          <w:numId w:val="15"/>
        </w:numPr>
        <w:tabs>
          <w:tab w:val="left" w:pos="1440"/>
        </w:tabs>
        <w:ind w:left="1460"/>
        <w:jc w:val="both"/>
        <w:rPr>
          <w:bCs w:val="0"/>
          <w:sz w:val="24"/>
          <w:rPrChange w:id="1282" w:author="Meryl Etman" w:date="2020-03-25T10:10:00Z">
            <w:rPr>
              <w:bCs w:val="0"/>
              <w:sz w:val="24"/>
            </w:rPr>
          </w:rPrChange>
        </w:rPr>
      </w:pPr>
      <w:r w:rsidRPr="000748C0">
        <w:rPr>
          <w:bCs w:val="0"/>
          <w:color w:val="000000"/>
          <w:sz w:val="24"/>
          <w:rtl/>
          <w:rPrChange w:id="1283" w:author="Meryl Etman" w:date="2020-03-25T10:10:00Z">
            <w:rPr>
              <w:bCs w:val="0"/>
              <w:color w:val="000000"/>
              <w:sz w:val="24"/>
              <w:rtl/>
            </w:rPr>
          </w:rPrChange>
        </w:rPr>
        <w:t>כל הפעולות</w:t>
      </w:r>
      <w:r w:rsidRPr="000748C0">
        <w:rPr>
          <w:rFonts w:hint="cs"/>
          <w:bCs w:val="0"/>
          <w:color w:val="000000"/>
          <w:sz w:val="24"/>
          <w:rtl/>
          <w:rPrChange w:id="1284" w:author="Meryl Etman" w:date="2020-03-25T10:10:00Z">
            <w:rPr>
              <w:rFonts w:hint="cs"/>
              <w:bCs w:val="0"/>
              <w:color w:val="000000"/>
              <w:sz w:val="24"/>
              <w:rtl/>
            </w:rPr>
          </w:rPrChange>
        </w:rPr>
        <w:t xml:space="preserve"> ו/או</w:t>
      </w:r>
      <w:r w:rsidRPr="000748C0">
        <w:rPr>
          <w:bCs w:val="0"/>
          <w:color w:val="000000"/>
          <w:sz w:val="24"/>
          <w:rtl/>
          <w:rPrChange w:id="1285" w:author="Meryl Etman" w:date="2020-03-25T10:10:00Z">
            <w:rPr>
              <w:bCs w:val="0"/>
              <w:color w:val="000000"/>
              <w:sz w:val="24"/>
              <w:rtl/>
            </w:rPr>
          </w:rPrChange>
        </w:rPr>
        <w:t xml:space="preserve"> המעשים ו</w:t>
      </w:r>
      <w:r w:rsidRPr="000748C0">
        <w:rPr>
          <w:rFonts w:hint="cs"/>
          <w:bCs w:val="0"/>
          <w:color w:val="000000"/>
          <w:sz w:val="24"/>
          <w:rtl/>
          <w:rPrChange w:id="1286" w:author="Meryl Etman" w:date="2020-03-25T10:10:00Z">
            <w:rPr>
              <w:rFonts w:hint="cs"/>
              <w:bCs w:val="0"/>
              <w:color w:val="000000"/>
              <w:sz w:val="24"/>
              <w:rtl/>
            </w:rPr>
          </w:rPrChange>
        </w:rPr>
        <w:t xml:space="preserve">/או </w:t>
      </w:r>
      <w:r w:rsidRPr="000748C0">
        <w:rPr>
          <w:bCs w:val="0"/>
          <w:color w:val="000000"/>
          <w:sz w:val="24"/>
          <w:rtl/>
          <w:rPrChange w:id="1287" w:author="Meryl Etman" w:date="2020-03-25T10:10:00Z">
            <w:rPr>
              <w:bCs w:val="0"/>
              <w:color w:val="000000"/>
              <w:sz w:val="24"/>
              <w:rtl/>
            </w:rPr>
          </w:rPrChange>
        </w:rPr>
        <w:t>המחדלים שיעשו על ידי המפקח ו/או עובדיו ו/שליחיו ו/או הפועלים מטעמו ו/או עבורו תוך כדי ב</w:t>
      </w:r>
      <w:r w:rsidRPr="000748C0">
        <w:rPr>
          <w:rFonts w:hint="cs"/>
          <w:bCs w:val="0"/>
          <w:color w:val="000000"/>
          <w:sz w:val="24"/>
          <w:rtl/>
          <w:rPrChange w:id="1288" w:author="Meryl Etman" w:date="2020-03-25T10:10:00Z">
            <w:rPr>
              <w:rFonts w:hint="cs"/>
              <w:bCs w:val="0"/>
              <w:color w:val="000000"/>
              <w:sz w:val="24"/>
              <w:rtl/>
            </w:rPr>
          </w:rPrChange>
        </w:rPr>
        <w:t>י</w:t>
      </w:r>
      <w:r w:rsidRPr="000748C0">
        <w:rPr>
          <w:bCs w:val="0"/>
          <w:color w:val="000000"/>
          <w:sz w:val="24"/>
          <w:rtl/>
          <w:rPrChange w:id="1289" w:author="Meryl Etman" w:date="2020-03-25T10:10:00Z">
            <w:rPr>
              <w:bCs w:val="0"/>
              <w:color w:val="000000"/>
              <w:sz w:val="24"/>
              <w:rtl/>
            </w:rPr>
          </w:rPrChange>
        </w:rPr>
        <w:t>צוע שרותי המפקח, לרבות כל הפעולות הכרוכות בכך, יעשו על יד</w:t>
      </w:r>
      <w:r w:rsidRPr="000748C0">
        <w:rPr>
          <w:rFonts w:hint="cs"/>
          <w:bCs w:val="0"/>
          <w:color w:val="000000"/>
          <w:sz w:val="24"/>
          <w:rtl/>
          <w:rPrChange w:id="1290" w:author="Meryl Etman" w:date="2020-03-25T10:10:00Z">
            <w:rPr>
              <w:rFonts w:hint="cs"/>
              <w:bCs w:val="0"/>
              <w:color w:val="000000"/>
              <w:sz w:val="24"/>
              <w:rtl/>
            </w:rPr>
          </w:rPrChange>
        </w:rPr>
        <w:t>י המפקח</w:t>
      </w:r>
      <w:r w:rsidRPr="000748C0">
        <w:rPr>
          <w:bCs w:val="0"/>
          <w:color w:val="000000"/>
          <w:sz w:val="24"/>
          <w:rtl/>
          <w:rPrChange w:id="1291" w:author="Meryl Etman" w:date="2020-03-25T10:10:00Z">
            <w:rPr>
              <w:bCs w:val="0"/>
              <w:color w:val="000000"/>
              <w:sz w:val="24"/>
              <w:rtl/>
            </w:rPr>
          </w:rPrChange>
        </w:rPr>
        <w:t xml:space="preserve"> כקבלן עצמאי העובד על סיכונו ועל אחריותו</w:t>
      </w:r>
      <w:r w:rsidRPr="000748C0">
        <w:rPr>
          <w:rFonts w:hint="cs"/>
          <w:bCs w:val="0"/>
          <w:color w:val="000000"/>
          <w:sz w:val="24"/>
          <w:rtl/>
          <w:rPrChange w:id="1292" w:author="Meryl Etman" w:date="2020-03-25T10:10:00Z">
            <w:rPr>
              <w:rFonts w:hint="cs"/>
              <w:bCs w:val="0"/>
              <w:color w:val="000000"/>
              <w:sz w:val="24"/>
              <w:rtl/>
            </w:rPr>
          </w:rPrChange>
        </w:rPr>
        <w:t xml:space="preserve"> הבלעדית</w:t>
      </w:r>
      <w:r w:rsidRPr="000748C0">
        <w:rPr>
          <w:bCs w:val="0"/>
          <w:color w:val="000000"/>
          <w:sz w:val="24"/>
          <w:rtl/>
          <w:rPrChange w:id="1293" w:author="Meryl Etman" w:date="2020-03-25T10:10:00Z">
            <w:rPr>
              <w:bCs w:val="0"/>
              <w:color w:val="000000"/>
              <w:sz w:val="24"/>
              <w:rtl/>
            </w:rPr>
          </w:rPrChange>
        </w:rPr>
        <w:t>. המפקח מוותר בזה</w:t>
      </w:r>
      <w:r w:rsidRPr="000748C0">
        <w:rPr>
          <w:rFonts w:hint="cs"/>
          <w:bCs w:val="0"/>
          <w:color w:val="000000"/>
          <w:sz w:val="24"/>
          <w:rtl/>
          <w:rPrChange w:id="1294" w:author="Meryl Etman" w:date="2020-03-25T10:10:00Z">
            <w:rPr>
              <w:rFonts w:hint="cs"/>
              <w:bCs w:val="0"/>
              <w:color w:val="000000"/>
              <w:sz w:val="24"/>
              <w:rtl/>
            </w:rPr>
          </w:rPrChange>
        </w:rPr>
        <w:t>,</w:t>
      </w:r>
      <w:r w:rsidRPr="000748C0">
        <w:rPr>
          <w:bCs w:val="0"/>
          <w:color w:val="000000"/>
          <w:sz w:val="24"/>
          <w:rtl/>
          <w:rPrChange w:id="1295" w:author="Meryl Etman" w:date="2020-03-25T10:10:00Z">
            <w:rPr>
              <w:bCs w:val="0"/>
              <w:color w:val="000000"/>
              <w:sz w:val="24"/>
              <w:rtl/>
            </w:rPr>
          </w:rPrChange>
        </w:rPr>
        <w:t xml:space="preserve"> על כל תביע</w:t>
      </w:r>
      <w:r w:rsidRPr="000748C0">
        <w:rPr>
          <w:rFonts w:hint="cs"/>
          <w:bCs w:val="0"/>
          <w:color w:val="000000"/>
          <w:sz w:val="24"/>
          <w:rtl/>
          <w:rPrChange w:id="1296" w:author="Meryl Etman" w:date="2020-03-25T10:10:00Z">
            <w:rPr>
              <w:rFonts w:hint="cs"/>
              <w:bCs w:val="0"/>
              <w:color w:val="000000"/>
              <w:sz w:val="24"/>
              <w:rtl/>
            </w:rPr>
          </w:rPrChange>
        </w:rPr>
        <w:t>ה</w:t>
      </w:r>
      <w:r w:rsidRPr="000748C0">
        <w:rPr>
          <w:bCs w:val="0"/>
          <w:color w:val="000000"/>
          <w:sz w:val="24"/>
          <w:rtl/>
          <w:rPrChange w:id="1297" w:author="Meryl Etman" w:date="2020-03-25T10:10:00Z">
            <w:rPr>
              <w:bCs w:val="0"/>
              <w:color w:val="000000"/>
              <w:sz w:val="24"/>
              <w:rtl/>
            </w:rPr>
          </w:rPrChange>
        </w:rPr>
        <w:t xml:space="preserve"> ו</w:t>
      </w:r>
      <w:r w:rsidRPr="000748C0">
        <w:rPr>
          <w:rFonts w:hint="cs"/>
          <w:bCs w:val="0"/>
          <w:color w:val="000000"/>
          <w:sz w:val="24"/>
          <w:rtl/>
          <w:rPrChange w:id="1298" w:author="Meryl Etman" w:date="2020-03-25T10:10:00Z">
            <w:rPr>
              <w:rFonts w:hint="cs"/>
              <w:bCs w:val="0"/>
              <w:color w:val="000000"/>
              <w:sz w:val="24"/>
              <w:rtl/>
            </w:rPr>
          </w:rPrChange>
        </w:rPr>
        <w:t>/או</w:t>
      </w:r>
      <w:r w:rsidRPr="000748C0">
        <w:rPr>
          <w:bCs w:val="0"/>
          <w:color w:val="000000"/>
          <w:sz w:val="24"/>
          <w:rtl/>
          <w:rPrChange w:id="1299" w:author="Meryl Etman" w:date="2020-03-25T10:10:00Z">
            <w:rPr>
              <w:bCs w:val="0"/>
              <w:color w:val="000000"/>
              <w:sz w:val="24"/>
              <w:rtl/>
            </w:rPr>
          </w:rPrChange>
        </w:rPr>
        <w:t xml:space="preserve"> דריש</w:t>
      </w:r>
      <w:r w:rsidRPr="000748C0">
        <w:rPr>
          <w:rFonts w:hint="cs"/>
          <w:bCs w:val="0"/>
          <w:color w:val="000000"/>
          <w:sz w:val="24"/>
          <w:rtl/>
          <w:rPrChange w:id="1300" w:author="Meryl Etman" w:date="2020-03-25T10:10:00Z">
            <w:rPr>
              <w:rFonts w:hint="cs"/>
              <w:bCs w:val="0"/>
              <w:color w:val="000000"/>
              <w:sz w:val="24"/>
              <w:rtl/>
            </w:rPr>
          </w:rPrChange>
        </w:rPr>
        <w:t>ה מכל מין וסוג שהוא</w:t>
      </w:r>
      <w:r w:rsidRPr="000748C0">
        <w:rPr>
          <w:bCs w:val="0"/>
          <w:color w:val="000000"/>
          <w:sz w:val="24"/>
          <w:rtl/>
          <w:rPrChange w:id="1301" w:author="Meryl Etman" w:date="2020-03-25T10:10:00Z">
            <w:rPr>
              <w:bCs w:val="0"/>
              <w:color w:val="000000"/>
              <w:sz w:val="24"/>
              <w:rtl/>
            </w:rPr>
          </w:rPrChange>
        </w:rPr>
        <w:t xml:space="preserve"> כלפי המזמין בגין כל פגיעה בגוף </w:t>
      </w:r>
      <w:r w:rsidRPr="000748C0">
        <w:rPr>
          <w:rFonts w:hint="cs"/>
          <w:bCs w:val="0"/>
          <w:color w:val="000000"/>
          <w:sz w:val="24"/>
          <w:rtl/>
          <w:rPrChange w:id="1302" w:author="Meryl Etman" w:date="2020-03-25T10:10:00Z">
            <w:rPr>
              <w:rFonts w:hint="cs"/>
              <w:bCs w:val="0"/>
              <w:color w:val="000000"/>
              <w:sz w:val="24"/>
              <w:rtl/>
            </w:rPr>
          </w:rPrChange>
        </w:rPr>
        <w:t>ו/</w:t>
      </w:r>
      <w:r w:rsidRPr="000748C0">
        <w:rPr>
          <w:bCs w:val="0"/>
          <w:color w:val="000000"/>
          <w:sz w:val="24"/>
          <w:rtl/>
          <w:rPrChange w:id="1303" w:author="Meryl Etman" w:date="2020-03-25T10:10:00Z">
            <w:rPr>
              <w:bCs w:val="0"/>
              <w:color w:val="000000"/>
              <w:sz w:val="24"/>
              <w:rtl/>
            </w:rPr>
          </w:rPrChange>
        </w:rPr>
        <w:t xml:space="preserve">או ברכוש שתגרם לו </w:t>
      </w:r>
      <w:r w:rsidRPr="000748C0">
        <w:rPr>
          <w:rFonts w:hint="cs"/>
          <w:bCs w:val="0"/>
          <w:color w:val="000000"/>
          <w:sz w:val="24"/>
          <w:rtl/>
          <w:rPrChange w:id="1304" w:author="Meryl Etman" w:date="2020-03-25T10:10:00Z">
            <w:rPr>
              <w:rFonts w:hint="cs"/>
              <w:bCs w:val="0"/>
              <w:color w:val="000000"/>
              <w:sz w:val="24"/>
              <w:rtl/>
            </w:rPr>
          </w:rPrChange>
        </w:rPr>
        <w:t>ו/</w:t>
      </w:r>
      <w:r w:rsidRPr="000748C0">
        <w:rPr>
          <w:bCs w:val="0"/>
          <w:color w:val="000000"/>
          <w:sz w:val="24"/>
          <w:rtl/>
          <w:rPrChange w:id="1305" w:author="Meryl Etman" w:date="2020-03-25T10:10:00Z">
            <w:rPr>
              <w:bCs w:val="0"/>
              <w:color w:val="000000"/>
              <w:sz w:val="24"/>
              <w:rtl/>
            </w:rPr>
          </w:rPrChange>
        </w:rPr>
        <w:t xml:space="preserve">או לעובדיו </w:t>
      </w:r>
      <w:r w:rsidRPr="000748C0">
        <w:rPr>
          <w:rFonts w:hint="cs"/>
          <w:bCs w:val="0"/>
          <w:color w:val="000000"/>
          <w:sz w:val="24"/>
          <w:rtl/>
          <w:rPrChange w:id="1306" w:author="Meryl Etman" w:date="2020-03-25T10:10:00Z">
            <w:rPr>
              <w:rFonts w:hint="cs"/>
              <w:bCs w:val="0"/>
              <w:color w:val="000000"/>
              <w:sz w:val="24"/>
              <w:rtl/>
            </w:rPr>
          </w:rPrChange>
        </w:rPr>
        <w:t>ו/</w:t>
      </w:r>
      <w:r w:rsidRPr="000748C0">
        <w:rPr>
          <w:bCs w:val="0"/>
          <w:color w:val="000000"/>
          <w:sz w:val="24"/>
          <w:rtl/>
          <w:rPrChange w:id="1307" w:author="Meryl Etman" w:date="2020-03-25T10:10:00Z">
            <w:rPr>
              <w:bCs w:val="0"/>
              <w:color w:val="000000"/>
              <w:sz w:val="24"/>
              <w:rtl/>
            </w:rPr>
          </w:rPrChange>
        </w:rPr>
        <w:t>או ל</w:t>
      </w:r>
      <w:r w:rsidRPr="000748C0">
        <w:rPr>
          <w:rFonts w:hint="cs"/>
          <w:bCs w:val="0"/>
          <w:color w:val="000000"/>
          <w:sz w:val="24"/>
          <w:rtl/>
          <w:rPrChange w:id="1308" w:author="Meryl Etman" w:date="2020-03-25T10:10:00Z">
            <w:rPr>
              <w:rFonts w:hint="cs"/>
              <w:bCs w:val="0"/>
              <w:color w:val="000000"/>
              <w:sz w:val="24"/>
              <w:rtl/>
            </w:rPr>
          </w:rPrChange>
        </w:rPr>
        <w:t>מי מטעמו</w:t>
      </w:r>
      <w:r w:rsidRPr="000748C0">
        <w:rPr>
          <w:bCs w:val="0"/>
          <w:color w:val="000000"/>
          <w:sz w:val="24"/>
          <w:rtl/>
          <w:rPrChange w:id="1309" w:author="Meryl Etman" w:date="2020-03-25T10:10:00Z">
            <w:rPr>
              <w:bCs w:val="0"/>
              <w:color w:val="000000"/>
              <w:sz w:val="24"/>
              <w:rtl/>
            </w:rPr>
          </w:rPrChange>
        </w:rPr>
        <w:t xml:space="preserve"> או הפועלים עבורו בקשר עם שרותי המפקח.</w:t>
      </w:r>
    </w:p>
    <w:p w14:paraId="73880D90" w14:textId="77777777" w:rsidR="00EB5A81" w:rsidRPr="000748C0" w:rsidRDefault="00EB5A81" w:rsidP="00EB5A81">
      <w:pPr>
        <w:pStyle w:val="2"/>
        <w:jc w:val="both"/>
        <w:rPr>
          <w:bCs w:val="0"/>
          <w:sz w:val="24"/>
          <w:rtl/>
          <w:rPrChange w:id="1310" w:author="Meryl Etman" w:date="2020-03-25T10:10:00Z">
            <w:rPr>
              <w:bCs w:val="0"/>
              <w:sz w:val="24"/>
              <w:rtl/>
            </w:rPr>
          </w:rPrChange>
        </w:rPr>
      </w:pPr>
    </w:p>
    <w:p w14:paraId="457D43A0" w14:textId="62861F1D" w:rsidR="00EB5A81" w:rsidRPr="000748C0" w:rsidRDefault="00EB5A81" w:rsidP="00EB5A81">
      <w:pPr>
        <w:widowControl w:val="0"/>
        <w:numPr>
          <w:ilvl w:val="1"/>
          <w:numId w:val="24"/>
        </w:numPr>
        <w:ind w:left="1460" w:hanging="720"/>
        <w:jc w:val="both"/>
        <w:rPr>
          <w:sz w:val="24"/>
          <w:szCs w:val="24"/>
          <w:rPrChange w:id="1311" w:author="Meryl Etman" w:date="2020-03-25T10:10:00Z">
            <w:rPr>
              <w:sz w:val="24"/>
              <w:szCs w:val="24"/>
            </w:rPr>
          </w:rPrChange>
        </w:rPr>
      </w:pPr>
      <w:r w:rsidRPr="000748C0">
        <w:rPr>
          <w:rFonts w:hint="cs"/>
          <w:sz w:val="24"/>
          <w:szCs w:val="24"/>
          <w:rtl/>
          <w:rPrChange w:id="1312" w:author="Meryl Etman" w:date="2020-03-25T10:10:00Z">
            <w:rPr>
              <w:rFonts w:hint="cs"/>
              <w:sz w:val="24"/>
              <w:szCs w:val="24"/>
              <w:rtl/>
            </w:rPr>
          </w:rPrChange>
        </w:rPr>
        <w:t xml:space="preserve"> מבלי לגרוע מאחריות המפקח על פי הסכם זה ו/או על פי כל דין, מתחייב המפקח לערוך </w:t>
      </w:r>
      <w:del w:id="1313" w:author="Meryl Etman" w:date="2020-02-06T11:05:00Z">
        <w:r w:rsidRPr="000748C0" w:rsidDel="00A55335">
          <w:rPr>
            <w:rFonts w:hint="cs"/>
            <w:sz w:val="24"/>
            <w:szCs w:val="24"/>
            <w:rtl/>
            <w:rPrChange w:id="1314" w:author="Meryl Etman" w:date="2020-03-25T10:10:00Z">
              <w:rPr>
                <w:rFonts w:hint="cs"/>
                <w:sz w:val="24"/>
                <w:szCs w:val="24"/>
                <w:rtl/>
              </w:rPr>
            </w:rPrChange>
          </w:rPr>
          <w:delText xml:space="preserve">     </w:delText>
        </w:r>
      </w:del>
      <w:r w:rsidRPr="000748C0">
        <w:rPr>
          <w:rFonts w:hint="cs"/>
          <w:sz w:val="24"/>
          <w:szCs w:val="24"/>
          <w:rtl/>
          <w:rPrChange w:id="1315" w:author="Meryl Etman" w:date="2020-03-25T10:10:00Z">
            <w:rPr>
              <w:rFonts w:hint="cs"/>
              <w:sz w:val="24"/>
              <w:szCs w:val="24"/>
              <w:rtl/>
            </w:rPr>
          </w:rPrChange>
        </w:rPr>
        <w:t>ולקיים, על חשבונו, למשך כל תקופת ההסכם וכל עוד אחריותו מכוחו קיימת, את הביטוחים</w:t>
      </w:r>
      <w:ins w:id="1316" w:author="Meryl Etman" w:date="2020-02-06T11:05:00Z">
        <w:r w:rsidR="00A55335" w:rsidRPr="000748C0">
          <w:rPr>
            <w:rFonts w:hint="cs"/>
            <w:sz w:val="24"/>
            <w:szCs w:val="24"/>
            <w:rtl/>
            <w:rPrChange w:id="1317" w:author="Meryl Etman" w:date="2020-03-25T10:10:00Z">
              <w:rPr>
                <w:rFonts w:hint="cs"/>
                <w:sz w:val="24"/>
                <w:szCs w:val="24"/>
                <w:rtl/>
              </w:rPr>
            </w:rPrChange>
          </w:rPr>
          <w:t xml:space="preserve"> </w:t>
        </w:r>
      </w:ins>
      <w:del w:id="1318" w:author="Meryl Etman" w:date="2020-02-06T11:05:00Z">
        <w:r w:rsidRPr="000748C0" w:rsidDel="00A55335">
          <w:rPr>
            <w:rFonts w:hint="cs"/>
            <w:sz w:val="24"/>
            <w:szCs w:val="24"/>
            <w:rtl/>
            <w:rPrChange w:id="1319" w:author="Meryl Etman" w:date="2020-03-25T10:10:00Z">
              <w:rPr>
                <w:rFonts w:hint="cs"/>
                <w:sz w:val="24"/>
                <w:szCs w:val="24"/>
                <w:rtl/>
              </w:rPr>
            </w:rPrChange>
          </w:rPr>
          <w:delText xml:space="preserve">    </w:delText>
        </w:r>
      </w:del>
      <w:r w:rsidRPr="000748C0">
        <w:rPr>
          <w:rFonts w:hint="cs"/>
          <w:sz w:val="24"/>
          <w:szCs w:val="24"/>
          <w:rtl/>
          <w:rPrChange w:id="1320" w:author="Meryl Etman" w:date="2020-03-25T10:10:00Z">
            <w:rPr>
              <w:rFonts w:hint="cs"/>
              <w:sz w:val="24"/>
              <w:szCs w:val="24"/>
              <w:rtl/>
            </w:rPr>
          </w:rPrChange>
        </w:rPr>
        <w:t xml:space="preserve">בהתאם לתנאים ולסכומים שלא יפחתו מהמפורט באישור עריכת הביטוח המצורף להסכם זה כנספח ח', והמהווה חלק בלתי </w:t>
      </w:r>
      <w:r w:rsidRPr="000748C0">
        <w:rPr>
          <w:rFonts w:hint="cs"/>
          <w:sz w:val="24"/>
          <w:szCs w:val="24"/>
          <w:rtl/>
          <w:rPrChange w:id="1321" w:author="Meryl Etman" w:date="2020-03-25T10:10:00Z">
            <w:rPr>
              <w:rFonts w:hint="cs"/>
              <w:sz w:val="24"/>
              <w:szCs w:val="24"/>
              <w:rtl/>
            </w:rPr>
          </w:rPrChange>
        </w:rPr>
        <w:lastRenderedPageBreak/>
        <w:t>נפרד ממנו (להלן: "</w:t>
      </w:r>
      <w:r w:rsidRPr="000748C0">
        <w:rPr>
          <w:rFonts w:hint="cs"/>
          <w:b/>
          <w:bCs/>
          <w:sz w:val="24"/>
          <w:szCs w:val="24"/>
          <w:rtl/>
          <w:rPrChange w:id="1322" w:author="Meryl Etman" w:date="2020-03-25T10:10:00Z">
            <w:rPr>
              <w:rFonts w:hint="cs"/>
              <w:b/>
              <w:bCs/>
              <w:sz w:val="24"/>
              <w:szCs w:val="24"/>
              <w:rtl/>
            </w:rPr>
          </w:rPrChange>
        </w:rPr>
        <w:t>ביטוחי המפקח</w:t>
      </w:r>
      <w:r w:rsidRPr="000748C0">
        <w:rPr>
          <w:rFonts w:hint="cs"/>
          <w:sz w:val="24"/>
          <w:szCs w:val="24"/>
          <w:rtl/>
          <w:rPrChange w:id="1323" w:author="Meryl Etman" w:date="2020-03-25T10:10:00Z">
            <w:rPr>
              <w:rFonts w:hint="cs"/>
              <w:sz w:val="24"/>
              <w:szCs w:val="24"/>
              <w:rtl/>
            </w:rPr>
          </w:rPrChange>
        </w:rPr>
        <w:t>" ו/או "</w:t>
      </w:r>
      <w:r w:rsidRPr="000748C0">
        <w:rPr>
          <w:rFonts w:hint="cs"/>
          <w:b/>
          <w:bCs/>
          <w:sz w:val="24"/>
          <w:szCs w:val="24"/>
          <w:rtl/>
          <w:rPrChange w:id="1324" w:author="Meryl Etman" w:date="2020-03-25T10:10:00Z">
            <w:rPr>
              <w:rFonts w:hint="cs"/>
              <w:b/>
              <w:bCs/>
              <w:sz w:val="24"/>
              <w:szCs w:val="24"/>
              <w:rtl/>
            </w:rPr>
          </w:rPrChange>
        </w:rPr>
        <w:t>אישור עריכת הביטוח</w:t>
      </w:r>
      <w:r w:rsidRPr="000748C0">
        <w:rPr>
          <w:rFonts w:hint="cs"/>
          <w:sz w:val="24"/>
          <w:szCs w:val="24"/>
          <w:rtl/>
          <w:rPrChange w:id="1325" w:author="Meryl Etman" w:date="2020-03-25T10:10:00Z">
            <w:rPr>
              <w:rFonts w:hint="cs"/>
              <w:sz w:val="24"/>
              <w:szCs w:val="24"/>
              <w:rtl/>
            </w:rPr>
          </w:rPrChange>
        </w:rPr>
        <w:t xml:space="preserve">", לפי העניין), אצל חברת ביטוח מורשית כדין בישראל ובעלת מוניטין. </w:t>
      </w:r>
    </w:p>
    <w:p w14:paraId="719823C5" w14:textId="77777777" w:rsidR="00EB5A81" w:rsidRPr="000748C0" w:rsidRDefault="00EB5A81" w:rsidP="00EB5A81">
      <w:pPr>
        <w:jc w:val="both"/>
        <w:rPr>
          <w:sz w:val="24"/>
          <w:szCs w:val="24"/>
          <w:rtl/>
          <w:rPrChange w:id="1326" w:author="Meryl Etman" w:date="2020-03-25T10:10:00Z">
            <w:rPr>
              <w:sz w:val="24"/>
              <w:szCs w:val="24"/>
              <w:rtl/>
            </w:rPr>
          </w:rPrChange>
        </w:rPr>
      </w:pPr>
    </w:p>
    <w:p w14:paraId="74A123D1" w14:textId="77777777" w:rsidR="00EB5A81" w:rsidRPr="000748C0" w:rsidRDefault="00EB5A81" w:rsidP="00EB5A81">
      <w:pPr>
        <w:pStyle w:val="a9"/>
        <w:ind w:left="1440"/>
        <w:rPr>
          <w:sz w:val="24"/>
          <w:rtl/>
          <w:rPrChange w:id="1327" w:author="Meryl Etman" w:date="2020-03-25T10:10:00Z">
            <w:rPr>
              <w:sz w:val="24"/>
              <w:rtl/>
            </w:rPr>
          </w:rPrChange>
        </w:rPr>
      </w:pPr>
      <w:r w:rsidRPr="000748C0">
        <w:rPr>
          <w:rFonts w:hint="cs"/>
          <w:sz w:val="24"/>
          <w:rtl/>
          <w:rPrChange w:id="1328" w:author="Meryl Etman" w:date="2020-03-25T10:10:00Z">
            <w:rPr>
              <w:rFonts w:hint="cs"/>
              <w:sz w:val="24"/>
              <w:rtl/>
            </w:rPr>
          </w:rPrChange>
        </w:rPr>
        <w:t>מובהר, כי גבולות האחריות הנדרשים במסגרת ביטוחי המפקח כמפורט באישור עריכת הביטוח הינם בבחינת דרישה מזערית המוטלת על המפקח. המפקח מצהיר ומאשר, כי יהיה מנוע מלהעלות כל טענה כלפי המזמין ו/או מי מטעמו בכל הקשור לגבולות האחריות כאמור.</w:t>
      </w:r>
    </w:p>
    <w:p w14:paraId="64E7EE74" w14:textId="77777777" w:rsidR="00EB5A81" w:rsidRPr="000748C0" w:rsidRDefault="00EB5A81" w:rsidP="00EB5A81">
      <w:pPr>
        <w:ind w:left="1080"/>
        <w:jc w:val="both"/>
        <w:rPr>
          <w:sz w:val="24"/>
          <w:szCs w:val="24"/>
          <w:rPrChange w:id="1329" w:author="Meryl Etman" w:date="2020-03-25T10:10:00Z">
            <w:rPr>
              <w:sz w:val="24"/>
              <w:szCs w:val="24"/>
            </w:rPr>
          </w:rPrChange>
        </w:rPr>
      </w:pPr>
    </w:p>
    <w:p w14:paraId="30B3B6C7" w14:textId="77777777" w:rsidR="00EB5A81" w:rsidRPr="000748C0" w:rsidRDefault="00EB5A81" w:rsidP="00EB5A81">
      <w:pPr>
        <w:pStyle w:val="a9"/>
        <w:tabs>
          <w:tab w:val="left" w:pos="7880"/>
        </w:tabs>
        <w:ind w:left="1440" w:hanging="720"/>
        <w:rPr>
          <w:sz w:val="24"/>
          <w:rtl/>
          <w:rPrChange w:id="1330" w:author="Meryl Etman" w:date="2020-03-25T10:10:00Z">
            <w:rPr>
              <w:sz w:val="24"/>
              <w:rtl/>
            </w:rPr>
          </w:rPrChange>
        </w:rPr>
      </w:pPr>
      <w:r w:rsidRPr="000748C0">
        <w:rPr>
          <w:rFonts w:hint="cs"/>
          <w:sz w:val="24"/>
          <w:rtl/>
          <w:rPrChange w:id="1331" w:author="Meryl Etman" w:date="2020-03-25T10:10:00Z">
            <w:rPr>
              <w:rFonts w:hint="cs"/>
              <w:sz w:val="24"/>
              <w:rtl/>
            </w:rPr>
          </w:rPrChange>
        </w:rPr>
        <w:t>8.7.</w:t>
      </w:r>
      <w:r w:rsidRPr="000748C0">
        <w:rPr>
          <w:rFonts w:hint="cs"/>
          <w:sz w:val="24"/>
          <w:rtl/>
          <w:rPrChange w:id="1332" w:author="Meryl Etman" w:date="2020-03-25T10:10:00Z">
            <w:rPr>
              <w:rFonts w:hint="cs"/>
              <w:sz w:val="24"/>
              <w:rtl/>
            </w:rPr>
          </w:rPrChange>
        </w:rPr>
        <w:tab/>
        <w:t xml:space="preserve">כן, מתחייב המפקח לערוך ולקיים על חשבונו, למשך כל תקופת ההסכם, את שאר הביטוחים וההתחייבויות הדרושים ו/או הנדרשים לשם מתן השירותים לרבות, ומבלי לגרוע מכלליות האמור, תשלומים לביטוח לאומי וביטוח חובה לכל כלי הרכב המובאים לאתר ו/או המשמשים לצורך מתן השירותים. </w:t>
      </w:r>
    </w:p>
    <w:p w14:paraId="7977B393" w14:textId="77777777" w:rsidR="00EB5A81" w:rsidRPr="000748C0" w:rsidRDefault="00EB5A81" w:rsidP="00EB5A81">
      <w:pPr>
        <w:ind w:left="720"/>
        <w:jc w:val="both"/>
        <w:rPr>
          <w:sz w:val="24"/>
          <w:szCs w:val="24"/>
          <w:rPrChange w:id="1333" w:author="Meryl Etman" w:date="2020-03-25T10:10:00Z">
            <w:rPr>
              <w:sz w:val="24"/>
              <w:szCs w:val="24"/>
            </w:rPr>
          </w:rPrChange>
        </w:rPr>
      </w:pPr>
      <w:r w:rsidRPr="000748C0">
        <w:rPr>
          <w:rFonts w:hint="cs"/>
          <w:sz w:val="24"/>
          <w:szCs w:val="24"/>
          <w:rtl/>
          <w:rPrChange w:id="1334" w:author="Meryl Etman" w:date="2020-03-25T10:10:00Z">
            <w:rPr>
              <w:rFonts w:hint="cs"/>
              <w:sz w:val="24"/>
              <w:szCs w:val="24"/>
              <w:rtl/>
            </w:rPr>
          </w:rPrChange>
        </w:rPr>
        <w:t xml:space="preserve"> </w:t>
      </w:r>
    </w:p>
    <w:p w14:paraId="003112F4" w14:textId="77777777" w:rsidR="00EB5A81" w:rsidRPr="000748C0" w:rsidRDefault="00EB5A81" w:rsidP="000521ED">
      <w:pPr>
        <w:pStyle w:val="31"/>
        <w:spacing w:line="240" w:lineRule="auto"/>
        <w:ind w:hanging="720"/>
        <w:jc w:val="both"/>
        <w:rPr>
          <w:rtl/>
          <w:rPrChange w:id="1335" w:author="Meryl Etman" w:date="2020-03-25T10:10:00Z">
            <w:rPr>
              <w:rtl/>
            </w:rPr>
          </w:rPrChange>
        </w:rPr>
      </w:pPr>
      <w:r w:rsidRPr="000748C0">
        <w:rPr>
          <w:rFonts w:hint="cs"/>
          <w:rtl/>
          <w:rPrChange w:id="1336" w:author="Meryl Etman" w:date="2020-03-25T10:10:00Z">
            <w:rPr>
              <w:rFonts w:hint="cs"/>
              <w:rtl/>
            </w:rPr>
          </w:rPrChange>
        </w:rPr>
        <w:t>8.8.</w:t>
      </w:r>
      <w:r w:rsidRPr="000748C0">
        <w:rPr>
          <w:rFonts w:hint="cs"/>
          <w:rtl/>
          <w:rPrChange w:id="1337" w:author="Meryl Etman" w:date="2020-03-25T10:10:00Z">
            <w:rPr>
              <w:rFonts w:hint="cs"/>
              <w:rtl/>
            </w:rPr>
          </w:rPrChange>
        </w:rPr>
        <w:tab/>
        <w:t>ביטוחי המפקח יהיו קודמים לכל ביטוח הנערך על ידי המזמין ויכללו סעיף לפיו מוותרים המבטחים על כל טענה ו/או דרישה ו/או תביעה בדבר שיתוף בביטוחי המזמין. כן, יכללו הביטוחים כאמור הוראה, לפיה הם לא יבוטלו ולא יצומצמו במשך תקופת הביטוח, אלא בהינתן הודעה למזמין לפחות 30 יום מראש בדואר רשום עם אישור מסירה.</w:t>
      </w:r>
    </w:p>
    <w:p w14:paraId="75B0DA8D" w14:textId="77777777" w:rsidR="00EB5A81" w:rsidRPr="000748C0" w:rsidRDefault="00EB5A81" w:rsidP="00EB5A81">
      <w:pPr>
        <w:pStyle w:val="31"/>
        <w:ind w:hanging="720"/>
        <w:jc w:val="both"/>
        <w:rPr>
          <w:rtl/>
          <w:rPrChange w:id="1338" w:author="Meryl Etman" w:date="2020-03-25T10:10:00Z">
            <w:rPr>
              <w:rtl/>
            </w:rPr>
          </w:rPrChange>
        </w:rPr>
      </w:pPr>
    </w:p>
    <w:p w14:paraId="1CBD511B" w14:textId="77777777" w:rsidR="00EB5A81" w:rsidRPr="000748C0" w:rsidRDefault="00EB5A81" w:rsidP="00EB5A81">
      <w:pPr>
        <w:ind w:left="1428" w:hanging="720"/>
        <w:jc w:val="both"/>
        <w:rPr>
          <w:sz w:val="24"/>
          <w:szCs w:val="24"/>
          <w:rtl/>
          <w:rPrChange w:id="1339" w:author="Meryl Etman" w:date="2020-03-25T10:10:00Z">
            <w:rPr>
              <w:sz w:val="24"/>
              <w:szCs w:val="24"/>
              <w:rtl/>
            </w:rPr>
          </w:rPrChange>
        </w:rPr>
      </w:pPr>
      <w:r w:rsidRPr="000748C0">
        <w:rPr>
          <w:rFonts w:hint="cs"/>
          <w:sz w:val="24"/>
          <w:szCs w:val="24"/>
          <w:rtl/>
          <w:rPrChange w:id="1340" w:author="Meryl Etman" w:date="2020-03-25T10:10:00Z">
            <w:rPr>
              <w:rFonts w:hint="cs"/>
              <w:sz w:val="24"/>
              <w:szCs w:val="24"/>
              <w:rtl/>
            </w:rPr>
          </w:rPrChange>
        </w:rPr>
        <w:t>8.9.</w:t>
      </w:r>
      <w:r w:rsidRPr="000748C0">
        <w:rPr>
          <w:rFonts w:hint="cs"/>
          <w:sz w:val="24"/>
          <w:szCs w:val="24"/>
          <w:rtl/>
          <w:rPrChange w:id="1341" w:author="Meryl Etman" w:date="2020-03-25T10:10:00Z">
            <w:rPr>
              <w:rFonts w:hint="cs"/>
              <w:sz w:val="24"/>
              <w:szCs w:val="24"/>
              <w:rtl/>
            </w:rPr>
          </w:rPrChange>
        </w:rPr>
        <w:tab/>
        <w:t xml:space="preserve">ללא צורך בכל דרישה מצד המזמין, מתחייב המפקח להמציא לידי המזמין, לפני תחילת מתן השירותים נשוא הסכם זה וכתנאי מוקדם להתקשרות ו/או לכל תשלום על חשבון התמורה, את אישור עריכת הביטוח בנוסח המצורף בנספח </w:t>
      </w:r>
      <w:r w:rsidRPr="000748C0">
        <w:rPr>
          <w:rFonts w:hint="cs"/>
          <w:b/>
          <w:bCs/>
          <w:sz w:val="24"/>
          <w:szCs w:val="24"/>
          <w:rtl/>
          <w:rPrChange w:id="1342" w:author="Meryl Etman" w:date="2020-03-25T10:10:00Z">
            <w:rPr>
              <w:rFonts w:hint="cs"/>
              <w:b/>
              <w:bCs/>
              <w:sz w:val="24"/>
              <w:szCs w:val="24"/>
              <w:rtl/>
            </w:rPr>
          </w:rPrChange>
        </w:rPr>
        <w:t>ח</w:t>
      </w:r>
      <w:r w:rsidRPr="000748C0">
        <w:rPr>
          <w:rFonts w:hint="cs"/>
          <w:sz w:val="24"/>
          <w:szCs w:val="24"/>
          <w:rtl/>
          <w:rPrChange w:id="1343" w:author="Meryl Etman" w:date="2020-03-25T10:10:00Z">
            <w:rPr>
              <w:rFonts w:hint="cs"/>
              <w:sz w:val="24"/>
              <w:szCs w:val="24"/>
              <w:rtl/>
            </w:rPr>
          </w:rPrChange>
        </w:rPr>
        <w:t xml:space="preserve">', כשהוא חתום בידי מבטחיו. </w:t>
      </w:r>
    </w:p>
    <w:p w14:paraId="25DD40AB" w14:textId="77777777" w:rsidR="00EB5A81" w:rsidRPr="000748C0" w:rsidRDefault="00EB5A81" w:rsidP="00EB5A81">
      <w:pPr>
        <w:jc w:val="both"/>
        <w:rPr>
          <w:sz w:val="24"/>
          <w:szCs w:val="24"/>
          <w:rtl/>
          <w:rPrChange w:id="1344" w:author="Meryl Etman" w:date="2020-03-25T10:10:00Z">
            <w:rPr>
              <w:sz w:val="24"/>
              <w:szCs w:val="24"/>
              <w:rtl/>
            </w:rPr>
          </w:rPrChange>
        </w:rPr>
      </w:pPr>
    </w:p>
    <w:p w14:paraId="34069B04" w14:textId="77777777" w:rsidR="00EB5A81" w:rsidRPr="000748C0" w:rsidRDefault="00EB5A81" w:rsidP="00EB5A81">
      <w:pPr>
        <w:pStyle w:val="a9"/>
        <w:ind w:left="1428" w:hanging="720"/>
        <w:rPr>
          <w:sz w:val="24"/>
          <w:rtl/>
          <w:rPrChange w:id="1345" w:author="Meryl Etman" w:date="2020-03-25T10:10:00Z">
            <w:rPr>
              <w:sz w:val="24"/>
              <w:rtl/>
            </w:rPr>
          </w:rPrChange>
        </w:rPr>
      </w:pPr>
      <w:r w:rsidRPr="000748C0">
        <w:rPr>
          <w:rFonts w:hint="cs"/>
          <w:sz w:val="24"/>
          <w:rtl/>
          <w:rPrChange w:id="1346" w:author="Meryl Etman" w:date="2020-03-25T10:10:00Z">
            <w:rPr>
              <w:rFonts w:hint="cs"/>
              <w:sz w:val="24"/>
              <w:rtl/>
            </w:rPr>
          </w:rPrChange>
        </w:rPr>
        <w:tab/>
        <w:t>מיד בתום תקופת הביטוח, מתחייב המפקח להמציא לידי המזמין אישור עריכת ביטוח מעודכן בגין חידוש תוקף ביטוחי המפקח לתקופת ביטוח נוספת, ומידי תקופת ביטוח, כל עוד הסכם זה בתוקף.</w:t>
      </w:r>
    </w:p>
    <w:p w14:paraId="7C75B972" w14:textId="77777777" w:rsidR="00EB5A81" w:rsidRPr="000748C0" w:rsidRDefault="00EB5A81" w:rsidP="00EB5A81">
      <w:pPr>
        <w:pStyle w:val="a9"/>
        <w:ind w:left="1440" w:hanging="720"/>
        <w:rPr>
          <w:sz w:val="24"/>
          <w:rtl/>
          <w:rPrChange w:id="1347" w:author="Meryl Etman" w:date="2020-03-25T10:10:00Z">
            <w:rPr>
              <w:sz w:val="24"/>
              <w:rtl/>
            </w:rPr>
          </w:rPrChange>
        </w:rPr>
      </w:pPr>
    </w:p>
    <w:p w14:paraId="4B58582E" w14:textId="77777777" w:rsidR="00EB5A81" w:rsidRPr="000748C0" w:rsidRDefault="00EB5A81" w:rsidP="00EB5A81">
      <w:pPr>
        <w:pStyle w:val="a9"/>
        <w:ind w:left="1428"/>
        <w:rPr>
          <w:sz w:val="24"/>
          <w:rtl/>
          <w:rPrChange w:id="1348" w:author="Meryl Etman" w:date="2020-03-25T10:10:00Z">
            <w:rPr>
              <w:sz w:val="24"/>
              <w:rtl/>
            </w:rPr>
          </w:rPrChange>
        </w:rPr>
      </w:pPr>
      <w:r w:rsidRPr="000748C0">
        <w:rPr>
          <w:rFonts w:hint="cs"/>
          <w:sz w:val="24"/>
          <w:rtl/>
          <w:rPrChange w:id="1349" w:author="Meryl Etman" w:date="2020-03-25T10:10:00Z">
            <w:rPr>
              <w:rFonts w:hint="cs"/>
              <w:sz w:val="24"/>
              <w:rtl/>
            </w:rPr>
          </w:rPrChange>
        </w:rPr>
        <w:t xml:space="preserve">מבלי לגרוע מכלליות האמור לעיל, ובכל הנוגע לביטוח המפורט בסעיף 1 לאישור עריכת הביטוח (ביטוח אחריות מקצועית) בנוסח המצורף כנספח </w:t>
      </w:r>
      <w:r w:rsidRPr="000748C0">
        <w:rPr>
          <w:rFonts w:hint="cs"/>
          <w:b/>
          <w:bCs/>
          <w:sz w:val="24"/>
          <w:rtl/>
          <w:rPrChange w:id="1350" w:author="Meryl Etman" w:date="2020-03-25T10:10:00Z">
            <w:rPr>
              <w:rFonts w:hint="cs"/>
              <w:b/>
              <w:bCs/>
              <w:sz w:val="24"/>
              <w:rtl/>
            </w:rPr>
          </w:rPrChange>
        </w:rPr>
        <w:t>ח</w:t>
      </w:r>
      <w:r w:rsidRPr="000748C0">
        <w:rPr>
          <w:rFonts w:hint="cs"/>
          <w:sz w:val="24"/>
          <w:rtl/>
          <w:rPrChange w:id="1351" w:author="Meryl Etman" w:date="2020-03-25T10:10:00Z">
            <w:rPr>
              <w:rFonts w:hint="cs"/>
              <w:sz w:val="24"/>
              <w:rtl/>
            </w:rPr>
          </w:rPrChange>
        </w:rPr>
        <w:t>', מתחייב המפקח להמשיך ולהחזיק ביטוח זה בתוקף ולהציג בפני המזמין אישור עריכת ביטוח במועדים כאמור, ולמשך שבע שנים נוספות לפחות ממועד תום מתן השירותים על פי הסכם זה.</w:t>
      </w:r>
    </w:p>
    <w:p w14:paraId="173BA9AA" w14:textId="77777777" w:rsidR="00EB5A81" w:rsidRPr="000748C0" w:rsidRDefault="00EB5A81" w:rsidP="00EB5A81">
      <w:pPr>
        <w:pStyle w:val="a9"/>
        <w:ind w:left="708" w:hanging="720"/>
        <w:rPr>
          <w:sz w:val="24"/>
          <w:rtl/>
          <w:rPrChange w:id="1352" w:author="Meryl Etman" w:date="2020-03-25T10:10:00Z">
            <w:rPr>
              <w:sz w:val="24"/>
              <w:rtl/>
            </w:rPr>
          </w:rPrChange>
        </w:rPr>
      </w:pPr>
    </w:p>
    <w:p w14:paraId="66E8A723" w14:textId="77777777" w:rsidR="00EB5A81" w:rsidRPr="000748C0" w:rsidRDefault="00EB5A81" w:rsidP="00EB5A81">
      <w:pPr>
        <w:ind w:left="1440" w:hanging="720"/>
        <w:jc w:val="both"/>
        <w:rPr>
          <w:sz w:val="24"/>
          <w:szCs w:val="24"/>
          <w:rtl/>
          <w:rPrChange w:id="1353" w:author="Meryl Etman" w:date="2020-03-25T10:10:00Z">
            <w:rPr>
              <w:sz w:val="24"/>
              <w:szCs w:val="24"/>
              <w:rtl/>
            </w:rPr>
          </w:rPrChange>
        </w:rPr>
      </w:pPr>
      <w:r w:rsidRPr="000748C0">
        <w:rPr>
          <w:rFonts w:hint="cs"/>
          <w:sz w:val="24"/>
          <w:szCs w:val="24"/>
          <w:rtl/>
          <w:rPrChange w:id="1354" w:author="Meryl Etman" w:date="2020-03-25T10:10:00Z">
            <w:rPr>
              <w:rFonts w:hint="cs"/>
              <w:sz w:val="24"/>
              <w:szCs w:val="24"/>
              <w:rtl/>
            </w:rPr>
          </w:rPrChange>
        </w:rPr>
        <w:t>8.10.</w:t>
      </w:r>
      <w:r w:rsidRPr="000748C0">
        <w:rPr>
          <w:rFonts w:hint="cs"/>
          <w:sz w:val="24"/>
          <w:szCs w:val="24"/>
          <w:rtl/>
          <w:rPrChange w:id="1355" w:author="Meryl Etman" w:date="2020-03-25T10:10:00Z">
            <w:rPr>
              <w:rFonts w:hint="cs"/>
              <w:sz w:val="24"/>
              <w:szCs w:val="24"/>
              <w:rtl/>
            </w:rPr>
          </w:rPrChange>
        </w:rPr>
        <w:tab/>
        <w:t>המפקח פוטר את המזמין ו/או מי מטעמו וכן את כל הגורמים הקשורים בביצוע הפרויקט מאחריות לכל אובדן ו/או נזק לגוף ו/או לרכוש המובא על ידו ו/או מי מטעמו לאתר ו/או המשמש לצורך מתן השירותים, ולא תהיה לו כל טענה ו/או דרישה ו/או תביעה כלפי המזמין ו/או מי מטעמו בגין אובדן ו/או נזק כאמור; הפטור מאחריות כאמור, לא יחול כלפי אדם שגרם לנזק בזדון.</w:t>
      </w:r>
    </w:p>
    <w:p w14:paraId="0660D564" w14:textId="77777777" w:rsidR="00EB5A81" w:rsidRPr="000748C0" w:rsidRDefault="00EB5A81" w:rsidP="00EB5A81">
      <w:pPr>
        <w:jc w:val="both"/>
        <w:rPr>
          <w:sz w:val="24"/>
          <w:szCs w:val="24"/>
          <w:rtl/>
          <w:rPrChange w:id="1356" w:author="Meryl Etman" w:date="2020-03-25T10:10:00Z">
            <w:rPr>
              <w:sz w:val="24"/>
              <w:szCs w:val="24"/>
              <w:rtl/>
            </w:rPr>
          </w:rPrChange>
        </w:rPr>
      </w:pPr>
    </w:p>
    <w:p w14:paraId="4BE7117A" w14:textId="77777777" w:rsidR="00EB5A81" w:rsidRPr="000748C0" w:rsidRDefault="00EB5A81" w:rsidP="00EB5A81">
      <w:pPr>
        <w:pStyle w:val="a9"/>
        <w:ind w:left="1440" w:hanging="720"/>
        <w:rPr>
          <w:sz w:val="24"/>
          <w:rPrChange w:id="1357" w:author="Meryl Etman" w:date="2020-03-25T10:10:00Z">
            <w:rPr>
              <w:sz w:val="24"/>
            </w:rPr>
          </w:rPrChange>
        </w:rPr>
      </w:pPr>
      <w:r w:rsidRPr="000748C0">
        <w:rPr>
          <w:rFonts w:hint="cs"/>
          <w:sz w:val="24"/>
          <w:rtl/>
          <w:rPrChange w:id="1358" w:author="Meryl Etman" w:date="2020-03-25T10:10:00Z">
            <w:rPr>
              <w:rFonts w:hint="cs"/>
              <w:sz w:val="24"/>
              <w:rtl/>
            </w:rPr>
          </w:rPrChange>
        </w:rPr>
        <w:t>8.11.</w:t>
      </w:r>
      <w:r w:rsidRPr="000748C0">
        <w:rPr>
          <w:rFonts w:hint="cs"/>
          <w:sz w:val="24"/>
          <w:rtl/>
          <w:rPrChange w:id="1359" w:author="Meryl Etman" w:date="2020-03-25T10:10:00Z">
            <w:rPr>
              <w:rFonts w:hint="cs"/>
              <w:sz w:val="24"/>
              <w:rtl/>
            </w:rPr>
          </w:rPrChange>
        </w:rPr>
        <w:tab/>
        <w:t xml:space="preserve">ככל שלדעת המפקח קיים צורך בעריכת ביטוחים נוספים ו/או משלימים לביטוחי המפקח המפורטים בהסכם זה, מתחייב המפקח לערוך ולקיים את הביטוחים הנוספים ו/או המשלימים כאמור. בכל ביטוח רכוש נוסף ו/או משלים לביטוחי המזמין </w:t>
      </w:r>
      <w:r w:rsidRPr="000748C0">
        <w:rPr>
          <w:rFonts w:hint="cs"/>
          <w:sz w:val="24"/>
          <w:rtl/>
          <w:rPrChange w:id="1360" w:author="Meryl Etman" w:date="2020-03-25T10:10:00Z">
            <w:rPr>
              <w:rFonts w:hint="cs"/>
              <w:sz w:val="24"/>
              <w:rtl/>
            </w:rPr>
          </w:rPrChange>
        </w:rPr>
        <w:lastRenderedPageBreak/>
        <w:t>ייכלל סעיף בדבר ויתור המבטחים על זכות התחלוף כלפי המזמין ו/או מי מטעמו (ובלבד שהויתור על זכות התחלוף כאמור לא תחול לטובת אדם שגרם לנזק בזדון). כל ביטוח חבות נוסף ו/או משלים יורחב ויכלול את המזמין כמבוטח נוסף (כמזמין השירותים), בכפוף לסעיף אחריות צולבת.</w:t>
      </w:r>
    </w:p>
    <w:p w14:paraId="7A965F57" w14:textId="77777777" w:rsidR="00EB5A81" w:rsidRPr="000748C0" w:rsidRDefault="00EB5A81" w:rsidP="00EB5A81">
      <w:pPr>
        <w:jc w:val="both"/>
        <w:rPr>
          <w:sz w:val="24"/>
          <w:szCs w:val="24"/>
          <w:rtl/>
          <w:rPrChange w:id="1361" w:author="Meryl Etman" w:date="2020-03-25T10:10:00Z">
            <w:rPr>
              <w:sz w:val="24"/>
              <w:szCs w:val="24"/>
              <w:rtl/>
            </w:rPr>
          </w:rPrChange>
        </w:rPr>
      </w:pPr>
    </w:p>
    <w:p w14:paraId="75D48DA1" w14:textId="77777777" w:rsidR="00EB5A81" w:rsidRPr="000748C0" w:rsidRDefault="00EB5A81" w:rsidP="00EB5A81">
      <w:pPr>
        <w:pStyle w:val="a9"/>
        <w:numPr>
          <w:ilvl w:val="1"/>
          <w:numId w:val="25"/>
        </w:numPr>
        <w:tabs>
          <w:tab w:val="clear" w:pos="1080"/>
          <w:tab w:val="num" w:pos="1460"/>
        </w:tabs>
        <w:ind w:left="1460" w:hanging="740"/>
        <w:rPr>
          <w:sz w:val="24"/>
          <w:rtl/>
          <w:rPrChange w:id="1362" w:author="Meryl Etman" w:date="2020-03-25T10:10:00Z">
            <w:rPr>
              <w:sz w:val="24"/>
              <w:rtl/>
            </w:rPr>
          </w:rPrChange>
        </w:rPr>
      </w:pPr>
      <w:r w:rsidRPr="000748C0">
        <w:rPr>
          <w:rFonts w:hint="cs"/>
          <w:sz w:val="24"/>
          <w:rtl/>
          <w:rPrChange w:id="1363" w:author="Meryl Etman" w:date="2020-03-25T10:10:00Z">
            <w:rPr>
              <w:rFonts w:hint="cs"/>
              <w:sz w:val="24"/>
              <w:rtl/>
            </w:rPr>
          </w:rPrChange>
        </w:rPr>
        <w:t xml:space="preserve">מבלי לגרוע מהוראותיו של הסכם זה, לעניין הסבת ההסכם ובמקרה בו השירותים נשוא הסכם זה ו/או חלק מהם יינתנו על ידי קבלן משנה מטעם המפקח, מתחייב המפקח לדאוג, כי בידי קבלן המשנה פוליסות ביטוח בהתאם לתנאים ולסכומים הנדרשים על פי הסכם זה. למען הסר ספק, מובהר בזאת, כי המפקח הוא הנושא באחריות כלפי המזמין ביחס לשירותים במלואם לרבות שירותים שניתנו ו/או שאמורים היו להינתן על ידי קבלן משנה והוא יהיה האחראי הבלעדי בשיפוי ו/או בפיצוי המזמין בגין כל אובדן ו/או נזק שייגרם, בין במישרין ובין בעקיפין, עקב שירותים שניתנו ו/או שאמורים היו להינתן על ידי קבלן המשנה, בין אם האובדן ו/או הנזק כאמור מכוסים במסגרת הפוליסות דלעיל ובין אם לאו.  </w:t>
      </w:r>
    </w:p>
    <w:p w14:paraId="764A5198" w14:textId="77777777" w:rsidR="00EB5A81" w:rsidRPr="000748C0" w:rsidRDefault="00EB5A81" w:rsidP="00EB5A81">
      <w:pPr>
        <w:pStyle w:val="a9"/>
        <w:ind w:left="720"/>
        <w:rPr>
          <w:sz w:val="24"/>
          <w:rtl/>
          <w:rPrChange w:id="1364" w:author="Meryl Etman" w:date="2020-03-25T10:10:00Z">
            <w:rPr>
              <w:sz w:val="24"/>
              <w:rtl/>
            </w:rPr>
          </w:rPrChange>
        </w:rPr>
      </w:pPr>
    </w:p>
    <w:p w14:paraId="1C293B04" w14:textId="77777777" w:rsidR="00EB5A81" w:rsidRPr="000748C0" w:rsidRDefault="00EB5A81" w:rsidP="00E31259">
      <w:pPr>
        <w:ind w:left="720"/>
        <w:jc w:val="both"/>
        <w:rPr>
          <w:sz w:val="24"/>
          <w:szCs w:val="24"/>
          <w:rPrChange w:id="1365" w:author="Meryl Etman" w:date="2020-03-25T10:10:00Z">
            <w:rPr>
              <w:sz w:val="24"/>
              <w:szCs w:val="24"/>
            </w:rPr>
          </w:rPrChange>
        </w:rPr>
      </w:pPr>
      <w:r w:rsidRPr="000748C0">
        <w:rPr>
          <w:rFonts w:hint="cs"/>
          <w:sz w:val="24"/>
          <w:szCs w:val="24"/>
          <w:rtl/>
          <w:rPrChange w:id="1366" w:author="Meryl Etman" w:date="2020-03-25T10:10:00Z">
            <w:rPr>
              <w:rFonts w:hint="cs"/>
              <w:sz w:val="24"/>
              <w:szCs w:val="24"/>
              <w:rtl/>
            </w:rPr>
          </w:rPrChange>
        </w:rPr>
        <w:t>8.13.</w:t>
      </w:r>
      <w:r w:rsidRPr="000748C0">
        <w:rPr>
          <w:rFonts w:hint="cs"/>
          <w:sz w:val="24"/>
          <w:szCs w:val="24"/>
          <w:rtl/>
          <w:rPrChange w:id="1367" w:author="Meryl Etman" w:date="2020-03-25T10:10:00Z">
            <w:rPr>
              <w:rFonts w:hint="cs"/>
              <w:sz w:val="24"/>
              <w:szCs w:val="24"/>
              <w:rtl/>
            </w:rPr>
          </w:rPrChange>
        </w:rPr>
        <w:tab/>
        <w:t>הפרת סעיף זה על כל תנאיו תיחשב להפרה יסודית של ההסכם.</w:t>
      </w:r>
    </w:p>
    <w:p w14:paraId="74C9D999" w14:textId="77777777" w:rsidR="00EB5A81" w:rsidRPr="000748C0" w:rsidRDefault="00EB5A81" w:rsidP="00EB5A81">
      <w:pPr>
        <w:jc w:val="both"/>
        <w:rPr>
          <w:color w:val="000000"/>
          <w:sz w:val="24"/>
          <w:szCs w:val="24"/>
          <w:rtl/>
          <w:rPrChange w:id="1368" w:author="Meryl Etman" w:date="2020-03-25T10:10:00Z">
            <w:rPr>
              <w:color w:val="000000"/>
              <w:sz w:val="24"/>
              <w:szCs w:val="24"/>
              <w:rtl/>
            </w:rPr>
          </w:rPrChange>
        </w:rPr>
      </w:pPr>
    </w:p>
    <w:p w14:paraId="7EADB7EB" w14:textId="77777777" w:rsidR="00EB5A81" w:rsidRPr="000748C0" w:rsidRDefault="00EB5A81" w:rsidP="00EB5A81">
      <w:pPr>
        <w:pStyle w:val="1"/>
        <w:keepNext w:val="0"/>
        <w:numPr>
          <w:ilvl w:val="0"/>
          <w:numId w:val="15"/>
        </w:numPr>
        <w:ind w:left="740"/>
        <w:rPr>
          <w:b/>
          <w:bCs/>
          <w:sz w:val="24"/>
          <w:u w:val="single"/>
          <w:rPrChange w:id="1369" w:author="Meryl Etman" w:date="2020-03-25T10:10:00Z">
            <w:rPr>
              <w:b/>
              <w:bCs/>
              <w:sz w:val="24"/>
              <w:u w:val="single"/>
            </w:rPr>
          </w:rPrChange>
        </w:rPr>
      </w:pPr>
      <w:r w:rsidRPr="000748C0">
        <w:rPr>
          <w:b/>
          <w:bCs/>
          <w:sz w:val="24"/>
          <w:u w:val="single"/>
          <w:rtl/>
          <w:rPrChange w:id="1370" w:author="Meryl Etman" w:date="2020-03-25T10:10:00Z">
            <w:rPr>
              <w:b/>
              <w:bCs/>
              <w:sz w:val="24"/>
              <w:u w:val="single"/>
              <w:rtl/>
            </w:rPr>
          </w:rPrChange>
        </w:rPr>
        <w:t>הבאת החוזה לגמר או ב</w:t>
      </w:r>
      <w:r w:rsidRPr="000748C0">
        <w:rPr>
          <w:rFonts w:hint="cs"/>
          <w:b/>
          <w:bCs/>
          <w:sz w:val="24"/>
          <w:u w:val="single"/>
          <w:rtl/>
          <w:rPrChange w:id="1371" w:author="Meryl Etman" w:date="2020-03-25T10:10:00Z">
            <w:rPr>
              <w:rFonts w:hint="cs"/>
              <w:b/>
              <w:bCs/>
              <w:sz w:val="24"/>
              <w:u w:val="single"/>
              <w:rtl/>
            </w:rPr>
          </w:rPrChange>
        </w:rPr>
        <w:t>י</w:t>
      </w:r>
      <w:r w:rsidRPr="000748C0">
        <w:rPr>
          <w:b/>
          <w:bCs/>
          <w:sz w:val="24"/>
          <w:u w:val="single"/>
          <w:rtl/>
          <w:rPrChange w:id="1372" w:author="Meryl Etman" w:date="2020-03-25T10:10:00Z">
            <w:rPr>
              <w:b/>
              <w:bCs/>
              <w:sz w:val="24"/>
              <w:u w:val="single"/>
              <w:rtl/>
            </w:rPr>
          </w:rPrChange>
        </w:rPr>
        <w:t>טולו</w:t>
      </w:r>
    </w:p>
    <w:p w14:paraId="69759D97" w14:textId="77777777" w:rsidR="00EB5A81" w:rsidRPr="000748C0" w:rsidRDefault="00EB5A81" w:rsidP="00EB5A81">
      <w:pPr>
        <w:pStyle w:val="1"/>
        <w:ind w:left="720"/>
        <w:rPr>
          <w:sz w:val="24"/>
          <w:u w:val="single"/>
          <w:rtl/>
          <w:rPrChange w:id="1373" w:author="Meryl Etman" w:date="2020-03-25T10:10:00Z">
            <w:rPr>
              <w:sz w:val="24"/>
              <w:u w:val="single"/>
              <w:rtl/>
            </w:rPr>
          </w:rPrChange>
        </w:rPr>
      </w:pPr>
    </w:p>
    <w:p w14:paraId="602BA75C" w14:textId="77777777" w:rsidR="00EB5A81" w:rsidRPr="000748C0" w:rsidRDefault="00EB5A81" w:rsidP="00EB5A81">
      <w:pPr>
        <w:pStyle w:val="2"/>
        <w:keepNext w:val="0"/>
        <w:numPr>
          <w:ilvl w:val="1"/>
          <w:numId w:val="15"/>
        </w:numPr>
        <w:tabs>
          <w:tab w:val="left" w:pos="1440"/>
        </w:tabs>
        <w:ind w:left="1460"/>
        <w:jc w:val="both"/>
        <w:rPr>
          <w:bCs w:val="0"/>
          <w:sz w:val="24"/>
          <w:rtl/>
          <w:rPrChange w:id="1374" w:author="Meryl Etman" w:date="2020-03-25T10:10:00Z">
            <w:rPr>
              <w:bCs w:val="0"/>
              <w:sz w:val="24"/>
              <w:rtl/>
            </w:rPr>
          </w:rPrChange>
        </w:rPr>
      </w:pPr>
      <w:r w:rsidRPr="000748C0">
        <w:rPr>
          <w:bCs w:val="0"/>
          <w:sz w:val="24"/>
          <w:rtl/>
          <w:rPrChange w:id="1375" w:author="Meryl Etman" w:date="2020-03-25T10:10:00Z">
            <w:rPr>
              <w:bCs w:val="0"/>
              <w:sz w:val="24"/>
              <w:rtl/>
            </w:rPr>
          </w:rPrChange>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05C057C8" w14:textId="7C4A0BC8" w:rsidR="00EB5A81" w:rsidRPr="000748C0" w:rsidRDefault="00EB5A81" w:rsidP="00592981">
      <w:pPr>
        <w:ind w:left="1440" w:hanging="700"/>
        <w:jc w:val="both"/>
        <w:rPr>
          <w:color w:val="000000"/>
          <w:sz w:val="24"/>
          <w:szCs w:val="24"/>
          <w:rtl/>
          <w:rPrChange w:id="1376" w:author="Meryl Etman" w:date="2020-03-25T10:10:00Z">
            <w:rPr>
              <w:color w:val="000000"/>
              <w:sz w:val="24"/>
              <w:szCs w:val="24"/>
              <w:rtl/>
            </w:rPr>
          </w:rPrChange>
        </w:rPr>
      </w:pPr>
      <w:r w:rsidRPr="000748C0">
        <w:rPr>
          <w:color w:val="000000"/>
          <w:sz w:val="24"/>
          <w:szCs w:val="24"/>
          <w:rtl/>
          <w:rPrChange w:id="1377" w:author="Meryl Etman" w:date="2020-03-25T10:10:00Z">
            <w:rPr>
              <w:color w:val="000000"/>
              <w:sz w:val="24"/>
              <w:szCs w:val="24"/>
              <w:rtl/>
            </w:rPr>
          </w:rPrChange>
        </w:rPr>
        <w:tab/>
        <w:t>ניתנה הודעה כאמור, יבוא החוזה לידי גמר בתאריך הנקוב בהודעה</w:t>
      </w:r>
      <w:r w:rsidRPr="000748C0">
        <w:rPr>
          <w:rFonts w:hint="cs"/>
          <w:color w:val="000000"/>
          <w:sz w:val="24"/>
          <w:szCs w:val="24"/>
          <w:rtl/>
          <w:rPrChange w:id="1378" w:author="Meryl Etman" w:date="2020-03-25T10:10:00Z">
            <w:rPr>
              <w:rFonts w:hint="cs"/>
              <w:color w:val="000000"/>
              <w:sz w:val="24"/>
              <w:szCs w:val="24"/>
              <w:rtl/>
            </w:rPr>
          </w:rPrChange>
        </w:rPr>
        <w:t>,</w:t>
      </w:r>
      <w:r w:rsidRPr="000748C0">
        <w:rPr>
          <w:color w:val="000000"/>
          <w:sz w:val="24"/>
          <w:szCs w:val="24"/>
          <w:rtl/>
          <w:rPrChange w:id="1379" w:author="Meryl Etman" w:date="2020-03-25T10:10:00Z">
            <w:rPr>
              <w:color w:val="000000"/>
              <w:sz w:val="24"/>
              <w:szCs w:val="24"/>
              <w:rtl/>
            </w:rPr>
          </w:rPrChange>
        </w:rPr>
        <w:t xml:space="preserve"> אשר לא י</w:t>
      </w:r>
      <w:r w:rsidRPr="000748C0">
        <w:rPr>
          <w:rFonts w:hint="cs"/>
          <w:color w:val="000000"/>
          <w:sz w:val="24"/>
          <w:szCs w:val="24"/>
          <w:rtl/>
          <w:rPrChange w:id="1380" w:author="Meryl Etman" w:date="2020-03-25T10:10:00Z">
            <w:rPr>
              <w:rFonts w:hint="cs"/>
              <w:color w:val="000000"/>
              <w:sz w:val="24"/>
              <w:szCs w:val="24"/>
              <w:rtl/>
            </w:rPr>
          </w:rPrChange>
        </w:rPr>
        <w:t>פחת</w:t>
      </w:r>
      <w:r w:rsidRPr="000748C0">
        <w:rPr>
          <w:color w:val="000000"/>
          <w:sz w:val="24"/>
          <w:szCs w:val="24"/>
          <w:rtl/>
          <w:rPrChange w:id="1381" w:author="Meryl Etman" w:date="2020-03-25T10:10:00Z">
            <w:rPr>
              <w:color w:val="000000"/>
              <w:sz w:val="24"/>
              <w:szCs w:val="24"/>
              <w:rtl/>
            </w:rPr>
          </w:rPrChange>
        </w:rPr>
        <w:t xml:space="preserve"> מ-</w:t>
      </w:r>
      <w:del w:id="1382" w:author="Meryl Etman" w:date="2020-03-22T12:08:00Z">
        <w:r w:rsidRPr="000748C0" w:rsidDel="00592981">
          <w:rPr>
            <w:color w:val="000000"/>
            <w:sz w:val="24"/>
            <w:szCs w:val="24"/>
            <w:rtl/>
            <w:rPrChange w:id="1383" w:author="Meryl Etman" w:date="2020-03-25T10:10:00Z">
              <w:rPr>
                <w:color w:val="000000"/>
                <w:sz w:val="24"/>
                <w:szCs w:val="24"/>
                <w:rtl/>
              </w:rPr>
            </w:rPrChange>
          </w:rPr>
          <w:delText xml:space="preserve">21 </w:delText>
        </w:r>
      </w:del>
      <w:ins w:id="1384" w:author="Meryl Etman" w:date="2020-03-22T12:08:00Z">
        <w:r w:rsidR="00592981" w:rsidRPr="000748C0">
          <w:rPr>
            <w:color w:val="000000"/>
            <w:sz w:val="24"/>
            <w:szCs w:val="24"/>
            <w:rtl/>
            <w:rPrChange w:id="1385" w:author="Meryl Etman" w:date="2020-03-25T10:10:00Z">
              <w:rPr>
                <w:color w:val="000000"/>
                <w:sz w:val="24"/>
                <w:szCs w:val="24"/>
                <w:rtl/>
              </w:rPr>
            </w:rPrChange>
          </w:rPr>
          <w:t xml:space="preserve">30 </w:t>
        </w:r>
      </w:ins>
      <w:r w:rsidRPr="000748C0">
        <w:rPr>
          <w:color w:val="000000"/>
          <w:sz w:val="24"/>
          <w:szCs w:val="24"/>
          <w:rtl/>
          <w:rPrChange w:id="1386" w:author="Meryl Etman" w:date="2020-03-25T10:10:00Z">
            <w:rPr>
              <w:color w:val="000000"/>
              <w:sz w:val="24"/>
              <w:szCs w:val="24"/>
              <w:rtl/>
            </w:rPr>
          </w:rPrChange>
        </w:rPr>
        <w:t>ימים מיום משלוחה (להלן - "</w:t>
      </w:r>
      <w:r w:rsidRPr="000748C0">
        <w:rPr>
          <w:b/>
          <w:bCs/>
          <w:color w:val="000000"/>
          <w:sz w:val="24"/>
          <w:szCs w:val="24"/>
          <w:rtl/>
          <w:rPrChange w:id="1387" w:author="Meryl Etman" w:date="2020-03-25T10:10:00Z">
            <w:rPr>
              <w:b/>
              <w:bCs/>
              <w:color w:val="000000"/>
              <w:sz w:val="24"/>
              <w:szCs w:val="24"/>
              <w:rtl/>
            </w:rPr>
          </w:rPrChange>
        </w:rPr>
        <w:t>תאריך הפסקת השרות</w:t>
      </w:r>
      <w:r w:rsidRPr="000748C0">
        <w:rPr>
          <w:color w:val="000000"/>
          <w:sz w:val="24"/>
          <w:szCs w:val="24"/>
          <w:rtl/>
          <w:rPrChange w:id="1388" w:author="Meryl Etman" w:date="2020-03-25T10:10:00Z">
            <w:rPr>
              <w:color w:val="000000"/>
              <w:sz w:val="24"/>
              <w:szCs w:val="24"/>
              <w:rtl/>
            </w:rPr>
          </w:rPrChange>
        </w:rPr>
        <w:t>").</w:t>
      </w:r>
    </w:p>
    <w:p w14:paraId="3EF44196" w14:textId="77777777" w:rsidR="00EB5A81" w:rsidRPr="000748C0" w:rsidRDefault="00EB5A81" w:rsidP="00EB5A81">
      <w:pPr>
        <w:ind w:left="1560" w:hanging="700"/>
        <w:jc w:val="both"/>
        <w:rPr>
          <w:color w:val="000000"/>
          <w:sz w:val="24"/>
          <w:szCs w:val="24"/>
          <w:rtl/>
          <w:rPrChange w:id="1389" w:author="Meryl Etman" w:date="2020-03-25T10:10:00Z">
            <w:rPr>
              <w:color w:val="000000"/>
              <w:sz w:val="24"/>
              <w:szCs w:val="24"/>
              <w:rtl/>
            </w:rPr>
          </w:rPrChange>
        </w:rPr>
      </w:pPr>
    </w:p>
    <w:p w14:paraId="3B84FE98" w14:textId="77777777" w:rsidR="00EB5A81" w:rsidRPr="000748C0" w:rsidRDefault="00EB5A81" w:rsidP="00EB5A81">
      <w:pPr>
        <w:pStyle w:val="2"/>
        <w:keepNext w:val="0"/>
        <w:numPr>
          <w:ilvl w:val="1"/>
          <w:numId w:val="15"/>
        </w:numPr>
        <w:tabs>
          <w:tab w:val="left" w:pos="1440"/>
        </w:tabs>
        <w:ind w:left="1460"/>
        <w:jc w:val="both"/>
        <w:rPr>
          <w:bCs w:val="0"/>
          <w:sz w:val="24"/>
          <w:rPrChange w:id="1390" w:author="Meryl Etman" w:date="2020-03-25T10:10:00Z">
            <w:rPr>
              <w:bCs w:val="0"/>
              <w:sz w:val="24"/>
            </w:rPr>
          </w:rPrChange>
        </w:rPr>
      </w:pPr>
      <w:r w:rsidRPr="000748C0">
        <w:rPr>
          <w:bCs w:val="0"/>
          <w:sz w:val="24"/>
          <w:rtl/>
          <w:rPrChange w:id="1391" w:author="Meryl Etman" w:date="2020-03-25T10:10:00Z">
            <w:rPr>
              <w:bCs w:val="0"/>
              <w:sz w:val="24"/>
              <w:rtl/>
            </w:rPr>
          </w:rPrChange>
        </w:rPr>
        <w:t>הובא חוזה</w:t>
      </w:r>
      <w:r w:rsidRPr="000748C0">
        <w:rPr>
          <w:rFonts w:hint="cs"/>
          <w:bCs w:val="0"/>
          <w:sz w:val="24"/>
          <w:rtl/>
          <w:rPrChange w:id="1392" w:author="Meryl Etman" w:date="2020-03-25T10:10:00Z">
            <w:rPr>
              <w:rFonts w:hint="cs"/>
              <w:bCs w:val="0"/>
              <w:sz w:val="24"/>
              <w:rtl/>
            </w:rPr>
          </w:rPrChange>
        </w:rPr>
        <w:t xml:space="preserve"> זה</w:t>
      </w:r>
      <w:r w:rsidRPr="000748C0">
        <w:rPr>
          <w:bCs w:val="0"/>
          <w:sz w:val="24"/>
          <w:rtl/>
          <w:rPrChange w:id="1393" w:author="Meryl Etman" w:date="2020-03-25T10:10:00Z">
            <w:rPr>
              <w:bCs w:val="0"/>
              <w:sz w:val="24"/>
              <w:rtl/>
            </w:rPr>
          </w:rPrChange>
        </w:rPr>
        <w:t xml:space="preserve"> לידי גמר כאמור בס</w:t>
      </w:r>
      <w:r w:rsidRPr="000748C0">
        <w:rPr>
          <w:rFonts w:hint="cs"/>
          <w:bCs w:val="0"/>
          <w:sz w:val="24"/>
          <w:rtl/>
          <w:rPrChange w:id="1394" w:author="Meryl Etman" w:date="2020-03-25T10:10:00Z">
            <w:rPr>
              <w:rFonts w:hint="cs"/>
              <w:bCs w:val="0"/>
              <w:sz w:val="24"/>
              <w:rtl/>
            </w:rPr>
          </w:rPrChange>
        </w:rPr>
        <w:t>"ק</w:t>
      </w:r>
      <w:r w:rsidRPr="000748C0">
        <w:rPr>
          <w:bCs w:val="0"/>
          <w:sz w:val="24"/>
          <w:rtl/>
          <w:rPrChange w:id="1395" w:author="Meryl Etman" w:date="2020-03-25T10:10:00Z">
            <w:rPr>
              <w:bCs w:val="0"/>
              <w:sz w:val="24"/>
              <w:rtl/>
            </w:rPr>
          </w:rPrChange>
        </w:rPr>
        <w:t xml:space="preserve"> 9.1 לעיל</w:t>
      </w:r>
      <w:r w:rsidRPr="000748C0">
        <w:rPr>
          <w:rFonts w:hint="cs"/>
          <w:bCs w:val="0"/>
          <w:sz w:val="24"/>
          <w:rtl/>
          <w:rPrChange w:id="1396" w:author="Meryl Etman" w:date="2020-03-25T10:10:00Z">
            <w:rPr>
              <w:rFonts w:hint="cs"/>
              <w:bCs w:val="0"/>
              <w:sz w:val="24"/>
              <w:rtl/>
            </w:rPr>
          </w:rPrChange>
        </w:rPr>
        <w:t>,</w:t>
      </w:r>
      <w:r w:rsidRPr="000748C0">
        <w:rPr>
          <w:bCs w:val="0"/>
          <w:sz w:val="24"/>
          <w:rtl/>
          <w:rPrChange w:id="1397" w:author="Meryl Etman" w:date="2020-03-25T10:10:00Z">
            <w:rPr>
              <w:bCs w:val="0"/>
              <w:sz w:val="24"/>
              <w:rtl/>
            </w:rPr>
          </w:rPrChange>
        </w:rPr>
        <w:t xml:space="preserve"> יהא השכר שמגיע למפקח עד לתאריך הפסקת השירות ע</w:t>
      </w:r>
      <w:r w:rsidRPr="000748C0">
        <w:rPr>
          <w:rFonts w:hint="cs"/>
          <w:bCs w:val="0"/>
          <w:sz w:val="24"/>
          <w:rtl/>
          <w:rPrChange w:id="1398" w:author="Meryl Etman" w:date="2020-03-25T10:10:00Z">
            <w:rPr>
              <w:rFonts w:hint="cs"/>
              <w:bCs w:val="0"/>
              <w:sz w:val="24"/>
              <w:rtl/>
            </w:rPr>
          </w:rPrChange>
        </w:rPr>
        <w:t>ל פי</w:t>
      </w:r>
      <w:r w:rsidRPr="000748C0">
        <w:rPr>
          <w:bCs w:val="0"/>
          <w:sz w:val="24"/>
          <w:rtl/>
          <w:rPrChange w:id="1399" w:author="Meryl Etman" w:date="2020-03-25T10:10:00Z">
            <w:rPr>
              <w:bCs w:val="0"/>
              <w:sz w:val="24"/>
              <w:rtl/>
            </w:rPr>
          </w:rPrChange>
        </w:rPr>
        <w:t xml:space="preserve"> חוזה זה, שכר סופי, ולמפקח לא יגיע מהמזמין מאום מעבר לכך. עם הבאת החוזה </w:t>
      </w:r>
      <w:r w:rsidRPr="000748C0">
        <w:rPr>
          <w:rFonts w:hint="cs"/>
          <w:bCs w:val="0"/>
          <w:sz w:val="24"/>
          <w:rtl/>
          <w:rPrChange w:id="1400" w:author="Meryl Etman" w:date="2020-03-25T10:10:00Z">
            <w:rPr>
              <w:rFonts w:hint="cs"/>
              <w:bCs w:val="0"/>
              <w:sz w:val="24"/>
              <w:rtl/>
            </w:rPr>
          </w:rPrChange>
        </w:rPr>
        <w:t>לי</w:t>
      </w:r>
      <w:r w:rsidRPr="000748C0">
        <w:rPr>
          <w:bCs w:val="0"/>
          <w:sz w:val="24"/>
          <w:rtl/>
          <w:rPrChange w:id="1401" w:author="Meryl Etman" w:date="2020-03-25T10:10:00Z">
            <w:rPr>
              <w:bCs w:val="0"/>
              <w:sz w:val="24"/>
              <w:rtl/>
            </w:rPr>
          </w:rPrChange>
        </w:rPr>
        <w:t>די גמר כאמור, ישלם המזמין למפקח שכר בעד אותו שלב משרותי המפקח שב</w:t>
      </w:r>
      <w:r w:rsidRPr="000748C0">
        <w:rPr>
          <w:rFonts w:hint="cs"/>
          <w:bCs w:val="0"/>
          <w:sz w:val="24"/>
          <w:rtl/>
          <w:rPrChange w:id="1402" w:author="Meryl Etman" w:date="2020-03-25T10:10:00Z">
            <w:rPr>
              <w:rFonts w:hint="cs"/>
              <w:bCs w:val="0"/>
              <w:sz w:val="24"/>
              <w:rtl/>
            </w:rPr>
          </w:rPrChange>
        </w:rPr>
        <w:t>ו</w:t>
      </w:r>
      <w:r w:rsidRPr="000748C0">
        <w:rPr>
          <w:bCs w:val="0"/>
          <w:sz w:val="24"/>
          <w:rtl/>
          <w:rPrChange w:id="1403" w:author="Meryl Etman" w:date="2020-03-25T10:10:00Z">
            <w:rPr>
              <w:bCs w:val="0"/>
              <w:sz w:val="24"/>
              <w:rtl/>
            </w:rPr>
          </w:rPrChange>
        </w:rPr>
        <w:t>צע עד לתאריך הפסקת השרות וזאת לפי הש</w:t>
      </w:r>
      <w:r w:rsidRPr="000748C0">
        <w:rPr>
          <w:rFonts w:hint="cs"/>
          <w:bCs w:val="0"/>
          <w:sz w:val="24"/>
          <w:rtl/>
          <w:rPrChange w:id="1404" w:author="Meryl Etman" w:date="2020-03-25T10:10:00Z">
            <w:rPr>
              <w:rFonts w:hint="cs"/>
              <w:bCs w:val="0"/>
              <w:sz w:val="24"/>
              <w:rtl/>
            </w:rPr>
          </w:rPrChange>
        </w:rPr>
        <w:t>י</w:t>
      </w:r>
      <w:r w:rsidRPr="000748C0">
        <w:rPr>
          <w:bCs w:val="0"/>
          <w:sz w:val="24"/>
          <w:rtl/>
          <w:rPrChange w:id="1405" w:author="Meryl Etman" w:date="2020-03-25T10:10:00Z">
            <w:rPr>
              <w:bCs w:val="0"/>
              <w:sz w:val="24"/>
              <w:rtl/>
            </w:rPr>
          </w:rPrChange>
        </w:rPr>
        <w:t xml:space="preserve">עור המפורט בנספח </w:t>
      </w:r>
      <w:r w:rsidRPr="000748C0">
        <w:rPr>
          <w:rFonts w:hint="cs"/>
          <w:bCs w:val="0"/>
          <w:sz w:val="24"/>
          <w:rtl/>
          <w:rPrChange w:id="1406" w:author="Meryl Etman" w:date="2020-03-25T10:10:00Z">
            <w:rPr>
              <w:rFonts w:hint="cs"/>
              <w:bCs w:val="0"/>
              <w:sz w:val="24"/>
              <w:rtl/>
            </w:rPr>
          </w:rPrChange>
        </w:rPr>
        <w:t>ו'</w:t>
      </w:r>
      <w:r w:rsidRPr="000748C0">
        <w:rPr>
          <w:bCs w:val="0"/>
          <w:sz w:val="24"/>
          <w:rtl/>
          <w:rPrChange w:id="1407" w:author="Meryl Etman" w:date="2020-03-25T10:10:00Z">
            <w:rPr>
              <w:bCs w:val="0"/>
              <w:sz w:val="24"/>
              <w:rtl/>
            </w:rPr>
          </w:rPrChange>
        </w:rPr>
        <w:t xml:space="preserve">. במקרה שבוצע חלק של שלב - ישולם חלק יחסי מתאים מהשכר הקבוע בנספח </w:t>
      </w:r>
      <w:r w:rsidRPr="000748C0">
        <w:rPr>
          <w:rFonts w:hint="cs"/>
          <w:bCs w:val="0"/>
          <w:sz w:val="24"/>
          <w:rtl/>
          <w:rPrChange w:id="1408" w:author="Meryl Etman" w:date="2020-03-25T10:10:00Z">
            <w:rPr>
              <w:rFonts w:hint="cs"/>
              <w:bCs w:val="0"/>
              <w:sz w:val="24"/>
              <w:rtl/>
            </w:rPr>
          </w:rPrChange>
        </w:rPr>
        <w:t>ו'</w:t>
      </w:r>
      <w:r w:rsidRPr="000748C0">
        <w:rPr>
          <w:bCs w:val="0"/>
          <w:sz w:val="24"/>
          <w:rtl/>
          <w:rPrChange w:id="1409" w:author="Meryl Etman" w:date="2020-03-25T10:10:00Z">
            <w:rPr>
              <w:bCs w:val="0"/>
              <w:sz w:val="24"/>
              <w:rtl/>
            </w:rPr>
          </w:rPrChange>
        </w:rPr>
        <w:t xml:space="preserve"> כאמור לאותו שלב.</w:t>
      </w:r>
    </w:p>
    <w:p w14:paraId="7827E4A8" w14:textId="77777777" w:rsidR="00EB5A81" w:rsidRPr="000748C0" w:rsidRDefault="00EB5A81" w:rsidP="00EB5A81">
      <w:pPr>
        <w:pStyle w:val="2"/>
        <w:ind w:left="1440"/>
        <w:jc w:val="both"/>
        <w:rPr>
          <w:bCs w:val="0"/>
          <w:sz w:val="24"/>
          <w:rtl/>
          <w:rPrChange w:id="1410" w:author="Meryl Etman" w:date="2020-03-25T10:10:00Z">
            <w:rPr>
              <w:bCs w:val="0"/>
              <w:sz w:val="24"/>
              <w:rtl/>
            </w:rPr>
          </w:rPrChange>
        </w:rPr>
      </w:pPr>
    </w:p>
    <w:p w14:paraId="2D7C0043" w14:textId="77777777" w:rsidR="00EB5A81" w:rsidRPr="000748C0" w:rsidRDefault="00EB5A81" w:rsidP="00EB5A81">
      <w:pPr>
        <w:pStyle w:val="2"/>
        <w:keepNext w:val="0"/>
        <w:numPr>
          <w:ilvl w:val="1"/>
          <w:numId w:val="15"/>
        </w:numPr>
        <w:tabs>
          <w:tab w:val="left" w:pos="1440"/>
        </w:tabs>
        <w:ind w:left="1460"/>
        <w:jc w:val="both"/>
        <w:rPr>
          <w:bCs w:val="0"/>
          <w:sz w:val="24"/>
          <w:rPrChange w:id="1411" w:author="Meryl Etman" w:date="2020-03-25T10:10:00Z">
            <w:rPr>
              <w:bCs w:val="0"/>
              <w:sz w:val="24"/>
            </w:rPr>
          </w:rPrChange>
        </w:rPr>
      </w:pPr>
      <w:r w:rsidRPr="000748C0">
        <w:rPr>
          <w:bCs w:val="0"/>
          <w:sz w:val="24"/>
          <w:rtl/>
          <w:rPrChange w:id="1412" w:author="Meryl Etman" w:date="2020-03-25T10:10:00Z">
            <w:rPr>
              <w:bCs w:val="0"/>
              <w:sz w:val="24"/>
              <w:rtl/>
            </w:rPr>
          </w:rPrChange>
        </w:rPr>
        <w:t xml:space="preserve">הודעה בדבר הבאת </w:t>
      </w:r>
      <w:r w:rsidRPr="000748C0">
        <w:rPr>
          <w:rFonts w:hint="cs"/>
          <w:bCs w:val="0"/>
          <w:sz w:val="24"/>
          <w:rtl/>
          <w:rPrChange w:id="1413" w:author="Meryl Etman" w:date="2020-03-25T10:10:00Z">
            <w:rPr>
              <w:rFonts w:hint="cs"/>
              <w:bCs w:val="0"/>
              <w:sz w:val="24"/>
              <w:rtl/>
            </w:rPr>
          </w:rPrChange>
        </w:rPr>
        <w:t>חוזה זה</w:t>
      </w:r>
      <w:r w:rsidRPr="000748C0">
        <w:rPr>
          <w:bCs w:val="0"/>
          <w:sz w:val="24"/>
          <w:rtl/>
          <w:rPrChange w:id="1414" w:author="Meryl Etman" w:date="2020-03-25T10:10:00Z">
            <w:rPr>
              <w:bCs w:val="0"/>
              <w:sz w:val="24"/>
              <w:rtl/>
            </w:rPr>
          </w:rPrChange>
        </w:rPr>
        <w:t xml:space="preserve"> לידי גמר כאמור בס</w:t>
      </w:r>
      <w:r w:rsidRPr="000748C0">
        <w:rPr>
          <w:rFonts w:hint="cs"/>
          <w:bCs w:val="0"/>
          <w:sz w:val="24"/>
          <w:rtl/>
          <w:rPrChange w:id="1415" w:author="Meryl Etman" w:date="2020-03-25T10:10:00Z">
            <w:rPr>
              <w:rFonts w:hint="cs"/>
              <w:bCs w:val="0"/>
              <w:sz w:val="24"/>
              <w:rtl/>
            </w:rPr>
          </w:rPrChange>
        </w:rPr>
        <w:t>"ק</w:t>
      </w:r>
      <w:r w:rsidRPr="000748C0">
        <w:rPr>
          <w:bCs w:val="0"/>
          <w:sz w:val="24"/>
          <w:rtl/>
          <w:rPrChange w:id="1416" w:author="Meryl Etman" w:date="2020-03-25T10:10:00Z">
            <w:rPr>
              <w:bCs w:val="0"/>
              <w:sz w:val="24"/>
              <w:rtl/>
            </w:rPr>
          </w:rPrChange>
        </w:rPr>
        <w:t xml:space="preserve"> 9.1 לעיל</w:t>
      </w:r>
      <w:r w:rsidRPr="000748C0">
        <w:rPr>
          <w:rFonts w:hint="cs"/>
          <w:bCs w:val="0"/>
          <w:sz w:val="24"/>
          <w:rtl/>
          <w:rPrChange w:id="1417" w:author="Meryl Etman" w:date="2020-03-25T10:10:00Z">
            <w:rPr>
              <w:rFonts w:hint="cs"/>
              <w:bCs w:val="0"/>
              <w:sz w:val="24"/>
              <w:rtl/>
            </w:rPr>
          </w:rPrChange>
        </w:rPr>
        <w:t>,</w:t>
      </w:r>
      <w:r w:rsidRPr="000748C0">
        <w:rPr>
          <w:bCs w:val="0"/>
          <w:sz w:val="24"/>
          <w:rtl/>
          <w:rPrChange w:id="1418" w:author="Meryl Etman" w:date="2020-03-25T10:10:00Z">
            <w:rPr>
              <w:bCs w:val="0"/>
              <w:sz w:val="24"/>
              <w:rtl/>
            </w:rPr>
          </w:rPrChange>
        </w:rPr>
        <w:t xml:space="preserve"> לא תשמש עילה למפקח לתביעת פ</w:t>
      </w:r>
      <w:r w:rsidRPr="000748C0">
        <w:rPr>
          <w:rFonts w:hint="cs"/>
          <w:bCs w:val="0"/>
          <w:sz w:val="24"/>
          <w:rtl/>
          <w:rPrChange w:id="1419" w:author="Meryl Etman" w:date="2020-03-25T10:10:00Z">
            <w:rPr>
              <w:rFonts w:hint="cs"/>
              <w:bCs w:val="0"/>
              <w:sz w:val="24"/>
              <w:rtl/>
            </w:rPr>
          </w:rPrChange>
        </w:rPr>
        <w:t>י</w:t>
      </w:r>
      <w:r w:rsidRPr="000748C0">
        <w:rPr>
          <w:bCs w:val="0"/>
          <w:sz w:val="24"/>
          <w:rtl/>
          <w:rPrChange w:id="1420" w:author="Meryl Etman" w:date="2020-03-25T10:10:00Z">
            <w:rPr>
              <w:bCs w:val="0"/>
              <w:sz w:val="24"/>
              <w:rtl/>
            </w:rPr>
          </w:rPrChange>
        </w:rPr>
        <w:t xml:space="preserve">צויים כלשהם </w:t>
      </w:r>
      <w:r w:rsidRPr="000748C0">
        <w:rPr>
          <w:rFonts w:hint="cs"/>
          <w:bCs w:val="0"/>
          <w:sz w:val="24"/>
          <w:rtl/>
          <w:rPrChange w:id="1421" w:author="Meryl Etman" w:date="2020-03-25T10:10:00Z">
            <w:rPr>
              <w:rFonts w:hint="cs"/>
              <w:bCs w:val="0"/>
              <w:sz w:val="24"/>
              <w:rtl/>
            </w:rPr>
          </w:rPrChange>
        </w:rPr>
        <w:t>ו/</w:t>
      </w:r>
      <w:r w:rsidRPr="000748C0">
        <w:rPr>
          <w:bCs w:val="0"/>
          <w:sz w:val="24"/>
          <w:rtl/>
          <w:rPrChange w:id="1422" w:author="Meryl Etman" w:date="2020-03-25T10:10:00Z">
            <w:rPr>
              <w:bCs w:val="0"/>
              <w:sz w:val="24"/>
              <w:rtl/>
            </w:rPr>
          </w:rPrChange>
        </w:rPr>
        <w:t xml:space="preserve">או לטענה </w:t>
      </w:r>
      <w:r w:rsidRPr="000748C0">
        <w:rPr>
          <w:rFonts w:hint="cs"/>
          <w:bCs w:val="0"/>
          <w:sz w:val="24"/>
          <w:rtl/>
          <w:rPrChange w:id="1423" w:author="Meryl Etman" w:date="2020-03-25T10:10:00Z">
            <w:rPr>
              <w:rFonts w:hint="cs"/>
              <w:bCs w:val="0"/>
              <w:sz w:val="24"/>
              <w:rtl/>
            </w:rPr>
          </w:rPrChange>
        </w:rPr>
        <w:t>ו/</w:t>
      </w:r>
      <w:r w:rsidRPr="000748C0">
        <w:rPr>
          <w:bCs w:val="0"/>
          <w:sz w:val="24"/>
          <w:rtl/>
          <w:rPrChange w:id="1424" w:author="Meryl Etman" w:date="2020-03-25T10:10:00Z">
            <w:rPr>
              <w:bCs w:val="0"/>
              <w:sz w:val="24"/>
              <w:rtl/>
            </w:rPr>
          </w:rPrChange>
        </w:rPr>
        <w:t>או תביעה כ</w:t>
      </w:r>
      <w:r w:rsidRPr="000748C0">
        <w:rPr>
          <w:rFonts w:hint="cs"/>
          <w:bCs w:val="0"/>
          <w:sz w:val="24"/>
          <w:rtl/>
          <w:rPrChange w:id="1425" w:author="Meryl Etman" w:date="2020-03-25T10:10:00Z">
            <w:rPr>
              <w:rFonts w:hint="cs"/>
              <w:bCs w:val="0"/>
              <w:sz w:val="24"/>
              <w:rtl/>
            </w:rPr>
          </w:rPrChange>
        </w:rPr>
        <w:t>זו או אחרת</w:t>
      </w:r>
      <w:r w:rsidRPr="000748C0">
        <w:rPr>
          <w:bCs w:val="0"/>
          <w:sz w:val="24"/>
          <w:rtl/>
          <w:rPrChange w:id="1426" w:author="Meryl Etman" w:date="2020-03-25T10:10:00Z">
            <w:rPr>
              <w:bCs w:val="0"/>
              <w:sz w:val="24"/>
              <w:rtl/>
            </w:rPr>
          </w:rPrChange>
        </w:rPr>
        <w:t>, בכפוף לאמור בס</w:t>
      </w:r>
      <w:r w:rsidRPr="000748C0">
        <w:rPr>
          <w:rFonts w:hint="cs"/>
          <w:bCs w:val="0"/>
          <w:sz w:val="24"/>
          <w:rtl/>
          <w:rPrChange w:id="1427" w:author="Meryl Etman" w:date="2020-03-25T10:10:00Z">
            <w:rPr>
              <w:rFonts w:hint="cs"/>
              <w:bCs w:val="0"/>
              <w:sz w:val="24"/>
              <w:rtl/>
            </w:rPr>
          </w:rPrChange>
        </w:rPr>
        <w:t>"ק</w:t>
      </w:r>
      <w:r w:rsidRPr="000748C0">
        <w:rPr>
          <w:bCs w:val="0"/>
          <w:sz w:val="24"/>
          <w:rtl/>
          <w:rPrChange w:id="1428" w:author="Meryl Etman" w:date="2020-03-25T10:10:00Z">
            <w:rPr>
              <w:bCs w:val="0"/>
              <w:sz w:val="24"/>
              <w:rtl/>
            </w:rPr>
          </w:rPrChange>
        </w:rPr>
        <w:t xml:space="preserve"> 9.2 לעיל והשכר שישולם לפי ס</w:t>
      </w:r>
      <w:r w:rsidRPr="000748C0">
        <w:rPr>
          <w:rFonts w:hint="cs"/>
          <w:bCs w:val="0"/>
          <w:sz w:val="24"/>
          <w:rtl/>
          <w:rPrChange w:id="1429" w:author="Meryl Etman" w:date="2020-03-25T10:10:00Z">
            <w:rPr>
              <w:rFonts w:hint="cs"/>
              <w:bCs w:val="0"/>
              <w:sz w:val="24"/>
              <w:rtl/>
            </w:rPr>
          </w:rPrChange>
        </w:rPr>
        <w:t>"ק</w:t>
      </w:r>
      <w:r w:rsidRPr="000748C0">
        <w:rPr>
          <w:bCs w:val="0"/>
          <w:sz w:val="24"/>
          <w:rtl/>
          <w:rPrChange w:id="1430" w:author="Meryl Etman" w:date="2020-03-25T10:10:00Z">
            <w:rPr>
              <w:bCs w:val="0"/>
              <w:sz w:val="24"/>
              <w:rtl/>
            </w:rPr>
          </w:rPrChange>
        </w:rPr>
        <w:t xml:space="preserve"> 9.2 לעיל י</w:t>
      </w:r>
      <w:r w:rsidRPr="000748C0">
        <w:rPr>
          <w:rFonts w:hint="cs"/>
          <w:bCs w:val="0"/>
          <w:sz w:val="24"/>
          <w:rtl/>
          <w:rPrChange w:id="1431" w:author="Meryl Etman" w:date="2020-03-25T10:10:00Z">
            <w:rPr>
              <w:rFonts w:hint="cs"/>
              <w:bCs w:val="0"/>
              <w:sz w:val="24"/>
              <w:rtl/>
            </w:rPr>
          </w:rPrChange>
        </w:rPr>
        <w:t>שמש</w:t>
      </w:r>
      <w:r w:rsidRPr="000748C0">
        <w:rPr>
          <w:bCs w:val="0"/>
          <w:sz w:val="24"/>
          <w:rtl/>
          <w:rPrChange w:id="1432" w:author="Meryl Etman" w:date="2020-03-25T10:10:00Z">
            <w:rPr>
              <w:bCs w:val="0"/>
              <w:sz w:val="24"/>
              <w:rtl/>
            </w:rPr>
          </w:rPrChange>
        </w:rPr>
        <w:t xml:space="preserve"> לס</w:t>
      </w:r>
      <w:r w:rsidRPr="000748C0">
        <w:rPr>
          <w:rFonts w:hint="cs"/>
          <w:bCs w:val="0"/>
          <w:sz w:val="24"/>
          <w:rtl/>
          <w:rPrChange w:id="1433" w:author="Meryl Etman" w:date="2020-03-25T10:10:00Z">
            <w:rPr>
              <w:rFonts w:hint="cs"/>
              <w:bCs w:val="0"/>
              <w:sz w:val="24"/>
              <w:rtl/>
            </w:rPr>
          </w:rPrChange>
        </w:rPr>
        <w:t>י</w:t>
      </w:r>
      <w:r w:rsidRPr="000748C0">
        <w:rPr>
          <w:bCs w:val="0"/>
          <w:sz w:val="24"/>
          <w:rtl/>
          <w:rPrChange w:id="1434" w:author="Meryl Etman" w:date="2020-03-25T10:10:00Z">
            <w:rPr>
              <w:bCs w:val="0"/>
              <w:sz w:val="24"/>
              <w:rtl/>
            </w:rPr>
          </w:rPrChange>
        </w:rPr>
        <w:t>לוק כל המגיע למפקח מהמזמין לפי חוזה</w:t>
      </w:r>
      <w:r w:rsidRPr="000748C0">
        <w:rPr>
          <w:rFonts w:hint="cs"/>
          <w:bCs w:val="0"/>
          <w:sz w:val="24"/>
          <w:rtl/>
          <w:rPrChange w:id="1435" w:author="Meryl Etman" w:date="2020-03-25T10:10:00Z">
            <w:rPr>
              <w:rFonts w:hint="cs"/>
              <w:bCs w:val="0"/>
              <w:sz w:val="24"/>
              <w:rtl/>
            </w:rPr>
          </w:rPrChange>
        </w:rPr>
        <w:t xml:space="preserve"> זה</w:t>
      </w:r>
      <w:r w:rsidRPr="000748C0">
        <w:rPr>
          <w:bCs w:val="0"/>
          <w:sz w:val="24"/>
          <w:rtl/>
          <w:rPrChange w:id="1436" w:author="Meryl Etman" w:date="2020-03-25T10:10:00Z">
            <w:rPr>
              <w:bCs w:val="0"/>
              <w:sz w:val="24"/>
              <w:rtl/>
            </w:rPr>
          </w:rPrChange>
        </w:rPr>
        <w:t xml:space="preserve"> ו/או עקב הבאתו לידי גמר כאמור, בין </w:t>
      </w:r>
      <w:r w:rsidRPr="000748C0">
        <w:rPr>
          <w:rFonts w:hint="cs"/>
          <w:bCs w:val="0"/>
          <w:sz w:val="24"/>
          <w:rtl/>
          <w:rPrChange w:id="1437" w:author="Meryl Etman" w:date="2020-03-25T10:10:00Z">
            <w:rPr>
              <w:rFonts w:hint="cs"/>
              <w:bCs w:val="0"/>
              <w:sz w:val="24"/>
              <w:rtl/>
            </w:rPr>
          </w:rPrChange>
        </w:rPr>
        <w:t>על פי</w:t>
      </w:r>
      <w:r w:rsidRPr="000748C0">
        <w:rPr>
          <w:bCs w:val="0"/>
          <w:sz w:val="24"/>
          <w:rtl/>
          <w:rPrChange w:id="1438" w:author="Meryl Etman" w:date="2020-03-25T10:10:00Z">
            <w:rPr>
              <w:bCs w:val="0"/>
              <w:sz w:val="24"/>
              <w:rtl/>
            </w:rPr>
          </w:rPrChange>
        </w:rPr>
        <w:t xml:space="preserve"> החוזה ובין מכח כל עילה אחרת ו/או נוספת ע</w:t>
      </w:r>
      <w:r w:rsidRPr="000748C0">
        <w:rPr>
          <w:rFonts w:hint="cs"/>
          <w:bCs w:val="0"/>
          <w:sz w:val="24"/>
          <w:rtl/>
          <w:rPrChange w:id="1439" w:author="Meryl Etman" w:date="2020-03-25T10:10:00Z">
            <w:rPr>
              <w:rFonts w:hint="cs"/>
              <w:bCs w:val="0"/>
              <w:sz w:val="24"/>
              <w:rtl/>
            </w:rPr>
          </w:rPrChange>
        </w:rPr>
        <w:t>ל פי</w:t>
      </w:r>
      <w:r w:rsidRPr="000748C0">
        <w:rPr>
          <w:bCs w:val="0"/>
          <w:sz w:val="24"/>
          <w:rtl/>
          <w:rPrChange w:id="1440" w:author="Meryl Etman" w:date="2020-03-25T10:10:00Z">
            <w:rPr>
              <w:bCs w:val="0"/>
              <w:sz w:val="24"/>
              <w:rtl/>
            </w:rPr>
          </w:rPrChange>
        </w:rPr>
        <w:t xml:space="preserve"> הדין.</w:t>
      </w:r>
    </w:p>
    <w:p w14:paraId="0922CE4E" w14:textId="77777777" w:rsidR="00EB5A81" w:rsidRPr="000748C0" w:rsidRDefault="00EB5A81" w:rsidP="00EB5A81">
      <w:pPr>
        <w:pStyle w:val="2"/>
        <w:ind w:left="1440"/>
        <w:jc w:val="both"/>
        <w:rPr>
          <w:bCs w:val="0"/>
          <w:sz w:val="24"/>
          <w:rtl/>
          <w:rPrChange w:id="1441" w:author="Meryl Etman" w:date="2020-03-25T10:10:00Z">
            <w:rPr>
              <w:bCs w:val="0"/>
              <w:sz w:val="24"/>
              <w:rtl/>
            </w:rPr>
          </w:rPrChange>
        </w:rPr>
      </w:pPr>
    </w:p>
    <w:p w14:paraId="17513026" w14:textId="77777777" w:rsidR="00EB5A81" w:rsidRPr="000748C0" w:rsidRDefault="00EB5A81" w:rsidP="00EB5A81">
      <w:pPr>
        <w:pStyle w:val="2"/>
        <w:keepNext w:val="0"/>
        <w:numPr>
          <w:ilvl w:val="1"/>
          <w:numId w:val="15"/>
        </w:numPr>
        <w:tabs>
          <w:tab w:val="left" w:pos="1440"/>
        </w:tabs>
        <w:ind w:left="1460"/>
        <w:jc w:val="both"/>
        <w:rPr>
          <w:bCs w:val="0"/>
          <w:sz w:val="24"/>
          <w:rPrChange w:id="1442" w:author="Meryl Etman" w:date="2020-03-25T10:10:00Z">
            <w:rPr>
              <w:bCs w:val="0"/>
              <w:sz w:val="24"/>
            </w:rPr>
          </w:rPrChange>
        </w:rPr>
      </w:pPr>
      <w:r w:rsidRPr="000748C0">
        <w:rPr>
          <w:rFonts w:hint="cs"/>
          <w:bCs w:val="0"/>
          <w:sz w:val="24"/>
          <w:rtl/>
          <w:rPrChange w:id="1443" w:author="Meryl Etman" w:date="2020-03-25T10:10:00Z">
            <w:rPr>
              <w:rFonts w:hint="cs"/>
              <w:bCs w:val="0"/>
              <w:sz w:val="24"/>
              <w:rtl/>
            </w:rPr>
          </w:rPrChange>
        </w:rPr>
        <w:t>למזמין שמורה הזכות</w:t>
      </w:r>
      <w:r w:rsidRPr="000748C0">
        <w:rPr>
          <w:bCs w:val="0"/>
          <w:sz w:val="24"/>
          <w:rtl/>
          <w:rPrChange w:id="1444" w:author="Meryl Etman" w:date="2020-03-25T10:10:00Z">
            <w:rPr>
              <w:bCs w:val="0"/>
              <w:sz w:val="24"/>
              <w:rtl/>
            </w:rPr>
          </w:rPrChange>
        </w:rPr>
        <w:t xml:space="preserve">, בתוך 12 חודשים מיום הבאת </w:t>
      </w:r>
      <w:r w:rsidRPr="000748C0">
        <w:rPr>
          <w:rFonts w:hint="cs"/>
          <w:bCs w:val="0"/>
          <w:sz w:val="24"/>
          <w:rtl/>
          <w:rPrChange w:id="1445" w:author="Meryl Etman" w:date="2020-03-25T10:10:00Z">
            <w:rPr>
              <w:rFonts w:hint="cs"/>
              <w:bCs w:val="0"/>
              <w:sz w:val="24"/>
              <w:rtl/>
            </w:rPr>
          </w:rPrChange>
        </w:rPr>
        <w:t>חוזה זה</w:t>
      </w:r>
      <w:r w:rsidRPr="000748C0">
        <w:rPr>
          <w:bCs w:val="0"/>
          <w:sz w:val="24"/>
          <w:rtl/>
          <w:rPrChange w:id="1446" w:author="Meryl Etman" w:date="2020-03-25T10:10:00Z">
            <w:rPr>
              <w:bCs w:val="0"/>
              <w:sz w:val="24"/>
              <w:rtl/>
            </w:rPr>
          </w:rPrChange>
        </w:rPr>
        <w:t xml:space="preserve"> </w:t>
      </w:r>
      <w:r w:rsidRPr="000748C0">
        <w:rPr>
          <w:rFonts w:hint="cs"/>
          <w:bCs w:val="0"/>
          <w:sz w:val="24"/>
          <w:rtl/>
          <w:rPrChange w:id="1447" w:author="Meryl Etman" w:date="2020-03-25T10:10:00Z">
            <w:rPr>
              <w:rFonts w:hint="cs"/>
              <w:bCs w:val="0"/>
              <w:sz w:val="24"/>
              <w:rtl/>
            </w:rPr>
          </w:rPrChange>
        </w:rPr>
        <w:t>לידי</w:t>
      </w:r>
      <w:r w:rsidRPr="000748C0">
        <w:rPr>
          <w:bCs w:val="0"/>
          <w:sz w:val="24"/>
          <w:rtl/>
          <w:rPrChange w:id="1448" w:author="Meryl Etman" w:date="2020-03-25T10:10:00Z">
            <w:rPr>
              <w:bCs w:val="0"/>
              <w:sz w:val="24"/>
              <w:rtl/>
            </w:rPr>
          </w:rPrChange>
        </w:rPr>
        <w:t xml:space="preserve"> גמר כאמור, לחדש את החוזה</w:t>
      </w:r>
      <w:r w:rsidRPr="000748C0">
        <w:rPr>
          <w:rFonts w:hint="cs"/>
          <w:bCs w:val="0"/>
          <w:sz w:val="24"/>
          <w:rtl/>
          <w:rPrChange w:id="1449" w:author="Meryl Etman" w:date="2020-03-25T10:10:00Z">
            <w:rPr>
              <w:rFonts w:hint="cs"/>
              <w:bCs w:val="0"/>
              <w:sz w:val="24"/>
              <w:rtl/>
            </w:rPr>
          </w:rPrChange>
        </w:rPr>
        <w:t>.</w:t>
      </w:r>
      <w:r w:rsidRPr="000748C0">
        <w:rPr>
          <w:bCs w:val="0"/>
          <w:sz w:val="24"/>
          <w:rtl/>
          <w:rPrChange w:id="1450" w:author="Meryl Etman" w:date="2020-03-25T10:10:00Z">
            <w:rPr>
              <w:bCs w:val="0"/>
              <w:sz w:val="24"/>
              <w:rtl/>
            </w:rPr>
          </w:rPrChange>
        </w:rPr>
        <w:t xml:space="preserve"> במקרה כאמור</w:t>
      </w:r>
      <w:r w:rsidRPr="000748C0">
        <w:rPr>
          <w:rFonts w:hint="cs"/>
          <w:bCs w:val="0"/>
          <w:sz w:val="24"/>
          <w:rtl/>
          <w:rPrChange w:id="1451" w:author="Meryl Etman" w:date="2020-03-25T10:10:00Z">
            <w:rPr>
              <w:rFonts w:hint="cs"/>
              <w:bCs w:val="0"/>
              <w:sz w:val="24"/>
              <w:rtl/>
            </w:rPr>
          </w:rPrChange>
        </w:rPr>
        <w:t>,</w:t>
      </w:r>
      <w:r w:rsidRPr="000748C0">
        <w:rPr>
          <w:bCs w:val="0"/>
          <w:sz w:val="24"/>
          <w:rtl/>
          <w:rPrChange w:id="1452" w:author="Meryl Etman" w:date="2020-03-25T10:10:00Z">
            <w:rPr>
              <w:bCs w:val="0"/>
              <w:sz w:val="24"/>
              <w:rtl/>
            </w:rPr>
          </w:rPrChange>
        </w:rPr>
        <w:t xml:space="preserve"> יה</w:t>
      </w:r>
      <w:r w:rsidRPr="000748C0">
        <w:rPr>
          <w:rFonts w:hint="cs"/>
          <w:bCs w:val="0"/>
          <w:sz w:val="24"/>
          <w:rtl/>
          <w:rPrChange w:id="1453" w:author="Meryl Etman" w:date="2020-03-25T10:10:00Z">
            <w:rPr>
              <w:rFonts w:hint="cs"/>
              <w:bCs w:val="0"/>
              <w:sz w:val="24"/>
              <w:rtl/>
            </w:rPr>
          </w:rPrChange>
        </w:rPr>
        <w:t>א</w:t>
      </w:r>
      <w:r w:rsidRPr="000748C0">
        <w:rPr>
          <w:bCs w:val="0"/>
          <w:sz w:val="24"/>
          <w:rtl/>
          <w:rPrChange w:id="1454" w:author="Meryl Etman" w:date="2020-03-25T10:10:00Z">
            <w:rPr>
              <w:bCs w:val="0"/>
              <w:sz w:val="24"/>
              <w:rtl/>
            </w:rPr>
          </w:rPrChange>
        </w:rPr>
        <w:t xml:space="preserve"> המפקח חייב לחדש את מתן שרותי המפקח על פי חוזה</w:t>
      </w:r>
      <w:r w:rsidRPr="000748C0">
        <w:rPr>
          <w:rFonts w:hint="cs"/>
          <w:bCs w:val="0"/>
          <w:sz w:val="24"/>
          <w:rtl/>
          <w:rPrChange w:id="1455" w:author="Meryl Etman" w:date="2020-03-25T10:10:00Z">
            <w:rPr>
              <w:rFonts w:hint="cs"/>
              <w:bCs w:val="0"/>
              <w:sz w:val="24"/>
              <w:rtl/>
            </w:rPr>
          </w:rPrChange>
        </w:rPr>
        <w:t xml:space="preserve"> זה</w:t>
      </w:r>
      <w:r w:rsidRPr="000748C0">
        <w:rPr>
          <w:bCs w:val="0"/>
          <w:sz w:val="24"/>
          <w:rtl/>
          <w:rPrChange w:id="1456" w:author="Meryl Etman" w:date="2020-03-25T10:10:00Z">
            <w:rPr>
              <w:bCs w:val="0"/>
              <w:sz w:val="24"/>
              <w:rtl/>
            </w:rPr>
          </w:rPrChange>
        </w:rPr>
        <w:t>, לפי דרישת המזמין.</w:t>
      </w:r>
    </w:p>
    <w:p w14:paraId="20B0E2EB" w14:textId="77777777" w:rsidR="00EB5A81" w:rsidRPr="000748C0" w:rsidRDefault="00EB5A81" w:rsidP="00EB5A81">
      <w:pPr>
        <w:pStyle w:val="2"/>
        <w:jc w:val="both"/>
        <w:rPr>
          <w:bCs w:val="0"/>
          <w:sz w:val="24"/>
          <w:rtl/>
          <w:rPrChange w:id="1457" w:author="Meryl Etman" w:date="2020-03-25T10:10:00Z">
            <w:rPr>
              <w:bCs w:val="0"/>
              <w:sz w:val="24"/>
              <w:rtl/>
            </w:rPr>
          </w:rPrChange>
        </w:rPr>
      </w:pPr>
    </w:p>
    <w:p w14:paraId="3CFE254B" w14:textId="77777777" w:rsidR="00EB5A81" w:rsidRPr="000748C0" w:rsidRDefault="00EB5A81" w:rsidP="00EB5A81">
      <w:pPr>
        <w:pStyle w:val="2"/>
        <w:keepNext w:val="0"/>
        <w:numPr>
          <w:ilvl w:val="1"/>
          <w:numId w:val="15"/>
        </w:numPr>
        <w:tabs>
          <w:tab w:val="left" w:pos="1440"/>
        </w:tabs>
        <w:ind w:left="1460"/>
        <w:jc w:val="both"/>
        <w:rPr>
          <w:bCs w:val="0"/>
          <w:sz w:val="24"/>
          <w:rPrChange w:id="1458" w:author="Meryl Etman" w:date="2020-03-25T10:10:00Z">
            <w:rPr>
              <w:bCs w:val="0"/>
              <w:sz w:val="24"/>
            </w:rPr>
          </w:rPrChange>
        </w:rPr>
      </w:pPr>
      <w:r w:rsidRPr="000748C0">
        <w:rPr>
          <w:bCs w:val="0"/>
          <w:sz w:val="24"/>
          <w:rtl/>
          <w:rPrChange w:id="1459" w:author="Meryl Etman" w:date="2020-03-25T10:10:00Z">
            <w:rPr>
              <w:bCs w:val="0"/>
              <w:sz w:val="24"/>
              <w:rtl/>
            </w:rPr>
          </w:rPrChange>
        </w:rPr>
        <w:t>בכל מקרה של הבאת חוזה</w:t>
      </w:r>
      <w:r w:rsidRPr="000748C0">
        <w:rPr>
          <w:rFonts w:hint="cs"/>
          <w:bCs w:val="0"/>
          <w:sz w:val="24"/>
          <w:rtl/>
          <w:rPrChange w:id="1460" w:author="Meryl Etman" w:date="2020-03-25T10:10:00Z">
            <w:rPr>
              <w:rFonts w:hint="cs"/>
              <w:bCs w:val="0"/>
              <w:sz w:val="24"/>
              <w:rtl/>
            </w:rPr>
          </w:rPrChange>
        </w:rPr>
        <w:t xml:space="preserve"> זה לידי</w:t>
      </w:r>
      <w:r w:rsidRPr="000748C0">
        <w:rPr>
          <w:bCs w:val="0"/>
          <w:sz w:val="24"/>
          <w:rtl/>
          <w:rPrChange w:id="1461" w:author="Meryl Etman" w:date="2020-03-25T10:10:00Z">
            <w:rPr>
              <w:bCs w:val="0"/>
              <w:sz w:val="24"/>
              <w:rtl/>
            </w:rPr>
          </w:rPrChange>
        </w:rPr>
        <w:t xml:space="preserve"> גמר</w:t>
      </w:r>
      <w:r w:rsidRPr="000748C0">
        <w:rPr>
          <w:rFonts w:hint="cs"/>
          <w:bCs w:val="0"/>
          <w:sz w:val="24"/>
          <w:rtl/>
          <w:rPrChange w:id="1462" w:author="Meryl Etman" w:date="2020-03-25T10:10:00Z">
            <w:rPr>
              <w:rFonts w:hint="cs"/>
              <w:bCs w:val="0"/>
              <w:sz w:val="24"/>
              <w:rtl/>
            </w:rPr>
          </w:rPrChange>
        </w:rPr>
        <w:t>,</w:t>
      </w:r>
      <w:r w:rsidRPr="000748C0">
        <w:rPr>
          <w:bCs w:val="0"/>
          <w:sz w:val="24"/>
          <w:rtl/>
          <w:rPrChange w:id="1463" w:author="Meryl Etman" w:date="2020-03-25T10:10:00Z">
            <w:rPr>
              <w:bCs w:val="0"/>
              <w:sz w:val="24"/>
              <w:rtl/>
            </w:rPr>
          </w:rPrChange>
        </w:rPr>
        <w:t xml:space="preserve"> יהא המזמין זכאי למסור את ב</w:t>
      </w:r>
      <w:r w:rsidRPr="000748C0">
        <w:rPr>
          <w:rFonts w:hint="cs"/>
          <w:bCs w:val="0"/>
          <w:sz w:val="24"/>
          <w:rtl/>
          <w:rPrChange w:id="1464" w:author="Meryl Etman" w:date="2020-03-25T10:10:00Z">
            <w:rPr>
              <w:rFonts w:hint="cs"/>
              <w:bCs w:val="0"/>
              <w:sz w:val="24"/>
              <w:rtl/>
            </w:rPr>
          </w:rPrChange>
        </w:rPr>
        <w:t>י</w:t>
      </w:r>
      <w:r w:rsidRPr="000748C0">
        <w:rPr>
          <w:bCs w:val="0"/>
          <w:sz w:val="24"/>
          <w:rtl/>
          <w:rPrChange w:id="1465" w:author="Meryl Etman" w:date="2020-03-25T10:10:00Z">
            <w:rPr>
              <w:bCs w:val="0"/>
              <w:sz w:val="24"/>
              <w:rtl/>
            </w:rPr>
          </w:rPrChange>
        </w:rPr>
        <w:t xml:space="preserve">צוע המשך שרותי המפקח לאחר, ולהשתמש ללא הגבלה בשרותי המפקח שבוצעו עד לאותו מועד והמפקח </w:t>
      </w:r>
      <w:r w:rsidRPr="000748C0">
        <w:rPr>
          <w:rFonts w:hint="cs"/>
          <w:bCs w:val="0"/>
          <w:sz w:val="24"/>
          <w:rtl/>
          <w:rPrChange w:id="1466" w:author="Meryl Etman" w:date="2020-03-25T10:10:00Z">
            <w:rPr>
              <w:rFonts w:hint="cs"/>
              <w:bCs w:val="0"/>
              <w:sz w:val="24"/>
              <w:rtl/>
            </w:rPr>
          </w:rPrChange>
        </w:rPr>
        <w:t>נותן את הסכמתו מראש</w:t>
      </w:r>
      <w:r w:rsidRPr="000748C0">
        <w:rPr>
          <w:bCs w:val="0"/>
          <w:sz w:val="24"/>
          <w:rtl/>
          <w:rPrChange w:id="1467" w:author="Meryl Etman" w:date="2020-03-25T10:10:00Z">
            <w:rPr>
              <w:bCs w:val="0"/>
              <w:sz w:val="24"/>
              <w:rtl/>
            </w:rPr>
          </w:rPrChange>
        </w:rPr>
        <w:t xml:space="preserve"> לכך ו</w:t>
      </w:r>
      <w:r w:rsidRPr="000748C0">
        <w:rPr>
          <w:rFonts w:hint="cs"/>
          <w:bCs w:val="0"/>
          <w:sz w:val="24"/>
          <w:rtl/>
          <w:rPrChange w:id="1468" w:author="Meryl Etman" w:date="2020-03-25T10:10:00Z">
            <w:rPr>
              <w:rFonts w:hint="cs"/>
              <w:bCs w:val="0"/>
              <w:sz w:val="24"/>
              <w:rtl/>
            </w:rPr>
          </w:rPrChange>
        </w:rPr>
        <w:t>יהא מנוע</w:t>
      </w:r>
      <w:r w:rsidRPr="000748C0">
        <w:rPr>
          <w:bCs w:val="0"/>
          <w:sz w:val="24"/>
          <w:rtl/>
          <w:rPrChange w:id="1469" w:author="Meryl Etman" w:date="2020-03-25T10:10:00Z">
            <w:rPr>
              <w:bCs w:val="0"/>
              <w:sz w:val="24"/>
              <w:rtl/>
            </w:rPr>
          </w:rPrChange>
        </w:rPr>
        <w:t xml:space="preserve"> </w:t>
      </w:r>
      <w:r w:rsidRPr="000748C0">
        <w:rPr>
          <w:rFonts w:hint="cs"/>
          <w:bCs w:val="0"/>
          <w:sz w:val="24"/>
          <w:rtl/>
          <w:rPrChange w:id="1470" w:author="Meryl Etman" w:date="2020-03-25T10:10:00Z">
            <w:rPr>
              <w:rFonts w:hint="cs"/>
              <w:bCs w:val="0"/>
              <w:sz w:val="24"/>
              <w:rtl/>
            </w:rPr>
          </w:rPrChange>
        </w:rPr>
        <w:t>מלהעלות כל טענה ו/או תלונה ו/או דרישה בעניין.</w:t>
      </w:r>
    </w:p>
    <w:p w14:paraId="7CE97281" w14:textId="77777777" w:rsidR="00EB5A81" w:rsidRPr="000748C0" w:rsidRDefault="00EB5A81" w:rsidP="00EB5A81">
      <w:pPr>
        <w:pStyle w:val="2"/>
        <w:ind w:left="1440"/>
        <w:jc w:val="both"/>
        <w:rPr>
          <w:bCs w:val="0"/>
          <w:sz w:val="24"/>
          <w:rtl/>
          <w:rPrChange w:id="1471" w:author="Meryl Etman" w:date="2020-03-25T10:10:00Z">
            <w:rPr>
              <w:bCs w:val="0"/>
              <w:sz w:val="24"/>
              <w:rtl/>
            </w:rPr>
          </w:rPrChange>
        </w:rPr>
      </w:pPr>
    </w:p>
    <w:p w14:paraId="22DAAAE9" w14:textId="77777777" w:rsidR="00EB5A81" w:rsidRPr="000748C0" w:rsidRDefault="00EB5A81" w:rsidP="00EB5A81">
      <w:pPr>
        <w:pStyle w:val="2"/>
        <w:keepNext w:val="0"/>
        <w:numPr>
          <w:ilvl w:val="1"/>
          <w:numId w:val="15"/>
        </w:numPr>
        <w:tabs>
          <w:tab w:val="left" w:pos="1440"/>
        </w:tabs>
        <w:ind w:left="1460"/>
        <w:jc w:val="both"/>
        <w:rPr>
          <w:bCs w:val="0"/>
          <w:sz w:val="24"/>
          <w:rtl/>
          <w:rPrChange w:id="1472" w:author="Meryl Etman" w:date="2020-03-25T10:10:00Z">
            <w:rPr>
              <w:bCs w:val="0"/>
              <w:sz w:val="24"/>
              <w:rtl/>
            </w:rPr>
          </w:rPrChange>
        </w:rPr>
      </w:pPr>
    </w:p>
    <w:p w14:paraId="39DB83C9" w14:textId="77777777" w:rsidR="00EB5A81" w:rsidRPr="000748C0" w:rsidRDefault="00EB5A81" w:rsidP="00EB5A81">
      <w:pPr>
        <w:pStyle w:val="3"/>
        <w:keepNext w:val="0"/>
        <w:numPr>
          <w:ilvl w:val="2"/>
          <w:numId w:val="15"/>
        </w:numPr>
        <w:tabs>
          <w:tab w:val="left" w:pos="2160"/>
        </w:tabs>
        <w:ind w:left="2180"/>
        <w:rPr>
          <w:b w:val="0"/>
          <w:bCs w:val="0"/>
          <w:sz w:val="24"/>
          <w:u w:val="none"/>
          <w:rPrChange w:id="1473" w:author="Meryl Etman" w:date="2020-03-25T10:10:00Z">
            <w:rPr>
              <w:b w:val="0"/>
              <w:bCs w:val="0"/>
              <w:sz w:val="24"/>
              <w:u w:val="none"/>
            </w:rPr>
          </w:rPrChange>
        </w:rPr>
      </w:pPr>
      <w:r w:rsidRPr="000748C0">
        <w:rPr>
          <w:b w:val="0"/>
          <w:bCs w:val="0"/>
          <w:sz w:val="24"/>
          <w:u w:val="none"/>
          <w:rtl/>
          <w:rPrChange w:id="1474" w:author="Meryl Etman" w:date="2020-03-25T10:10:00Z">
            <w:rPr>
              <w:b w:val="0"/>
              <w:bCs w:val="0"/>
              <w:sz w:val="24"/>
              <w:u w:val="none"/>
              <w:rtl/>
            </w:rPr>
          </w:rPrChange>
        </w:rPr>
        <w:t>מבלי לגרוע מזכויות המזמין לפי ס</w:t>
      </w:r>
      <w:r w:rsidRPr="000748C0">
        <w:rPr>
          <w:rFonts w:hint="cs"/>
          <w:b w:val="0"/>
          <w:bCs w:val="0"/>
          <w:sz w:val="24"/>
          <w:u w:val="none"/>
          <w:rtl/>
          <w:rPrChange w:id="1475" w:author="Meryl Etman" w:date="2020-03-25T10:10:00Z">
            <w:rPr>
              <w:rFonts w:hint="cs"/>
              <w:b w:val="0"/>
              <w:bCs w:val="0"/>
              <w:sz w:val="24"/>
              <w:u w:val="none"/>
              <w:rtl/>
            </w:rPr>
          </w:rPrChange>
        </w:rPr>
        <w:t>"ק</w:t>
      </w:r>
      <w:r w:rsidRPr="000748C0">
        <w:rPr>
          <w:b w:val="0"/>
          <w:bCs w:val="0"/>
          <w:sz w:val="24"/>
          <w:u w:val="none"/>
          <w:rtl/>
          <w:rPrChange w:id="1476" w:author="Meryl Etman" w:date="2020-03-25T10:10:00Z">
            <w:rPr>
              <w:b w:val="0"/>
              <w:bCs w:val="0"/>
              <w:sz w:val="24"/>
              <w:u w:val="none"/>
              <w:rtl/>
            </w:rPr>
          </w:rPrChange>
        </w:rPr>
        <w:t xml:space="preserve"> 9.1 לעיל</w:t>
      </w:r>
      <w:r w:rsidRPr="000748C0">
        <w:rPr>
          <w:rFonts w:hint="cs"/>
          <w:b w:val="0"/>
          <w:bCs w:val="0"/>
          <w:sz w:val="24"/>
          <w:u w:val="none"/>
          <w:rtl/>
          <w:rPrChange w:id="1477" w:author="Meryl Etman" w:date="2020-03-25T10:10:00Z">
            <w:rPr>
              <w:rFonts w:hint="cs"/>
              <w:b w:val="0"/>
              <w:bCs w:val="0"/>
              <w:sz w:val="24"/>
              <w:u w:val="none"/>
              <w:rtl/>
            </w:rPr>
          </w:rPrChange>
        </w:rPr>
        <w:t>,</w:t>
      </w:r>
      <w:r w:rsidRPr="000748C0">
        <w:rPr>
          <w:b w:val="0"/>
          <w:bCs w:val="0"/>
          <w:sz w:val="24"/>
          <w:u w:val="none"/>
          <w:rtl/>
          <w:rPrChange w:id="1478" w:author="Meryl Etman" w:date="2020-03-25T10:10:00Z">
            <w:rPr>
              <w:b w:val="0"/>
              <w:bCs w:val="0"/>
              <w:sz w:val="24"/>
              <w:u w:val="none"/>
              <w:rtl/>
            </w:rPr>
          </w:rPrChange>
        </w:rPr>
        <w:t xml:space="preserve"> זכאי המזמין לבטל את החוזה</w:t>
      </w:r>
      <w:r w:rsidRPr="000748C0">
        <w:rPr>
          <w:rFonts w:hint="cs"/>
          <w:b w:val="0"/>
          <w:bCs w:val="0"/>
          <w:sz w:val="24"/>
          <w:u w:val="none"/>
          <w:rtl/>
          <w:rPrChange w:id="1479" w:author="Meryl Etman" w:date="2020-03-25T10:10:00Z">
            <w:rPr>
              <w:rFonts w:hint="cs"/>
              <w:b w:val="0"/>
              <w:bCs w:val="0"/>
              <w:sz w:val="24"/>
              <w:u w:val="none"/>
              <w:rtl/>
            </w:rPr>
          </w:rPrChange>
        </w:rPr>
        <w:t xml:space="preserve"> לאלתר</w:t>
      </w:r>
      <w:r w:rsidRPr="000748C0">
        <w:rPr>
          <w:b w:val="0"/>
          <w:bCs w:val="0"/>
          <w:sz w:val="24"/>
          <w:u w:val="none"/>
          <w:rtl/>
          <w:rPrChange w:id="1480" w:author="Meryl Etman" w:date="2020-03-25T10:10:00Z">
            <w:rPr>
              <w:b w:val="0"/>
              <w:bCs w:val="0"/>
              <w:sz w:val="24"/>
              <w:u w:val="none"/>
              <w:rtl/>
            </w:rPr>
          </w:rPrChange>
        </w:rPr>
        <w:t xml:space="preserve"> לפי שיקול דעתו הבלעדי</w:t>
      </w:r>
      <w:r w:rsidRPr="000748C0">
        <w:rPr>
          <w:rFonts w:hint="cs"/>
          <w:b w:val="0"/>
          <w:bCs w:val="0"/>
          <w:sz w:val="24"/>
          <w:u w:val="none"/>
          <w:rtl/>
          <w:rPrChange w:id="1481" w:author="Meryl Etman" w:date="2020-03-25T10:10:00Z">
            <w:rPr>
              <w:rFonts w:hint="cs"/>
              <w:b w:val="0"/>
              <w:bCs w:val="0"/>
              <w:sz w:val="24"/>
              <w:u w:val="none"/>
              <w:rtl/>
            </w:rPr>
          </w:rPrChange>
        </w:rPr>
        <w:t xml:space="preserve"> ו</w:t>
      </w:r>
      <w:r w:rsidRPr="000748C0">
        <w:rPr>
          <w:b w:val="0"/>
          <w:bCs w:val="0"/>
          <w:sz w:val="24"/>
          <w:u w:val="none"/>
          <w:rtl/>
          <w:rPrChange w:id="1482" w:author="Meryl Etman" w:date="2020-03-25T10:10:00Z">
            <w:rPr>
              <w:b w:val="0"/>
              <w:bCs w:val="0"/>
              <w:sz w:val="24"/>
              <w:u w:val="none"/>
              <w:rtl/>
            </w:rPr>
          </w:rPrChange>
        </w:rPr>
        <w:t>בלא צורך בהודעה מוקדמת בכל אחד מהמקרים הבאים:</w:t>
      </w:r>
    </w:p>
    <w:p w14:paraId="355B9960" w14:textId="77777777" w:rsidR="00EB5A81" w:rsidRPr="000748C0" w:rsidRDefault="00EB5A81" w:rsidP="00EB5A81">
      <w:pPr>
        <w:pStyle w:val="3"/>
        <w:ind w:left="2160"/>
        <w:rPr>
          <w:b w:val="0"/>
          <w:bCs w:val="0"/>
          <w:sz w:val="24"/>
          <w:rtl/>
          <w:rPrChange w:id="1483" w:author="Meryl Etman" w:date="2020-03-25T10:10:00Z">
            <w:rPr>
              <w:b w:val="0"/>
              <w:bCs w:val="0"/>
              <w:sz w:val="24"/>
              <w:rtl/>
            </w:rPr>
          </w:rPrChange>
        </w:rPr>
      </w:pPr>
    </w:p>
    <w:p w14:paraId="1617CC2C" w14:textId="77777777" w:rsidR="00EB5A81" w:rsidRPr="000748C0" w:rsidRDefault="00EB5A81" w:rsidP="00EB5A81">
      <w:pPr>
        <w:pStyle w:val="4"/>
        <w:keepNext w:val="0"/>
        <w:numPr>
          <w:ilvl w:val="3"/>
          <w:numId w:val="15"/>
        </w:numPr>
        <w:ind w:left="2900"/>
        <w:jc w:val="both"/>
        <w:rPr>
          <w:bCs w:val="0"/>
          <w:u w:val="none"/>
          <w:rtl/>
          <w:rPrChange w:id="1484" w:author="Meryl Etman" w:date="2020-03-25T10:10:00Z">
            <w:rPr>
              <w:bCs w:val="0"/>
              <w:u w:val="none"/>
              <w:rtl/>
            </w:rPr>
          </w:rPrChange>
        </w:rPr>
      </w:pPr>
      <w:r w:rsidRPr="000748C0">
        <w:rPr>
          <w:bCs w:val="0"/>
          <w:sz w:val="24"/>
          <w:u w:val="none"/>
          <w:rtl/>
          <w:rPrChange w:id="1485" w:author="Meryl Etman" w:date="2020-03-25T10:10:00Z">
            <w:rPr>
              <w:bCs w:val="0"/>
              <w:sz w:val="24"/>
              <w:u w:val="none"/>
              <w:rtl/>
            </w:rPr>
          </w:rPrChange>
        </w:rPr>
        <w:t>המפקח הפר ו/או לא קיים איזה מהוראות חוזה</w:t>
      </w:r>
      <w:r w:rsidRPr="000748C0">
        <w:rPr>
          <w:rFonts w:hint="cs"/>
          <w:bCs w:val="0"/>
          <w:sz w:val="24"/>
          <w:u w:val="none"/>
          <w:rtl/>
          <w:rPrChange w:id="1486" w:author="Meryl Etman" w:date="2020-03-25T10:10:00Z">
            <w:rPr>
              <w:rFonts w:hint="cs"/>
              <w:bCs w:val="0"/>
              <w:sz w:val="24"/>
              <w:u w:val="none"/>
              <w:rtl/>
            </w:rPr>
          </w:rPrChange>
        </w:rPr>
        <w:t xml:space="preserve"> זה</w:t>
      </w:r>
      <w:r w:rsidRPr="000748C0">
        <w:rPr>
          <w:bCs w:val="0"/>
          <w:sz w:val="24"/>
          <w:u w:val="none"/>
          <w:rtl/>
          <w:rPrChange w:id="1487" w:author="Meryl Etman" w:date="2020-03-25T10:10:00Z">
            <w:rPr>
              <w:bCs w:val="0"/>
              <w:sz w:val="24"/>
              <w:u w:val="none"/>
              <w:rtl/>
            </w:rPr>
          </w:rPrChange>
        </w:rPr>
        <w:t xml:space="preserve"> ולא ת</w:t>
      </w:r>
      <w:r w:rsidRPr="000748C0">
        <w:rPr>
          <w:rFonts w:hint="cs"/>
          <w:bCs w:val="0"/>
          <w:sz w:val="24"/>
          <w:u w:val="none"/>
          <w:rtl/>
          <w:rPrChange w:id="1488" w:author="Meryl Etman" w:date="2020-03-25T10:10:00Z">
            <w:rPr>
              <w:rFonts w:hint="cs"/>
              <w:bCs w:val="0"/>
              <w:sz w:val="24"/>
              <w:u w:val="none"/>
              <w:rtl/>
            </w:rPr>
          </w:rPrChange>
        </w:rPr>
        <w:t>יק</w:t>
      </w:r>
      <w:r w:rsidRPr="000748C0">
        <w:rPr>
          <w:bCs w:val="0"/>
          <w:sz w:val="24"/>
          <w:u w:val="none"/>
          <w:rtl/>
          <w:rPrChange w:id="1489" w:author="Meryl Etman" w:date="2020-03-25T10:10:00Z">
            <w:rPr>
              <w:bCs w:val="0"/>
              <w:sz w:val="24"/>
              <w:u w:val="none"/>
              <w:rtl/>
            </w:rPr>
          </w:rPrChange>
        </w:rPr>
        <w:t>ן ההפרה לאחר שקבל התראה על כך מהמזמין בתוך הזמן הנקוב בהתראה</w:t>
      </w:r>
      <w:r w:rsidRPr="000748C0">
        <w:rPr>
          <w:bCs w:val="0"/>
          <w:u w:val="none"/>
          <w:rtl/>
          <w:rPrChange w:id="1490" w:author="Meryl Etman" w:date="2020-03-25T10:10:00Z">
            <w:rPr>
              <w:bCs w:val="0"/>
              <w:u w:val="none"/>
              <w:rtl/>
            </w:rPr>
          </w:rPrChange>
        </w:rPr>
        <w:t>.</w:t>
      </w:r>
    </w:p>
    <w:p w14:paraId="2A0074B9" w14:textId="77777777" w:rsidR="00EB5A81" w:rsidRPr="000748C0" w:rsidRDefault="00EB5A81" w:rsidP="00EB5A81">
      <w:pPr>
        <w:ind w:left="2859" w:firstLine="54"/>
        <w:jc w:val="both"/>
        <w:rPr>
          <w:color w:val="000000"/>
          <w:sz w:val="24"/>
          <w:szCs w:val="24"/>
          <w:rtl/>
          <w:rPrChange w:id="1491" w:author="Meryl Etman" w:date="2020-03-25T10:10:00Z">
            <w:rPr>
              <w:color w:val="000000"/>
              <w:sz w:val="24"/>
              <w:szCs w:val="24"/>
              <w:rtl/>
            </w:rPr>
          </w:rPrChange>
        </w:rPr>
      </w:pPr>
      <w:r w:rsidRPr="000748C0">
        <w:rPr>
          <w:rFonts w:hint="cs"/>
          <w:color w:val="000000"/>
          <w:sz w:val="24"/>
          <w:szCs w:val="24"/>
          <w:rtl/>
          <w:rPrChange w:id="1492" w:author="Meryl Etman" w:date="2020-03-25T10:10:00Z">
            <w:rPr>
              <w:rFonts w:hint="cs"/>
              <w:color w:val="000000"/>
              <w:sz w:val="24"/>
              <w:szCs w:val="24"/>
              <w:rtl/>
            </w:rPr>
          </w:rPrChange>
        </w:rPr>
        <w:t>מוסכם, כי פרק הזמן המינימאלי לתיקון ההפרה הינו 14 יום מיום מתן ההתראה</w:t>
      </w:r>
      <w:r w:rsidRPr="000748C0">
        <w:rPr>
          <w:color w:val="000000"/>
          <w:sz w:val="24"/>
          <w:szCs w:val="24"/>
          <w:rtl/>
          <w:rPrChange w:id="1493" w:author="Meryl Etman" w:date="2020-03-25T10:10:00Z">
            <w:rPr>
              <w:color w:val="000000"/>
              <w:sz w:val="24"/>
              <w:szCs w:val="24"/>
              <w:rtl/>
            </w:rPr>
          </w:rPrChange>
        </w:rPr>
        <w:t>.</w:t>
      </w:r>
    </w:p>
    <w:p w14:paraId="6E8AB4A5" w14:textId="77777777" w:rsidR="00EB5A81" w:rsidRPr="000748C0" w:rsidRDefault="00EB5A81" w:rsidP="00EB5A81">
      <w:pPr>
        <w:jc w:val="both"/>
        <w:rPr>
          <w:color w:val="000000"/>
          <w:sz w:val="24"/>
          <w:szCs w:val="24"/>
          <w:rtl/>
          <w:rPrChange w:id="1494" w:author="Meryl Etman" w:date="2020-03-25T10:10:00Z">
            <w:rPr>
              <w:color w:val="000000"/>
              <w:sz w:val="24"/>
              <w:szCs w:val="24"/>
              <w:rtl/>
            </w:rPr>
          </w:rPrChange>
        </w:rPr>
      </w:pPr>
    </w:p>
    <w:p w14:paraId="5A411D2B" w14:textId="1151BFF4" w:rsidR="00EB5A81" w:rsidRPr="000748C0" w:rsidRDefault="00EB5A81" w:rsidP="00146BA7">
      <w:pPr>
        <w:pStyle w:val="4"/>
        <w:keepNext w:val="0"/>
        <w:numPr>
          <w:ilvl w:val="3"/>
          <w:numId w:val="15"/>
        </w:numPr>
        <w:ind w:left="2900"/>
        <w:jc w:val="both"/>
        <w:rPr>
          <w:bCs w:val="0"/>
          <w:u w:val="none"/>
          <w:rPrChange w:id="1495" w:author="Meryl Etman" w:date="2020-03-25T10:10:00Z">
            <w:rPr>
              <w:bCs w:val="0"/>
              <w:u w:val="none"/>
            </w:rPr>
          </w:rPrChange>
        </w:rPr>
      </w:pPr>
      <w:r w:rsidRPr="000748C0">
        <w:rPr>
          <w:bCs w:val="0"/>
          <w:sz w:val="24"/>
          <w:u w:val="none"/>
          <w:rtl/>
          <w:rPrChange w:id="1496" w:author="Meryl Etman" w:date="2020-03-25T10:10:00Z">
            <w:rPr>
              <w:bCs w:val="0"/>
              <w:sz w:val="24"/>
              <w:u w:val="none"/>
              <w:rtl/>
            </w:rPr>
          </w:rPrChange>
        </w:rPr>
        <w:t>המזמין התרה במפקח שאין הוא מבצע את עבודתו בצורה המבטיחה את ב</w:t>
      </w:r>
      <w:r w:rsidRPr="000748C0">
        <w:rPr>
          <w:rFonts w:hint="cs"/>
          <w:bCs w:val="0"/>
          <w:sz w:val="24"/>
          <w:u w:val="none"/>
          <w:rtl/>
          <w:rPrChange w:id="1497" w:author="Meryl Etman" w:date="2020-03-25T10:10:00Z">
            <w:rPr>
              <w:rFonts w:hint="cs"/>
              <w:bCs w:val="0"/>
              <w:sz w:val="24"/>
              <w:u w:val="none"/>
              <w:rtl/>
            </w:rPr>
          </w:rPrChange>
        </w:rPr>
        <w:t>י</w:t>
      </w:r>
      <w:r w:rsidRPr="000748C0">
        <w:rPr>
          <w:bCs w:val="0"/>
          <w:sz w:val="24"/>
          <w:u w:val="none"/>
          <w:rtl/>
          <w:rPrChange w:id="1498" w:author="Meryl Etman" w:date="2020-03-25T10:10:00Z">
            <w:rPr>
              <w:bCs w:val="0"/>
              <w:sz w:val="24"/>
              <w:u w:val="none"/>
              <w:rtl/>
            </w:rPr>
          </w:rPrChange>
        </w:rPr>
        <w:t xml:space="preserve">צועה התקין ו/או </w:t>
      </w:r>
      <w:r w:rsidRPr="000748C0">
        <w:rPr>
          <w:rFonts w:hint="cs"/>
          <w:bCs w:val="0"/>
          <w:sz w:val="24"/>
          <w:u w:val="none"/>
          <w:rtl/>
          <w:rPrChange w:id="1499" w:author="Meryl Etman" w:date="2020-03-25T10:10:00Z">
            <w:rPr>
              <w:rFonts w:hint="cs"/>
              <w:bCs w:val="0"/>
              <w:sz w:val="24"/>
              <w:u w:val="none"/>
              <w:rtl/>
            </w:rPr>
          </w:rPrChange>
        </w:rPr>
        <w:t xml:space="preserve">את </w:t>
      </w:r>
      <w:r w:rsidRPr="000748C0">
        <w:rPr>
          <w:bCs w:val="0"/>
          <w:sz w:val="24"/>
          <w:u w:val="none"/>
          <w:rtl/>
          <w:rPrChange w:id="1500" w:author="Meryl Etman" w:date="2020-03-25T10:10:00Z">
            <w:rPr>
              <w:bCs w:val="0"/>
              <w:sz w:val="24"/>
              <w:u w:val="none"/>
              <w:rtl/>
            </w:rPr>
          </w:rPrChange>
        </w:rPr>
        <w:t>התקדמותה וסיומה לפי לוח הזמנים</w:t>
      </w:r>
      <w:r w:rsidRPr="000748C0">
        <w:rPr>
          <w:rFonts w:hint="cs"/>
          <w:bCs w:val="0"/>
          <w:sz w:val="24"/>
          <w:u w:val="none"/>
          <w:rtl/>
          <w:rPrChange w:id="1501" w:author="Meryl Etman" w:date="2020-03-25T10:10:00Z">
            <w:rPr>
              <w:rFonts w:hint="cs"/>
              <w:bCs w:val="0"/>
              <w:sz w:val="24"/>
              <w:u w:val="none"/>
              <w:rtl/>
            </w:rPr>
          </w:rPrChange>
        </w:rPr>
        <w:t xml:space="preserve"> הנקוב בנספח </w:t>
      </w:r>
      <w:r w:rsidRPr="000748C0">
        <w:rPr>
          <w:rFonts w:hint="cs"/>
          <w:b/>
          <w:sz w:val="24"/>
          <w:u w:val="none"/>
          <w:rtl/>
          <w:rPrChange w:id="1502" w:author="Meryl Etman" w:date="2020-03-25T10:10:00Z">
            <w:rPr>
              <w:rFonts w:hint="cs"/>
              <w:b/>
              <w:sz w:val="24"/>
              <w:u w:val="none"/>
              <w:rtl/>
            </w:rPr>
          </w:rPrChange>
        </w:rPr>
        <w:t>ד</w:t>
      </w:r>
      <w:r w:rsidRPr="000748C0">
        <w:rPr>
          <w:rFonts w:hint="cs"/>
          <w:bCs w:val="0"/>
          <w:sz w:val="24"/>
          <w:u w:val="none"/>
          <w:rtl/>
          <w:rPrChange w:id="1503" w:author="Meryl Etman" w:date="2020-03-25T10:10:00Z">
            <w:rPr>
              <w:rFonts w:hint="cs"/>
              <w:bCs w:val="0"/>
              <w:sz w:val="24"/>
              <w:u w:val="none"/>
              <w:rtl/>
            </w:rPr>
          </w:rPrChange>
        </w:rPr>
        <w:t>'</w:t>
      </w:r>
      <w:r w:rsidRPr="000748C0">
        <w:rPr>
          <w:bCs w:val="0"/>
          <w:sz w:val="24"/>
          <w:u w:val="none"/>
          <w:rtl/>
          <w:rPrChange w:id="1504" w:author="Meryl Etman" w:date="2020-03-25T10:10:00Z">
            <w:rPr>
              <w:bCs w:val="0"/>
              <w:sz w:val="24"/>
              <w:u w:val="none"/>
              <w:rtl/>
            </w:rPr>
          </w:rPrChange>
        </w:rPr>
        <w:t xml:space="preserve">, והמפקח לא נקט </w:t>
      </w:r>
      <w:r w:rsidRPr="000748C0">
        <w:rPr>
          <w:rFonts w:hint="cs"/>
          <w:bCs w:val="0"/>
          <w:sz w:val="24"/>
          <w:u w:val="none"/>
          <w:rtl/>
          <w:rPrChange w:id="1505" w:author="Meryl Etman" w:date="2020-03-25T10:10:00Z">
            <w:rPr>
              <w:rFonts w:hint="cs"/>
              <w:bCs w:val="0"/>
              <w:sz w:val="24"/>
              <w:u w:val="none"/>
              <w:rtl/>
            </w:rPr>
          </w:rPrChange>
        </w:rPr>
        <w:t>ב</w:t>
      </w:r>
      <w:r w:rsidRPr="000748C0">
        <w:rPr>
          <w:bCs w:val="0"/>
          <w:sz w:val="24"/>
          <w:u w:val="none"/>
          <w:rtl/>
          <w:rPrChange w:id="1506" w:author="Meryl Etman" w:date="2020-03-25T10:10:00Z">
            <w:rPr>
              <w:bCs w:val="0"/>
              <w:sz w:val="24"/>
              <w:u w:val="none"/>
              <w:rtl/>
            </w:rPr>
          </w:rPrChange>
        </w:rPr>
        <w:t xml:space="preserve">תוך </w:t>
      </w:r>
      <w:del w:id="1507" w:author="Meryl Etman" w:date="2020-03-01T16:48:00Z">
        <w:r w:rsidRPr="000748C0" w:rsidDel="00146BA7">
          <w:rPr>
            <w:bCs w:val="0"/>
            <w:sz w:val="24"/>
            <w:u w:val="none"/>
            <w:rtl/>
            <w:rPrChange w:id="1508" w:author="Meryl Etman" w:date="2020-03-25T10:10:00Z">
              <w:rPr>
                <w:bCs w:val="0"/>
                <w:sz w:val="24"/>
                <w:u w:val="none"/>
                <w:rtl/>
              </w:rPr>
            </w:rPrChange>
          </w:rPr>
          <w:delText xml:space="preserve">7 </w:delText>
        </w:r>
      </w:del>
      <w:ins w:id="1509" w:author="Meryl Etman" w:date="2020-03-01T16:48:00Z">
        <w:r w:rsidR="00146BA7" w:rsidRPr="000748C0">
          <w:rPr>
            <w:rFonts w:hint="cs"/>
            <w:bCs w:val="0"/>
            <w:sz w:val="24"/>
            <w:u w:val="none"/>
            <w:rtl/>
            <w:rPrChange w:id="1510" w:author="Meryl Etman" w:date="2020-03-25T10:10:00Z">
              <w:rPr>
                <w:rFonts w:hint="cs"/>
                <w:bCs w:val="0"/>
                <w:sz w:val="24"/>
                <w:u w:val="none"/>
                <w:rtl/>
              </w:rPr>
            </w:rPrChange>
          </w:rPr>
          <w:t>14</w:t>
        </w:r>
        <w:r w:rsidR="00146BA7" w:rsidRPr="000748C0">
          <w:rPr>
            <w:bCs w:val="0"/>
            <w:sz w:val="24"/>
            <w:u w:val="none"/>
            <w:rtl/>
            <w:rPrChange w:id="1511" w:author="Meryl Etman" w:date="2020-03-25T10:10:00Z">
              <w:rPr>
                <w:bCs w:val="0"/>
                <w:sz w:val="24"/>
                <w:u w:val="none"/>
                <w:rtl/>
              </w:rPr>
            </w:rPrChange>
          </w:rPr>
          <w:t xml:space="preserve"> </w:t>
        </w:r>
      </w:ins>
      <w:r w:rsidRPr="000748C0">
        <w:rPr>
          <w:bCs w:val="0"/>
          <w:sz w:val="24"/>
          <w:u w:val="none"/>
          <w:rtl/>
          <w:rPrChange w:id="1512" w:author="Meryl Etman" w:date="2020-03-25T10:10:00Z">
            <w:rPr>
              <w:bCs w:val="0"/>
              <w:sz w:val="24"/>
              <w:u w:val="none"/>
              <w:rtl/>
            </w:rPr>
          </w:rPrChange>
        </w:rPr>
        <w:t>ימים</w:t>
      </w:r>
      <w:r w:rsidRPr="000748C0">
        <w:rPr>
          <w:rFonts w:hint="cs"/>
          <w:bCs w:val="0"/>
          <w:sz w:val="24"/>
          <w:u w:val="none"/>
          <w:rtl/>
          <w:rPrChange w:id="1513" w:author="Meryl Etman" w:date="2020-03-25T10:10:00Z">
            <w:rPr>
              <w:rFonts w:hint="cs"/>
              <w:bCs w:val="0"/>
              <w:sz w:val="24"/>
              <w:u w:val="none"/>
              <w:rtl/>
            </w:rPr>
          </w:rPrChange>
        </w:rPr>
        <w:t xml:space="preserve"> מיום מתן ההתראה כאמור,</w:t>
      </w:r>
      <w:r w:rsidRPr="000748C0">
        <w:rPr>
          <w:bCs w:val="0"/>
          <w:sz w:val="24"/>
          <w:u w:val="none"/>
          <w:rtl/>
          <w:rPrChange w:id="1514" w:author="Meryl Etman" w:date="2020-03-25T10:10:00Z">
            <w:rPr>
              <w:bCs w:val="0"/>
              <w:sz w:val="24"/>
              <w:u w:val="none"/>
              <w:rtl/>
            </w:rPr>
          </w:rPrChange>
        </w:rPr>
        <w:t xml:space="preserve"> בצעדים המבטיחים לדעת המזמין את ב</w:t>
      </w:r>
      <w:r w:rsidRPr="000748C0">
        <w:rPr>
          <w:rFonts w:hint="cs"/>
          <w:bCs w:val="0"/>
          <w:sz w:val="24"/>
          <w:u w:val="none"/>
          <w:rtl/>
          <w:rPrChange w:id="1515" w:author="Meryl Etman" w:date="2020-03-25T10:10:00Z">
            <w:rPr>
              <w:rFonts w:hint="cs"/>
              <w:bCs w:val="0"/>
              <w:sz w:val="24"/>
              <w:u w:val="none"/>
              <w:rtl/>
            </w:rPr>
          </w:rPrChange>
        </w:rPr>
        <w:t>י</w:t>
      </w:r>
      <w:r w:rsidRPr="000748C0">
        <w:rPr>
          <w:bCs w:val="0"/>
          <w:sz w:val="24"/>
          <w:u w:val="none"/>
          <w:rtl/>
          <w:rPrChange w:id="1516" w:author="Meryl Etman" w:date="2020-03-25T10:10:00Z">
            <w:rPr>
              <w:bCs w:val="0"/>
              <w:sz w:val="24"/>
              <w:u w:val="none"/>
              <w:rtl/>
            </w:rPr>
          </w:rPrChange>
        </w:rPr>
        <w:t xml:space="preserve">צועה התקין ו/או </w:t>
      </w:r>
      <w:r w:rsidRPr="000748C0">
        <w:rPr>
          <w:rFonts w:hint="cs"/>
          <w:bCs w:val="0"/>
          <w:sz w:val="24"/>
          <w:u w:val="none"/>
          <w:rtl/>
          <w:rPrChange w:id="1517" w:author="Meryl Etman" w:date="2020-03-25T10:10:00Z">
            <w:rPr>
              <w:rFonts w:hint="cs"/>
              <w:bCs w:val="0"/>
              <w:sz w:val="24"/>
              <w:u w:val="none"/>
              <w:rtl/>
            </w:rPr>
          </w:rPrChange>
        </w:rPr>
        <w:t xml:space="preserve">את </w:t>
      </w:r>
      <w:r w:rsidRPr="000748C0">
        <w:rPr>
          <w:bCs w:val="0"/>
          <w:sz w:val="24"/>
          <w:u w:val="none"/>
          <w:rtl/>
          <w:rPrChange w:id="1518" w:author="Meryl Etman" w:date="2020-03-25T10:10:00Z">
            <w:rPr>
              <w:bCs w:val="0"/>
              <w:sz w:val="24"/>
              <w:u w:val="none"/>
              <w:rtl/>
            </w:rPr>
          </w:rPrChange>
        </w:rPr>
        <w:t>התקדמותה וסיומה לפי לוח הזמנים</w:t>
      </w:r>
      <w:r w:rsidRPr="000748C0">
        <w:rPr>
          <w:rFonts w:hint="cs"/>
          <w:bCs w:val="0"/>
          <w:u w:val="none"/>
          <w:rtl/>
          <w:rPrChange w:id="1519" w:author="Meryl Etman" w:date="2020-03-25T10:10:00Z">
            <w:rPr>
              <w:rFonts w:hint="cs"/>
              <w:bCs w:val="0"/>
              <w:u w:val="none"/>
              <w:rtl/>
            </w:rPr>
          </w:rPrChange>
        </w:rPr>
        <w:t xml:space="preserve"> </w:t>
      </w:r>
      <w:r w:rsidRPr="000748C0">
        <w:rPr>
          <w:rFonts w:hint="cs"/>
          <w:bCs w:val="0"/>
          <w:sz w:val="24"/>
          <w:u w:val="none"/>
          <w:rtl/>
          <w:rPrChange w:id="1520" w:author="Meryl Etman" w:date="2020-03-25T10:10:00Z">
            <w:rPr>
              <w:rFonts w:hint="cs"/>
              <w:bCs w:val="0"/>
              <w:sz w:val="24"/>
              <w:u w:val="none"/>
              <w:rtl/>
            </w:rPr>
          </w:rPrChange>
        </w:rPr>
        <w:t>כאמור</w:t>
      </w:r>
      <w:r w:rsidRPr="000748C0">
        <w:rPr>
          <w:bCs w:val="0"/>
          <w:u w:val="none"/>
          <w:rtl/>
          <w:rPrChange w:id="1521" w:author="Meryl Etman" w:date="2020-03-25T10:10:00Z">
            <w:rPr>
              <w:bCs w:val="0"/>
              <w:u w:val="none"/>
              <w:rtl/>
            </w:rPr>
          </w:rPrChange>
        </w:rPr>
        <w:t>.</w:t>
      </w:r>
    </w:p>
    <w:p w14:paraId="0F08E4F3" w14:textId="77777777" w:rsidR="00EB5A81" w:rsidRPr="000748C0" w:rsidRDefault="00EB5A81" w:rsidP="00EB5A81">
      <w:pPr>
        <w:pStyle w:val="4"/>
        <w:ind w:left="2880"/>
        <w:jc w:val="both"/>
        <w:rPr>
          <w:bCs w:val="0"/>
          <w:u w:val="none"/>
          <w:rtl/>
          <w:rPrChange w:id="1522" w:author="Meryl Etman" w:date="2020-03-25T10:10:00Z">
            <w:rPr>
              <w:bCs w:val="0"/>
              <w:u w:val="none"/>
              <w:rtl/>
            </w:rPr>
          </w:rPrChange>
        </w:rPr>
      </w:pPr>
    </w:p>
    <w:p w14:paraId="6343E816" w14:textId="77777777" w:rsidR="00EB5A81" w:rsidRPr="000748C0" w:rsidRDefault="00EB5A81" w:rsidP="00EB5A81">
      <w:pPr>
        <w:pStyle w:val="4"/>
        <w:keepNext w:val="0"/>
        <w:numPr>
          <w:ilvl w:val="3"/>
          <w:numId w:val="15"/>
        </w:numPr>
        <w:ind w:left="2900"/>
        <w:jc w:val="both"/>
        <w:rPr>
          <w:bCs w:val="0"/>
          <w:sz w:val="24"/>
          <w:u w:val="none"/>
          <w:rPrChange w:id="1523" w:author="Meryl Etman" w:date="2020-03-25T10:10:00Z">
            <w:rPr>
              <w:bCs w:val="0"/>
              <w:sz w:val="24"/>
              <w:u w:val="none"/>
            </w:rPr>
          </w:rPrChange>
        </w:rPr>
      </w:pPr>
      <w:r w:rsidRPr="000748C0">
        <w:rPr>
          <w:bCs w:val="0"/>
          <w:sz w:val="24"/>
          <w:u w:val="none"/>
          <w:rtl/>
          <w:rPrChange w:id="1524" w:author="Meryl Etman" w:date="2020-03-25T10:10:00Z">
            <w:rPr>
              <w:bCs w:val="0"/>
              <w:sz w:val="24"/>
              <w:u w:val="none"/>
              <w:rtl/>
            </w:rPr>
          </w:rPrChange>
        </w:rPr>
        <w:t>נבצר מהמפקח לקיים את החוזה, מסיבת מחלה או מחמת ש</w:t>
      </w:r>
      <w:r w:rsidRPr="000748C0">
        <w:rPr>
          <w:rFonts w:hint="cs"/>
          <w:bCs w:val="0"/>
          <w:sz w:val="24"/>
          <w:u w:val="none"/>
          <w:rtl/>
          <w:rPrChange w:id="1525" w:author="Meryl Etman" w:date="2020-03-25T10:10:00Z">
            <w:rPr>
              <w:rFonts w:hint="cs"/>
              <w:bCs w:val="0"/>
              <w:sz w:val="24"/>
              <w:u w:val="none"/>
              <w:rtl/>
            </w:rPr>
          </w:rPrChange>
        </w:rPr>
        <w:t>הפיכתו ל</w:t>
      </w:r>
      <w:r w:rsidRPr="000748C0">
        <w:rPr>
          <w:bCs w:val="0"/>
          <w:sz w:val="24"/>
          <w:u w:val="none"/>
          <w:rtl/>
          <w:rPrChange w:id="1526" w:author="Meryl Etman" w:date="2020-03-25T10:10:00Z">
            <w:rPr>
              <w:bCs w:val="0"/>
              <w:sz w:val="24"/>
              <w:u w:val="none"/>
              <w:rtl/>
            </w:rPr>
          </w:rPrChange>
        </w:rPr>
        <w:t>בלתי כשיר לפעולה משפטית או מכל סיבה אחרת שהיא.</w:t>
      </w:r>
    </w:p>
    <w:p w14:paraId="3F2B7B78" w14:textId="77777777" w:rsidR="00EB5A81" w:rsidRPr="000748C0" w:rsidRDefault="00EB5A81" w:rsidP="00EB5A81">
      <w:pPr>
        <w:pStyle w:val="4"/>
        <w:jc w:val="both"/>
        <w:rPr>
          <w:bCs w:val="0"/>
          <w:sz w:val="24"/>
          <w:u w:val="none"/>
          <w:rtl/>
          <w:rPrChange w:id="1527" w:author="Meryl Etman" w:date="2020-03-25T10:10:00Z">
            <w:rPr>
              <w:bCs w:val="0"/>
              <w:sz w:val="24"/>
              <w:u w:val="none"/>
              <w:rtl/>
            </w:rPr>
          </w:rPrChange>
        </w:rPr>
      </w:pPr>
    </w:p>
    <w:p w14:paraId="022C7E84" w14:textId="77777777" w:rsidR="00EB5A81" w:rsidRPr="000748C0" w:rsidRDefault="00EB5A81" w:rsidP="00EB5A81">
      <w:pPr>
        <w:pStyle w:val="3"/>
        <w:keepNext w:val="0"/>
        <w:numPr>
          <w:ilvl w:val="2"/>
          <w:numId w:val="15"/>
        </w:numPr>
        <w:tabs>
          <w:tab w:val="left" w:pos="2160"/>
        </w:tabs>
        <w:ind w:left="2180"/>
        <w:rPr>
          <w:b w:val="0"/>
          <w:bCs w:val="0"/>
          <w:sz w:val="24"/>
          <w:u w:val="none"/>
          <w:rPrChange w:id="1528" w:author="Meryl Etman" w:date="2020-03-25T10:10:00Z">
            <w:rPr>
              <w:b w:val="0"/>
              <w:bCs w:val="0"/>
              <w:sz w:val="24"/>
              <w:u w:val="none"/>
            </w:rPr>
          </w:rPrChange>
        </w:rPr>
      </w:pPr>
      <w:r w:rsidRPr="000748C0">
        <w:rPr>
          <w:b w:val="0"/>
          <w:bCs w:val="0"/>
          <w:sz w:val="24"/>
          <w:u w:val="none"/>
          <w:rtl/>
          <w:rPrChange w:id="1529" w:author="Meryl Etman" w:date="2020-03-25T10:10:00Z">
            <w:rPr>
              <w:b w:val="0"/>
              <w:bCs w:val="0"/>
              <w:sz w:val="24"/>
              <w:u w:val="none"/>
              <w:rtl/>
            </w:rPr>
          </w:rPrChange>
        </w:rPr>
        <w:t xml:space="preserve">בוטל החוזה כאמור בסעיף 9.6.1 לעיל, ישלם המזמין למפקח שכר </w:t>
      </w:r>
      <w:r w:rsidRPr="000748C0">
        <w:rPr>
          <w:rFonts w:hint="cs"/>
          <w:b w:val="0"/>
          <w:bCs w:val="0"/>
          <w:sz w:val="24"/>
          <w:u w:val="none"/>
          <w:rtl/>
          <w:rPrChange w:id="1530" w:author="Meryl Etman" w:date="2020-03-25T10:10:00Z">
            <w:rPr>
              <w:rFonts w:hint="cs"/>
              <w:b w:val="0"/>
              <w:bCs w:val="0"/>
              <w:sz w:val="24"/>
              <w:u w:val="none"/>
              <w:rtl/>
            </w:rPr>
          </w:rPrChange>
        </w:rPr>
        <w:t xml:space="preserve">יחסי, </w:t>
      </w:r>
      <w:r w:rsidRPr="000748C0">
        <w:rPr>
          <w:b w:val="0"/>
          <w:bCs w:val="0"/>
          <w:sz w:val="24"/>
          <w:u w:val="none"/>
          <w:rtl/>
          <w:rPrChange w:id="1531" w:author="Meryl Etman" w:date="2020-03-25T10:10:00Z">
            <w:rPr>
              <w:b w:val="0"/>
              <w:bCs w:val="0"/>
              <w:sz w:val="24"/>
              <w:u w:val="none"/>
              <w:rtl/>
            </w:rPr>
          </w:rPrChange>
        </w:rPr>
        <w:t>בעד אותו חלק משרותי המפקח ש</w:t>
      </w:r>
      <w:r w:rsidRPr="000748C0">
        <w:rPr>
          <w:rFonts w:hint="cs"/>
          <w:b w:val="0"/>
          <w:bCs w:val="0"/>
          <w:sz w:val="24"/>
          <w:u w:val="none"/>
          <w:rtl/>
          <w:rPrChange w:id="1532" w:author="Meryl Etman" w:date="2020-03-25T10:10:00Z">
            <w:rPr>
              <w:rFonts w:hint="cs"/>
              <w:b w:val="0"/>
              <w:bCs w:val="0"/>
              <w:sz w:val="24"/>
              <w:u w:val="none"/>
              <w:rtl/>
            </w:rPr>
          </w:rPrChange>
        </w:rPr>
        <w:t>בוצע על ידו</w:t>
      </w:r>
      <w:r w:rsidRPr="000748C0">
        <w:rPr>
          <w:b w:val="0"/>
          <w:bCs w:val="0"/>
          <w:sz w:val="24"/>
          <w:u w:val="none"/>
          <w:rtl/>
          <w:rPrChange w:id="1533" w:author="Meryl Etman" w:date="2020-03-25T10:10:00Z">
            <w:rPr>
              <w:b w:val="0"/>
              <w:bCs w:val="0"/>
              <w:sz w:val="24"/>
              <w:u w:val="none"/>
              <w:rtl/>
            </w:rPr>
          </w:rPrChange>
        </w:rPr>
        <w:t xml:space="preserve"> עד למועד ביטול החוזה, וזאת מבלי לגרוע מכל סעד נוסף</w:t>
      </w:r>
      <w:r w:rsidRPr="000748C0">
        <w:rPr>
          <w:rFonts w:hint="cs"/>
          <w:b w:val="0"/>
          <w:bCs w:val="0"/>
          <w:sz w:val="24"/>
          <w:u w:val="none"/>
          <w:rtl/>
          <w:rPrChange w:id="1534" w:author="Meryl Etman" w:date="2020-03-25T10:10:00Z">
            <w:rPr>
              <w:rFonts w:hint="cs"/>
              <w:b w:val="0"/>
              <w:bCs w:val="0"/>
              <w:sz w:val="24"/>
              <w:u w:val="none"/>
              <w:rtl/>
            </w:rPr>
          </w:rPrChange>
        </w:rPr>
        <w:t xml:space="preserve"> ו/או אחר</w:t>
      </w:r>
      <w:r w:rsidRPr="000748C0">
        <w:rPr>
          <w:b w:val="0"/>
          <w:bCs w:val="0"/>
          <w:sz w:val="24"/>
          <w:u w:val="none"/>
          <w:rtl/>
          <w:rPrChange w:id="1535" w:author="Meryl Etman" w:date="2020-03-25T10:10:00Z">
            <w:rPr>
              <w:b w:val="0"/>
              <w:bCs w:val="0"/>
              <w:sz w:val="24"/>
              <w:u w:val="none"/>
              <w:rtl/>
            </w:rPr>
          </w:rPrChange>
        </w:rPr>
        <w:t xml:space="preserve"> העומד לרשות המזמין.</w:t>
      </w:r>
    </w:p>
    <w:p w14:paraId="7FFE5236" w14:textId="77777777" w:rsidR="00EB5A81" w:rsidRPr="000748C0" w:rsidRDefault="00EB5A81" w:rsidP="00EB5A81">
      <w:pPr>
        <w:pStyle w:val="3"/>
        <w:ind w:left="2160"/>
        <w:rPr>
          <w:b w:val="0"/>
          <w:bCs w:val="0"/>
          <w:sz w:val="24"/>
          <w:rtl/>
          <w:rPrChange w:id="1536" w:author="Meryl Etman" w:date="2020-03-25T10:10:00Z">
            <w:rPr>
              <w:b w:val="0"/>
              <w:bCs w:val="0"/>
              <w:sz w:val="24"/>
              <w:rtl/>
            </w:rPr>
          </w:rPrChange>
        </w:rPr>
      </w:pPr>
    </w:p>
    <w:p w14:paraId="5AA4CDAA" w14:textId="4F51D3E2" w:rsidR="00EB5A81" w:rsidRPr="000748C0" w:rsidRDefault="00EB5A81" w:rsidP="00146BA7">
      <w:pPr>
        <w:pStyle w:val="2"/>
        <w:keepNext w:val="0"/>
        <w:numPr>
          <w:ilvl w:val="1"/>
          <w:numId w:val="15"/>
        </w:numPr>
        <w:tabs>
          <w:tab w:val="left" w:pos="1440"/>
        </w:tabs>
        <w:ind w:left="1460"/>
        <w:jc w:val="both"/>
        <w:rPr>
          <w:bCs w:val="0"/>
          <w:sz w:val="24"/>
          <w:rPrChange w:id="1537" w:author="Meryl Etman" w:date="2020-03-25T10:10:00Z">
            <w:rPr>
              <w:bCs w:val="0"/>
              <w:sz w:val="24"/>
            </w:rPr>
          </w:rPrChange>
        </w:rPr>
      </w:pPr>
      <w:r w:rsidRPr="000748C0">
        <w:rPr>
          <w:bCs w:val="0"/>
          <w:sz w:val="24"/>
          <w:rtl/>
          <w:rPrChange w:id="1538" w:author="Meryl Etman" w:date="2020-03-25T10:10:00Z">
            <w:rPr>
              <w:bCs w:val="0"/>
              <w:sz w:val="24"/>
              <w:rtl/>
            </w:rPr>
          </w:rPrChange>
        </w:rPr>
        <w:t xml:space="preserve">מבלי לגרוע מכל </w:t>
      </w:r>
      <w:r w:rsidRPr="000748C0">
        <w:rPr>
          <w:rFonts w:hint="cs"/>
          <w:bCs w:val="0"/>
          <w:sz w:val="24"/>
          <w:rtl/>
          <w:rPrChange w:id="1539" w:author="Meryl Etman" w:date="2020-03-25T10:10:00Z">
            <w:rPr>
              <w:rFonts w:hint="cs"/>
              <w:bCs w:val="0"/>
              <w:sz w:val="24"/>
              <w:rtl/>
            </w:rPr>
          </w:rPrChange>
        </w:rPr>
        <w:t>מזכויותיו של המזמין על פי חוזה זה</w:t>
      </w:r>
      <w:r w:rsidRPr="000748C0">
        <w:rPr>
          <w:bCs w:val="0"/>
          <w:sz w:val="24"/>
          <w:rtl/>
          <w:rPrChange w:id="1540" w:author="Meryl Etman" w:date="2020-03-25T10:10:00Z">
            <w:rPr>
              <w:bCs w:val="0"/>
              <w:sz w:val="24"/>
              <w:rtl/>
            </w:rPr>
          </w:rPrChange>
        </w:rPr>
        <w:t xml:space="preserve"> ו/או על פי דין, מוסכם בזאת</w:t>
      </w:r>
      <w:r w:rsidRPr="000748C0">
        <w:rPr>
          <w:rFonts w:hint="cs"/>
          <w:bCs w:val="0"/>
          <w:sz w:val="24"/>
          <w:rtl/>
          <w:rPrChange w:id="1541" w:author="Meryl Etman" w:date="2020-03-25T10:10:00Z">
            <w:rPr>
              <w:rFonts w:hint="cs"/>
              <w:bCs w:val="0"/>
              <w:sz w:val="24"/>
              <w:rtl/>
            </w:rPr>
          </w:rPrChange>
        </w:rPr>
        <w:t>,</w:t>
      </w:r>
      <w:r w:rsidRPr="000748C0">
        <w:rPr>
          <w:bCs w:val="0"/>
          <w:sz w:val="24"/>
          <w:rtl/>
          <w:rPrChange w:id="1542" w:author="Meryl Etman" w:date="2020-03-25T10:10:00Z">
            <w:rPr>
              <w:bCs w:val="0"/>
              <w:sz w:val="24"/>
              <w:rtl/>
            </w:rPr>
          </w:rPrChange>
        </w:rPr>
        <w:t xml:space="preserve"> כי </w:t>
      </w:r>
      <w:r w:rsidRPr="000748C0">
        <w:rPr>
          <w:rFonts w:hint="cs"/>
          <w:bCs w:val="0"/>
          <w:sz w:val="24"/>
          <w:rtl/>
          <w:rPrChange w:id="1543" w:author="Meryl Etman" w:date="2020-03-25T10:10:00Z">
            <w:rPr>
              <w:rFonts w:hint="cs"/>
              <w:bCs w:val="0"/>
              <w:sz w:val="24"/>
              <w:rtl/>
            </w:rPr>
          </w:rPrChange>
        </w:rPr>
        <w:t>היה והמפקח הפר התחייבות כזו או אחרת על פי</w:t>
      </w:r>
      <w:r w:rsidRPr="000748C0">
        <w:rPr>
          <w:bCs w:val="0"/>
          <w:sz w:val="24"/>
          <w:rtl/>
          <w:rPrChange w:id="1544" w:author="Meryl Etman" w:date="2020-03-25T10:10:00Z">
            <w:rPr>
              <w:bCs w:val="0"/>
              <w:sz w:val="24"/>
              <w:rtl/>
            </w:rPr>
          </w:rPrChange>
        </w:rPr>
        <w:t xml:space="preserve"> </w:t>
      </w:r>
      <w:r w:rsidRPr="000748C0">
        <w:rPr>
          <w:rFonts w:hint="cs"/>
          <w:bCs w:val="0"/>
          <w:sz w:val="24"/>
          <w:rtl/>
          <w:rPrChange w:id="1545" w:author="Meryl Etman" w:date="2020-03-25T10:10:00Z">
            <w:rPr>
              <w:rFonts w:hint="cs"/>
              <w:bCs w:val="0"/>
              <w:sz w:val="24"/>
              <w:rtl/>
            </w:rPr>
          </w:rPrChange>
        </w:rPr>
        <w:t>חוזה זה,</w:t>
      </w:r>
      <w:r w:rsidRPr="000748C0">
        <w:rPr>
          <w:bCs w:val="0"/>
          <w:sz w:val="24"/>
          <w:rtl/>
          <w:rPrChange w:id="1546" w:author="Meryl Etman" w:date="2020-03-25T10:10:00Z">
            <w:rPr>
              <w:bCs w:val="0"/>
              <w:sz w:val="24"/>
              <w:rtl/>
            </w:rPr>
          </w:rPrChange>
        </w:rPr>
        <w:t xml:space="preserve"> </w:t>
      </w:r>
      <w:r w:rsidRPr="000748C0">
        <w:rPr>
          <w:rFonts w:hint="cs"/>
          <w:bCs w:val="0"/>
          <w:sz w:val="24"/>
          <w:rtl/>
          <w:rPrChange w:id="1547" w:author="Meryl Etman" w:date="2020-03-25T10:10:00Z">
            <w:rPr>
              <w:rFonts w:hint="cs"/>
              <w:bCs w:val="0"/>
              <w:sz w:val="24"/>
              <w:rtl/>
            </w:rPr>
          </w:rPrChange>
        </w:rPr>
        <w:t xml:space="preserve">והיה וההפרה כאמור לא תוקנה על ידו בתוך </w:t>
      </w:r>
      <w:del w:id="1548" w:author="Meryl Etman" w:date="2020-03-01T16:48:00Z">
        <w:r w:rsidRPr="000748C0" w:rsidDel="00146BA7">
          <w:rPr>
            <w:bCs w:val="0"/>
            <w:sz w:val="24"/>
            <w:rtl/>
            <w:rPrChange w:id="1549" w:author="Meryl Etman" w:date="2020-03-25T10:10:00Z">
              <w:rPr>
                <w:bCs w:val="0"/>
                <w:sz w:val="24"/>
                <w:rtl/>
              </w:rPr>
            </w:rPrChange>
          </w:rPr>
          <w:delText xml:space="preserve">7 </w:delText>
        </w:r>
      </w:del>
      <w:ins w:id="1550" w:author="Meryl Etman" w:date="2020-03-01T16:48:00Z">
        <w:r w:rsidR="00146BA7" w:rsidRPr="000748C0">
          <w:rPr>
            <w:rFonts w:hint="cs"/>
            <w:bCs w:val="0"/>
            <w:sz w:val="24"/>
            <w:rtl/>
            <w:rPrChange w:id="1551" w:author="Meryl Etman" w:date="2020-03-25T10:10:00Z">
              <w:rPr>
                <w:rFonts w:hint="cs"/>
                <w:bCs w:val="0"/>
                <w:sz w:val="24"/>
                <w:rtl/>
              </w:rPr>
            </w:rPrChange>
          </w:rPr>
          <w:t>14</w:t>
        </w:r>
        <w:r w:rsidR="00146BA7" w:rsidRPr="000748C0">
          <w:rPr>
            <w:bCs w:val="0"/>
            <w:sz w:val="24"/>
            <w:rtl/>
            <w:rPrChange w:id="1552" w:author="Meryl Etman" w:date="2020-03-25T10:10:00Z">
              <w:rPr>
                <w:bCs w:val="0"/>
                <w:sz w:val="24"/>
                <w:rtl/>
              </w:rPr>
            </w:rPrChange>
          </w:rPr>
          <w:t xml:space="preserve"> </w:t>
        </w:r>
      </w:ins>
      <w:r w:rsidRPr="000748C0">
        <w:rPr>
          <w:bCs w:val="0"/>
          <w:sz w:val="24"/>
          <w:rtl/>
          <w:rPrChange w:id="1553" w:author="Meryl Etman" w:date="2020-03-25T10:10:00Z">
            <w:rPr>
              <w:bCs w:val="0"/>
              <w:sz w:val="24"/>
              <w:rtl/>
            </w:rPr>
          </w:rPrChange>
        </w:rPr>
        <w:t xml:space="preserve">ימים מיום קבלת הודעה בכתב </w:t>
      </w:r>
      <w:r w:rsidRPr="000748C0">
        <w:rPr>
          <w:rFonts w:hint="cs"/>
          <w:bCs w:val="0"/>
          <w:sz w:val="24"/>
          <w:rtl/>
          <w:rPrChange w:id="1554" w:author="Meryl Etman" w:date="2020-03-25T10:10:00Z">
            <w:rPr>
              <w:rFonts w:hint="cs"/>
              <w:bCs w:val="0"/>
              <w:sz w:val="24"/>
              <w:rtl/>
            </w:rPr>
          </w:rPrChange>
        </w:rPr>
        <w:t>על ביצוע הפרה כאמור</w:t>
      </w:r>
      <w:r w:rsidRPr="000748C0">
        <w:rPr>
          <w:bCs w:val="0"/>
          <w:sz w:val="24"/>
          <w:rtl/>
          <w:rPrChange w:id="1555" w:author="Meryl Etman" w:date="2020-03-25T10:10:00Z">
            <w:rPr>
              <w:bCs w:val="0"/>
              <w:sz w:val="24"/>
              <w:rtl/>
            </w:rPr>
          </w:rPrChange>
        </w:rPr>
        <w:t xml:space="preserve"> </w:t>
      </w:r>
      <w:r w:rsidRPr="000748C0">
        <w:rPr>
          <w:rFonts w:hint="cs"/>
          <w:bCs w:val="0"/>
          <w:sz w:val="24"/>
          <w:rtl/>
          <w:rPrChange w:id="1556" w:author="Meryl Etman" w:date="2020-03-25T10:10:00Z">
            <w:rPr>
              <w:rFonts w:hint="cs"/>
              <w:bCs w:val="0"/>
              <w:sz w:val="24"/>
              <w:rtl/>
            </w:rPr>
          </w:rPrChange>
        </w:rPr>
        <w:t>מהמזמין</w:t>
      </w:r>
      <w:r w:rsidRPr="000748C0">
        <w:rPr>
          <w:bCs w:val="0"/>
          <w:sz w:val="24"/>
          <w:rtl/>
          <w:rPrChange w:id="1557" w:author="Meryl Etman" w:date="2020-03-25T10:10:00Z">
            <w:rPr>
              <w:bCs w:val="0"/>
              <w:sz w:val="24"/>
              <w:rtl/>
            </w:rPr>
          </w:rPrChange>
        </w:rPr>
        <w:t xml:space="preserve">, יהא המזמין זכאי לבצע </w:t>
      </w:r>
      <w:r w:rsidRPr="000748C0">
        <w:rPr>
          <w:rFonts w:hint="cs"/>
          <w:bCs w:val="0"/>
          <w:sz w:val="24"/>
          <w:rtl/>
          <w:rPrChange w:id="1558" w:author="Meryl Etman" w:date="2020-03-25T10:10:00Z">
            <w:rPr>
              <w:rFonts w:hint="cs"/>
              <w:bCs w:val="0"/>
              <w:sz w:val="24"/>
              <w:rtl/>
            </w:rPr>
          </w:rPrChange>
        </w:rPr>
        <w:t>את ה</w:t>
      </w:r>
      <w:r w:rsidRPr="000748C0">
        <w:rPr>
          <w:bCs w:val="0"/>
          <w:sz w:val="24"/>
          <w:rtl/>
          <w:rPrChange w:id="1559" w:author="Meryl Etman" w:date="2020-03-25T10:10:00Z">
            <w:rPr>
              <w:bCs w:val="0"/>
              <w:sz w:val="24"/>
              <w:rtl/>
            </w:rPr>
          </w:rPrChange>
        </w:rPr>
        <w:t>התחייבות</w:t>
      </w:r>
      <w:r w:rsidRPr="000748C0">
        <w:rPr>
          <w:rFonts w:hint="cs"/>
          <w:bCs w:val="0"/>
          <w:sz w:val="24"/>
          <w:rtl/>
          <w:rPrChange w:id="1560" w:author="Meryl Etman" w:date="2020-03-25T10:10:00Z">
            <w:rPr>
              <w:rFonts w:hint="cs"/>
              <w:bCs w:val="0"/>
              <w:sz w:val="24"/>
              <w:rtl/>
            </w:rPr>
          </w:rPrChange>
        </w:rPr>
        <w:t xml:space="preserve"> שהופרה על ידי המפקח</w:t>
      </w:r>
      <w:r w:rsidRPr="000748C0">
        <w:rPr>
          <w:bCs w:val="0"/>
          <w:sz w:val="24"/>
          <w:rtl/>
          <w:rPrChange w:id="1561" w:author="Meryl Etman" w:date="2020-03-25T10:10:00Z">
            <w:rPr>
              <w:bCs w:val="0"/>
              <w:sz w:val="24"/>
              <w:rtl/>
            </w:rPr>
          </w:rPrChange>
        </w:rPr>
        <w:t xml:space="preserve"> באמצעות בעל מקצוע אחר </w:t>
      </w:r>
      <w:r w:rsidRPr="000748C0">
        <w:rPr>
          <w:rFonts w:hint="cs"/>
          <w:bCs w:val="0"/>
          <w:sz w:val="24"/>
          <w:rtl/>
          <w:rPrChange w:id="1562" w:author="Meryl Etman" w:date="2020-03-25T10:10:00Z">
            <w:rPr>
              <w:rFonts w:hint="cs"/>
              <w:bCs w:val="0"/>
              <w:sz w:val="24"/>
              <w:rtl/>
            </w:rPr>
          </w:rPrChange>
        </w:rPr>
        <w:t>ו</w:t>
      </w:r>
      <w:r w:rsidRPr="000748C0">
        <w:rPr>
          <w:bCs w:val="0"/>
          <w:sz w:val="24"/>
          <w:rtl/>
          <w:rPrChange w:id="1563" w:author="Meryl Etman" w:date="2020-03-25T10:10:00Z">
            <w:rPr>
              <w:bCs w:val="0"/>
              <w:sz w:val="24"/>
              <w:rtl/>
            </w:rPr>
          </w:rPrChange>
        </w:rPr>
        <w:t>על חשבו</w:t>
      </w:r>
      <w:r w:rsidRPr="000748C0">
        <w:rPr>
          <w:rFonts w:hint="cs"/>
          <w:bCs w:val="0"/>
          <w:sz w:val="24"/>
          <w:rtl/>
          <w:rPrChange w:id="1564" w:author="Meryl Etman" w:date="2020-03-25T10:10:00Z">
            <w:rPr>
              <w:rFonts w:hint="cs"/>
              <w:bCs w:val="0"/>
              <w:sz w:val="24"/>
              <w:rtl/>
            </w:rPr>
          </w:rPrChange>
        </w:rPr>
        <w:t>נו של</w:t>
      </w:r>
      <w:r w:rsidRPr="000748C0">
        <w:rPr>
          <w:bCs w:val="0"/>
          <w:sz w:val="24"/>
          <w:rtl/>
          <w:rPrChange w:id="1565" w:author="Meryl Etman" w:date="2020-03-25T10:10:00Z">
            <w:rPr>
              <w:bCs w:val="0"/>
              <w:sz w:val="24"/>
              <w:rtl/>
            </w:rPr>
          </w:rPrChange>
        </w:rPr>
        <w:t xml:space="preserve"> המפקח</w:t>
      </w:r>
      <w:r w:rsidRPr="000748C0">
        <w:rPr>
          <w:rFonts w:hint="cs"/>
          <w:bCs w:val="0"/>
          <w:sz w:val="24"/>
          <w:rtl/>
          <w:rPrChange w:id="1566" w:author="Meryl Etman" w:date="2020-03-25T10:10:00Z">
            <w:rPr>
              <w:rFonts w:hint="cs"/>
              <w:bCs w:val="0"/>
              <w:sz w:val="24"/>
              <w:rtl/>
            </w:rPr>
          </w:rPrChange>
        </w:rPr>
        <w:t>.</w:t>
      </w:r>
    </w:p>
    <w:p w14:paraId="7F72E0D3" w14:textId="77777777" w:rsidR="00EB5A81" w:rsidRPr="000748C0" w:rsidRDefault="00EB5A81" w:rsidP="00EB5A81">
      <w:pPr>
        <w:pStyle w:val="2"/>
        <w:ind w:left="1440"/>
        <w:jc w:val="both"/>
        <w:rPr>
          <w:bCs w:val="0"/>
          <w:sz w:val="24"/>
          <w:rtl/>
          <w:rPrChange w:id="1567" w:author="Meryl Etman" w:date="2020-03-25T10:10:00Z">
            <w:rPr>
              <w:bCs w:val="0"/>
              <w:sz w:val="24"/>
              <w:rtl/>
            </w:rPr>
          </w:rPrChange>
        </w:rPr>
      </w:pPr>
    </w:p>
    <w:p w14:paraId="7527F855" w14:textId="77777777" w:rsidR="00EB5A81" w:rsidRPr="000748C0" w:rsidRDefault="00EB5A81" w:rsidP="00EB5A81">
      <w:pPr>
        <w:pStyle w:val="2"/>
        <w:keepNext w:val="0"/>
        <w:numPr>
          <w:ilvl w:val="1"/>
          <w:numId w:val="15"/>
        </w:numPr>
        <w:tabs>
          <w:tab w:val="left" w:pos="1440"/>
        </w:tabs>
        <w:ind w:left="1460"/>
        <w:jc w:val="both"/>
        <w:rPr>
          <w:bCs w:val="0"/>
          <w:sz w:val="24"/>
          <w:rtl/>
          <w:rPrChange w:id="1568" w:author="Meryl Etman" w:date="2020-03-25T10:10:00Z">
            <w:rPr>
              <w:bCs w:val="0"/>
              <w:sz w:val="24"/>
              <w:rtl/>
            </w:rPr>
          </w:rPrChange>
        </w:rPr>
      </w:pPr>
      <w:r w:rsidRPr="000748C0">
        <w:rPr>
          <w:rFonts w:hint="cs"/>
          <w:bCs w:val="0"/>
          <w:sz w:val="24"/>
          <w:rtl/>
          <w:rPrChange w:id="1569" w:author="Meryl Etman" w:date="2020-03-25T10:10:00Z">
            <w:rPr>
              <w:rFonts w:hint="cs"/>
              <w:bCs w:val="0"/>
              <w:sz w:val="24"/>
              <w:rtl/>
            </w:rPr>
          </w:rPrChange>
        </w:rPr>
        <w:t>בכל מקרה ומכל סיבה שהיא, לא יהא המפקח רשאי</w:t>
      </w:r>
      <w:r w:rsidRPr="000748C0">
        <w:rPr>
          <w:bCs w:val="0"/>
          <w:sz w:val="24"/>
          <w:rtl/>
          <w:rPrChange w:id="1570" w:author="Meryl Etman" w:date="2020-03-25T10:10:00Z">
            <w:rPr>
              <w:bCs w:val="0"/>
              <w:sz w:val="24"/>
              <w:rtl/>
            </w:rPr>
          </w:rPrChange>
        </w:rPr>
        <w:t xml:space="preserve"> להפסיק</w:t>
      </w:r>
      <w:r w:rsidRPr="000748C0">
        <w:rPr>
          <w:rFonts w:hint="cs"/>
          <w:bCs w:val="0"/>
          <w:sz w:val="24"/>
          <w:rtl/>
          <w:rPrChange w:id="1571" w:author="Meryl Etman" w:date="2020-03-25T10:10:00Z">
            <w:rPr>
              <w:rFonts w:hint="cs"/>
              <w:bCs w:val="0"/>
              <w:sz w:val="24"/>
              <w:rtl/>
            </w:rPr>
          </w:rPrChange>
        </w:rPr>
        <w:t>,</w:t>
      </w:r>
      <w:r w:rsidRPr="000748C0">
        <w:rPr>
          <w:bCs w:val="0"/>
          <w:sz w:val="24"/>
          <w:rtl/>
          <w:rPrChange w:id="1572" w:author="Meryl Etman" w:date="2020-03-25T10:10:00Z">
            <w:rPr>
              <w:bCs w:val="0"/>
              <w:sz w:val="24"/>
              <w:rtl/>
            </w:rPr>
          </w:rPrChange>
        </w:rPr>
        <w:t xml:space="preserve"> בהחלטה חד צדדית מטעמו, את ביצוע שירותי המפקח.</w:t>
      </w:r>
    </w:p>
    <w:p w14:paraId="196ED47C" w14:textId="77777777" w:rsidR="00EB5A81" w:rsidRPr="000748C0" w:rsidRDefault="00EB5A81" w:rsidP="00EB5A81">
      <w:pPr>
        <w:ind w:left="1560" w:hanging="700"/>
        <w:jc w:val="both"/>
        <w:rPr>
          <w:color w:val="000000"/>
          <w:sz w:val="24"/>
          <w:szCs w:val="24"/>
          <w:rtl/>
          <w:rPrChange w:id="1573" w:author="Meryl Etman" w:date="2020-03-25T10:10:00Z">
            <w:rPr>
              <w:color w:val="000000"/>
              <w:sz w:val="24"/>
              <w:szCs w:val="24"/>
              <w:rtl/>
            </w:rPr>
          </w:rPrChange>
        </w:rPr>
      </w:pPr>
    </w:p>
    <w:p w14:paraId="4BDA5969" w14:textId="77777777" w:rsidR="00EB5A81" w:rsidRPr="000748C0" w:rsidRDefault="00EB5A81" w:rsidP="00EB5A81">
      <w:pPr>
        <w:pStyle w:val="1"/>
        <w:keepNext w:val="0"/>
        <w:numPr>
          <w:ilvl w:val="0"/>
          <w:numId w:val="15"/>
        </w:numPr>
        <w:ind w:left="740"/>
        <w:rPr>
          <w:b/>
          <w:bCs/>
          <w:sz w:val="24"/>
          <w:u w:val="single"/>
          <w:rPrChange w:id="1574" w:author="Meryl Etman" w:date="2020-03-25T10:10:00Z">
            <w:rPr>
              <w:b/>
              <w:bCs/>
              <w:sz w:val="24"/>
              <w:u w:val="single"/>
            </w:rPr>
          </w:rPrChange>
        </w:rPr>
      </w:pPr>
      <w:r w:rsidRPr="000748C0">
        <w:rPr>
          <w:b/>
          <w:bCs/>
          <w:sz w:val="24"/>
          <w:u w:val="single"/>
          <w:rtl/>
          <w:rPrChange w:id="1575" w:author="Meryl Etman" w:date="2020-03-25T10:10:00Z">
            <w:rPr>
              <w:b/>
              <w:bCs/>
              <w:sz w:val="24"/>
              <w:u w:val="single"/>
              <w:rtl/>
            </w:rPr>
          </w:rPrChange>
        </w:rPr>
        <w:t>העברת זכויות</w:t>
      </w:r>
    </w:p>
    <w:p w14:paraId="12A4EC1C" w14:textId="77777777" w:rsidR="00EB5A81" w:rsidRPr="000748C0" w:rsidRDefault="00EB5A81" w:rsidP="00EB5A81">
      <w:pPr>
        <w:pStyle w:val="1"/>
        <w:ind w:left="720"/>
        <w:rPr>
          <w:sz w:val="24"/>
          <w:u w:val="single"/>
          <w:rtl/>
          <w:rPrChange w:id="1576" w:author="Meryl Etman" w:date="2020-03-25T10:10:00Z">
            <w:rPr>
              <w:sz w:val="24"/>
              <w:u w:val="single"/>
              <w:rtl/>
            </w:rPr>
          </w:rPrChange>
        </w:rPr>
      </w:pPr>
    </w:p>
    <w:p w14:paraId="5C02B547" w14:textId="77777777" w:rsidR="00EB5A81" w:rsidRPr="000748C0" w:rsidRDefault="00EB5A81" w:rsidP="00EB5A81">
      <w:pPr>
        <w:pStyle w:val="2"/>
        <w:keepNext w:val="0"/>
        <w:numPr>
          <w:ilvl w:val="1"/>
          <w:numId w:val="15"/>
        </w:numPr>
        <w:tabs>
          <w:tab w:val="left" w:pos="1440"/>
        </w:tabs>
        <w:ind w:left="1460"/>
        <w:jc w:val="both"/>
        <w:rPr>
          <w:bCs w:val="0"/>
          <w:sz w:val="24"/>
          <w:rPrChange w:id="1577" w:author="Meryl Etman" w:date="2020-03-25T10:10:00Z">
            <w:rPr>
              <w:bCs w:val="0"/>
              <w:sz w:val="24"/>
            </w:rPr>
          </w:rPrChange>
        </w:rPr>
      </w:pPr>
      <w:r w:rsidRPr="000748C0">
        <w:rPr>
          <w:rFonts w:hint="cs"/>
          <w:bCs w:val="0"/>
          <w:sz w:val="24"/>
          <w:rtl/>
          <w:rPrChange w:id="1578" w:author="Meryl Etman" w:date="2020-03-25T10:10:00Z">
            <w:rPr>
              <w:rFonts w:hint="cs"/>
              <w:bCs w:val="0"/>
              <w:sz w:val="24"/>
              <w:rtl/>
            </w:rPr>
          </w:rPrChange>
        </w:rPr>
        <w:t>המפקח אינו</w:t>
      </w:r>
      <w:r w:rsidRPr="000748C0">
        <w:rPr>
          <w:bCs w:val="0"/>
          <w:sz w:val="24"/>
          <w:rtl/>
          <w:rPrChange w:id="1579" w:author="Meryl Etman" w:date="2020-03-25T10:10:00Z">
            <w:rPr>
              <w:bCs w:val="0"/>
              <w:sz w:val="24"/>
              <w:rtl/>
            </w:rPr>
          </w:rPrChange>
        </w:rPr>
        <w:t xml:space="preserve"> רשאי </w:t>
      </w:r>
      <w:r w:rsidRPr="000748C0">
        <w:rPr>
          <w:rFonts w:hint="cs"/>
          <w:bCs w:val="0"/>
          <w:sz w:val="24"/>
          <w:rtl/>
          <w:rPrChange w:id="1580" w:author="Meryl Etman" w:date="2020-03-25T10:10:00Z">
            <w:rPr>
              <w:rFonts w:hint="cs"/>
              <w:bCs w:val="0"/>
              <w:sz w:val="24"/>
              <w:rtl/>
            </w:rPr>
          </w:rPrChange>
        </w:rPr>
        <w:t xml:space="preserve">להעביר ו/או </w:t>
      </w:r>
      <w:r w:rsidRPr="000748C0">
        <w:rPr>
          <w:bCs w:val="0"/>
          <w:sz w:val="24"/>
          <w:rtl/>
          <w:rPrChange w:id="1581" w:author="Meryl Etman" w:date="2020-03-25T10:10:00Z">
            <w:rPr>
              <w:bCs w:val="0"/>
              <w:sz w:val="24"/>
              <w:rtl/>
            </w:rPr>
          </w:rPrChange>
        </w:rPr>
        <w:t xml:space="preserve">להסב לאחר את החוזה או כל חלק ממנו וכן אין הוא רשאי להעביר </w:t>
      </w:r>
      <w:r w:rsidRPr="000748C0">
        <w:rPr>
          <w:rFonts w:hint="cs"/>
          <w:bCs w:val="0"/>
          <w:sz w:val="24"/>
          <w:rtl/>
          <w:rPrChange w:id="1582" w:author="Meryl Etman" w:date="2020-03-25T10:10:00Z">
            <w:rPr>
              <w:rFonts w:hint="cs"/>
              <w:bCs w:val="0"/>
              <w:sz w:val="24"/>
              <w:rtl/>
            </w:rPr>
          </w:rPrChange>
        </w:rPr>
        <w:t>ו/</w:t>
      </w:r>
      <w:r w:rsidRPr="000748C0">
        <w:rPr>
          <w:bCs w:val="0"/>
          <w:sz w:val="24"/>
          <w:rtl/>
          <w:rPrChange w:id="1583" w:author="Meryl Etman" w:date="2020-03-25T10:10:00Z">
            <w:rPr>
              <w:bCs w:val="0"/>
              <w:sz w:val="24"/>
              <w:rtl/>
            </w:rPr>
          </w:rPrChange>
        </w:rPr>
        <w:t xml:space="preserve">או להסב לאחר כל זכות </w:t>
      </w:r>
      <w:r w:rsidRPr="000748C0">
        <w:rPr>
          <w:rFonts w:hint="cs"/>
          <w:bCs w:val="0"/>
          <w:sz w:val="24"/>
          <w:rtl/>
          <w:rPrChange w:id="1584" w:author="Meryl Etman" w:date="2020-03-25T10:10:00Z">
            <w:rPr>
              <w:rFonts w:hint="cs"/>
              <w:bCs w:val="0"/>
              <w:sz w:val="24"/>
              <w:rtl/>
            </w:rPr>
          </w:rPrChange>
        </w:rPr>
        <w:t>ו/</w:t>
      </w:r>
      <w:r w:rsidRPr="000748C0">
        <w:rPr>
          <w:bCs w:val="0"/>
          <w:sz w:val="24"/>
          <w:rtl/>
          <w:rPrChange w:id="1585" w:author="Meryl Etman" w:date="2020-03-25T10:10:00Z">
            <w:rPr>
              <w:bCs w:val="0"/>
              <w:sz w:val="24"/>
              <w:rtl/>
            </w:rPr>
          </w:rPrChange>
        </w:rPr>
        <w:t>או חובה לפי חוזה</w:t>
      </w:r>
      <w:r w:rsidRPr="000748C0">
        <w:rPr>
          <w:rFonts w:hint="cs"/>
          <w:bCs w:val="0"/>
          <w:sz w:val="24"/>
          <w:rtl/>
          <w:rPrChange w:id="1586" w:author="Meryl Etman" w:date="2020-03-25T10:10:00Z">
            <w:rPr>
              <w:rFonts w:hint="cs"/>
              <w:bCs w:val="0"/>
              <w:sz w:val="24"/>
              <w:rtl/>
            </w:rPr>
          </w:rPrChange>
        </w:rPr>
        <w:t xml:space="preserve"> זה</w:t>
      </w:r>
      <w:r w:rsidRPr="000748C0">
        <w:rPr>
          <w:bCs w:val="0"/>
          <w:sz w:val="24"/>
          <w:rtl/>
          <w:rPrChange w:id="1587" w:author="Meryl Etman" w:date="2020-03-25T10:10:00Z">
            <w:rPr>
              <w:bCs w:val="0"/>
              <w:sz w:val="24"/>
              <w:rtl/>
            </w:rPr>
          </w:rPrChange>
        </w:rPr>
        <w:t xml:space="preserve">, אלא בהסכמת המזמין </w:t>
      </w:r>
      <w:r w:rsidRPr="000748C0">
        <w:rPr>
          <w:rFonts w:hint="cs"/>
          <w:bCs w:val="0"/>
          <w:sz w:val="24"/>
          <w:rtl/>
          <w:rPrChange w:id="1588" w:author="Meryl Etman" w:date="2020-03-25T10:10:00Z">
            <w:rPr>
              <w:rFonts w:hint="cs"/>
              <w:bCs w:val="0"/>
              <w:sz w:val="24"/>
              <w:rtl/>
            </w:rPr>
          </w:rPrChange>
        </w:rPr>
        <w:t>מראש ו</w:t>
      </w:r>
      <w:r w:rsidRPr="000748C0">
        <w:rPr>
          <w:bCs w:val="0"/>
          <w:sz w:val="24"/>
          <w:rtl/>
          <w:rPrChange w:id="1589" w:author="Meryl Etman" w:date="2020-03-25T10:10:00Z">
            <w:rPr>
              <w:bCs w:val="0"/>
              <w:sz w:val="24"/>
              <w:rtl/>
            </w:rPr>
          </w:rPrChange>
        </w:rPr>
        <w:t>בכתב.</w:t>
      </w:r>
    </w:p>
    <w:p w14:paraId="6EF14D17" w14:textId="77777777" w:rsidR="00EB5A81" w:rsidRPr="000748C0" w:rsidRDefault="00EB5A81" w:rsidP="00EB5A81">
      <w:pPr>
        <w:pStyle w:val="2"/>
        <w:ind w:left="1440"/>
        <w:jc w:val="both"/>
        <w:rPr>
          <w:bCs w:val="0"/>
          <w:sz w:val="24"/>
          <w:rtl/>
          <w:rPrChange w:id="1590" w:author="Meryl Etman" w:date="2020-03-25T10:10:00Z">
            <w:rPr>
              <w:bCs w:val="0"/>
              <w:sz w:val="24"/>
              <w:rtl/>
            </w:rPr>
          </w:rPrChange>
        </w:rPr>
      </w:pPr>
    </w:p>
    <w:p w14:paraId="3A276590" w14:textId="77777777" w:rsidR="00EB5A81" w:rsidRPr="000748C0" w:rsidRDefault="00EB5A81" w:rsidP="00EB5A81">
      <w:pPr>
        <w:pStyle w:val="2"/>
        <w:keepNext w:val="0"/>
        <w:numPr>
          <w:ilvl w:val="1"/>
          <w:numId w:val="15"/>
        </w:numPr>
        <w:tabs>
          <w:tab w:val="left" w:pos="1440"/>
        </w:tabs>
        <w:ind w:left="1460"/>
        <w:jc w:val="both"/>
        <w:rPr>
          <w:bCs w:val="0"/>
          <w:sz w:val="24"/>
          <w:rPrChange w:id="1591" w:author="Meryl Etman" w:date="2020-03-25T10:10:00Z">
            <w:rPr>
              <w:bCs w:val="0"/>
              <w:sz w:val="24"/>
            </w:rPr>
          </w:rPrChange>
        </w:rPr>
      </w:pPr>
      <w:r w:rsidRPr="000748C0">
        <w:rPr>
          <w:rFonts w:hint="cs"/>
          <w:bCs w:val="0"/>
          <w:sz w:val="24"/>
          <w:rtl/>
          <w:rPrChange w:id="1592" w:author="Meryl Etman" w:date="2020-03-25T10:10:00Z">
            <w:rPr>
              <w:rFonts w:hint="cs"/>
              <w:bCs w:val="0"/>
              <w:sz w:val="24"/>
              <w:rtl/>
            </w:rPr>
          </w:rPrChange>
        </w:rPr>
        <w:t>המפקח אינו רשאי</w:t>
      </w:r>
      <w:r w:rsidRPr="000748C0">
        <w:rPr>
          <w:bCs w:val="0"/>
          <w:sz w:val="24"/>
          <w:rtl/>
          <w:rPrChange w:id="1593" w:author="Meryl Etman" w:date="2020-03-25T10:10:00Z">
            <w:rPr>
              <w:bCs w:val="0"/>
              <w:sz w:val="24"/>
              <w:rtl/>
            </w:rPr>
          </w:rPrChange>
        </w:rPr>
        <w:t xml:space="preserve"> למסור לאחר את ב</w:t>
      </w:r>
      <w:r w:rsidRPr="000748C0">
        <w:rPr>
          <w:rFonts w:hint="cs"/>
          <w:bCs w:val="0"/>
          <w:sz w:val="24"/>
          <w:rtl/>
          <w:rPrChange w:id="1594" w:author="Meryl Etman" w:date="2020-03-25T10:10:00Z">
            <w:rPr>
              <w:rFonts w:hint="cs"/>
              <w:bCs w:val="0"/>
              <w:sz w:val="24"/>
              <w:rtl/>
            </w:rPr>
          </w:rPrChange>
        </w:rPr>
        <w:t>י</w:t>
      </w:r>
      <w:r w:rsidRPr="000748C0">
        <w:rPr>
          <w:bCs w:val="0"/>
          <w:sz w:val="24"/>
          <w:rtl/>
          <w:rPrChange w:id="1595" w:author="Meryl Etman" w:date="2020-03-25T10:10:00Z">
            <w:rPr>
              <w:bCs w:val="0"/>
              <w:sz w:val="24"/>
              <w:rtl/>
            </w:rPr>
          </w:rPrChange>
        </w:rPr>
        <w:t xml:space="preserve">צוע שרותי המפקח, כולם </w:t>
      </w:r>
      <w:r w:rsidRPr="000748C0">
        <w:rPr>
          <w:bCs w:val="0"/>
          <w:sz w:val="24"/>
          <w:rtl/>
          <w:rPrChange w:id="1596" w:author="Meryl Etman" w:date="2020-03-25T10:10:00Z">
            <w:rPr>
              <w:bCs w:val="0"/>
              <w:sz w:val="24"/>
              <w:rtl/>
            </w:rPr>
          </w:rPrChange>
        </w:rPr>
        <w:lastRenderedPageBreak/>
        <w:t xml:space="preserve">או מקצתם, אלא בהסכמת המזמין </w:t>
      </w:r>
      <w:r w:rsidRPr="000748C0">
        <w:rPr>
          <w:rFonts w:hint="cs"/>
          <w:bCs w:val="0"/>
          <w:sz w:val="24"/>
          <w:rtl/>
          <w:rPrChange w:id="1597" w:author="Meryl Etman" w:date="2020-03-25T10:10:00Z">
            <w:rPr>
              <w:rFonts w:hint="cs"/>
              <w:bCs w:val="0"/>
              <w:sz w:val="24"/>
              <w:rtl/>
            </w:rPr>
          </w:rPrChange>
        </w:rPr>
        <w:t>מראש ובכתב</w:t>
      </w:r>
      <w:r w:rsidRPr="000748C0">
        <w:rPr>
          <w:bCs w:val="0"/>
          <w:sz w:val="24"/>
          <w:rtl/>
          <w:rPrChange w:id="1598" w:author="Meryl Etman" w:date="2020-03-25T10:10:00Z">
            <w:rPr>
              <w:bCs w:val="0"/>
              <w:sz w:val="24"/>
              <w:rtl/>
            </w:rPr>
          </w:rPrChange>
        </w:rPr>
        <w:t>.</w:t>
      </w:r>
    </w:p>
    <w:p w14:paraId="1470290C" w14:textId="77777777" w:rsidR="00EB5A81" w:rsidRPr="000748C0" w:rsidRDefault="00EB5A81" w:rsidP="00EB5A81">
      <w:pPr>
        <w:pStyle w:val="2"/>
        <w:jc w:val="both"/>
        <w:rPr>
          <w:bCs w:val="0"/>
          <w:sz w:val="24"/>
          <w:rtl/>
          <w:rPrChange w:id="1599" w:author="Meryl Etman" w:date="2020-03-25T10:10:00Z">
            <w:rPr>
              <w:bCs w:val="0"/>
              <w:sz w:val="24"/>
              <w:rtl/>
            </w:rPr>
          </w:rPrChange>
        </w:rPr>
      </w:pPr>
    </w:p>
    <w:p w14:paraId="2DE35BC5" w14:textId="77777777" w:rsidR="00EB5A81" w:rsidRPr="000748C0" w:rsidRDefault="00EB5A81" w:rsidP="00EB5A81">
      <w:pPr>
        <w:pStyle w:val="2"/>
        <w:keepNext w:val="0"/>
        <w:numPr>
          <w:ilvl w:val="1"/>
          <w:numId w:val="15"/>
        </w:numPr>
        <w:tabs>
          <w:tab w:val="left" w:pos="1440"/>
        </w:tabs>
        <w:ind w:left="1460"/>
        <w:jc w:val="both"/>
        <w:rPr>
          <w:bCs w:val="0"/>
          <w:sz w:val="24"/>
          <w:rPrChange w:id="1600" w:author="Meryl Etman" w:date="2020-03-25T10:10:00Z">
            <w:rPr>
              <w:bCs w:val="0"/>
              <w:sz w:val="24"/>
            </w:rPr>
          </w:rPrChange>
        </w:rPr>
      </w:pPr>
      <w:r w:rsidRPr="000748C0">
        <w:rPr>
          <w:bCs w:val="0"/>
          <w:sz w:val="24"/>
          <w:rtl/>
          <w:rPrChange w:id="1601" w:author="Meryl Etman" w:date="2020-03-25T10:10:00Z">
            <w:rPr>
              <w:bCs w:val="0"/>
              <w:sz w:val="24"/>
              <w:rtl/>
            </w:rPr>
          </w:rPrChange>
        </w:rPr>
        <w:t xml:space="preserve">המזמין רשאי להעביר, בכל עת, כל זכות מזכויותיו וכל חובה מחובותיו לפי חוזה זה, </w:t>
      </w:r>
      <w:r w:rsidRPr="000748C0">
        <w:rPr>
          <w:rFonts w:hint="cs"/>
          <w:bCs w:val="0"/>
          <w:sz w:val="24"/>
          <w:rtl/>
          <w:rPrChange w:id="1602" w:author="Meryl Etman" w:date="2020-03-25T10:10:00Z">
            <w:rPr>
              <w:rFonts w:hint="cs"/>
              <w:bCs w:val="0"/>
              <w:sz w:val="24"/>
              <w:rtl/>
            </w:rPr>
          </w:rPrChange>
        </w:rPr>
        <w:t>לפי שיקול דעתו המוחלט</w:t>
      </w:r>
      <w:r w:rsidRPr="000748C0">
        <w:rPr>
          <w:bCs w:val="0"/>
          <w:sz w:val="24"/>
          <w:rtl/>
          <w:rPrChange w:id="1603" w:author="Meryl Etman" w:date="2020-03-25T10:10:00Z">
            <w:rPr>
              <w:bCs w:val="0"/>
              <w:sz w:val="24"/>
              <w:rtl/>
            </w:rPr>
          </w:rPrChange>
        </w:rPr>
        <w:t xml:space="preserve"> </w:t>
      </w:r>
      <w:r w:rsidRPr="000748C0">
        <w:rPr>
          <w:rFonts w:hint="cs"/>
          <w:bCs w:val="0"/>
          <w:sz w:val="24"/>
          <w:rtl/>
          <w:rPrChange w:id="1604" w:author="Meryl Etman" w:date="2020-03-25T10:10:00Z">
            <w:rPr>
              <w:rFonts w:hint="cs"/>
              <w:bCs w:val="0"/>
              <w:sz w:val="24"/>
              <w:rtl/>
            </w:rPr>
          </w:rPrChange>
        </w:rPr>
        <w:t>ו</w:t>
      </w:r>
      <w:r w:rsidRPr="000748C0">
        <w:rPr>
          <w:bCs w:val="0"/>
          <w:sz w:val="24"/>
          <w:rtl/>
          <w:rPrChange w:id="1605" w:author="Meryl Etman" w:date="2020-03-25T10:10:00Z">
            <w:rPr>
              <w:bCs w:val="0"/>
              <w:sz w:val="24"/>
              <w:rtl/>
            </w:rPr>
          </w:rPrChange>
        </w:rPr>
        <w:t xml:space="preserve">בלא צורך בהסכמה </w:t>
      </w:r>
      <w:r w:rsidRPr="000748C0">
        <w:rPr>
          <w:rFonts w:hint="cs"/>
          <w:bCs w:val="0"/>
          <w:sz w:val="24"/>
          <w:rtl/>
          <w:rPrChange w:id="1606" w:author="Meryl Etman" w:date="2020-03-25T10:10:00Z">
            <w:rPr>
              <w:rFonts w:hint="cs"/>
              <w:bCs w:val="0"/>
              <w:sz w:val="24"/>
              <w:rtl/>
            </w:rPr>
          </w:rPrChange>
        </w:rPr>
        <w:t>כזו או אחרת</w:t>
      </w:r>
      <w:r w:rsidRPr="000748C0">
        <w:rPr>
          <w:bCs w:val="0"/>
          <w:sz w:val="24"/>
          <w:rtl/>
          <w:rPrChange w:id="1607" w:author="Meryl Etman" w:date="2020-03-25T10:10:00Z">
            <w:rPr>
              <w:bCs w:val="0"/>
              <w:sz w:val="24"/>
              <w:rtl/>
            </w:rPr>
          </w:rPrChange>
        </w:rPr>
        <w:t xml:space="preserve"> מהמפקח, </w:t>
      </w:r>
      <w:r w:rsidRPr="000748C0">
        <w:rPr>
          <w:rFonts w:hint="cs"/>
          <w:bCs w:val="0"/>
          <w:sz w:val="24"/>
          <w:rtl/>
          <w:rPrChange w:id="1608" w:author="Meryl Etman" w:date="2020-03-25T10:10:00Z">
            <w:rPr>
              <w:rFonts w:hint="cs"/>
              <w:bCs w:val="0"/>
              <w:sz w:val="24"/>
              <w:rtl/>
            </w:rPr>
          </w:rPrChange>
        </w:rPr>
        <w:t xml:space="preserve">ובלבד, </w:t>
      </w:r>
      <w:r w:rsidRPr="000748C0">
        <w:rPr>
          <w:bCs w:val="0"/>
          <w:sz w:val="24"/>
          <w:rtl/>
          <w:rPrChange w:id="1609" w:author="Meryl Etman" w:date="2020-03-25T10:10:00Z">
            <w:rPr>
              <w:bCs w:val="0"/>
              <w:sz w:val="24"/>
              <w:rtl/>
            </w:rPr>
          </w:rPrChange>
        </w:rPr>
        <w:t>שזכויות</w:t>
      </w:r>
      <w:r w:rsidRPr="000748C0">
        <w:rPr>
          <w:rFonts w:hint="cs"/>
          <w:bCs w:val="0"/>
          <w:sz w:val="24"/>
          <w:rtl/>
          <w:rPrChange w:id="1610" w:author="Meryl Etman" w:date="2020-03-25T10:10:00Z">
            <w:rPr>
              <w:rFonts w:hint="cs"/>
              <w:bCs w:val="0"/>
              <w:sz w:val="24"/>
              <w:rtl/>
            </w:rPr>
          </w:rPrChange>
        </w:rPr>
        <w:t>יו של</w:t>
      </w:r>
      <w:r w:rsidRPr="000748C0">
        <w:rPr>
          <w:bCs w:val="0"/>
          <w:sz w:val="24"/>
          <w:rtl/>
          <w:rPrChange w:id="1611" w:author="Meryl Etman" w:date="2020-03-25T10:10:00Z">
            <w:rPr>
              <w:bCs w:val="0"/>
              <w:sz w:val="24"/>
              <w:rtl/>
            </w:rPr>
          </w:rPrChange>
        </w:rPr>
        <w:t xml:space="preserve"> המפקח ע</w:t>
      </w:r>
      <w:r w:rsidRPr="000748C0">
        <w:rPr>
          <w:rFonts w:hint="cs"/>
          <w:bCs w:val="0"/>
          <w:sz w:val="24"/>
          <w:rtl/>
          <w:rPrChange w:id="1612" w:author="Meryl Etman" w:date="2020-03-25T10:10:00Z">
            <w:rPr>
              <w:rFonts w:hint="cs"/>
              <w:bCs w:val="0"/>
              <w:sz w:val="24"/>
              <w:rtl/>
            </w:rPr>
          </w:rPrChange>
        </w:rPr>
        <w:t>ל פי</w:t>
      </w:r>
      <w:r w:rsidRPr="000748C0">
        <w:rPr>
          <w:bCs w:val="0"/>
          <w:sz w:val="24"/>
          <w:rtl/>
          <w:rPrChange w:id="1613" w:author="Meryl Etman" w:date="2020-03-25T10:10:00Z">
            <w:rPr>
              <w:bCs w:val="0"/>
              <w:sz w:val="24"/>
              <w:rtl/>
            </w:rPr>
          </w:rPrChange>
        </w:rPr>
        <w:t xml:space="preserve"> הסכם זה</w:t>
      </w:r>
      <w:r w:rsidRPr="000748C0">
        <w:rPr>
          <w:rFonts w:hint="cs"/>
          <w:bCs w:val="0"/>
          <w:sz w:val="24"/>
          <w:rtl/>
          <w:rPrChange w:id="1614" w:author="Meryl Etman" w:date="2020-03-25T10:10:00Z">
            <w:rPr>
              <w:rFonts w:hint="cs"/>
              <w:bCs w:val="0"/>
              <w:sz w:val="24"/>
              <w:rtl/>
            </w:rPr>
          </w:rPrChange>
        </w:rPr>
        <w:t xml:space="preserve"> לא יפגעו</w:t>
      </w:r>
      <w:r w:rsidRPr="000748C0">
        <w:rPr>
          <w:bCs w:val="0"/>
          <w:sz w:val="24"/>
          <w:rtl/>
          <w:rPrChange w:id="1615" w:author="Meryl Etman" w:date="2020-03-25T10:10:00Z">
            <w:rPr>
              <w:bCs w:val="0"/>
              <w:sz w:val="24"/>
              <w:rtl/>
            </w:rPr>
          </w:rPrChange>
        </w:rPr>
        <w:t>.</w:t>
      </w:r>
    </w:p>
    <w:p w14:paraId="06446711" w14:textId="77777777" w:rsidR="00EB5A81" w:rsidRPr="000748C0" w:rsidRDefault="00EB5A81" w:rsidP="00EB5A81">
      <w:pPr>
        <w:pStyle w:val="2"/>
        <w:jc w:val="both"/>
        <w:rPr>
          <w:bCs w:val="0"/>
          <w:sz w:val="24"/>
          <w:rtl/>
          <w:rPrChange w:id="1616" w:author="Meryl Etman" w:date="2020-03-25T10:10:00Z">
            <w:rPr>
              <w:bCs w:val="0"/>
              <w:sz w:val="24"/>
              <w:rtl/>
            </w:rPr>
          </w:rPrChange>
        </w:rPr>
      </w:pPr>
    </w:p>
    <w:p w14:paraId="0932AA21" w14:textId="77777777" w:rsidR="00EB5A81" w:rsidRPr="000748C0" w:rsidRDefault="00EB5A81" w:rsidP="00EB5A81">
      <w:pPr>
        <w:pStyle w:val="1"/>
        <w:keepNext w:val="0"/>
        <w:numPr>
          <w:ilvl w:val="0"/>
          <w:numId w:val="15"/>
        </w:numPr>
        <w:ind w:left="740"/>
        <w:rPr>
          <w:b/>
          <w:bCs/>
          <w:sz w:val="24"/>
          <w:u w:val="single"/>
          <w:rPrChange w:id="1617" w:author="Meryl Etman" w:date="2020-03-25T10:10:00Z">
            <w:rPr>
              <w:b/>
              <w:bCs/>
              <w:sz w:val="24"/>
              <w:u w:val="single"/>
            </w:rPr>
          </w:rPrChange>
        </w:rPr>
      </w:pPr>
      <w:r w:rsidRPr="000748C0">
        <w:rPr>
          <w:b/>
          <w:bCs/>
          <w:sz w:val="24"/>
          <w:u w:val="single"/>
          <w:rtl/>
          <w:rPrChange w:id="1618" w:author="Meryl Etman" w:date="2020-03-25T10:10:00Z">
            <w:rPr>
              <w:b/>
              <w:bCs/>
              <w:sz w:val="24"/>
              <w:u w:val="single"/>
              <w:rtl/>
            </w:rPr>
          </w:rPrChange>
        </w:rPr>
        <w:t>סיום שרותי המפקח</w:t>
      </w:r>
    </w:p>
    <w:p w14:paraId="77B57B3E" w14:textId="77777777" w:rsidR="00EB5A81" w:rsidRPr="000748C0" w:rsidRDefault="00EB5A81" w:rsidP="00EB5A81">
      <w:pPr>
        <w:pStyle w:val="1"/>
        <w:ind w:left="720"/>
        <w:rPr>
          <w:sz w:val="24"/>
          <w:u w:val="single"/>
          <w:rtl/>
          <w:rPrChange w:id="1619" w:author="Meryl Etman" w:date="2020-03-25T10:10:00Z">
            <w:rPr>
              <w:sz w:val="24"/>
              <w:u w:val="single"/>
              <w:rtl/>
            </w:rPr>
          </w:rPrChange>
        </w:rPr>
      </w:pPr>
    </w:p>
    <w:p w14:paraId="0845EFC4" w14:textId="77777777" w:rsidR="00EB5A81" w:rsidRPr="000748C0" w:rsidRDefault="00EB5A81" w:rsidP="00EB5A81">
      <w:pPr>
        <w:ind w:left="1300" w:firstLine="140"/>
        <w:jc w:val="both"/>
        <w:rPr>
          <w:color w:val="000000"/>
          <w:sz w:val="24"/>
          <w:szCs w:val="24"/>
          <w:rtl/>
          <w:rPrChange w:id="1620" w:author="Meryl Etman" w:date="2020-03-25T10:10:00Z">
            <w:rPr>
              <w:color w:val="000000"/>
              <w:sz w:val="24"/>
              <w:szCs w:val="24"/>
              <w:rtl/>
            </w:rPr>
          </w:rPrChange>
        </w:rPr>
      </w:pPr>
      <w:r w:rsidRPr="000748C0">
        <w:rPr>
          <w:color w:val="000000"/>
          <w:sz w:val="24"/>
          <w:szCs w:val="24"/>
          <w:rtl/>
          <w:rPrChange w:id="1621" w:author="Meryl Etman" w:date="2020-03-25T10:10:00Z">
            <w:rPr>
              <w:color w:val="000000"/>
              <w:sz w:val="24"/>
              <w:szCs w:val="24"/>
              <w:rtl/>
            </w:rPr>
          </w:rPrChange>
        </w:rPr>
        <w:t xml:space="preserve">שרותי המפקח </w:t>
      </w:r>
      <w:r w:rsidRPr="000748C0">
        <w:rPr>
          <w:rFonts w:hint="cs"/>
          <w:color w:val="000000"/>
          <w:sz w:val="24"/>
          <w:szCs w:val="24"/>
          <w:rtl/>
          <w:rPrChange w:id="1622" w:author="Meryl Etman" w:date="2020-03-25T10:10:00Z">
            <w:rPr>
              <w:rFonts w:hint="cs"/>
              <w:color w:val="000000"/>
              <w:sz w:val="24"/>
              <w:szCs w:val="24"/>
              <w:rtl/>
            </w:rPr>
          </w:rPrChange>
        </w:rPr>
        <w:t>יגיעו לסיומם בכל אחד מהמקרים, כדלקמן</w:t>
      </w:r>
      <w:r w:rsidRPr="000748C0">
        <w:rPr>
          <w:color w:val="000000"/>
          <w:sz w:val="24"/>
          <w:szCs w:val="24"/>
          <w:rtl/>
          <w:rPrChange w:id="1623" w:author="Meryl Etman" w:date="2020-03-25T10:10:00Z">
            <w:rPr>
              <w:color w:val="000000"/>
              <w:sz w:val="24"/>
              <w:szCs w:val="24"/>
              <w:rtl/>
            </w:rPr>
          </w:rPrChange>
        </w:rPr>
        <w:t>:</w:t>
      </w:r>
    </w:p>
    <w:p w14:paraId="7E0BD797" w14:textId="77777777" w:rsidR="00EB5A81" w:rsidRPr="000748C0" w:rsidRDefault="00EB5A81" w:rsidP="00EB5A81">
      <w:pPr>
        <w:jc w:val="both"/>
        <w:rPr>
          <w:color w:val="000000"/>
          <w:sz w:val="24"/>
          <w:szCs w:val="24"/>
          <w:rtl/>
          <w:rPrChange w:id="1624" w:author="Meryl Etman" w:date="2020-03-25T10:10:00Z">
            <w:rPr>
              <w:color w:val="000000"/>
              <w:sz w:val="24"/>
              <w:szCs w:val="24"/>
              <w:rtl/>
            </w:rPr>
          </w:rPrChange>
        </w:rPr>
      </w:pPr>
    </w:p>
    <w:p w14:paraId="275AAE33" w14:textId="77777777" w:rsidR="00EB5A81" w:rsidRPr="000748C0" w:rsidRDefault="00EB5A81" w:rsidP="00EB5A81">
      <w:pPr>
        <w:pStyle w:val="2"/>
        <w:keepNext w:val="0"/>
        <w:numPr>
          <w:ilvl w:val="1"/>
          <w:numId w:val="15"/>
        </w:numPr>
        <w:tabs>
          <w:tab w:val="left" w:pos="1440"/>
        </w:tabs>
        <w:ind w:left="1460"/>
        <w:jc w:val="both"/>
        <w:rPr>
          <w:bCs w:val="0"/>
          <w:sz w:val="24"/>
          <w:rPrChange w:id="1625" w:author="Meryl Etman" w:date="2020-03-25T10:10:00Z">
            <w:rPr>
              <w:bCs w:val="0"/>
              <w:sz w:val="24"/>
            </w:rPr>
          </w:rPrChange>
        </w:rPr>
      </w:pPr>
      <w:r w:rsidRPr="000748C0">
        <w:rPr>
          <w:bCs w:val="0"/>
          <w:sz w:val="24"/>
          <w:rtl/>
          <w:rPrChange w:id="1626" w:author="Meryl Etman" w:date="2020-03-25T10:10:00Z">
            <w:rPr>
              <w:bCs w:val="0"/>
              <w:sz w:val="24"/>
              <w:rtl/>
            </w:rPr>
          </w:rPrChange>
        </w:rPr>
        <w:t xml:space="preserve">החוזה הובא לידי </w:t>
      </w:r>
      <w:r w:rsidRPr="000748C0">
        <w:rPr>
          <w:rFonts w:hint="cs"/>
          <w:bCs w:val="0"/>
          <w:sz w:val="24"/>
          <w:rtl/>
          <w:rPrChange w:id="1627" w:author="Meryl Etman" w:date="2020-03-25T10:10:00Z">
            <w:rPr>
              <w:rFonts w:hint="cs"/>
              <w:bCs w:val="0"/>
              <w:sz w:val="24"/>
              <w:rtl/>
            </w:rPr>
          </w:rPrChange>
        </w:rPr>
        <w:t>גמר</w:t>
      </w:r>
      <w:r w:rsidRPr="000748C0">
        <w:rPr>
          <w:bCs w:val="0"/>
          <w:sz w:val="24"/>
          <w:rtl/>
          <w:rPrChange w:id="1628" w:author="Meryl Etman" w:date="2020-03-25T10:10:00Z">
            <w:rPr>
              <w:bCs w:val="0"/>
              <w:sz w:val="24"/>
              <w:rtl/>
            </w:rPr>
          </w:rPrChange>
        </w:rPr>
        <w:t xml:space="preserve"> כאמור בסעיף 9 לעיל</w:t>
      </w:r>
      <w:r w:rsidRPr="000748C0">
        <w:rPr>
          <w:rFonts w:hint="cs"/>
          <w:bCs w:val="0"/>
          <w:sz w:val="24"/>
          <w:rtl/>
          <w:rPrChange w:id="1629" w:author="Meryl Etman" w:date="2020-03-25T10:10:00Z">
            <w:rPr>
              <w:rFonts w:hint="cs"/>
              <w:bCs w:val="0"/>
              <w:sz w:val="24"/>
              <w:rtl/>
            </w:rPr>
          </w:rPrChange>
        </w:rPr>
        <w:t>,</w:t>
      </w:r>
      <w:r w:rsidRPr="000748C0">
        <w:rPr>
          <w:bCs w:val="0"/>
          <w:sz w:val="24"/>
          <w:rtl/>
          <w:rPrChange w:id="1630" w:author="Meryl Etman" w:date="2020-03-25T10:10:00Z">
            <w:rPr>
              <w:bCs w:val="0"/>
              <w:sz w:val="24"/>
              <w:rtl/>
            </w:rPr>
          </w:rPrChange>
        </w:rPr>
        <w:t xml:space="preserve"> החל </w:t>
      </w:r>
      <w:r w:rsidRPr="000748C0">
        <w:rPr>
          <w:rFonts w:hint="cs"/>
          <w:bCs w:val="0"/>
          <w:sz w:val="24"/>
          <w:rtl/>
          <w:rPrChange w:id="1631" w:author="Meryl Etman" w:date="2020-03-25T10:10:00Z">
            <w:rPr>
              <w:rFonts w:hint="cs"/>
              <w:bCs w:val="0"/>
              <w:sz w:val="24"/>
              <w:rtl/>
            </w:rPr>
          </w:rPrChange>
        </w:rPr>
        <w:t>מה</w:t>
      </w:r>
      <w:r w:rsidRPr="000748C0">
        <w:rPr>
          <w:bCs w:val="0"/>
          <w:sz w:val="24"/>
          <w:rtl/>
          <w:rPrChange w:id="1632" w:author="Meryl Etman" w:date="2020-03-25T10:10:00Z">
            <w:rPr>
              <w:bCs w:val="0"/>
              <w:sz w:val="24"/>
              <w:rtl/>
            </w:rPr>
          </w:rPrChange>
        </w:rPr>
        <w:t>מועד הנקוב בהודעה שניתנה ע</w:t>
      </w:r>
      <w:r w:rsidRPr="000748C0">
        <w:rPr>
          <w:rFonts w:hint="cs"/>
          <w:bCs w:val="0"/>
          <w:sz w:val="24"/>
          <w:rtl/>
          <w:rPrChange w:id="1633" w:author="Meryl Etman" w:date="2020-03-25T10:10:00Z">
            <w:rPr>
              <w:rFonts w:hint="cs"/>
              <w:bCs w:val="0"/>
              <w:sz w:val="24"/>
              <w:rtl/>
            </w:rPr>
          </w:rPrChange>
        </w:rPr>
        <w:t>"י</w:t>
      </w:r>
      <w:r w:rsidRPr="000748C0">
        <w:rPr>
          <w:bCs w:val="0"/>
          <w:sz w:val="24"/>
          <w:rtl/>
          <w:rPrChange w:id="1634" w:author="Meryl Etman" w:date="2020-03-25T10:10:00Z">
            <w:rPr>
              <w:bCs w:val="0"/>
              <w:sz w:val="24"/>
              <w:rtl/>
            </w:rPr>
          </w:rPrChange>
        </w:rPr>
        <w:t xml:space="preserve"> המזמין למפקח במסגרת הורא</w:t>
      </w:r>
      <w:r w:rsidRPr="000748C0">
        <w:rPr>
          <w:rFonts w:hint="cs"/>
          <w:bCs w:val="0"/>
          <w:sz w:val="24"/>
          <w:rtl/>
          <w:rPrChange w:id="1635" w:author="Meryl Etman" w:date="2020-03-25T10:10:00Z">
            <w:rPr>
              <w:rFonts w:hint="cs"/>
              <w:bCs w:val="0"/>
              <w:sz w:val="24"/>
              <w:rtl/>
            </w:rPr>
          </w:rPrChange>
        </w:rPr>
        <w:t>ות סעיף 9 לעיל</w:t>
      </w:r>
      <w:r w:rsidRPr="000748C0">
        <w:rPr>
          <w:bCs w:val="0"/>
          <w:sz w:val="24"/>
          <w:rtl/>
          <w:rPrChange w:id="1636" w:author="Meryl Etman" w:date="2020-03-25T10:10:00Z">
            <w:rPr>
              <w:bCs w:val="0"/>
              <w:sz w:val="24"/>
              <w:rtl/>
            </w:rPr>
          </w:rPrChange>
        </w:rPr>
        <w:t>.</w:t>
      </w:r>
    </w:p>
    <w:p w14:paraId="5CD99532" w14:textId="77777777" w:rsidR="00EB5A81" w:rsidRPr="000748C0" w:rsidRDefault="00EB5A81" w:rsidP="00EB5A81">
      <w:pPr>
        <w:pStyle w:val="2"/>
        <w:ind w:left="1440"/>
        <w:jc w:val="both"/>
        <w:rPr>
          <w:bCs w:val="0"/>
          <w:sz w:val="24"/>
          <w:rtl/>
          <w:rPrChange w:id="1637" w:author="Meryl Etman" w:date="2020-03-25T10:10:00Z">
            <w:rPr>
              <w:bCs w:val="0"/>
              <w:sz w:val="24"/>
              <w:rtl/>
            </w:rPr>
          </w:rPrChange>
        </w:rPr>
      </w:pPr>
    </w:p>
    <w:p w14:paraId="223D819F" w14:textId="77777777" w:rsidR="00EB5A81" w:rsidRPr="000748C0" w:rsidRDefault="00EB5A81" w:rsidP="00EB5A81">
      <w:pPr>
        <w:pStyle w:val="2"/>
        <w:keepNext w:val="0"/>
        <w:numPr>
          <w:ilvl w:val="1"/>
          <w:numId w:val="15"/>
        </w:numPr>
        <w:tabs>
          <w:tab w:val="left" w:pos="1440"/>
        </w:tabs>
        <w:ind w:left="1460"/>
        <w:jc w:val="both"/>
        <w:rPr>
          <w:bCs w:val="0"/>
          <w:sz w:val="24"/>
          <w:rtl/>
          <w:rPrChange w:id="1638" w:author="Meryl Etman" w:date="2020-03-25T10:10:00Z">
            <w:rPr>
              <w:bCs w:val="0"/>
              <w:sz w:val="24"/>
              <w:rtl/>
            </w:rPr>
          </w:rPrChange>
        </w:rPr>
      </w:pPr>
      <w:r w:rsidRPr="000748C0">
        <w:rPr>
          <w:bCs w:val="0"/>
          <w:sz w:val="24"/>
          <w:rtl/>
          <w:rPrChange w:id="1639" w:author="Meryl Etman" w:date="2020-03-25T10:10:00Z">
            <w:rPr>
              <w:bCs w:val="0"/>
              <w:sz w:val="24"/>
              <w:rtl/>
            </w:rPr>
          </w:rPrChange>
        </w:rPr>
        <w:t>עם מתן א</w:t>
      </w:r>
      <w:r w:rsidRPr="000748C0">
        <w:rPr>
          <w:rFonts w:hint="cs"/>
          <w:bCs w:val="0"/>
          <w:sz w:val="24"/>
          <w:rtl/>
          <w:rPrChange w:id="1640" w:author="Meryl Etman" w:date="2020-03-25T10:10:00Z">
            <w:rPr>
              <w:rFonts w:hint="cs"/>
              <w:bCs w:val="0"/>
              <w:sz w:val="24"/>
              <w:rtl/>
            </w:rPr>
          </w:rPrChange>
        </w:rPr>
        <w:t>י</w:t>
      </w:r>
      <w:r w:rsidRPr="000748C0">
        <w:rPr>
          <w:bCs w:val="0"/>
          <w:sz w:val="24"/>
          <w:rtl/>
          <w:rPrChange w:id="1641" w:author="Meryl Etman" w:date="2020-03-25T10:10:00Z">
            <w:rPr>
              <w:bCs w:val="0"/>
              <w:sz w:val="24"/>
              <w:rtl/>
            </w:rPr>
          </w:rPrChange>
        </w:rPr>
        <w:t>שור בכתב ע"י המזמין למפקח</w:t>
      </w:r>
      <w:r w:rsidRPr="000748C0">
        <w:rPr>
          <w:rFonts w:hint="cs"/>
          <w:bCs w:val="0"/>
          <w:sz w:val="24"/>
          <w:rtl/>
          <w:rPrChange w:id="1642" w:author="Meryl Etman" w:date="2020-03-25T10:10:00Z">
            <w:rPr>
              <w:rFonts w:hint="cs"/>
              <w:bCs w:val="0"/>
              <w:sz w:val="24"/>
              <w:rtl/>
            </w:rPr>
          </w:rPrChange>
        </w:rPr>
        <w:t>,</w:t>
      </w:r>
      <w:r w:rsidRPr="000748C0">
        <w:rPr>
          <w:bCs w:val="0"/>
          <w:sz w:val="24"/>
          <w:rtl/>
          <w:rPrChange w:id="1643" w:author="Meryl Etman" w:date="2020-03-25T10:10:00Z">
            <w:rPr>
              <w:bCs w:val="0"/>
              <w:sz w:val="24"/>
              <w:rtl/>
            </w:rPr>
          </w:rPrChange>
        </w:rPr>
        <w:t xml:space="preserve"> </w:t>
      </w:r>
      <w:r w:rsidRPr="000748C0">
        <w:rPr>
          <w:rFonts w:hint="cs"/>
          <w:bCs w:val="0"/>
          <w:sz w:val="24"/>
          <w:rtl/>
          <w:rPrChange w:id="1644" w:author="Meryl Etman" w:date="2020-03-25T10:10:00Z">
            <w:rPr>
              <w:rFonts w:hint="cs"/>
              <w:bCs w:val="0"/>
              <w:sz w:val="24"/>
              <w:rtl/>
            </w:rPr>
          </w:rPrChange>
        </w:rPr>
        <w:t xml:space="preserve">לפיו </w:t>
      </w:r>
      <w:r w:rsidRPr="000748C0">
        <w:rPr>
          <w:bCs w:val="0"/>
          <w:sz w:val="24"/>
          <w:rtl/>
          <w:rPrChange w:id="1645" w:author="Meryl Etman" w:date="2020-03-25T10:10:00Z">
            <w:rPr>
              <w:bCs w:val="0"/>
              <w:sz w:val="24"/>
              <w:rtl/>
            </w:rPr>
          </w:rPrChange>
        </w:rPr>
        <w:t>הושלם מתן שרותי המפקח ע</w:t>
      </w:r>
      <w:r w:rsidRPr="000748C0">
        <w:rPr>
          <w:rFonts w:hint="cs"/>
          <w:bCs w:val="0"/>
          <w:sz w:val="24"/>
          <w:rtl/>
          <w:rPrChange w:id="1646" w:author="Meryl Etman" w:date="2020-03-25T10:10:00Z">
            <w:rPr>
              <w:rFonts w:hint="cs"/>
              <w:bCs w:val="0"/>
              <w:sz w:val="24"/>
              <w:rtl/>
            </w:rPr>
          </w:rPrChange>
        </w:rPr>
        <w:t>ל פי</w:t>
      </w:r>
      <w:r w:rsidRPr="000748C0">
        <w:rPr>
          <w:bCs w:val="0"/>
          <w:sz w:val="24"/>
          <w:rtl/>
          <w:rPrChange w:id="1647" w:author="Meryl Etman" w:date="2020-03-25T10:10:00Z">
            <w:rPr>
              <w:bCs w:val="0"/>
              <w:sz w:val="24"/>
              <w:rtl/>
            </w:rPr>
          </w:rPrChange>
        </w:rPr>
        <w:t xml:space="preserve"> החוזה</w:t>
      </w:r>
      <w:r w:rsidRPr="000748C0">
        <w:rPr>
          <w:rFonts w:hint="cs"/>
          <w:bCs w:val="0"/>
          <w:sz w:val="24"/>
          <w:rtl/>
          <w:rPrChange w:id="1648" w:author="Meryl Etman" w:date="2020-03-25T10:10:00Z">
            <w:rPr>
              <w:rFonts w:hint="cs"/>
              <w:bCs w:val="0"/>
              <w:sz w:val="24"/>
              <w:rtl/>
            </w:rPr>
          </w:rPrChange>
        </w:rPr>
        <w:t>.</w:t>
      </w:r>
      <w:r w:rsidRPr="000748C0">
        <w:rPr>
          <w:bCs w:val="0"/>
          <w:sz w:val="24"/>
          <w:rtl/>
          <w:rPrChange w:id="1649" w:author="Meryl Etman" w:date="2020-03-25T10:10:00Z">
            <w:rPr>
              <w:bCs w:val="0"/>
              <w:sz w:val="24"/>
              <w:rtl/>
            </w:rPr>
          </w:rPrChange>
        </w:rPr>
        <w:t xml:space="preserve"> </w:t>
      </w:r>
      <w:r w:rsidRPr="000748C0">
        <w:rPr>
          <w:rFonts w:hint="cs"/>
          <w:bCs w:val="0"/>
          <w:sz w:val="24"/>
          <w:rtl/>
          <w:rPrChange w:id="1650" w:author="Meryl Etman" w:date="2020-03-25T10:10:00Z">
            <w:rPr>
              <w:rFonts w:hint="cs"/>
              <w:bCs w:val="0"/>
              <w:sz w:val="24"/>
              <w:rtl/>
            </w:rPr>
          </w:rPrChange>
        </w:rPr>
        <w:t>למען הסר ספק,</w:t>
      </w:r>
      <w:r w:rsidRPr="000748C0">
        <w:rPr>
          <w:bCs w:val="0"/>
          <w:sz w:val="24"/>
          <w:rtl/>
          <w:rPrChange w:id="1651" w:author="Meryl Etman" w:date="2020-03-25T10:10:00Z">
            <w:rPr>
              <w:bCs w:val="0"/>
              <w:sz w:val="24"/>
              <w:rtl/>
            </w:rPr>
          </w:rPrChange>
        </w:rPr>
        <w:t xml:space="preserve"> מוצהר בזה</w:t>
      </w:r>
      <w:r w:rsidRPr="000748C0">
        <w:rPr>
          <w:rFonts w:hint="cs"/>
          <w:bCs w:val="0"/>
          <w:sz w:val="24"/>
          <w:rtl/>
          <w:rPrChange w:id="1652" w:author="Meryl Etman" w:date="2020-03-25T10:10:00Z">
            <w:rPr>
              <w:rFonts w:hint="cs"/>
              <w:bCs w:val="0"/>
              <w:sz w:val="24"/>
              <w:rtl/>
            </w:rPr>
          </w:rPrChange>
        </w:rPr>
        <w:t>,</w:t>
      </w:r>
      <w:r w:rsidRPr="000748C0">
        <w:rPr>
          <w:bCs w:val="0"/>
          <w:sz w:val="24"/>
          <w:rtl/>
          <w:rPrChange w:id="1653" w:author="Meryl Etman" w:date="2020-03-25T10:10:00Z">
            <w:rPr>
              <w:bCs w:val="0"/>
              <w:sz w:val="24"/>
              <w:rtl/>
            </w:rPr>
          </w:rPrChange>
        </w:rPr>
        <w:t xml:space="preserve"> כי שרותי המפקח כוללים ש</w:t>
      </w:r>
      <w:r w:rsidRPr="000748C0">
        <w:rPr>
          <w:rFonts w:hint="cs"/>
          <w:bCs w:val="0"/>
          <w:sz w:val="24"/>
          <w:rtl/>
          <w:rPrChange w:id="1654" w:author="Meryl Etman" w:date="2020-03-25T10:10:00Z">
            <w:rPr>
              <w:rFonts w:hint="cs"/>
              <w:bCs w:val="0"/>
              <w:sz w:val="24"/>
              <w:rtl/>
            </w:rPr>
          </w:rPrChange>
        </w:rPr>
        <w:t>י</w:t>
      </w:r>
      <w:r w:rsidRPr="000748C0">
        <w:rPr>
          <w:bCs w:val="0"/>
          <w:sz w:val="24"/>
          <w:rtl/>
          <w:rPrChange w:id="1655" w:author="Meryl Etman" w:date="2020-03-25T10:10:00Z">
            <w:rPr>
              <w:bCs w:val="0"/>
              <w:sz w:val="24"/>
              <w:rtl/>
            </w:rPr>
          </w:rPrChange>
        </w:rPr>
        <w:t>רותים</w:t>
      </w:r>
      <w:r w:rsidRPr="000748C0">
        <w:rPr>
          <w:rFonts w:hint="cs"/>
          <w:bCs w:val="0"/>
          <w:sz w:val="24"/>
          <w:rtl/>
          <w:rPrChange w:id="1656" w:author="Meryl Etman" w:date="2020-03-25T10:10:00Z">
            <w:rPr>
              <w:rFonts w:hint="cs"/>
              <w:bCs w:val="0"/>
              <w:sz w:val="24"/>
              <w:rtl/>
            </w:rPr>
          </w:rPrChange>
        </w:rPr>
        <w:t xml:space="preserve">, אשר על פי </w:t>
      </w:r>
      <w:r w:rsidRPr="000748C0">
        <w:rPr>
          <w:bCs w:val="0"/>
          <w:sz w:val="24"/>
          <w:rtl/>
          <w:rPrChange w:id="1657" w:author="Meryl Etman" w:date="2020-03-25T10:10:00Z">
            <w:rPr>
              <w:bCs w:val="0"/>
              <w:sz w:val="24"/>
              <w:rtl/>
            </w:rPr>
          </w:rPrChange>
        </w:rPr>
        <w:t xml:space="preserve">הגדרת </w:t>
      </w:r>
      <w:r w:rsidRPr="000748C0">
        <w:rPr>
          <w:rFonts w:hint="cs"/>
          <w:bCs w:val="0"/>
          <w:sz w:val="24"/>
          <w:rtl/>
          <w:rPrChange w:id="1658" w:author="Meryl Etman" w:date="2020-03-25T10:10:00Z">
            <w:rPr>
              <w:rFonts w:hint="cs"/>
              <w:bCs w:val="0"/>
              <w:sz w:val="24"/>
              <w:rtl/>
            </w:rPr>
          </w:rPrChange>
        </w:rPr>
        <w:t>עבודתם,</w:t>
      </w:r>
      <w:r w:rsidRPr="000748C0">
        <w:rPr>
          <w:bCs w:val="0"/>
          <w:sz w:val="24"/>
          <w:rtl/>
          <w:rPrChange w:id="1659" w:author="Meryl Etman" w:date="2020-03-25T10:10:00Z">
            <w:rPr>
              <w:bCs w:val="0"/>
              <w:sz w:val="24"/>
              <w:rtl/>
            </w:rPr>
          </w:rPrChange>
        </w:rPr>
        <w:t xml:space="preserve"> נמשכים </w:t>
      </w:r>
      <w:r w:rsidRPr="000748C0">
        <w:rPr>
          <w:rFonts w:hint="cs"/>
          <w:bCs w:val="0"/>
          <w:sz w:val="24"/>
          <w:rtl/>
          <w:rPrChange w:id="1660" w:author="Meryl Etman" w:date="2020-03-25T10:10:00Z">
            <w:rPr>
              <w:rFonts w:hint="cs"/>
              <w:bCs w:val="0"/>
              <w:sz w:val="24"/>
              <w:rtl/>
            </w:rPr>
          </w:rPrChange>
        </w:rPr>
        <w:t xml:space="preserve">הם </w:t>
      </w:r>
      <w:r w:rsidRPr="000748C0">
        <w:rPr>
          <w:bCs w:val="0"/>
          <w:sz w:val="24"/>
          <w:rtl/>
          <w:rPrChange w:id="1661" w:author="Meryl Etman" w:date="2020-03-25T10:10:00Z">
            <w:rPr>
              <w:bCs w:val="0"/>
              <w:sz w:val="24"/>
              <w:rtl/>
            </w:rPr>
          </w:rPrChange>
        </w:rPr>
        <w:t>גם לאחר השלמת עבודות הבניה ומסירתן.</w:t>
      </w:r>
    </w:p>
    <w:p w14:paraId="2CA27E2A" w14:textId="77777777" w:rsidR="00EB5A81" w:rsidRPr="000748C0" w:rsidRDefault="00EB5A81" w:rsidP="00EB5A81">
      <w:pPr>
        <w:jc w:val="both"/>
        <w:rPr>
          <w:color w:val="000000"/>
          <w:sz w:val="24"/>
          <w:szCs w:val="24"/>
          <w:rtl/>
          <w:rPrChange w:id="1662" w:author="Meryl Etman" w:date="2020-03-25T10:10:00Z">
            <w:rPr>
              <w:color w:val="000000"/>
              <w:sz w:val="24"/>
              <w:szCs w:val="24"/>
              <w:rtl/>
            </w:rPr>
          </w:rPrChange>
        </w:rPr>
      </w:pPr>
    </w:p>
    <w:p w14:paraId="70CEDD15" w14:textId="77777777" w:rsidR="00EB5A81" w:rsidRPr="000748C0" w:rsidRDefault="00EB5A81" w:rsidP="00EB5A81">
      <w:pPr>
        <w:pStyle w:val="1"/>
        <w:keepNext w:val="0"/>
        <w:numPr>
          <w:ilvl w:val="0"/>
          <w:numId w:val="15"/>
        </w:numPr>
        <w:ind w:left="740"/>
        <w:rPr>
          <w:sz w:val="24"/>
          <w:u w:val="single"/>
          <w:rPrChange w:id="1663" w:author="Meryl Etman" w:date="2020-03-25T10:10:00Z">
            <w:rPr>
              <w:sz w:val="24"/>
              <w:u w:val="single"/>
            </w:rPr>
          </w:rPrChange>
        </w:rPr>
      </w:pPr>
      <w:r w:rsidRPr="000748C0">
        <w:rPr>
          <w:sz w:val="24"/>
          <w:u w:val="single"/>
          <w:rtl/>
          <w:rPrChange w:id="1664" w:author="Meryl Etman" w:date="2020-03-25T10:10:00Z">
            <w:rPr>
              <w:sz w:val="24"/>
              <w:u w:val="single"/>
              <w:rtl/>
            </w:rPr>
          </w:rPrChange>
        </w:rPr>
        <w:t>סודיות</w:t>
      </w:r>
    </w:p>
    <w:p w14:paraId="4B0467F0" w14:textId="77777777" w:rsidR="00EB5A81" w:rsidRPr="000748C0" w:rsidRDefault="00EB5A81" w:rsidP="00EB5A81">
      <w:pPr>
        <w:pStyle w:val="1"/>
        <w:ind w:left="720"/>
        <w:rPr>
          <w:sz w:val="24"/>
          <w:u w:val="single"/>
          <w:rtl/>
          <w:rPrChange w:id="1665" w:author="Meryl Etman" w:date="2020-03-25T10:10:00Z">
            <w:rPr>
              <w:sz w:val="24"/>
              <w:u w:val="single"/>
              <w:rtl/>
            </w:rPr>
          </w:rPrChange>
        </w:rPr>
      </w:pPr>
    </w:p>
    <w:p w14:paraId="03143F07" w14:textId="77777777" w:rsidR="00EB5A81" w:rsidRPr="000748C0" w:rsidRDefault="00EB5A81" w:rsidP="00EB5A81">
      <w:pPr>
        <w:pStyle w:val="2"/>
        <w:keepNext w:val="0"/>
        <w:numPr>
          <w:ilvl w:val="1"/>
          <w:numId w:val="15"/>
        </w:numPr>
        <w:tabs>
          <w:tab w:val="left" w:pos="1440"/>
        </w:tabs>
        <w:ind w:left="1460"/>
        <w:jc w:val="both"/>
        <w:rPr>
          <w:bCs w:val="0"/>
          <w:sz w:val="24"/>
          <w:rPrChange w:id="1666" w:author="Meryl Etman" w:date="2020-03-25T10:10:00Z">
            <w:rPr>
              <w:bCs w:val="0"/>
              <w:sz w:val="24"/>
            </w:rPr>
          </w:rPrChange>
        </w:rPr>
      </w:pPr>
      <w:r w:rsidRPr="000748C0">
        <w:rPr>
          <w:bCs w:val="0"/>
          <w:sz w:val="24"/>
          <w:rtl/>
          <w:rPrChange w:id="1667" w:author="Meryl Etman" w:date="2020-03-25T10:10:00Z">
            <w:rPr>
              <w:bCs w:val="0"/>
              <w:sz w:val="24"/>
              <w:rtl/>
            </w:rPr>
          </w:rPrChange>
        </w:rPr>
        <w:t xml:space="preserve">המפקח מתחייב לשמור על סודיות התכניות, המפרטים וכל יתר המסמכים המתייחסים לפרויקט ו/או לשירותי המפקח לרבות על סודיות מידע שהועבר </w:t>
      </w:r>
      <w:r w:rsidRPr="000748C0">
        <w:rPr>
          <w:rFonts w:hint="cs"/>
          <w:bCs w:val="0"/>
          <w:sz w:val="24"/>
          <w:rtl/>
          <w:rPrChange w:id="1668" w:author="Meryl Etman" w:date="2020-03-25T10:10:00Z">
            <w:rPr>
              <w:rFonts w:hint="cs"/>
              <w:bCs w:val="0"/>
              <w:sz w:val="24"/>
              <w:rtl/>
            </w:rPr>
          </w:rPrChange>
        </w:rPr>
        <w:t>ו/</w:t>
      </w:r>
      <w:r w:rsidRPr="000748C0">
        <w:rPr>
          <w:bCs w:val="0"/>
          <w:sz w:val="24"/>
          <w:rtl/>
          <w:rPrChange w:id="1669" w:author="Meryl Etman" w:date="2020-03-25T10:10:00Z">
            <w:rPr>
              <w:bCs w:val="0"/>
              <w:sz w:val="24"/>
              <w:rtl/>
            </w:rPr>
          </w:rPrChange>
        </w:rPr>
        <w:t>או הגיע אליו בקשר עם ביצוע חוזה זה ו</w:t>
      </w:r>
      <w:r w:rsidRPr="000748C0">
        <w:rPr>
          <w:rFonts w:hint="cs"/>
          <w:bCs w:val="0"/>
          <w:sz w:val="24"/>
          <w:rtl/>
          <w:rPrChange w:id="1670" w:author="Meryl Etman" w:date="2020-03-25T10:10:00Z">
            <w:rPr>
              <w:rFonts w:hint="cs"/>
              <w:bCs w:val="0"/>
              <w:sz w:val="24"/>
              <w:rtl/>
            </w:rPr>
          </w:rPrChange>
        </w:rPr>
        <w:t>כן ש</w:t>
      </w:r>
      <w:r w:rsidRPr="000748C0">
        <w:rPr>
          <w:bCs w:val="0"/>
          <w:sz w:val="24"/>
          <w:rtl/>
          <w:rPrChange w:id="1671" w:author="Meryl Etman" w:date="2020-03-25T10:10:00Z">
            <w:rPr>
              <w:bCs w:val="0"/>
              <w:sz w:val="24"/>
              <w:rtl/>
            </w:rPr>
          </w:rPrChange>
        </w:rPr>
        <w:t>לא למסור כל מידע כאמור</w:t>
      </w:r>
      <w:r w:rsidRPr="000748C0">
        <w:rPr>
          <w:rFonts w:hint="cs"/>
          <w:bCs w:val="0"/>
          <w:sz w:val="24"/>
          <w:rtl/>
          <w:rPrChange w:id="1672" w:author="Meryl Etman" w:date="2020-03-25T10:10:00Z">
            <w:rPr>
              <w:rFonts w:hint="cs"/>
              <w:bCs w:val="0"/>
              <w:sz w:val="24"/>
              <w:rtl/>
            </w:rPr>
          </w:rPrChange>
        </w:rPr>
        <w:t>,</w:t>
      </w:r>
      <w:r w:rsidRPr="000748C0">
        <w:rPr>
          <w:bCs w:val="0"/>
          <w:sz w:val="24"/>
          <w:rtl/>
          <w:rPrChange w:id="1673" w:author="Meryl Etman" w:date="2020-03-25T10:10:00Z">
            <w:rPr>
              <w:bCs w:val="0"/>
              <w:sz w:val="24"/>
              <w:rtl/>
            </w:rPr>
          </w:rPrChange>
        </w:rPr>
        <w:t xml:space="preserve"> לאדם שלא הוסמך לקבלו ע"י המזמין</w:t>
      </w:r>
      <w:r w:rsidRPr="000748C0">
        <w:rPr>
          <w:rFonts w:hint="cs"/>
          <w:bCs w:val="0"/>
          <w:sz w:val="24"/>
          <w:rtl/>
          <w:rPrChange w:id="1674" w:author="Meryl Etman" w:date="2020-03-25T10:10:00Z">
            <w:rPr>
              <w:rFonts w:hint="cs"/>
              <w:bCs w:val="0"/>
              <w:sz w:val="24"/>
              <w:rtl/>
            </w:rPr>
          </w:rPrChange>
        </w:rPr>
        <w:t xml:space="preserve"> מפורשות</w:t>
      </w:r>
      <w:r w:rsidRPr="000748C0">
        <w:rPr>
          <w:bCs w:val="0"/>
          <w:sz w:val="24"/>
          <w:rtl/>
          <w:rPrChange w:id="1675" w:author="Meryl Etman" w:date="2020-03-25T10:10:00Z">
            <w:rPr>
              <w:bCs w:val="0"/>
              <w:sz w:val="24"/>
              <w:rtl/>
            </w:rPr>
          </w:rPrChange>
        </w:rPr>
        <w:t>.</w:t>
      </w:r>
    </w:p>
    <w:p w14:paraId="3AC2A50B" w14:textId="77777777" w:rsidR="00EB5A81" w:rsidRPr="000748C0" w:rsidRDefault="00EB5A81" w:rsidP="00EB5A81">
      <w:pPr>
        <w:pStyle w:val="2"/>
        <w:ind w:left="1440"/>
        <w:jc w:val="both"/>
        <w:rPr>
          <w:bCs w:val="0"/>
          <w:sz w:val="24"/>
          <w:rtl/>
          <w:rPrChange w:id="1676" w:author="Meryl Etman" w:date="2020-03-25T10:10:00Z">
            <w:rPr>
              <w:bCs w:val="0"/>
              <w:sz w:val="24"/>
              <w:rtl/>
            </w:rPr>
          </w:rPrChange>
        </w:rPr>
      </w:pPr>
    </w:p>
    <w:p w14:paraId="584264FF" w14:textId="77777777" w:rsidR="00EB5A81" w:rsidRPr="000748C0" w:rsidRDefault="00EB5A81" w:rsidP="00EB5A81">
      <w:pPr>
        <w:pStyle w:val="2"/>
        <w:keepNext w:val="0"/>
        <w:numPr>
          <w:ilvl w:val="1"/>
          <w:numId w:val="15"/>
        </w:numPr>
        <w:tabs>
          <w:tab w:val="left" w:pos="1440"/>
        </w:tabs>
        <w:ind w:left="1460"/>
        <w:jc w:val="both"/>
        <w:rPr>
          <w:bCs w:val="0"/>
          <w:sz w:val="24"/>
          <w:rPrChange w:id="1677" w:author="Meryl Etman" w:date="2020-03-25T10:10:00Z">
            <w:rPr>
              <w:bCs w:val="0"/>
              <w:sz w:val="24"/>
            </w:rPr>
          </w:rPrChange>
        </w:rPr>
      </w:pPr>
      <w:r w:rsidRPr="000748C0">
        <w:rPr>
          <w:bCs w:val="0"/>
          <w:sz w:val="24"/>
          <w:rtl/>
          <w:rPrChange w:id="1678" w:author="Meryl Etman" w:date="2020-03-25T10:10:00Z">
            <w:rPr>
              <w:bCs w:val="0"/>
              <w:sz w:val="24"/>
              <w:rtl/>
            </w:rPr>
          </w:rPrChange>
        </w:rPr>
        <w:t xml:space="preserve">מבלי לגרוע מאחריותו </w:t>
      </w:r>
      <w:r w:rsidRPr="000748C0">
        <w:rPr>
          <w:rFonts w:hint="cs"/>
          <w:bCs w:val="0"/>
          <w:sz w:val="24"/>
          <w:rtl/>
          <w:rPrChange w:id="1679" w:author="Meryl Etman" w:date="2020-03-25T10:10:00Z">
            <w:rPr>
              <w:rFonts w:hint="cs"/>
              <w:bCs w:val="0"/>
              <w:sz w:val="24"/>
              <w:rtl/>
            </w:rPr>
          </w:rPrChange>
        </w:rPr>
        <w:t xml:space="preserve">של המפקח </w:t>
      </w:r>
      <w:r w:rsidRPr="000748C0">
        <w:rPr>
          <w:bCs w:val="0"/>
          <w:sz w:val="24"/>
          <w:rtl/>
          <w:rPrChange w:id="1680" w:author="Meryl Etman" w:date="2020-03-25T10:10:00Z">
            <w:rPr>
              <w:bCs w:val="0"/>
              <w:sz w:val="24"/>
              <w:rtl/>
            </w:rPr>
          </w:rPrChange>
        </w:rPr>
        <w:t>ע</w:t>
      </w:r>
      <w:r w:rsidRPr="000748C0">
        <w:rPr>
          <w:rFonts w:hint="cs"/>
          <w:bCs w:val="0"/>
          <w:sz w:val="24"/>
          <w:rtl/>
          <w:rPrChange w:id="1681" w:author="Meryl Etman" w:date="2020-03-25T10:10:00Z">
            <w:rPr>
              <w:rFonts w:hint="cs"/>
              <w:bCs w:val="0"/>
              <w:sz w:val="24"/>
              <w:rtl/>
            </w:rPr>
          </w:rPrChange>
        </w:rPr>
        <w:t>ל פי</w:t>
      </w:r>
      <w:r w:rsidRPr="000748C0">
        <w:rPr>
          <w:bCs w:val="0"/>
          <w:sz w:val="24"/>
          <w:rtl/>
          <w:rPrChange w:id="1682" w:author="Meryl Etman" w:date="2020-03-25T10:10:00Z">
            <w:rPr>
              <w:bCs w:val="0"/>
              <w:sz w:val="24"/>
              <w:rtl/>
            </w:rPr>
          </w:rPrChange>
        </w:rPr>
        <w:t xml:space="preserve"> כל דין, </w:t>
      </w:r>
      <w:r w:rsidRPr="000748C0">
        <w:rPr>
          <w:rFonts w:hint="cs"/>
          <w:bCs w:val="0"/>
          <w:sz w:val="24"/>
          <w:rtl/>
          <w:rPrChange w:id="1683" w:author="Meryl Etman" w:date="2020-03-25T10:10:00Z">
            <w:rPr>
              <w:rFonts w:hint="cs"/>
              <w:bCs w:val="0"/>
              <w:sz w:val="24"/>
              <w:rtl/>
            </w:rPr>
          </w:rPrChange>
        </w:rPr>
        <w:t>מתחייב</w:t>
      </w:r>
      <w:r w:rsidRPr="000748C0">
        <w:rPr>
          <w:bCs w:val="0"/>
          <w:sz w:val="24"/>
          <w:rtl/>
          <w:rPrChange w:id="1684" w:author="Meryl Etman" w:date="2020-03-25T10:10:00Z">
            <w:rPr>
              <w:bCs w:val="0"/>
              <w:sz w:val="24"/>
              <w:rtl/>
            </w:rPr>
          </w:rPrChange>
        </w:rPr>
        <w:t xml:space="preserve"> </w:t>
      </w:r>
      <w:r w:rsidRPr="000748C0">
        <w:rPr>
          <w:rFonts w:hint="cs"/>
          <w:bCs w:val="0"/>
          <w:sz w:val="24"/>
          <w:rtl/>
          <w:rPrChange w:id="1685" w:author="Meryl Etman" w:date="2020-03-25T10:10:00Z">
            <w:rPr>
              <w:rFonts w:hint="cs"/>
              <w:bCs w:val="0"/>
              <w:sz w:val="24"/>
              <w:rtl/>
            </w:rPr>
          </w:rPrChange>
        </w:rPr>
        <w:t>המפקח לנקוט</w:t>
      </w:r>
      <w:r w:rsidRPr="000748C0">
        <w:rPr>
          <w:bCs w:val="0"/>
          <w:sz w:val="24"/>
          <w:rtl/>
          <w:rPrChange w:id="1686" w:author="Meryl Etman" w:date="2020-03-25T10:10:00Z">
            <w:rPr>
              <w:bCs w:val="0"/>
              <w:sz w:val="24"/>
              <w:rtl/>
            </w:rPr>
          </w:rPrChange>
        </w:rPr>
        <w:t xml:space="preserve"> בכל אמצעי </w:t>
      </w:r>
      <w:r w:rsidRPr="000748C0">
        <w:rPr>
          <w:rFonts w:hint="cs"/>
          <w:bCs w:val="0"/>
          <w:sz w:val="24"/>
          <w:rtl/>
          <w:rPrChange w:id="1687" w:author="Meryl Etman" w:date="2020-03-25T10:10:00Z">
            <w:rPr>
              <w:rFonts w:hint="cs"/>
              <w:bCs w:val="0"/>
              <w:sz w:val="24"/>
              <w:rtl/>
            </w:rPr>
          </w:rPrChange>
        </w:rPr>
        <w:t>על מנת</w:t>
      </w:r>
      <w:r w:rsidRPr="000748C0">
        <w:rPr>
          <w:bCs w:val="0"/>
          <w:sz w:val="24"/>
          <w:rtl/>
          <w:rPrChange w:id="1688" w:author="Meryl Etman" w:date="2020-03-25T10:10:00Z">
            <w:rPr>
              <w:bCs w:val="0"/>
              <w:sz w:val="24"/>
              <w:rtl/>
            </w:rPr>
          </w:rPrChange>
        </w:rPr>
        <w:t xml:space="preserve"> לשמור </w:t>
      </w:r>
      <w:r w:rsidRPr="000748C0">
        <w:rPr>
          <w:rFonts w:hint="cs"/>
          <w:bCs w:val="0"/>
          <w:sz w:val="24"/>
          <w:rtl/>
          <w:rPrChange w:id="1689" w:author="Meryl Etman" w:date="2020-03-25T10:10:00Z">
            <w:rPr>
              <w:rFonts w:hint="cs"/>
              <w:bCs w:val="0"/>
              <w:sz w:val="24"/>
              <w:rtl/>
            </w:rPr>
          </w:rPrChange>
        </w:rPr>
        <w:t>בקפדנות ראויה</w:t>
      </w:r>
      <w:r w:rsidRPr="000748C0">
        <w:rPr>
          <w:bCs w:val="0"/>
          <w:sz w:val="24"/>
          <w:rtl/>
          <w:rPrChange w:id="1690" w:author="Meryl Etman" w:date="2020-03-25T10:10:00Z">
            <w:rPr>
              <w:bCs w:val="0"/>
              <w:sz w:val="24"/>
              <w:rtl/>
            </w:rPr>
          </w:rPrChange>
        </w:rPr>
        <w:t xml:space="preserve"> על כל מסמך </w:t>
      </w:r>
      <w:r w:rsidRPr="000748C0">
        <w:rPr>
          <w:rFonts w:hint="cs"/>
          <w:bCs w:val="0"/>
          <w:sz w:val="24"/>
          <w:rtl/>
          <w:rPrChange w:id="1691" w:author="Meryl Etman" w:date="2020-03-25T10:10:00Z">
            <w:rPr>
              <w:rFonts w:hint="cs"/>
              <w:bCs w:val="0"/>
              <w:sz w:val="24"/>
              <w:rtl/>
            </w:rPr>
          </w:rPrChange>
        </w:rPr>
        <w:t>הנמצא בחזקתו ו/או בשליטתו ו</w:t>
      </w:r>
      <w:r w:rsidRPr="000748C0">
        <w:rPr>
          <w:bCs w:val="0"/>
          <w:sz w:val="24"/>
          <w:rtl/>
          <w:rPrChange w:id="1692" w:author="Meryl Etman" w:date="2020-03-25T10:10:00Z">
            <w:rPr>
              <w:bCs w:val="0"/>
              <w:sz w:val="24"/>
              <w:rtl/>
            </w:rPr>
          </w:rPrChange>
        </w:rPr>
        <w:t xml:space="preserve">למנוע </w:t>
      </w:r>
      <w:r w:rsidRPr="000748C0">
        <w:rPr>
          <w:rFonts w:hint="cs"/>
          <w:bCs w:val="0"/>
          <w:sz w:val="24"/>
          <w:rtl/>
          <w:rPrChange w:id="1693" w:author="Meryl Etman" w:date="2020-03-25T10:10:00Z">
            <w:rPr>
              <w:rFonts w:hint="cs"/>
              <w:bCs w:val="0"/>
              <w:sz w:val="24"/>
              <w:rtl/>
            </w:rPr>
          </w:rPrChange>
        </w:rPr>
        <w:t xml:space="preserve">כל </w:t>
      </w:r>
      <w:r w:rsidRPr="000748C0">
        <w:rPr>
          <w:bCs w:val="0"/>
          <w:sz w:val="24"/>
          <w:rtl/>
          <w:rPrChange w:id="1694" w:author="Meryl Etman" w:date="2020-03-25T10:10:00Z">
            <w:rPr>
              <w:bCs w:val="0"/>
              <w:sz w:val="24"/>
              <w:rtl/>
            </w:rPr>
          </w:rPrChange>
        </w:rPr>
        <w:t xml:space="preserve">עיון </w:t>
      </w:r>
      <w:r w:rsidRPr="000748C0">
        <w:rPr>
          <w:rFonts w:hint="cs"/>
          <w:bCs w:val="0"/>
          <w:sz w:val="24"/>
          <w:rtl/>
          <w:rPrChange w:id="1695" w:author="Meryl Etman" w:date="2020-03-25T10:10:00Z">
            <w:rPr>
              <w:rFonts w:hint="cs"/>
              <w:bCs w:val="0"/>
              <w:sz w:val="24"/>
              <w:rtl/>
            </w:rPr>
          </w:rPrChange>
        </w:rPr>
        <w:t>ו/</w:t>
      </w:r>
      <w:r w:rsidRPr="000748C0">
        <w:rPr>
          <w:bCs w:val="0"/>
          <w:sz w:val="24"/>
          <w:rtl/>
          <w:rPrChange w:id="1696" w:author="Meryl Etman" w:date="2020-03-25T10:10:00Z">
            <w:rPr>
              <w:bCs w:val="0"/>
              <w:sz w:val="24"/>
              <w:rtl/>
            </w:rPr>
          </w:rPrChange>
        </w:rPr>
        <w:t xml:space="preserve">או שימוש אחר בו מצד כל אדם שהמנהל לא התיר לו </w:t>
      </w:r>
      <w:r w:rsidRPr="000748C0">
        <w:rPr>
          <w:rFonts w:hint="cs"/>
          <w:bCs w:val="0"/>
          <w:sz w:val="24"/>
          <w:rtl/>
          <w:rPrChange w:id="1697" w:author="Meryl Etman" w:date="2020-03-25T10:10:00Z">
            <w:rPr>
              <w:rFonts w:hint="cs"/>
              <w:bCs w:val="0"/>
              <w:sz w:val="24"/>
              <w:rtl/>
            </w:rPr>
          </w:rPrChange>
        </w:rPr>
        <w:t>מפורשות עיון ו/או שימוש כאמור</w:t>
      </w:r>
      <w:r w:rsidRPr="000748C0">
        <w:rPr>
          <w:bCs w:val="0"/>
          <w:sz w:val="24"/>
          <w:rtl/>
          <w:rPrChange w:id="1698" w:author="Meryl Etman" w:date="2020-03-25T10:10:00Z">
            <w:rPr>
              <w:bCs w:val="0"/>
              <w:sz w:val="24"/>
              <w:rtl/>
            </w:rPr>
          </w:rPrChange>
        </w:rPr>
        <w:t>.</w:t>
      </w:r>
    </w:p>
    <w:p w14:paraId="06297EDB" w14:textId="77777777" w:rsidR="00EB5A81" w:rsidRPr="000748C0" w:rsidRDefault="00EB5A81" w:rsidP="00EB5A81">
      <w:pPr>
        <w:pStyle w:val="2"/>
        <w:jc w:val="both"/>
        <w:rPr>
          <w:bCs w:val="0"/>
          <w:sz w:val="24"/>
          <w:rtl/>
          <w:rPrChange w:id="1699" w:author="Meryl Etman" w:date="2020-03-25T10:10:00Z">
            <w:rPr>
              <w:bCs w:val="0"/>
              <w:sz w:val="24"/>
              <w:rtl/>
            </w:rPr>
          </w:rPrChange>
        </w:rPr>
      </w:pPr>
    </w:p>
    <w:p w14:paraId="00F44079" w14:textId="77777777" w:rsidR="00EB5A81" w:rsidRPr="000748C0" w:rsidRDefault="00EB5A81" w:rsidP="00EB5A81">
      <w:pPr>
        <w:pStyle w:val="2"/>
        <w:keepNext w:val="0"/>
        <w:numPr>
          <w:ilvl w:val="1"/>
          <w:numId w:val="15"/>
        </w:numPr>
        <w:tabs>
          <w:tab w:val="left" w:pos="1440"/>
        </w:tabs>
        <w:ind w:left="1460"/>
        <w:jc w:val="both"/>
        <w:rPr>
          <w:bCs w:val="0"/>
          <w:sz w:val="24"/>
          <w:rtl/>
          <w:rPrChange w:id="1700" w:author="Meryl Etman" w:date="2020-03-25T10:10:00Z">
            <w:rPr>
              <w:bCs w:val="0"/>
              <w:sz w:val="24"/>
              <w:rtl/>
            </w:rPr>
          </w:rPrChange>
        </w:rPr>
      </w:pPr>
      <w:r w:rsidRPr="000748C0">
        <w:rPr>
          <w:bCs w:val="0"/>
          <w:sz w:val="24"/>
          <w:rtl/>
          <w:rPrChange w:id="1701" w:author="Meryl Etman" w:date="2020-03-25T10:10:00Z">
            <w:rPr>
              <w:bCs w:val="0"/>
              <w:sz w:val="24"/>
              <w:rtl/>
            </w:rPr>
          </w:rPrChange>
        </w:rPr>
        <w:t xml:space="preserve">המפקח יחתים את עובדיו ו/או </w:t>
      </w:r>
      <w:r w:rsidRPr="000748C0">
        <w:rPr>
          <w:rFonts w:hint="cs"/>
          <w:bCs w:val="0"/>
          <w:sz w:val="24"/>
          <w:rtl/>
          <w:rPrChange w:id="1702" w:author="Meryl Etman" w:date="2020-03-25T10:10:00Z">
            <w:rPr>
              <w:rFonts w:hint="cs"/>
              <w:bCs w:val="0"/>
              <w:sz w:val="24"/>
              <w:rtl/>
            </w:rPr>
          </w:rPrChange>
        </w:rPr>
        <w:t>את שלוחיו ו/או את קבלניו ו/או כל אחר מטעמו ו/או מטעמם של אלו</w:t>
      </w:r>
      <w:r w:rsidRPr="000748C0">
        <w:rPr>
          <w:bCs w:val="0"/>
          <w:sz w:val="24"/>
          <w:rtl/>
          <w:rPrChange w:id="1703" w:author="Meryl Etman" w:date="2020-03-25T10:10:00Z">
            <w:rPr>
              <w:bCs w:val="0"/>
              <w:sz w:val="24"/>
              <w:rtl/>
            </w:rPr>
          </w:rPrChange>
        </w:rPr>
        <w:t xml:space="preserve"> על כתב התחייבות לשמירת סודיות </w:t>
      </w:r>
      <w:r w:rsidRPr="000748C0">
        <w:rPr>
          <w:rFonts w:hint="cs"/>
          <w:bCs w:val="0"/>
          <w:sz w:val="24"/>
          <w:rtl/>
          <w:rPrChange w:id="1704" w:author="Meryl Etman" w:date="2020-03-25T10:10:00Z">
            <w:rPr>
              <w:rFonts w:hint="cs"/>
              <w:bCs w:val="0"/>
              <w:sz w:val="24"/>
              <w:rtl/>
            </w:rPr>
          </w:rPrChange>
        </w:rPr>
        <w:t>בהתאם</w:t>
      </w:r>
      <w:r w:rsidRPr="000748C0">
        <w:rPr>
          <w:bCs w:val="0"/>
          <w:sz w:val="24"/>
          <w:rtl/>
          <w:rPrChange w:id="1705" w:author="Meryl Etman" w:date="2020-03-25T10:10:00Z">
            <w:rPr>
              <w:bCs w:val="0"/>
              <w:sz w:val="24"/>
              <w:rtl/>
            </w:rPr>
          </w:rPrChange>
        </w:rPr>
        <w:t xml:space="preserve"> </w:t>
      </w:r>
      <w:r w:rsidRPr="000748C0">
        <w:rPr>
          <w:rFonts w:hint="cs"/>
          <w:bCs w:val="0"/>
          <w:sz w:val="24"/>
          <w:rtl/>
          <w:rPrChange w:id="1706" w:author="Meryl Etman" w:date="2020-03-25T10:10:00Z">
            <w:rPr>
              <w:rFonts w:hint="cs"/>
              <w:bCs w:val="0"/>
              <w:sz w:val="24"/>
              <w:rtl/>
            </w:rPr>
          </w:rPrChange>
        </w:rPr>
        <w:t>ל</w:t>
      </w:r>
      <w:r w:rsidRPr="000748C0">
        <w:rPr>
          <w:bCs w:val="0"/>
          <w:sz w:val="24"/>
          <w:rtl/>
          <w:rPrChange w:id="1707" w:author="Meryl Etman" w:date="2020-03-25T10:10:00Z">
            <w:rPr>
              <w:bCs w:val="0"/>
              <w:sz w:val="24"/>
              <w:rtl/>
            </w:rPr>
          </w:rPrChange>
        </w:rPr>
        <w:t xml:space="preserve">נוסח המצורף בנספח </w:t>
      </w:r>
      <w:r w:rsidRPr="000748C0">
        <w:rPr>
          <w:rFonts w:hint="cs"/>
          <w:bCs w:val="0"/>
          <w:sz w:val="24"/>
          <w:rtl/>
          <w:rPrChange w:id="1708" w:author="Meryl Etman" w:date="2020-03-25T10:10:00Z">
            <w:rPr>
              <w:rFonts w:hint="cs"/>
              <w:bCs w:val="0"/>
              <w:sz w:val="24"/>
              <w:rtl/>
            </w:rPr>
          </w:rPrChange>
        </w:rPr>
        <w:t>ז'</w:t>
      </w:r>
      <w:r w:rsidRPr="000748C0">
        <w:rPr>
          <w:bCs w:val="0"/>
          <w:sz w:val="24"/>
          <w:rtl/>
          <w:rPrChange w:id="1709" w:author="Meryl Etman" w:date="2020-03-25T10:10:00Z">
            <w:rPr>
              <w:bCs w:val="0"/>
              <w:sz w:val="24"/>
              <w:rtl/>
            </w:rPr>
          </w:rPrChange>
        </w:rPr>
        <w:t xml:space="preserve"> לחוזה ויעביר העתק מקורי של כתבי התחייבות אלה לידי המזמין.</w:t>
      </w:r>
    </w:p>
    <w:p w14:paraId="355A1C2D" w14:textId="77777777" w:rsidR="00EB5A81" w:rsidRPr="000748C0" w:rsidRDefault="00EB5A81" w:rsidP="00EB5A81">
      <w:pPr>
        <w:tabs>
          <w:tab w:val="left" w:pos="1580"/>
        </w:tabs>
        <w:ind w:left="2320" w:hanging="1460"/>
        <w:jc w:val="both"/>
        <w:rPr>
          <w:color w:val="000000"/>
          <w:sz w:val="24"/>
          <w:szCs w:val="24"/>
          <w:rtl/>
          <w:rPrChange w:id="1710" w:author="Meryl Etman" w:date="2020-03-25T10:10:00Z">
            <w:rPr>
              <w:color w:val="000000"/>
              <w:sz w:val="24"/>
              <w:szCs w:val="24"/>
              <w:rtl/>
            </w:rPr>
          </w:rPrChange>
        </w:rPr>
      </w:pPr>
    </w:p>
    <w:p w14:paraId="5CF7C95B" w14:textId="77777777" w:rsidR="00EB5A81" w:rsidRPr="000748C0" w:rsidRDefault="00EB5A81" w:rsidP="00EB5A81">
      <w:pPr>
        <w:pStyle w:val="1"/>
        <w:ind w:left="20"/>
        <w:rPr>
          <w:sz w:val="24"/>
          <w:u w:val="single"/>
          <w:rPrChange w:id="1711" w:author="Meryl Etman" w:date="2020-03-25T10:10:00Z">
            <w:rPr>
              <w:sz w:val="24"/>
              <w:u w:val="single"/>
            </w:rPr>
          </w:rPrChange>
        </w:rPr>
      </w:pPr>
    </w:p>
    <w:p w14:paraId="28F499B0" w14:textId="77777777" w:rsidR="00EB5A81" w:rsidRPr="000748C0" w:rsidRDefault="00EB5A81" w:rsidP="00EB5A81">
      <w:pPr>
        <w:pStyle w:val="1"/>
        <w:keepNext w:val="0"/>
        <w:numPr>
          <w:ilvl w:val="0"/>
          <w:numId w:val="15"/>
        </w:numPr>
        <w:ind w:left="740"/>
        <w:rPr>
          <w:b/>
          <w:bCs/>
          <w:sz w:val="24"/>
          <w:u w:val="single"/>
          <w:rPrChange w:id="1712" w:author="Meryl Etman" w:date="2020-03-25T10:10:00Z">
            <w:rPr>
              <w:b/>
              <w:bCs/>
              <w:sz w:val="24"/>
              <w:u w:val="single"/>
            </w:rPr>
          </w:rPrChange>
        </w:rPr>
      </w:pPr>
      <w:r w:rsidRPr="000748C0">
        <w:rPr>
          <w:b/>
          <w:bCs/>
          <w:sz w:val="24"/>
          <w:u w:val="single"/>
          <w:rtl/>
          <w:rPrChange w:id="1713" w:author="Meryl Etman" w:date="2020-03-25T10:10:00Z">
            <w:rPr>
              <w:b/>
              <w:bCs/>
              <w:sz w:val="24"/>
              <w:u w:val="single"/>
              <w:rtl/>
            </w:rPr>
          </w:rPrChange>
        </w:rPr>
        <w:t>שונות</w:t>
      </w:r>
    </w:p>
    <w:p w14:paraId="4AB8CD34" w14:textId="77777777" w:rsidR="00EB5A81" w:rsidRPr="000748C0" w:rsidRDefault="00EB5A81" w:rsidP="00EB5A81">
      <w:pPr>
        <w:pStyle w:val="1"/>
        <w:ind w:left="720"/>
        <w:rPr>
          <w:sz w:val="24"/>
          <w:u w:val="single"/>
          <w:rtl/>
          <w:rPrChange w:id="1714" w:author="Meryl Etman" w:date="2020-03-25T10:10:00Z">
            <w:rPr>
              <w:sz w:val="24"/>
              <w:u w:val="single"/>
              <w:rtl/>
            </w:rPr>
          </w:rPrChange>
        </w:rPr>
      </w:pPr>
    </w:p>
    <w:p w14:paraId="2EA51CAF" w14:textId="77777777" w:rsidR="00EB5A81" w:rsidRPr="000748C0" w:rsidRDefault="00EB5A81" w:rsidP="00EB5A81">
      <w:pPr>
        <w:pStyle w:val="2"/>
        <w:keepNext w:val="0"/>
        <w:numPr>
          <w:ilvl w:val="1"/>
          <w:numId w:val="15"/>
        </w:numPr>
        <w:tabs>
          <w:tab w:val="left" w:pos="1440"/>
        </w:tabs>
        <w:ind w:left="1460"/>
        <w:jc w:val="both"/>
        <w:rPr>
          <w:bCs w:val="0"/>
          <w:sz w:val="24"/>
          <w:rPrChange w:id="1715" w:author="Meryl Etman" w:date="2020-03-25T10:10:00Z">
            <w:rPr>
              <w:bCs w:val="0"/>
              <w:sz w:val="24"/>
            </w:rPr>
          </w:rPrChange>
        </w:rPr>
      </w:pPr>
      <w:r w:rsidRPr="000748C0">
        <w:rPr>
          <w:rFonts w:hint="cs"/>
          <w:bCs w:val="0"/>
          <w:sz w:val="24"/>
          <w:rtl/>
          <w:rPrChange w:id="1716" w:author="Meryl Etman" w:date="2020-03-25T10:10:00Z">
            <w:rPr>
              <w:rFonts w:hint="cs"/>
              <w:bCs w:val="0"/>
              <w:sz w:val="24"/>
              <w:rtl/>
            </w:rPr>
          </w:rPrChange>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0F4A226B" w14:textId="77777777" w:rsidR="00EB5A81" w:rsidRPr="000748C0" w:rsidRDefault="00EB5A81" w:rsidP="00EB5A81">
      <w:pPr>
        <w:pStyle w:val="2"/>
        <w:ind w:left="740"/>
        <w:jc w:val="both"/>
        <w:rPr>
          <w:bCs w:val="0"/>
          <w:sz w:val="24"/>
          <w:rPrChange w:id="1717" w:author="Meryl Etman" w:date="2020-03-25T10:10:00Z">
            <w:rPr>
              <w:bCs w:val="0"/>
              <w:sz w:val="24"/>
            </w:rPr>
          </w:rPrChange>
        </w:rPr>
      </w:pPr>
    </w:p>
    <w:p w14:paraId="2A17293B" w14:textId="77777777" w:rsidR="00EB5A81" w:rsidRPr="000748C0" w:rsidRDefault="00EB5A81" w:rsidP="00EB5A81">
      <w:pPr>
        <w:pStyle w:val="2"/>
        <w:keepNext w:val="0"/>
        <w:numPr>
          <w:ilvl w:val="1"/>
          <w:numId w:val="15"/>
        </w:numPr>
        <w:tabs>
          <w:tab w:val="left" w:pos="1440"/>
        </w:tabs>
        <w:ind w:left="1460"/>
        <w:jc w:val="both"/>
        <w:rPr>
          <w:bCs w:val="0"/>
          <w:sz w:val="24"/>
          <w:rtl/>
          <w:rPrChange w:id="1718" w:author="Meryl Etman" w:date="2020-03-25T10:10:00Z">
            <w:rPr>
              <w:bCs w:val="0"/>
              <w:sz w:val="24"/>
              <w:rtl/>
            </w:rPr>
          </w:rPrChange>
        </w:rPr>
      </w:pPr>
      <w:r w:rsidRPr="000748C0">
        <w:rPr>
          <w:bCs w:val="0"/>
          <w:sz w:val="24"/>
          <w:rtl/>
          <w:rPrChange w:id="1719" w:author="Meryl Etman" w:date="2020-03-25T10:10:00Z">
            <w:rPr>
              <w:bCs w:val="0"/>
              <w:sz w:val="24"/>
              <w:rtl/>
            </w:rPr>
          </w:rPrChange>
        </w:rPr>
        <w:t>כל צד אשר יפר</w:t>
      </w:r>
      <w:r w:rsidRPr="000748C0">
        <w:rPr>
          <w:rFonts w:hint="cs"/>
          <w:bCs w:val="0"/>
          <w:sz w:val="24"/>
          <w:rtl/>
          <w:rPrChange w:id="1720" w:author="Meryl Etman" w:date="2020-03-25T10:10:00Z">
            <w:rPr>
              <w:rFonts w:hint="cs"/>
              <w:bCs w:val="0"/>
              <w:sz w:val="24"/>
              <w:rtl/>
            </w:rPr>
          </w:rPrChange>
        </w:rPr>
        <w:t xml:space="preserve"> ו/או לא יקיים, בין במעשה ובין במחדל,</w:t>
      </w:r>
      <w:r w:rsidRPr="000748C0">
        <w:rPr>
          <w:bCs w:val="0"/>
          <w:sz w:val="24"/>
          <w:rtl/>
          <w:rPrChange w:id="1721" w:author="Meryl Etman" w:date="2020-03-25T10:10:00Z">
            <w:rPr>
              <w:bCs w:val="0"/>
              <w:sz w:val="24"/>
              <w:rtl/>
            </w:rPr>
          </w:rPrChange>
        </w:rPr>
        <w:t xml:space="preserve"> </w:t>
      </w:r>
      <w:r w:rsidRPr="000748C0">
        <w:rPr>
          <w:rFonts w:hint="cs"/>
          <w:bCs w:val="0"/>
          <w:sz w:val="24"/>
          <w:rtl/>
          <w:rPrChange w:id="1722" w:author="Meryl Etman" w:date="2020-03-25T10:10:00Z">
            <w:rPr>
              <w:rFonts w:hint="cs"/>
              <w:bCs w:val="0"/>
              <w:sz w:val="24"/>
              <w:rtl/>
            </w:rPr>
          </w:rPrChange>
        </w:rPr>
        <w:lastRenderedPageBreak/>
        <w:t xml:space="preserve">התחייבות כזו או אחרת הנתונה לו על פי חוזה זה, </w:t>
      </w:r>
      <w:r w:rsidRPr="000748C0">
        <w:rPr>
          <w:bCs w:val="0"/>
          <w:sz w:val="24"/>
          <w:rtl/>
          <w:rPrChange w:id="1723" w:author="Meryl Etman" w:date="2020-03-25T10:10:00Z">
            <w:rPr>
              <w:bCs w:val="0"/>
              <w:sz w:val="24"/>
              <w:rtl/>
            </w:rPr>
          </w:rPrChange>
        </w:rPr>
        <w:t xml:space="preserve"> י</w:t>
      </w:r>
      <w:r w:rsidRPr="000748C0">
        <w:rPr>
          <w:rFonts w:hint="cs"/>
          <w:bCs w:val="0"/>
          <w:sz w:val="24"/>
          <w:rtl/>
          <w:rPrChange w:id="1724" w:author="Meryl Etman" w:date="2020-03-25T10:10:00Z">
            <w:rPr>
              <w:rFonts w:hint="cs"/>
              <w:bCs w:val="0"/>
              <w:sz w:val="24"/>
              <w:rtl/>
            </w:rPr>
          </w:rPrChange>
        </w:rPr>
        <w:t>הא</w:t>
      </w:r>
      <w:r w:rsidRPr="000748C0">
        <w:rPr>
          <w:bCs w:val="0"/>
          <w:sz w:val="24"/>
          <w:rtl/>
          <w:rPrChange w:id="1725" w:author="Meryl Etman" w:date="2020-03-25T10:10:00Z">
            <w:rPr>
              <w:bCs w:val="0"/>
              <w:sz w:val="24"/>
              <w:rtl/>
            </w:rPr>
          </w:rPrChange>
        </w:rPr>
        <w:t xml:space="preserve"> חייב לפצות </w:t>
      </w:r>
      <w:r w:rsidRPr="000748C0">
        <w:rPr>
          <w:rFonts w:hint="cs"/>
          <w:bCs w:val="0"/>
          <w:sz w:val="24"/>
          <w:rtl/>
          <w:rPrChange w:id="1726" w:author="Meryl Etman" w:date="2020-03-25T10:10:00Z">
            <w:rPr>
              <w:rFonts w:hint="cs"/>
              <w:bCs w:val="0"/>
              <w:sz w:val="24"/>
              <w:rtl/>
            </w:rPr>
          </w:rPrChange>
        </w:rPr>
        <w:t xml:space="preserve">ו/או לשפות </w:t>
      </w:r>
      <w:r w:rsidRPr="000748C0">
        <w:rPr>
          <w:bCs w:val="0"/>
          <w:sz w:val="24"/>
          <w:rtl/>
          <w:rPrChange w:id="1727" w:author="Meryl Etman" w:date="2020-03-25T10:10:00Z">
            <w:rPr>
              <w:bCs w:val="0"/>
              <w:sz w:val="24"/>
              <w:rtl/>
            </w:rPr>
          </w:rPrChange>
        </w:rPr>
        <w:t>את הצד המקיים על כל הנזקים ו</w:t>
      </w:r>
      <w:r w:rsidRPr="000748C0">
        <w:rPr>
          <w:rFonts w:hint="cs"/>
          <w:bCs w:val="0"/>
          <w:sz w:val="24"/>
          <w:rtl/>
          <w:rPrChange w:id="1728" w:author="Meryl Etman" w:date="2020-03-25T10:10:00Z">
            <w:rPr>
              <w:rFonts w:hint="cs"/>
              <w:bCs w:val="0"/>
              <w:sz w:val="24"/>
              <w:rtl/>
            </w:rPr>
          </w:rPrChange>
        </w:rPr>
        <w:t xml:space="preserve">/או </w:t>
      </w:r>
      <w:r w:rsidRPr="000748C0">
        <w:rPr>
          <w:bCs w:val="0"/>
          <w:sz w:val="24"/>
          <w:rtl/>
          <w:rPrChange w:id="1729" w:author="Meryl Etman" w:date="2020-03-25T10:10:00Z">
            <w:rPr>
              <w:bCs w:val="0"/>
              <w:sz w:val="24"/>
              <w:rtl/>
            </w:rPr>
          </w:rPrChange>
        </w:rPr>
        <w:t>ההפסדים שיגרמו לו עקב כך ו</w:t>
      </w:r>
      <w:r w:rsidRPr="000748C0">
        <w:rPr>
          <w:rFonts w:hint="cs"/>
          <w:bCs w:val="0"/>
          <w:sz w:val="24"/>
          <w:rtl/>
          <w:rPrChange w:id="1730" w:author="Meryl Etman" w:date="2020-03-25T10:10:00Z">
            <w:rPr>
              <w:rFonts w:hint="cs"/>
              <w:bCs w:val="0"/>
              <w:sz w:val="24"/>
              <w:rtl/>
            </w:rPr>
          </w:rPrChange>
        </w:rPr>
        <w:t>הכל</w:t>
      </w:r>
      <w:r w:rsidRPr="000748C0">
        <w:rPr>
          <w:bCs w:val="0"/>
          <w:sz w:val="24"/>
          <w:rtl/>
          <w:rPrChange w:id="1731" w:author="Meryl Etman" w:date="2020-03-25T10:10:00Z">
            <w:rPr>
              <w:bCs w:val="0"/>
              <w:sz w:val="24"/>
              <w:rtl/>
            </w:rPr>
          </w:rPrChange>
        </w:rPr>
        <w:t xml:space="preserve"> מבלי לגרוע מזכות</w:t>
      </w:r>
      <w:r w:rsidRPr="000748C0">
        <w:rPr>
          <w:rFonts w:hint="cs"/>
          <w:bCs w:val="0"/>
          <w:sz w:val="24"/>
          <w:rtl/>
          <w:rPrChange w:id="1732" w:author="Meryl Etman" w:date="2020-03-25T10:10:00Z">
            <w:rPr>
              <w:rFonts w:hint="cs"/>
              <w:bCs w:val="0"/>
              <w:sz w:val="24"/>
              <w:rtl/>
            </w:rPr>
          </w:rPrChange>
        </w:rPr>
        <w:t>ו</w:t>
      </w:r>
      <w:r w:rsidRPr="000748C0">
        <w:rPr>
          <w:bCs w:val="0"/>
          <w:sz w:val="24"/>
          <w:rtl/>
          <w:rPrChange w:id="1733" w:author="Meryl Etman" w:date="2020-03-25T10:10:00Z">
            <w:rPr>
              <w:bCs w:val="0"/>
              <w:sz w:val="24"/>
              <w:rtl/>
            </w:rPr>
          </w:rPrChange>
        </w:rPr>
        <w:t xml:space="preserve"> </w:t>
      </w:r>
      <w:r w:rsidRPr="000748C0">
        <w:rPr>
          <w:rFonts w:hint="cs"/>
          <w:bCs w:val="0"/>
          <w:sz w:val="24"/>
          <w:rtl/>
          <w:rPrChange w:id="1734" w:author="Meryl Etman" w:date="2020-03-25T10:10:00Z">
            <w:rPr>
              <w:rFonts w:hint="cs"/>
              <w:bCs w:val="0"/>
              <w:sz w:val="24"/>
              <w:rtl/>
            </w:rPr>
          </w:rPrChange>
        </w:rPr>
        <w:t xml:space="preserve">של </w:t>
      </w:r>
      <w:r w:rsidRPr="000748C0">
        <w:rPr>
          <w:bCs w:val="0"/>
          <w:sz w:val="24"/>
          <w:rtl/>
          <w:rPrChange w:id="1735" w:author="Meryl Etman" w:date="2020-03-25T10:10:00Z">
            <w:rPr>
              <w:bCs w:val="0"/>
              <w:sz w:val="24"/>
              <w:rtl/>
            </w:rPr>
          </w:rPrChange>
        </w:rPr>
        <w:t>הצד המקיים כל סעד ו</w:t>
      </w:r>
      <w:r w:rsidRPr="000748C0">
        <w:rPr>
          <w:rFonts w:hint="cs"/>
          <w:bCs w:val="0"/>
          <w:sz w:val="24"/>
          <w:rtl/>
          <w:rPrChange w:id="1736" w:author="Meryl Etman" w:date="2020-03-25T10:10:00Z">
            <w:rPr>
              <w:rFonts w:hint="cs"/>
              <w:bCs w:val="0"/>
              <w:sz w:val="24"/>
              <w:rtl/>
            </w:rPr>
          </w:rPrChange>
        </w:rPr>
        <w:t xml:space="preserve">/או </w:t>
      </w:r>
      <w:r w:rsidRPr="000748C0">
        <w:rPr>
          <w:bCs w:val="0"/>
          <w:sz w:val="24"/>
          <w:rtl/>
          <w:rPrChange w:id="1737" w:author="Meryl Etman" w:date="2020-03-25T10:10:00Z">
            <w:rPr>
              <w:bCs w:val="0"/>
              <w:sz w:val="24"/>
              <w:rtl/>
            </w:rPr>
          </w:rPrChange>
        </w:rPr>
        <w:t>תרופה אחרים ו/או נוספים.</w:t>
      </w:r>
    </w:p>
    <w:p w14:paraId="5595856A" w14:textId="77777777" w:rsidR="00EB5A81" w:rsidRPr="000748C0" w:rsidRDefault="00EB5A81" w:rsidP="00EB5A81">
      <w:pPr>
        <w:ind w:left="1460"/>
        <w:jc w:val="both"/>
        <w:rPr>
          <w:color w:val="000000"/>
          <w:sz w:val="24"/>
          <w:szCs w:val="24"/>
          <w:rtl/>
          <w:rPrChange w:id="1738" w:author="Meryl Etman" w:date="2020-03-25T10:10:00Z">
            <w:rPr>
              <w:color w:val="000000"/>
              <w:sz w:val="24"/>
              <w:szCs w:val="24"/>
              <w:rtl/>
            </w:rPr>
          </w:rPrChange>
        </w:rPr>
      </w:pPr>
      <w:r w:rsidRPr="000748C0">
        <w:rPr>
          <w:color w:val="000000"/>
          <w:sz w:val="24"/>
          <w:szCs w:val="24"/>
          <w:rtl/>
          <w:rPrChange w:id="1739" w:author="Meryl Etman" w:date="2020-03-25T10:10:00Z">
            <w:rPr>
              <w:color w:val="000000"/>
              <w:sz w:val="24"/>
              <w:szCs w:val="24"/>
              <w:rtl/>
            </w:rPr>
          </w:rPrChange>
        </w:rPr>
        <w:t>למניעת ספקות</w:t>
      </w:r>
      <w:r w:rsidRPr="000748C0">
        <w:rPr>
          <w:rFonts w:hint="cs"/>
          <w:color w:val="000000"/>
          <w:sz w:val="24"/>
          <w:szCs w:val="24"/>
          <w:rtl/>
          <w:rPrChange w:id="1740" w:author="Meryl Etman" w:date="2020-03-25T10:10:00Z">
            <w:rPr>
              <w:rFonts w:hint="cs"/>
              <w:color w:val="000000"/>
              <w:sz w:val="24"/>
              <w:szCs w:val="24"/>
              <w:rtl/>
            </w:rPr>
          </w:rPrChange>
        </w:rPr>
        <w:t>,</w:t>
      </w:r>
      <w:r w:rsidRPr="000748C0">
        <w:rPr>
          <w:color w:val="000000"/>
          <w:sz w:val="24"/>
          <w:szCs w:val="24"/>
          <w:rtl/>
          <w:rPrChange w:id="1741" w:author="Meryl Etman" w:date="2020-03-25T10:10:00Z">
            <w:rPr>
              <w:color w:val="000000"/>
              <w:sz w:val="24"/>
              <w:szCs w:val="24"/>
              <w:rtl/>
            </w:rPr>
          </w:rPrChange>
        </w:rPr>
        <w:t xml:space="preserve"> מוצהר במפורש</w:t>
      </w:r>
      <w:r w:rsidRPr="000748C0">
        <w:rPr>
          <w:rFonts w:hint="cs"/>
          <w:color w:val="000000"/>
          <w:sz w:val="24"/>
          <w:szCs w:val="24"/>
          <w:rtl/>
          <w:rPrChange w:id="1742" w:author="Meryl Etman" w:date="2020-03-25T10:10:00Z">
            <w:rPr>
              <w:rFonts w:hint="cs"/>
              <w:color w:val="000000"/>
              <w:sz w:val="24"/>
              <w:szCs w:val="24"/>
              <w:rtl/>
            </w:rPr>
          </w:rPrChange>
        </w:rPr>
        <w:t>,</w:t>
      </w:r>
      <w:r w:rsidRPr="000748C0">
        <w:rPr>
          <w:color w:val="000000"/>
          <w:sz w:val="24"/>
          <w:szCs w:val="24"/>
          <w:rtl/>
          <w:rPrChange w:id="1743" w:author="Meryl Etman" w:date="2020-03-25T10:10:00Z">
            <w:rPr>
              <w:color w:val="000000"/>
              <w:sz w:val="24"/>
              <w:szCs w:val="24"/>
              <w:rtl/>
            </w:rPr>
          </w:rPrChange>
        </w:rPr>
        <w:t xml:space="preserve"> כי ע</w:t>
      </w:r>
      <w:r w:rsidRPr="000748C0">
        <w:rPr>
          <w:rFonts w:hint="cs"/>
          <w:color w:val="000000"/>
          <w:sz w:val="24"/>
          <w:szCs w:val="24"/>
          <w:rtl/>
          <w:rPrChange w:id="1744" w:author="Meryl Etman" w:date="2020-03-25T10:10:00Z">
            <w:rPr>
              <w:rFonts w:hint="cs"/>
              <w:color w:val="000000"/>
              <w:sz w:val="24"/>
              <w:szCs w:val="24"/>
              <w:rtl/>
            </w:rPr>
          </w:rPrChange>
        </w:rPr>
        <w:t>י</w:t>
      </w:r>
      <w:r w:rsidRPr="000748C0">
        <w:rPr>
          <w:color w:val="000000"/>
          <w:sz w:val="24"/>
          <w:szCs w:val="24"/>
          <w:rtl/>
          <w:rPrChange w:id="1745" w:author="Meryl Etman" w:date="2020-03-25T10:10:00Z">
            <w:rPr>
              <w:color w:val="000000"/>
              <w:sz w:val="24"/>
              <w:szCs w:val="24"/>
              <w:rtl/>
            </w:rPr>
          </w:rPrChange>
        </w:rPr>
        <w:t>כוב בהשלמת עבודות התכנון ו/או הבניה עלול להביא להתי</w:t>
      </w:r>
      <w:r w:rsidRPr="000748C0">
        <w:rPr>
          <w:rFonts w:hint="cs"/>
          <w:color w:val="000000"/>
          <w:sz w:val="24"/>
          <w:szCs w:val="24"/>
          <w:rtl/>
          <w:rPrChange w:id="1746" w:author="Meryl Etman" w:date="2020-03-25T10:10:00Z">
            <w:rPr>
              <w:rFonts w:hint="cs"/>
              <w:color w:val="000000"/>
              <w:sz w:val="24"/>
              <w:szCs w:val="24"/>
              <w:rtl/>
            </w:rPr>
          </w:rPrChange>
        </w:rPr>
        <w:t>י</w:t>
      </w:r>
      <w:r w:rsidRPr="000748C0">
        <w:rPr>
          <w:color w:val="000000"/>
          <w:sz w:val="24"/>
          <w:szCs w:val="24"/>
          <w:rtl/>
          <w:rPrChange w:id="1747" w:author="Meryl Etman" w:date="2020-03-25T10:10:00Z">
            <w:rPr>
              <w:color w:val="000000"/>
              <w:sz w:val="24"/>
              <w:szCs w:val="24"/>
              <w:rtl/>
            </w:rPr>
          </w:rPrChange>
        </w:rPr>
        <w:t>קרות הפרויקט ו</w:t>
      </w:r>
      <w:r w:rsidRPr="000748C0">
        <w:rPr>
          <w:rFonts w:hint="cs"/>
          <w:color w:val="000000"/>
          <w:sz w:val="24"/>
          <w:szCs w:val="24"/>
          <w:rtl/>
          <w:rPrChange w:id="1748" w:author="Meryl Etman" w:date="2020-03-25T10:10:00Z">
            <w:rPr>
              <w:rFonts w:hint="cs"/>
              <w:color w:val="000000"/>
              <w:sz w:val="24"/>
              <w:szCs w:val="24"/>
              <w:rtl/>
            </w:rPr>
          </w:rPrChange>
        </w:rPr>
        <w:t>ה</w:t>
      </w:r>
      <w:r w:rsidRPr="000748C0">
        <w:rPr>
          <w:color w:val="000000"/>
          <w:sz w:val="24"/>
          <w:szCs w:val="24"/>
          <w:rtl/>
          <w:rPrChange w:id="1749" w:author="Meryl Etman" w:date="2020-03-25T10:10:00Z">
            <w:rPr>
              <w:color w:val="000000"/>
              <w:sz w:val="24"/>
              <w:szCs w:val="24"/>
              <w:rtl/>
            </w:rPr>
          </w:rPrChange>
        </w:rPr>
        <w:t>מתקנים האמורים להיות מותקנים בו וכן עלול להביא להפרת התחייבויות</w:t>
      </w:r>
      <w:r w:rsidRPr="000748C0">
        <w:rPr>
          <w:rFonts w:hint="cs"/>
          <w:color w:val="000000"/>
          <w:sz w:val="24"/>
          <w:szCs w:val="24"/>
          <w:rtl/>
          <w:rPrChange w:id="1750" w:author="Meryl Etman" w:date="2020-03-25T10:10:00Z">
            <w:rPr>
              <w:rFonts w:hint="cs"/>
              <w:color w:val="000000"/>
              <w:sz w:val="24"/>
              <w:szCs w:val="24"/>
              <w:rtl/>
            </w:rPr>
          </w:rPrChange>
        </w:rPr>
        <w:t>יו של</w:t>
      </w:r>
      <w:r w:rsidRPr="000748C0">
        <w:rPr>
          <w:color w:val="000000"/>
          <w:sz w:val="24"/>
          <w:szCs w:val="24"/>
          <w:rtl/>
          <w:rPrChange w:id="1751" w:author="Meryl Etman" w:date="2020-03-25T10:10:00Z">
            <w:rPr>
              <w:color w:val="000000"/>
              <w:sz w:val="24"/>
              <w:szCs w:val="24"/>
              <w:rtl/>
            </w:rPr>
          </w:rPrChange>
        </w:rPr>
        <w:t xml:space="preserve"> המזמין כלפי צד ג'. </w:t>
      </w:r>
    </w:p>
    <w:p w14:paraId="642C0A33" w14:textId="77777777" w:rsidR="00EB5A81" w:rsidRPr="000748C0" w:rsidRDefault="00EB5A81" w:rsidP="00EB5A81">
      <w:pPr>
        <w:ind w:left="1460"/>
        <w:jc w:val="both"/>
        <w:rPr>
          <w:color w:val="000000"/>
          <w:sz w:val="24"/>
          <w:szCs w:val="24"/>
          <w:rtl/>
          <w:rPrChange w:id="1752" w:author="Meryl Etman" w:date="2020-03-25T10:10:00Z">
            <w:rPr>
              <w:color w:val="000000"/>
              <w:sz w:val="24"/>
              <w:szCs w:val="24"/>
              <w:rtl/>
            </w:rPr>
          </w:rPrChange>
        </w:rPr>
      </w:pPr>
      <w:r w:rsidRPr="000748C0">
        <w:rPr>
          <w:color w:val="000000"/>
          <w:sz w:val="24"/>
          <w:szCs w:val="24"/>
          <w:rtl/>
          <w:rPrChange w:id="1753" w:author="Meryl Etman" w:date="2020-03-25T10:10:00Z">
            <w:rPr>
              <w:color w:val="000000"/>
              <w:sz w:val="24"/>
              <w:szCs w:val="24"/>
              <w:rtl/>
            </w:rPr>
          </w:rPrChange>
        </w:rPr>
        <w:t>המפקח מצהיר</w:t>
      </w:r>
      <w:r w:rsidRPr="000748C0">
        <w:rPr>
          <w:rFonts w:hint="cs"/>
          <w:color w:val="000000"/>
          <w:sz w:val="24"/>
          <w:szCs w:val="24"/>
          <w:rtl/>
          <w:rPrChange w:id="1754" w:author="Meryl Etman" w:date="2020-03-25T10:10:00Z">
            <w:rPr>
              <w:rFonts w:hint="cs"/>
              <w:color w:val="000000"/>
              <w:sz w:val="24"/>
              <w:szCs w:val="24"/>
              <w:rtl/>
            </w:rPr>
          </w:rPrChange>
        </w:rPr>
        <w:t>,</w:t>
      </w:r>
      <w:r w:rsidRPr="000748C0">
        <w:rPr>
          <w:color w:val="000000"/>
          <w:sz w:val="24"/>
          <w:szCs w:val="24"/>
          <w:rtl/>
          <w:rPrChange w:id="1755" w:author="Meryl Etman" w:date="2020-03-25T10:10:00Z">
            <w:rPr>
              <w:color w:val="000000"/>
              <w:sz w:val="24"/>
              <w:szCs w:val="24"/>
              <w:rtl/>
            </w:rPr>
          </w:rPrChange>
        </w:rPr>
        <w:t xml:space="preserve"> כי הוא מודע לכל אלה ולהשלכות אחרות העלולות לנבוע מע</w:t>
      </w:r>
      <w:r w:rsidRPr="000748C0">
        <w:rPr>
          <w:rFonts w:hint="cs"/>
          <w:color w:val="000000"/>
          <w:sz w:val="24"/>
          <w:szCs w:val="24"/>
          <w:rtl/>
          <w:rPrChange w:id="1756" w:author="Meryl Etman" w:date="2020-03-25T10:10:00Z">
            <w:rPr>
              <w:rFonts w:hint="cs"/>
              <w:color w:val="000000"/>
              <w:sz w:val="24"/>
              <w:szCs w:val="24"/>
              <w:rtl/>
            </w:rPr>
          </w:rPrChange>
        </w:rPr>
        <w:t>י</w:t>
      </w:r>
      <w:r w:rsidRPr="000748C0">
        <w:rPr>
          <w:color w:val="000000"/>
          <w:sz w:val="24"/>
          <w:szCs w:val="24"/>
          <w:rtl/>
          <w:rPrChange w:id="1757" w:author="Meryl Etman" w:date="2020-03-25T10:10:00Z">
            <w:rPr>
              <w:color w:val="000000"/>
              <w:sz w:val="24"/>
              <w:szCs w:val="24"/>
              <w:rtl/>
            </w:rPr>
          </w:rPrChange>
        </w:rPr>
        <w:t>כוב בהשלמת עבודות התכנון ו/או הבניה ו</w:t>
      </w:r>
      <w:r w:rsidRPr="000748C0">
        <w:rPr>
          <w:rFonts w:hint="cs"/>
          <w:color w:val="000000"/>
          <w:sz w:val="24"/>
          <w:szCs w:val="24"/>
          <w:rtl/>
          <w:rPrChange w:id="1758" w:author="Meryl Etman" w:date="2020-03-25T10:10:00Z">
            <w:rPr>
              <w:rFonts w:hint="cs"/>
              <w:color w:val="000000"/>
              <w:sz w:val="24"/>
              <w:szCs w:val="24"/>
              <w:rtl/>
            </w:rPr>
          </w:rPrChange>
        </w:rPr>
        <w:t xml:space="preserve">כי הוא </w:t>
      </w:r>
      <w:r w:rsidRPr="000748C0">
        <w:rPr>
          <w:color w:val="000000"/>
          <w:sz w:val="24"/>
          <w:szCs w:val="24"/>
          <w:rtl/>
          <w:rPrChange w:id="1759" w:author="Meryl Etman" w:date="2020-03-25T10:10:00Z">
            <w:rPr>
              <w:color w:val="000000"/>
              <w:sz w:val="24"/>
              <w:szCs w:val="24"/>
              <w:rtl/>
            </w:rPr>
          </w:rPrChange>
        </w:rPr>
        <w:t>יהיה אחראי להם במ</w:t>
      </w:r>
      <w:r w:rsidRPr="000748C0">
        <w:rPr>
          <w:rFonts w:hint="cs"/>
          <w:color w:val="000000"/>
          <w:sz w:val="24"/>
          <w:szCs w:val="24"/>
          <w:rtl/>
          <w:rPrChange w:id="1760" w:author="Meryl Etman" w:date="2020-03-25T10:10:00Z">
            <w:rPr>
              <w:rFonts w:hint="cs"/>
              <w:color w:val="000000"/>
              <w:sz w:val="24"/>
              <w:szCs w:val="24"/>
              <w:rtl/>
            </w:rPr>
          </w:rPrChange>
        </w:rPr>
        <w:t>י</w:t>
      </w:r>
      <w:r w:rsidRPr="000748C0">
        <w:rPr>
          <w:color w:val="000000"/>
          <w:sz w:val="24"/>
          <w:szCs w:val="24"/>
          <w:rtl/>
          <w:rPrChange w:id="1761" w:author="Meryl Etman" w:date="2020-03-25T10:10:00Z">
            <w:rPr>
              <w:color w:val="000000"/>
              <w:sz w:val="24"/>
              <w:szCs w:val="24"/>
              <w:rtl/>
            </w:rPr>
          </w:rPrChange>
        </w:rPr>
        <w:t>דה והע</w:t>
      </w:r>
      <w:r w:rsidRPr="000748C0">
        <w:rPr>
          <w:rFonts w:hint="cs"/>
          <w:color w:val="000000"/>
          <w:sz w:val="24"/>
          <w:szCs w:val="24"/>
          <w:rtl/>
          <w:rPrChange w:id="1762" w:author="Meryl Etman" w:date="2020-03-25T10:10:00Z">
            <w:rPr>
              <w:rFonts w:hint="cs"/>
              <w:color w:val="000000"/>
              <w:sz w:val="24"/>
              <w:szCs w:val="24"/>
              <w:rtl/>
            </w:rPr>
          </w:rPrChange>
        </w:rPr>
        <w:t>י</w:t>
      </w:r>
      <w:r w:rsidRPr="000748C0">
        <w:rPr>
          <w:color w:val="000000"/>
          <w:sz w:val="24"/>
          <w:szCs w:val="24"/>
          <w:rtl/>
          <w:rPrChange w:id="1763" w:author="Meryl Etman" w:date="2020-03-25T10:10:00Z">
            <w:rPr>
              <w:color w:val="000000"/>
              <w:sz w:val="24"/>
              <w:szCs w:val="24"/>
              <w:rtl/>
            </w:rPr>
          </w:rPrChange>
        </w:rPr>
        <w:t xml:space="preserve">כוב בהשלמתן ו/או השלמת מי מהן ינבע </w:t>
      </w:r>
      <w:r w:rsidRPr="000748C0">
        <w:rPr>
          <w:rFonts w:hint="cs"/>
          <w:color w:val="000000"/>
          <w:sz w:val="24"/>
          <w:szCs w:val="24"/>
          <w:rtl/>
          <w:rPrChange w:id="1764" w:author="Meryl Etman" w:date="2020-03-25T10:10:00Z">
            <w:rPr>
              <w:rFonts w:hint="cs"/>
              <w:color w:val="000000"/>
              <w:sz w:val="24"/>
              <w:szCs w:val="24"/>
              <w:rtl/>
            </w:rPr>
          </w:rPrChange>
        </w:rPr>
        <w:t xml:space="preserve">כתוצאה </w:t>
      </w:r>
      <w:r w:rsidRPr="000748C0">
        <w:rPr>
          <w:color w:val="000000"/>
          <w:sz w:val="24"/>
          <w:szCs w:val="24"/>
          <w:rtl/>
          <w:rPrChange w:id="1765" w:author="Meryl Etman" w:date="2020-03-25T10:10:00Z">
            <w:rPr>
              <w:color w:val="000000"/>
              <w:sz w:val="24"/>
              <w:szCs w:val="24"/>
              <w:rtl/>
            </w:rPr>
          </w:rPrChange>
        </w:rPr>
        <w:t>מאי עמידתו בהתחי</w:t>
      </w:r>
      <w:r w:rsidRPr="000748C0">
        <w:rPr>
          <w:rFonts w:hint="cs"/>
          <w:color w:val="000000"/>
          <w:sz w:val="24"/>
          <w:szCs w:val="24"/>
          <w:rtl/>
          <w:rPrChange w:id="1766" w:author="Meryl Etman" w:date="2020-03-25T10:10:00Z">
            <w:rPr>
              <w:rFonts w:hint="cs"/>
              <w:color w:val="000000"/>
              <w:sz w:val="24"/>
              <w:szCs w:val="24"/>
              <w:rtl/>
            </w:rPr>
          </w:rPrChange>
        </w:rPr>
        <w:t>י</w:t>
      </w:r>
      <w:r w:rsidRPr="000748C0">
        <w:rPr>
          <w:color w:val="000000"/>
          <w:sz w:val="24"/>
          <w:szCs w:val="24"/>
          <w:rtl/>
          <w:rPrChange w:id="1767" w:author="Meryl Etman" w:date="2020-03-25T10:10:00Z">
            <w:rPr>
              <w:color w:val="000000"/>
              <w:sz w:val="24"/>
              <w:szCs w:val="24"/>
              <w:rtl/>
            </w:rPr>
          </w:rPrChange>
        </w:rPr>
        <w:t>בויותיו ע</w:t>
      </w:r>
      <w:r w:rsidRPr="000748C0">
        <w:rPr>
          <w:rFonts w:hint="cs"/>
          <w:color w:val="000000"/>
          <w:sz w:val="24"/>
          <w:szCs w:val="24"/>
          <w:rtl/>
          <w:rPrChange w:id="1768" w:author="Meryl Etman" w:date="2020-03-25T10:10:00Z">
            <w:rPr>
              <w:rFonts w:hint="cs"/>
              <w:color w:val="000000"/>
              <w:sz w:val="24"/>
              <w:szCs w:val="24"/>
              <w:rtl/>
            </w:rPr>
          </w:rPrChange>
        </w:rPr>
        <w:t>ל פי</w:t>
      </w:r>
      <w:r w:rsidRPr="000748C0">
        <w:rPr>
          <w:color w:val="000000"/>
          <w:sz w:val="24"/>
          <w:szCs w:val="24"/>
          <w:rtl/>
          <w:rPrChange w:id="1769" w:author="Meryl Etman" w:date="2020-03-25T10:10:00Z">
            <w:rPr>
              <w:color w:val="000000"/>
              <w:sz w:val="24"/>
              <w:szCs w:val="24"/>
              <w:rtl/>
            </w:rPr>
          </w:rPrChange>
        </w:rPr>
        <w:t xml:space="preserve"> חוזה זה.</w:t>
      </w:r>
    </w:p>
    <w:p w14:paraId="08902670" w14:textId="77777777" w:rsidR="00EB5A81" w:rsidRPr="000748C0" w:rsidRDefault="00EB5A81" w:rsidP="00EB5A81">
      <w:pPr>
        <w:ind w:left="2160"/>
        <w:jc w:val="both"/>
        <w:rPr>
          <w:color w:val="000000"/>
          <w:sz w:val="24"/>
          <w:szCs w:val="24"/>
          <w:rtl/>
          <w:rPrChange w:id="1770" w:author="Meryl Etman" w:date="2020-03-25T10:10:00Z">
            <w:rPr>
              <w:color w:val="000000"/>
              <w:sz w:val="24"/>
              <w:szCs w:val="24"/>
              <w:rtl/>
            </w:rPr>
          </w:rPrChange>
        </w:rPr>
      </w:pPr>
    </w:p>
    <w:p w14:paraId="1D1F5D59" w14:textId="77777777" w:rsidR="00EB5A81" w:rsidRPr="000748C0" w:rsidRDefault="00EB5A81" w:rsidP="00EB5A81">
      <w:pPr>
        <w:pStyle w:val="2"/>
        <w:keepNext w:val="0"/>
        <w:numPr>
          <w:ilvl w:val="1"/>
          <w:numId w:val="15"/>
        </w:numPr>
        <w:tabs>
          <w:tab w:val="left" w:pos="1440"/>
        </w:tabs>
        <w:ind w:left="1460"/>
        <w:jc w:val="both"/>
        <w:rPr>
          <w:bCs w:val="0"/>
          <w:sz w:val="24"/>
          <w:rPrChange w:id="1771" w:author="Meryl Etman" w:date="2020-03-25T10:10:00Z">
            <w:rPr>
              <w:bCs w:val="0"/>
              <w:sz w:val="24"/>
            </w:rPr>
          </w:rPrChange>
        </w:rPr>
      </w:pPr>
      <w:r w:rsidRPr="000748C0">
        <w:rPr>
          <w:bCs w:val="0"/>
          <w:sz w:val="24"/>
          <w:rtl/>
          <w:rPrChange w:id="1772" w:author="Meryl Etman" w:date="2020-03-25T10:10:00Z">
            <w:rPr>
              <w:bCs w:val="0"/>
              <w:sz w:val="24"/>
              <w:rtl/>
            </w:rPr>
          </w:rPrChange>
        </w:rPr>
        <w:t>המזמין יהא זכאי לעכב כל סכום המגיע לכאורה למפקח מאת המזמין לפי חוזה</w:t>
      </w:r>
      <w:r w:rsidRPr="000748C0">
        <w:rPr>
          <w:rFonts w:hint="cs"/>
          <w:bCs w:val="0"/>
          <w:sz w:val="24"/>
          <w:rtl/>
          <w:rPrChange w:id="1773" w:author="Meryl Etman" w:date="2020-03-25T10:10:00Z">
            <w:rPr>
              <w:rFonts w:hint="cs"/>
              <w:bCs w:val="0"/>
              <w:sz w:val="24"/>
              <w:rtl/>
            </w:rPr>
          </w:rPrChange>
        </w:rPr>
        <w:t xml:space="preserve"> זה</w:t>
      </w:r>
      <w:r w:rsidRPr="000748C0">
        <w:rPr>
          <w:bCs w:val="0"/>
          <w:sz w:val="24"/>
          <w:rtl/>
          <w:rPrChange w:id="1774" w:author="Meryl Etman" w:date="2020-03-25T10:10:00Z">
            <w:rPr>
              <w:bCs w:val="0"/>
              <w:sz w:val="24"/>
              <w:rtl/>
            </w:rPr>
          </w:rPrChange>
        </w:rPr>
        <w:t xml:space="preserve">,  </w:t>
      </w:r>
      <w:r w:rsidRPr="000748C0">
        <w:rPr>
          <w:rFonts w:hint="cs"/>
          <w:bCs w:val="0"/>
          <w:sz w:val="24"/>
          <w:rtl/>
          <w:rPrChange w:id="1775" w:author="Meryl Etman" w:date="2020-03-25T10:10:00Z">
            <w:rPr>
              <w:rFonts w:hint="cs"/>
              <w:bCs w:val="0"/>
              <w:sz w:val="24"/>
              <w:rtl/>
            </w:rPr>
          </w:rPrChange>
        </w:rPr>
        <w:t xml:space="preserve">ובלבד </w:t>
      </w:r>
      <w:r w:rsidRPr="000748C0">
        <w:rPr>
          <w:bCs w:val="0"/>
          <w:sz w:val="24"/>
          <w:rtl/>
          <w:rPrChange w:id="1776" w:author="Meryl Etman" w:date="2020-03-25T10:10:00Z">
            <w:rPr>
              <w:bCs w:val="0"/>
              <w:sz w:val="24"/>
              <w:rtl/>
            </w:rPr>
          </w:rPrChange>
        </w:rPr>
        <w:t>שהמזמין נקט בהליכים משפטיים כנגד המפקח בסכום שאינו נופל מגובה הסכום המעוכב כאמור.</w:t>
      </w:r>
    </w:p>
    <w:p w14:paraId="574CDDD2" w14:textId="77777777" w:rsidR="00EB5A81" w:rsidRPr="000748C0" w:rsidRDefault="00EB5A81" w:rsidP="00EB5A81">
      <w:pPr>
        <w:pStyle w:val="2"/>
        <w:ind w:left="1440"/>
        <w:jc w:val="both"/>
        <w:rPr>
          <w:bCs w:val="0"/>
          <w:sz w:val="24"/>
          <w:rtl/>
          <w:rPrChange w:id="1777" w:author="Meryl Etman" w:date="2020-03-25T10:10:00Z">
            <w:rPr>
              <w:bCs w:val="0"/>
              <w:sz w:val="24"/>
              <w:rtl/>
            </w:rPr>
          </w:rPrChange>
        </w:rPr>
      </w:pPr>
    </w:p>
    <w:p w14:paraId="3AE6ADDC" w14:textId="633314AD" w:rsidR="00EB5A81" w:rsidRPr="000748C0" w:rsidRDefault="00EB5A81" w:rsidP="00146BA7">
      <w:pPr>
        <w:pStyle w:val="2"/>
        <w:keepNext w:val="0"/>
        <w:numPr>
          <w:ilvl w:val="1"/>
          <w:numId w:val="15"/>
        </w:numPr>
        <w:tabs>
          <w:tab w:val="left" w:pos="1440"/>
        </w:tabs>
        <w:ind w:left="1460"/>
        <w:jc w:val="both"/>
        <w:rPr>
          <w:bCs w:val="0"/>
          <w:sz w:val="24"/>
          <w:rPrChange w:id="1778" w:author="Meryl Etman" w:date="2020-03-25T10:10:00Z">
            <w:rPr>
              <w:bCs w:val="0"/>
              <w:sz w:val="24"/>
            </w:rPr>
          </w:rPrChange>
        </w:rPr>
      </w:pPr>
      <w:r w:rsidRPr="000748C0">
        <w:rPr>
          <w:bCs w:val="0"/>
          <w:sz w:val="24"/>
          <w:rtl/>
          <w:rPrChange w:id="1779" w:author="Meryl Etman" w:date="2020-03-25T10:10:00Z">
            <w:rPr>
              <w:bCs w:val="0"/>
              <w:sz w:val="24"/>
              <w:rtl/>
            </w:rPr>
          </w:rPrChange>
        </w:rPr>
        <w:t>מבלי לגרוע מ</w:t>
      </w:r>
      <w:r w:rsidRPr="000748C0">
        <w:rPr>
          <w:rFonts w:hint="cs"/>
          <w:bCs w:val="0"/>
          <w:sz w:val="24"/>
          <w:rtl/>
          <w:rPrChange w:id="1780" w:author="Meryl Etman" w:date="2020-03-25T10:10:00Z">
            <w:rPr>
              <w:rFonts w:hint="cs"/>
              <w:bCs w:val="0"/>
              <w:sz w:val="24"/>
              <w:rtl/>
            </w:rPr>
          </w:rPrChange>
        </w:rPr>
        <w:t xml:space="preserve">כלליות </w:t>
      </w:r>
      <w:r w:rsidRPr="000748C0">
        <w:rPr>
          <w:bCs w:val="0"/>
          <w:sz w:val="24"/>
          <w:rtl/>
          <w:rPrChange w:id="1781" w:author="Meryl Etman" w:date="2020-03-25T10:10:00Z">
            <w:rPr>
              <w:bCs w:val="0"/>
              <w:sz w:val="24"/>
              <w:rtl/>
            </w:rPr>
          </w:rPrChange>
        </w:rPr>
        <w:t>האמור בס</w:t>
      </w:r>
      <w:r w:rsidRPr="000748C0">
        <w:rPr>
          <w:rFonts w:hint="cs"/>
          <w:bCs w:val="0"/>
          <w:sz w:val="24"/>
          <w:rtl/>
          <w:rPrChange w:id="1782" w:author="Meryl Etman" w:date="2020-03-25T10:10:00Z">
            <w:rPr>
              <w:rFonts w:hint="cs"/>
              <w:bCs w:val="0"/>
              <w:sz w:val="24"/>
              <w:rtl/>
            </w:rPr>
          </w:rPrChange>
        </w:rPr>
        <w:t>"ק</w:t>
      </w:r>
      <w:r w:rsidRPr="000748C0">
        <w:rPr>
          <w:bCs w:val="0"/>
          <w:sz w:val="24"/>
          <w:rtl/>
          <w:rPrChange w:id="1783" w:author="Meryl Etman" w:date="2020-03-25T10:10:00Z">
            <w:rPr>
              <w:bCs w:val="0"/>
              <w:sz w:val="24"/>
              <w:rtl/>
            </w:rPr>
          </w:rPrChange>
        </w:rPr>
        <w:t xml:space="preserve"> 13.2 לעיל, המזמין יהא רשאי לקזז כנגד כל סכום המגיע ממנו ע</w:t>
      </w:r>
      <w:r w:rsidRPr="000748C0">
        <w:rPr>
          <w:rFonts w:hint="cs"/>
          <w:bCs w:val="0"/>
          <w:sz w:val="24"/>
          <w:rtl/>
          <w:rPrChange w:id="1784" w:author="Meryl Etman" w:date="2020-03-25T10:10:00Z">
            <w:rPr>
              <w:rFonts w:hint="cs"/>
              <w:bCs w:val="0"/>
              <w:sz w:val="24"/>
              <w:rtl/>
            </w:rPr>
          </w:rPrChange>
        </w:rPr>
        <w:t>ל פי</w:t>
      </w:r>
      <w:r w:rsidRPr="000748C0">
        <w:rPr>
          <w:bCs w:val="0"/>
          <w:sz w:val="24"/>
          <w:rtl/>
          <w:rPrChange w:id="1785" w:author="Meryl Etman" w:date="2020-03-25T10:10:00Z">
            <w:rPr>
              <w:bCs w:val="0"/>
              <w:sz w:val="24"/>
              <w:rtl/>
            </w:rPr>
          </w:rPrChange>
        </w:rPr>
        <w:t xml:space="preserve"> חוזה זה למפקח, כל סכום שלפי קביעת המזמין, מגיע לו ע</w:t>
      </w:r>
      <w:r w:rsidRPr="000748C0">
        <w:rPr>
          <w:rFonts w:hint="cs"/>
          <w:bCs w:val="0"/>
          <w:sz w:val="24"/>
          <w:rtl/>
          <w:rPrChange w:id="1786" w:author="Meryl Etman" w:date="2020-03-25T10:10:00Z">
            <w:rPr>
              <w:rFonts w:hint="cs"/>
              <w:bCs w:val="0"/>
              <w:sz w:val="24"/>
              <w:rtl/>
            </w:rPr>
          </w:rPrChange>
        </w:rPr>
        <w:t>ל פי</w:t>
      </w:r>
      <w:r w:rsidRPr="000748C0">
        <w:rPr>
          <w:bCs w:val="0"/>
          <w:sz w:val="24"/>
          <w:rtl/>
          <w:rPrChange w:id="1787" w:author="Meryl Etman" w:date="2020-03-25T10:10:00Z">
            <w:rPr>
              <w:bCs w:val="0"/>
              <w:sz w:val="24"/>
              <w:rtl/>
            </w:rPr>
          </w:rPrChange>
        </w:rPr>
        <w:t xml:space="preserve"> חוזה זה מהמפקח.</w:t>
      </w:r>
      <w:r w:rsidRPr="000748C0">
        <w:rPr>
          <w:rFonts w:hint="cs"/>
          <w:bCs w:val="0"/>
          <w:sz w:val="24"/>
          <w:rtl/>
          <w:rPrChange w:id="1788" w:author="Meryl Etman" w:date="2020-03-25T10:10:00Z">
            <w:rPr>
              <w:rFonts w:hint="cs"/>
              <w:bCs w:val="0"/>
              <w:sz w:val="24"/>
              <w:rtl/>
            </w:rPr>
          </w:rPrChange>
        </w:rPr>
        <w:t xml:space="preserve"> למען הסר ספקות, יהא </w:t>
      </w:r>
      <w:del w:id="1789" w:author="Meryl Etman" w:date="2020-03-01T16:49:00Z">
        <w:r w:rsidRPr="000748C0" w:rsidDel="00146BA7">
          <w:rPr>
            <w:rFonts w:hint="cs"/>
            <w:bCs w:val="0"/>
            <w:sz w:val="24"/>
            <w:rtl/>
            <w:rPrChange w:id="1790" w:author="Meryl Etman" w:date="2020-03-25T10:10:00Z">
              <w:rPr>
                <w:rFonts w:hint="cs"/>
                <w:bCs w:val="0"/>
                <w:sz w:val="24"/>
                <w:rtl/>
              </w:rPr>
            </w:rPrChange>
          </w:rPr>
          <w:delText xml:space="preserve">ראשי </w:delText>
        </w:r>
      </w:del>
      <w:ins w:id="1791" w:author="Meryl Etman" w:date="2020-03-01T16:49:00Z">
        <w:r w:rsidR="00146BA7" w:rsidRPr="000748C0">
          <w:rPr>
            <w:rFonts w:hint="cs"/>
            <w:bCs w:val="0"/>
            <w:sz w:val="24"/>
            <w:rtl/>
            <w:rPrChange w:id="1792" w:author="Meryl Etman" w:date="2020-03-25T10:10:00Z">
              <w:rPr>
                <w:rFonts w:hint="cs"/>
                <w:bCs w:val="0"/>
                <w:sz w:val="24"/>
                <w:rtl/>
              </w:rPr>
            </w:rPrChange>
          </w:rPr>
          <w:t xml:space="preserve">רשאי </w:t>
        </w:r>
      </w:ins>
      <w:r w:rsidRPr="000748C0">
        <w:rPr>
          <w:rFonts w:hint="cs"/>
          <w:bCs w:val="0"/>
          <w:sz w:val="24"/>
          <w:rtl/>
          <w:rPrChange w:id="1793" w:author="Meryl Etman" w:date="2020-03-25T10:10:00Z">
            <w:rPr>
              <w:rFonts w:hint="cs"/>
              <w:bCs w:val="0"/>
              <w:sz w:val="24"/>
              <w:rtl/>
            </w:rPr>
          </w:rPrChange>
        </w:rPr>
        <w:t>המזמין לקזז כל סכום המגיע לו מהמפקח כנגד כל תשלום המגיע למפקח בשל מתן שירותיו</w:t>
      </w:r>
      <w:ins w:id="1794" w:author="Meryl Etman" w:date="2020-03-01T16:49:00Z">
        <w:r w:rsidR="00146BA7" w:rsidRPr="000748C0">
          <w:rPr>
            <w:rFonts w:hint="cs"/>
            <w:bCs w:val="0"/>
            <w:sz w:val="24"/>
            <w:rtl/>
            <w:rPrChange w:id="1795" w:author="Meryl Etman" w:date="2020-03-25T10:10:00Z">
              <w:rPr>
                <w:rFonts w:hint="cs"/>
                <w:bCs w:val="0"/>
                <w:sz w:val="24"/>
                <w:rtl/>
              </w:rPr>
            </w:rPrChange>
          </w:rPr>
          <w:t>, בהודעה מראש של 7 ימים</w:t>
        </w:r>
      </w:ins>
      <w:r w:rsidRPr="000748C0">
        <w:rPr>
          <w:rFonts w:hint="cs"/>
          <w:bCs w:val="0"/>
          <w:sz w:val="24"/>
          <w:rtl/>
          <w:rPrChange w:id="1796" w:author="Meryl Etman" w:date="2020-03-25T10:10:00Z">
            <w:rPr>
              <w:rFonts w:hint="cs"/>
              <w:bCs w:val="0"/>
              <w:sz w:val="24"/>
              <w:rtl/>
            </w:rPr>
          </w:rPrChange>
        </w:rPr>
        <w:t>.</w:t>
      </w:r>
    </w:p>
    <w:p w14:paraId="3EA8B254" w14:textId="77777777" w:rsidR="00EB5A81" w:rsidRPr="000748C0" w:rsidRDefault="00EB5A81" w:rsidP="00EB5A81">
      <w:pPr>
        <w:pStyle w:val="2"/>
        <w:jc w:val="both"/>
        <w:rPr>
          <w:bCs w:val="0"/>
          <w:sz w:val="24"/>
          <w:rtl/>
          <w:rPrChange w:id="1797" w:author="Meryl Etman" w:date="2020-03-25T10:10:00Z">
            <w:rPr>
              <w:bCs w:val="0"/>
              <w:sz w:val="24"/>
              <w:rtl/>
            </w:rPr>
          </w:rPrChange>
        </w:rPr>
      </w:pPr>
    </w:p>
    <w:p w14:paraId="68CE1F73" w14:textId="77777777" w:rsidR="00EB5A81" w:rsidRPr="000748C0" w:rsidRDefault="00EB5A81" w:rsidP="00EB5A81">
      <w:pPr>
        <w:pStyle w:val="2"/>
        <w:keepNext w:val="0"/>
        <w:numPr>
          <w:ilvl w:val="1"/>
          <w:numId w:val="15"/>
        </w:numPr>
        <w:tabs>
          <w:tab w:val="left" w:pos="1440"/>
        </w:tabs>
        <w:ind w:left="1460"/>
        <w:jc w:val="both"/>
        <w:rPr>
          <w:bCs w:val="0"/>
          <w:sz w:val="24"/>
          <w:rtl/>
          <w:rPrChange w:id="1798" w:author="Meryl Etman" w:date="2020-03-25T10:10:00Z">
            <w:rPr>
              <w:bCs w:val="0"/>
              <w:sz w:val="24"/>
              <w:rtl/>
            </w:rPr>
          </w:rPrChange>
        </w:rPr>
      </w:pPr>
      <w:r w:rsidRPr="000748C0">
        <w:rPr>
          <w:bCs w:val="0"/>
          <w:sz w:val="24"/>
          <w:rtl/>
          <w:rPrChange w:id="1799" w:author="Meryl Etman" w:date="2020-03-25T10:10:00Z">
            <w:rPr>
              <w:bCs w:val="0"/>
              <w:sz w:val="24"/>
              <w:rtl/>
            </w:rPr>
          </w:rPrChange>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0748C0">
        <w:rPr>
          <w:rFonts w:hint="cs"/>
          <w:bCs w:val="0"/>
          <w:sz w:val="24"/>
          <w:rtl/>
          <w:rPrChange w:id="1800" w:author="Meryl Etman" w:date="2020-03-25T10:10:00Z">
            <w:rPr>
              <w:rFonts w:hint="cs"/>
              <w:bCs w:val="0"/>
              <w:sz w:val="24"/>
              <w:rtl/>
            </w:rPr>
          </w:rPrChange>
        </w:rPr>
        <w:t>,</w:t>
      </w:r>
      <w:r w:rsidRPr="000748C0">
        <w:rPr>
          <w:bCs w:val="0"/>
          <w:sz w:val="24"/>
          <w:rtl/>
          <w:rPrChange w:id="1801" w:author="Meryl Etman" w:date="2020-03-25T10:10:00Z">
            <w:rPr>
              <w:bCs w:val="0"/>
              <w:sz w:val="24"/>
              <w:rtl/>
            </w:rPr>
          </w:rPrChange>
        </w:rPr>
        <w:t xml:space="preserve"> תיעשה על ידי ועל חשבון המפקח באמצעים מתאימים והולמים על מנת להבטיח תקינות ושמישות המסמכים וכן </w:t>
      </w:r>
      <w:r w:rsidRPr="000748C0">
        <w:rPr>
          <w:rFonts w:hint="cs"/>
          <w:bCs w:val="0"/>
          <w:sz w:val="24"/>
          <w:rtl/>
          <w:rPrChange w:id="1802" w:author="Meryl Etman" w:date="2020-03-25T10:10:00Z">
            <w:rPr>
              <w:rFonts w:hint="cs"/>
              <w:bCs w:val="0"/>
              <w:sz w:val="24"/>
              <w:rtl/>
            </w:rPr>
          </w:rPrChange>
        </w:rPr>
        <w:t xml:space="preserve">לשם </w:t>
      </w:r>
      <w:r w:rsidRPr="000748C0">
        <w:rPr>
          <w:bCs w:val="0"/>
          <w:sz w:val="24"/>
          <w:rtl/>
          <w:rPrChange w:id="1803" w:author="Meryl Etman" w:date="2020-03-25T10:10:00Z">
            <w:rPr>
              <w:bCs w:val="0"/>
              <w:sz w:val="24"/>
              <w:rtl/>
            </w:rPr>
          </w:rPrChange>
        </w:rPr>
        <w:t>הבטח</w:t>
      </w:r>
      <w:r w:rsidRPr="000748C0">
        <w:rPr>
          <w:rFonts w:hint="cs"/>
          <w:bCs w:val="0"/>
          <w:sz w:val="24"/>
          <w:rtl/>
          <w:rPrChange w:id="1804" w:author="Meryl Etman" w:date="2020-03-25T10:10:00Z">
            <w:rPr>
              <w:rFonts w:hint="cs"/>
              <w:bCs w:val="0"/>
              <w:sz w:val="24"/>
              <w:rtl/>
            </w:rPr>
          </w:rPrChange>
        </w:rPr>
        <w:t>ת</w:t>
      </w:r>
      <w:r w:rsidRPr="000748C0">
        <w:rPr>
          <w:bCs w:val="0"/>
          <w:sz w:val="24"/>
          <w:rtl/>
          <w:rPrChange w:id="1805" w:author="Meryl Etman" w:date="2020-03-25T10:10:00Z">
            <w:rPr>
              <w:bCs w:val="0"/>
              <w:sz w:val="24"/>
              <w:rtl/>
            </w:rPr>
          </w:rPrChange>
        </w:rPr>
        <w:t xml:space="preserve"> סודיות תוכנם. המפקח ימציא למזמין כל מסמך כאמור, </w:t>
      </w:r>
      <w:r w:rsidRPr="000748C0">
        <w:rPr>
          <w:rFonts w:hint="cs"/>
          <w:bCs w:val="0"/>
          <w:sz w:val="24"/>
          <w:rtl/>
          <w:rPrChange w:id="1806" w:author="Meryl Etman" w:date="2020-03-25T10:10:00Z">
            <w:rPr>
              <w:rFonts w:hint="cs"/>
              <w:bCs w:val="0"/>
              <w:sz w:val="24"/>
              <w:rtl/>
            </w:rPr>
          </w:rPrChange>
        </w:rPr>
        <w:t>מיד</w:t>
      </w:r>
      <w:r w:rsidRPr="000748C0">
        <w:rPr>
          <w:bCs w:val="0"/>
          <w:sz w:val="24"/>
          <w:rtl/>
          <w:rPrChange w:id="1807" w:author="Meryl Etman" w:date="2020-03-25T10:10:00Z">
            <w:rPr>
              <w:bCs w:val="0"/>
              <w:sz w:val="24"/>
              <w:rtl/>
            </w:rPr>
          </w:rPrChange>
        </w:rPr>
        <w:t xml:space="preserve"> </w:t>
      </w:r>
      <w:r w:rsidRPr="000748C0">
        <w:rPr>
          <w:rFonts w:hint="cs"/>
          <w:bCs w:val="0"/>
          <w:sz w:val="24"/>
          <w:rtl/>
          <w:rPrChange w:id="1808" w:author="Meryl Etman" w:date="2020-03-25T10:10:00Z">
            <w:rPr>
              <w:rFonts w:hint="cs"/>
              <w:bCs w:val="0"/>
              <w:sz w:val="24"/>
              <w:rtl/>
            </w:rPr>
          </w:rPrChange>
        </w:rPr>
        <w:t xml:space="preserve">עם </w:t>
      </w:r>
      <w:r w:rsidRPr="000748C0">
        <w:rPr>
          <w:bCs w:val="0"/>
          <w:sz w:val="24"/>
          <w:rtl/>
          <w:rPrChange w:id="1809" w:author="Meryl Etman" w:date="2020-03-25T10:10:00Z">
            <w:rPr>
              <w:bCs w:val="0"/>
              <w:sz w:val="24"/>
              <w:rtl/>
            </w:rPr>
          </w:rPrChange>
        </w:rPr>
        <w:t>דרישת</w:t>
      </w:r>
      <w:r w:rsidRPr="000748C0">
        <w:rPr>
          <w:rFonts w:hint="cs"/>
          <w:bCs w:val="0"/>
          <w:sz w:val="24"/>
          <w:rtl/>
          <w:rPrChange w:id="1810" w:author="Meryl Etman" w:date="2020-03-25T10:10:00Z">
            <w:rPr>
              <w:rFonts w:hint="cs"/>
              <w:bCs w:val="0"/>
              <w:sz w:val="24"/>
              <w:rtl/>
            </w:rPr>
          </w:rPrChange>
        </w:rPr>
        <w:t>ו הראשונה</w:t>
      </w:r>
      <w:r w:rsidRPr="000748C0">
        <w:rPr>
          <w:bCs w:val="0"/>
          <w:sz w:val="24"/>
          <w:rtl/>
          <w:rPrChange w:id="1811" w:author="Meryl Etman" w:date="2020-03-25T10:10:00Z">
            <w:rPr>
              <w:bCs w:val="0"/>
              <w:sz w:val="24"/>
              <w:rtl/>
            </w:rPr>
          </w:rPrChange>
        </w:rPr>
        <w:t xml:space="preserve"> </w:t>
      </w:r>
      <w:r w:rsidRPr="000748C0">
        <w:rPr>
          <w:rFonts w:hint="cs"/>
          <w:bCs w:val="0"/>
          <w:sz w:val="24"/>
          <w:rtl/>
          <w:rPrChange w:id="1812" w:author="Meryl Etman" w:date="2020-03-25T10:10:00Z">
            <w:rPr>
              <w:rFonts w:hint="cs"/>
              <w:bCs w:val="0"/>
              <w:sz w:val="24"/>
              <w:rtl/>
            </w:rPr>
          </w:rPrChange>
        </w:rPr>
        <w:t xml:space="preserve">של </w:t>
      </w:r>
      <w:r w:rsidRPr="000748C0">
        <w:rPr>
          <w:bCs w:val="0"/>
          <w:sz w:val="24"/>
          <w:rtl/>
          <w:rPrChange w:id="1813" w:author="Meryl Etman" w:date="2020-03-25T10:10:00Z">
            <w:rPr>
              <w:bCs w:val="0"/>
              <w:sz w:val="24"/>
              <w:rtl/>
            </w:rPr>
          </w:rPrChange>
        </w:rPr>
        <w:t>המזמין.</w:t>
      </w:r>
    </w:p>
    <w:p w14:paraId="46995DF0" w14:textId="77777777" w:rsidR="00EB5A81" w:rsidRPr="000748C0" w:rsidRDefault="00EB5A81" w:rsidP="00EB5A81">
      <w:pPr>
        <w:pStyle w:val="2"/>
        <w:ind w:left="1440"/>
        <w:jc w:val="both"/>
        <w:rPr>
          <w:bCs w:val="0"/>
          <w:sz w:val="24"/>
          <w:rtl/>
          <w:rPrChange w:id="1814" w:author="Meryl Etman" w:date="2020-03-25T10:10:00Z">
            <w:rPr>
              <w:bCs w:val="0"/>
              <w:sz w:val="24"/>
              <w:rtl/>
            </w:rPr>
          </w:rPrChange>
        </w:rPr>
      </w:pPr>
    </w:p>
    <w:p w14:paraId="04B58DE4" w14:textId="77777777" w:rsidR="00EB5A81" w:rsidRPr="000748C0" w:rsidRDefault="00EB5A81" w:rsidP="00EB5A81">
      <w:pPr>
        <w:pStyle w:val="2"/>
        <w:keepNext w:val="0"/>
        <w:numPr>
          <w:ilvl w:val="1"/>
          <w:numId w:val="15"/>
        </w:numPr>
        <w:tabs>
          <w:tab w:val="left" w:pos="1440"/>
        </w:tabs>
        <w:ind w:left="1460"/>
        <w:jc w:val="both"/>
        <w:rPr>
          <w:bCs w:val="0"/>
          <w:sz w:val="24"/>
          <w:rPrChange w:id="1815" w:author="Meryl Etman" w:date="2020-03-25T10:10:00Z">
            <w:rPr>
              <w:bCs w:val="0"/>
              <w:sz w:val="24"/>
            </w:rPr>
          </w:rPrChange>
        </w:rPr>
      </w:pPr>
      <w:r w:rsidRPr="000748C0">
        <w:rPr>
          <w:bCs w:val="0"/>
          <w:sz w:val="24"/>
          <w:rtl/>
          <w:rPrChange w:id="1816" w:author="Meryl Etman" w:date="2020-03-25T10:10:00Z">
            <w:rPr>
              <w:bCs w:val="0"/>
              <w:sz w:val="24"/>
              <w:rtl/>
            </w:rPr>
          </w:rPrChange>
        </w:rPr>
        <w:t>שום התנהגות מצד איזה מהצדדים לא תחשב כויתור על איזה מזכויותיו ע</w:t>
      </w:r>
      <w:r w:rsidRPr="000748C0">
        <w:rPr>
          <w:rFonts w:hint="cs"/>
          <w:bCs w:val="0"/>
          <w:sz w:val="24"/>
          <w:rtl/>
          <w:rPrChange w:id="1817" w:author="Meryl Etman" w:date="2020-03-25T10:10:00Z">
            <w:rPr>
              <w:rFonts w:hint="cs"/>
              <w:bCs w:val="0"/>
              <w:sz w:val="24"/>
              <w:rtl/>
            </w:rPr>
          </w:rPrChange>
        </w:rPr>
        <w:t>ל פי</w:t>
      </w:r>
      <w:r w:rsidRPr="000748C0">
        <w:rPr>
          <w:bCs w:val="0"/>
          <w:sz w:val="24"/>
          <w:rtl/>
          <w:rPrChange w:id="1818" w:author="Meryl Etman" w:date="2020-03-25T10:10:00Z">
            <w:rPr>
              <w:bCs w:val="0"/>
              <w:sz w:val="24"/>
              <w:rtl/>
            </w:rPr>
          </w:rPrChange>
        </w:rPr>
        <w:t xml:space="preserve"> חוזה</w:t>
      </w:r>
      <w:r w:rsidRPr="000748C0">
        <w:rPr>
          <w:rFonts w:hint="cs"/>
          <w:bCs w:val="0"/>
          <w:sz w:val="24"/>
          <w:rtl/>
          <w:rPrChange w:id="1819" w:author="Meryl Etman" w:date="2020-03-25T10:10:00Z">
            <w:rPr>
              <w:rFonts w:hint="cs"/>
              <w:bCs w:val="0"/>
              <w:sz w:val="24"/>
              <w:rtl/>
            </w:rPr>
          </w:rPrChange>
        </w:rPr>
        <w:t xml:space="preserve"> זה</w:t>
      </w:r>
      <w:r w:rsidRPr="000748C0">
        <w:rPr>
          <w:bCs w:val="0"/>
          <w:sz w:val="24"/>
          <w:rtl/>
          <w:rPrChange w:id="1820" w:author="Meryl Etman" w:date="2020-03-25T10:10:00Z">
            <w:rPr>
              <w:bCs w:val="0"/>
              <w:sz w:val="24"/>
              <w:rtl/>
            </w:rPr>
          </w:rPrChange>
        </w:rPr>
        <w:t xml:space="preserve"> ו/או ע</w:t>
      </w:r>
      <w:r w:rsidRPr="000748C0">
        <w:rPr>
          <w:rFonts w:hint="cs"/>
          <w:bCs w:val="0"/>
          <w:sz w:val="24"/>
          <w:rtl/>
          <w:rPrChange w:id="1821" w:author="Meryl Etman" w:date="2020-03-25T10:10:00Z">
            <w:rPr>
              <w:rFonts w:hint="cs"/>
              <w:bCs w:val="0"/>
              <w:sz w:val="24"/>
              <w:rtl/>
            </w:rPr>
          </w:rPrChange>
        </w:rPr>
        <w:t>ל פי</w:t>
      </w:r>
      <w:r w:rsidRPr="000748C0">
        <w:rPr>
          <w:bCs w:val="0"/>
          <w:sz w:val="24"/>
          <w:rtl/>
          <w:rPrChange w:id="1822" w:author="Meryl Etman" w:date="2020-03-25T10:10:00Z">
            <w:rPr>
              <w:bCs w:val="0"/>
              <w:sz w:val="24"/>
              <w:rtl/>
            </w:rPr>
          </w:rPrChange>
        </w:rPr>
        <w:t xml:space="preserve"> </w:t>
      </w:r>
      <w:r w:rsidRPr="000748C0">
        <w:rPr>
          <w:rFonts w:hint="cs"/>
          <w:bCs w:val="0"/>
          <w:sz w:val="24"/>
          <w:rtl/>
          <w:rPrChange w:id="1823" w:author="Meryl Etman" w:date="2020-03-25T10:10:00Z">
            <w:rPr>
              <w:rFonts w:hint="cs"/>
              <w:bCs w:val="0"/>
              <w:sz w:val="24"/>
              <w:rtl/>
            </w:rPr>
          </w:rPrChange>
        </w:rPr>
        <w:t xml:space="preserve">כל </w:t>
      </w:r>
      <w:r w:rsidRPr="000748C0">
        <w:rPr>
          <w:bCs w:val="0"/>
          <w:sz w:val="24"/>
          <w:rtl/>
          <w:rPrChange w:id="1824" w:author="Meryl Etman" w:date="2020-03-25T10:10:00Z">
            <w:rPr>
              <w:bCs w:val="0"/>
              <w:sz w:val="24"/>
              <w:rtl/>
            </w:rPr>
          </w:rPrChange>
        </w:rPr>
        <w:t>דין או כ</w:t>
      </w:r>
      <w:r w:rsidRPr="000748C0">
        <w:rPr>
          <w:rFonts w:hint="cs"/>
          <w:bCs w:val="0"/>
          <w:sz w:val="24"/>
          <w:rtl/>
          <w:rPrChange w:id="1825" w:author="Meryl Etman" w:date="2020-03-25T10:10:00Z">
            <w:rPr>
              <w:rFonts w:hint="cs"/>
              <w:bCs w:val="0"/>
              <w:sz w:val="24"/>
              <w:rtl/>
            </w:rPr>
          </w:rPrChange>
        </w:rPr>
        <w:t>ו</w:t>
      </w:r>
      <w:r w:rsidRPr="000748C0">
        <w:rPr>
          <w:bCs w:val="0"/>
          <w:sz w:val="24"/>
          <w:rtl/>
          <w:rPrChange w:id="1826" w:author="Meryl Etman" w:date="2020-03-25T10:10:00Z">
            <w:rPr>
              <w:bCs w:val="0"/>
              <w:sz w:val="24"/>
              <w:rtl/>
            </w:rPr>
          </w:rPrChange>
        </w:rPr>
        <w:t>ויתור או כהסכמה מצדו לאיז</w:t>
      </w:r>
      <w:r w:rsidRPr="000748C0">
        <w:rPr>
          <w:rFonts w:hint="cs"/>
          <w:bCs w:val="0"/>
          <w:sz w:val="24"/>
          <w:rtl/>
          <w:rPrChange w:id="1827" w:author="Meryl Etman" w:date="2020-03-25T10:10:00Z">
            <w:rPr>
              <w:rFonts w:hint="cs"/>
              <w:bCs w:val="0"/>
              <w:sz w:val="24"/>
              <w:rtl/>
            </w:rPr>
          </w:rPrChange>
        </w:rPr>
        <w:t>ו</w:t>
      </w:r>
      <w:r w:rsidRPr="000748C0">
        <w:rPr>
          <w:bCs w:val="0"/>
          <w:sz w:val="24"/>
          <w:rtl/>
          <w:rPrChange w:id="1828" w:author="Meryl Etman" w:date="2020-03-25T10:10:00Z">
            <w:rPr>
              <w:bCs w:val="0"/>
              <w:sz w:val="24"/>
              <w:rtl/>
            </w:rPr>
          </w:rPrChange>
        </w:rPr>
        <w:t xml:space="preserve"> הפרה </w:t>
      </w:r>
      <w:r w:rsidRPr="000748C0">
        <w:rPr>
          <w:rFonts w:hint="cs"/>
          <w:bCs w:val="0"/>
          <w:sz w:val="24"/>
          <w:rtl/>
          <w:rPrChange w:id="1829" w:author="Meryl Etman" w:date="2020-03-25T10:10:00Z">
            <w:rPr>
              <w:rFonts w:hint="cs"/>
              <w:bCs w:val="0"/>
              <w:sz w:val="24"/>
              <w:rtl/>
            </w:rPr>
          </w:rPrChange>
        </w:rPr>
        <w:t>ו/</w:t>
      </w:r>
      <w:r w:rsidRPr="000748C0">
        <w:rPr>
          <w:bCs w:val="0"/>
          <w:sz w:val="24"/>
          <w:rtl/>
          <w:rPrChange w:id="1830" w:author="Meryl Etman" w:date="2020-03-25T10:10:00Z">
            <w:rPr>
              <w:bCs w:val="0"/>
              <w:sz w:val="24"/>
              <w:rtl/>
            </w:rPr>
          </w:rPrChange>
        </w:rPr>
        <w:t xml:space="preserve">או </w:t>
      </w:r>
      <w:r w:rsidRPr="000748C0">
        <w:rPr>
          <w:rFonts w:hint="cs"/>
          <w:bCs w:val="0"/>
          <w:sz w:val="24"/>
          <w:rtl/>
          <w:rPrChange w:id="1831" w:author="Meryl Etman" w:date="2020-03-25T10:10:00Z">
            <w:rPr>
              <w:rFonts w:hint="cs"/>
              <w:bCs w:val="0"/>
              <w:sz w:val="24"/>
              <w:rtl/>
            </w:rPr>
          </w:rPrChange>
        </w:rPr>
        <w:t xml:space="preserve">לאיזה </w:t>
      </w:r>
      <w:r w:rsidRPr="000748C0">
        <w:rPr>
          <w:bCs w:val="0"/>
          <w:sz w:val="24"/>
          <w:rtl/>
          <w:rPrChange w:id="1832" w:author="Meryl Etman" w:date="2020-03-25T10:10:00Z">
            <w:rPr>
              <w:bCs w:val="0"/>
              <w:sz w:val="24"/>
              <w:rtl/>
            </w:rPr>
          </w:rPrChange>
        </w:rPr>
        <w:t>אי קיום של תנאי מתנאי החוזה, או כנותנת דחיה או ארכה לב</w:t>
      </w:r>
      <w:r w:rsidRPr="000748C0">
        <w:rPr>
          <w:rFonts w:hint="cs"/>
          <w:bCs w:val="0"/>
          <w:sz w:val="24"/>
          <w:rtl/>
          <w:rPrChange w:id="1833" w:author="Meryl Etman" w:date="2020-03-25T10:10:00Z">
            <w:rPr>
              <w:rFonts w:hint="cs"/>
              <w:bCs w:val="0"/>
              <w:sz w:val="24"/>
              <w:rtl/>
            </w:rPr>
          </w:rPrChange>
        </w:rPr>
        <w:t>י</w:t>
      </w:r>
      <w:r w:rsidRPr="000748C0">
        <w:rPr>
          <w:bCs w:val="0"/>
          <w:sz w:val="24"/>
          <w:rtl/>
          <w:rPrChange w:id="1834" w:author="Meryl Etman" w:date="2020-03-25T10:10:00Z">
            <w:rPr>
              <w:bCs w:val="0"/>
              <w:sz w:val="24"/>
              <w:rtl/>
            </w:rPr>
          </w:rPrChange>
        </w:rPr>
        <w:t xml:space="preserve">צוע כל פעולה </w:t>
      </w:r>
      <w:r w:rsidRPr="000748C0">
        <w:rPr>
          <w:rFonts w:hint="cs"/>
          <w:bCs w:val="0"/>
          <w:sz w:val="24"/>
          <w:rtl/>
          <w:rPrChange w:id="1835" w:author="Meryl Etman" w:date="2020-03-25T10:10:00Z">
            <w:rPr>
              <w:rFonts w:hint="cs"/>
              <w:bCs w:val="0"/>
              <w:sz w:val="24"/>
              <w:rtl/>
            </w:rPr>
          </w:rPrChange>
        </w:rPr>
        <w:t>ש</w:t>
      </w:r>
      <w:r w:rsidRPr="000748C0">
        <w:rPr>
          <w:bCs w:val="0"/>
          <w:sz w:val="24"/>
          <w:rtl/>
          <w:rPrChange w:id="1836" w:author="Meryl Etman" w:date="2020-03-25T10:10:00Z">
            <w:rPr>
              <w:bCs w:val="0"/>
              <w:sz w:val="24"/>
              <w:rtl/>
            </w:rPr>
          </w:rPrChange>
        </w:rPr>
        <w:t>יש לעשותה ע</w:t>
      </w:r>
      <w:r w:rsidRPr="000748C0">
        <w:rPr>
          <w:rFonts w:hint="cs"/>
          <w:bCs w:val="0"/>
          <w:sz w:val="24"/>
          <w:rtl/>
          <w:rPrChange w:id="1837" w:author="Meryl Etman" w:date="2020-03-25T10:10:00Z">
            <w:rPr>
              <w:rFonts w:hint="cs"/>
              <w:bCs w:val="0"/>
              <w:sz w:val="24"/>
              <w:rtl/>
            </w:rPr>
          </w:rPrChange>
        </w:rPr>
        <w:t>ל פי</w:t>
      </w:r>
      <w:r w:rsidRPr="000748C0">
        <w:rPr>
          <w:bCs w:val="0"/>
          <w:sz w:val="24"/>
          <w:rtl/>
          <w:rPrChange w:id="1838" w:author="Meryl Etman" w:date="2020-03-25T10:10:00Z">
            <w:rPr>
              <w:bCs w:val="0"/>
              <w:sz w:val="24"/>
              <w:rtl/>
            </w:rPr>
          </w:rPrChange>
        </w:rPr>
        <w:t xml:space="preserve"> חוזה</w:t>
      </w:r>
      <w:r w:rsidRPr="000748C0">
        <w:rPr>
          <w:rFonts w:hint="cs"/>
          <w:bCs w:val="0"/>
          <w:sz w:val="24"/>
          <w:rtl/>
          <w:rPrChange w:id="1839" w:author="Meryl Etman" w:date="2020-03-25T10:10:00Z">
            <w:rPr>
              <w:rFonts w:hint="cs"/>
              <w:bCs w:val="0"/>
              <w:sz w:val="24"/>
              <w:rtl/>
            </w:rPr>
          </w:rPrChange>
        </w:rPr>
        <w:t xml:space="preserve"> זה</w:t>
      </w:r>
      <w:r w:rsidRPr="000748C0">
        <w:rPr>
          <w:bCs w:val="0"/>
          <w:sz w:val="24"/>
          <w:rtl/>
          <w:rPrChange w:id="1840" w:author="Meryl Etman" w:date="2020-03-25T10:10:00Z">
            <w:rPr>
              <w:bCs w:val="0"/>
              <w:sz w:val="24"/>
              <w:rtl/>
            </w:rPr>
          </w:rPrChange>
        </w:rPr>
        <w:t>, או כש</w:t>
      </w:r>
      <w:r w:rsidRPr="000748C0">
        <w:rPr>
          <w:rFonts w:hint="cs"/>
          <w:bCs w:val="0"/>
          <w:sz w:val="24"/>
          <w:rtl/>
          <w:rPrChange w:id="1841" w:author="Meryl Etman" w:date="2020-03-25T10:10:00Z">
            <w:rPr>
              <w:rFonts w:hint="cs"/>
              <w:bCs w:val="0"/>
              <w:sz w:val="24"/>
              <w:rtl/>
            </w:rPr>
          </w:rPrChange>
        </w:rPr>
        <w:t>י</w:t>
      </w:r>
      <w:r w:rsidRPr="000748C0">
        <w:rPr>
          <w:bCs w:val="0"/>
          <w:sz w:val="24"/>
          <w:rtl/>
          <w:rPrChange w:id="1842" w:author="Meryl Etman" w:date="2020-03-25T10:10:00Z">
            <w:rPr>
              <w:bCs w:val="0"/>
              <w:sz w:val="24"/>
              <w:rtl/>
            </w:rPr>
          </w:rPrChange>
        </w:rPr>
        <w:t>נוי, ב</w:t>
      </w:r>
      <w:r w:rsidRPr="000748C0">
        <w:rPr>
          <w:rFonts w:hint="cs"/>
          <w:bCs w:val="0"/>
          <w:sz w:val="24"/>
          <w:rtl/>
          <w:rPrChange w:id="1843" w:author="Meryl Etman" w:date="2020-03-25T10:10:00Z">
            <w:rPr>
              <w:rFonts w:hint="cs"/>
              <w:bCs w:val="0"/>
              <w:sz w:val="24"/>
              <w:rtl/>
            </w:rPr>
          </w:rPrChange>
        </w:rPr>
        <w:t>י</w:t>
      </w:r>
      <w:r w:rsidRPr="000748C0">
        <w:rPr>
          <w:bCs w:val="0"/>
          <w:sz w:val="24"/>
          <w:rtl/>
          <w:rPrChange w:id="1844" w:author="Meryl Etman" w:date="2020-03-25T10:10:00Z">
            <w:rPr>
              <w:bCs w:val="0"/>
              <w:sz w:val="24"/>
              <w:rtl/>
            </w:rPr>
          </w:rPrChange>
        </w:rPr>
        <w:t xml:space="preserve">טול או תוספת של תנאי </w:t>
      </w:r>
      <w:r w:rsidRPr="000748C0">
        <w:rPr>
          <w:rFonts w:hint="cs"/>
          <w:bCs w:val="0"/>
          <w:sz w:val="24"/>
          <w:rtl/>
          <w:rPrChange w:id="1845" w:author="Meryl Etman" w:date="2020-03-25T10:10:00Z">
            <w:rPr>
              <w:rFonts w:hint="cs"/>
              <w:bCs w:val="0"/>
              <w:sz w:val="24"/>
              <w:rtl/>
            </w:rPr>
          </w:rPrChange>
        </w:rPr>
        <w:t>כזה או אחר</w:t>
      </w:r>
      <w:r w:rsidRPr="000748C0">
        <w:rPr>
          <w:bCs w:val="0"/>
          <w:sz w:val="24"/>
          <w:rtl/>
          <w:rPrChange w:id="1846" w:author="Meryl Etman" w:date="2020-03-25T10:10:00Z">
            <w:rPr>
              <w:bCs w:val="0"/>
              <w:sz w:val="24"/>
              <w:rtl/>
            </w:rPr>
          </w:rPrChange>
        </w:rPr>
        <w:t xml:space="preserve">, </w:t>
      </w:r>
      <w:r w:rsidRPr="000748C0">
        <w:rPr>
          <w:rFonts w:hint="cs"/>
          <w:bCs w:val="0"/>
          <w:sz w:val="24"/>
          <w:rtl/>
          <w:rPrChange w:id="1847" w:author="Meryl Etman" w:date="2020-03-25T10:10:00Z">
            <w:rPr>
              <w:rFonts w:hint="cs"/>
              <w:bCs w:val="0"/>
              <w:sz w:val="24"/>
              <w:rtl/>
            </w:rPr>
          </w:rPrChange>
        </w:rPr>
        <w:t>זולת</w:t>
      </w:r>
      <w:r w:rsidRPr="000748C0">
        <w:rPr>
          <w:bCs w:val="0"/>
          <w:sz w:val="24"/>
          <w:rtl/>
          <w:rPrChange w:id="1848" w:author="Meryl Etman" w:date="2020-03-25T10:10:00Z">
            <w:rPr>
              <w:bCs w:val="0"/>
              <w:sz w:val="24"/>
              <w:rtl/>
            </w:rPr>
          </w:rPrChange>
        </w:rPr>
        <w:t xml:space="preserve"> אם נעשו במפורש ובכתב.</w:t>
      </w:r>
    </w:p>
    <w:p w14:paraId="4411252A" w14:textId="77777777" w:rsidR="00EB5A81" w:rsidRPr="000748C0" w:rsidRDefault="00EB5A81" w:rsidP="00EB5A81">
      <w:pPr>
        <w:pStyle w:val="2"/>
        <w:jc w:val="both"/>
        <w:rPr>
          <w:bCs w:val="0"/>
          <w:sz w:val="24"/>
          <w:rtl/>
          <w:rPrChange w:id="1849" w:author="Meryl Etman" w:date="2020-03-25T10:10:00Z">
            <w:rPr>
              <w:bCs w:val="0"/>
              <w:sz w:val="24"/>
              <w:rtl/>
            </w:rPr>
          </w:rPrChange>
        </w:rPr>
      </w:pPr>
    </w:p>
    <w:p w14:paraId="60CBA515" w14:textId="77777777" w:rsidR="00EB5A81" w:rsidRPr="000748C0" w:rsidRDefault="00EB5A81" w:rsidP="00EB5A81">
      <w:pPr>
        <w:pStyle w:val="2"/>
        <w:keepNext w:val="0"/>
        <w:numPr>
          <w:ilvl w:val="1"/>
          <w:numId w:val="15"/>
        </w:numPr>
        <w:tabs>
          <w:tab w:val="left" w:pos="1440"/>
        </w:tabs>
        <w:ind w:left="1460"/>
        <w:jc w:val="both"/>
        <w:rPr>
          <w:bCs w:val="0"/>
          <w:sz w:val="24"/>
          <w:rPrChange w:id="1850" w:author="Meryl Etman" w:date="2020-03-25T10:10:00Z">
            <w:rPr>
              <w:bCs w:val="0"/>
              <w:sz w:val="24"/>
            </w:rPr>
          </w:rPrChange>
        </w:rPr>
      </w:pPr>
      <w:r w:rsidRPr="000748C0">
        <w:rPr>
          <w:bCs w:val="0"/>
          <w:sz w:val="24"/>
          <w:rtl/>
          <w:rPrChange w:id="1851" w:author="Meryl Etman" w:date="2020-03-25T10:10:00Z">
            <w:rPr>
              <w:bCs w:val="0"/>
              <w:sz w:val="24"/>
              <w:rtl/>
            </w:rPr>
          </w:rPrChange>
        </w:rPr>
        <w:t xml:space="preserve">סמכות השיפוט הבלעדית בכל נושא הקשור לחוזה זה ו/או </w:t>
      </w:r>
      <w:r w:rsidRPr="000748C0">
        <w:rPr>
          <w:rFonts w:hint="cs"/>
          <w:bCs w:val="0"/>
          <w:sz w:val="24"/>
          <w:rtl/>
          <w:rPrChange w:id="1852" w:author="Meryl Etman" w:date="2020-03-25T10:10:00Z">
            <w:rPr>
              <w:rFonts w:hint="cs"/>
              <w:bCs w:val="0"/>
              <w:sz w:val="24"/>
              <w:rtl/>
            </w:rPr>
          </w:rPrChange>
        </w:rPr>
        <w:t>ל</w:t>
      </w:r>
      <w:r w:rsidRPr="000748C0">
        <w:rPr>
          <w:bCs w:val="0"/>
          <w:sz w:val="24"/>
          <w:rtl/>
          <w:rPrChange w:id="1853" w:author="Meryl Etman" w:date="2020-03-25T10:10:00Z">
            <w:rPr>
              <w:bCs w:val="0"/>
              <w:sz w:val="24"/>
              <w:rtl/>
            </w:rPr>
          </w:rPrChange>
        </w:rPr>
        <w:t xml:space="preserve">ביצועו ו/או </w:t>
      </w:r>
      <w:r w:rsidRPr="000748C0">
        <w:rPr>
          <w:rFonts w:hint="cs"/>
          <w:bCs w:val="0"/>
          <w:sz w:val="24"/>
          <w:rtl/>
          <w:rPrChange w:id="1854" w:author="Meryl Etman" w:date="2020-03-25T10:10:00Z">
            <w:rPr>
              <w:rFonts w:hint="cs"/>
              <w:bCs w:val="0"/>
              <w:sz w:val="24"/>
              <w:rtl/>
            </w:rPr>
          </w:rPrChange>
        </w:rPr>
        <w:t>ל</w:t>
      </w:r>
      <w:r w:rsidRPr="000748C0">
        <w:rPr>
          <w:bCs w:val="0"/>
          <w:sz w:val="24"/>
          <w:rtl/>
          <w:rPrChange w:id="1855" w:author="Meryl Etman" w:date="2020-03-25T10:10:00Z">
            <w:rPr>
              <w:bCs w:val="0"/>
              <w:sz w:val="24"/>
              <w:rtl/>
            </w:rPr>
          </w:rPrChange>
        </w:rPr>
        <w:t>פרשנותו נתונה לבית המשפט המוסמך מהבחינה העניינית בעיר תל אביב-יפו, ולו בלבד.</w:t>
      </w:r>
    </w:p>
    <w:p w14:paraId="7F88F4E3" w14:textId="77777777" w:rsidR="00EB5A81" w:rsidRPr="000748C0" w:rsidRDefault="00EB5A81" w:rsidP="00EB5A81">
      <w:pPr>
        <w:pStyle w:val="2"/>
        <w:jc w:val="both"/>
        <w:rPr>
          <w:bCs w:val="0"/>
          <w:sz w:val="24"/>
          <w:rtl/>
          <w:rPrChange w:id="1856" w:author="Meryl Etman" w:date="2020-03-25T10:10:00Z">
            <w:rPr>
              <w:bCs w:val="0"/>
              <w:sz w:val="24"/>
              <w:rtl/>
            </w:rPr>
          </w:rPrChange>
        </w:rPr>
      </w:pPr>
    </w:p>
    <w:p w14:paraId="442795A3" w14:textId="77777777" w:rsidR="00EB5A81" w:rsidRPr="000748C0" w:rsidRDefault="00EB5A81" w:rsidP="00EB5A81">
      <w:pPr>
        <w:pStyle w:val="2"/>
        <w:keepNext w:val="0"/>
        <w:numPr>
          <w:ilvl w:val="1"/>
          <w:numId w:val="15"/>
        </w:numPr>
        <w:tabs>
          <w:tab w:val="left" w:pos="1440"/>
        </w:tabs>
        <w:ind w:left="1460"/>
        <w:jc w:val="both"/>
        <w:rPr>
          <w:bCs w:val="0"/>
          <w:sz w:val="24"/>
          <w:rPrChange w:id="1857" w:author="Meryl Etman" w:date="2020-03-25T10:10:00Z">
            <w:rPr>
              <w:bCs w:val="0"/>
              <w:sz w:val="24"/>
            </w:rPr>
          </w:rPrChange>
        </w:rPr>
      </w:pPr>
      <w:r w:rsidRPr="000748C0">
        <w:rPr>
          <w:bCs w:val="0"/>
          <w:sz w:val="24"/>
          <w:rtl/>
          <w:rPrChange w:id="1858" w:author="Meryl Etman" w:date="2020-03-25T10:10:00Z">
            <w:rPr>
              <w:bCs w:val="0"/>
              <w:sz w:val="24"/>
              <w:rtl/>
            </w:rPr>
          </w:rPrChange>
        </w:rPr>
        <w:t>חוזה זה על נספחיו, יחייב את המזמין אך ורק בכפוף לחתימתו כדין ע"י מורשי החתימה של המזמין.</w:t>
      </w:r>
    </w:p>
    <w:p w14:paraId="3DA45AB8" w14:textId="77777777" w:rsidR="00EB5A81" w:rsidRPr="000748C0" w:rsidRDefault="00EB5A81" w:rsidP="00EB5A81">
      <w:pPr>
        <w:pStyle w:val="2"/>
        <w:jc w:val="both"/>
        <w:rPr>
          <w:bCs w:val="0"/>
          <w:sz w:val="24"/>
          <w:rtl/>
          <w:rPrChange w:id="1859" w:author="Meryl Etman" w:date="2020-03-25T10:10:00Z">
            <w:rPr>
              <w:bCs w:val="0"/>
              <w:sz w:val="24"/>
              <w:rtl/>
            </w:rPr>
          </w:rPrChange>
        </w:rPr>
      </w:pPr>
    </w:p>
    <w:p w14:paraId="653909C7" w14:textId="77777777" w:rsidR="00EB5A81" w:rsidRPr="000748C0" w:rsidRDefault="00EB5A81" w:rsidP="00EB5A81">
      <w:pPr>
        <w:pStyle w:val="2"/>
        <w:keepNext w:val="0"/>
        <w:numPr>
          <w:ilvl w:val="1"/>
          <w:numId w:val="15"/>
        </w:numPr>
        <w:tabs>
          <w:tab w:val="left" w:pos="1440"/>
        </w:tabs>
        <w:ind w:left="1460"/>
        <w:jc w:val="both"/>
        <w:rPr>
          <w:bCs w:val="0"/>
          <w:sz w:val="24"/>
          <w:rPrChange w:id="1860" w:author="Meryl Etman" w:date="2020-03-25T10:10:00Z">
            <w:rPr>
              <w:bCs w:val="0"/>
              <w:sz w:val="24"/>
            </w:rPr>
          </w:rPrChange>
        </w:rPr>
      </w:pPr>
      <w:r w:rsidRPr="000748C0">
        <w:rPr>
          <w:bCs w:val="0"/>
          <w:sz w:val="24"/>
          <w:rtl/>
          <w:rPrChange w:id="1861" w:author="Meryl Etman" w:date="2020-03-25T10:10:00Z">
            <w:rPr>
              <w:bCs w:val="0"/>
              <w:sz w:val="24"/>
              <w:rtl/>
            </w:rPr>
          </w:rPrChange>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w:t>
      </w:r>
      <w:r w:rsidRPr="000748C0">
        <w:rPr>
          <w:bCs w:val="0"/>
          <w:sz w:val="24"/>
          <w:rtl/>
          <w:rPrChange w:id="1862" w:author="Meryl Etman" w:date="2020-03-25T10:10:00Z">
            <w:rPr>
              <w:bCs w:val="0"/>
              <w:sz w:val="24"/>
              <w:rtl/>
            </w:rPr>
          </w:rPrChange>
        </w:rPr>
        <w:lastRenderedPageBreak/>
        <w:t xml:space="preserve">המפקח רק כפי חלקו המפורט בנספח </w:t>
      </w:r>
      <w:r w:rsidRPr="000748C0">
        <w:rPr>
          <w:rFonts w:hint="cs"/>
          <w:b/>
          <w:sz w:val="24"/>
          <w:rtl/>
          <w:rPrChange w:id="1863" w:author="Meryl Etman" w:date="2020-03-25T10:10:00Z">
            <w:rPr>
              <w:rFonts w:hint="cs"/>
              <w:b/>
              <w:sz w:val="24"/>
              <w:rtl/>
            </w:rPr>
          </w:rPrChange>
        </w:rPr>
        <w:t>א</w:t>
      </w:r>
      <w:r w:rsidRPr="000748C0">
        <w:rPr>
          <w:rFonts w:hint="cs"/>
          <w:bCs w:val="0"/>
          <w:sz w:val="24"/>
          <w:rtl/>
          <w:rPrChange w:id="1864" w:author="Meryl Etman" w:date="2020-03-25T10:10:00Z">
            <w:rPr>
              <w:rFonts w:hint="cs"/>
              <w:bCs w:val="0"/>
              <w:sz w:val="24"/>
              <w:rtl/>
            </w:rPr>
          </w:rPrChange>
        </w:rPr>
        <w:t>'</w:t>
      </w:r>
      <w:r w:rsidRPr="000748C0">
        <w:rPr>
          <w:bCs w:val="0"/>
          <w:sz w:val="24"/>
          <w:rtl/>
          <w:rPrChange w:id="1865" w:author="Meryl Etman" w:date="2020-03-25T10:10:00Z">
            <w:rPr>
              <w:bCs w:val="0"/>
              <w:sz w:val="24"/>
              <w:rtl/>
            </w:rPr>
          </w:rPrChange>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0748C0">
        <w:rPr>
          <w:rFonts w:hint="cs"/>
          <w:bCs w:val="0"/>
          <w:sz w:val="24"/>
          <w:rtl/>
          <w:rPrChange w:id="1866" w:author="Meryl Etman" w:date="2020-03-25T10:10:00Z">
            <w:rPr>
              <w:rFonts w:hint="cs"/>
              <w:bCs w:val="0"/>
              <w:sz w:val="24"/>
              <w:rtl/>
            </w:rPr>
          </w:rPrChange>
        </w:rPr>
        <w:t>ל פי</w:t>
      </w:r>
      <w:r w:rsidRPr="000748C0">
        <w:rPr>
          <w:bCs w:val="0"/>
          <w:sz w:val="24"/>
          <w:rtl/>
          <w:rPrChange w:id="1867" w:author="Meryl Etman" w:date="2020-03-25T10:10:00Z">
            <w:rPr>
              <w:bCs w:val="0"/>
              <w:sz w:val="24"/>
              <w:rtl/>
            </w:rPr>
          </w:rPrChange>
        </w:rPr>
        <w:t xml:space="preserve"> חוזה זה. וזאת מבלי לגרוע מהאמור להלן בסיפא לס"ק זה.</w:t>
      </w:r>
    </w:p>
    <w:p w14:paraId="5838F554" w14:textId="77777777" w:rsidR="00EB5A81" w:rsidRPr="000748C0" w:rsidRDefault="00EB5A81" w:rsidP="00EB5A81">
      <w:pPr>
        <w:pStyle w:val="2"/>
        <w:ind w:left="1460"/>
        <w:jc w:val="both"/>
        <w:rPr>
          <w:bCs w:val="0"/>
          <w:sz w:val="24"/>
          <w:rtl/>
          <w:rPrChange w:id="1868" w:author="Meryl Etman" w:date="2020-03-25T10:10:00Z">
            <w:rPr>
              <w:bCs w:val="0"/>
              <w:sz w:val="24"/>
              <w:rtl/>
            </w:rPr>
          </w:rPrChange>
        </w:rPr>
      </w:pPr>
      <w:r w:rsidRPr="000748C0">
        <w:rPr>
          <w:bCs w:val="0"/>
          <w:sz w:val="24"/>
          <w:rtl/>
          <w:rPrChange w:id="1869" w:author="Meryl Etman" w:date="2020-03-25T10:10:00Z">
            <w:rPr>
              <w:bCs w:val="0"/>
              <w:sz w:val="24"/>
              <w:rtl/>
            </w:rPr>
          </w:rPrChange>
        </w:rPr>
        <w:t>המפקח מתחייב בזה כי כל דרישה, טענה ו/או תביעה, ככל שתהיינה לו כנגד המזמין בגין חיובי המזמין ע</w:t>
      </w:r>
      <w:r w:rsidRPr="000748C0">
        <w:rPr>
          <w:rFonts w:hint="cs"/>
          <w:bCs w:val="0"/>
          <w:sz w:val="24"/>
          <w:rtl/>
          <w:rPrChange w:id="1870" w:author="Meryl Etman" w:date="2020-03-25T10:10:00Z">
            <w:rPr>
              <w:rFonts w:hint="cs"/>
              <w:bCs w:val="0"/>
              <w:sz w:val="24"/>
              <w:rtl/>
            </w:rPr>
          </w:rPrChange>
        </w:rPr>
        <w:t>ל פי</w:t>
      </w:r>
      <w:r w:rsidRPr="000748C0">
        <w:rPr>
          <w:bCs w:val="0"/>
          <w:sz w:val="24"/>
          <w:rtl/>
          <w:rPrChange w:id="1871" w:author="Meryl Etman" w:date="2020-03-25T10:10:00Z">
            <w:rPr>
              <w:bCs w:val="0"/>
              <w:sz w:val="24"/>
              <w:rtl/>
            </w:rPr>
          </w:rPrChange>
        </w:rPr>
        <w:t xml:space="preserve"> חוזה זה, תוגבל עד לגובה חלקו היחסי של כל אחד מיחידי המזמין כמפורט בנספח </w:t>
      </w:r>
      <w:r w:rsidRPr="000748C0">
        <w:rPr>
          <w:rFonts w:hint="cs"/>
          <w:b/>
          <w:sz w:val="24"/>
          <w:rtl/>
          <w:rPrChange w:id="1872" w:author="Meryl Etman" w:date="2020-03-25T10:10:00Z">
            <w:rPr>
              <w:rFonts w:hint="cs"/>
              <w:b/>
              <w:sz w:val="24"/>
              <w:rtl/>
            </w:rPr>
          </w:rPrChange>
        </w:rPr>
        <w:t>א</w:t>
      </w:r>
      <w:r w:rsidRPr="000748C0">
        <w:rPr>
          <w:rFonts w:hint="cs"/>
          <w:bCs w:val="0"/>
          <w:sz w:val="24"/>
          <w:rtl/>
          <w:rPrChange w:id="1873" w:author="Meryl Etman" w:date="2020-03-25T10:10:00Z">
            <w:rPr>
              <w:rFonts w:hint="cs"/>
              <w:bCs w:val="0"/>
              <w:sz w:val="24"/>
              <w:rtl/>
            </w:rPr>
          </w:rPrChange>
        </w:rPr>
        <w:t>'</w:t>
      </w:r>
      <w:r w:rsidRPr="000748C0">
        <w:rPr>
          <w:bCs w:val="0"/>
          <w:sz w:val="24"/>
          <w:rtl/>
          <w:rPrChange w:id="1874" w:author="Meryl Etman" w:date="2020-03-25T10:10:00Z">
            <w:rPr>
              <w:bCs w:val="0"/>
              <w:sz w:val="24"/>
              <w:rtl/>
            </w:rPr>
          </w:rPrChange>
        </w:rPr>
        <w:t xml:space="preserve">. אותו דין יחול לגבי תביעה של מי מיחידי המזמין כנגד המפקח, קרי תביעה כאמור תוגבל עד לגובה חלקו היחסי של התובע במזמין  כמפורט בנספח </w:t>
      </w:r>
      <w:r w:rsidRPr="000748C0">
        <w:rPr>
          <w:rFonts w:hint="cs"/>
          <w:b/>
          <w:sz w:val="24"/>
          <w:rtl/>
          <w:rPrChange w:id="1875" w:author="Meryl Etman" w:date="2020-03-25T10:10:00Z">
            <w:rPr>
              <w:rFonts w:hint="cs"/>
              <w:b/>
              <w:sz w:val="24"/>
              <w:rtl/>
            </w:rPr>
          </w:rPrChange>
        </w:rPr>
        <w:t>א</w:t>
      </w:r>
      <w:r w:rsidRPr="000748C0">
        <w:rPr>
          <w:rFonts w:hint="cs"/>
          <w:bCs w:val="0"/>
          <w:sz w:val="24"/>
          <w:rtl/>
          <w:rPrChange w:id="1876" w:author="Meryl Etman" w:date="2020-03-25T10:10:00Z">
            <w:rPr>
              <w:rFonts w:hint="cs"/>
              <w:bCs w:val="0"/>
              <w:sz w:val="24"/>
              <w:rtl/>
            </w:rPr>
          </w:rPrChange>
        </w:rPr>
        <w:t>'</w:t>
      </w:r>
      <w:r w:rsidRPr="000748C0">
        <w:rPr>
          <w:bCs w:val="0"/>
          <w:sz w:val="24"/>
          <w:rtl/>
          <w:rPrChange w:id="1877" w:author="Meryl Etman" w:date="2020-03-25T10:10:00Z">
            <w:rPr>
              <w:bCs w:val="0"/>
              <w:sz w:val="24"/>
              <w:rtl/>
            </w:rPr>
          </w:rPrChange>
        </w:rPr>
        <w:t>.</w:t>
      </w:r>
    </w:p>
    <w:p w14:paraId="1C286FC9" w14:textId="77777777" w:rsidR="00EB5A81" w:rsidRPr="000748C0" w:rsidRDefault="00EB5A81" w:rsidP="00EB5A81">
      <w:pPr>
        <w:pStyle w:val="2"/>
        <w:ind w:left="2160"/>
        <w:jc w:val="both"/>
        <w:rPr>
          <w:bCs w:val="0"/>
          <w:sz w:val="24"/>
          <w:rtl/>
          <w:rPrChange w:id="1878" w:author="Meryl Etman" w:date="2020-03-25T10:10:00Z">
            <w:rPr>
              <w:bCs w:val="0"/>
              <w:sz w:val="24"/>
              <w:rtl/>
            </w:rPr>
          </w:rPrChange>
        </w:rPr>
      </w:pPr>
    </w:p>
    <w:p w14:paraId="56552472" w14:textId="77777777" w:rsidR="00EB5A81" w:rsidRPr="000748C0" w:rsidRDefault="00EB5A81" w:rsidP="00EB5A81">
      <w:pPr>
        <w:pStyle w:val="2"/>
        <w:keepNext w:val="0"/>
        <w:numPr>
          <w:ilvl w:val="1"/>
          <w:numId w:val="15"/>
        </w:numPr>
        <w:tabs>
          <w:tab w:val="left" w:pos="1440"/>
        </w:tabs>
        <w:ind w:left="1460"/>
        <w:jc w:val="both"/>
        <w:rPr>
          <w:bCs w:val="0"/>
          <w:sz w:val="24"/>
          <w:rPrChange w:id="1879" w:author="Meryl Etman" w:date="2020-03-25T10:10:00Z">
            <w:rPr>
              <w:bCs w:val="0"/>
              <w:sz w:val="24"/>
            </w:rPr>
          </w:rPrChange>
        </w:rPr>
      </w:pPr>
      <w:r w:rsidRPr="000748C0">
        <w:rPr>
          <w:bCs w:val="0"/>
          <w:sz w:val="24"/>
          <w:rtl/>
          <w:rPrChange w:id="1880" w:author="Meryl Etman" w:date="2020-03-25T10:10:00Z">
            <w:rPr>
              <w:bCs w:val="0"/>
              <w:sz w:val="24"/>
              <w:rtl/>
            </w:rPr>
          </w:rPrChange>
        </w:rPr>
        <w:t>כל ההוצאות ומס הבולים בגין החוזה ובגין כל המסמכים, החשבונות והערבויות שיערכו על פיו ובקשר אליו, חלות על המפקח</w:t>
      </w:r>
      <w:r w:rsidRPr="000748C0">
        <w:rPr>
          <w:rFonts w:hint="cs"/>
          <w:bCs w:val="0"/>
          <w:sz w:val="24"/>
          <w:rtl/>
          <w:rPrChange w:id="1881" w:author="Meryl Etman" w:date="2020-03-25T10:10:00Z">
            <w:rPr>
              <w:rFonts w:hint="cs"/>
              <w:bCs w:val="0"/>
              <w:sz w:val="24"/>
              <w:rtl/>
            </w:rPr>
          </w:rPrChange>
        </w:rPr>
        <w:t xml:space="preserve"> בלבד</w:t>
      </w:r>
      <w:r w:rsidRPr="000748C0">
        <w:rPr>
          <w:bCs w:val="0"/>
          <w:sz w:val="24"/>
          <w:rtl/>
          <w:rPrChange w:id="1882" w:author="Meryl Etman" w:date="2020-03-25T10:10:00Z">
            <w:rPr>
              <w:bCs w:val="0"/>
              <w:sz w:val="24"/>
              <w:rtl/>
            </w:rPr>
          </w:rPrChange>
        </w:rPr>
        <w:t xml:space="preserve"> ותשולמנה על ידו.</w:t>
      </w:r>
    </w:p>
    <w:p w14:paraId="1B640C9F" w14:textId="77777777" w:rsidR="00EB5A81" w:rsidRPr="000748C0" w:rsidRDefault="00EB5A81" w:rsidP="00EB5A81">
      <w:pPr>
        <w:pStyle w:val="2"/>
        <w:jc w:val="both"/>
        <w:rPr>
          <w:bCs w:val="0"/>
          <w:sz w:val="24"/>
          <w:rtl/>
          <w:rPrChange w:id="1883" w:author="Meryl Etman" w:date="2020-03-25T10:10:00Z">
            <w:rPr>
              <w:bCs w:val="0"/>
              <w:sz w:val="24"/>
              <w:rtl/>
            </w:rPr>
          </w:rPrChange>
        </w:rPr>
      </w:pPr>
    </w:p>
    <w:p w14:paraId="6844F61E" w14:textId="77777777" w:rsidR="00EB5A81" w:rsidRPr="000748C0" w:rsidRDefault="00EB5A81" w:rsidP="00EB5A81">
      <w:pPr>
        <w:pStyle w:val="2"/>
        <w:keepNext w:val="0"/>
        <w:numPr>
          <w:ilvl w:val="1"/>
          <w:numId w:val="15"/>
        </w:numPr>
        <w:tabs>
          <w:tab w:val="left" w:pos="1440"/>
        </w:tabs>
        <w:ind w:left="1460"/>
        <w:jc w:val="both"/>
        <w:rPr>
          <w:bCs w:val="0"/>
          <w:sz w:val="24"/>
          <w:rPrChange w:id="1884" w:author="Meryl Etman" w:date="2020-03-25T10:10:00Z">
            <w:rPr>
              <w:bCs w:val="0"/>
              <w:sz w:val="24"/>
            </w:rPr>
          </w:rPrChange>
        </w:rPr>
      </w:pPr>
      <w:r w:rsidRPr="000748C0">
        <w:rPr>
          <w:bCs w:val="0"/>
          <w:sz w:val="24"/>
          <w:rtl/>
          <w:rPrChange w:id="1885" w:author="Meryl Etman" w:date="2020-03-25T10:10:00Z">
            <w:rPr>
              <w:bCs w:val="0"/>
              <w:sz w:val="24"/>
              <w:rtl/>
            </w:rPr>
          </w:rPrChange>
        </w:rPr>
        <w:t>כתובות הצדדים הן כמפורט בכותרת לחוזה זה.</w:t>
      </w:r>
    </w:p>
    <w:p w14:paraId="38A2CC3E" w14:textId="77777777" w:rsidR="00EB5A81" w:rsidRPr="000748C0" w:rsidRDefault="00EB5A81" w:rsidP="00EB5A81">
      <w:pPr>
        <w:pStyle w:val="2"/>
        <w:spacing w:after="480"/>
        <w:ind w:left="1457"/>
        <w:jc w:val="both"/>
        <w:rPr>
          <w:bCs w:val="0"/>
          <w:sz w:val="24"/>
          <w:rtl/>
          <w:rPrChange w:id="1886" w:author="Meryl Etman" w:date="2020-03-25T10:10:00Z">
            <w:rPr>
              <w:bCs w:val="0"/>
              <w:sz w:val="24"/>
              <w:rtl/>
            </w:rPr>
          </w:rPrChange>
        </w:rPr>
      </w:pPr>
      <w:r w:rsidRPr="000748C0">
        <w:rPr>
          <w:bCs w:val="0"/>
          <w:sz w:val="24"/>
          <w:rtl/>
          <w:rPrChange w:id="1887" w:author="Meryl Etman" w:date="2020-03-25T10:10:00Z">
            <w:rPr>
              <w:bCs w:val="0"/>
              <w:sz w:val="24"/>
              <w:rtl/>
            </w:rPr>
          </w:rPrChange>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0748C0">
        <w:rPr>
          <w:rFonts w:hint="cs"/>
          <w:bCs w:val="0"/>
          <w:sz w:val="24"/>
          <w:rtl/>
          <w:rPrChange w:id="1888" w:author="Meryl Etman" w:date="2020-03-25T10:10:00Z">
            <w:rPr>
              <w:rFonts w:hint="cs"/>
              <w:bCs w:val="0"/>
              <w:sz w:val="24"/>
              <w:rtl/>
            </w:rPr>
          </w:rPrChange>
        </w:rPr>
        <w:t xml:space="preserve"> המקובלות</w:t>
      </w:r>
      <w:r w:rsidRPr="000748C0">
        <w:rPr>
          <w:bCs w:val="0"/>
          <w:sz w:val="24"/>
          <w:rtl/>
          <w:rPrChange w:id="1889" w:author="Meryl Etman" w:date="2020-03-25T10:10:00Z">
            <w:rPr>
              <w:bCs w:val="0"/>
              <w:sz w:val="24"/>
              <w:rtl/>
            </w:rPr>
          </w:rPrChange>
        </w:rPr>
        <w:t xml:space="preserve"> או </w:t>
      </w:r>
      <w:r w:rsidRPr="000748C0">
        <w:rPr>
          <w:rFonts w:hint="cs"/>
          <w:bCs w:val="0"/>
          <w:sz w:val="24"/>
          <w:rtl/>
          <w:rPrChange w:id="1890" w:author="Meryl Etman" w:date="2020-03-25T10:10:00Z">
            <w:rPr>
              <w:rFonts w:hint="cs"/>
              <w:bCs w:val="0"/>
              <w:sz w:val="24"/>
              <w:rtl/>
            </w:rPr>
          </w:rPrChange>
        </w:rPr>
        <w:t>ש</w:t>
      </w:r>
      <w:r w:rsidRPr="000748C0">
        <w:rPr>
          <w:bCs w:val="0"/>
          <w:sz w:val="24"/>
          <w:rtl/>
          <w:rPrChange w:id="1891" w:author="Meryl Etman" w:date="2020-03-25T10:10:00Z">
            <w:rPr>
              <w:bCs w:val="0"/>
              <w:sz w:val="24"/>
              <w:rtl/>
            </w:rPr>
          </w:rPrChange>
        </w:rPr>
        <w:t>נמסרה ביד</w:t>
      </w:r>
      <w:r w:rsidRPr="000748C0">
        <w:rPr>
          <w:rFonts w:hint="cs"/>
          <w:bCs w:val="0"/>
          <w:sz w:val="24"/>
          <w:rtl/>
          <w:rPrChange w:id="1892" w:author="Meryl Etman" w:date="2020-03-25T10:10:00Z">
            <w:rPr>
              <w:rFonts w:hint="cs"/>
              <w:bCs w:val="0"/>
              <w:sz w:val="24"/>
              <w:rtl/>
            </w:rPr>
          </w:rPrChange>
        </w:rPr>
        <w:t>,</w:t>
      </w:r>
      <w:r w:rsidRPr="000748C0">
        <w:rPr>
          <w:bCs w:val="0"/>
          <w:sz w:val="24"/>
          <w:rtl/>
          <w:rPrChange w:id="1893" w:author="Meryl Etman" w:date="2020-03-25T10:10:00Z">
            <w:rPr>
              <w:bCs w:val="0"/>
              <w:sz w:val="24"/>
              <w:rtl/>
            </w:rPr>
          </w:rPrChange>
        </w:rPr>
        <w:t xml:space="preserve"> תחשב היא כמתקבלת ביום </w:t>
      </w:r>
      <w:r w:rsidRPr="000748C0">
        <w:rPr>
          <w:rFonts w:hint="cs"/>
          <w:bCs w:val="0"/>
          <w:sz w:val="24"/>
          <w:rtl/>
          <w:rPrChange w:id="1894" w:author="Meryl Etman" w:date="2020-03-25T10:10:00Z">
            <w:rPr>
              <w:rFonts w:hint="cs"/>
              <w:bCs w:val="0"/>
              <w:sz w:val="24"/>
              <w:rtl/>
            </w:rPr>
          </w:rPrChange>
        </w:rPr>
        <w:t>ה</w:t>
      </w:r>
      <w:r w:rsidRPr="000748C0">
        <w:rPr>
          <w:bCs w:val="0"/>
          <w:sz w:val="24"/>
          <w:rtl/>
          <w:rPrChange w:id="1895" w:author="Meryl Etman" w:date="2020-03-25T10:10:00Z">
            <w:rPr>
              <w:bCs w:val="0"/>
              <w:sz w:val="24"/>
              <w:rtl/>
            </w:rPr>
          </w:rPrChange>
        </w:rPr>
        <w:t xml:space="preserve">משלוח </w:t>
      </w:r>
      <w:r w:rsidRPr="000748C0">
        <w:rPr>
          <w:rFonts w:hint="cs"/>
          <w:bCs w:val="0"/>
          <w:sz w:val="24"/>
          <w:rtl/>
          <w:rPrChange w:id="1896" w:author="Meryl Etman" w:date="2020-03-25T10:10:00Z">
            <w:rPr>
              <w:rFonts w:hint="cs"/>
              <w:bCs w:val="0"/>
              <w:sz w:val="24"/>
              <w:rtl/>
            </w:rPr>
          </w:rPrChange>
        </w:rPr>
        <w:t>ו/</w:t>
      </w:r>
      <w:r w:rsidRPr="000748C0">
        <w:rPr>
          <w:bCs w:val="0"/>
          <w:sz w:val="24"/>
          <w:rtl/>
          <w:rPrChange w:id="1897" w:author="Meryl Etman" w:date="2020-03-25T10:10:00Z">
            <w:rPr>
              <w:bCs w:val="0"/>
              <w:sz w:val="24"/>
              <w:rtl/>
            </w:rPr>
          </w:rPrChange>
        </w:rPr>
        <w:t xml:space="preserve">או </w:t>
      </w:r>
      <w:r w:rsidRPr="000748C0">
        <w:rPr>
          <w:rFonts w:hint="cs"/>
          <w:bCs w:val="0"/>
          <w:sz w:val="24"/>
          <w:rtl/>
          <w:rPrChange w:id="1898" w:author="Meryl Etman" w:date="2020-03-25T10:10:00Z">
            <w:rPr>
              <w:rFonts w:hint="cs"/>
              <w:bCs w:val="0"/>
              <w:sz w:val="24"/>
              <w:rtl/>
            </w:rPr>
          </w:rPrChange>
        </w:rPr>
        <w:t xml:space="preserve">במעוד </w:t>
      </w:r>
      <w:r w:rsidRPr="000748C0">
        <w:rPr>
          <w:bCs w:val="0"/>
          <w:sz w:val="24"/>
          <w:rtl/>
          <w:rPrChange w:id="1899" w:author="Meryl Etman" w:date="2020-03-25T10:10:00Z">
            <w:rPr>
              <w:bCs w:val="0"/>
              <w:sz w:val="24"/>
              <w:rtl/>
            </w:rPr>
          </w:rPrChange>
        </w:rPr>
        <w:t>מסיר</w:t>
      </w:r>
      <w:r w:rsidRPr="000748C0">
        <w:rPr>
          <w:rFonts w:hint="cs"/>
          <w:bCs w:val="0"/>
          <w:sz w:val="24"/>
          <w:rtl/>
          <w:rPrChange w:id="1900" w:author="Meryl Etman" w:date="2020-03-25T10:10:00Z">
            <w:rPr>
              <w:rFonts w:hint="cs"/>
              <w:bCs w:val="0"/>
              <w:sz w:val="24"/>
              <w:rtl/>
            </w:rPr>
          </w:rPrChange>
        </w:rPr>
        <w:t>ת</w:t>
      </w:r>
      <w:r w:rsidRPr="000748C0">
        <w:rPr>
          <w:bCs w:val="0"/>
          <w:sz w:val="24"/>
          <w:rtl/>
          <w:rPrChange w:id="1901" w:author="Meryl Etman" w:date="2020-03-25T10:10:00Z">
            <w:rPr>
              <w:bCs w:val="0"/>
              <w:sz w:val="24"/>
              <w:rtl/>
            </w:rPr>
          </w:rPrChange>
        </w:rPr>
        <w:t xml:space="preserve">ה </w:t>
      </w:r>
      <w:r w:rsidRPr="000748C0">
        <w:rPr>
          <w:rFonts w:hint="cs"/>
          <w:bCs w:val="0"/>
          <w:sz w:val="24"/>
          <w:rtl/>
          <w:rPrChange w:id="1902" w:author="Meryl Etman" w:date="2020-03-25T10:10:00Z">
            <w:rPr>
              <w:rFonts w:hint="cs"/>
              <w:bCs w:val="0"/>
              <w:sz w:val="24"/>
              <w:rtl/>
            </w:rPr>
          </w:rPrChange>
        </w:rPr>
        <w:t>בהתאמה</w:t>
      </w:r>
      <w:r w:rsidRPr="000748C0">
        <w:rPr>
          <w:bCs w:val="0"/>
          <w:sz w:val="24"/>
          <w:rtl/>
          <w:rPrChange w:id="1903" w:author="Meryl Etman" w:date="2020-03-25T10:10:00Z">
            <w:rPr>
              <w:bCs w:val="0"/>
              <w:sz w:val="24"/>
              <w:rtl/>
            </w:rPr>
          </w:rPrChange>
        </w:rPr>
        <w:t>.</w:t>
      </w:r>
    </w:p>
    <w:p w14:paraId="58823D37" w14:textId="77777777" w:rsidR="00EB5A81" w:rsidRPr="000748C0" w:rsidRDefault="00EB5A81" w:rsidP="00EB5A81">
      <w:pPr>
        <w:ind w:left="1560" w:hanging="700"/>
        <w:jc w:val="both"/>
        <w:rPr>
          <w:sz w:val="24"/>
          <w:szCs w:val="24"/>
          <w:rtl/>
          <w:rPrChange w:id="1904" w:author="Meryl Etman" w:date="2020-03-25T10:10:00Z">
            <w:rPr>
              <w:sz w:val="24"/>
              <w:szCs w:val="24"/>
              <w:rtl/>
            </w:rPr>
          </w:rPrChange>
        </w:rPr>
      </w:pPr>
    </w:p>
    <w:p w14:paraId="177346E4" w14:textId="77777777" w:rsidR="00EB5A81" w:rsidRPr="000748C0" w:rsidRDefault="00EB5A81" w:rsidP="00EB5A81">
      <w:pPr>
        <w:ind w:left="1560" w:hanging="700"/>
        <w:jc w:val="both"/>
        <w:rPr>
          <w:sz w:val="24"/>
          <w:szCs w:val="24"/>
          <w:rtl/>
          <w:rPrChange w:id="1905" w:author="Meryl Etman" w:date="2020-03-25T10:10:00Z">
            <w:rPr>
              <w:sz w:val="24"/>
              <w:szCs w:val="24"/>
              <w:rtl/>
            </w:rPr>
          </w:rPrChange>
        </w:rPr>
      </w:pPr>
    </w:p>
    <w:p w14:paraId="3C735F7C" w14:textId="77777777" w:rsidR="00E70812" w:rsidRPr="000748C0" w:rsidRDefault="00E70812" w:rsidP="00E70812">
      <w:pPr>
        <w:widowControl w:val="0"/>
        <w:jc w:val="center"/>
        <w:rPr>
          <w:rFonts w:ascii="Times New Roman" w:eastAsia="Times New Roman" w:hAnsi="Times New Roman"/>
          <w:bCs/>
          <w:sz w:val="20"/>
          <w:szCs w:val="24"/>
          <w:rtl/>
          <w:lang w:eastAsia="he-IL"/>
          <w:rPrChange w:id="1906" w:author="Meryl Etman" w:date="2020-03-25T10:10:00Z">
            <w:rPr>
              <w:rFonts w:ascii="Times New Roman" w:eastAsia="Times New Roman" w:hAnsi="Times New Roman"/>
              <w:bCs/>
              <w:sz w:val="20"/>
              <w:szCs w:val="24"/>
              <w:rtl/>
              <w:lang w:eastAsia="he-IL"/>
            </w:rPr>
          </w:rPrChange>
        </w:rPr>
      </w:pPr>
      <w:r w:rsidRPr="000748C0">
        <w:rPr>
          <w:rFonts w:ascii="Times New Roman" w:eastAsia="Times New Roman" w:hAnsi="Times New Roman"/>
          <w:bCs/>
          <w:sz w:val="20"/>
          <w:szCs w:val="24"/>
          <w:rtl/>
          <w:lang w:eastAsia="he-IL"/>
          <w:rPrChange w:id="1907" w:author="Meryl Etman" w:date="2020-03-25T10:10:00Z">
            <w:rPr>
              <w:rFonts w:ascii="Times New Roman" w:eastAsia="Times New Roman" w:hAnsi="Times New Roman"/>
              <w:bCs/>
              <w:sz w:val="20"/>
              <w:szCs w:val="24"/>
              <w:rtl/>
              <w:lang w:eastAsia="he-IL"/>
            </w:rPr>
          </w:rPrChange>
        </w:rPr>
        <w:t>ולראיה באו הצדדים על החתום:</w:t>
      </w:r>
    </w:p>
    <w:p w14:paraId="3122FCE7" w14:textId="77777777" w:rsidR="00E70812" w:rsidRPr="000748C0" w:rsidRDefault="00E70812" w:rsidP="00E70812">
      <w:pPr>
        <w:widowControl w:val="0"/>
        <w:tabs>
          <w:tab w:val="center" w:pos="1649"/>
          <w:tab w:val="center" w:pos="7177"/>
        </w:tabs>
        <w:jc w:val="both"/>
        <w:rPr>
          <w:rFonts w:ascii="Times New Roman" w:eastAsia="Times New Roman" w:hAnsi="Times New Roman"/>
          <w:sz w:val="20"/>
          <w:szCs w:val="24"/>
          <w:rtl/>
          <w:lang w:eastAsia="he-IL"/>
          <w:rPrChange w:id="1908" w:author="Meryl Etman" w:date="2020-03-25T10:10:00Z">
            <w:rPr>
              <w:rFonts w:ascii="Times New Roman" w:eastAsia="Times New Roman" w:hAnsi="Times New Roman"/>
              <w:sz w:val="20"/>
              <w:szCs w:val="24"/>
              <w:rtl/>
              <w:lang w:eastAsia="he-IL"/>
            </w:rPr>
          </w:rPrChange>
        </w:rPr>
      </w:pPr>
    </w:p>
    <w:p w14:paraId="264CF021" w14:textId="77777777" w:rsidR="00E70812" w:rsidRPr="000748C0" w:rsidRDefault="00E70812" w:rsidP="00E70812">
      <w:pPr>
        <w:widowControl w:val="0"/>
        <w:tabs>
          <w:tab w:val="center" w:pos="1649"/>
          <w:tab w:val="center" w:pos="7177"/>
        </w:tabs>
        <w:jc w:val="both"/>
        <w:rPr>
          <w:rFonts w:ascii="Times New Roman" w:eastAsia="Times New Roman" w:hAnsi="Times New Roman"/>
          <w:sz w:val="20"/>
          <w:szCs w:val="24"/>
          <w:rtl/>
          <w:lang w:eastAsia="he-IL"/>
          <w:rPrChange w:id="1909" w:author="Meryl Etman" w:date="2020-03-25T10:10:00Z">
            <w:rPr>
              <w:rFonts w:ascii="Times New Roman" w:eastAsia="Times New Roman" w:hAnsi="Times New Roman"/>
              <w:sz w:val="20"/>
              <w:szCs w:val="24"/>
              <w:rtl/>
              <w:lang w:eastAsia="he-IL"/>
            </w:rPr>
          </w:rPrChange>
        </w:rPr>
      </w:pPr>
    </w:p>
    <w:p w14:paraId="70A4DD07" w14:textId="77777777" w:rsidR="00E70812" w:rsidRPr="000748C0" w:rsidRDefault="00E70812" w:rsidP="00E70812">
      <w:pPr>
        <w:widowControl w:val="0"/>
        <w:tabs>
          <w:tab w:val="center" w:pos="1649"/>
          <w:tab w:val="center" w:pos="7177"/>
        </w:tabs>
        <w:jc w:val="both"/>
        <w:rPr>
          <w:rFonts w:ascii="Times New Roman" w:eastAsia="Times New Roman" w:hAnsi="Times New Roman"/>
          <w:sz w:val="20"/>
          <w:szCs w:val="24"/>
          <w:rtl/>
          <w:lang w:eastAsia="he-IL"/>
          <w:rPrChange w:id="1910" w:author="Meryl Etman" w:date="2020-03-25T10:10:00Z">
            <w:rPr>
              <w:rFonts w:ascii="Times New Roman" w:eastAsia="Times New Roman" w:hAnsi="Times New Roman"/>
              <w:sz w:val="20"/>
              <w:szCs w:val="24"/>
              <w:rtl/>
              <w:lang w:eastAsia="he-IL"/>
            </w:rPr>
          </w:rPrChange>
        </w:rPr>
      </w:pPr>
    </w:p>
    <w:p w14:paraId="7FC05AD6" w14:textId="6C1A37EF" w:rsidR="00E70812" w:rsidRPr="000748C0" w:rsidRDefault="00E70812" w:rsidP="00A55335">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0748C0">
        <w:rPr>
          <w:rFonts w:ascii="Times New Roman" w:eastAsia="Times New Roman" w:hAnsi="Times New Roman"/>
          <w:color w:val="00B0F0"/>
          <w:sz w:val="20"/>
          <w:szCs w:val="24"/>
          <w:rtl/>
          <w:lang w:eastAsia="he-IL"/>
          <w:rPrChange w:id="1911" w:author="Meryl Etman" w:date="2020-03-25T10:10:00Z">
            <w:rPr>
              <w:rFonts w:ascii="Times New Roman" w:eastAsia="Times New Roman" w:hAnsi="Times New Roman"/>
              <w:color w:val="00B0F0"/>
              <w:sz w:val="20"/>
              <w:szCs w:val="24"/>
              <w:rtl/>
              <w:lang w:eastAsia="he-IL"/>
            </w:rPr>
          </w:rPrChange>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12" w:author="Meryl Etman" w:date="2020-01-21T11:56:00Z">
            <w:r w:rsidR="00483E3A" w:rsidRPr="000748C0">
              <w:rPr>
                <w:rFonts w:ascii="Times New Roman" w:eastAsia="Times New Roman" w:hAnsi="Times New Roman"/>
                <w:color w:val="00B0F0"/>
                <w:sz w:val="20"/>
                <w:szCs w:val="24"/>
                <w:u w:val="single"/>
                <w:rtl/>
                <w:lang w:eastAsia="he-IL"/>
              </w:rPr>
              <w:t>ע. יפה ניהול פרוייקטים בע"מ</w:t>
            </w:r>
          </w:ins>
        </w:sdtContent>
      </w:sdt>
      <w:r w:rsidRPr="000748C0">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913" w:author="Meryl Etman" w:date="2020-02-06T11:06:00Z">
            <w:r w:rsidR="00A55335" w:rsidRPr="000748C0">
              <w:rPr>
                <w:rFonts w:ascii="Times New Roman" w:eastAsia="Times New Roman" w:hAnsi="Times New Roman" w:hint="cs"/>
                <w:color w:val="00B0F0"/>
                <w:sz w:val="20"/>
                <w:szCs w:val="24"/>
                <w:u w:val="single"/>
                <w:rtl/>
                <w:lang w:eastAsia="he-IL"/>
              </w:rPr>
              <w:t>אפריקה ישראל דיור להשכרה</w:t>
            </w:r>
          </w:ins>
        </w:sdtContent>
      </w:sdt>
    </w:p>
    <w:p w14:paraId="1169C958" w14:textId="77777777" w:rsidR="00E70812" w:rsidRPr="000748C0"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Change w:id="1914"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sz w:val="20"/>
          <w:szCs w:val="24"/>
          <w:rtl/>
          <w:lang w:eastAsia="he-IL"/>
          <w:rPrChange w:id="1915" w:author="Meryl Etman" w:date="2020-03-25T10:10:00Z">
            <w:rPr>
              <w:rFonts w:ascii="Times New Roman" w:eastAsia="Times New Roman" w:hAnsi="Times New Roman"/>
              <w:sz w:val="20"/>
              <w:szCs w:val="24"/>
              <w:rtl/>
              <w:lang w:eastAsia="he-IL"/>
            </w:rPr>
          </w:rPrChange>
        </w:rPr>
        <w:tab/>
      </w:r>
      <w:r w:rsidR="00CA296C" w:rsidRPr="000748C0">
        <w:rPr>
          <w:rFonts w:ascii="Times New Roman" w:eastAsia="Times New Roman" w:hAnsi="Times New Roman" w:hint="cs"/>
          <w:sz w:val="20"/>
          <w:szCs w:val="24"/>
          <w:rtl/>
          <w:lang w:eastAsia="he-IL"/>
          <w:rPrChange w:id="1916" w:author="Meryl Etman" w:date="2020-03-25T10:10:00Z">
            <w:rPr>
              <w:rFonts w:ascii="Times New Roman" w:eastAsia="Times New Roman" w:hAnsi="Times New Roman" w:hint="cs"/>
              <w:sz w:val="20"/>
              <w:szCs w:val="24"/>
              <w:rtl/>
              <w:lang w:eastAsia="he-IL"/>
            </w:rPr>
          </w:rPrChange>
        </w:rPr>
        <w:t>המפקח</w:t>
      </w:r>
      <w:r w:rsidRPr="000748C0">
        <w:rPr>
          <w:rFonts w:ascii="Times New Roman" w:eastAsia="Times New Roman" w:hAnsi="Times New Roman"/>
          <w:sz w:val="20"/>
          <w:szCs w:val="24"/>
          <w:rtl/>
          <w:lang w:eastAsia="he-IL"/>
          <w:rPrChange w:id="1917" w:author="Meryl Etman" w:date="2020-03-25T10:10:00Z">
            <w:rPr>
              <w:rFonts w:ascii="Times New Roman" w:eastAsia="Times New Roman" w:hAnsi="Times New Roman"/>
              <w:sz w:val="20"/>
              <w:szCs w:val="24"/>
              <w:rtl/>
              <w:lang w:eastAsia="he-IL"/>
            </w:rPr>
          </w:rPrChange>
        </w:rPr>
        <w:tab/>
      </w:r>
      <w:r w:rsidRPr="000748C0">
        <w:rPr>
          <w:rFonts w:ascii="Times New Roman" w:eastAsia="Times New Roman" w:hAnsi="Times New Roman"/>
          <w:sz w:val="20"/>
          <w:szCs w:val="24"/>
          <w:lang w:eastAsia="he-IL"/>
          <w:rPrChange w:id="1918" w:author="Meryl Etman" w:date="2020-03-25T10:10:00Z">
            <w:rPr>
              <w:rFonts w:ascii="Times New Roman" w:eastAsia="Times New Roman" w:hAnsi="Times New Roman"/>
              <w:sz w:val="20"/>
              <w:szCs w:val="24"/>
              <w:lang w:eastAsia="he-IL"/>
            </w:rPr>
          </w:rPrChange>
        </w:rPr>
        <w:t xml:space="preserve"> </w:t>
      </w:r>
      <w:r w:rsidRPr="000748C0">
        <w:rPr>
          <w:rFonts w:ascii="Times New Roman" w:eastAsia="Times New Roman" w:hAnsi="Times New Roman"/>
          <w:sz w:val="20"/>
          <w:szCs w:val="24"/>
          <w:rtl/>
          <w:lang w:eastAsia="he-IL"/>
          <w:rPrChange w:id="1919" w:author="Meryl Etman" w:date="2020-03-25T10:10:00Z">
            <w:rPr>
              <w:rFonts w:ascii="Times New Roman" w:eastAsia="Times New Roman" w:hAnsi="Times New Roman"/>
              <w:sz w:val="20"/>
              <w:szCs w:val="24"/>
              <w:rtl/>
              <w:lang w:eastAsia="he-IL"/>
            </w:rPr>
          </w:rPrChange>
        </w:rPr>
        <w:t>המזמין</w:t>
      </w:r>
      <w:r w:rsidRPr="000748C0">
        <w:rPr>
          <w:rFonts w:ascii="Times New Roman" w:eastAsia="Times New Roman" w:hAnsi="Times New Roman"/>
          <w:sz w:val="20"/>
          <w:szCs w:val="24"/>
          <w:lang w:eastAsia="he-IL"/>
          <w:rPrChange w:id="1920" w:author="Meryl Etman" w:date="2020-03-25T10:10:00Z">
            <w:rPr>
              <w:rFonts w:ascii="Times New Roman" w:eastAsia="Times New Roman" w:hAnsi="Times New Roman"/>
              <w:sz w:val="20"/>
              <w:szCs w:val="24"/>
              <w:lang w:eastAsia="he-IL"/>
            </w:rPr>
          </w:rPrChange>
        </w:rPr>
        <w:t xml:space="preserve"> </w:t>
      </w:r>
    </w:p>
    <w:p w14:paraId="225DE35A" w14:textId="77777777" w:rsidR="00E70812" w:rsidRPr="000748C0" w:rsidRDefault="00E70812" w:rsidP="00E70812">
      <w:pPr>
        <w:widowControl w:val="0"/>
        <w:jc w:val="both"/>
        <w:rPr>
          <w:rFonts w:ascii="Times New Roman" w:eastAsia="Times New Roman" w:hAnsi="Times New Roman"/>
          <w:sz w:val="20"/>
          <w:szCs w:val="24"/>
          <w:rtl/>
          <w:lang w:eastAsia="he-IL"/>
          <w:rPrChange w:id="1921" w:author="Meryl Etman" w:date="2020-03-25T10:10:00Z">
            <w:rPr>
              <w:rFonts w:ascii="Times New Roman" w:eastAsia="Times New Roman" w:hAnsi="Times New Roman"/>
              <w:sz w:val="20"/>
              <w:szCs w:val="24"/>
              <w:rtl/>
              <w:lang w:eastAsia="he-IL"/>
            </w:rPr>
          </w:rPrChange>
        </w:rPr>
      </w:pPr>
    </w:p>
    <w:p w14:paraId="06E7B7E2" w14:textId="77777777" w:rsidR="00E70812" w:rsidRPr="000748C0" w:rsidRDefault="00E70812" w:rsidP="00E70812">
      <w:pPr>
        <w:widowControl w:val="0"/>
        <w:jc w:val="both"/>
        <w:rPr>
          <w:rFonts w:ascii="Times New Roman" w:eastAsia="Times New Roman" w:hAnsi="Times New Roman"/>
          <w:sz w:val="20"/>
          <w:szCs w:val="24"/>
          <w:rtl/>
          <w:lang w:eastAsia="he-IL"/>
          <w:rPrChange w:id="1922" w:author="Meryl Etman" w:date="2020-03-25T10:10:00Z">
            <w:rPr>
              <w:rFonts w:ascii="Times New Roman" w:eastAsia="Times New Roman" w:hAnsi="Times New Roman"/>
              <w:sz w:val="20"/>
              <w:szCs w:val="24"/>
              <w:rtl/>
              <w:lang w:eastAsia="he-IL"/>
            </w:rPr>
          </w:rPrChange>
        </w:rPr>
      </w:pPr>
    </w:p>
    <w:p w14:paraId="028617D2" w14:textId="77777777" w:rsidR="00E70812" w:rsidRPr="000748C0" w:rsidRDefault="00E70812" w:rsidP="00E70812">
      <w:pPr>
        <w:widowControl w:val="0"/>
        <w:jc w:val="both"/>
        <w:rPr>
          <w:rFonts w:ascii="Times New Roman" w:eastAsia="Times New Roman" w:hAnsi="Times New Roman"/>
          <w:sz w:val="20"/>
          <w:szCs w:val="24"/>
          <w:rtl/>
          <w:lang w:eastAsia="he-IL"/>
          <w:rPrChange w:id="1923"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sz w:val="20"/>
          <w:szCs w:val="24"/>
          <w:rtl/>
          <w:lang w:eastAsia="he-IL"/>
          <w:rPrChange w:id="1924" w:author="Meryl Etman" w:date="2020-03-25T10:10:00Z">
            <w:rPr>
              <w:rFonts w:ascii="Times New Roman" w:eastAsia="Times New Roman" w:hAnsi="Times New Roman"/>
              <w:sz w:val="20"/>
              <w:szCs w:val="24"/>
              <w:rtl/>
              <w:lang w:eastAsia="he-IL"/>
            </w:rPr>
          </w:rPrChange>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748C0">
        <w:rPr>
          <w:rFonts w:ascii="Times New Roman" w:eastAsia="Times New Roman" w:hAnsi="Times New Roman" w:hint="cs"/>
          <w:sz w:val="20"/>
          <w:szCs w:val="24"/>
          <w:rtl/>
          <w:lang w:eastAsia="he-IL"/>
          <w:rPrChange w:id="1925" w:author="Meryl Etman" w:date="2020-03-25T10:10:00Z">
            <w:rPr>
              <w:rFonts w:ascii="Times New Roman" w:eastAsia="Times New Roman" w:hAnsi="Times New Roman" w:hint="cs"/>
              <w:sz w:val="20"/>
              <w:szCs w:val="24"/>
              <w:rtl/>
              <w:lang w:eastAsia="he-IL"/>
            </w:rPr>
          </w:rPrChange>
        </w:rPr>
        <w:t>י</w:t>
      </w:r>
      <w:r w:rsidRPr="000748C0">
        <w:rPr>
          <w:rFonts w:ascii="Times New Roman" w:eastAsia="Times New Roman" w:hAnsi="Times New Roman"/>
          <w:sz w:val="20"/>
          <w:szCs w:val="24"/>
          <w:rtl/>
          <w:lang w:eastAsia="he-IL"/>
          <w:rPrChange w:id="1926" w:author="Meryl Etman" w:date="2020-03-25T10:10:00Z">
            <w:rPr>
              <w:rFonts w:ascii="Times New Roman" w:eastAsia="Times New Roman" w:hAnsi="Times New Roman"/>
              <w:sz w:val="20"/>
              <w:szCs w:val="24"/>
              <w:rtl/>
              <w:lang w:eastAsia="he-IL"/>
            </w:rPr>
          </w:rPrChange>
        </w:rPr>
        <w:t xml:space="preserve">ן זה. </w:t>
      </w:r>
    </w:p>
    <w:p w14:paraId="6D4C8809" w14:textId="77777777" w:rsidR="00E70812" w:rsidRPr="000748C0" w:rsidRDefault="00E70812" w:rsidP="00E70812">
      <w:pPr>
        <w:widowControl w:val="0"/>
        <w:jc w:val="both"/>
        <w:rPr>
          <w:rFonts w:ascii="Times New Roman" w:eastAsia="Times New Roman" w:hAnsi="Times New Roman"/>
          <w:sz w:val="20"/>
          <w:szCs w:val="24"/>
          <w:rtl/>
          <w:lang w:eastAsia="he-IL"/>
          <w:rPrChange w:id="1927" w:author="Meryl Etman" w:date="2020-03-25T10:10:00Z">
            <w:rPr>
              <w:rFonts w:ascii="Times New Roman" w:eastAsia="Times New Roman" w:hAnsi="Times New Roman"/>
              <w:sz w:val="20"/>
              <w:szCs w:val="24"/>
              <w:rtl/>
              <w:lang w:eastAsia="he-IL"/>
            </w:rPr>
          </w:rPrChange>
        </w:rPr>
      </w:pPr>
    </w:p>
    <w:p w14:paraId="2C0BBCAE" w14:textId="77777777" w:rsidR="00E70812" w:rsidRPr="000748C0" w:rsidRDefault="00E70812" w:rsidP="00E70812">
      <w:pPr>
        <w:widowControl w:val="0"/>
        <w:jc w:val="both"/>
        <w:rPr>
          <w:rFonts w:ascii="Times New Roman" w:eastAsia="Times New Roman" w:hAnsi="Times New Roman"/>
          <w:sz w:val="20"/>
          <w:szCs w:val="24"/>
          <w:rtl/>
          <w:lang w:eastAsia="he-IL"/>
          <w:rPrChange w:id="1928"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sz w:val="20"/>
          <w:szCs w:val="24"/>
          <w:rtl/>
          <w:lang w:eastAsia="he-IL"/>
          <w:rPrChange w:id="1929" w:author="Meryl Etman" w:date="2020-03-25T10:10:00Z">
            <w:rPr>
              <w:rFonts w:ascii="Times New Roman" w:eastAsia="Times New Roman" w:hAnsi="Times New Roman"/>
              <w:sz w:val="20"/>
              <w:szCs w:val="24"/>
              <w:rtl/>
              <w:lang w:eastAsia="he-IL"/>
            </w:rPr>
          </w:rPrChange>
        </w:rPr>
        <w:t>תאריך :  _______________</w:t>
      </w:r>
      <w:r w:rsidRPr="000748C0">
        <w:rPr>
          <w:rFonts w:ascii="Times New Roman" w:eastAsia="Times New Roman" w:hAnsi="Times New Roman"/>
          <w:sz w:val="20"/>
          <w:szCs w:val="24"/>
          <w:rtl/>
          <w:lang w:eastAsia="he-IL"/>
          <w:rPrChange w:id="1930" w:author="Meryl Etman" w:date="2020-03-25T10:10:00Z">
            <w:rPr>
              <w:rFonts w:ascii="Times New Roman" w:eastAsia="Times New Roman" w:hAnsi="Times New Roman"/>
              <w:sz w:val="20"/>
              <w:szCs w:val="24"/>
              <w:rtl/>
              <w:lang w:eastAsia="he-IL"/>
            </w:rPr>
          </w:rPrChange>
        </w:rPr>
        <w:tab/>
      </w:r>
      <w:r w:rsidRPr="000748C0">
        <w:rPr>
          <w:rFonts w:ascii="Times New Roman" w:eastAsia="Times New Roman" w:hAnsi="Times New Roman"/>
          <w:sz w:val="20"/>
          <w:szCs w:val="24"/>
          <w:rtl/>
          <w:lang w:eastAsia="he-IL"/>
          <w:rPrChange w:id="1931" w:author="Meryl Etman" w:date="2020-03-25T10:10:00Z">
            <w:rPr>
              <w:rFonts w:ascii="Times New Roman" w:eastAsia="Times New Roman" w:hAnsi="Times New Roman"/>
              <w:sz w:val="20"/>
              <w:szCs w:val="24"/>
              <w:rtl/>
              <w:lang w:eastAsia="he-IL"/>
            </w:rPr>
          </w:rPrChange>
        </w:rPr>
        <w:tab/>
      </w:r>
      <w:r w:rsidRPr="000748C0">
        <w:rPr>
          <w:rFonts w:ascii="Times New Roman" w:eastAsia="Times New Roman" w:hAnsi="Times New Roman"/>
          <w:sz w:val="20"/>
          <w:szCs w:val="24"/>
          <w:rtl/>
          <w:lang w:eastAsia="he-IL"/>
          <w:rPrChange w:id="1932" w:author="Meryl Etman" w:date="2020-03-25T10:10:00Z">
            <w:rPr>
              <w:rFonts w:ascii="Times New Roman" w:eastAsia="Times New Roman" w:hAnsi="Times New Roman"/>
              <w:sz w:val="20"/>
              <w:szCs w:val="24"/>
              <w:rtl/>
              <w:lang w:eastAsia="he-IL"/>
            </w:rPr>
          </w:rPrChange>
        </w:rPr>
        <w:tab/>
      </w:r>
    </w:p>
    <w:p w14:paraId="59522FE8" w14:textId="77777777" w:rsidR="00E70812" w:rsidRPr="000748C0" w:rsidRDefault="00E70812" w:rsidP="00E70812">
      <w:pPr>
        <w:widowControl w:val="0"/>
        <w:jc w:val="both"/>
        <w:rPr>
          <w:rFonts w:ascii="Times New Roman" w:eastAsia="Times New Roman" w:hAnsi="Times New Roman"/>
          <w:sz w:val="20"/>
          <w:szCs w:val="24"/>
          <w:rtl/>
          <w:lang w:eastAsia="he-IL"/>
          <w:rPrChange w:id="1933"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sz w:val="20"/>
          <w:szCs w:val="24"/>
          <w:rtl/>
          <w:lang w:eastAsia="he-IL"/>
          <w:rPrChange w:id="1934" w:author="Meryl Etman" w:date="2020-03-25T10:10:00Z">
            <w:rPr>
              <w:rFonts w:ascii="Times New Roman" w:eastAsia="Times New Roman" w:hAnsi="Times New Roman"/>
              <w:sz w:val="20"/>
              <w:szCs w:val="24"/>
              <w:rtl/>
              <w:lang w:eastAsia="he-IL"/>
            </w:rPr>
          </w:rPrChange>
        </w:rPr>
        <w:t>חתימה וחותמת עו"ד/ רו"ח : ________________</w:t>
      </w:r>
    </w:p>
    <w:p w14:paraId="4104C92C" w14:textId="77777777" w:rsidR="00E70812" w:rsidRPr="000748C0" w:rsidRDefault="00EB5A81" w:rsidP="00E70812">
      <w:pPr>
        <w:widowControl w:val="0"/>
        <w:jc w:val="center"/>
        <w:outlineLvl w:val="3"/>
        <w:rPr>
          <w:rFonts w:ascii="Times New Roman" w:eastAsia="Times New Roman" w:hAnsi="Times New Roman"/>
          <w:bCs/>
          <w:sz w:val="20"/>
          <w:szCs w:val="24"/>
          <w:u w:val="single"/>
          <w:rtl/>
          <w:lang w:eastAsia="he-IL"/>
          <w:rPrChange w:id="1935" w:author="Meryl Etman" w:date="2020-03-25T10:10:00Z">
            <w:rPr>
              <w:rFonts w:ascii="Times New Roman" w:eastAsia="Times New Roman" w:hAnsi="Times New Roman"/>
              <w:bCs/>
              <w:sz w:val="20"/>
              <w:szCs w:val="24"/>
              <w:u w:val="single"/>
              <w:rtl/>
              <w:lang w:eastAsia="he-IL"/>
            </w:rPr>
          </w:rPrChange>
        </w:rPr>
      </w:pPr>
      <w:r w:rsidRPr="000748C0">
        <w:rPr>
          <w:b/>
          <w:sz w:val="28"/>
          <w:szCs w:val="28"/>
          <w:rtl/>
          <w:rPrChange w:id="1936" w:author="Meryl Etman" w:date="2020-03-25T10:10:00Z">
            <w:rPr>
              <w:b/>
              <w:sz w:val="28"/>
              <w:szCs w:val="28"/>
              <w:rtl/>
            </w:rPr>
          </w:rPrChange>
        </w:rPr>
        <w:br w:type="page"/>
      </w:r>
      <w:r w:rsidR="00E70812" w:rsidRPr="000748C0">
        <w:rPr>
          <w:rFonts w:ascii="Times New Roman" w:eastAsia="Times New Roman" w:hAnsi="Times New Roman" w:hint="cs"/>
          <w:bCs/>
          <w:sz w:val="20"/>
          <w:szCs w:val="24"/>
          <w:u w:val="single"/>
          <w:rtl/>
          <w:lang w:eastAsia="he-IL"/>
          <w:rPrChange w:id="1937" w:author="Meryl Etman" w:date="2020-03-25T10:10:00Z">
            <w:rPr>
              <w:rFonts w:ascii="Times New Roman" w:eastAsia="Times New Roman" w:hAnsi="Times New Roman" w:hint="cs"/>
              <w:bCs/>
              <w:sz w:val="20"/>
              <w:szCs w:val="24"/>
              <w:u w:val="single"/>
              <w:rtl/>
              <w:lang w:eastAsia="he-IL"/>
            </w:rPr>
          </w:rPrChange>
        </w:rPr>
        <w:lastRenderedPageBreak/>
        <w:t>נספח ''א''</w:t>
      </w:r>
    </w:p>
    <w:p w14:paraId="6FA67A6B" w14:textId="77777777" w:rsidR="00E70812" w:rsidRPr="000748C0" w:rsidRDefault="00E70812" w:rsidP="00E70812">
      <w:pPr>
        <w:widowControl w:val="0"/>
        <w:jc w:val="center"/>
        <w:outlineLvl w:val="3"/>
        <w:rPr>
          <w:rFonts w:ascii="Times New Roman" w:eastAsia="Times New Roman" w:hAnsi="Times New Roman"/>
          <w:bCs/>
          <w:sz w:val="20"/>
          <w:szCs w:val="24"/>
          <w:u w:val="single"/>
          <w:lang w:eastAsia="he-IL"/>
          <w:rPrChange w:id="1938" w:author="Meryl Etman" w:date="2020-03-25T10:10:00Z">
            <w:rPr>
              <w:rFonts w:ascii="Times New Roman" w:eastAsia="Times New Roman" w:hAnsi="Times New Roman"/>
              <w:bCs/>
              <w:sz w:val="20"/>
              <w:szCs w:val="24"/>
              <w:u w:val="single"/>
              <w:lang w:eastAsia="he-IL"/>
            </w:rPr>
          </w:rPrChange>
        </w:rPr>
      </w:pPr>
      <w:r w:rsidRPr="000748C0">
        <w:rPr>
          <w:rFonts w:ascii="Times New Roman" w:eastAsia="Times New Roman" w:hAnsi="Times New Roman" w:hint="cs"/>
          <w:bCs/>
          <w:sz w:val="20"/>
          <w:szCs w:val="24"/>
          <w:u w:val="single"/>
          <w:rtl/>
          <w:lang w:eastAsia="he-IL"/>
          <w:rPrChange w:id="1939" w:author="Meryl Etman" w:date="2020-03-25T10:10:00Z">
            <w:rPr>
              <w:rFonts w:ascii="Times New Roman" w:eastAsia="Times New Roman" w:hAnsi="Times New Roman" w:hint="cs"/>
              <w:bCs/>
              <w:sz w:val="20"/>
              <w:szCs w:val="24"/>
              <w:u w:val="single"/>
              <w:rtl/>
              <w:lang w:eastAsia="he-IL"/>
            </w:rPr>
          </w:rPrChange>
        </w:rPr>
        <w:t>נספח כללי</w:t>
      </w:r>
    </w:p>
    <w:p w14:paraId="60B3481D" w14:textId="77777777" w:rsidR="00E70812" w:rsidRPr="000748C0" w:rsidRDefault="00E70812" w:rsidP="00E70812">
      <w:pPr>
        <w:widowControl w:val="0"/>
        <w:jc w:val="both"/>
        <w:rPr>
          <w:rFonts w:ascii="Times New Roman" w:eastAsia="Times New Roman" w:hAnsi="Times New Roman"/>
          <w:sz w:val="24"/>
          <w:szCs w:val="24"/>
          <w:rtl/>
          <w:lang w:eastAsia="he-IL"/>
          <w:rPrChange w:id="1940"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1941" w:author="Meryl Etman" w:date="2020-03-25T10:10:00Z">
            <w:rPr>
              <w:rFonts w:ascii="Times New Roman" w:eastAsia="Times New Roman" w:hAnsi="Times New Roman" w:hint="cs"/>
              <w:sz w:val="24"/>
              <w:szCs w:val="24"/>
              <w:rtl/>
              <w:lang w:eastAsia="he-IL"/>
            </w:rPr>
          </w:rPrChange>
        </w:rPr>
        <w:t>1.1</w:t>
      </w:r>
      <w:r w:rsidRPr="000748C0">
        <w:rPr>
          <w:rFonts w:ascii="Times New Roman" w:eastAsia="Times New Roman" w:hAnsi="Times New Roman" w:hint="cs"/>
          <w:sz w:val="24"/>
          <w:szCs w:val="24"/>
          <w:rtl/>
          <w:lang w:eastAsia="he-IL"/>
          <w:rPrChange w:id="1942" w:author="Meryl Etman" w:date="2020-03-25T10:10:00Z">
            <w:rPr>
              <w:rFonts w:ascii="Times New Roman" w:eastAsia="Times New Roman" w:hAnsi="Times New Roman" w:hint="cs"/>
              <w:sz w:val="24"/>
              <w:szCs w:val="24"/>
              <w:rtl/>
              <w:lang w:eastAsia="he-IL"/>
            </w:rPr>
          </w:rPrChange>
        </w:rPr>
        <w:tab/>
        <w:t>הגדרות -</w:t>
      </w:r>
    </w:p>
    <w:p w14:paraId="58E27A71" w14:textId="77777777" w:rsidR="00E70812" w:rsidRPr="000748C0" w:rsidRDefault="00E70812" w:rsidP="00E70812">
      <w:pPr>
        <w:widowControl w:val="0"/>
        <w:jc w:val="both"/>
        <w:rPr>
          <w:rFonts w:ascii="Times New Roman" w:eastAsia="Times New Roman" w:hAnsi="Times New Roman"/>
          <w:sz w:val="24"/>
          <w:szCs w:val="24"/>
          <w:rtl/>
          <w:lang w:eastAsia="he-IL"/>
          <w:rPrChange w:id="1943" w:author="Meryl Etman" w:date="2020-03-25T10:10:00Z">
            <w:rPr>
              <w:rFonts w:ascii="Times New Roman" w:eastAsia="Times New Roman" w:hAnsi="Times New Roman"/>
              <w:sz w:val="24"/>
              <w:szCs w:val="24"/>
              <w:rtl/>
              <w:lang w:eastAsia="he-IL"/>
            </w:rPr>
          </w:rPrChange>
        </w:rPr>
      </w:pPr>
    </w:p>
    <w:p w14:paraId="03802F33" w14:textId="437FA3D7" w:rsidR="00E70812" w:rsidRPr="000748C0" w:rsidRDefault="00E70812" w:rsidP="00C36598">
      <w:pPr>
        <w:widowControl w:val="0"/>
        <w:ind w:left="720"/>
        <w:jc w:val="both"/>
        <w:rPr>
          <w:rFonts w:ascii="Times New Roman" w:eastAsia="Times New Roman" w:hAnsi="Times New Roman"/>
          <w:sz w:val="24"/>
          <w:szCs w:val="24"/>
          <w:rtl/>
          <w:lang w:eastAsia="he-IL"/>
          <w:rPrChange w:id="1944"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1945" w:author="Meryl Etman" w:date="2020-03-25T10:10:00Z">
            <w:rPr>
              <w:rFonts w:ascii="Times New Roman" w:eastAsia="Times New Roman" w:hAnsi="Times New Roman" w:hint="cs"/>
              <w:sz w:val="24"/>
              <w:szCs w:val="24"/>
              <w:rtl/>
              <w:lang w:eastAsia="he-IL"/>
            </w:rPr>
          </w:rPrChange>
        </w:rPr>
        <w:t>"</w:t>
      </w:r>
      <w:r w:rsidRPr="000748C0">
        <w:rPr>
          <w:rFonts w:ascii="Times New Roman" w:eastAsia="Times New Roman" w:hAnsi="Times New Roman" w:hint="cs"/>
          <w:b/>
          <w:bCs/>
          <w:sz w:val="24"/>
          <w:szCs w:val="24"/>
          <w:rtl/>
          <w:lang w:eastAsia="he-IL"/>
          <w:rPrChange w:id="1946" w:author="Meryl Etman" w:date="2020-03-25T10:10:00Z">
            <w:rPr>
              <w:rFonts w:ascii="Times New Roman" w:eastAsia="Times New Roman" w:hAnsi="Times New Roman" w:hint="cs"/>
              <w:b/>
              <w:bCs/>
              <w:sz w:val="24"/>
              <w:szCs w:val="24"/>
              <w:rtl/>
              <w:lang w:eastAsia="he-IL"/>
            </w:rPr>
          </w:rPrChange>
        </w:rPr>
        <w:t>הפרויקט</w:t>
      </w:r>
      <w:r w:rsidRPr="000748C0">
        <w:rPr>
          <w:rFonts w:ascii="Times New Roman" w:eastAsia="Times New Roman" w:hAnsi="Times New Roman" w:hint="cs"/>
          <w:sz w:val="24"/>
          <w:szCs w:val="24"/>
          <w:rtl/>
          <w:lang w:eastAsia="he-IL"/>
          <w:rPrChange w:id="1947" w:author="Meryl Etman" w:date="2020-03-25T10:10:00Z">
            <w:rPr>
              <w:rFonts w:ascii="Times New Roman" w:eastAsia="Times New Roman" w:hAnsi="Times New Roman" w:hint="cs"/>
              <w:sz w:val="24"/>
              <w:szCs w:val="24"/>
              <w:rtl/>
              <w:lang w:eastAsia="he-IL"/>
            </w:rPr>
          </w:rPrChange>
        </w:rPr>
        <w:t>"-</w:t>
      </w:r>
      <w:r w:rsidRPr="000748C0">
        <w:rPr>
          <w:rFonts w:ascii="Times New Roman" w:eastAsia="Times New Roman" w:hAnsi="Times New Roman" w:hint="cs"/>
          <w:sz w:val="24"/>
          <w:szCs w:val="24"/>
          <w:lang w:eastAsia="he-IL"/>
          <w:rPrChange w:id="1948" w:author="Meryl Etman" w:date="2020-03-25T10:10:00Z">
            <w:rPr>
              <w:rFonts w:ascii="Times New Roman" w:eastAsia="Times New Roman" w:hAnsi="Times New Roman" w:hint="cs"/>
              <w:sz w:val="24"/>
              <w:szCs w:val="24"/>
              <w:lang w:eastAsia="he-IL"/>
            </w:rPr>
          </w:rPrChange>
        </w:rPr>
        <w:t xml:space="preserve"> </w:t>
      </w:r>
      <w:r w:rsidRPr="000748C0">
        <w:rPr>
          <w:rFonts w:ascii="Times New Roman" w:eastAsia="Times New Roman" w:hAnsi="Times New Roman" w:hint="cs"/>
          <w:sz w:val="24"/>
          <w:szCs w:val="24"/>
          <w:rtl/>
          <w:lang w:eastAsia="he-IL"/>
          <w:rPrChange w:id="1949" w:author="Meryl Etman" w:date="2020-03-25T10:10:00Z">
            <w:rPr>
              <w:rFonts w:ascii="Times New Roman" w:eastAsia="Times New Roman" w:hAnsi="Times New Roman" w:hint="cs"/>
              <w:sz w:val="24"/>
              <w:szCs w:val="24"/>
              <w:rtl/>
              <w:lang w:eastAsia="he-IL"/>
            </w:rPr>
          </w:rPrChange>
        </w:rPr>
        <w:t>פרויקט לבניית יחידות דיור</w:t>
      </w:r>
      <w:del w:id="1950" w:author="Meryl Etman" w:date="2019-12-16T12:06:00Z">
        <w:r w:rsidRPr="000748C0" w:rsidDel="00C36598">
          <w:rPr>
            <w:rFonts w:ascii="Times New Roman" w:eastAsia="Times New Roman" w:hAnsi="Times New Roman" w:hint="cs"/>
            <w:sz w:val="24"/>
            <w:szCs w:val="24"/>
            <w:rtl/>
            <w:lang w:eastAsia="he-IL"/>
            <w:rPrChange w:id="1951" w:author="Meryl Etman" w:date="2020-03-25T10:10:00Z">
              <w:rPr>
                <w:rFonts w:ascii="Times New Roman" w:eastAsia="Times New Roman" w:hAnsi="Times New Roman" w:hint="cs"/>
                <w:sz w:val="24"/>
                <w:szCs w:val="24"/>
                <w:rtl/>
                <w:lang w:eastAsia="he-IL"/>
              </w:rPr>
            </w:rPrChange>
          </w:rPr>
          <w:delText>, שטחי מסחר ומשרדים</w:delText>
        </w:r>
      </w:del>
      <w:ins w:id="1952" w:author="Meryl Etman" w:date="2019-12-16T12:06:00Z">
        <w:r w:rsidR="00C36598" w:rsidRPr="000748C0">
          <w:rPr>
            <w:rFonts w:ascii="Times New Roman" w:eastAsia="Times New Roman" w:hAnsi="Times New Roman" w:hint="cs"/>
            <w:sz w:val="24"/>
            <w:szCs w:val="24"/>
            <w:rtl/>
            <w:lang w:eastAsia="he-IL"/>
            <w:rPrChange w:id="1953" w:author="Meryl Etman" w:date="2020-03-25T10:10:00Z">
              <w:rPr>
                <w:rFonts w:ascii="Times New Roman" w:eastAsia="Times New Roman" w:hAnsi="Times New Roman" w:hint="cs"/>
                <w:sz w:val="24"/>
                <w:szCs w:val="24"/>
                <w:rtl/>
                <w:lang w:eastAsia="he-IL"/>
              </w:rPr>
            </w:rPrChange>
          </w:rPr>
          <w:t xml:space="preserve"> להשכרה ארוכת טווח</w:t>
        </w:r>
      </w:ins>
      <w:r w:rsidRPr="000748C0">
        <w:rPr>
          <w:rFonts w:ascii="Times New Roman" w:eastAsia="Times New Roman" w:hAnsi="Times New Roman" w:hint="cs"/>
          <w:sz w:val="24"/>
          <w:szCs w:val="24"/>
          <w:rtl/>
          <w:lang w:eastAsia="he-IL"/>
          <w:rPrChange w:id="1954" w:author="Meryl Etman" w:date="2020-03-25T10:10:00Z">
            <w:rPr>
              <w:rFonts w:ascii="Times New Roman" w:eastAsia="Times New Roman" w:hAnsi="Times New Roman" w:hint="cs"/>
              <w:sz w:val="24"/>
              <w:szCs w:val="24"/>
              <w:rtl/>
              <w:lang w:eastAsia="he-IL"/>
            </w:rPr>
          </w:rPrChange>
        </w:rPr>
        <w:t>,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55" w:author="Meryl Etman" w:date="2019-12-16T12:04:00Z">
            <w:r w:rsidR="00374801" w:rsidRPr="000748C0">
              <w:rPr>
                <w:rFonts w:ascii="Times New Roman" w:eastAsia="Times New Roman" w:hAnsi="Times New Roman" w:hint="cs"/>
                <w:color w:val="00B0F0"/>
                <w:sz w:val="24"/>
                <w:szCs w:val="24"/>
                <w:rtl/>
                <w:lang w:eastAsia="he-IL"/>
              </w:rPr>
              <w:t>שוהם</w:t>
            </w:r>
          </w:ins>
        </w:sdtContent>
      </w:sdt>
      <w:r w:rsidRPr="000748C0">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956" w:author="Meryl Etman" w:date="2019-12-16T12:04:00Z">
            <w:r w:rsidR="00374801" w:rsidRPr="000748C0">
              <w:rPr>
                <w:rFonts w:ascii="Times New Roman" w:eastAsia="Times New Roman" w:hAnsi="Times New Roman" w:hint="cs"/>
                <w:color w:val="00B0F0"/>
                <w:sz w:val="24"/>
                <w:szCs w:val="24"/>
                <w:rtl/>
              </w:rPr>
              <w:t>סביוני שהם - דיור להשכרה</w:t>
            </w:r>
          </w:ins>
        </w:sdtContent>
      </w:sdt>
      <w:r w:rsidRPr="000748C0">
        <w:rPr>
          <w:rFonts w:ascii="Times New Roman" w:eastAsia="Times New Roman" w:hAnsi="Times New Roman" w:hint="cs"/>
          <w:color w:val="00B0F0"/>
          <w:sz w:val="24"/>
          <w:szCs w:val="24"/>
          <w:rtl/>
          <w:lang w:eastAsia="he-IL"/>
        </w:rPr>
        <w:t>,</w:t>
      </w:r>
      <w:del w:id="1957" w:author="Meryl Etman" w:date="2019-12-16T16:58:00Z">
        <w:r w:rsidRPr="000748C0" w:rsidDel="00E74141">
          <w:rPr>
            <w:rFonts w:ascii="Times New Roman" w:eastAsia="Times New Roman" w:hAnsi="Times New Roman" w:hint="cs"/>
            <w:color w:val="00B0F0"/>
            <w:sz w:val="24"/>
            <w:szCs w:val="24"/>
            <w:rtl/>
            <w:lang w:eastAsia="he-IL"/>
          </w:rPr>
          <w:delText xml:space="preserve"> </w:delText>
        </w:r>
      </w:del>
      <w:r w:rsidRPr="000748C0">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679F6B73" w14:textId="77777777" w:rsidR="00E70812" w:rsidRPr="000748C0" w:rsidRDefault="00E70812" w:rsidP="00E70812">
      <w:pPr>
        <w:widowControl w:val="0"/>
        <w:jc w:val="both"/>
        <w:rPr>
          <w:rFonts w:ascii="Times New Roman" w:eastAsia="Times New Roman" w:hAnsi="Times New Roman"/>
          <w:sz w:val="24"/>
          <w:szCs w:val="24"/>
          <w:rtl/>
          <w:lang w:eastAsia="he-IL"/>
          <w:rPrChange w:id="1958" w:author="Meryl Etman" w:date="2020-03-25T10:10:00Z">
            <w:rPr>
              <w:rFonts w:ascii="Times New Roman" w:eastAsia="Times New Roman" w:hAnsi="Times New Roman"/>
              <w:sz w:val="24"/>
              <w:szCs w:val="24"/>
              <w:rtl/>
              <w:lang w:eastAsia="he-IL"/>
            </w:rPr>
          </w:rPrChange>
        </w:rPr>
      </w:pPr>
    </w:p>
    <w:p w14:paraId="69EA1642" w14:textId="4FCFD9C6" w:rsidR="00E70812" w:rsidRPr="000748C0" w:rsidRDefault="00E70812" w:rsidP="00473BC7">
      <w:pPr>
        <w:widowControl w:val="0"/>
        <w:ind w:left="720"/>
        <w:jc w:val="both"/>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Change w:id="1959" w:author="Meryl Etman" w:date="2020-03-25T10:10:00Z">
            <w:rPr>
              <w:rFonts w:ascii="Times New Roman" w:eastAsia="Times New Roman" w:hAnsi="Times New Roman" w:hint="cs"/>
              <w:sz w:val="24"/>
              <w:szCs w:val="24"/>
              <w:rtl/>
              <w:lang w:eastAsia="he-IL"/>
            </w:rPr>
          </w:rPrChange>
        </w:rPr>
        <w:t>"</w:t>
      </w:r>
      <w:r w:rsidRPr="000748C0">
        <w:rPr>
          <w:rFonts w:ascii="Times New Roman" w:eastAsia="Times New Roman" w:hAnsi="Times New Roman" w:hint="cs"/>
          <w:b/>
          <w:bCs/>
          <w:sz w:val="24"/>
          <w:szCs w:val="24"/>
          <w:rtl/>
          <w:lang w:eastAsia="he-IL"/>
          <w:rPrChange w:id="1960" w:author="Meryl Etman" w:date="2020-03-25T10:10:00Z">
            <w:rPr>
              <w:rFonts w:ascii="Times New Roman" w:eastAsia="Times New Roman" w:hAnsi="Times New Roman" w:hint="cs"/>
              <w:b/>
              <w:bCs/>
              <w:sz w:val="24"/>
              <w:szCs w:val="24"/>
              <w:rtl/>
              <w:lang w:eastAsia="he-IL"/>
            </w:rPr>
          </w:rPrChange>
        </w:rPr>
        <w:t>התכנית</w:t>
      </w:r>
      <w:r w:rsidRPr="000748C0">
        <w:rPr>
          <w:rFonts w:ascii="Times New Roman" w:eastAsia="Times New Roman" w:hAnsi="Times New Roman" w:hint="cs"/>
          <w:sz w:val="24"/>
          <w:szCs w:val="24"/>
          <w:rtl/>
          <w:lang w:eastAsia="he-IL"/>
          <w:rPrChange w:id="1961" w:author="Meryl Etman" w:date="2020-03-25T10:10:00Z">
            <w:rPr>
              <w:rFonts w:ascii="Times New Roman" w:eastAsia="Times New Roman" w:hAnsi="Times New Roman" w:hint="cs"/>
              <w:sz w:val="24"/>
              <w:szCs w:val="24"/>
              <w:rtl/>
              <w:lang w:eastAsia="he-IL"/>
            </w:rPr>
          </w:rPrChange>
        </w:rPr>
        <w:t xml:space="preserve">" או </w:t>
      </w:r>
      <w:r w:rsidRPr="000748C0">
        <w:rPr>
          <w:rFonts w:ascii="Times New Roman" w:eastAsia="Times New Roman" w:hAnsi="Times New Roman" w:hint="cs"/>
          <w:b/>
          <w:bCs/>
          <w:sz w:val="24"/>
          <w:szCs w:val="24"/>
          <w:rtl/>
          <w:lang w:eastAsia="he-IL"/>
          <w:rPrChange w:id="1962" w:author="Meryl Etman" w:date="2020-03-25T10:10:00Z">
            <w:rPr>
              <w:rFonts w:ascii="Times New Roman" w:eastAsia="Times New Roman" w:hAnsi="Times New Roman" w:hint="cs"/>
              <w:b/>
              <w:bCs/>
              <w:sz w:val="24"/>
              <w:szCs w:val="24"/>
              <w:rtl/>
              <w:lang w:eastAsia="he-IL"/>
            </w:rPr>
          </w:rPrChange>
        </w:rPr>
        <w:t xml:space="preserve">"המקרקעין" </w:t>
      </w:r>
      <w:r w:rsidRPr="000748C0">
        <w:rPr>
          <w:rFonts w:ascii="Times New Roman" w:eastAsia="Times New Roman" w:hAnsi="Times New Roman"/>
          <w:sz w:val="24"/>
          <w:szCs w:val="24"/>
          <w:lang w:eastAsia="he-IL"/>
          <w:rPrChange w:id="1963" w:author="Meryl Etman" w:date="2020-03-25T10:10:00Z">
            <w:rPr>
              <w:rFonts w:ascii="Times New Roman" w:eastAsia="Times New Roman" w:hAnsi="Times New Roman"/>
              <w:sz w:val="24"/>
              <w:szCs w:val="24"/>
              <w:lang w:eastAsia="he-IL"/>
            </w:rPr>
          </w:rPrChange>
        </w:rPr>
        <w:t>–</w:t>
      </w:r>
      <w:r w:rsidRPr="000748C0">
        <w:rPr>
          <w:rFonts w:ascii="Times New Roman" w:eastAsia="Times New Roman" w:hAnsi="Times New Roman" w:hint="cs"/>
          <w:sz w:val="24"/>
          <w:szCs w:val="24"/>
          <w:rtl/>
          <w:lang w:eastAsia="he-IL"/>
          <w:rPrChange w:id="1964" w:author="Meryl Etman" w:date="2020-03-25T10:10:00Z">
            <w:rPr>
              <w:rFonts w:ascii="Times New Roman" w:eastAsia="Times New Roman" w:hAnsi="Times New Roman" w:hint="cs"/>
              <w:sz w:val="24"/>
              <w:szCs w:val="24"/>
              <w:rtl/>
              <w:lang w:eastAsia="he-IL"/>
            </w:rPr>
          </w:rPrChange>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965" w:author="Meryl Etman" w:date="2019-12-17T10:20:00Z">
            <w:r w:rsidR="009A2D78" w:rsidRPr="000748C0">
              <w:rPr>
                <w:rFonts w:ascii="Times New Roman" w:eastAsia="Times New Roman" w:hAnsi="Times New Roman" w:hint="cs"/>
                <w:color w:val="008000"/>
                <w:sz w:val="24"/>
                <w:szCs w:val="24"/>
                <w:rtl/>
              </w:rPr>
              <w:t>תמל/1007</w:t>
            </w:r>
          </w:ins>
        </w:sdtContent>
      </w:sdt>
      <w:r w:rsidRPr="000748C0">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del w:id="1966" w:author="Meryl Etman" w:date="2019-12-18T10:04:00Z">
        <w:r w:rsidRPr="000748C0" w:rsidDel="00473BC7">
          <w:rPr>
            <w:rFonts w:ascii="Times New Roman" w:eastAsia="Times New Roman" w:hAnsi="Times New Roman" w:hint="cs"/>
            <w:sz w:val="24"/>
            <w:szCs w:val="24"/>
            <w:rtl/>
            <w:lang w:eastAsia="he-IL"/>
          </w:rPr>
          <w:delText>-</w:delText>
        </w:r>
      </w:del>
      <w:ins w:id="1967" w:author="Meryl Etman" w:date="2019-12-18T10:04:00Z">
        <w:r w:rsidR="00473BC7" w:rsidRPr="000748C0">
          <w:rPr>
            <w:rFonts w:ascii="Times New Roman" w:eastAsia="Times New Roman" w:hAnsi="Times New Roman" w:hint="cs"/>
            <w:sz w:val="24"/>
            <w:szCs w:val="24"/>
            <w:rtl/>
            <w:lang w:eastAsia="he-IL"/>
          </w:rPr>
          <w:t xml:space="preserve">גוש </w:t>
        </w:r>
      </w:ins>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968" w:author="Meryl Etman" w:date="2019-12-18T09:59:00Z">
            <w:r w:rsidR="00AF1DDD" w:rsidRPr="000748C0">
              <w:rPr>
                <w:rFonts w:ascii="Times New Roman" w:eastAsia="Times New Roman" w:hAnsi="Times New Roman" w:hint="cs"/>
                <w:sz w:val="24"/>
                <w:szCs w:val="24"/>
                <w:rtl/>
                <w:lang w:eastAsia="he-IL"/>
              </w:rPr>
              <w:t>7330</w:t>
            </w:r>
          </w:ins>
        </w:sdtContent>
      </w:sdt>
      <w:ins w:id="1969" w:author="Meryl Etman" w:date="2019-12-18T10:04:00Z">
        <w:r w:rsidR="00473BC7" w:rsidRPr="000748C0">
          <w:rPr>
            <w:rFonts w:ascii="Times New Roman" w:eastAsia="Times New Roman" w:hAnsi="Times New Roman" w:hint="cs"/>
            <w:sz w:val="24"/>
            <w:szCs w:val="24"/>
            <w:rtl/>
            <w:lang w:eastAsia="he-IL"/>
          </w:rPr>
          <w:t>, חלקות 4,6,7.</w:t>
        </w:r>
      </w:ins>
      <w:del w:id="1970" w:author="Meryl Etman" w:date="2019-12-18T10:04:00Z">
        <w:r w:rsidRPr="000748C0" w:rsidDel="00473BC7">
          <w:rPr>
            <w:rFonts w:ascii="Times New Roman" w:eastAsia="Times New Roman" w:hAnsi="Times New Roman" w:hint="cs"/>
            <w:sz w:val="24"/>
            <w:szCs w:val="24"/>
            <w:rtl/>
            <w:lang w:eastAsia="he-IL"/>
          </w:rPr>
          <w:delText>.</w:delText>
        </w:r>
      </w:del>
    </w:p>
    <w:p w14:paraId="5464C901" w14:textId="77777777" w:rsidR="00E70812" w:rsidRPr="000748C0" w:rsidRDefault="00E70812" w:rsidP="00E70812">
      <w:pPr>
        <w:widowControl w:val="0"/>
        <w:ind w:left="720"/>
        <w:jc w:val="both"/>
        <w:rPr>
          <w:rFonts w:ascii="Times New Roman" w:eastAsia="Times New Roman" w:hAnsi="Times New Roman"/>
          <w:sz w:val="24"/>
          <w:szCs w:val="24"/>
          <w:rtl/>
          <w:lang w:eastAsia="he-IL"/>
          <w:rPrChange w:id="1971"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1972" w:author="Meryl Etman" w:date="2020-03-25T10:10:00Z">
            <w:rPr>
              <w:rFonts w:ascii="Times New Roman" w:eastAsia="Times New Roman" w:hAnsi="Times New Roman" w:hint="cs"/>
              <w:sz w:val="24"/>
              <w:szCs w:val="24"/>
              <w:rtl/>
              <w:lang w:eastAsia="he-IL"/>
            </w:rPr>
          </w:rPrChange>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97FFBD6" w14:textId="77777777" w:rsidR="00E70812" w:rsidRPr="000748C0" w:rsidRDefault="00E70812" w:rsidP="00E70812">
      <w:pPr>
        <w:widowControl w:val="0"/>
        <w:ind w:left="720"/>
        <w:jc w:val="both"/>
        <w:rPr>
          <w:rFonts w:ascii="Times New Roman" w:eastAsia="Times New Roman" w:hAnsi="Times New Roman"/>
          <w:sz w:val="24"/>
          <w:szCs w:val="24"/>
          <w:rtl/>
          <w:lang w:eastAsia="he-IL"/>
          <w:rPrChange w:id="1973" w:author="Meryl Etman" w:date="2020-03-25T10:10:00Z">
            <w:rPr>
              <w:rFonts w:ascii="Times New Roman" w:eastAsia="Times New Roman" w:hAnsi="Times New Roman"/>
              <w:sz w:val="24"/>
              <w:szCs w:val="24"/>
              <w:rtl/>
              <w:lang w:eastAsia="he-IL"/>
            </w:rPr>
          </w:rPrChange>
        </w:rPr>
      </w:pPr>
    </w:p>
    <w:p w14:paraId="7DED1DBA" w14:textId="723661DF" w:rsidR="00E70812" w:rsidRPr="000748C0" w:rsidRDefault="00E70812" w:rsidP="00E70812">
      <w:pPr>
        <w:ind w:left="720"/>
        <w:rPr>
          <w:rFonts w:ascii="Times New Roman" w:eastAsia="Times New Roman" w:hAnsi="Times New Roman"/>
          <w:color w:val="008000"/>
          <w:sz w:val="24"/>
          <w:szCs w:val="24"/>
          <w:rtl/>
        </w:rPr>
      </w:pPr>
      <w:r w:rsidRPr="000748C0">
        <w:rPr>
          <w:rFonts w:ascii="Times New Roman" w:eastAsia="Times New Roman" w:hAnsi="Times New Roman" w:hint="cs"/>
          <w:sz w:val="24"/>
          <w:szCs w:val="24"/>
          <w:rtl/>
          <w:lang w:eastAsia="he-IL"/>
          <w:rPrChange w:id="1974" w:author="Meryl Etman" w:date="2020-03-25T10:10:00Z">
            <w:rPr>
              <w:rFonts w:ascii="Times New Roman" w:eastAsia="Times New Roman" w:hAnsi="Times New Roman" w:hint="cs"/>
              <w:sz w:val="24"/>
              <w:szCs w:val="24"/>
              <w:rtl/>
              <w:lang w:eastAsia="he-IL"/>
            </w:rPr>
          </w:rPrChange>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75" w:author="Meryl Etman" w:date="2019-12-16T12:04:00Z">
            <w:r w:rsidR="00374801" w:rsidRPr="000748C0">
              <w:rPr>
                <w:rFonts w:ascii="Times New Roman" w:eastAsia="Times New Roman" w:hAnsi="Times New Roman" w:hint="cs"/>
                <w:color w:val="008000"/>
                <w:sz w:val="24"/>
                <w:szCs w:val="24"/>
                <w:rtl/>
              </w:rPr>
              <w:t>שוהם</w:t>
            </w:r>
          </w:ins>
        </w:sdtContent>
      </w:sdt>
      <w:r w:rsidRPr="000748C0">
        <w:rPr>
          <w:rFonts w:ascii="Times New Roman" w:eastAsia="Times New Roman" w:hAnsi="Times New Roman" w:hint="cs"/>
          <w:color w:val="008000"/>
          <w:sz w:val="24"/>
          <w:szCs w:val="24"/>
          <w:rtl/>
        </w:rPr>
        <w:t>.</w:t>
      </w:r>
    </w:p>
    <w:p w14:paraId="0C9A525F" w14:textId="77777777" w:rsidR="00E70812" w:rsidRPr="000748C0" w:rsidRDefault="00E70812" w:rsidP="00E70812">
      <w:pPr>
        <w:ind w:left="720"/>
        <w:rPr>
          <w:rFonts w:ascii="Times New Roman" w:eastAsia="Times New Roman" w:hAnsi="Times New Roman"/>
          <w:color w:val="FF0000"/>
          <w:sz w:val="24"/>
          <w:szCs w:val="24"/>
          <w:rtl/>
          <w:rPrChange w:id="1976" w:author="Meryl Etman" w:date="2020-03-25T10:10:00Z">
            <w:rPr>
              <w:rFonts w:ascii="Times New Roman" w:eastAsia="Times New Roman" w:hAnsi="Times New Roman"/>
              <w:color w:val="FF0000"/>
              <w:sz w:val="24"/>
              <w:szCs w:val="24"/>
              <w:rtl/>
            </w:rPr>
          </w:rPrChange>
        </w:rPr>
      </w:pPr>
    </w:p>
    <w:p w14:paraId="1756CC46" w14:textId="77777777" w:rsidR="00E70812" w:rsidRPr="000748C0" w:rsidRDefault="00E70812" w:rsidP="00E70812">
      <w:pPr>
        <w:ind w:left="720"/>
        <w:rPr>
          <w:rFonts w:ascii="Times New Roman" w:eastAsia="Times New Roman" w:hAnsi="Times New Roman"/>
          <w:sz w:val="24"/>
          <w:szCs w:val="24"/>
          <w:rtl/>
          <w:lang w:eastAsia="he-IL"/>
          <w:rPrChange w:id="1977"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rPrChange w:id="1978" w:author="Meryl Etman" w:date="2020-03-25T10:10:00Z">
            <w:rPr>
              <w:rFonts w:ascii="Times New Roman" w:eastAsia="Times New Roman" w:hAnsi="Times New Roman" w:hint="cs"/>
              <w:sz w:val="24"/>
              <w:szCs w:val="24"/>
              <w:rtl/>
            </w:rPr>
          </w:rPrChange>
        </w:rPr>
        <w:t xml:space="preserve">"חוזה הפיתוח" </w:t>
      </w:r>
      <w:r w:rsidRPr="000748C0">
        <w:rPr>
          <w:rFonts w:ascii="Times New Roman" w:eastAsia="Times New Roman" w:hAnsi="Times New Roman"/>
          <w:sz w:val="24"/>
          <w:szCs w:val="24"/>
          <w:rPrChange w:id="1979" w:author="Meryl Etman" w:date="2020-03-25T10:10:00Z">
            <w:rPr>
              <w:rFonts w:ascii="Times New Roman" w:eastAsia="Times New Roman" w:hAnsi="Times New Roman"/>
              <w:sz w:val="24"/>
              <w:szCs w:val="24"/>
            </w:rPr>
          </w:rPrChange>
        </w:rPr>
        <w:t>–</w:t>
      </w:r>
      <w:r w:rsidRPr="000748C0">
        <w:rPr>
          <w:rFonts w:ascii="Times New Roman" w:eastAsia="Times New Roman" w:hAnsi="Times New Roman" w:hint="cs"/>
          <w:sz w:val="24"/>
          <w:szCs w:val="24"/>
          <w:rtl/>
          <w:rPrChange w:id="1980" w:author="Meryl Etman" w:date="2020-03-25T10:10:00Z">
            <w:rPr>
              <w:rFonts w:ascii="Times New Roman" w:eastAsia="Times New Roman" w:hAnsi="Times New Roman" w:hint="cs"/>
              <w:sz w:val="24"/>
              <w:szCs w:val="24"/>
              <w:rtl/>
            </w:rPr>
          </w:rPrChange>
        </w:rPr>
        <w:t xml:space="preserve"> חוזה הפיתוח אשר נחתם בין המזמין לבין הרשות המקומית.</w:t>
      </w:r>
    </w:p>
    <w:p w14:paraId="77E75106" w14:textId="77777777" w:rsidR="00EB5A81" w:rsidRPr="000748C0" w:rsidRDefault="00EB5A81" w:rsidP="00E70812">
      <w:pPr>
        <w:spacing w:after="240"/>
        <w:ind w:left="238"/>
        <w:jc w:val="center"/>
        <w:rPr>
          <w:color w:val="000000"/>
          <w:sz w:val="24"/>
          <w:szCs w:val="24"/>
          <w:rtl/>
          <w:rPrChange w:id="1981" w:author="Meryl Etman" w:date="2020-03-25T10:10:00Z">
            <w:rPr>
              <w:color w:val="000000"/>
              <w:sz w:val="24"/>
              <w:szCs w:val="24"/>
              <w:rtl/>
            </w:rPr>
          </w:rPrChange>
        </w:rPr>
      </w:pPr>
      <w:r w:rsidRPr="000748C0">
        <w:rPr>
          <w:color w:val="000000"/>
          <w:sz w:val="24"/>
          <w:szCs w:val="24"/>
          <w:u w:val="single"/>
          <w:rtl/>
          <w:rPrChange w:id="1982" w:author="Meryl Etman" w:date="2020-03-25T10:10:00Z">
            <w:rPr>
              <w:color w:val="000000"/>
              <w:sz w:val="24"/>
              <w:szCs w:val="24"/>
              <w:u w:val="single"/>
              <w:rtl/>
            </w:rPr>
          </w:rPrChange>
        </w:rPr>
        <w:t xml:space="preserve">                                                                                                    </w:t>
      </w:r>
    </w:p>
    <w:p w14:paraId="001C4AD8" w14:textId="77777777" w:rsidR="00EB5A81" w:rsidRPr="000748C0" w:rsidRDefault="00EB5A81" w:rsidP="00E70812">
      <w:pPr>
        <w:pStyle w:val="1"/>
        <w:ind w:left="740" w:hanging="720"/>
        <w:rPr>
          <w:color w:val="000000"/>
          <w:sz w:val="24"/>
          <w:rtl/>
          <w:rPrChange w:id="1983" w:author="Meryl Etman" w:date="2020-03-25T10:10:00Z">
            <w:rPr>
              <w:color w:val="000000"/>
              <w:sz w:val="24"/>
              <w:rtl/>
            </w:rPr>
          </w:rPrChange>
        </w:rPr>
      </w:pPr>
      <w:r w:rsidRPr="000748C0">
        <w:rPr>
          <w:color w:val="000000"/>
          <w:sz w:val="24"/>
          <w:rtl/>
          <w:rPrChange w:id="1984" w:author="Meryl Etman" w:date="2020-03-25T10:10:00Z">
            <w:rPr>
              <w:color w:val="000000"/>
              <w:sz w:val="24"/>
              <w:rtl/>
            </w:rPr>
          </w:rPrChange>
        </w:rPr>
        <w:t>2.3</w:t>
      </w:r>
      <w:r w:rsidRPr="000748C0">
        <w:rPr>
          <w:color w:val="000000"/>
          <w:sz w:val="24"/>
          <w:rtl/>
          <w:rPrChange w:id="1985" w:author="Meryl Etman" w:date="2020-03-25T10:10:00Z">
            <w:rPr>
              <w:color w:val="000000"/>
              <w:sz w:val="24"/>
              <w:rtl/>
            </w:rPr>
          </w:rPrChange>
        </w:rPr>
        <w:tab/>
        <w:t>השלב/הקטע המוזמן למתן שירותי המפקח בפרויקט זה הינו:</w:t>
      </w:r>
    </w:p>
    <w:p w14:paraId="586FF717" w14:textId="46D17DCD" w:rsidR="00EB5A81" w:rsidRPr="000748C0" w:rsidRDefault="00EB5A81" w:rsidP="00473BC7">
      <w:pPr>
        <w:ind w:left="720" w:hanging="480"/>
        <w:jc w:val="both"/>
        <w:rPr>
          <w:color w:val="000000"/>
          <w:sz w:val="24"/>
          <w:szCs w:val="24"/>
          <w:rtl/>
          <w:rPrChange w:id="1986" w:author="Meryl Etman" w:date="2020-03-25T10:10:00Z">
            <w:rPr>
              <w:color w:val="000000"/>
              <w:sz w:val="24"/>
              <w:szCs w:val="24"/>
              <w:rtl/>
            </w:rPr>
          </w:rPrChange>
        </w:rPr>
      </w:pPr>
      <w:r w:rsidRPr="000748C0">
        <w:rPr>
          <w:color w:val="000000"/>
          <w:sz w:val="24"/>
          <w:szCs w:val="24"/>
          <w:rtl/>
          <w:rPrChange w:id="1987" w:author="Meryl Etman" w:date="2020-03-25T10:10:00Z">
            <w:rPr>
              <w:color w:val="000000"/>
              <w:sz w:val="24"/>
              <w:szCs w:val="24"/>
              <w:rtl/>
            </w:rPr>
          </w:rPrChange>
        </w:rPr>
        <w:tab/>
      </w:r>
      <w:del w:id="1988" w:author="Meryl Etman" w:date="2019-12-16T16:59:00Z">
        <w:r w:rsidRPr="000748C0" w:rsidDel="00E74141">
          <w:rPr>
            <w:color w:val="000000"/>
            <w:sz w:val="24"/>
            <w:szCs w:val="24"/>
            <w:rtl/>
            <w:rPrChange w:id="1989" w:author="Meryl Etman" w:date="2020-03-25T10:10:00Z">
              <w:rPr>
                <w:color w:val="000000"/>
                <w:sz w:val="24"/>
                <w:szCs w:val="24"/>
                <w:rtl/>
              </w:rPr>
            </w:rPrChange>
          </w:rPr>
          <w:delText>_______________________________________________________</w:delText>
        </w:r>
      </w:del>
      <w:ins w:id="1990" w:author="Meryl Etman" w:date="2020-02-11T15:28:00Z">
        <w:r w:rsidR="00786F7A" w:rsidRPr="000748C0">
          <w:rPr>
            <w:rFonts w:hint="cs"/>
            <w:color w:val="000000"/>
            <w:sz w:val="24"/>
            <w:szCs w:val="24"/>
            <w:rtl/>
            <w:rPrChange w:id="1991" w:author="Meryl Etman" w:date="2020-03-25T10:10:00Z">
              <w:rPr>
                <w:rFonts w:hint="cs"/>
                <w:color w:val="000000"/>
                <w:sz w:val="24"/>
                <w:szCs w:val="24"/>
                <w:rtl/>
              </w:rPr>
            </w:rPrChange>
          </w:rPr>
          <w:t xml:space="preserve">נציג יזם, </w:t>
        </w:r>
      </w:ins>
      <w:ins w:id="1992" w:author="Meryl Etman" w:date="2019-12-16T16:59:00Z">
        <w:r w:rsidR="00E74141" w:rsidRPr="000748C0">
          <w:rPr>
            <w:rFonts w:hint="cs"/>
            <w:color w:val="000000"/>
            <w:sz w:val="24"/>
            <w:szCs w:val="24"/>
            <w:rtl/>
            <w:rPrChange w:id="1993" w:author="Meryl Etman" w:date="2020-03-25T10:10:00Z">
              <w:rPr>
                <w:rFonts w:hint="cs"/>
                <w:color w:val="000000"/>
                <w:sz w:val="24"/>
                <w:szCs w:val="24"/>
                <w:rtl/>
              </w:rPr>
            </w:rPrChange>
          </w:rPr>
          <w:t xml:space="preserve">פיקוח מלא לביצוע 15 בניינים, </w:t>
        </w:r>
      </w:ins>
      <w:ins w:id="1994" w:author="Meryl Etman" w:date="2019-12-18T10:04:00Z">
        <w:r w:rsidR="00473BC7" w:rsidRPr="000748C0">
          <w:rPr>
            <w:rFonts w:hint="cs"/>
            <w:color w:val="000000"/>
            <w:sz w:val="24"/>
            <w:szCs w:val="24"/>
            <w:rtl/>
            <w:rPrChange w:id="1995" w:author="Meryl Etman" w:date="2020-03-25T10:10:00Z">
              <w:rPr>
                <w:rFonts w:hint="cs"/>
                <w:color w:val="000000"/>
                <w:sz w:val="24"/>
                <w:szCs w:val="24"/>
                <w:rtl/>
              </w:rPr>
            </w:rPrChange>
          </w:rPr>
          <w:t>כ-</w:t>
        </w:r>
      </w:ins>
      <w:ins w:id="1996" w:author="Meryl Etman" w:date="2019-12-16T16:59:00Z">
        <w:r w:rsidR="00E74141" w:rsidRPr="000748C0">
          <w:rPr>
            <w:rFonts w:hint="cs"/>
            <w:color w:val="000000"/>
            <w:sz w:val="24"/>
            <w:szCs w:val="24"/>
            <w:rtl/>
            <w:rPrChange w:id="1997" w:author="Meryl Etman" w:date="2020-03-25T10:10:00Z">
              <w:rPr>
                <w:rFonts w:hint="cs"/>
                <w:color w:val="000000"/>
                <w:sz w:val="24"/>
                <w:szCs w:val="24"/>
                <w:rtl/>
              </w:rPr>
            </w:rPrChange>
          </w:rPr>
          <w:t>271 יח</w:t>
        </w:r>
      </w:ins>
      <w:ins w:id="1998" w:author="Meryl Etman" w:date="2019-12-16T17:00:00Z">
        <w:r w:rsidR="00E74141" w:rsidRPr="000748C0">
          <w:rPr>
            <w:rFonts w:hint="cs"/>
            <w:color w:val="000000"/>
            <w:sz w:val="24"/>
            <w:szCs w:val="24"/>
            <w:rtl/>
            <w:rPrChange w:id="1999" w:author="Meryl Etman" w:date="2020-03-25T10:10:00Z">
              <w:rPr>
                <w:rFonts w:hint="cs"/>
                <w:color w:val="000000"/>
                <w:sz w:val="24"/>
                <w:szCs w:val="24"/>
                <w:rtl/>
              </w:rPr>
            </w:rPrChange>
          </w:rPr>
          <w:t xml:space="preserve">"ד כולל </w:t>
        </w:r>
      </w:ins>
      <w:ins w:id="2000" w:author="Meryl Etman" w:date="2019-12-18T10:05:00Z">
        <w:r w:rsidR="00473BC7" w:rsidRPr="000748C0">
          <w:rPr>
            <w:rFonts w:hint="cs"/>
            <w:color w:val="000000"/>
            <w:sz w:val="24"/>
            <w:szCs w:val="24"/>
            <w:rtl/>
            <w:rPrChange w:id="2001" w:author="Meryl Etman" w:date="2020-03-25T10:10:00Z">
              <w:rPr>
                <w:rFonts w:hint="cs"/>
                <w:color w:val="000000"/>
                <w:sz w:val="24"/>
                <w:szCs w:val="24"/>
                <w:rtl/>
              </w:rPr>
            </w:rPrChange>
          </w:rPr>
          <w:t xml:space="preserve">פיתוח צמוד, </w:t>
        </w:r>
      </w:ins>
      <w:ins w:id="2002" w:author="Meryl Etman" w:date="2019-12-16T17:04:00Z">
        <w:r w:rsidR="00E74141" w:rsidRPr="000748C0">
          <w:rPr>
            <w:rFonts w:hint="cs"/>
            <w:color w:val="000000"/>
            <w:sz w:val="24"/>
            <w:szCs w:val="24"/>
            <w:rtl/>
            <w:rPrChange w:id="2003" w:author="Meryl Etman" w:date="2020-03-25T10:10:00Z">
              <w:rPr>
                <w:rFonts w:hint="cs"/>
                <w:color w:val="000000"/>
                <w:sz w:val="24"/>
                <w:szCs w:val="24"/>
                <w:rtl/>
              </w:rPr>
            </w:rPrChange>
          </w:rPr>
          <w:t>חניון תת"ק</w:t>
        </w:r>
      </w:ins>
      <w:ins w:id="2004" w:author="Meryl Etman" w:date="2019-12-18T10:05:00Z">
        <w:r w:rsidR="00473BC7" w:rsidRPr="000748C0">
          <w:rPr>
            <w:rFonts w:hint="cs"/>
            <w:color w:val="000000"/>
            <w:sz w:val="24"/>
            <w:szCs w:val="24"/>
            <w:rtl/>
            <w:rPrChange w:id="2005" w:author="Meryl Etman" w:date="2020-03-25T10:10:00Z">
              <w:rPr>
                <w:rFonts w:hint="cs"/>
                <w:color w:val="000000"/>
                <w:sz w:val="24"/>
                <w:szCs w:val="24"/>
                <w:rtl/>
              </w:rPr>
            </w:rPrChange>
          </w:rPr>
          <w:t xml:space="preserve"> וחדרים טכניי</w:t>
        </w:r>
        <w:r w:rsidR="00473BC7" w:rsidRPr="000748C0">
          <w:rPr>
            <w:rFonts w:hint="eastAsia"/>
            <w:color w:val="000000"/>
            <w:sz w:val="24"/>
            <w:szCs w:val="24"/>
            <w:rtl/>
            <w:rPrChange w:id="2006" w:author="Meryl Etman" w:date="2020-03-25T10:10:00Z">
              <w:rPr>
                <w:rFonts w:hint="eastAsia"/>
                <w:color w:val="000000"/>
                <w:sz w:val="24"/>
                <w:szCs w:val="24"/>
                <w:rtl/>
              </w:rPr>
            </w:rPrChange>
          </w:rPr>
          <w:t>ם</w:t>
        </w:r>
        <w:r w:rsidR="00473BC7" w:rsidRPr="000748C0">
          <w:rPr>
            <w:rFonts w:hint="cs"/>
            <w:color w:val="000000"/>
            <w:sz w:val="24"/>
            <w:szCs w:val="24"/>
            <w:rtl/>
            <w:rPrChange w:id="2007" w:author="Meryl Etman" w:date="2020-03-25T10:10:00Z">
              <w:rPr>
                <w:rFonts w:hint="cs"/>
                <w:color w:val="000000"/>
                <w:sz w:val="24"/>
                <w:szCs w:val="24"/>
                <w:rtl/>
              </w:rPr>
            </w:rPrChange>
          </w:rPr>
          <w:t xml:space="preserve"> נלווים</w:t>
        </w:r>
      </w:ins>
      <w:ins w:id="2008" w:author="Meryl Etman" w:date="2019-12-16T17:04:00Z">
        <w:r w:rsidR="00E74141" w:rsidRPr="000748C0">
          <w:rPr>
            <w:rFonts w:hint="cs"/>
            <w:color w:val="000000"/>
            <w:sz w:val="24"/>
            <w:szCs w:val="24"/>
            <w:rtl/>
            <w:rPrChange w:id="2009" w:author="Meryl Etman" w:date="2020-03-25T10:10:00Z">
              <w:rPr>
                <w:rFonts w:hint="cs"/>
                <w:color w:val="000000"/>
                <w:sz w:val="24"/>
                <w:szCs w:val="24"/>
                <w:rtl/>
              </w:rPr>
            </w:rPrChange>
          </w:rPr>
          <w:t>.</w:t>
        </w:r>
      </w:ins>
    </w:p>
    <w:p w14:paraId="5A671728" w14:textId="77777777" w:rsidR="00EB5A81" w:rsidRPr="000748C0" w:rsidRDefault="00EB5A81" w:rsidP="00EB5A81">
      <w:pPr>
        <w:ind w:left="820" w:hanging="580"/>
        <w:jc w:val="both"/>
        <w:rPr>
          <w:color w:val="000000"/>
          <w:sz w:val="24"/>
          <w:szCs w:val="24"/>
          <w:rtl/>
          <w:rPrChange w:id="2010" w:author="Meryl Etman" w:date="2020-03-25T10:10:00Z">
            <w:rPr>
              <w:color w:val="000000"/>
              <w:sz w:val="24"/>
              <w:szCs w:val="24"/>
              <w:rtl/>
            </w:rPr>
          </w:rPrChange>
        </w:rPr>
      </w:pPr>
    </w:p>
    <w:p w14:paraId="3FF02DAD" w14:textId="5DD9A8FB" w:rsidR="00EB5A81" w:rsidRPr="000748C0" w:rsidRDefault="00EB5A81" w:rsidP="00D62E1A">
      <w:pPr>
        <w:pStyle w:val="1"/>
        <w:ind w:left="740" w:hanging="720"/>
        <w:rPr>
          <w:color w:val="000000"/>
          <w:sz w:val="24"/>
          <w:rtl/>
          <w:rPrChange w:id="2011" w:author="Meryl Etman" w:date="2020-03-25T10:10:00Z">
            <w:rPr>
              <w:color w:val="000000"/>
              <w:sz w:val="24"/>
              <w:rtl/>
            </w:rPr>
          </w:rPrChange>
        </w:rPr>
      </w:pPr>
      <w:r w:rsidRPr="000748C0">
        <w:rPr>
          <w:color w:val="000000"/>
          <w:sz w:val="24"/>
          <w:rtl/>
          <w:rPrChange w:id="2012" w:author="Meryl Etman" w:date="2020-03-25T10:10:00Z">
            <w:rPr>
              <w:color w:val="000000"/>
              <w:sz w:val="24"/>
              <w:rtl/>
            </w:rPr>
          </w:rPrChange>
        </w:rPr>
        <w:t>2.8</w:t>
      </w:r>
      <w:r w:rsidRPr="000748C0">
        <w:rPr>
          <w:color w:val="000000"/>
          <w:sz w:val="24"/>
          <w:rtl/>
          <w:rPrChange w:id="2013" w:author="Meryl Etman" w:date="2020-03-25T10:10:00Z">
            <w:rPr>
              <w:color w:val="000000"/>
              <w:sz w:val="24"/>
              <w:rtl/>
            </w:rPr>
          </w:rPrChange>
        </w:rPr>
        <w:tab/>
        <w:t xml:space="preserve">המנהל הוא  : </w:t>
      </w:r>
      <w:sdt>
        <w:sdtPr>
          <w:rPr>
            <w:bCs/>
            <w:color w:val="0000FF"/>
            <w:sz w:val="24"/>
            <w:rtl/>
            <w:rPrChange w:id="2014" w:author="Meryl Etman" w:date="2020-03-25T10:10:00Z">
              <w:rPr>
                <w:bCs/>
                <w:color w:val="0000FF"/>
                <w:sz w:val="24"/>
                <w:rtl/>
              </w:rPr>
            </w:rPrChange>
          </w:rPr>
          <w:alias w:val="שדה נוסף 3"/>
          <w:tag w:val="cntCustomField3"/>
          <w:id w:val="-1217967050"/>
          <w:placeholder>
            <w:docPart w:val="C253914D586446E980EF82D353AD76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PrChange w:id="2015" w:author="Meryl Etman" w:date="2020-03-25T10:10:00Z">
              <w:rPr/>
            </w:rPrChange>
          </w:rPr>
        </w:sdtEndPr>
        <w:sdtContent>
          <w:ins w:id="2016" w:author="Meryl Etman" w:date="2019-12-17T10:21:00Z">
            <w:r w:rsidR="009A2D78" w:rsidRPr="000748C0">
              <w:rPr>
                <w:bCs/>
                <w:color w:val="0000FF"/>
                <w:sz w:val="24"/>
                <w:rtl/>
                <w:rPrChange w:id="2017" w:author="Meryl Etman" w:date="2020-03-25T10:10:00Z">
                  <w:rPr>
                    <w:bCs/>
                    <w:color w:val="0000FF"/>
                    <w:sz w:val="24"/>
                    <w:rtl/>
                  </w:rPr>
                </w:rPrChange>
              </w:rPr>
              <w:t>מרול אטמן</w:t>
            </w:r>
          </w:ins>
        </w:sdtContent>
      </w:sdt>
    </w:p>
    <w:p w14:paraId="7C151F02" w14:textId="77777777" w:rsidR="00EB5A81" w:rsidRPr="000748C0" w:rsidRDefault="00EB5A81" w:rsidP="00EB5A81">
      <w:pPr>
        <w:ind w:left="820" w:hanging="580"/>
        <w:jc w:val="both"/>
        <w:rPr>
          <w:color w:val="000000"/>
          <w:sz w:val="24"/>
          <w:szCs w:val="24"/>
          <w:rtl/>
          <w:rPrChange w:id="2018" w:author="Meryl Etman" w:date="2020-03-25T10:10:00Z">
            <w:rPr>
              <w:color w:val="000000"/>
              <w:sz w:val="24"/>
              <w:szCs w:val="24"/>
              <w:rtl/>
            </w:rPr>
          </w:rPrChange>
        </w:rPr>
      </w:pPr>
    </w:p>
    <w:p w14:paraId="515395C6" w14:textId="77777777" w:rsidR="00EB5A81" w:rsidRPr="000748C0" w:rsidRDefault="00EB5A81" w:rsidP="00EB5A81">
      <w:pPr>
        <w:pStyle w:val="1"/>
        <w:ind w:left="740" w:hanging="720"/>
        <w:rPr>
          <w:sz w:val="24"/>
          <w:u w:val="single"/>
          <w:rtl/>
          <w:rPrChange w:id="2019" w:author="Meryl Etman" w:date="2020-03-25T10:10:00Z">
            <w:rPr>
              <w:sz w:val="24"/>
              <w:u w:val="single"/>
              <w:rtl/>
            </w:rPr>
          </w:rPrChange>
        </w:rPr>
      </w:pPr>
      <w:r w:rsidRPr="000748C0">
        <w:rPr>
          <w:sz w:val="24"/>
          <w:rtl/>
          <w:rPrChange w:id="2020" w:author="Meryl Etman" w:date="2020-03-25T10:10:00Z">
            <w:rPr>
              <w:sz w:val="24"/>
              <w:rtl/>
            </w:rPr>
          </w:rPrChange>
        </w:rPr>
        <w:t>3.2</w:t>
      </w:r>
      <w:r w:rsidRPr="000748C0">
        <w:rPr>
          <w:sz w:val="24"/>
          <w:rtl/>
          <w:rPrChange w:id="2021" w:author="Meryl Etman" w:date="2020-03-25T10:10:00Z">
            <w:rPr>
              <w:sz w:val="24"/>
              <w:rtl/>
            </w:rPr>
          </w:rPrChange>
        </w:rPr>
        <w:tab/>
        <w:t xml:space="preserve">המפקח מתחייב כי בעלי המקצוע </w:t>
      </w:r>
      <w:r w:rsidRPr="000748C0">
        <w:rPr>
          <w:rFonts w:hint="cs"/>
          <w:sz w:val="24"/>
          <w:rtl/>
          <w:rPrChange w:id="2022" w:author="Meryl Etman" w:date="2020-03-25T10:10:00Z">
            <w:rPr>
              <w:rFonts w:hint="cs"/>
              <w:sz w:val="24"/>
              <w:rtl/>
            </w:rPr>
          </w:rPrChange>
        </w:rPr>
        <w:t>מ</w:t>
      </w:r>
      <w:r w:rsidRPr="000748C0">
        <w:rPr>
          <w:sz w:val="24"/>
          <w:rtl/>
          <w:rPrChange w:id="2023" w:author="Meryl Etman" w:date="2020-03-25T10:10:00Z">
            <w:rPr>
              <w:sz w:val="24"/>
              <w:rtl/>
            </w:rPr>
          </w:rPrChange>
        </w:rPr>
        <w:t>משרדו</w:t>
      </w:r>
      <w:r w:rsidRPr="000748C0">
        <w:rPr>
          <w:rFonts w:hint="cs"/>
          <w:sz w:val="24"/>
          <w:rtl/>
          <w:rPrChange w:id="2024" w:author="Meryl Etman" w:date="2020-03-25T10:10:00Z">
            <w:rPr>
              <w:rFonts w:hint="cs"/>
              <w:sz w:val="24"/>
              <w:rtl/>
            </w:rPr>
          </w:rPrChange>
        </w:rPr>
        <w:t>, האמורים להלן, יוקצו</w:t>
      </w:r>
      <w:r w:rsidRPr="000748C0">
        <w:rPr>
          <w:sz w:val="24"/>
          <w:rtl/>
          <w:rPrChange w:id="2025" w:author="Meryl Etman" w:date="2020-03-25T10:10:00Z">
            <w:rPr>
              <w:sz w:val="24"/>
              <w:rtl/>
            </w:rPr>
          </w:rPrChange>
        </w:rPr>
        <w:t xml:space="preserve"> לטיפול בפרויקט: </w:t>
      </w:r>
    </w:p>
    <w:p w14:paraId="0EA5A520" w14:textId="77777777" w:rsidR="00EB5A81" w:rsidRPr="000748C0" w:rsidRDefault="00EB5A81" w:rsidP="00EB5A81">
      <w:pPr>
        <w:ind w:firstLine="746"/>
        <w:jc w:val="both"/>
        <w:rPr>
          <w:sz w:val="24"/>
          <w:szCs w:val="24"/>
          <w:rtl/>
          <w:rPrChange w:id="2026" w:author="Meryl Etman" w:date="2020-03-25T10:10:00Z">
            <w:rPr>
              <w:sz w:val="24"/>
              <w:szCs w:val="24"/>
              <w:rtl/>
            </w:rPr>
          </w:rPrChange>
        </w:rPr>
      </w:pPr>
    </w:p>
    <w:p w14:paraId="03BC6816" w14:textId="68A4B6B7" w:rsidR="00E70812" w:rsidRPr="000748C0" w:rsidRDefault="00EB5A81" w:rsidP="00D62E1A">
      <w:pPr>
        <w:pStyle w:val="af3"/>
        <w:numPr>
          <w:ilvl w:val="4"/>
          <w:numId w:val="15"/>
        </w:numPr>
        <w:ind w:left="1502" w:hanging="709"/>
        <w:rPr>
          <w:sz w:val="24"/>
          <w:szCs w:val="24"/>
          <w:rtl/>
          <w:rPrChange w:id="2027" w:author="Meryl Etman" w:date="2020-03-25T10:10:00Z">
            <w:rPr>
              <w:sz w:val="24"/>
              <w:szCs w:val="24"/>
              <w:rtl/>
            </w:rPr>
          </w:rPrChange>
        </w:rPr>
      </w:pPr>
      <w:del w:id="2028" w:author="Meryl Etman" w:date="2019-12-16T12:08:00Z">
        <w:r w:rsidRPr="000748C0" w:rsidDel="00C36598">
          <w:rPr>
            <w:rFonts w:hint="cs"/>
            <w:sz w:val="24"/>
            <w:szCs w:val="24"/>
            <w:rtl/>
            <w:rPrChange w:id="2029" w:author="Meryl Etman" w:date="2020-03-25T10:10:00Z">
              <w:rPr>
                <w:rFonts w:hint="cs"/>
                <w:sz w:val="24"/>
                <w:szCs w:val="24"/>
                <w:rtl/>
              </w:rPr>
            </w:rPrChange>
          </w:rPr>
          <w:delText>מתאם</w:delText>
        </w:r>
        <w:r w:rsidRPr="000748C0" w:rsidDel="00C36598">
          <w:rPr>
            <w:sz w:val="24"/>
            <w:szCs w:val="24"/>
            <w:rtl/>
            <w:rPrChange w:id="2030" w:author="Meryl Etman" w:date="2020-03-25T10:10:00Z">
              <w:rPr>
                <w:sz w:val="24"/>
                <w:szCs w:val="24"/>
                <w:rtl/>
              </w:rPr>
            </w:rPrChange>
          </w:rPr>
          <w:delText xml:space="preserve"> התכנון יהיה: </w:delText>
        </w:r>
      </w:del>
      <w:customXmlDelRangeStart w:id="2031" w:author="Meryl Etman" w:date="2019-12-16T12:08:00Z"/>
      <w:sdt>
        <w:sdtPr>
          <w:rPr>
            <w:bCs/>
            <w:color w:val="0000FF"/>
            <w:rtl/>
            <w:rPrChange w:id="2032" w:author="Meryl Etman" w:date="2020-03-25T10:10:00Z">
              <w:rPr>
                <w:bCs/>
                <w:color w:val="0000FF"/>
                <w:rtl/>
              </w:rPr>
            </w:rPrChange>
          </w:rPr>
          <w:alias w:val="שדה נוסף 3"/>
          <w:tag w:val="cntCustomField3"/>
          <w:id w:val="2085792672"/>
          <w:placeholder>
            <w:docPart w:val="614B35F0B60F4B5A9B907987D4A1B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PrChange w:id="2033" w:author="Meryl Etman" w:date="2020-03-25T10:10:00Z">
              <w:rPr/>
            </w:rPrChange>
          </w:rPr>
        </w:sdtEndPr>
        <w:sdtContent>
          <w:customXmlDelRangeEnd w:id="2031"/>
          <w:customXmlDelRangeStart w:id="2034" w:author="Meryl Etman" w:date="2019-12-16T12:08:00Z"/>
        </w:sdtContent>
      </w:sdt>
      <w:customXmlDelRangeEnd w:id="2034"/>
      <w:ins w:id="2035" w:author="Meryl Etman" w:date="2019-12-16T12:08:00Z">
        <w:r w:rsidR="00C36598" w:rsidRPr="000748C0">
          <w:rPr>
            <w:rFonts w:hint="cs"/>
            <w:sz w:val="24"/>
            <w:szCs w:val="24"/>
            <w:rtl/>
            <w:rPrChange w:id="2036" w:author="Meryl Etman" w:date="2020-03-25T10:10:00Z">
              <w:rPr>
                <w:rFonts w:hint="cs"/>
                <w:sz w:val="24"/>
                <w:szCs w:val="24"/>
                <w:rtl/>
              </w:rPr>
            </w:rPrChange>
          </w:rPr>
          <w:t>מבוטל</w:t>
        </w:r>
      </w:ins>
    </w:p>
    <w:p w14:paraId="6DF1D4F4" w14:textId="77183AF1" w:rsidR="00EB5A81" w:rsidRPr="000748C0" w:rsidRDefault="00EB5A81" w:rsidP="00D62E1A">
      <w:pPr>
        <w:pStyle w:val="af3"/>
        <w:numPr>
          <w:ilvl w:val="4"/>
          <w:numId w:val="15"/>
        </w:numPr>
        <w:ind w:left="1502" w:hanging="709"/>
        <w:rPr>
          <w:sz w:val="24"/>
          <w:szCs w:val="24"/>
          <w:rtl/>
          <w:rPrChange w:id="2037" w:author="Meryl Etman" w:date="2020-03-25T10:10:00Z">
            <w:rPr>
              <w:sz w:val="24"/>
              <w:szCs w:val="24"/>
              <w:rtl/>
            </w:rPr>
          </w:rPrChange>
        </w:rPr>
      </w:pPr>
      <w:del w:id="2038" w:author="Meryl Etman" w:date="2019-12-16T12:08:00Z">
        <w:r w:rsidRPr="000748C0" w:rsidDel="00C36598">
          <w:rPr>
            <w:rFonts w:hint="cs"/>
            <w:sz w:val="24"/>
            <w:szCs w:val="24"/>
            <w:rtl/>
            <w:rPrChange w:id="2039" w:author="Meryl Etman" w:date="2020-03-25T10:10:00Z">
              <w:rPr>
                <w:rFonts w:hint="cs"/>
                <w:sz w:val="24"/>
                <w:szCs w:val="24"/>
                <w:rtl/>
              </w:rPr>
            </w:rPrChange>
          </w:rPr>
          <w:delText xml:space="preserve">מתאם הרישוי יהיה </w:delText>
        </w:r>
        <w:r w:rsidR="00D62E1A" w:rsidRPr="000748C0" w:rsidDel="00C36598">
          <w:rPr>
            <w:rFonts w:hint="cs"/>
            <w:rtl/>
            <w:rPrChange w:id="2040" w:author="Meryl Etman" w:date="2020-03-25T10:10:00Z">
              <w:rPr>
                <w:rFonts w:hint="cs"/>
                <w:rtl/>
              </w:rPr>
            </w:rPrChange>
          </w:rPr>
          <w:delText>:</w:delText>
        </w:r>
        <w:r w:rsidR="00D62E1A" w:rsidRPr="000748C0" w:rsidDel="00C36598">
          <w:rPr>
            <w:bCs/>
            <w:color w:val="0000FF"/>
            <w:sz w:val="24"/>
            <w:rtl/>
            <w:rPrChange w:id="2041" w:author="Meryl Etman" w:date="2020-03-25T10:10:00Z">
              <w:rPr>
                <w:bCs/>
                <w:color w:val="0000FF"/>
                <w:sz w:val="24"/>
                <w:rtl/>
              </w:rPr>
            </w:rPrChange>
          </w:rPr>
          <w:delText xml:space="preserve"> </w:delText>
        </w:r>
      </w:del>
      <w:customXmlDelRangeStart w:id="2042" w:author="Meryl Etman" w:date="2019-12-16T12:08:00Z"/>
      <w:sdt>
        <w:sdtPr>
          <w:rPr>
            <w:bCs/>
            <w:color w:val="0000FF"/>
            <w:rtl/>
            <w:rPrChange w:id="2043" w:author="Meryl Etman" w:date="2020-03-25T10:10:00Z">
              <w:rPr>
                <w:bCs/>
                <w:color w:val="0000FF"/>
                <w:rtl/>
              </w:rPr>
            </w:rPrChange>
          </w:rPr>
          <w:alias w:val="שדה נוסף 3"/>
          <w:tag w:val="cntCustomField3"/>
          <w:id w:val="-2065405080"/>
          <w:placeholder>
            <w:docPart w:val="4179129C8DC7484AAE3FEE2ABA9D3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PrChange w:id="2044" w:author="Meryl Etman" w:date="2020-03-25T10:10:00Z">
              <w:rPr/>
            </w:rPrChange>
          </w:rPr>
        </w:sdtEndPr>
        <w:sdtContent>
          <w:customXmlDelRangeEnd w:id="2042"/>
          <w:customXmlDelRangeStart w:id="2045" w:author="Meryl Etman" w:date="2019-12-16T12:08:00Z"/>
        </w:sdtContent>
      </w:sdt>
      <w:customXmlDelRangeEnd w:id="2045"/>
      <w:ins w:id="2046" w:author="Meryl Etman" w:date="2019-12-16T12:08:00Z">
        <w:r w:rsidR="00C36598" w:rsidRPr="000748C0">
          <w:rPr>
            <w:rFonts w:hint="cs"/>
            <w:sz w:val="24"/>
            <w:szCs w:val="24"/>
            <w:rtl/>
            <w:rPrChange w:id="2047" w:author="Meryl Etman" w:date="2020-03-25T10:10:00Z">
              <w:rPr>
                <w:rFonts w:hint="cs"/>
                <w:sz w:val="24"/>
                <w:szCs w:val="24"/>
                <w:rtl/>
              </w:rPr>
            </w:rPrChange>
          </w:rPr>
          <w:t>מבוטל</w:t>
        </w:r>
      </w:ins>
    </w:p>
    <w:p w14:paraId="718380FC" w14:textId="77777777" w:rsidR="00EB5A81" w:rsidRPr="000748C0" w:rsidRDefault="00EB5A81" w:rsidP="00EB5A81">
      <w:pPr>
        <w:ind w:firstLine="746"/>
        <w:jc w:val="both"/>
        <w:rPr>
          <w:sz w:val="24"/>
          <w:szCs w:val="24"/>
          <w:rtl/>
          <w:rPrChange w:id="2048" w:author="Meryl Etman" w:date="2020-03-25T10:10:00Z">
            <w:rPr>
              <w:sz w:val="24"/>
              <w:szCs w:val="24"/>
              <w:rtl/>
            </w:rPr>
          </w:rPrChange>
        </w:rPr>
      </w:pPr>
    </w:p>
    <w:p w14:paraId="5CF8368F" w14:textId="7CE72DB2" w:rsidR="00EB5A81" w:rsidRPr="000748C0" w:rsidRDefault="00D62E1A" w:rsidP="00D62E1A">
      <w:pPr>
        <w:ind w:left="1460" w:hanging="714"/>
        <w:jc w:val="both"/>
        <w:rPr>
          <w:sz w:val="24"/>
          <w:szCs w:val="24"/>
          <w:rtl/>
        </w:rPr>
      </w:pPr>
      <w:r w:rsidRPr="000748C0">
        <w:rPr>
          <w:rFonts w:hint="cs"/>
          <w:sz w:val="24"/>
          <w:szCs w:val="24"/>
          <w:rtl/>
          <w:rPrChange w:id="2049" w:author="Meryl Etman" w:date="2020-03-25T10:10:00Z">
            <w:rPr>
              <w:rFonts w:hint="cs"/>
              <w:sz w:val="24"/>
              <w:szCs w:val="24"/>
              <w:rtl/>
            </w:rPr>
          </w:rPrChange>
        </w:rPr>
        <w:t>ג</w:t>
      </w:r>
      <w:r w:rsidR="00EB5A81" w:rsidRPr="000748C0">
        <w:rPr>
          <w:sz w:val="24"/>
          <w:szCs w:val="24"/>
          <w:rtl/>
          <w:rPrChange w:id="2050" w:author="Meryl Etman" w:date="2020-03-25T10:10:00Z">
            <w:rPr>
              <w:sz w:val="24"/>
              <w:szCs w:val="24"/>
              <w:rtl/>
            </w:rPr>
          </w:rPrChange>
        </w:rPr>
        <w:t>.</w:t>
      </w:r>
      <w:r w:rsidR="00EB5A81" w:rsidRPr="000748C0">
        <w:rPr>
          <w:sz w:val="24"/>
          <w:szCs w:val="24"/>
          <w:rtl/>
          <w:rPrChange w:id="2051" w:author="Meryl Etman" w:date="2020-03-25T10:10:00Z">
            <w:rPr>
              <w:sz w:val="24"/>
              <w:szCs w:val="24"/>
              <w:rtl/>
            </w:rPr>
          </w:rPrChange>
        </w:rPr>
        <w:tab/>
        <w:t>ראש צוות לפיקוח באתר יהיה :</w:t>
      </w:r>
      <w:r w:rsidRPr="000748C0">
        <w:rPr>
          <w:rFonts w:hint="cs"/>
          <w:sz w:val="24"/>
          <w:szCs w:val="24"/>
          <w:rtl/>
          <w:rPrChange w:id="2052" w:author="Meryl Etman" w:date="2020-03-25T10:10:00Z">
            <w:rPr>
              <w:rFonts w:hint="cs"/>
              <w:sz w:val="24"/>
              <w:szCs w:val="24"/>
              <w:rtl/>
            </w:rPr>
          </w:rPrChange>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053" w:author="Meryl Etman" w:date="2020-01-21T12:02:00Z">
            <w:r w:rsidR="00483E3A" w:rsidRPr="000748C0">
              <w:rPr>
                <w:rFonts w:ascii="Times New Roman" w:eastAsia="Times New Roman" w:hAnsi="Times New Roman"/>
                <w:color w:val="008000"/>
                <w:sz w:val="24"/>
                <w:szCs w:val="24"/>
                <w:rtl/>
                <w:lang w:eastAsia="he-IL"/>
              </w:rPr>
              <w:t>דני גרופית</w:t>
            </w:r>
          </w:ins>
        </w:sdtContent>
      </w:sdt>
      <w:r w:rsidR="00EB5A81" w:rsidRPr="000748C0">
        <w:rPr>
          <w:sz w:val="24"/>
          <w:szCs w:val="24"/>
          <w:rtl/>
        </w:rPr>
        <w:tab/>
      </w:r>
    </w:p>
    <w:p w14:paraId="39520542" w14:textId="77777777" w:rsidR="00EB5A81" w:rsidRPr="000748C0" w:rsidRDefault="00EB5A81" w:rsidP="00EB5A81">
      <w:pPr>
        <w:ind w:firstLine="746"/>
        <w:jc w:val="both"/>
        <w:rPr>
          <w:sz w:val="24"/>
          <w:szCs w:val="24"/>
          <w:rtl/>
          <w:rPrChange w:id="2054" w:author="Meryl Etman" w:date="2020-03-25T10:10:00Z">
            <w:rPr>
              <w:sz w:val="24"/>
              <w:szCs w:val="24"/>
              <w:rtl/>
            </w:rPr>
          </w:rPrChange>
        </w:rPr>
      </w:pPr>
    </w:p>
    <w:p w14:paraId="1AA091BE" w14:textId="77777777" w:rsidR="00EB5A81" w:rsidRPr="000748C0" w:rsidRDefault="00D62E1A" w:rsidP="00EB5A81">
      <w:pPr>
        <w:ind w:left="1460" w:hanging="714"/>
        <w:jc w:val="both"/>
        <w:rPr>
          <w:sz w:val="24"/>
          <w:szCs w:val="24"/>
          <w:rtl/>
        </w:rPr>
      </w:pPr>
      <w:r w:rsidRPr="000748C0">
        <w:rPr>
          <w:rFonts w:hint="cs"/>
          <w:sz w:val="24"/>
          <w:szCs w:val="24"/>
          <w:rtl/>
          <w:rPrChange w:id="2055" w:author="Meryl Etman" w:date="2020-03-25T10:10:00Z">
            <w:rPr>
              <w:rFonts w:hint="cs"/>
              <w:sz w:val="24"/>
              <w:szCs w:val="24"/>
              <w:rtl/>
            </w:rPr>
          </w:rPrChange>
        </w:rPr>
        <w:t>ד</w:t>
      </w:r>
      <w:r w:rsidR="00EB5A81" w:rsidRPr="000748C0">
        <w:rPr>
          <w:sz w:val="24"/>
          <w:szCs w:val="24"/>
          <w:rtl/>
          <w:rPrChange w:id="2056" w:author="Meryl Etman" w:date="2020-03-25T10:10:00Z">
            <w:rPr>
              <w:sz w:val="24"/>
              <w:szCs w:val="24"/>
              <w:rtl/>
            </w:rPr>
          </w:rPrChange>
        </w:rPr>
        <w:t>.</w:t>
      </w:r>
      <w:r w:rsidR="00EB5A81" w:rsidRPr="000748C0">
        <w:rPr>
          <w:sz w:val="24"/>
          <w:szCs w:val="24"/>
          <w:rtl/>
          <w:rPrChange w:id="2057" w:author="Meryl Etman" w:date="2020-03-25T10:10:00Z">
            <w:rPr>
              <w:sz w:val="24"/>
              <w:szCs w:val="24"/>
              <w:rtl/>
            </w:rPr>
          </w:rPrChange>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0748C0">
            <w:rPr>
              <w:rStyle w:val="a7"/>
              <w:rFonts w:hint="cs"/>
              <w:color w:val="00B0F0"/>
              <w:rtl/>
            </w:rPr>
            <w:t>[שדה</w:t>
          </w:r>
          <w:r w:rsidR="00F75C89" w:rsidRPr="000748C0">
            <w:rPr>
              <w:rStyle w:val="a7"/>
              <w:color w:val="00B0F0"/>
              <w:rtl/>
            </w:rPr>
            <w:t xml:space="preserve"> </w:t>
          </w:r>
          <w:r w:rsidR="00F75C89" w:rsidRPr="000748C0">
            <w:rPr>
              <w:rStyle w:val="a7"/>
              <w:rFonts w:hint="cs"/>
              <w:color w:val="00B0F0"/>
              <w:rtl/>
            </w:rPr>
            <w:t>נוסף</w:t>
          </w:r>
          <w:r w:rsidR="00F75C89" w:rsidRPr="000748C0">
            <w:rPr>
              <w:rStyle w:val="a7"/>
              <w:color w:val="00B0F0"/>
              <w:rtl/>
            </w:rPr>
            <w:t xml:space="preserve"> 5</w:t>
          </w:r>
          <w:r w:rsidR="00F75C89" w:rsidRPr="000748C0">
            <w:rPr>
              <w:rStyle w:val="a7"/>
              <w:rFonts w:hint="cs"/>
              <w:color w:val="00B0F0"/>
              <w:rtl/>
            </w:rPr>
            <w:t>]</w:t>
          </w:r>
        </w:sdtContent>
      </w:sdt>
      <w:r w:rsidR="00EB5A81" w:rsidRPr="000748C0">
        <w:rPr>
          <w:bCs/>
          <w:color w:val="0000FF"/>
          <w:sz w:val="24"/>
          <w:szCs w:val="24"/>
          <w:rtl/>
        </w:rPr>
        <w:tab/>
      </w:r>
      <w:r w:rsidR="00EB5A81" w:rsidRPr="000748C0">
        <w:rPr>
          <w:sz w:val="24"/>
          <w:szCs w:val="24"/>
          <w:rtl/>
        </w:rPr>
        <w:tab/>
      </w:r>
    </w:p>
    <w:p w14:paraId="1D03D48E" w14:textId="77777777" w:rsidR="00EB5A81" w:rsidRPr="000748C0" w:rsidRDefault="00EB5A81" w:rsidP="00EB5A81">
      <w:pPr>
        <w:ind w:left="820" w:hanging="580"/>
        <w:jc w:val="both"/>
        <w:rPr>
          <w:sz w:val="24"/>
          <w:szCs w:val="24"/>
          <w:rtl/>
          <w:rPrChange w:id="2058" w:author="Meryl Etman" w:date="2020-03-25T10:10:00Z">
            <w:rPr>
              <w:sz w:val="24"/>
              <w:szCs w:val="24"/>
              <w:rtl/>
            </w:rPr>
          </w:rPrChange>
        </w:rPr>
      </w:pPr>
    </w:p>
    <w:p w14:paraId="36FE1DB5" w14:textId="77777777" w:rsidR="00EB5A81" w:rsidRPr="000748C0" w:rsidRDefault="00D62E1A" w:rsidP="00EB5A81">
      <w:pPr>
        <w:ind w:left="1460" w:hanging="714"/>
        <w:jc w:val="both"/>
        <w:rPr>
          <w:sz w:val="24"/>
          <w:szCs w:val="24"/>
          <w:rtl/>
          <w:rPrChange w:id="2059" w:author="Meryl Etman" w:date="2020-03-25T10:10:00Z">
            <w:rPr>
              <w:sz w:val="24"/>
              <w:szCs w:val="24"/>
              <w:rtl/>
            </w:rPr>
          </w:rPrChange>
        </w:rPr>
      </w:pPr>
      <w:r w:rsidRPr="000748C0">
        <w:rPr>
          <w:rFonts w:hint="cs"/>
          <w:sz w:val="24"/>
          <w:szCs w:val="24"/>
          <w:rtl/>
          <w:rPrChange w:id="2060" w:author="Meryl Etman" w:date="2020-03-25T10:10:00Z">
            <w:rPr>
              <w:rFonts w:hint="cs"/>
              <w:sz w:val="24"/>
              <w:szCs w:val="24"/>
              <w:rtl/>
            </w:rPr>
          </w:rPrChange>
        </w:rPr>
        <w:t>ה</w:t>
      </w:r>
      <w:r w:rsidR="00EB5A81" w:rsidRPr="000748C0">
        <w:rPr>
          <w:sz w:val="24"/>
          <w:szCs w:val="24"/>
          <w:rtl/>
          <w:rPrChange w:id="2061" w:author="Meryl Etman" w:date="2020-03-25T10:10:00Z">
            <w:rPr>
              <w:sz w:val="24"/>
              <w:szCs w:val="24"/>
              <w:rtl/>
            </w:rPr>
          </w:rPrChange>
        </w:rPr>
        <w:t>.</w:t>
      </w:r>
      <w:r w:rsidR="00EB5A81" w:rsidRPr="000748C0">
        <w:rPr>
          <w:sz w:val="24"/>
          <w:szCs w:val="24"/>
          <w:rtl/>
          <w:rPrChange w:id="2062" w:author="Meryl Etman" w:date="2020-03-25T10:10:00Z">
            <w:rPr>
              <w:sz w:val="24"/>
              <w:szCs w:val="24"/>
              <w:rtl/>
            </w:rPr>
          </w:rPrChange>
        </w:rPr>
        <w:tab/>
      </w:r>
      <w:r w:rsidR="00EB5A81" w:rsidRPr="000748C0">
        <w:rPr>
          <w:rFonts w:hint="cs"/>
          <w:sz w:val="24"/>
          <w:szCs w:val="24"/>
          <w:rtl/>
          <w:rPrChange w:id="2063" w:author="Meryl Etman" w:date="2020-03-25T10:10:00Z">
            <w:rPr>
              <w:rFonts w:hint="cs"/>
              <w:sz w:val="24"/>
              <w:szCs w:val="24"/>
              <w:rtl/>
            </w:rPr>
          </w:rPrChange>
        </w:rPr>
        <w:t>בוטל.</w:t>
      </w:r>
    </w:p>
    <w:p w14:paraId="4DC68597" w14:textId="77777777" w:rsidR="00EB5A81" w:rsidRPr="000748C0" w:rsidRDefault="00EB5A81" w:rsidP="00EB5A81">
      <w:pPr>
        <w:ind w:left="720" w:hanging="480"/>
        <w:jc w:val="both"/>
        <w:rPr>
          <w:sz w:val="24"/>
          <w:szCs w:val="24"/>
          <w:rtl/>
          <w:rPrChange w:id="2064" w:author="Meryl Etman" w:date="2020-03-25T10:10:00Z">
            <w:rPr>
              <w:sz w:val="24"/>
              <w:szCs w:val="24"/>
              <w:rtl/>
            </w:rPr>
          </w:rPrChange>
        </w:rPr>
      </w:pPr>
    </w:p>
    <w:p w14:paraId="53FFCDB7" w14:textId="77777777" w:rsidR="00EB5A81" w:rsidRPr="000748C0" w:rsidRDefault="00D62E1A" w:rsidP="00EB5A81">
      <w:pPr>
        <w:ind w:left="1460" w:hanging="714"/>
        <w:jc w:val="both"/>
        <w:rPr>
          <w:color w:val="000000"/>
          <w:sz w:val="24"/>
          <w:szCs w:val="24"/>
          <w:rtl/>
          <w:rPrChange w:id="2065" w:author="Meryl Etman" w:date="2020-03-25T10:10:00Z">
            <w:rPr>
              <w:color w:val="000000"/>
              <w:sz w:val="24"/>
              <w:szCs w:val="24"/>
              <w:rtl/>
            </w:rPr>
          </w:rPrChange>
        </w:rPr>
      </w:pPr>
      <w:r w:rsidRPr="000748C0">
        <w:rPr>
          <w:rFonts w:hint="cs"/>
          <w:color w:val="000000"/>
          <w:sz w:val="24"/>
          <w:szCs w:val="24"/>
          <w:rtl/>
          <w:rPrChange w:id="2066" w:author="Meryl Etman" w:date="2020-03-25T10:10:00Z">
            <w:rPr>
              <w:rFonts w:hint="cs"/>
              <w:color w:val="000000"/>
              <w:sz w:val="24"/>
              <w:szCs w:val="24"/>
              <w:rtl/>
            </w:rPr>
          </w:rPrChange>
        </w:rPr>
        <w:t>ו</w:t>
      </w:r>
      <w:r w:rsidR="00EB5A81" w:rsidRPr="000748C0">
        <w:rPr>
          <w:color w:val="000000"/>
          <w:sz w:val="24"/>
          <w:szCs w:val="24"/>
          <w:rtl/>
          <w:rPrChange w:id="2067" w:author="Meryl Etman" w:date="2020-03-25T10:10:00Z">
            <w:rPr>
              <w:color w:val="000000"/>
              <w:sz w:val="24"/>
              <w:szCs w:val="24"/>
              <w:rtl/>
            </w:rPr>
          </w:rPrChange>
        </w:rPr>
        <w:t>.</w:t>
      </w:r>
      <w:r w:rsidR="00EB5A81" w:rsidRPr="000748C0">
        <w:rPr>
          <w:color w:val="000000"/>
          <w:sz w:val="24"/>
          <w:szCs w:val="24"/>
          <w:rtl/>
          <w:rPrChange w:id="2068" w:author="Meryl Etman" w:date="2020-03-25T10:10:00Z">
            <w:rPr>
              <w:color w:val="000000"/>
              <w:sz w:val="24"/>
              <w:szCs w:val="24"/>
              <w:rtl/>
            </w:rPr>
          </w:rPrChange>
        </w:rPr>
        <w:tab/>
        <w:t xml:space="preserve">הפיקוח באתר יבוצע על ידי מפקחים </w:t>
      </w:r>
      <w:r w:rsidR="00EB5A81" w:rsidRPr="000748C0">
        <w:rPr>
          <w:rFonts w:hint="cs"/>
          <w:color w:val="000000"/>
          <w:sz w:val="24"/>
          <w:szCs w:val="24"/>
          <w:rtl/>
          <w:rPrChange w:id="2069" w:author="Meryl Etman" w:date="2020-03-25T10:10:00Z">
            <w:rPr>
              <w:rFonts w:hint="cs"/>
              <w:color w:val="000000"/>
              <w:sz w:val="24"/>
              <w:szCs w:val="24"/>
              <w:rtl/>
            </w:rPr>
          </w:rPrChange>
        </w:rPr>
        <w:t>וראשי צוות פיקוח ו</w:t>
      </w:r>
      <w:r w:rsidR="00EB5A81" w:rsidRPr="000748C0">
        <w:rPr>
          <w:color w:val="000000"/>
          <w:sz w:val="24"/>
          <w:szCs w:val="24"/>
          <w:rtl/>
          <w:rPrChange w:id="2070" w:author="Meryl Etman" w:date="2020-03-25T10:10:00Z">
            <w:rPr>
              <w:color w:val="000000"/>
              <w:sz w:val="24"/>
              <w:szCs w:val="24"/>
              <w:rtl/>
            </w:rPr>
          </w:rPrChange>
        </w:rPr>
        <w:t>בכמות שלא תפחת מהמפורט להלן:</w:t>
      </w:r>
    </w:p>
    <w:p w14:paraId="1783D9D9" w14:textId="77777777" w:rsidR="00EB5A81" w:rsidRPr="000748C0" w:rsidRDefault="00EB5A81" w:rsidP="00EB5A81">
      <w:pPr>
        <w:ind w:firstLine="746"/>
        <w:jc w:val="both"/>
        <w:rPr>
          <w:color w:val="000000"/>
          <w:sz w:val="24"/>
          <w:szCs w:val="24"/>
          <w:rtl/>
          <w:rPrChange w:id="2071" w:author="Meryl Etman" w:date="2020-03-25T10:10:00Z">
            <w:rPr>
              <w:color w:val="000000"/>
              <w:sz w:val="24"/>
              <w:szCs w:val="24"/>
              <w:rtl/>
            </w:rPr>
          </w:rPrChange>
        </w:rPr>
      </w:pPr>
    </w:p>
    <w:p w14:paraId="384910AE" w14:textId="77777777" w:rsidR="00EB5A81" w:rsidRPr="000748C0" w:rsidRDefault="00EB5A81" w:rsidP="00EB5A81">
      <w:pPr>
        <w:ind w:left="2180" w:hanging="720"/>
        <w:jc w:val="both"/>
        <w:rPr>
          <w:color w:val="000000"/>
          <w:sz w:val="24"/>
          <w:szCs w:val="24"/>
          <w:rtl/>
          <w:rPrChange w:id="2072" w:author="Meryl Etman" w:date="2020-03-25T10:10:00Z">
            <w:rPr>
              <w:color w:val="000000"/>
              <w:sz w:val="24"/>
              <w:szCs w:val="24"/>
              <w:rtl/>
            </w:rPr>
          </w:rPrChange>
        </w:rPr>
      </w:pPr>
      <w:r w:rsidRPr="000748C0">
        <w:rPr>
          <w:color w:val="000000"/>
          <w:sz w:val="24"/>
          <w:szCs w:val="24"/>
          <w:rtl/>
          <w:rPrChange w:id="2073" w:author="Meryl Etman" w:date="2020-03-25T10:10:00Z">
            <w:rPr>
              <w:color w:val="000000"/>
              <w:sz w:val="24"/>
              <w:szCs w:val="24"/>
              <w:rtl/>
            </w:rPr>
          </w:rPrChange>
        </w:rPr>
        <w:t>1.</w:t>
      </w:r>
      <w:r w:rsidRPr="000748C0">
        <w:rPr>
          <w:color w:val="000000"/>
          <w:sz w:val="24"/>
          <w:szCs w:val="24"/>
          <w:rtl/>
          <w:rPrChange w:id="2074" w:author="Meryl Etman" w:date="2020-03-25T10:10:00Z">
            <w:rPr>
              <w:color w:val="000000"/>
              <w:sz w:val="24"/>
              <w:szCs w:val="24"/>
              <w:rtl/>
            </w:rPr>
          </w:rPrChange>
        </w:rPr>
        <w:tab/>
      </w:r>
      <w:r w:rsidRPr="000748C0">
        <w:rPr>
          <w:rFonts w:hint="cs"/>
          <w:b/>
          <w:bCs/>
          <w:color w:val="000000"/>
          <w:sz w:val="24"/>
          <w:szCs w:val="24"/>
          <w:rtl/>
          <w:rPrChange w:id="2075" w:author="Meryl Etman" w:date="2020-03-25T10:10:00Z">
            <w:rPr>
              <w:rFonts w:hint="cs"/>
              <w:b/>
              <w:bCs/>
              <w:color w:val="000000"/>
              <w:sz w:val="24"/>
              <w:szCs w:val="24"/>
              <w:rtl/>
            </w:rPr>
          </w:rPrChange>
        </w:rPr>
        <w:t>בניה רוויה</w:t>
      </w:r>
    </w:p>
    <w:p w14:paraId="6611BB8D" w14:textId="77777777" w:rsidR="00EB5A81" w:rsidRPr="000748C0" w:rsidRDefault="00EB5A81" w:rsidP="00EB5A81">
      <w:pPr>
        <w:ind w:left="2180" w:hanging="720"/>
        <w:jc w:val="both"/>
        <w:rPr>
          <w:color w:val="000000"/>
          <w:sz w:val="24"/>
          <w:szCs w:val="24"/>
          <w:rtl/>
          <w:rPrChange w:id="2076" w:author="Meryl Etman" w:date="2020-03-25T10:10:00Z">
            <w:rPr>
              <w:color w:val="000000"/>
              <w:sz w:val="24"/>
              <w:szCs w:val="24"/>
              <w:rtl/>
            </w:rPr>
          </w:rPrChange>
        </w:rPr>
      </w:pPr>
    </w:p>
    <w:p w14:paraId="5154EFFB" w14:textId="176C5993" w:rsidR="00EB5A81" w:rsidRPr="000748C0" w:rsidDel="00AF4626" w:rsidRDefault="00EB5A81" w:rsidP="00EB5A81">
      <w:pPr>
        <w:ind w:left="2180" w:hanging="20"/>
        <w:jc w:val="both"/>
        <w:rPr>
          <w:del w:id="2077" w:author="Meryl Etman" w:date="2019-12-16T12:15:00Z"/>
          <w:color w:val="000000"/>
          <w:sz w:val="24"/>
          <w:szCs w:val="24"/>
          <w:rtl/>
          <w:rPrChange w:id="2078" w:author="Meryl Etman" w:date="2020-03-25T10:10:00Z">
            <w:rPr>
              <w:del w:id="2079" w:author="Meryl Etman" w:date="2019-12-16T12:15:00Z"/>
              <w:color w:val="000000"/>
              <w:sz w:val="24"/>
              <w:szCs w:val="24"/>
              <w:rtl/>
            </w:rPr>
          </w:rPrChange>
        </w:rPr>
      </w:pPr>
      <w:del w:id="2080" w:author="Meryl Etman" w:date="2019-12-16T12:15:00Z">
        <w:r w:rsidRPr="000748C0" w:rsidDel="00AF4626">
          <w:rPr>
            <w:color w:val="000000"/>
            <w:sz w:val="24"/>
            <w:szCs w:val="24"/>
            <w:rtl/>
            <w:rPrChange w:id="2081" w:author="Meryl Etman" w:date="2020-03-25T10:10:00Z">
              <w:rPr>
                <w:color w:val="000000"/>
                <w:sz w:val="24"/>
                <w:szCs w:val="24"/>
                <w:rtl/>
              </w:rPr>
            </w:rPrChange>
          </w:rPr>
          <w:delText xml:space="preserve">עד 90 יח"ד </w:delText>
        </w:r>
        <w:r w:rsidRPr="000748C0" w:rsidDel="00AF4626">
          <w:rPr>
            <w:rFonts w:hint="cs"/>
            <w:color w:val="000000"/>
            <w:sz w:val="24"/>
            <w:szCs w:val="24"/>
            <w:rtl/>
            <w:rPrChange w:id="2082" w:author="Meryl Etman" w:date="2020-03-25T10:10:00Z">
              <w:rPr>
                <w:rFonts w:hint="cs"/>
                <w:color w:val="000000"/>
                <w:sz w:val="24"/>
                <w:szCs w:val="24"/>
                <w:rtl/>
              </w:rPr>
            </w:rPrChange>
          </w:rPr>
          <w:delText>בביצוע בלא יותר משני בניינים-</w:delText>
        </w:r>
        <w:r w:rsidRPr="000748C0" w:rsidDel="00AF4626">
          <w:rPr>
            <w:color w:val="000000"/>
            <w:sz w:val="24"/>
            <w:szCs w:val="24"/>
            <w:rtl/>
            <w:rPrChange w:id="2083" w:author="Meryl Etman" w:date="2020-03-25T10:10:00Z">
              <w:rPr>
                <w:color w:val="000000"/>
                <w:sz w:val="24"/>
                <w:szCs w:val="24"/>
                <w:rtl/>
              </w:rPr>
            </w:rPrChange>
          </w:rPr>
          <w:delText xml:space="preserve"> מפקח אחד </w:delText>
        </w:r>
      </w:del>
    </w:p>
    <w:p w14:paraId="42874F45" w14:textId="1077046E" w:rsidR="00EB5A81" w:rsidRPr="000748C0" w:rsidDel="00AF4626" w:rsidRDefault="00EB5A81" w:rsidP="00EB5A81">
      <w:pPr>
        <w:ind w:left="2160"/>
        <w:jc w:val="both"/>
        <w:rPr>
          <w:del w:id="2084" w:author="Meryl Etman" w:date="2019-12-16T12:15:00Z"/>
          <w:color w:val="000000"/>
          <w:sz w:val="24"/>
          <w:szCs w:val="24"/>
          <w:rPrChange w:id="2085" w:author="Meryl Etman" w:date="2020-03-25T10:10:00Z">
            <w:rPr>
              <w:del w:id="2086" w:author="Meryl Etman" w:date="2019-12-16T12:15:00Z"/>
              <w:color w:val="000000"/>
              <w:sz w:val="24"/>
              <w:szCs w:val="24"/>
            </w:rPr>
          </w:rPrChange>
        </w:rPr>
      </w:pPr>
      <w:del w:id="2087" w:author="Meryl Etman" w:date="2019-12-16T12:15:00Z">
        <w:r w:rsidRPr="000748C0" w:rsidDel="00AF4626">
          <w:rPr>
            <w:rFonts w:hint="cs"/>
            <w:color w:val="000000"/>
            <w:sz w:val="24"/>
            <w:szCs w:val="24"/>
            <w:rtl/>
            <w:rPrChange w:id="2088" w:author="Meryl Etman" w:date="2020-03-25T10:10:00Z">
              <w:rPr>
                <w:rFonts w:hint="cs"/>
                <w:color w:val="000000"/>
                <w:sz w:val="24"/>
                <w:szCs w:val="24"/>
                <w:rtl/>
              </w:rPr>
            </w:rPrChange>
          </w:rPr>
          <w:delTex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delText>
        </w:r>
      </w:del>
    </w:p>
    <w:p w14:paraId="13007B61" w14:textId="77777777" w:rsidR="00AF4626" w:rsidRPr="000748C0" w:rsidRDefault="00EB5A81" w:rsidP="00EB5A81">
      <w:pPr>
        <w:ind w:left="2160"/>
        <w:jc w:val="both"/>
        <w:rPr>
          <w:ins w:id="2089" w:author="Meryl Etman" w:date="2019-12-16T12:15:00Z"/>
          <w:color w:val="000000"/>
          <w:sz w:val="24"/>
          <w:szCs w:val="24"/>
          <w:rtl/>
          <w:rPrChange w:id="2090" w:author="Meryl Etman" w:date="2020-03-25T10:10:00Z">
            <w:rPr>
              <w:ins w:id="2091" w:author="Meryl Etman" w:date="2019-12-16T12:15:00Z"/>
              <w:color w:val="000000"/>
              <w:sz w:val="24"/>
              <w:szCs w:val="24"/>
              <w:rtl/>
            </w:rPr>
          </w:rPrChange>
        </w:rPr>
      </w:pPr>
      <w:del w:id="2092" w:author="Meryl Etman" w:date="2019-12-16T12:15:00Z">
        <w:r w:rsidRPr="000748C0" w:rsidDel="00AF4626">
          <w:rPr>
            <w:rFonts w:hint="cs"/>
            <w:sz w:val="24"/>
            <w:szCs w:val="24"/>
            <w:rtl/>
            <w:rPrChange w:id="2093" w:author="Meryl Etman" w:date="2020-03-25T10:10:00Z">
              <w:rPr>
                <w:rFonts w:hint="cs"/>
                <w:sz w:val="24"/>
                <w:szCs w:val="24"/>
                <w:rtl/>
              </w:rPr>
            </w:rPrChange>
          </w:rPr>
          <w:delText>ככל שיהיו בביצוע בו זמנית בשלבים שונים למעלה מ-150 יח"ד יוצב באתר ראש צוות פיקוח</w:delText>
        </w:r>
      </w:del>
    </w:p>
    <w:p w14:paraId="1985D034" w14:textId="74716CC4" w:rsidR="003C0E30" w:rsidRPr="000748C0" w:rsidRDefault="00922A7E">
      <w:pPr>
        <w:spacing w:line="360" w:lineRule="auto"/>
        <w:ind w:left="1440" w:firstLine="720"/>
        <w:rPr>
          <w:ins w:id="2094" w:author="Meryl Etman" w:date="2020-03-01T16:50:00Z"/>
          <w:color w:val="000000"/>
          <w:sz w:val="24"/>
          <w:szCs w:val="24"/>
          <w:rtl/>
        </w:rPr>
        <w:pPrChange w:id="2095" w:author="Meryl Etman" w:date="2020-03-01T17:09:00Z">
          <w:pPr>
            <w:spacing w:line="360" w:lineRule="auto"/>
            <w:ind w:left="360"/>
          </w:pPr>
        </w:pPrChange>
      </w:pPr>
      <w:ins w:id="2096" w:author="Meryl Etman" w:date="2019-12-16T12:16:00Z">
        <w:r w:rsidRPr="000748C0">
          <w:rPr>
            <w:color w:val="000000"/>
            <w:sz w:val="24"/>
            <w:szCs w:val="24"/>
            <w:rtl/>
            <w:rPrChange w:id="2097" w:author="Meryl Etman" w:date="2020-03-25T10:10:00Z">
              <w:rPr>
                <w:sz w:val="24"/>
                <w:szCs w:val="24"/>
                <w:rtl/>
              </w:rPr>
            </w:rPrChange>
          </w:rPr>
          <w:lastRenderedPageBreak/>
          <w:t>במהלך עבודות החפירה, הדיפון</w:t>
        </w:r>
      </w:ins>
      <w:ins w:id="2098" w:author="Meryl Etman" w:date="2020-03-01T16:50:00Z">
        <w:r w:rsidR="003C0E30" w:rsidRPr="000748C0">
          <w:rPr>
            <w:rFonts w:hint="cs"/>
            <w:color w:val="000000"/>
            <w:sz w:val="24"/>
            <w:szCs w:val="24"/>
            <w:rtl/>
          </w:rPr>
          <w:t xml:space="preserve"> </w:t>
        </w:r>
      </w:ins>
      <w:ins w:id="2099" w:author="Meryl Etman" w:date="2020-03-01T17:09:00Z">
        <w:r w:rsidR="00A4639B" w:rsidRPr="000748C0">
          <w:rPr>
            <w:rFonts w:hint="cs"/>
            <w:color w:val="000000"/>
            <w:sz w:val="24"/>
            <w:szCs w:val="24"/>
            <w:rtl/>
          </w:rPr>
          <w:t xml:space="preserve">והביסוס </w:t>
        </w:r>
      </w:ins>
      <w:ins w:id="2100" w:author="Meryl Etman" w:date="2019-12-16T12:16:00Z">
        <w:r w:rsidRPr="000748C0">
          <w:rPr>
            <w:color w:val="000000"/>
            <w:sz w:val="24"/>
            <w:szCs w:val="24"/>
            <w:rtl/>
          </w:rPr>
          <w:t>– מפקח</w:t>
        </w:r>
      </w:ins>
      <w:ins w:id="2101" w:author="Meryl Etman" w:date="2020-03-01T16:50:00Z">
        <w:r w:rsidR="003C0E30" w:rsidRPr="000748C0">
          <w:rPr>
            <w:rFonts w:hint="cs"/>
            <w:color w:val="000000"/>
            <w:sz w:val="24"/>
            <w:szCs w:val="24"/>
            <w:rtl/>
          </w:rPr>
          <w:t xml:space="preserve"> </w:t>
        </w:r>
      </w:ins>
      <w:ins w:id="2102" w:author="Meryl Etman" w:date="2019-12-16T12:16:00Z">
        <w:r w:rsidRPr="000748C0">
          <w:rPr>
            <w:color w:val="000000"/>
            <w:sz w:val="24"/>
            <w:szCs w:val="24"/>
            <w:rtl/>
            <w:rPrChange w:id="2103" w:author="Meryl Etman" w:date="2020-03-25T10:10:00Z">
              <w:rPr>
                <w:sz w:val="24"/>
                <w:szCs w:val="24"/>
                <w:rtl/>
              </w:rPr>
            </w:rPrChange>
          </w:rPr>
          <w:t xml:space="preserve">אחד </w:t>
        </w:r>
      </w:ins>
      <w:ins w:id="2104" w:author="Meryl Etman" w:date="2020-02-06T11:07:00Z">
        <w:r w:rsidR="00A55335" w:rsidRPr="000748C0">
          <w:rPr>
            <w:rFonts w:hint="cs"/>
            <w:color w:val="000000"/>
            <w:sz w:val="24"/>
            <w:szCs w:val="24"/>
            <w:rtl/>
          </w:rPr>
          <w:t xml:space="preserve">בכיר </w:t>
        </w:r>
      </w:ins>
      <w:ins w:id="2105" w:author="Meryl Etman" w:date="2020-02-11T15:29:00Z">
        <w:r w:rsidR="00786F7A" w:rsidRPr="000748C0">
          <w:rPr>
            <w:rFonts w:hint="cs"/>
            <w:color w:val="000000"/>
            <w:sz w:val="24"/>
            <w:szCs w:val="24"/>
            <w:rtl/>
          </w:rPr>
          <w:t xml:space="preserve">(המיועד </w:t>
        </w:r>
      </w:ins>
    </w:p>
    <w:p w14:paraId="04C76B24" w14:textId="3EB35073" w:rsidR="00922A7E" w:rsidRPr="000748C0" w:rsidRDefault="00786F7A">
      <w:pPr>
        <w:spacing w:line="360" w:lineRule="auto"/>
        <w:ind w:left="2210" w:hanging="50"/>
        <w:rPr>
          <w:ins w:id="2106" w:author="Meryl Etman" w:date="2020-03-01T16:50:00Z"/>
          <w:color w:val="000000"/>
          <w:sz w:val="24"/>
          <w:szCs w:val="24"/>
          <w:rtl/>
          <w:rPrChange w:id="2107" w:author="Meryl Etman" w:date="2020-03-25T10:10:00Z">
            <w:rPr>
              <w:ins w:id="2108" w:author="Meryl Etman" w:date="2020-03-01T16:50:00Z"/>
              <w:color w:val="000000"/>
              <w:sz w:val="24"/>
              <w:szCs w:val="24"/>
              <w:rtl/>
            </w:rPr>
          </w:rPrChange>
        </w:rPr>
        <w:pPrChange w:id="2109" w:author="Meryl Etman" w:date="2020-03-01T17:19:00Z">
          <w:pPr>
            <w:spacing w:line="360" w:lineRule="auto"/>
            <w:ind w:left="360"/>
          </w:pPr>
        </w:pPrChange>
      </w:pPr>
      <w:ins w:id="2110" w:author="Meryl Etman" w:date="2020-02-11T15:29:00Z">
        <w:r w:rsidRPr="000748C0">
          <w:rPr>
            <w:rFonts w:hint="cs"/>
            <w:color w:val="000000"/>
            <w:sz w:val="24"/>
            <w:szCs w:val="24"/>
            <w:rtl/>
          </w:rPr>
          <w:t xml:space="preserve"> </w:t>
        </w:r>
      </w:ins>
      <w:ins w:id="2111" w:author="Meryl Etman" w:date="2020-03-01T17:10:00Z">
        <w:r w:rsidR="00A4639B" w:rsidRPr="000748C0">
          <w:rPr>
            <w:rFonts w:hint="cs"/>
            <w:color w:val="000000"/>
            <w:sz w:val="24"/>
            <w:szCs w:val="24"/>
            <w:rtl/>
          </w:rPr>
          <w:t xml:space="preserve">להיות ראש </w:t>
        </w:r>
      </w:ins>
      <w:ins w:id="2112" w:author="Meryl Etman" w:date="2020-02-11T15:29:00Z">
        <w:r w:rsidRPr="000748C0">
          <w:rPr>
            <w:rFonts w:hint="cs"/>
            <w:color w:val="000000"/>
            <w:sz w:val="24"/>
            <w:szCs w:val="24"/>
            <w:rtl/>
            <w:rPrChange w:id="2113" w:author="Meryl Etman" w:date="2020-03-25T10:10:00Z">
              <w:rPr>
                <w:rFonts w:hint="cs"/>
                <w:color w:val="000000"/>
                <w:sz w:val="24"/>
                <w:szCs w:val="24"/>
                <w:rtl/>
              </w:rPr>
            </w:rPrChange>
          </w:rPr>
          <w:t xml:space="preserve">הצוות בהמשך) </w:t>
        </w:r>
      </w:ins>
      <w:ins w:id="2114" w:author="Meryl Etman" w:date="2019-12-16T12:16:00Z">
        <w:r w:rsidR="00922A7E" w:rsidRPr="000748C0">
          <w:rPr>
            <w:color w:val="000000"/>
            <w:sz w:val="24"/>
            <w:szCs w:val="24"/>
            <w:rtl/>
            <w:rPrChange w:id="2115" w:author="Meryl Etman" w:date="2020-03-25T10:10:00Z">
              <w:rPr>
                <w:sz w:val="24"/>
                <w:szCs w:val="24"/>
                <w:rtl/>
              </w:rPr>
            </w:rPrChange>
          </w:rPr>
          <w:t xml:space="preserve">במשרה </w:t>
        </w:r>
      </w:ins>
      <w:ins w:id="2116" w:author="Meryl Etman" w:date="2020-03-01T16:50:00Z">
        <w:r w:rsidR="003C0E30" w:rsidRPr="000748C0">
          <w:rPr>
            <w:rFonts w:hint="cs"/>
            <w:color w:val="000000"/>
            <w:sz w:val="24"/>
            <w:szCs w:val="24"/>
            <w:rtl/>
          </w:rPr>
          <w:t>חלקית</w:t>
        </w:r>
      </w:ins>
      <w:ins w:id="2117" w:author="Meryl Etman" w:date="2019-12-16T12:16:00Z">
        <w:r w:rsidR="00922A7E" w:rsidRPr="000748C0">
          <w:rPr>
            <w:color w:val="000000"/>
            <w:sz w:val="24"/>
            <w:szCs w:val="24"/>
            <w:rtl/>
            <w:rPrChange w:id="2118" w:author="Meryl Etman" w:date="2020-03-25T10:10:00Z">
              <w:rPr>
                <w:sz w:val="24"/>
                <w:szCs w:val="24"/>
                <w:rtl/>
              </w:rPr>
            </w:rPrChange>
          </w:rPr>
          <w:t>.</w:t>
        </w:r>
      </w:ins>
      <w:ins w:id="2119" w:author="Meryl Etman" w:date="2020-03-01T16:52:00Z">
        <w:r w:rsidR="003C0E30" w:rsidRPr="000748C0">
          <w:rPr>
            <w:rFonts w:hint="cs"/>
            <w:color w:val="000000"/>
            <w:sz w:val="24"/>
            <w:szCs w:val="24"/>
            <w:rtl/>
          </w:rPr>
          <w:t xml:space="preserve"> יובהר כי למרות ש</w:t>
        </w:r>
      </w:ins>
      <w:ins w:id="2120" w:author="Meryl Etman" w:date="2020-03-01T17:11:00Z">
        <w:r w:rsidR="00A4639B" w:rsidRPr="000748C0">
          <w:rPr>
            <w:rFonts w:hint="cs"/>
            <w:color w:val="000000"/>
            <w:sz w:val="24"/>
            <w:szCs w:val="24"/>
            <w:rtl/>
          </w:rPr>
          <w:t xml:space="preserve">בתקופה זו </w:t>
        </w:r>
      </w:ins>
      <w:ins w:id="2121" w:author="Meryl Etman" w:date="2020-03-01T16:52:00Z">
        <w:r w:rsidR="003C0E30" w:rsidRPr="000748C0">
          <w:rPr>
            <w:rFonts w:hint="cs"/>
            <w:color w:val="000000"/>
            <w:sz w:val="24"/>
            <w:szCs w:val="24"/>
            <w:rtl/>
          </w:rPr>
          <w:t>ה</w:t>
        </w:r>
      </w:ins>
      <w:ins w:id="2122" w:author="Meryl Etman" w:date="2020-03-01T17:11:00Z">
        <w:r w:rsidR="00A4639B" w:rsidRPr="000748C0">
          <w:rPr>
            <w:rFonts w:hint="cs"/>
            <w:color w:val="000000"/>
            <w:sz w:val="24"/>
            <w:szCs w:val="24"/>
            <w:rtl/>
          </w:rPr>
          <w:t xml:space="preserve">יותה של </w:t>
        </w:r>
      </w:ins>
      <w:ins w:id="2123" w:author="Meryl Etman" w:date="2020-03-01T16:52:00Z">
        <w:r w:rsidR="003C0E30" w:rsidRPr="000748C0">
          <w:rPr>
            <w:rFonts w:hint="cs"/>
            <w:color w:val="000000"/>
            <w:sz w:val="24"/>
            <w:szCs w:val="24"/>
            <w:rtl/>
          </w:rPr>
          <w:t xml:space="preserve"> </w:t>
        </w:r>
      </w:ins>
      <w:ins w:id="2124" w:author="Meryl Etman" w:date="2020-03-01T17:11:00Z">
        <w:r w:rsidR="00A4639B" w:rsidRPr="000748C0">
          <w:rPr>
            <w:rFonts w:hint="cs"/>
            <w:color w:val="000000"/>
            <w:sz w:val="24"/>
            <w:szCs w:val="24"/>
            <w:rtl/>
            <w:rPrChange w:id="2125" w:author="Meryl Etman" w:date="2020-03-25T10:10:00Z">
              <w:rPr>
                <w:rFonts w:hint="cs"/>
                <w:color w:val="000000"/>
                <w:sz w:val="24"/>
                <w:szCs w:val="24"/>
                <w:rtl/>
              </w:rPr>
            </w:rPrChange>
          </w:rPr>
          <w:t>ה</w:t>
        </w:r>
      </w:ins>
      <w:ins w:id="2126" w:author="Meryl Etman" w:date="2020-03-01T16:52:00Z">
        <w:r w:rsidR="003C0E30" w:rsidRPr="000748C0">
          <w:rPr>
            <w:rFonts w:hint="cs"/>
            <w:color w:val="000000"/>
            <w:sz w:val="24"/>
            <w:szCs w:val="24"/>
            <w:rtl/>
            <w:rPrChange w:id="2127" w:author="Meryl Etman" w:date="2020-03-25T10:10:00Z">
              <w:rPr>
                <w:rFonts w:hint="cs"/>
                <w:color w:val="000000"/>
                <w:sz w:val="24"/>
                <w:szCs w:val="24"/>
                <w:rtl/>
              </w:rPr>
            </w:rPrChange>
          </w:rPr>
          <w:t xml:space="preserve">משרה חלקית בלבד, </w:t>
        </w:r>
      </w:ins>
      <w:ins w:id="2128" w:author="Meryl Etman" w:date="2020-03-01T17:17:00Z">
        <w:r w:rsidR="00A4639B" w:rsidRPr="000748C0">
          <w:rPr>
            <w:rFonts w:hint="cs"/>
            <w:color w:val="000000"/>
            <w:sz w:val="24"/>
            <w:szCs w:val="24"/>
            <w:rtl/>
            <w:rPrChange w:id="2129" w:author="Meryl Etman" w:date="2020-03-25T10:10:00Z">
              <w:rPr>
                <w:rFonts w:hint="cs"/>
                <w:color w:val="000000"/>
                <w:sz w:val="24"/>
                <w:szCs w:val="24"/>
                <w:rtl/>
              </w:rPr>
            </w:rPrChange>
          </w:rPr>
          <w:t xml:space="preserve">באחריותו של המפקח למלא את כל </w:t>
        </w:r>
      </w:ins>
      <w:ins w:id="2130" w:author="Meryl Etman" w:date="2020-03-01T17:18:00Z">
        <w:r w:rsidR="00A4639B" w:rsidRPr="000748C0">
          <w:rPr>
            <w:rFonts w:hint="cs"/>
            <w:color w:val="000000"/>
            <w:sz w:val="24"/>
            <w:szCs w:val="24"/>
            <w:rtl/>
            <w:rPrChange w:id="2131" w:author="Meryl Etman" w:date="2020-03-25T10:10:00Z">
              <w:rPr>
                <w:rFonts w:hint="cs"/>
                <w:color w:val="000000"/>
                <w:sz w:val="24"/>
                <w:szCs w:val="24"/>
                <w:rtl/>
              </w:rPr>
            </w:rPrChange>
          </w:rPr>
          <w:t>התחייבויות</w:t>
        </w:r>
        <w:r w:rsidR="00A4639B" w:rsidRPr="000748C0">
          <w:rPr>
            <w:rFonts w:hint="eastAsia"/>
            <w:color w:val="000000"/>
            <w:sz w:val="24"/>
            <w:szCs w:val="24"/>
            <w:rtl/>
            <w:rPrChange w:id="2132" w:author="Meryl Etman" w:date="2020-03-25T10:10:00Z">
              <w:rPr>
                <w:rFonts w:hint="eastAsia"/>
                <w:color w:val="000000"/>
                <w:sz w:val="24"/>
                <w:szCs w:val="24"/>
                <w:rtl/>
              </w:rPr>
            </w:rPrChange>
          </w:rPr>
          <w:t>יו</w:t>
        </w:r>
      </w:ins>
      <w:ins w:id="2133" w:author="Meryl Etman" w:date="2020-03-01T17:17:00Z">
        <w:r w:rsidR="00A4639B" w:rsidRPr="000748C0">
          <w:rPr>
            <w:rFonts w:hint="cs"/>
            <w:color w:val="000000"/>
            <w:sz w:val="24"/>
            <w:szCs w:val="24"/>
            <w:rtl/>
            <w:rPrChange w:id="2134" w:author="Meryl Etman" w:date="2020-03-25T10:10:00Z">
              <w:rPr>
                <w:rFonts w:hint="cs"/>
                <w:color w:val="000000"/>
                <w:sz w:val="24"/>
                <w:szCs w:val="24"/>
                <w:rtl/>
              </w:rPr>
            </w:rPrChange>
          </w:rPr>
          <w:t xml:space="preserve"> </w:t>
        </w:r>
      </w:ins>
      <w:ins w:id="2135" w:author="Meryl Etman" w:date="2020-03-01T17:19:00Z">
        <w:r w:rsidR="00A4639B" w:rsidRPr="000748C0">
          <w:rPr>
            <w:rFonts w:hint="cs"/>
            <w:color w:val="000000"/>
            <w:sz w:val="24"/>
            <w:szCs w:val="24"/>
            <w:rtl/>
            <w:rPrChange w:id="2136" w:author="Meryl Etman" w:date="2020-03-25T10:10:00Z">
              <w:rPr>
                <w:rFonts w:hint="cs"/>
                <w:color w:val="000000"/>
                <w:sz w:val="24"/>
                <w:szCs w:val="24"/>
                <w:rtl/>
              </w:rPr>
            </w:rPrChange>
          </w:rPr>
          <w:t>המפורטים</w:t>
        </w:r>
      </w:ins>
      <w:ins w:id="2137" w:author="Meryl Etman" w:date="2020-03-01T17:17:00Z">
        <w:r w:rsidR="00A4639B" w:rsidRPr="000748C0">
          <w:rPr>
            <w:rFonts w:hint="cs"/>
            <w:color w:val="000000"/>
            <w:sz w:val="24"/>
            <w:szCs w:val="24"/>
            <w:rtl/>
            <w:rPrChange w:id="2138" w:author="Meryl Etman" w:date="2020-03-25T10:10:00Z">
              <w:rPr>
                <w:rFonts w:hint="cs"/>
                <w:color w:val="000000"/>
                <w:sz w:val="24"/>
                <w:szCs w:val="24"/>
                <w:rtl/>
              </w:rPr>
            </w:rPrChange>
          </w:rPr>
          <w:t xml:space="preserve"> </w:t>
        </w:r>
      </w:ins>
      <w:ins w:id="2139" w:author="Meryl Etman" w:date="2020-03-01T17:18:00Z">
        <w:r w:rsidR="00A4639B" w:rsidRPr="000748C0">
          <w:rPr>
            <w:rFonts w:hint="cs"/>
            <w:color w:val="000000"/>
            <w:sz w:val="24"/>
            <w:szCs w:val="24"/>
            <w:rtl/>
            <w:rPrChange w:id="2140" w:author="Meryl Etman" w:date="2020-03-25T10:10:00Z">
              <w:rPr>
                <w:rFonts w:hint="cs"/>
                <w:color w:val="000000"/>
                <w:sz w:val="24"/>
                <w:szCs w:val="24"/>
                <w:rtl/>
              </w:rPr>
            </w:rPrChange>
          </w:rPr>
          <w:t>ב</w:t>
        </w:r>
      </w:ins>
      <w:ins w:id="2141" w:author="Meryl Etman" w:date="2020-03-01T17:17:00Z">
        <w:r w:rsidR="00A4639B" w:rsidRPr="000748C0">
          <w:rPr>
            <w:rFonts w:hint="cs"/>
            <w:color w:val="000000"/>
            <w:sz w:val="24"/>
            <w:szCs w:val="24"/>
            <w:rtl/>
            <w:rPrChange w:id="2142" w:author="Meryl Etman" w:date="2020-03-25T10:10:00Z">
              <w:rPr>
                <w:rFonts w:hint="cs"/>
                <w:color w:val="000000"/>
                <w:sz w:val="24"/>
                <w:szCs w:val="24"/>
                <w:rtl/>
              </w:rPr>
            </w:rPrChange>
          </w:rPr>
          <w:t>הסכם זה.</w:t>
        </w:r>
      </w:ins>
    </w:p>
    <w:p w14:paraId="09434C2E" w14:textId="64060F28" w:rsidR="003C0E30" w:rsidRPr="000748C0" w:rsidRDefault="003C0E30" w:rsidP="003C0E30">
      <w:pPr>
        <w:spacing w:line="360" w:lineRule="auto"/>
        <w:ind w:left="1440" w:firstLine="720"/>
        <w:rPr>
          <w:ins w:id="2143" w:author="Meryl Etman" w:date="2020-03-01T16:50:00Z"/>
          <w:color w:val="000000"/>
          <w:sz w:val="24"/>
          <w:szCs w:val="24"/>
          <w:rtl/>
          <w:rPrChange w:id="2144" w:author="Meryl Etman" w:date="2020-03-25T10:10:00Z">
            <w:rPr>
              <w:ins w:id="2145" w:author="Meryl Etman" w:date="2020-03-01T16:50:00Z"/>
              <w:color w:val="000000"/>
              <w:sz w:val="24"/>
              <w:szCs w:val="24"/>
              <w:rtl/>
            </w:rPr>
          </w:rPrChange>
        </w:rPr>
      </w:pPr>
      <w:ins w:id="2146" w:author="Meryl Etman" w:date="2020-03-01T16:50:00Z">
        <w:r w:rsidRPr="000748C0">
          <w:rPr>
            <w:color w:val="000000"/>
            <w:sz w:val="24"/>
            <w:szCs w:val="24"/>
            <w:rtl/>
            <w:rPrChange w:id="2147" w:author="Meryl Etman" w:date="2020-03-25T10:10:00Z">
              <w:rPr>
                <w:color w:val="000000"/>
                <w:sz w:val="24"/>
                <w:szCs w:val="24"/>
                <w:rtl/>
              </w:rPr>
            </w:rPrChange>
          </w:rPr>
          <w:t>במהלך עבודות ביצוע שלד החניון – מפקח</w:t>
        </w:r>
      </w:ins>
      <w:ins w:id="2148" w:author="Meryl Etman" w:date="2020-03-01T16:51:00Z">
        <w:r w:rsidRPr="000748C0">
          <w:rPr>
            <w:rFonts w:hint="cs"/>
            <w:color w:val="000000"/>
            <w:sz w:val="24"/>
            <w:szCs w:val="24"/>
            <w:rtl/>
            <w:rPrChange w:id="2149" w:author="Meryl Etman" w:date="2020-03-25T10:10:00Z">
              <w:rPr>
                <w:rFonts w:hint="cs"/>
                <w:color w:val="000000"/>
                <w:sz w:val="24"/>
                <w:szCs w:val="24"/>
                <w:rtl/>
              </w:rPr>
            </w:rPrChange>
          </w:rPr>
          <w:t xml:space="preserve"> </w:t>
        </w:r>
        <w:r w:rsidRPr="000748C0">
          <w:rPr>
            <w:color w:val="000000"/>
            <w:sz w:val="24"/>
            <w:szCs w:val="24"/>
            <w:rtl/>
            <w:rPrChange w:id="2150" w:author="Meryl Etman" w:date="2020-03-25T10:10:00Z">
              <w:rPr>
                <w:color w:val="000000"/>
                <w:sz w:val="24"/>
                <w:szCs w:val="24"/>
                <w:rtl/>
              </w:rPr>
            </w:rPrChange>
          </w:rPr>
          <w:t xml:space="preserve">אחד </w:t>
        </w:r>
        <w:r w:rsidRPr="000748C0">
          <w:rPr>
            <w:rFonts w:hint="cs"/>
            <w:color w:val="000000"/>
            <w:sz w:val="24"/>
            <w:szCs w:val="24"/>
            <w:rtl/>
            <w:rPrChange w:id="2151" w:author="Meryl Etman" w:date="2020-03-25T10:10:00Z">
              <w:rPr>
                <w:rFonts w:hint="cs"/>
                <w:color w:val="000000"/>
                <w:sz w:val="24"/>
                <w:szCs w:val="24"/>
                <w:rtl/>
              </w:rPr>
            </w:rPrChange>
          </w:rPr>
          <w:t>בכיר  (המיועד להיות</w:t>
        </w:r>
      </w:ins>
    </w:p>
    <w:p w14:paraId="6D36AC81" w14:textId="6B253312" w:rsidR="00146BA7" w:rsidRPr="000748C0" w:rsidRDefault="003C0E30">
      <w:pPr>
        <w:spacing w:line="360" w:lineRule="auto"/>
        <w:ind w:left="1440" w:firstLine="720"/>
        <w:rPr>
          <w:ins w:id="2152" w:author="Meryl Etman" w:date="2019-12-16T12:16:00Z"/>
          <w:color w:val="000000"/>
          <w:sz w:val="24"/>
          <w:szCs w:val="24"/>
          <w:rPrChange w:id="2153" w:author="Meryl Etman" w:date="2020-03-25T10:10:00Z">
            <w:rPr>
              <w:ins w:id="2154" w:author="Meryl Etman" w:date="2019-12-16T12:16:00Z"/>
              <w:sz w:val="24"/>
              <w:szCs w:val="24"/>
            </w:rPr>
          </w:rPrChange>
        </w:rPr>
        <w:pPrChange w:id="2155" w:author="Meryl Etman" w:date="2019-12-16T12:16:00Z">
          <w:pPr>
            <w:spacing w:line="360" w:lineRule="auto"/>
            <w:ind w:left="360"/>
          </w:pPr>
        </w:pPrChange>
      </w:pPr>
      <w:ins w:id="2156" w:author="Meryl Etman" w:date="2020-03-01T16:50:00Z">
        <w:r w:rsidRPr="000748C0">
          <w:rPr>
            <w:rFonts w:hint="cs"/>
            <w:color w:val="000000"/>
            <w:sz w:val="24"/>
            <w:szCs w:val="24"/>
            <w:rtl/>
            <w:rPrChange w:id="2157" w:author="Meryl Etman" w:date="2020-03-25T10:10:00Z">
              <w:rPr>
                <w:rFonts w:hint="cs"/>
                <w:color w:val="000000"/>
                <w:sz w:val="24"/>
                <w:szCs w:val="24"/>
                <w:rtl/>
              </w:rPr>
            </w:rPrChange>
          </w:rPr>
          <w:t xml:space="preserve">ראש הצוות בהמשך) </w:t>
        </w:r>
        <w:r w:rsidRPr="000748C0">
          <w:rPr>
            <w:color w:val="000000"/>
            <w:sz w:val="24"/>
            <w:szCs w:val="24"/>
            <w:rtl/>
            <w:rPrChange w:id="2158" w:author="Meryl Etman" w:date="2020-03-25T10:10:00Z">
              <w:rPr>
                <w:color w:val="000000"/>
                <w:sz w:val="24"/>
                <w:szCs w:val="24"/>
                <w:rtl/>
              </w:rPr>
            </w:rPrChange>
          </w:rPr>
          <w:t>במשרה מלאה.</w:t>
        </w:r>
      </w:ins>
    </w:p>
    <w:p w14:paraId="5BF8D0CC" w14:textId="33F3BD45" w:rsidR="00EB5A81" w:rsidRPr="000748C0" w:rsidRDefault="00922A7E" w:rsidP="00922A7E">
      <w:pPr>
        <w:ind w:left="2160"/>
        <w:jc w:val="both"/>
        <w:rPr>
          <w:ins w:id="2159" w:author="Meryl Etman" w:date="2019-12-16T12:17:00Z"/>
          <w:color w:val="000000"/>
          <w:sz w:val="24"/>
          <w:szCs w:val="24"/>
          <w:rtl/>
        </w:rPr>
      </w:pPr>
      <w:ins w:id="2160" w:author="Meryl Etman" w:date="2019-12-16T12:16:00Z">
        <w:r w:rsidRPr="000748C0">
          <w:rPr>
            <w:color w:val="000000"/>
            <w:sz w:val="24"/>
            <w:szCs w:val="24"/>
            <w:rtl/>
            <w:rPrChange w:id="2161" w:author="Meryl Etman" w:date="2020-03-25T10:10:00Z">
              <w:rPr>
                <w:sz w:val="24"/>
                <w:szCs w:val="24"/>
                <w:rtl/>
              </w:rPr>
            </w:rPrChange>
          </w:rPr>
          <w:t>מתחילת עבודות שלד הבניינים – 2 מפקחים במשרה מלאה (אחד מהם ראש צוות).</w:t>
        </w:r>
      </w:ins>
      <w:del w:id="2162" w:author="Meryl Etman" w:date="2019-12-16T12:15:00Z">
        <w:r w:rsidR="00EB5A81" w:rsidRPr="000748C0" w:rsidDel="00AF4626">
          <w:rPr>
            <w:color w:val="000000"/>
            <w:sz w:val="24"/>
            <w:szCs w:val="24"/>
            <w:rtl/>
            <w:rPrChange w:id="2163" w:author="Meryl Etman" w:date="2020-03-25T10:10:00Z">
              <w:rPr>
                <w:sz w:val="24"/>
                <w:szCs w:val="24"/>
                <w:rtl/>
              </w:rPr>
            </w:rPrChange>
          </w:rPr>
          <w:delText>.</w:delText>
        </w:r>
      </w:del>
    </w:p>
    <w:p w14:paraId="45CBBBE3" w14:textId="77777777" w:rsidR="00922A7E" w:rsidRPr="000748C0" w:rsidRDefault="00922A7E" w:rsidP="00922A7E">
      <w:pPr>
        <w:ind w:left="2160"/>
        <w:jc w:val="both"/>
        <w:rPr>
          <w:color w:val="000000"/>
          <w:sz w:val="24"/>
          <w:szCs w:val="24"/>
          <w:rtl/>
          <w:rPrChange w:id="2164" w:author="Meryl Etman" w:date="2020-03-25T10:10:00Z">
            <w:rPr>
              <w:color w:val="000000"/>
              <w:sz w:val="24"/>
              <w:szCs w:val="24"/>
              <w:rtl/>
            </w:rPr>
          </w:rPrChange>
        </w:rPr>
      </w:pPr>
    </w:p>
    <w:p w14:paraId="736F0DEE" w14:textId="77777777" w:rsidR="00EB5A81" w:rsidRPr="000748C0" w:rsidRDefault="00EB5A81" w:rsidP="00EB5A81">
      <w:pPr>
        <w:ind w:left="2160"/>
        <w:jc w:val="both"/>
        <w:rPr>
          <w:color w:val="000000"/>
          <w:sz w:val="24"/>
          <w:szCs w:val="24"/>
          <w:rtl/>
          <w:rPrChange w:id="2165" w:author="Meryl Etman" w:date="2020-03-25T10:10:00Z">
            <w:rPr>
              <w:color w:val="000000"/>
              <w:sz w:val="24"/>
              <w:szCs w:val="24"/>
              <w:rtl/>
            </w:rPr>
          </w:rPrChange>
        </w:rPr>
      </w:pPr>
      <w:r w:rsidRPr="000748C0">
        <w:rPr>
          <w:rFonts w:hint="cs"/>
          <w:color w:val="000000"/>
          <w:sz w:val="24"/>
          <w:szCs w:val="24"/>
          <w:rtl/>
          <w:rPrChange w:id="2166" w:author="Meryl Etman" w:date="2020-03-25T10:10:00Z">
            <w:rPr>
              <w:rFonts w:hint="cs"/>
              <w:color w:val="000000"/>
              <w:sz w:val="24"/>
              <w:szCs w:val="24"/>
              <w:rtl/>
            </w:rPr>
          </w:rPrChange>
        </w:rPr>
        <w:t>למען הסר ספק, אין באמור כדי לגרוע מזכותו של המזמין להורות למפקח להגדיל את צוות עובדיו, לרבות המפקחים, כאמור בסעיף 3.3 לחוזה.</w:t>
      </w:r>
    </w:p>
    <w:p w14:paraId="06764BEA" w14:textId="40977819" w:rsidR="00EB5A81" w:rsidRPr="000748C0" w:rsidRDefault="00EB5A81" w:rsidP="00EB5A81">
      <w:pPr>
        <w:ind w:left="2160"/>
        <w:jc w:val="both"/>
        <w:rPr>
          <w:ins w:id="2167" w:author="Meryl Etman" w:date="2019-12-16T12:15:00Z"/>
          <w:color w:val="000000"/>
          <w:sz w:val="24"/>
          <w:szCs w:val="24"/>
          <w:rtl/>
          <w:rPrChange w:id="2168" w:author="Meryl Etman" w:date="2020-03-25T10:10:00Z">
            <w:rPr>
              <w:ins w:id="2169" w:author="Meryl Etman" w:date="2019-12-16T12:15:00Z"/>
              <w:color w:val="000000"/>
              <w:sz w:val="24"/>
              <w:szCs w:val="24"/>
              <w:rtl/>
            </w:rPr>
          </w:rPrChange>
        </w:rPr>
      </w:pPr>
      <w:r w:rsidRPr="000748C0">
        <w:rPr>
          <w:rFonts w:hint="cs"/>
          <w:color w:val="000000"/>
          <w:sz w:val="24"/>
          <w:szCs w:val="24"/>
          <w:rtl/>
          <w:rPrChange w:id="2170" w:author="Meryl Etman" w:date="2020-03-25T10:10:00Z">
            <w:rPr>
              <w:rFonts w:hint="cs"/>
              <w:color w:val="000000"/>
              <w:sz w:val="24"/>
              <w:szCs w:val="24"/>
              <w:rtl/>
            </w:rPr>
          </w:rPrChange>
        </w:rPr>
        <w:t>כל אחד מהמפקחים וראש צוות הפיקוח כאמור בסעיף זה יהיו נוכחים באתר ככל שיידרש ובכל מקרה לא פחות מהיקף שעות של משרה מלאה לרבות ימי שישי</w:t>
      </w:r>
      <w:ins w:id="2171" w:author="Meryl Etman" w:date="2020-03-22T12:09:00Z">
        <w:r w:rsidR="00AE7D86" w:rsidRPr="000748C0">
          <w:rPr>
            <w:rFonts w:hint="cs"/>
            <w:color w:val="000000"/>
            <w:sz w:val="24"/>
            <w:szCs w:val="24"/>
            <w:rtl/>
            <w:rPrChange w:id="2172" w:author="Meryl Etman" w:date="2020-03-25T10:10:00Z">
              <w:rPr>
                <w:rFonts w:hint="cs"/>
                <w:color w:val="000000"/>
                <w:sz w:val="24"/>
                <w:szCs w:val="24"/>
                <w:rtl/>
              </w:rPr>
            </w:rPrChange>
          </w:rPr>
          <w:t xml:space="preserve"> </w:t>
        </w:r>
        <w:r w:rsidR="00AE7D86" w:rsidRPr="000748C0">
          <w:rPr>
            <w:rFonts w:hint="eastAsia"/>
            <w:color w:val="000000"/>
            <w:sz w:val="24"/>
            <w:szCs w:val="24"/>
            <w:rtl/>
            <w:rPrChange w:id="2173" w:author="Meryl Etman" w:date="2020-03-25T10:10:00Z">
              <w:rPr>
                <w:rFonts w:hint="eastAsia"/>
                <w:color w:val="000000"/>
                <w:sz w:val="24"/>
                <w:szCs w:val="24"/>
                <w:rtl/>
              </w:rPr>
            </w:rPrChange>
          </w:rPr>
          <w:t>ככל</w:t>
        </w:r>
        <w:r w:rsidR="00AE7D86" w:rsidRPr="000748C0">
          <w:rPr>
            <w:color w:val="000000"/>
            <w:sz w:val="24"/>
            <w:szCs w:val="24"/>
            <w:rtl/>
            <w:rPrChange w:id="2174" w:author="Meryl Etman" w:date="2020-03-25T10:10:00Z">
              <w:rPr>
                <w:color w:val="000000"/>
                <w:sz w:val="24"/>
                <w:szCs w:val="24"/>
                <w:rtl/>
              </w:rPr>
            </w:rPrChange>
          </w:rPr>
          <w:t xml:space="preserve"> </w:t>
        </w:r>
        <w:r w:rsidR="00AE7D86" w:rsidRPr="000748C0">
          <w:rPr>
            <w:rFonts w:hint="eastAsia"/>
            <w:color w:val="000000"/>
            <w:sz w:val="24"/>
            <w:szCs w:val="24"/>
            <w:rtl/>
            <w:rPrChange w:id="2175" w:author="Meryl Etman" w:date="2020-03-25T10:10:00Z">
              <w:rPr>
                <w:rFonts w:hint="eastAsia"/>
                <w:color w:val="000000"/>
                <w:sz w:val="24"/>
                <w:szCs w:val="24"/>
                <w:rtl/>
              </w:rPr>
            </w:rPrChange>
          </w:rPr>
          <w:t>ויידרש</w:t>
        </w:r>
        <w:r w:rsidR="00AE7D86" w:rsidRPr="000748C0">
          <w:rPr>
            <w:color w:val="000000"/>
            <w:sz w:val="24"/>
            <w:szCs w:val="24"/>
            <w:rtl/>
            <w:rPrChange w:id="2176" w:author="Meryl Etman" w:date="2020-03-25T10:10:00Z">
              <w:rPr>
                <w:color w:val="000000"/>
                <w:sz w:val="24"/>
                <w:szCs w:val="24"/>
                <w:rtl/>
              </w:rPr>
            </w:rPrChange>
          </w:rPr>
          <w:t xml:space="preserve"> </w:t>
        </w:r>
        <w:r w:rsidR="00AE7D86" w:rsidRPr="000748C0">
          <w:rPr>
            <w:rFonts w:hint="eastAsia"/>
            <w:color w:val="000000"/>
            <w:sz w:val="24"/>
            <w:szCs w:val="24"/>
            <w:rtl/>
            <w:rPrChange w:id="2177" w:author="Meryl Etman" w:date="2020-03-25T10:10:00Z">
              <w:rPr>
                <w:rFonts w:hint="eastAsia"/>
                <w:color w:val="000000"/>
                <w:sz w:val="24"/>
                <w:szCs w:val="24"/>
                <w:rtl/>
              </w:rPr>
            </w:rPrChange>
          </w:rPr>
          <w:t>על</w:t>
        </w:r>
        <w:r w:rsidR="00AE7D86" w:rsidRPr="000748C0">
          <w:rPr>
            <w:color w:val="000000"/>
            <w:sz w:val="24"/>
            <w:szCs w:val="24"/>
            <w:rtl/>
            <w:rPrChange w:id="2178" w:author="Meryl Etman" w:date="2020-03-25T10:10:00Z">
              <w:rPr>
                <w:color w:val="000000"/>
                <w:sz w:val="24"/>
                <w:szCs w:val="24"/>
                <w:rtl/>
              </w:rPr>
            </w:rPrChange>
          </w:rPr>
          <w:t xml:space="preserve"> </w:t>
        </w:r>
        <w:r w:rsidR="00AE7D86" w:rsidRPr="000748C0">
          <w:rPr>
            <w:rFonts w:hint="eastAsia"/>
            <w:color w:val="000000"/>
            <w:sz w:val="24"/>
            <w:szCs w:val="24"/>
            <w:rtl/>
            <w:rPrChange w:id="2179" w:author="Meryl Etman" w:date="2020-03-25T10:10:00Z">
              <w:rPr>
                <w:rFonts w:hint="eastAsia"/>
                <w:color w:val="000000"/>
                <w:sz w:val="24"/>
                <w:szCs w:val="24"/>
                <w:rtl/>
              </w:rPr>
            </w:rPrChange>
          </w:rPr>
          <w:t>מנת</w:t>
        </w:r>
        <w:r w:rsidR="00AE7D86" w:rsidRPr="000748C0">
          <w:rPr>
            <w:color w:val="000000"/>
            <w:sz w:val="24"/>
            <w:szCs w:val="24"/>
            <w:rtl/>
            <w:rPrChange w:id="2180" w:author="Meryl Etman" w:date="2020-03-25T10:10:00Z">
              <w:rPr>
                <w:color w:val="000000"/>
                <w:sz w:val="24"/>
                <w:szCs w:val="24"/>
                <w:rtl/>
              </w:rPr>
            </w:rPrChange>
          </w:rPr>
          <w:t xml:space="preserve"> </w:t>
        </w:r>
        <w:r w:rsidR="00AE7D86" w:rsidRPr="000748C0">
          <w:rPr>
            <w:rFonts w:hint="eastAsia"/>
            <w:color w:val="000000"/>
            <w:sz w:val="24"/>
            <w:szCs w:val="24"/>
            <w:rtl/>
            <w:rPrChange w:id="2181" w:author="Meryl Etman" w:date="2020-03-25T10:10:00Z">
              <w:rPr>
                <w:rFonts w:hint="eastAsia"/>
                <w:color w:val="000000"/>
                <w:sz w:val="24"/>
                <w:szCs w:val="24"/>
                <w:rtl/>
              </w:rPr>
            </w:rPrChange>
          </w:rPr>
          <w:t>לבצע</w:t>
        </w:r>
        <w:r w:rsidR="00AE7D86" w:rsidRPr="000748C0">
          <w:rPr>
            <w:color w:val="000000"/>
            <w:sz w:val="24"/>
            <w:szCs w:val="24"/>
            <w:rtl/>
            <w:rPrChange w:id="2182" w:author="Meryl Etman" w:date="2020-03-25T10:10:00Z">
              <w:rPr>
                <w:color w:val="000000"/>
                <w:sz w:val="24"/>
                <w:szCs w:val="24"/>
                <w:rtl/>
              </w:rPr>
            </w:rPrChange>
          </w:rPr>
          <w:t xml:space="preserve"> </w:t>
        </w:r>
        <w:r w:rsidR="00AE7D86" w:rsidRPr="000748C0">
          <w:rPr>
            <w:rFonts w:hint="eastAsia"/>
            <w:color w:val="000000"/>
            <w:sz w:val="24"/>
            <w:szCs w:val="24"/>
            <w:rtl/>
            <w:rPrChange w:id="2183" w:author="Meryl Etman" w:date="2020-03-25T10:10:00Z">
              <w:rPr>
                <w:rFonts w:hint="eastAsia"/>
                <w:color w:val="000000"/>
                <w:sz w:val="24"/>
                <w:szCs w:val="24"/>
                <w:rtl/>
              </w:rPr>
            </w:rPrChange>
          </w:rPr>
          <w:t>את</w:t>
        </w:r>
        <w:r w:rsidR="00AE7D86" w:rsidRPr="000748C0">
          <w:rPr>
            <w:color w:val="000000"/>
            <w:sz w:val="24"/>
            <w:szCs w:val="24"/>
            <w:rtl/>
            <w:rPrChange w:id="2184" w:author="Meryl Etman" w:date="2020-03-25T10:10:00Z">
              <w:rPr>
                <w:color w:val="000000"/>
                <w:sz w:val="24"/>
                <w:szCs w:val="24"/>
                <w:rtl/>
              </w:rPr>
            </w:rPrChange>
          </w:rPr>
          <w:t xml:space="preserve"> </w:t>
        </w:r>
        <w:r w:rsidR="00AE7D86" w:rsidRPr="000748C0">
          <w:rPr>
            <w:rFonts w:hint="eastAsia"/>
            <w:color w:val="000000"/>
            <w:sz w:val="24"/>
            <w:szCs w:val="24"/>
            <w:rtl/>
            <w:rPrChange w:id="2185" w:author="Meryl Etman" w:date="2020-03-25T10:10:00Z">
              <w:rPr>
                <w:rFonts w:hint="eastAsia"/>
                <w:color w:val="000000"/>
                <w:sz w:val="24"/>
                <w:szCs w:val="24"/>
                <w:rtl/>
              </w:rPr>
            </w:rPrChange>
          </w:rPr>
          <w:t>מלוא</w:t>
        </w:r>
        <w:r w:rsidR="00AE7D86" w:rsidRPr="000748C0">
          <w:rPr>
            <w:color w:val="000000"/>
            <w:sz w:val="24"/>
            <w:szCs w:val="24"/>
            <w:rtl/>
            <w:rPrChange w:id="2186" w:author="Meryl Etman" w:date="2020-03-25T10:10:00Z">
              <w:rPr>
                <w:color w:val="000000"/>
                <w:sz w:val="24"/>
                <w:szCs w:val="24"/>
                <w:rtl/>
              </w:rPr>
            </w:rPrChange>
          </w:rPr>
          <w:t xml:space="preserve"> </w:t>
        </w:r>
        <w:r w:rsidR="00AE7D86" w:rsidRPr="000748C0">
          <w:rPr>
            <w:rFonts w:hint="eastAsia"/>
            <w:color w:val="000000"/>
            <w:sz w:val="24"/>
            <w:szCs w:val="24"/>
            <w:rtl/>
            <w:rPrChange w:id="2187" w:author="Meryl Etman" w:date="2020-03-25T10:10:00Z">
              <w:rPr>
                <w:rFonts w:hint="eastAsia"/>
                <w:color w:val="000000"/>
                <w:sz w:val="24"/>
                <w:szCs w:val="24"/>
                <w:rtl/>
              </w:rPr>
            </w:rPrChange>
          </w:rPr>
          <w:t>התחייבויות</w:t>
        </w:r>
        <w:r w:rsidR="00AE7D86" w:rsidRPr="000748C0">
          <w:rPr>
            <w:color w:val="000000"/>
            <w:sz w:val="24"/>
            <w:szCs w:val="24"/>
            <w:rtl/>
            <w:rPrChange w:id="2188" w:author="Meryl Etman" w:date="2020-03-25T10:10:00Z">
              <w:rPr>
                <w:color w:val="000000"/>
                <w:sz w:val="24"/>
                <w:szCs w:val="24"/>
                <w:rtl/>
              </w:rPr>
            </w:rPrChange>
          </w:rPr>
          <w:t xml:space="preserve"> </w:t>
        </w:r>
        <w:r w:rsidR="00AE7D86" w:rsidRPr="000748C0">
          <w:rPr>
            <w:rFonts w:hint="eastAsia"/>
            <w:color w:val="000000"/>
            <w:sz w:val="24"/>
            <w:szCs w:val="24"/>
            <w:rtl/>
            <w:rPrChange w:id="2189" w:author="Meryl Etman" w:date="2020-03-25T10:10:00Z">
              <w:rPr>
                <w:rFonts w:hint="eastAsia"/>
                <w:color w:val="000000"/>
                <w:sz w:val="24"/>
                <w:szCs w:val="24"/>
                <w:rtl/>
              </w:rPr>
            </w:rPrChange>
          </w:rPr>
          <w:t>המפקח</w:t>
        </w:r>
        <w:r w:rsidR="00AE7D86" w:rsidRPr="000748C0">
          <w:rPr>
            <w:color w:val="000000"/>
            <w:sz w:val="24"/>
            <w:szCs w:val="24"/>
            <w:rtl/>
            <w:rPrChange w:id="2190" w:author="Meryl Etman" w:date="2020-03-25T10:10:00Z">
              <w:rPr>
                <w:color w:val="000000"/>
                <w:sz w:val="24"/>
                <w:szCs w:val="24"/>
                <w:rtl/>
              </w:rPr>
            </w:rPrChange>
          </w:rPr>
          <w:t xml:space="preserve"> </w:t>
        </w:r>
        <w:r w:rsidR="00AE7D86" w:rsidRPr="000748C0">
          <w:rPr>
            <w:rFonts w:hint="eastAsia"/>
            <w:color w:val="000000"/>
            <w:sz w:val="24"/>
            <w:szCs w:val="24"/>
            <w:rtl/>
            <w:rPrChange w:id="2191" w:author="Meryl Etman" w:date="2020-03-25T10:10:00Z">
              <w:rPr>
                <w:rFonts w:hint="eastAsia"/>
                <w:color w:val="000000"/>
                <w:sz w:val="24"/>
                <w:szCs w:val="24"/>
                <w:rtl/>
              </w:rPr>
            </w:rPrChange>
          </w:rPr>
          <w:t>על</w:t>
        </w:r>
        <w:r w:rsidR="00AE7D86" w:rsidRPr="000748C0">
          <w:rPr>
            <w:color w:val="000000"/>
            <w:sz w:val="24"/>
            <w:szCs w:val="24"/>
            <w:rtl/>
            <w:rPrChange w:id="2192" w:author="Meryl Etman" w:date="2020-03-25T10:10:00Z">
              <w:rPr>
                <w:color w:val="000000"/>
                <w:sz w:val="24"/>
                <w:szCs w:val="24"/>
                <w:rtl/>
              </w:rPr>
            </w:rPrChange>
          </w:rPr>
          <w:t xml:space="preserve"> </w:t>
        </w:r>
        <w:r w:rsidR="00AE7D86" w:rsidRPr="000748C0">
          <w:rPr>
            <w:rFonts w:hint="eastAsia"/>
            <w:color w:val="000000"/>
            <w:sz w:val="24"/>
            <w:szCs w:val="24"/>
            <w:rtl/>
            <w:rPrChange w:id="2193" w:author="Meryl Etman" w:date="2020-03-25T10:10:00Z">
              <w:rPr>
                <w:rFonts w:hint="eastAsia"/>
                <w:color w:val="000000"/>
                <w:sz w:val="24"/>
                <w:szCs w:val="24"/>
                <w:rtl/>
              </w:rPr>
            </w:rPrChange>
          </w:rPr>
          <w:t>פי</w:t>
        </w:r>
        <w:r w:rsidR="00AE7D86" w:rsidRPr="000748C0">
          <w:rPr>
            <w:color w:val="000000"/>
            <w:sz w:val="24"/>
            <w:szCs w:val="24"/>
            <w:rtl/>
            <w:rPrChange w:id="2194" w:author="Meryl Etman" w:date="2020-03-25T10:10:00Z">
              <w:rPr>
                <w:color w:val="000000"/>
                <w:sz w:val="24"/>
                <w:szCs w:val="24"/>
                <w:rtl/>
              </w:rPr>
            </w:rPrChange>
          </w:rPr>
          <w:t xml:space="preserve"> </w:t>
        </w:r>
        <w:r w:rsidR="00AE7D86" w:rsidRPr="000748C0">
          <w:rPr>
            <w:rFonts w:hint="eastAsia"/>
            <w:color w:val="000000"/>
            <w:sz w:val="24"/>
            <w:szCs w:val="24"/>
            <w:rtl/>
            <w:rPrChange w:id="2195" w:author="Meryl Etman" w:date="2020-03-25T10:10:00Z">
              <w:rPr>
                <w:rFonts w:hint="eastAsia"/>
                <w:color w:val="000000"/>
                <w:sz w:val="24"/>
                <w:szCs w:val="24"/>
                <w:rtl/>
              </w:rPr>
            </w:rPrChange>
          </w:rPr>
          <w:t>הסכם</w:t>
        </w:r>
        <w:r w:rsidR="00AE7D86" w:rsidRPr="000748C0">
          <w:rPr>
            <w:color w:val="000000"/>
            <w:sz w:val="24"/>
            <w:szCs w:val="24"/>
            <w:rtl/>
            <w:rPrChange w:id="2196" w:author="Meryl Etman" w:date="2020-03-25T10:10:00Z">
              <w:rPr>
                <w:color w:val="000000"/>
                <w:sz w:val="24"/>
                <w:szCs w:val="24"/>
                <w:rtl/>
              </w:rPr>
            </w:rPrChange>
          </w:rPr>
          <w:t xml:space="preserve"> </w:t>
        </w:r>
        <w:r w:rsidR="00AE7D86" w:rsidRPr="000748C0">
          <w:rPr>
            <w:rFonts w:hint="eastAsia"/>
            <w:color w:val="000000"/>
            <w:sz w:val="24"/>
            <w:szCs w:val="24"/>
            <w:rtl/>
            <w:rPrChange w:id="2197" w:author="Meryl Etman" w:date="2020-03-25T10:10:00Z">
              <w:rPr>
                <w:rFonts w:hint="eastAsia"/>
                <w:color w:val="000000"/>
                <w:sz w:val="24"/>
                <w:szCs w:val="24"/>
                <w:rtl/>
              </w:rPr>
            </w:rPrChange>
          </w:rPr>
          <w:t>זה</w:t>
        </w:r>
        <w:r w:rsidR="00AE7D86" w:rsidRPr="000748C0">
          <w:rPr>
            <w:color w:val="000000"/>
            <w:sz w:val="24"/>
            <w:szCs w:val="24"/>
            <w:rtl/>
            <w:rPrChange w:id="2198" w:author="Meryl Etman" w:date="2020-03-25T10:10:00Z">
              <w:rPr>
                <w:color w:val="000000"/>
                <w:sz w:val="24"/>
                <w:szCs w:val="24"/>
                <w:rtl/>
              </w:rPr>
            </w:rPrChange>
          </w:rPr>
          <w:t>.</w:t>
        </w:r>
      </w:ins>
      <w:del w:id="2199" w:author="Meryl Etman" w:date="2020-03-22T12:09:00Z">
        <w:r w:rsidRPr="000748C0" w:rsidDel="00AE7D86">
          <w:rPr>
            <w:color w:val="000000"/>
            <w:sz w:val="24"/>
            <w:szCs w:val="24"/>
            <w:rtl/>
            <w:rPrChange w:id="2200" w:author="Meryl Etman" w:date="2020-03-25T10:10:00Z">
              <w:rPr>
                <w:color w:val="000000"/>
                <w:sz w:val="24"/>
                <w:szCs w:val="24"/>
                <w:rtl/>
              </w:rPr>
            </w:rPrChange>
          </w:rPr>
          <w:delText>.</w:delText>
        </w:r>
      </w:del>
      <w:r w:rsidRPr="000748C0">
        <w:rPr>
          <w:color w:val="000000"/>
          <w:sz w:val="24"/>
          <w:szCs w:val="24"/>
          <w:rtl/>
          <w:rPrChange w:id="2201" w:author="Meryl Etman" w:date="2020-03-25T10:10:00Z">
            <w:rPr>
              <w:color w:val="000000"/>
              <w:sz w:val="24"/>
              <w:szCs w:val="24"/>
              <w:rtl/>
            </w:rPr>
          </w:rPrChange>
        </w:rPr>
        <w:t xml:space="preserve"> </w:t>
      </w:r>
    </w:p>
    <w:p w14:paraId="51169526" w14:textId="0B38AFE3" w:rsidR="00AF4626" w:rsidRPr="000748C0" w:rsidDel="00922A7E" w:rsidRDefault="00AF4626" w:rsidP="00EB5A81">
      <w:pPr>
        <w:ind w:left="2160"/>
        <w:jc w:val="both"/>
        <w:rPr>
          <w:del w:id="2202" w:author="Meryl Etman" w:date="2019-12-16T12:18:00Z"/>
          <w:color w:val="000000"/>
          <w:sz w:val="24"/>
          <w:szCs w:val="24"/>
          <w:rtl/>
          <w:rPrChange w:id="2203" w:author="Meryl Etman" w:date="2020-03-25T10:10:00Z">
            <w:rPr>
              <w:del w:id="2204" w:author="Meryl Etman" w:date="2019-12-16T12:18:00Z"/>
              <w:color w:val="000000"/>
              <w:sz w:val="24"/>
              <w:szCs w:val="24"/>
              <w:rtl/>
            </w:rPr>
          </w:rPrChange>
        </w:rPr>
      </w:pPr>
    </w:p>
    <w:p w14:paraId="034B0B94" w14:textId="18C04E2A" w:rsidR="00EB5A81" w:rsidRPr="000748C0" w:rsidDel="00922A7E" w:rsidRDefault="00EB5A81" w:rsidP="00EB5A81">
      <w:pPr>
        <w:ind w:left="2160"/>
        <w:jc w:val="both"/>
        <w:rPr>
          <w:del w:id="2205" w:author="Meryl Etman" w:date="2019-12-16T12:18:00Z"/>
          <w:color w:val="000000"/>
          <w:sz w:val="24"/>
          <w:szCs w:val="24"/>
          <w:rtl/>
          <w:rPrChange w:id="2206" w:author="Meryl Etman" w:date="2020-03-25T10:10:00Z">
            <w:rPr>
              <w:del w:id="2207" w:author="Meryl Etman" w:date="2019-12-16T12:18:00Z"/>
              <w:color w:val="000000"/>
              <w:sz w:val="24"/>
              <w:szCs w:val="24"/>
              <w:rtl/>
            </w:rPr>
          </w:rPrChange>
        </w:rPr>
      </w:pPr>
    </w:p>
    <w:p w14:paraId="7107EFC0" w14:textId="24836BAA" w:rsidR="00EB5A81" w:rsidRPr="000748C0" w:rsidDel="00922A7E" w:rsidRDefault="00EB5A81" w:rsidP="00EB5A81">
      <w:pPr>
        <w:ind w:left="2180" w:hanging="20"/>
        <w:jc w:val="both"/>
        <w:rPr>
          <w:del w:id="2208" w:author="Meryl Etman" w:date="2019-12-16T12:18:00Z"/>
          <w:color w:val="000000"/>
          <w:sz w:val="24"/>
          <w:szCs w:val="24"/>
          <w:rtl/>
          <w:rPrChange w:id="2209" w:author="Meryl Etman" w:date="2020-03-25T10:10:00Z">
            <w:rPr>
              <w:del w:id="2210" w:author="Meryl Etman" w:date="2019-12-16T12:18:00Z"/>
              <w:color w:val="000000"/>
              <w:sz w:val="24"/>
              <w:szCs w:val="24"/>
              <w:rtl/>
            </w:rPr>
          </w:rPrChange>
        </w:rPr>
      </w:pPr>
    </w:p>
    <w:p w14:paraId="5885816D" w14:textId="77777777" w:rsidR="00D62E1A" w:rsidRPr="000748C0" w:rsidRDefault="00D62E1A">
      <w:pPr>
        <w:ind w:left="2160"/>
        <w:jc w:val="both"/>
        <w:rPr>
          <w:color w:val="000000"/>
          <w:sz w:val="24"/>
          <w:szCs w:val="24"/>
          <w:rtl/>
          <w:rPrChange w:id="2211" w:author="Meryl Etman" w:date="2020-03-25T10:10:00Z">
            <w:rPr>
              <w:color w:val="000000"/>
              <w:sz w:val="24"/>
              <w:szCs w:val="24"/>
              <w:rtl/>
            </w:rPr>
          </w:rPrChange>
        </w:rPr>
        <w:pPrChange w:id="2212" w:author="Meryl Etman" w:date="2019-12-16T12:18:00Z">
          <w:pPr>
            <w:ind w:left="2180" w:hanging="20"/>
            <w:jc w:val="both"/>
          </w:pPr>
        </w:pPrChange>
      </w:pPr>
    </w:p>
    <w:p w14:paraId="14C319ED" w14:textId="77777777" w:rsidR="00EB5A81" w:rsidRPr="000748C0" w:rsidRDefault="00EB5A81" w:rsidP="00EB5A81">
      <w:pPr>
        <w:ind w:firstLine="746"/>
        <w:jc w:val="both"/>
        <w:rPr>
          <w:color w:val="000000"/>
          <w:sz w:val="24"/>
          <w:szCs w:val="24"/>
          <w:rtl/>
          <w:rPrChange w:id="2213" w:author="Meryl Etman" w:date="2020-03-25T10:10:00Z">
            <w:rPr>
              <w:color w:val="000000"/>
              <w:sz w:val="24"/>
              <w:szCs w:val="24"/>
              <w:rtl/>
            </w:rPr>
          </w:rPrChange>
        </w:rPr>
      </w:pPr>
    </w:p>
    <w:p w14:paraId="1BC65F15" w14:textId="15B7F915" w:rsidR="00EB5A81" w:rsidRPr="000748C0" w:rsidDel="00AF4626" w:rsidRDefault="00EB5A81" w:rsidP="00EB5A81">
      <w:pPr>
        <w:ind w:left="2180" w:hanging="720"/>
        <w:jc w:val="both"/>
        <w:rPr>
          <w:del w:id="2214" w:author="Meryl Etman" w:date="2019-12-16T12:15:00Z"/>
          <w:color w:val="000000"/>
          <w:sz w:val="24"/>
          <w:szCs w:val="24"/>
          <w:rtl/>
          <w:rPrChange w:id="2215" w:author="Meryl Etman" w:date="2020-03-25T10:10:00Z">
            <w:rPr>
              <w:del w:id="2216" w:author="Meryl Etman" w:date="2019-12-16T12:15:00Z"/>
              <w:color w:val="000000"/>
              <w:sz w:val="24"/>
              <w:szCs w:val="24"/>
              <w:rtl/>
            </w:rPr>
          </w:rPrChange>
        </w:rPr>
      </w:pPr>
      <w:r w:rsidRPr="000748C0">
        <w:rPr>
          <w:color w:val="000000"/>
          <w:sz w:val="24"/>
          <w:szCs w:val="24"/>
          <w:rtl/>
          <w:rPrChange w:id="2217" w:author="Meryl Etman" w:date="2020-03-25T10:10:00Z">
            <w:rPr>
              <w:color w:val="000000"/>
              <w:sz w:val="24"/>
              <w:szCs w:val="24"/>
              <w:rtl/>
            </w:rPr>
          </w:rPrChange>
        </w:rPr>
        <w:t>2.</w:t>
      </w:r>
      <w:r w:rsidRPr="000748C0">
        <w:rPr>
          <w:color w:val="000000"/>
          <w:sz w:val="24"/>
          <w:szCs w:val="24"/>
          <w:rtl/>
          <w:rPrChange w:id="2218" w:author="Meryl Etman" w:date="2020-03-25T10:10:00Z">
            <w:rPr>
              <w:color w:val="000000"/>
              <w:sz w:val="24"/>
              <w:szCs w:val="24"/>
              <w:rtl/>
            </w:rPr>
          </w:rPrChange>
        </w:rPr>
        <w:tab/>
      </w:r>
      <w:del w:id="2219" w:author="Meryl Etman" w:date="2019-12-16T12:15:00Z">
        <w:r w:rsidRPr="000748C0" w:rsidDel="00AF4626">
          <w:rPr>
            <w:rFonts w:hint="cs"/>
            <w:b/>
            <w:bCs/>
            <w:color w:val="000000"/>
            <w:sz w:val="24"/>
            <w:szCs w:val="24"/>
            <w:rtl/>
            <w:rPrChange w:id="2220" w:author="Meryl Etman" w:date="2020-03-25T10:10:00Z">
              <w:rPr>
                <w:rFonts w:hint="cs"/>
                <w:b/>
                <w:bCs/>
                <w:color w:val="000000"/>
                <w:sz w:val="24"/>
                <w:szCs w:val="24"/>
                <w:rtl/>
              </w:rPr>
            </w:rPrChange>
          </w:rPr>
          <w:delText>בניה צמודת קרקע</w:delText>
        </w:r>
        <w:r w:rsidRPr="000748C0" w:rsidDel="00AF4626">
          <w:rPr>
            <w:rFonts w:hint="cs"/>
            <w:color w:val="000000"/>
            <w:sz w:val="24"/>
            <w:szCs w:val="24"/>
            <w:rtl/>
            <w:rPrChange w:id="2221" w:author="Meryl Etman" w:date="2020-03-25T10:10:00Z">
              <w:rPr>
                <w:rFonts w:hint="cs"/>
                <w:color w:val="000000"/>
                <w:sz w:val="24"/>
                <w:szCs w:val="24"/>
                <w:rtl/>
              </w:rPr>
            </w:rPrChange>
          </w:rPr>
          <w:delText xml:space="preserve"> </w:delText>
        </w:r>
      </w:del>
    </w:p>
    <w:p w14:paraId="243A7522" w14:textId="4DDB6735" w:rsidR="00EB5A81" w:rsidRPr="000748C0" w:rsidDel="00AF4626" w:rsidRDefault="00EB5A81" w:rsidP="00EB5A81">
      <w:pPr>
        <w:ind w:left="2180" w:hanging="20"/>
        <w:jc w:val="both"/>
        <w:rPr>
          <w:del w:id="2222" w:author="Meryl Etman" w:date="2019-12-16T12:15:00Z"/>
          <w:color w:val="000000"/>
          <w:sz w:val="24"/>
          <w:szCs w:val="24"/>
          <w:rtl/>
          <w:rPrChange w:id="2223" w:author="Meryl Etman" w:date="2020-03-25T10:10:00Z">
            <w:rPr>
              <w:del w:id="2224" w:author="Meryl Etman" w:date="2019-12-16T12:15:00Z"/>
              <w:color w:val="000000"/>
              <w:sz w:val="24"/>
              <w:szCs w:val="24"/>
              <w:rtl/>
            </w:rPr>
          </w:rPrChange>
        </w:rPr>
      </w:pPr>
    </w:p>
    <w:p w14:paraId="71AC5E48" w14:textId="0C2876AB" w:rsidR="00EB5A81" w:rsidRPr="000748C0" w:rsidDel="00AF4626" w:rsidRDefault="00EB5A81" w:rsidP="00EB5A81">
      <w:pPr>
        <w:ind w:left="2180" w:hanging="20"/>
        <w:jc w:val="both"/>
        <w:rPr>
          <w:del w:id="2225" w:author="Meryl Etman" w:date="2019-12-16T12:15:00Z"/>
          <w:color w:val="000000"/>
          <w:sz w:val="24"/>
          <w:szCs w:val="24"/>
          <w:rtl/>
          <w:rPrChange w:id="2226" w:author="Meryl Etman" w:date="2020-03-25T10:10:00Z">
            <w:rPr>
              <w:del w:id="2227" w:author="Meryl Etman" w:date="2019-12-16T12:15:00Z"/>
              <w:color w:val="000000"/>
              <w:sz w:val="24"/>
              <w:szCs w:val="24"/>
              <w:rtl/>
            </w:rPr>
          </w:rPrChange>
        </w:rPr>
      </w:pPr>
      <w:del w:id="2228" w:author="Meryl Etman" w:date="2019-12-16T12:15:00Z">
        <w:r w:rsidRPr="000748C0" w:rsidDel="00AF4626">
          <w:rPr>
            <w:rFonts w:hint="cs"/>
            <w:color w:val="000000"/>
            <w:sz w:val="24"/>
            <w:szCs w:val="24"/>
            <w:rtl/>
            <w:rPrChange w:id="2229" w:author="Meryl Etman" w:date="2020-03-25T10:10:00Z">
              <w:rPr>
                <w:rFonts w:hint="cs"/>
                <w:color w:val="000000"/>
                <w:sz w:val="24"/>
                <w:szCs w:val="24"/>
                <w:rtl/>
              </w:rPr>
            </w:rPrChange>
          </w:rPr>
          <w:delText>עד</w:delText>
        </w:r>
        <w:r w:rsidRPr="000748C0" w:rsidDel="00AF4626">
          <w:rPr>
            <w:color w:val="000000"/>
            <w:sz w:val="24"/>
            <w:szCs w:val="24"/>
            <w:rtl/>
            <w:rPrChange w:id="2230" w:author="Meryl Etman" w:date="2020-03-25T10:10:00Z">
              <w:rPr>
                <w:color w:val="000000"/>
                <w:sz w:val="24"/>
                <w:szCs w:val="24"/>
                <w:rtl/>
              </w:rPr>
            </w:rPrChange>
          </w:rPr>
          <w:delText xml:space="preserve"> </w:delText>
        </w:r>
        <w:r w:rsidRPr="000748C0" w:rsidDel="00AF4626">
          <w:rPr>
            <w:rFonts w:hint="cs"/>
            <w:color w:val="000000"/>
            <w:sz w:val="24"/>
            <w:szCs w:val="24"/>
            <w:rtl/>
            <w:rPrChange w:id="2231" w:author="Meryl Etman" w:date="2020-03-25T10:10:00Z">
              <w:rPr>
                <w:rFonts w:hint="cs"/>
                <w:color w:val="000000"/>
                <w:sz w:val="24"/>
                <w:szCs w:val="24"/>
                <w:rtl/>
              </w:rPr>
            </w:rPrChange>
          </w:rPr>
          <w:delText>70</w:delText>
        </w:r>
        <w:r w:rsidRPr="000748C0" w:rsidDel="00AF4626">
          <w:rPr>
            <w:color w:val="000000"/>
            <w:sz w:val="24"/>
            <w:szCs w:val="24"/>
            <w:rtl/>
            <w:rPrChange w:id="2232" w:author="Meryl Etman" w:date="2020-03-25T10:10:00Z">
              <w:rPr>
                <w:color w:val="000000"/>
                <w:sz w:val="24"/>
                <w:szCs w:val="24"/>
                <w:rtl/>
              </w:rPr>
            </w:rPrChange>
          </w:rPr>
          <w:delText xml:space="preserve"> יח"ד </w:delText>
        </w:r>
        <w:r w:rsidRPr="000748C0" w:rsidDel="00AF4626">
          <w:rPr>
            <w:rFonts w:hint="cs"/>
            <w:color w:val="000000"/>
            <w:sz w:val="24"/>
            <w:szCs w:val="24"/>
            <w:rtl/>
            <w:rPrChange w:id="2233" w:author="Meryl Etman" w:date="2020-03-25T10:10:00Z">
              <w:rPr>
                <w:rFonts w:hint="cs"/>
                <w:color w:val="000000"/>
                <w:sz w:val="24"/>
                <w:szCs w:val="24"/>
                <w:rtl/>
              </w:rPr>
            </w:rPrChange>
          </w:rPr>
          <w:delText>בביצוע- מפקח אחד.</w:delText>
        </w:r>
      </w:del>
    </w:p>
    <w:p w14:paraId="7CA9F48D" w14:textId="169BF670" w:rsidR="00EB5A81" w:rsidRPr="000748C0" w:rsidDel="00AF4626" w:rsidRDefault="00EB5A81" w:rsidP="00EB5A81">
      <w:pPr>
        <w:ind w:left="1814" w:firstLine="346"/>
        <w:jc w:val="both"/>
        <w:rPr>
          <w:del w:id="2234" w:author="Meryl Etman" w:date="2019-12-16T12:15:00Z"/>
          <w:color w:val="000000"/>
          <w:sz w:val="24"/>
          <w:szCs w:val="24"/>
          <w:rPrChange w:id="2235" w:author="Meryl Etman" w:date="2020-03-25T10:10:00Z">
            <w:rPr>
              <w:del w:id="2236" w:author="Meryl Etman" w:date="2019-12-16T12:15:00Z"/>
              <w:color w:val="000000"/>
              <w:sz w:val="24"/>
              <w:szCs w:val="24"/>
            </w:rPr>
          </w:rPrChange>
        </w:rPr>
      </w:pPr>
      <w:del w:id="2237" w:author="Meryl Etman" w:date="2019-12-16T12:15:00Z">
        <w:r w:rsidRPr="000748C0" w:rsidDel="00AF4626">
          <w:rPr>
            <w:rFonts w:hint="cs"/>
            <w:color w:val="000000"/>
            <w:sz w:val="24"/>
            <w:szCs w:val="24"/>
            <w:rtl/>
            <w:rPrChange w:id="2238" w:author="Meryl Etman" w:date="2020-03-25T10:10:00Z">
              <w:rPr>
                <w:rFonts w:hint="cs"/>
                <w:color w:val="000000"/>
                <w:sz w:val="24"/>
                <w:szCs w:val="24"/>
                <w:rtl/>
              </w:rPr>
            </w:rPrChange>
          </w:rPr>
          <w:delText xml:space="preserve">עלה מספר יח"ד שבביצוע על 70 יח"ד - שני מפקחים לפחות.  </w:delText>
        </w:r>
      </w:del>
    </w:p>
    <w:p w14:paraId="1F17C3EE" w14:textId="44AACA46" w:rsidR="00EB5A81" w:rsidRPr="000748C0" w:rsidDel="00AF4626" w:rsidRDefault="00EB5A81" w:rsidP="00EB5A81">
      <w:pPr>
        <w:ind w:left="2160"/>
        <w:jc w:val="both"/>
        <w:rPr>
          <w:del w:id="2239" w:author="Meryl Etman" w:date="2019-12-16T12:15:00Z"/>
          <w:sz w:val="24"/>
          <w:szCs w:val="24"/>
          <w:rtl/>
          <w:rPrChange w:id="2240" w:author="Meryl Etman" w:date="2020-03-25T10:10:00Z">
            <w:rPr>
              <w:del w:id="2241" w:author="Meryl Etman" w:date="2019-12-16T12:15:00Z"/>
              <w:sz w:val="24"/>
              <w:szCs w:val="24"/>
              <w:rtl/>
            </w:rPr>
          </w:rPrChange>
        </w:rPr>
      </w:pPr>
      <w:del w:id="2242" w:author="Meryl Etman" w:date="2019-12-16T12:15:00Z">
        <w:r w:rsidRPr="000748C0" w:rsidDel="00AF4626">
          <w:rPr>
            <w:rFonts w:hint="cs"/>
            <w:sz w:val="24"/>
            <w:szCs w:val="24"/>
            <w:rtl/>
            <w:rPrChange w:id="2243" w:author="Meryl Etman" w:date="2020-03-25T10:10:00Z">
              <w:rPr>
                <w:rFonts w:hint="cs"/>
                <w:sz w:val="24"/>
                <w:szCs w:val="24"/>
                <w:rtl/>
              </w:rPr>
            </w:rPrChange>
          </w:rPr>
          <w:delText>ככל שיהיו בביצוע בו זמנית בשלבים שונים, למעלה מ-70 יח"ד יוצב באתר ראש צוות פיקוח.</w:delText>
        </w:r>
      </w:del>
    </w:p>
    <w:p w14:paraId="6DC43AEE" w14:textId="216E5577" w:rsidR="00EB5A81" w:rsidRPr="000748C0" w:rsidDel="00AF4626" w:rsidRDefault="00EB5A81" w:rsidP="00EB5A81">
      <w:pPr>
        <w:ind w:left="2160"/>
        <w:jc w:val="both"/>
        <w:rPr>
          <w:del w:id="2244" w:author="Meryl Etman" w:date="2019-12-16T12:15:00Z"/>
          <w:color w:val="000000"/>
          <w:sz w:val="24"/>
          <w:szCs w:val="24"/>
          <w:rtl/>
          <w:rPrChange w:id="2245" w:author="Meryl Etman" w:date="2020-03-25T10:10:00Z">
            <w:rPr>
              <w:del w:id="2246" w:author="Meryl Etman" w:date="2019-12-16T12:15:00Z"/>
              <w:color w:val="000000"/>
              <w:sz w:val="24"/>
              <w:szCs w:val="24"/>
              <w:rtl/>
            </w:rPr>
          </w:rPrChange>
        </w:rPr>
      </w:pPr>
      <w:del w:id="2247" w:author="Meryl Etman" w:date="2019-12-16T12:15:00Z">
        <w:r w:rsidRPr="000748C0" w:rsidDel="00AF4626">
          <w:rPr>
            <w:rFonts w:hint="cs"/>
            <w:color w:val="000000"/>
            <w:sz w:val="24"/>
            <w:szCs w:val="24"/>
            <w:rtl/>
            <w:rPrChange w:id="2248" w:author="Meryl Etman" w:date="2020-03-25T10:10:00Z">
              <w:rPr>
                <w:rFonts w:hint="cs"/>
                <w:color w:val="000000"/>
                <w:sz w:val="24"/>
                <w:szCs w:val="24"/>
                <w:rtl/>
              </w:rPr>
            </w:rPrChange>
          </w:rPr>
          <w:delText>למען הסר ספק, אין באמור כדי לגרוע מזכותו של המזמין להורות למפקח להגדיל את צוות עובדיו , לרבות המפקחים, כאמור בסעיף 3.3 לחוזה.</w:delText>
        </w:r>
      </w:del>
    </w:p>
    <w:p w14:paraId="1C15A284" w14:textId="763457BB" w:rsidR="00EB5A81" w:rsidRPr="000748C0" w:rsidRDefault="00EB5A81">
      <w:pPr>
        <w:ind w:left="2180" w:hanging="720"/>
        <w:jc w:val="both"/>
        <w:rPr>
          <w:color w:val="000000"/>
          <w:sz w:val="24"/>
          <w:szCs w:val="24"/>
          <w:rtl/>
          <w:rPrChange w:id="2249" w:author="Meryl Etman" w:date="2020-03-25T10:10:00Z">
            <w:rPr>
              <w:color w:val="000000"/>
              <w:sz w:val="24"/>
              <w:szCs w:val="24"/>
              <w:rtl/>
            </w:rPr>
          </w:rPrChange>
        </w:rPr>
        <w:pPrChange w:id="2250" w:author="Meryl Etman" w:date="2019-12-16T12:15:00Z">
          <w:pPr>
            <w:ind w:left="2160"/>
            <w:jc w:val="both"/>
          </w:pPr>
        </w:pPrChange>
      </w:pPr>
      <w:del w:id="2251" w:author="Meryl Etman" w:date="2019-12-16T12:15:00Z">
        <w:r w:rsidRPr="000748C0" w:rsidDel="00AF4626">
          <w:rPr>
            <w:rFonts w:hint="cs"/>
            <w:color w:val="000000"/>
            <w:sz w:val="24"/>
            <w:szCs w:val="24"/>
            <w:rtl/>
            <w:rPrChange w:id="2252" w:author="Meryl Etman" w:date="2020-03-25T10:10:00Z">
              <w:rPr>
                <w:rFonts w:hint="cs"/>
                <w:color w:val="000000"/>
                <w:sz w:val="24"/>
                <w:szCs w:val="24"/>
                <w:rtl/>
              </w:rPr>
            </w:rPrChange>
          </w:rPr>
          <w:delText xml:space="preserve">כל אחד מהמפקחים וראש צוות הפיקוח כאמור בסעיף זה יהיו נוכחים באתר ככל שיידרש ובכל מקרה לא פחות מהיקף שעות של משרה מלאה לרבות ימי שישי. </w:delText>
        </w:r>
      </w:del>
      <w:ins w:id="2253" w:author="Meryl Etman" w:date="2019-12-16T12:15:00Z">
        <w:r w:rsidR="00AF4626" w:rsidRPr="000748C0">
          <w:rPr>
            <w:rFonts w:hint="cs"/>
            <w:b/>
            <w:bCs/>
            <w:color w:val="000000"/>
            <w:sz w:val="24"/>
            <w:szCs w:val="24"/>
            <w:rtl/>
            <w:rPrChange w:id="2254" w:author="Meryl Etman" w:date="2020-03-25T10:10:00Z">
              <w:rPr>
                <w:rFonts w:hint="cs"/>
                <w:b/>
                <w:bCs/>
                <w:color w:val="000000"/>
                <w:sz w:val="24"/>
                <w:szCs w:val="24"/>
                <w:rtl/>
              </w:rPr>
            </w:rPrChange>
          </w:rPr>
          <w:t>מבוטל</w:t>
        </w:r>
      </w:ins>
    </w:p>
    <w:p w14:paraId="050864B8" w14:textId="77777777" w:rsidR="00EB5A81" w:rsidRPr="000748C0" w:rsidRDefault="00EB5A81" w:rsidP="00EB5A81">
      <w:pPr>
        <w:ind w:left="2180" w:hanging="20"/>
        <w:jc w:val="both"/>
        <w:rPr>
          <w:color w:val="000000"/>
          <w:sz w:val="24"/>
          <w:szCs w:val="24"/>
          <w:rtl/>
          <w:rPrChange w:id="2255" w:author="Meryl Etman" w:date="2020-03-25T10:10:00Z">
            <w:rPr>
              <w:color w:val="000000"/>
              <w:sz w:val="24"/>
              <w:szCs w:val="24"/>
              <w:rtl/>
            </w:rPr>
          </w:rPrChange>
        </w:rPr>
      </w:pPr>
    </w:p>
    <w:p w14:paraId="2E0C9440" w14:textId="77777777" w:rsidR="00EB5A81" w:rsidRPr="000748C0" w:rsidRDefault="00EB5A81" w:rsidP="00EB5A81">
      <w:pPr>
        <w:ind w:firstLine="746"/>
        <w:jc w:val="both"/>
        <w:rPr>
          <w:color w:val="000000"/>
          <w:sz w:val="24"/>
          <w:szCs w:val="24"/>
          <w:rtl/>
          <w:rPrChange w:id="2256" w:author="Meryl Etman" w:date="2020-03-25T10:10:00Z">
            <w:rPr>
              <w:color w:val="000000"/>
              <w:sz w:val="24"/>
              <w:szCs w:val="24"/>
              <w:rtl/>
            </w:rPr>
          </w:rPrChange>
        </w:rPr>
      </w:pPr>
    </w:p>
    <w:p w14:paraId="33A037F0" w14:textId="77777777" w:rsidR="00EB5A81" w:rsidRPr="000748C0" w:rsidRDefault="00EB5A81" w:rsidP="00EB5A81">
      <w:pPr>
        <w:ind w:left="820" w:hanging="580"/>
        <w:jc w:val="both"/>
        <w:rPr>
          <w:color w:val="000000"/>
          <w:sz w:val="24"/>
          <w:szCs w:val="24"/>
          <w:rtl/>
          <w:rPrChange w:id="2257" w:author="Meryl Etman" w:date="2020-03-25T10:10:00Z">
            <w:rPr>
              <w:color w:val="000000"/>
              <w:sz w:val="24"/>
              <w:szCs w:val="24"/>
              <w:rtl/>
            </w:rPr>
          </w:rPrChange>
        </w:rPr>
      </w:pPr>
    </w:p>
    <w:p w14:paraId="248EC01D" w14:textId="38CE9AF9" w:rsidR="00EB5A81" w:rsidRPr="000748C0" w:rsidRDefault="00EB5A81" w:rsidP="00EB5A81">
      <w:pPr>
        <w:pStyle w:val="1"/>
        <w:ind w:left="740" w:hanging="720"/>
        <w:rPr>
          <w:color w:val="000000"/>
          <w:sz w:val="24"/>
          <w:rtl/>
          <w:rPrChange w:id="2258" w:author="Meryl Etman" w:date="2020-03-25T10:10:00Z">
            <w:rPr>
              <w:color w:val="000000"/>
              <w:sz w:val="24"/>
              <w:rtl/>
            </w:rPr>
          </w:rPrChange>
        </w:rPr>
      </w:pPr>
      <w:r w:rsidRPr="000748C0">
        <w:rPr>
          <w:color w:val="000000"/>
          <w:sz w:val="24"/>
          <w:rtl/>
          <w:rPrChange w:id="2259" w:author="Meryl Etman" w:date="2020-03-25T10:10:00Z">
            <w:rPr>
              <w:color w:val="000000"/>
              <w:sz w:val="24"/>
              <w:rtl/>
            </w:rPr>
          </w:rPrChange>
        </w:rPr>
        <w:t>3.4</w:t>
      </w:r>
      <w:r w:rsidRPr="000748C0">
        <w:rPr>
          <w:color w:val="000000"/>
          <w:sz w:val="24"/>
          <w:rtl/>
          <w:rPrChange w:id="2260" w:author="Meryl Etman" w:date="2020-03-25T10:10:00Z">
            <w:rPr>
              <w:color w:val="000000"/>
              <w:sz w:val="24"/>
              <w:rtl/>
            </w:rPr>
          </w:rPrChange>
        </w:rPr>
        <w:tab/>
        <w:t xml:space="preserve">המנהל הראשי במשרד המפקח הוא : </w:t>
      </w:r>
      <w:sdt>
        <w:sdtPr>
          <w:rPr>
            <w:bCs/>
            <w:color w:val="0000FF"/>
            <w:sz w:val="24"/>
            <w:rtl/>
            <w:rPrChange w:id="2261" w:author="Meryl Etman" w:date="2020-03-25T10:10:00Z">
              <w:rPr>
                <w:bCs/>
                <w:color w:val="0000FF"/>
                <w:sz w:val="24"/>
                <w:rtl/>
              </w:rPr>
            </w:rPrChange>
          </w:rPr>
          <w:alias w:val="שדה נוסף 6"/>
          <w:tag w:val="cntCustomField6"/>
          <w:id w:val="544404855"/>
          <w:placeholder>
            <w:docPart w:val="0A972B96F31F4836A3CB8E6D5EFA1C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PrChange w:id="2262" w:author="Meryl Etman" w:date="2020-03-25T10:10:00Z">
              <w:rPr/>
            </w:rPrChange>
          </w:rPr>
        </w:sdtEndPr>
        <w:sdtContent>
          <w:ins w:id="2263" w:author="Meryl Etman" w:date="2020-01-21T12:02:00Z">
            <w:r w:rsidR="00483E3A" w:rsidRPr="000748C0">
              <w:rPr>
                <w:bCs/>
                <w:color w:val="0000FF"/>
                <w:sz w:val="24"/>
                <w:rtl/>
                <w:rPrChange w:id="2264" w:author="Meryl Etman" w:date="2020-03-25T10:10:00Z">
                  <w:rPr>
                    <w:bCs/>
                    <w:color w:val="0000FF"/>
                    <w:sz w:val="24"/>
                    <w:rtl/>
                  </w:rPr>
                </w:rPrChange>
              </w:rPr>
              <w:t>עמי יפה</w:t>
            </w:r>
          </w:ins>
        </w:sdtContent>
      </w:sdt>
    </w:p>
    <w:p w14:paraId="136CEEC8" w14:textId="77777777" w:rsidR="00EB5A81" w:rsidRPr="000748C0" w:rsidRDefault="00EB5A81" w:rsidP="00EB5A81">
      <w:pPr>
        <w:ind w:left="820" w:hanging="580"/>
        <w:jc w:val="both"/>
        <w:rPr>
          <w:color w:val="000000"/>
          <w:sz w:val="24"/>
          <w:szCs w:val="24"/>
          <w:rtl/>
          <w:rPrChange w:id="2265" w:author="Meryl Etman" w:date="2020-03-25T10:10:00Z">
            <w:rPr>
              <w:color w:val="000000"/>
              <w:sz w:val="24"/>
              <w:szCs w:val="24"/>
              <w:rtl/>
            </w:rPr>
          </w:rPrChange>
        </w:rPr>
      </w:pPr>
    </w:p>
    <w:p w14:paraId="551124C1" w14:textId="77777777" w:rsidR="00EB5A81" w:rsidRPr="000748C0" w:rsidRDefault="00EB5A81" w:rsidP="00EB5A81">
      <w:pPr>
        <w:pStyle w:val="1"/>
        <w:ind w:left="740" w:hanging="720"/>
        <w:rPr>
          <w:color w:val="000000"/>
          <w:sz w:val="24"/>
          <w:rtl/>
          <w:rPrChange w:id="2266" w:author="Meryl Etman" w:date="2020-03-25T10:10:00Z">
            <w:rPr>
              <w:color w:val="000000"/>
              <w:sz w:val="24"/>
              <w:rtl/>
            </w:rPr>
          </w:rPrChange>
        </w:rPr>
      </w:pPr>
      <w:r w:rsidRPr="000748C0">
        <w:rPr>
          <w:color w:val="000000"/>
          <w:sz w:val="24"/>
          <w:rtl/>
          <w:rPrChange w:id="2267" w:author="Meryl Etman" w:date="2020-03-25T10:10:00Z">
            <w:rPr>
              <w:color w:val="000000"/>
              <w:sz w:val="24"/>
              <w:rtl/>
            </w:rPr>
          </w:rPrChange>
        </w:rPr>
        <w:t>5.2</w:t>
      </w:r>
      <w:r w:rsidRPr="000748C0">
        <w:rPr>
          <w:color w:val="000000"/>
          <w:sz w:val="24"/>
          <w:rtl/>
          <w:rPrChange w:id="2268" w:author="Meryl Etman" w:date="2020-03-25T10:10:00Z">
            <w:rPr>
              <w:color w:val="000000"/>
              <w:sz w:val="24"/>
              <w:rtl/>
            </w:rPr>
          </w:rPrChange>
        </w:rPr>
        <w:tab/>
        <w:t>הנושאים הם:</w:t>
      </w:r>
    </w:p>
    <w:p w14:paraId="0DBBDF80" w14:textId="77777777" w:rsidR="00EB5A81" w:rsidRPr="000748C0" w:rsidRDefault="00EB5A81" w:rsidP="00EB5A81">
      <w:pPr>
        <w:ind w:left="820" w:hanging="580"/>
        <w:jc w:val="both"/>
        <w:rPr>
          <w:color w:val="000000"/>
          <w:sz w:val="24"/>
          <w:szCs w:val="24"/>
          <w:rtl/>
          <w:rPrChange w:id="2269" w:author="Meryl Etman" w:date="2020-03-25T10:10:00Z">
            <w:rPr>
              <w:color w:val="000000"/>
              <w:sz w:val="24"/>
              <w:szCs w:val="24"/>
              <w:rtl/>
            </w:rPr>
          </w:rPrChange>
        </w:rPr>
      </w:pPr>
    </w:p>
    <w:p w14:paraId="7B79EDBD" w14:textId="77777777" w:rsidR="00EB5A81" w:rsidRPr="000748C0" w:rsidRDefault="00EB5A81" w:rsidP="00EB5A81">
      <w:pPr>
        <w:ind w:left="1460" w:hanging="714"/>
        <w:jc w:val="both"/>
        <w:rPr>
          <w:color w:val="000000"/>
          <w:sz w:val="24"/>
          <w:szCs w:val="24"/>
          <w:rtl/>
          <w:rPrChange w:id="2270" w:author="Meryl Etman" w:date="2020-03-25T10:10:00Z">
            <w:rPr>
              <w:color w:val="000000"/>
              <w:sz w:val="24"/>
              <w:szCs w:val="24"/>
              <w:rtl/>
            </w:rPr>
          </w:rPrChange>
        </w:rPr>
      </w:pPr>
      <w:r w:rsidRPr="000748C0">
        <w:rPr>
          <w:color w:val="000000"/>
          <w:sz w:val="24"/>
          <w:szCs w:val="24"/>
          <w:rtl/>
          <w:rPrChange w:id="2271" w:author="Meryl Etman" w:date="2020-03-25T10:10:00Z">
            <w:rPr>
              <w:color w:val="000000"/>
              <w:sz w:val="24"/>
              <w:szCs w:val="24"/>
              <w:rtl/>
            </w:rPr>
          </w:rPrChange>
        </w:rPr>
        <w:t>א.</w:t>
      </w:r>
      <w:r w:rsidRPr="000748C0">
        <w:rPr>
          <w:color w:val="000000"/>
          <w:sz w:val="24"/>
          <w:szCs w:val="24"/>
          <w:rtl/>
          <w:rPrChange w:id="2272" w:author="Meryl Etman" w:date="2020-03-25T10:10:00Z">
            <w:rPr>
              <w:color w:val="000000"/>
              <w:sz w:val="24"/>
              <w:szCs w:val="24"/>
              <w:rtl/>
            </w:rPr>
          </w:rPrChange>
        </w:rPr>
        <w:tab/>
        <w:t>התקדמות שרותי המפקח</w:t>
      </w:r>
      <w:r w:rsidRPr="000748C0">
        <w:rPr>
          <w:rFonts w:hint="cs"/>
          <w:color w:val="000000"/>
          <w:sz w:val="24"/>
          <w:szCs w:val="24"/>
          <w:rtl/>
          <w:rPrChange w:id="2273" w:author="Meryl Etman" w:date="2020-03-25T10:10:00Z">
            <w:rPr>
              <w:rFonts w:hint="cs"/>
              <w:color w:val="000000"/>
              <w:sz w:val="24"/>
              <w:szCs w:val="24"/>
              <w:rtl/>
            </w:rPr>
          </w:rPrChange>
        </w:rPr>
        <w:t>;</w:t>
      </w:r>
    </w:p>
    <w:p w14:paraId="0FA26D5D" w14:textId="77777777" w:rsidR="00EB5A81" w:rsidRPr="000748C0" w:rsidRDefault="00EB5A81" w:rsidP="00EB5A81">
      <w:pPr>
        <w:ind w:left="1460" w:hanging="714"/>
        <w:jc w:val="both"/>
        <w:rPr>
          <w:color w:val="000000"/>
          <w:sz w:val="24"/>
          <w:szCs w:val="24"/>
          <w:rtl/>
          <w:rPrChange w:id="2274" w:author="Meryl Etman" w:date="2020-03-25T10:10:00Z">
            <w:rPr>
              <w:color w:val="000000"/>
              <w:sz w:val="24"/>
              <w:szCs w:val="24"/>
              <w:rtl/>
            </w:rPr>
          </w:rPrChange>
        </w:rPr>
      </w:pPr>
      <w:r w:rsidRPr="000748C0">
        <w:rPr>
          <w:color w:val="000000"/>
          <w:sz w:val="24"/>
          <w:szCs w:val="24"/>
          <w:rtl/>
          <w:rPrChange w:id="2275" w:author="Meryl Etman" w:date="2020-03-25T10:10:00Z">
            <w:rPr>
              <w:color w:val="000000"/>
              <w:sz w:val="24"/>
              <w:szCs w:val="24"/>
              <w:rtl/>
            </w:rPr>
          </w:rPrChange>
        </w:rPr>
        <w:t>ב.</w:t>
      </w:r>
      <w:r w:rsidRPr="000748C0">
        <w:rPr>
          <w:color w:val="000000"/>
          <w:sz w:val="24"/>
          <w:szCs w:val="24"/>
          <w:rtl/>
          <w:rPrChange w:id="2276" w:author="Meryl Etman" w:date="2020-03-25T10:10:00Z">
            <w:rPr>
              <w:color w:val="000000"/>
              <w:sz w:val="24"/>
              <w:szCs w:val="24"/>
              <w:rtl/>
            </w:rPr>
          </w:rPrChange>
        </w:rPr>
        <w:tab/>
        <w:t xml:space="preserve">לוח זמנים מפורט ומתואם לעבודות </w:t>
      </w:r>
      <w:del w:id="2277" w:author="Meryl Etman" w:date="2019-12-16T17:06:00Z">
        <w:r w:rsidRPr="000748C0" w:rsidDel="00E74141">
          <w:rPr>
            <w:color w:val="000000"/>
            <w:sz w:val="24"/>
            <w:szCs w:val="24"/>
            <w:rtl/>
            <w:rPrChange w:id="2278" w:author="Meryl Etman" w:date="2020-03-25T10:10:00Z">
              <w:rPr>
                <w:color w:val="000000"/>
                <w:sz w:val="24"/>
                <w:szCs w:val="24"/>
                <w:rtl/>
              </w:rPr>
            </w:rPrChange>
          </w:rPr>
          <w:delText>תכנון המתכננים והיועצים ו</w:delText>
        </w:r>
      </w:del>
      <w:r w:rsidRPr="000748C0">
        <w:rPr>
          <w:color w:val="000000"/>
          <w:sz w:val="24"/>
          <w:szCs w:val="24"/>
          <w:rtl/>
          <w:rPrChange w:id="2279" w:author="Meryl Etman" w:date="2020-03-25T10:10:00Z">
            <w:rPr>
              <w:color w:val="000000"/>
              <w:sz w:val="24"/>
              <w:szCs w:val="24"/>
              <w:rtl/>
            </w:rPr>
          </w:rPrChange>
        </w:rPr>
        <w:t>ביצוע הקבלנים והספקים</w:t>
      </w:r>
      <w:r w:rsidRPr="000748C0">
        <w:rPr>
          <w:rFonts w:hint="cs"/>
          <w:color w:val="000000"/>
          <w:sz w:val="24"/>
          <w:szCs w:val="24"/>
          <w:rtl/>
          <w:rPrChange w:id="2280" w:author="Meryl Etman" w:date="2020-03-25T10:10:00Z">
            <w:rPr>
              <w:rFonts w:hint="cs"/>
              <w:color w:val="000000"/>
              <w:sz w:val="24"/>
              <w:szCs w:val="24"/>
              <w:rtl/>
            </w:rPr>
          </w:rPrChange>
        </w:rPr>
        <w:t>;</w:t>
      </w:r>
    </w:p>
    <w:p w14:paraId="654A4C72" w14:textId="77777777" w:rsidR="00EB5A81" w:rsidRPr="000748C0" w:rsidRDefault="00EB5A81" w:rsidP="00EB5A81">
      <w:pPr>
        <w:ind w:left="1460" w:hanging="714"/>
        <w:jc w:val="both"/>
        <w:rPr>
          <w:color w:val="000000"/>
          <w:sz w:val="24"/>
          <w:szCs w:val="24"/>
          <w:rtl/>
          <w:rPrChange w:id="2281" w:author="Meryl Etman" w:date="2020-03-25T10:10:00Z">
            <w:rPr>
              <w:color w:val="000000"/>
              <w:sz w:val="24"/>
              <w:szCs w:val="24"/>
              <w:rtl/>
            </w:rPr>
          </w:rPrChange>
        </w:rPr>
      </w:pPr>
      <w:r w:rsidRPr="000748C0">
        <w:rPr>
          <w:color w:val="000000"/>
          <w:sz w:val="24"/>
          <w:szCs w:val="24"/>
          <w:rtl/>
          <w:rPrChange w:id="2282" w:author="Meryl Etman" w:date="2020-03-25T10:10:00Z">
            <w:rPr>
              <w:color w:val="000000"/>
              <w:sz w:val="24"/>
              <w:szCs w:val="24"/>
              <w:rtl/>
            </w:rPr>
          </w:rPrChange>
        </w:rPr>
        <w:t>ג.</w:t>
      </w:r>
      <w:r w:rsidRPr="000748C0">
        <w:rPr>
          <w:color w:val="000000"/>
          <w:sz w:val="24"/>
          <w:szCs w:val="24"/>
          <w:rtl/>
          <w:rPrChange w:id="2283" w:author="Meryl Etman" w:date="2020-03-25T10:10:00Z">
            <w:rPr>
              <w:color w:val="000000"/>
              <w:sz w:val="24"/>
              <w:szCs w:val="24"/>
              <w:rtl/>
            </w:rPr>
          </w:rPrChange>
        </w:rPr>
        <w:tab/>
        <w:t>סטיות מלוח הזמנים לרבות סיבת הסטי</w:t>
      </w:r>
      <w:r w:rsidRPr="000748C0">
        <w:rPr>
          <w:rFonts w:hint="cs"/>
          <w:color w:val="000000"/>
          <w:sz w:val="24"/>
          <w:szCs w:val="24"/>
          <w:rtl/>
          <w:rPrChange w:id="2284" w:author="Meryl Etman" w:date="2020-03-25T10:10:00Z">
            <w:rPr>
              <w:rFonts w:hint="cs"/>
              <w:color w:val="000000"/>
              <w:sz w:val="24"/>
              <w:szCs w:val="24"/>
              <w:rtl/>
            </w:rPr>
          </w:rPrChange>
        </w:rPr>
        <w:t>י</w:t>
      </w:r>
      <w:r w:rsidRPr="000748C0">
        <w:rPr>
          <w:color w:val="000000"/>
          <w:sz w:val="24"/>
          <w:szCs w:val="24"/>
          <w:rtl/>
          <w:rPrChange w:id="2285" w:author="Meryl Etman" w:date="2020-03-25T10:10:00Z">
            <w:rPr>
              <w:color w:val="000000"/>
              <w:sz w:val="24"/>
              <w:szCs w:val="24"/>
              <w:rtl/>
            </w:rPr>
          </w:rPrChange>
        </w:rPr>
        <w:t>ה</w:t>
      </w:r>
      <w:r w:rsidRPr="000748C0">
        <w:rPr>
          <w:rFonts w:hint="cs"/>
          <w:color w:val="000000"/>
          <w:sz w:val="24"/>
          <w:szCs w:val="24"/>
          <w:rtl/>
          <w:rPrChange w:id="2286" w:author="Meryl Etman" w:date="2020-03-25T10:10:00Z">
            <w:rPr>
              <w:rFonts w:hint="cs"/>
              <w:color w:val="000000"/>
              <w:sz w:val="24"/>
              <w:szCs w:val="24"/>
              <w:rtl/>
            </w:rPr>
          </w:rPrChange>
        </w:rPr>
        <w:t>;</w:t>
      </w:r>
    </w:p>
    <w:p w14:paraId="6E638C13" w14:textId="77777777" w:rsidR="00EB5A81" w:rsidRPr="000748C0" w:rsidRDefault="00EB5A81" w:rsidP="00EB5A81">
      <w:pPr>
        <w:ind w:left="1460" w:hanging="714"/>
        <w:jc w:val="both"/>
        <w:rPr>
          <w:color w:val="000000"/>
          <w:sz w:val="24"/>
          <w:szCs w:val="24"/>
          <w:rtl/>
          <w:rPrChange w:id="2287" w:author="Meryl Etman" w:date="2020-03-25T10:10:00Z">
            <w:rPr>
              <w:color w:val="000000"/>
              <w:sz w:val="24"/>
              <w:szCs w:val="24"/>
              <w:rtl/>
            </w:rPr>
          </w:rPrChange>
        </w:rPr>
      </w:pPr>
      <w:r w:rsidRPr="000748C0">
        <w:rPr>
          <w:color w:val="000000"/>
          <w:sz w:val="24"/>
          <w:szCs w:val="24"/>
          <w:rtl/>
          <w:rPrChange w:id="2288" w:author="Meryl Etman" w:date="2020-03-25T10:10:00Z">
            <w:rPr>
              <w:color w:val="000000"/>
              <w:sz w:val="24"/>
              <w:szCs w:val="24"/>
              <w:rtl/>
            </w:rPr>
          </w:rPrChange>
        </w:rPr>
        <w:t>ד.</w:t>
      </w:r>
      <w:r w:rsidRPr="000748C0">
        <w:rPr>
          <w:color w:val="000000"/>
          <w:sz w:val="24"/>
          <w:szCs w:val="24"/>
          <w:rtl/>
          <w:rPrChange w:id="2289" w:author="Meryl Etman" w:date="2020-03-25T10:10:00Z">
            <w:rPr>
              <w:color w:val="000000"/>
              <w:sz w:val="24"/>
              <w:szCs w:val="24"/>
              <w:rtl/>
            </w:rPr>
          </w:rPrChange>
        </w:rPr>
        <w:tab/>
        <w:t>עדכון תאום לוח הזמנים המתחייב מסטיות לרבות ת</w:t>
      </w:r>
      <w:r w:rsidR="00D62E1A" w:rsidRPr="000748C0">
        <w:rPr>
          <w:rFonts w:hint="cs"/>
          <w:color w:val="000000"/>
          <w:sz w:val="24"/>
          <w:szCs w:val="24"/>
          <w:rtl/>
          <w:rPrChange w:id="2290" w:author="Meryl Etman" w:date="2020-03-25T10:10:00Z">
            <w:rPr>
              <w:rFonts w:hint="cs"/>
              <w:color w:val="000000"/>
              <w:sz w:val="24"/>
              <w:szCs w:val="24"/>
              <w:rtl/>
            </w:rPr>
          </w:rPrChange>
        </w:rPr>
        <w:t>י</w:t>
      </w:r>
      <w:r w:rsidRPr="000748C0">
        <w:rPr>
          <w:color w:val="000000"/>
          <w:sz w:val="24"/>
          <w:szCs w:val="24"/>
          <w:rtl/>
          <w:rPrChange w:id="2291" w:author="Meryl Etman" w:date="2020-03-25T10:10:00Z">
            <w:rPr>
              <w:color w:val="000000"/>
              <w:sz w:val="24"/>
              <w:szCs w:val="24"/>
              <w:rtl/>
            </w:rPr>
          </w:rPrChange>
        </w:rPr>
        <w:t>אור השלכות התאום על הפרויקט</w:t>
      </w:r>
      <w:r w:rsidRPr="000748C0">
        <w:rPr>
          <w:rFonts w:hint="cs"/>
          <w:color w:val="000000"/>
          <w:sz w:val="24"/>
          <w:szCs w:val="24"/>
          <w:rtl/>
          <w:rPrChange w:id="2292" w:author="Meryl Etman" w:date="2020-03-25T10:10:00Z">
            <w:rPr>
              <w:rFonts w:hint="cs"/>
              <w:color w:val="000000"/>
              <w:sz w:val="24"/>
              <w:szCs w:val="24"/>
              <w:rtl/>
            </w:rPr>
          </w:rPrChange>
        </w:rPr>
        <w:t>;</w:t>
      </w:r>
    </w:p>
    <w:p w14:paraId="7C01ACDC" w14:textId="77777777" w:rsidR="00EB5A81" w:rsidRPr="000748C0" w:rsidRDefault="00EB5A81" w:rsidP="00EB5A81">
      <w:pPr>
        <w:ind w:left="1460" w:hanging="714"/>
        <w:jc w:val="both"/>
        <w:rPr>
          <w:color w:val="000000"/>
          <w:sz w:val="24"/>
          <w:szCs w:val="24"/>
          <w:rtl/>
          <w:rPrChange w:id="2293" w:author="Meryl Etman" w:date="2020-03-25T10:10:00Z">
            <w:rPr>
              <w:color w:val="000000"/>
              <w:sz w:val="24"/>
              <w:szCs w:val="24"/>
              <w:rtl/>
            </w:rPr>
          </w:rPrChange>
        </w:rPr>
      </w:pPr>
      <w:r w:rsidRPr="000748C0">
        <w:rPr>
          <w:color w:val="000000"/>
          <w:sz w:val="24"/>
          <w:szCs w:val="24"/>
          <w:rtl/>
          <w:rPrChange w:id="2294" w:author="Meryl Etman" w:date="2020-03-25T10:10:00Z">
            <w:rPr>
              <w:color w:val="000000"/>
              <w:sz w:val="24"/>
              <w:szCs w:val="24"/>
              <w:rtl/>
            </w:rPr>
          </w:rPrChange>
        </w:rPr>
        <w:t>ה.</w:t>
      </w:r>
      <w:r w:rsidRPr="000748C0">
        <w:rPr>
          <w:color w:val="000000"/>
          <w:sz w:val="24"/>
          <w:szCs w:val="24"/>
          <w:rtl/>
          <w:rPrChange w:id="2295" w:author="Meryl Etman" w:date="2020-03-25T10:10:00Z">
            <w:rPr>
              <w:color w:val="000000"/>
              <w:sz w:val="24"/>
              <w:szCs w:val="24"/>
              <w:rtl/>
            </w:rPr>
          </w:rPrChange>
        </w:rPr>
        <w:tab/>
        <w:t>סטיות מהערכות ו/או תחזיות תקציביות והשלכותיהן</w:t>
      </w:r>
      <w:r w:rsidRPr="000748C0">
        <w:rPr>
          <w:rFonts w:hint="cs"/>
          <w:color w:val="000000"/>
          <w:sz w:val="24"/>
          <w:szCs w:val="24"/>
          <w:rtl/>
          <w:rPrChange w:id="2296" w:author="Meryl Etman" w:date="2020-03-25T10:10:00Z">
            <w:rPr>
              <w:rFonts w:hint="cs"/>
              <w:color w:val="000000"/>
              <w:sz w:val="24"/>
              <w:szCs w:val="24"/>
              <w:rtl/>
            </w:rPr>
          </w:rPrChange>
        </w:rPr>
        <w:t>;</w:t>
      </w:r>
    </w:p>
    <w:p w14:paraId="67516CC7" w14:textId="77777777" w:rsidR="00EB5A81" w:rsidRPr="000748C0" w:rsidRDefault="00EB5A81" w:rsidP="00EB5A81">
      <w:pPr>
        <w:ind w:left="1460" w:hanging="714"/>
        <w:jc w:val="both"/>
        <w:rPr>
          <w:color w:val="000000"/>
          <w:sz w:val="24"/>
          <w:szCs w:val="24"/>
          <w:rtl/>
          <w:rPrChange w:id="2297" w:author="Meryl Etman" w:date="2020-03-25T10:10:00Z">
            <w:rPr>
              <w:color w:val="000000"/>
              <w:sz w:val="24"/>
              <w:szCs w:val="24"/>
              <w:rtl/>
            </w:rPr>
          </w:rPrChange>
        </w:rPr>
      </w:pPr>
      <w:r w:rsidRPr="000748C0">
        <w:rPr>
          <w:color w:val="000000"/>
          <w:sz w:val="24"/>
          <w:szCs w:val="24"/>
          <w:rtl/>
          <w:rPrChange w:id="2298" w:author="Meryl Etman" w:date="2020-03-25T10:10:00Z">
            <w:rPr>
              <w:color w:val="000000"/>
              <w:sz w:val="24"/>
              <w:szCs w:val="24"/>
              <w:rtl/>
            </w:rPr>
          </w:rPrChange>
        </w:rPr>
        <w:t>ו.</w:t>
      </w:r>
      <w:r w:rsidRPr="000748C0">
        <w:rPr>
          <w:color w:val="000000"/>
          <w:sz w:val="24"/>
          <w:szCs w:val="24"/>
          <w:rtl/>
          <w:rPrChange w:id="2299" w:author="Meryl Etman" w:date="2020-03-25T10:10:00Z">
            <w:rPr>
              <w:color w:val="000000"/>
              <w:sz w:val="24"/>
              <w:szCs w:val="24"/>
              <w:rtl/>
            </w:rPr>
          </w:rPrChange>
        </w:rPr>
        <w:tab/>
        <w:t>ריכוז הוראות שנויים</w:t>
      </w:r>
      <w:r w:rsidRPr="000748C0">
        <w:rPr>
          <w:rFonts w:hint="cs"/>
          <w:color w:val="000000"/>
          <w:sz w:val="24"/>
          <w:szCs w:val="24"/>
          <w:rtl/>
          <w:rPrChange w:id="2300" w:author="Meryl Etman" w:date="2020-03-25T10:10:00Z">
            <w:rPr>
              <w:rFonts w:hint="cs"/>
              <w:color w:val="000000"/>
              <w:sz w:val="24"/>
              <w:szCs w:val="24"/>
              <w:rtl/>
            </w:rPr>
          </w:rPrChange>
        </w:rPr>
        <w:t>;</w:t>
      </w:r>
    </w:p>
    <w:p w14:paraId="39C70E0C" w14:textId="77777777" w:rsidR="00EB5A81" w:rsidRPr="000748C0" w:rsidRDefault="00EB5A81" w:rsidP="00EB5A81">
      <w:pPr>
        <w:ind w:left="1460" w:hanging="714"/>
        <w:jc w:val="both"/>
        <w:rPr>
          <w:color w:val="000000"/>
          <w:sz w:val="24"/>
          <w:szCs w:val="24"/>
          <w:rtl/>
          <w:rPrChange w:id="2301" w:author="Meryl Etman" w:date="2020-03-25T10:10:00Z">
            <w:rPr>
              <w:color w:val="000000"/>
              <w:sz w:val="24"/>
              <w:szCs w:val="24"/>
              <w:rtl/>
            </w:rPr>
          </w:rPrChange>
        </w:rPr>
      </w:pPr>
      <w:r w:rsidRPr="000748C0">
        <w:rPr>
          <w:color w:val="000000"/>
          <w:sz w:val="24"/>
          <w:szCs w:val="24"/>
          <w:rtl/>
          <w:rPrChange w:id="2302" w:author="Meryl Etman" w:date="2020-03-25T10:10:00Z">
            <w:rPr>
              <w:color w:val="000000"/>
              <w:sz w:val="24"/>
              <w:szCs w:val="24"/>
              <w:rtl/>
            </w:rPr>
          </w:rPrChange>
        </w:rPr>
        <w:t>ז.</w:t>
      </w:r>
      <w:r w:rsidRPr="000748C0">
        <w:rPr>
          <w:color w:val="000000"/>
          <w:sz w:val="24"/>
          <w:szCs w:val="24"/>
          <w:rtl/>
          <w:rPrChange w:id="2303" w:author="Meryl Etman" w:date="2020-03-25T10:10:00Z">
            <w:rPr>
              <w:color w:val="000000"/>
              <w:sz w:val="24"/>
              <w:szCs w:val="24"/>
              <w:rtl/>
            </w:rPr>
          </w:rPrChange>
        </w:rPr>
        <w:tab/>
        <w:t>רשימת נושאים הדורשים החלטת המנהל או המזמין להתקדמות בתהליכים המפורטים בשירותי המפקח.</w:t>
      </w:r>
    </w:p>
    <w:p w14:paraId="2472B096" w14:textId="77777777" w:rsidR="00EB5A81" w:rsidRPr="000748C0" w:rsidRDefault="00EB5A81" w:rsidP="00EB5A81">
      <w:pPr>
        <w:jc w:val="both"/>
        <w:rPr>
          <w:color w:val="000000"/>
          <w:sz w:val="24"/>
          <w:szCs w:val="24"/>
          <w:rtl/>
          <w:rPrChange w:id="2304" w:author="Meryl Etman" w:date="2020-03-25T10:10:00Z">
            <w:rPr>
              <w:color w:val="000000"/>
              <w:sz w:val="24"/>
              <w:szCs w:val="24"/>
              <w:rtl/>
            </w:rPr>
          </w:rPrChange>
        </w:rPr>
      </w:pPr>
    </w:p>
    <w:p w14:paraId="5EED363E" w14:textId="252483B5" w:rsidR="00EB5A81" w:rsidRPr="000748C0" w:rsidRDefault="00EB5A81" w:rsidP="00EB5A81">
      <w:pPr>
        <w:pStyle w:val="1"/>
        <w:ind w:left="740" w:hanging="720"/>
        <w:rPr>
          <w:b/>
          <w:sz w:val="24"/>
          <w:rtl/>
          <w:rPrChange w:id="2305" w:author="Meryl Etman" w:date="2020-03-25T10:10:00Z">
            <w:rPr>
              <w:b/>
              <w:sz w:val="24"/>
              <w:rtl/>
            </w:rPr>
          </w:rPrChange>
        </w:rPr>
      </w:pPr>
      <w:r w:rsidRPr="000748C0">
        <w:rPr>
          <w:rFonts w:hint="cs"/>
          <w:b/>
          <w:sz w:val="24"/>
          <w:rtl/>
          <w:rPrChange w:id="2306" w:author="Meryl Etman" w:date="2020-03-25T10:10:00Z">
            <w:rPr>
              <w:rFonts w:hint="cs"/>
              <w:b/>
              <w:sz w:val="24"/>
              <w:rtl/>
            </w:rPr>
          </w:rPrChange>
        </w:rPr>
        <w:t>13.8</w:t>
      </w:r>
      <w:r w:rsidRPr="000748C0">
        <w:rPr>
          <w:rFonts w:hint="cs"/>
          <w:b/>
          <w:sz w:val="24"/>
          <w:rtl/>
          <w:rPrChange w:id="2307" w:author="Meryl Etman" w:date="2020-03-25T10:10:00Z">
            <w:rPr>
              <w:rFonts w:hint="cs"/>
              <w:b/>
              <w:sz w:val="24"/>
              <w:rtl/>
            </w:rPr>
          </w:rPrChange>
        </w:rPr>
        <w:tab/>
      </w:r>
      <w:r w:rsidRPr="000748C0">
        <w:rPr>
          <w:b/>
          <w:sz w:val="24"/>
          <w:rtl/>
          <w:rPrChange w:id="2308" w:author="Meryl Etman" w:date="2020-03-25T10:10:00Z">
            <w:rPr>
              <w:b/>
              <w:sz w:val="24"/>
              <w:rtl/>
            </w:rPr>
          </w:rPrChange>
        </w:rPr>
        <w:t>לכל אחד מיחידי המזמין זכויות והתחייבויות בשיעור המפורט להלן מזכויות והתחייבויות המזמין עפ"י חוזה זה:</w:t>
      </w:r>
      <w:r w:rsidR="00D62E1A" w:rsidRPr="000748C0">
        <w:rPr>
          <w:rFonts w:hint="cs"/>
          <w:color w:val="008000"/>
          <w:sz w:val="24"/>
          <w:rtl/>
          <w:rPrChange w:id="2309" w:author="Meryl Etman" w:date="2020-03-25T10:10:00Z">
            <w:rPr>
              <w:rFonts w:hint="cs"/>
              <w:color w:val="008000"/>
              <w:sz w:val="24"/>
              <w:rtl/>
            </w:rPr>
          </w:rPrChange>
        </w:rPr>
        <w:t xml:space="preserve"> </w:t>
      </w:r>
      <w:sdt>
        <w:sdtPr>
          <w:rPr>
            <w:rFonts w:hint="cs"/>
            <w:color w:val="008000"/>
            <w:sz w:val="24"/>
            <w:rtl/>
            <w:rPrChange w:id="2310" w:author="Meryl Etman" w:date="2020-03-25T10:10:00Z">
              <w:rPr>
                <w:rFonts w:hint="cs"/>
                <w:color w:val="008000"/>
                <w:sz w:val="24"/>
                <w:rtl/>
              </w:rPr>
            </w:rPrChange>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Change w:id="2311" w:author="Meryl Etman" w:date="2020-03-25T10:10:00Z">
              <w:rPr/>
            </w:rPrChange>
          </w:rPr>
        </w:sdtEndPr>
        <w:sdtContent>
          <w:ins w:id="2312" w:author="Meryl Etman" w:date="2019-12-16T12:07:00Z">
            <w:r w:rsidR="00C36598" w:rsidRPr="000748C0">
              <w:rPr>
                <w:rFonts w:hint="cs"/>
                <w:color w:val="008000"/>
                <w:sz w:val="24"/>
                <w:rtl/>
                <w:rPrChange w:id="2313" w:author="Meryl Etman" w:date="2020-03-25T10:10:00Z">
                  <w:rPr>
                    <w:rFonts w:hint="cs"/>
                    <w:color w:val="008000"/>
                    <w:sz w:val="24"/>
                    <w:rtl/>
                  </w:rPr>
                </w:rPrChange>
              </w:rPr>
              <w:t>100</w:t>
            </w:r>
          </w:ins>
        </w:sdtContent>
      </w:sdt>
    </w:p>
    <w:p w14:paraId="4D46DADD" w14:textId="77777777" w:rsidR="00EB5A81" w:rsidRPr="000748C0" w:rsidRDefault="00EB5A81" w:rsidP="002302E1">
      <w:pPr>
        <w:ind w:left="240"/>
        <w:jc w:val="center"/>
        <w:rPr>
          <w:bCs/>
          <w:color w:val="000000"/>
          <w:sz w:val="28"/>
          <w:szCs w:val="28"/>
          <w:u w:val="single"/>
          <w:rtl/>
          <w:rPrChange w:id="2314" w:author="Meryl Etman" w:date="2020-03-25T10:10:00Z">
            <w:rPr>
              <w:bCs/>
              <w:color w:val="000000"/>
              <w:sz w:val="28"/>
              <w:szCs w:val="28"/>
              <w:u w:val="single"/>
              <w:rtl/>
            </w:rPr>
          </w:rPrChange>
        </w:rPr>
      </w:pPr>
      <w:r w:rsidRPr="000748C0">
        <w:rPr>
          <w:bCs/>
          <w:color w:val="0000FF"/>
          <w:sz w:val="24"/>
          <w:szCs w:val="24"/>
          <w:rtl/>
          <w:rPrChange w:id="2315" w:author="Meryl Etman" w:date="2020-03-25T10:10:00Z">
            <w:rPr>
              <w:bCs/>
              <w:color w:val="0000FF"/>
              <w:sz w:val="24"/>
              <w:szCs w:val="24"/>
              <w:rtl/>
            </w:rPr>
          </w:rPrChange>
        </w:rPr>
        <w:br w:type="page"/>
      </w:r>
      <w:r w:rsidRPr="000748C0">
        <w:rPr>
          <w:bCs/>
          <w:color w:val="000000"/>
          <w:sz w:val="24"/>
          <w:szCs w:val="24"/>
          <w:u w:val="single"/>
          <w:rtl/>
          <w:rPrChange w:id="2316" w:author="Meryl Etman" w:date="2020-03-25T10:10:00Z">
            <w:rPr>
              <w:bCs/>
              <w:color w:val="000000"/>
              <w:sz w:val="24"/>
              <w:szCs w:val="24"/>
              <w:u w:val="single"/>
              <w:rtl/>
            </w:rPr>
          </w:rPrChange>
        </w:rPr>
        <w:lastRenderedPageBreak/>
        <w:t xml:space="preserve">נספח </w:t>
      </w:r>
      <w:r w:rsidR="002302E1" w:rsidRPr="000748C0">
        <w:rPr>
          <w:rFonts w:hint="cs"/>
          <w:bCs/>
          <w:color w:val="000000"/>
          <w:sz w:val="24"/>
          <w:szCs w:val="24"/>
          <w:u w:val="single"/>
          <w:rtl/>
          <w:rPrChange w:id="2317" w:author="Meryl Etman" w:date="2020-03-25T10:10:00Z">
            <w:rPr>
              <w:rFonts w:hint="cs"/>
              <w:bCs/>
              <w:color w:val="000000"/>
              <w:sz w:val="24"/>
              <w:szCs w:val="24"/>
              <w:u w:val="single"/>
              <w:rtl/>
            </w:rPr>
          </w:rPrChange>
        </w:rPr>
        <w:t>"</w:t>
      </w:r>
      <w:r w:rsidRPr="000748C0">
        <w:rPr>
          <w:bCs/>
          <w:color w:val="000000"/>
          <w:sz w:val="24"/>
          <w:szCs w:val="24"/>
          <w:u w:val="single"/>
          <w:rtl/>
          <w:rPrChange w:id="2318" w:author="Meryl Etman" w:date="2020-03-25T10:10:00Z">
            <w:rPr>
              <w:bCs/>
              <w:color w:val="000000"/>
              <w:sz w:val="24"/>
              <w:szCs w:val="24"/>
              <w:u w:val="single"/>
              <w:rtl/>
            </w:rPr>
          </w:rPrChange>
        </w:rPr>
        <w:t>ב</w:t>
      </w:r>
      <w:r w:rsidR="002302E1" w:rsidRPr="000748C0">
        <w:rPr>
          <w:rFonts w:hint="cs"/>
          <w:bCs/>
          <w:color w:val="000000"/>
          <w:sz w:val="24"/>
          <w:szCs w:val="24"/>
          <w:u w:val="single"/>
          <w:rtl/>
          <w:rPrChange w:id="2319" w:author="Meryl Etman" w:date="2020-03-25T10:10:00Z">
            <w:rPr>
              <w:rFonts w:hint="cs"/>
              <w:bCs/>
              <w:color w:val="000000"/>
              <w:sz w:val="24"/>
              <w:szCs w:val="24"/>
              <w:u w:val="single"/>
              <w:rtl/>
            </w:rPr>
          </w:rPrChange>
        </w:rPr>
        <w:t>'</w:t>
      </w:r>
      <w:r w:rsidRPr="000748C0">
        <w:rPr>
          <w:bCs/>
          <w:color w:val="000000"/>
          <w:sz w:val="24"/>
          <w:szCs w:val="24"/>
          <w:u w:val="single"/>
          <w:rtl/>
          <w:rPrChange w:id="2320" w:author="Meryl Etman" w:date="2020-03-25T10:10:00Z">
            <w:rPr>
              <w:bCs/>
              <w:color w:val="000000"/>
              <w:sz w:val="24"/>
              <w:szCs w:val="24"/>
              <w:u w:val="single"/>
              <w:rtl/>
            </w:rPr>
          </w:rPrChange>
        </w:rPr>
        <w:t>'</w:t>
      </w:r>
    </w:p>
    <w:p w14:paraId="3247312B" w14:textId="77777777" w:rsidR="00EB5A81" w:rsidRPr="000748C0" w:rsidRDefault="00EB5A81" w:rsidP="00EB5A81">
      <w:pPr>
        <w:ind w:left="240"/>
        <w:jc w:val="center"/>
        <w:rPr>
          <w:bCs/>
          <w:color w:val="000000"/>
          <w:sz w:val="24"/>
          <w:szCs w:val="24"/>
          <w:u w:val="single"/>
          <w:rtl/>
          <w:rPrChange w:id="2321" w:author="Meryl Etman" w:date="2020-03-25T10:10:00Z">
            <w:rPr>
              <w:bCs/>
              <w:color w:val="000000"/>
              <w:sz w:val="24"/>
              <w:szCs w:val="24"/>
              <w:u w:val="single"/>
              <w:rtl/>
            </w:rPr>
          </w:rPrChange>
        </w:rPr>
      </w:pPr>
    </w:p>
    <w:p w14:paraId="70361323" w14:textId="77777777" w:rsidR="00EB5A81" w:rsidRPr="000748C0" w:rsidRDefault="00EB5A81" w:rsidP="00EB5A81">
      <w:pPr>
        <w:ind w:left="240"/>
        <w:jc w:val="center"/>
        <w:rPr>
          <w:bCs/>
          <w:color w:val="000000"/>
          <w:sz w:val="24"/>
          <w:szCs w:val="24"/>
          <w:u w:val="single"/>
          <w:rtl/>
          <w:rPrChange w:id="2322" w:author="Meryl Etman" w:date="2020-03-25T10:10:00Z">
            <w:rPr>
              <w:bCs/>
              <w:color w:val="000000"/>
              <w:sz w:val="24"/>
              <w:szCs w:val="24"/>
              <w:u w:val="single"/>
              <w:rtl/>
            </w:rPr>
          </w:rPrChange>
        </w:rPr>
      </w:pPr>
      <w:r w:rsidRPr="000748C0">
        <w:rPr>
          <w:bCs/>
          <w:color w:val="000000"/>
          <w:sz w:val="24"/>
          <w:szCs w:val="24"/>
          <w:u w:val="single"/>
          <w:rtl/>
          <w:rPrChange w:id="2323" w:author="Meryl Etman" w:date="2020-03-25T10:10:00Z">
            <w:rPr>
              <w:bCs/>
              <w:color w:val="000000"/>
              <w:sz w:val="24"/>
              <w:szCs w:val="24"/>
              <w:u w:val="single"/>
              <w:rtl/>
            </w:rPr>
          </w:rPrChange>
        </w:rPr>
        <w:t>שירותי המפקח</w:t>
      </w:r>
    </w:p>
    <w:p w14:paraId="658921B8" w14:textId="77777777" w:rsidR="00EB5A81" w:rsidRPr="000748C0" w:rsidRDefault="00EB5A81" w:rsidP="00EB5A81">
      <w:pPr>
        <w:ind w:left="240"/>
        <w:jc w:val="both"/>
        <w:rPr>
          <w:bCs/>
          <w:color w:val="000000"/>
          <w:sz w:val="24"/>
          <w:szCs w:val="24"/>
          <w:rtl/>
          <w:rPrChange w:id="2324" w:author="Meryl Etman" w:date="2020-03-25T10:10:00Z">
            <w:rPr>
              <w:bCs/>
              <w:color w:val="000000"/>
              <w:sz w:val="24"/>
              <w:szCs w:val="24"/>
              <w:rtl/>
            </w:rPr>
          </w:rPrChange>
        </w:rPr>
      </w:pPr>
    </w:p>
    <w:p w14:paraId="58DF815C" w14:textId="77777777" w:rsidR="00EB5A81" w:rsidRPr="000748C0" w:rsidRDefault="00EB5A81" w:rsidP="00EB5A81">
      <w:pPr>
        <w:jc w:val="both"/>
        <w:rPr>
          <w:b/>
          <w:bCs/>
          <w:color w:val="000000"/>
          <w:sz w:val="24"/>
          <w:szCs w:val="24"/>
          <w:rtl/>
          <w:rPrChange w:id="2325" w:author="Meryl Etman" w:date="2020-03-25T10:10:00Z">
            <w:rPr>
              <w:b/>
              <w:bCs/>
              <w:color w:val="000000"/>
              <w:sz w:val="24"/>
              <w:szCs w:val="24"/>
              <w:rtl/>
            </w:rPr>
          </w:rPrChange>
        </w:rPr>
      </w:pPr>
      <w:r w:rsidRPr="000748C0">
        <w:rPr>
          <w:b/>
          <w:bCs/>
          <w:color w:val="000000"/>
          <w:sz w:val="24"/>
          <w:szCs w:val="24"/>
          <w:rtl/>
          <w:rPrChange w:id="2326" w:author="Meryl Etman" w:date="2020-03-25T10:10:00Z">
            <w:rPr>
              <w:b/>
              <w:bCs/>
              <w:color w:val="000000"/>
              <w:sz w:val="24"/>
              <w:szCs w:val="24"/>
              <w:rtl/>
            </w:rPr>
          </w:rPrChange>
        </w:rPr>
        <w:t>שרותי המפקח יינתנו בקטעים ובשלבים לפי התקדמות הפרויקט והנחיות המנהל. על המפקח לקבל אשור בכתב מהמנהל לפני התחלת כל שלב או קטע או לפני כל שרות חלקי</w:t>
      </w:r>
      <w:r w:rsidRPr="000748C0">
        <w:rPr>
          <w:color w:val="000000"/>
          <w:sz w:val="24"/>
          <w:szCs w:val="24"/>
          <w:rtl/>
          <w:rPrChange w:id="2327" w:author="Meryl Etman" w:date="2020-03-25T10:10:00Z">
            <w:rPr>
              <w:color w:val="000000"/>
              <w:sz w:val="24"/>
              <w:szCs w:val="24"/>
              <w:rtl/>
            </w:rPr>
          </w:rPrChange>
        </w:rPr>
        <w:t>.</w:t>
      </w:r>
    </w:p>
    <w:p w14:paraId="11728762" w14:textId="77777777" w:rsidR="00EB5A81" w:rsidRPr="000748C0" w:rsidRDefault="00EB5A81" w:rsidP="00EB5A81">
      <w:pPr>
        <w:ind w:left="240"/>
        <w:jc w:val="both"/>
        <w:rPr>
          <w:b/>
          <w:bCs/>
          <w:color w:val="000000"/>
          <w:sz w:val="24"/>
          <w:szCs w:val="24"/>
          <w:rtl/>
          <w:rPrChange w:id="2328" w:author="Meryl Etman" w:date="2020-03-25T10:10:00Z">
            <w:rPr>
              <w:b/>
              <w:bCs/>
              <w:color w:val="000000"/>
              <w:sz w:val="24"/>
              <w:szCs w:val="24"/>
              <w:rtl/>
            </w:rPr>
          </w:rPrChange>
        </w:rPr>
      </w:pPr>
    </w:p>
    <w:p w14:paraId="71C06FB9" w14:textId="0FF0FAF8" w:rsidR="00EB5A81" w:rsidRPr="000748C0" w:rsidDel="00346A17" w:rsidRDefault="00EB5A81" w:rsidP="00473BC7">
      <w:pPr>
        <w:pStyle w:val="6"/>
        <w:ind w:left="567" w:hanging="567"/>
        <w:rPr>
          <w:del w:id="2329" w:author="Meryl Etman" w:date="2020-02-11T16:27:00Z"/>
          <w:color w:val="000000"/>
          <w:sz w:val="24"/>
          <w:rPrChange w:id="2330" w:author="Meryl Etman" w:date="2020-03-25T10:10:00Z">
            <w:rPr>
              <w:del w:id="2331" w:author="Meryl Etman" w:date="2020-02-11T16:27:00Z"/>
              <w:b/>
              <w:bCs/>
              <w:sz w:val="24"/>
            </w:rPr>
          </w:rPrChange>
        </w:rPr>
      </w:pPr>
      <w:r w:rsidRPr="000748C0">
        <w:rPr>
          <w:b/>
          <w:bCs/>
          <w:sz w:val="24"/>
          <w:rtl/>
          <w:rPrChange w:id="2332" w:author="Meryl Etman" w:date="2020-03-25T10:10:00Z">
            <w:rPr>
              <w:b/>
              <w:bCs/>
              <w:sz w:val="24"/>
              <w:rtl/>
            </w:rPr>
          </w:rPrChange>
        </w:rPr>
        <w:t>א.</w:t>
      </w:r>
      <w:r w:rsidRPr="000748C0">
        <w:rPr>
          <w:b/>
          <w:bCs/>
          <w:sz w:val="24"/>
          <w:rtl/>
          <w:rPrChange w:id="2333" w:author="Meryl Etman" w:date="2020-03-25T10:10:00Z">
            <w:rPr>
              <w:b/>
              <w:bCs/>
              <w:sz w:val="24"/>
              <w:rtl/>
            </w:rPr>
          </w:rPrChange>
        </w:rPr>
        <w:tab/>
        <w:t>תיאום תכנון וניהול הנדסי</w:t>
      </w:r>
      <w:ins w:id="2334" w:author="Meryl Etman" w:date="2019-12-16T17:07:00Z">
        <w:r w:rsidR="00E74141" w:rsidRPr="000748C0">
          <w:rPr>
            <w:rFonts w:hint="cs"/>
            <w:b/>
            <w:bCs/>
            <w:sz w:val="24"/>
            <w:rtl/>
            <w:rPrChange w:id="2335" w:author="Meryl Etman" w:date="2020-03-25T10:10:00Z">
              <w:rPr>
                <w:rFonts w:hint="cs"/>
                <w:b/>
                <w:bCs/>
                <w:sz w:val="24"/>
                <w:rtl/>
              </w:rPr>
            </w:rPrChange>
          </w:rPr>
          <w:t xml:space="preserve"> </w:t>
        </w:r>
        <w:r w:rsidR="00E74141" w:rsidRPr="000748C0">
          <w:rPr>
            <w:b/>
            <w:bCs/>
            <w:sz w:val="24"/>
            <w:rtl/>
            <w:rPrChange w:id="2336" w:author="Meryl Etman" w:date="2020-03-25T10:10:00Z">
              <w:rPr>
                <w:b/>
                <w:bCs/>
                <w:sz w:val="24"/>
                <w:rtl/>
              </w:rPr>
            </w:rPrChange>
          </w:rPr>
          <w:t>–</w:t>
        </w:r>
        <w:r w:rsidR="00E74141" w:rsidRPr="000748C0">
          <w:rPr>
            <w:rFonts w:hint="cs"/>
            <w:b/>
            <w:bCs/>
            <w:sz w:val="24"/>
            <w:rtl/>
            <w:rPrChange w:id="2337" w:author="Meryl Etman" w:date="2020-03-25T10:10:00Z">
              <w:rPr>
                <w:rFonts w:hint="cs"/>
                <w:b/>
                <w:bCs/>
                <w:sz w:val="24"/>
                <w:rtl/>
              </w:rPr>
            </w:rPrChange>
          </w:rPr>
          <w:t xml:space="preserve"> </w:t>
        </w:r>
      </w:ins>
      <w:ins w:id="2338" w:author="Meryl Etman" w:date="2019-12-18T10:06:00Z">
        <w:r w:rsidR="00473BC7" w:rsidRPr="000748C0">
          <w:rPr>
            <w:rFonts w:hint="eastAsia"/>
            <w:sz w:val="24"/>
            <w:u w:val="none"/>
            <w:rtl/>
            <w:rPrChange w:id="2339" w:author="Meryl Etman" w:date="2020-03-25T10:10:00Z">
              <w:rPr>
                <w:rFonts w:hint="eastAsia"/>
                <w:b/>
                <w:bCs/>
                <w:sz w:val="24"/>
                <w:rtl/>
              </w:rPr>
            </w:rPrChange>
          </w:rPr>
          <w:t>התכנון</w:t>
        </w:r>
        <w:r w:rsidR="00473BC7" w:rsidRPr="000748C0">
          <w:rPr>
            <w:sz w:val="24"/>
            <w:u w:val="none"/>
            <w:rtl/>
            <w:rPrChange w:id="2340" w:author="Meryl Etman" w:date="2020-03-25T10:10:00Z">
              <w:rPr>
                <w:b/>
                <w:bCs/>
                <w:sz w:val="24"/>
                <w:rtl/>
              </w:rPr>
            </w:rPrChange>
          </w:rPr>
          <w:t xml:space="preserve"> וניהול התכנון מבוצעים על </w:t>
        </w:r>
      </w:ins>
      <w:ins w:id="2341" w:author="Meryl Etman" w:date="2019-12-18T10:07:00Z">
        <w:r w:rsidR="00473BC7" w:rsidRPr="000748C0">
          <w:rPr>
            <w:rFonts w:hint="cs"/>
            <w:sz w:val="24"/>
            <w:u w:val="none"/>
            <w:rtl/>
          </w:rPr>
          <w:t>י</w:t>
        </w:r>
      </w:ins>
      <w:ins w:id="2342" w:author="Meryl Etman" w:date="2019-12-18T10:06:00Z">
        <w:r w:rsidR="00473BC7" w:rsidRPr="000748C0">
          <w:rPr>
            <w:rFonts w:hint="eastAsia"/>
            <w:sz w:val="24"/>
            <w:u w:val="none"/>
            <w:rtl/>
            <w:rPrChange w:id="2343" w:author="Meryl Etman" w:date="2020-03-25T10:10:00Z">
              <w:rPr>
                <w:rFonts w:hint="eastAsia"/>
                <w:b/>
                <w:bCs/>
                <w:sz w:val="24"/>
                <w:rtl/>
              </w:rPr>
            </w:rPrChange>
          </w:rPr>
          <w:t>די</w:t>
        </w:r>
        <w:r w:rsidR="00473BC7" w:rsidRPr="000748C0">
          <w:rPr>
            <w:sz w:val="24"/>
            <w:u w:val="none"/>
            <w:rtl/>
            <w:rPrChange w:id="2344" w:author="Meryl Etman" w:date="2020-03-25T10:10:00Z">
              <w:rPr>
                <w:b/>
                <w:bCs/>
                <w:sz w:val="24"/>
                <w:rtl/>
              </w:rPr>
            </w:rPrChange>
          </w:rPr>
          <w:t xml:space="preserve"> </w:t>
        </w:r>
        <w:r w:rsidR="00473BC7" w:rsidRPr="000748C0">
          <w:rPr>
            <w:rFonts w:hint="eastAsia"/>
            <w:sz w:val="24"/>
            <w:u w:val="none"/>
            <w:rtl/>
            <w:rPrChange w:id="2345" w:author="Meryl Etman" w:date="2020-03-25T10:10:00Z">
              <w:rPr>
                <w:rFonts w:hint="eastAsia"/>
                <w:b/>
                <w:bCs/>
                <w:sz w:val="24"/>
                <w:rtl/>
              </w:rPr>
            </w:rPrChange>
          </w:rPr>
          <w:t>הקבלן</w:t>
        </w:r>
        <w:r w:rsidR="00473BC7" w:rsidRPr="000748C0">
          <w:rPr>
            <w:sz w:val="24"/>
            <w:u w:val="none"/>
            <w:rtl/>
            <w:rPrChange w:id="2346" w:author="Meryl Etman" w:date="2020-03-25T10:10:00Z">
              <w:rPr>
                <w:b/>
                <w:bCs/>
                <w:sz w:val="24"/>
                <w:rtl/>
              </w:rPr>
            </w:rPrChange>
          </w:rPr>
          <w:t xml:space="preserve">. </w:t>
        </w:r>
        <w:r w:rsidR="00473BC7" w:rsidRPr="000748C0">
          <w:rPr>
            <w:rFonts w:hint="eastAsia"/>
            <w:sz w:val="24"/>
            <w:u w:val="none"/>
            <w:rtl/>
            <w:rPrChange w:id="2347" w:author="Meryl Etman" w:date="2020-03-25T10:10:00Z">
              <w:rPr>
                <w:rFonts w:hint="eastAsia"/>
                <w:b/>
                <w:bCs/>
                <w:sz w:val="24"/>
                <w:rtl/>
              </w:rPr>
            </w:rPrChange>
          </w:rPr>
          <w:t>על</w:t>
        </w:r>
        <w:r w:rsidR="00473BC7" w:rsidRPr="000748C0">
          <w:rPr>
            <w:sz w:val="24"/>
            <w:u w:val="none"/>
            <w:rtl/>
            <w:rPrChange w:id="2348" w:author="Meryl Etman" w:date="2020-03-25T10:10:00Z">
              <w:rPr>
                <w:b/>
                <w:bCs/>
                <w:sz w:val="24"/>
                <w:rtl/>
              </w:rPr>
            </w:rPrChange>
          </w:rPr>
          <w:t xml:space="preserve"> </w:t>
        </w:r>
        <w:r w:rsidR="00473BC7" w:rsidRPr="000748C0">
          <w:rPr>
            <w:rFonts w:hint="eastAsia"/>
            <w:sz w:val="24"/>
            <w:u w:val="none"/>
            <w:rtl/>
            <w:rPrChange w:id="2349" w:author="Meryl Etman" w:date="2020-03-25T10:10:00Z">
              <w:rPr>
                <w:rFonts w:hint="eastAsia"/>
                <w:b/>
                <w:bCs/>
                <w:sz w:val="24"/>
                <w:rtl/>
              </w:rPr>
            </w:rPrChange>
          </w:rPr>
          <w:t>המפקח</w:t>
        </w:r>
        <w:r w:rsidR="00473BC7" w:rsidRPr="000748C0">
          <w:rPr>
            <w:sz w:val="24"/>
            <w:u w:val="none"/>
            <w:rtl/>
            <w:rPrChange w:id="2350" w:author="Meryl Etman" w:date="2020-03-25T10:10:00Z">
              <w:rPr>
                <w:b/>
                <w:bCs/>
                <w:sz w:val="24"/>
                <w:rtl/>
              </w:rPr>
            </w:rPrChange>
          </w:rPr>
          <w:t xml:space="preserve"> </w:t>
        </w:r>
        <w:r w:rsidR="00473BC7" w:rsidRPr="000748C0">
          <w:rPr>
            <w:rFonts w:hint="eastAsia"/>
            <w:sz w:val="24"/>
            <w:u w:val="none"/>
            <w:rtl/>
            <w:rPrChange w:id="2351" w:author="Meryl Etman" w:date="2020-03-25T10:10:00Z">
              <w:rPr>
                <w:rFonts w:hint="eastAsia"/>
                <w:b/>
                <w:bCs/>
                <w:sz w:val="24"/>
                <w:rtl/>
              </w:rPr>
            </w:rPrChange>
          </w:rPr>
          <w:t>לבדוק</w:t>
        </w:r>
        <w:r w:rsidR="00473BC7" w:rsidRPr="000748C0">
          <w:rPr>
            <w:sz w:val="24"/>
            <w:u w:val="none"/>
            <w:rtl/>
            <w:rPrChange w:id="2352" w:author="Meryl Etman" w:date="2020-03-25T10:10:00Z">
              <w:rPr>
                <w:b/>
                <w:bCs/>
                <w:sz w:val="24"/>
                <w:rtl/>
              </w:rPr>
            </w:rPrChange>
          </w:rPr>
          <w:t xml:space="preserve"> </w:t>
        </w:r>
        <w:r w:rsidR="00473BC7" w:rsidRPr="000748C0">
          <w:rPr>
            <w:rFonts w:hint="eastAsia"/>
            <w:sz w:val="24"/>
            <w:u w:val="none"/>
            <w:rtl/>
            <w:rPrChange w:id="2353" w:author="Meryl Etman" w:date="2020-03-25T10:10:00Z">
              <w:rPr>
                <w:rFonts w:hint="eastAsia"/>
                <w:b/>
                <w:bCs/>
                <w:sz w:val="24"/>
                <w:rtl/>
              </w:rPr>
            </w:rPrChange>
          </w:rPr>
          <w:t>ולאשר</w:t>
        </w:r>
        <w:r w:rsidR="00473BC7" w:rsidRPr="000748C0">
          <w:rPr>
            <w:sz w:val="24"/>
            <w:u w:val="none"/>
            <w:rtl/>
            <w:rPrChange w:id="2354" w:author="Meryl Etman" w:date="2020-03-25T10:10:00Z">
              <w:rPr>
                <w:b/>
                <w:bCs/>
                <w:sz w:val="24"/>
                <w:rtl/>
              </w:rPr>
            </w:rPrChange>
          </w:rPr>
          <w:t xml:space="preserve"> </w:t>
        </w:r>
        <w:r w:rsidR="00473BC7" w:rsidRPr="000748C0">
          <w:rPr>
            <w:rFonts w:hint="eastAsia"/>
            <w:sz w:val="24"/>
            <w:u w:val="none"/>
            <w:rtl/>
            <w:rPrChange w:id="2355" w:author="Meryl Etman" w:date="2020-03-25T10:10:00Z">
              <w:rPr>
                <w:rFonts w:hint="eastAsia"/>
                <w:b/>
                <w:bCs/>
                <w:sz w:val="24"/>
                <w:rtl/>
              </w:rPr>
            </w:rPrChange>
          </w:rPr>
          <w:t>את</w:t>
        </w:r>
        <w:r w:rsidR="00473BC7" w:rsidRPr="000748C0">
          <w:rPr>
            <w:sz w:val="24"/>
            <w:u w:val="none"/>
            <w:rtl/>
            <w:rPrChange w:id="2356" w:author="Meryl Etman" w:date="2020-03-25T10:10:00Z">
              <w:rPr>
                <w:b/>
                <w:bCs/>
                <w:sz w:val="24"/>
                <w:rtl/>
              </w:rPr>
            </w:rPrChange>
          </w:rPr>
          <w:t xml:space="preserve"> </w:t>
        </w:r>
        <w:r w:rsidR="00473BC7" w:rsidRPr="000748C0">
          <w:rPr>
            <w:rFonts w:hint="eastAsia"/>
            <w:sz w:val="24"/>
            <w:u w:val="none"/>
            <w:rtl/>
            <w:rPrChange w:id="2357" w:author="Meryl Etman" w:date="2020-03-25T10:10:00Z">
              <w:rPr>
                <w:rFonts w:hint="eastAsia"/>
                <w:b/>
                <w:bCs/>
                <w:sz w:val="24"/>
                <w:rtl/>
              </w:rPr>
            </w:rPrChange>
          </w:rPr>
          <w:t>התכניות</w:t>
        </w:r>
        <w:r w:rsidR="00473BC7" w:rsidRPr="000748C0">
          <w:rPr>
            <w:sz w:val="24"/>
            <w:u w:val="none"/>
            <w:rtl/>
            <w:rPrChange w:id="2358" w:author="Meryl Etman" w:date="2020-03-25T10:10:00Z">
              <w:rPr>
                <w:b/>
                <w:bCs/>
                <w:sz w:val="24"/>
                <w:rtl/>
              </w:rPr>
            </w:rPrChange>
          </w:rPr>
          <w:t xml:space="preserve"> </w:t>
        </w:r>
      </w:ins>
      <w:ins w:id="2359" w:author="Meryl Etman" w:date="2020-02-11T15:39:00Z">
        <w:r w:rsidR="001D57D8" w:rsidRPr="000748C0">
          <w:rPr>
            <w:rFonts w:hint="cs"/>
            <w:sz w:val="24"/>
            <w:u w:val="none"/>
            <w:rtl/>
          </w:rPr>
          <w:t xml:space="preserve">והתכנון </w:t>
        </w:r>
      </w:ins>
      <w:ins w:id="2360" w:author="Meryl Etman" w:date="2019-12-18T10:06:00Z">
        <w:r w:rsidR="00473BC7" w:rsidRPr="000748C0">
          <w:rPr>
            <w:rFonts w:hint="eastAsia"/>
            <w:sz w:val="24"/>
            <w:u w:val="none"/>
            <w:rtl/>
            <w:rPrChange w:id="2361" w:author="Meryl Etman" w:date="2020-03-25T10:10:00Z">
              <w:rPr>
                <w:rFonts w:hint="eastAsia"/>
                <w:b/>
                <w:bCs/>
                <w:sz w:val="24"/>
                <w:rtl/>
              </w:rPr>
            </w:rPrChange>
          </w:rPr>
          <w:t>עבור</w:t>
        </w:r>
        <w:r w:rsidR="00473BC7" w:rsidRPr="000748C0">
          <w:rPr>
            <w:sz w:val="24"/>
            <w:u w:val="none"/>
            <w:rtl/>
            <w:rPrChange w:id="2362" w:author="Meryl Etman" w:date="2020-03-25T10:10:00Z">
              <w:rPr>
                <w:b/>
                <w:bCs/>
                <w:sz w:val="24"/>
                <w:rtl/>
              </w:rPr>
            </w:rPrChange>
          </w:rPr>
          <w:t xml:space="preserve"> </w:t>
        </w:r>
        <w:r w:rsidR="00473BC7" w:rsidRPr="000748C0">
          <w:rPr>
            <w:rFonts w:hint="eastAsia"/>
            <w:sz w:val="24"/>
            <w:u w:val="none"/>
            <w:rtl/>
            <w:rPrChange w:id="2363" w:author="Meryl Etman" w:date="2020-03-25T10:10:00Z">
              <w:rPr>
                <w:rFonts w:hint="eastAsia"/>
                <w:b/>
                <w:bCs/>
                <w:sz w:val="24"/>
                <w:rtl/>
              </w:rPr>
            </w:rPrChange>
          </w:rPr>
          <w:t>ומטעם</w:t>
        </w:r>
        <w:r w:rsidR="00473BC7" w:rsidRPr="000748C0">
          <w:rPr>
            <w:sz w:val="24"/>
            <w:u w:val="none"/>
            <w:rtl/>
            <w:rPrChange w:id="2364" w:author="Meryl Etman" w:date="2020-03-25T10:10:00Z">
              <w:rPr>
                <w:b/>
                <w:bCs/>
                <w:sz w:val="24"/>
                <w:rtl/>
              </w:rPr>
            </w:rPrChange>
          </w:rPr>
          <w:t xml:space="preserve"> </w:t>
        </w:r>
        <w:r w:rsidR="00473BC7" w:rsidRPr="000748C0">
          <w:rPr>
            <w:rFonts w:hint="eastAsia"/>
            <w:sz w:val="24"/>
            <w:u w:val="none"/>
            <w:rtl/>
            <w:rPrChange w:id="2365" w:author="Meryl Etman" w:date="2020-03-25T10:10:00Z">
              <w:rPr>
                <w:rFonts w:hint="eastAsia"/>
                <w:b/>
                <w:bCs/>
                <w:sz w:val="24"/>
                <w:rtl/>
              </w:rPr>
            </w:rPrChange>
          </w:rPr>
          <w:t>היזם</w:t>
        </w:r>
        <w:r w:rsidR="00473BC7" w:rsidRPr="000748C0">
          <w:rPr>
            <w:sz w:val="24"/>
            <w:u w:val="none"/>
            <w:rtl/>
            <w:rPrChange w:id="2366" w:author="Meryl Etman" w:date="2020-03-25T10:10:00Z">
              <w:rPr>
                <w:b/>
                <w:bCs/>
                <w:sz w:val="24"/>
                <w:rtl/>
              </w:rPr>
            </w:rPrChange>
          </w:rPr>
          <w:t xml:space="preserve"> </w:t>
        </w:r>
        <w:r w:rsidR="00473BC7" w:rsidRPr="000748C0">
          <w:rPr>
            <w:rFonts w:hint="eastAsia"/>
            <w:sz w:val="24"/>
            <w:u w:val="none"/>
            <w:rtl/>
            <w:rPrChange w:id="2367" w:author="Meryl Etman" w:date="2020-03-25T10:10:00Z">
              <w:rPr>
                <w:rFonts w:hint="eastAsia"/>
                <w:b/>
                <w:bCs/>
                <w:sz w:val="24"/>
                <w:rtl/>
              </w:rPr>
            </w:rPrChange>
          </w:rPr>
          <w:t>וכן</w:t>
        </w:r>
        <w:r w:rsidR="00473BC7" w:rsidRPr="000748C0">
          <w:rPr>
            <w:sz w:val="24"/>
            <w:u w:val="none"/>
            <w:rtl/>
            <w:rPrChange w:id="2368" w:author="Meryl Etman" w:date="2020-03-25T10:10:00Z">
              <w:rPr>
                <w:b/>
                <w:bCs/>
                <w:sz w:val="24"/>
                <w:rtl/>
              </w:rPr>
            </w:rPrChange>
          </w:rPr>
          <w:t xml:space="preserve"> </w:t>
        </w:r>
        <w:r w:rsidR="00473BC7" w:rsidRPr="000748C0">
          <w:rPr>
            <w:rFonts w:hint="eastAsia"/>
            <w:sz w:val="24"/>
            <w:u w:val="none"/>
            <w:rtl/>
            <w:rPrChange w:id="2369" w:author="Meryl Etman" w:date="2020-03-25T10:10:00Z">
              <w:rPr>
                <w:rFonts w:hint="eastAsia"/>
                <w:b/>
                <w:bCs/>
                <w:sz w:val="24"/>
                <w:rtl/>
              </w:rPr>
            </w:rPrChange>
          </w:rPr>
          <w:t>לסייע</w:t>
        </w:r>
        <w:r w:rsidR="00473BC7" w:rsidRPr="000748C0">
          <w:rPr>
            <w:sz w:val="24"/>
            <w:u w:val="none"/>
            <w:rtl/>
            <w:rPrChange w:id="2370" w:author="Meryl Etman" w:date="2020-03-25T10:10:00Z">
              <w:rPr>
                <w:b/>
                <w:bCs/>
                <w:sz w:val="24"/>
                <w:rtl/>
              </w:rPr>
            </w:rPrChange>
          </w:rPr>
          <w:t xml:space="preserve"> </w:t>
        </w:r>
        <w:r w:rsidR="00473BC7" w:rsidRPr="000748C0">
          <w:rPr>
            <w:rFonts w:hint="eastAsia"/>
            <w:sz w:val="24"/>
            <w:u w:val="none"/>
            <w:rtl/>
            <w:rPrChange w:id="2371" w:author="Meryl Etman" w:date="2020-03-25T10:10:00Z">
              <w:rPr>
                <w:rFonts w:hint="eastAsia"/>
                <w:b/>
                <w:bCs/>
                <w:sz w:val="24"/>
                <w:rtl/>
              </w:rPr>
            </w:rPrChange>
          </w:rPr>
          <w:t>לקבלן</w:t>
        </w:r>
        <w:r w:rsidR="00473BC7" w:rsidRPr="000748C0">
          <w:rPr>
            <w:sz w:val="24"/>
            <w:u w:val="none"/>
            <w:rtl/>
            <w:rPrChange w:id="2372" w:author="Meryl Etman" w:date="2020-03-25T10:10:00Z">
              <w:rPr>
                <w:b/>
                <w:bCs/>
                <w:sz w:val="24"/>
                <w:rtl/>
              </w:rPr>
            </w:rPrChange>
          </w:rPr>
          <w:t xml:space="preserve"> </w:t>
        </w:r>
        <w:r w:rsidR="00473BC7" w:rsidRPr="000748C0">
          <w:rPr>
            <w:rFonts w:hint="eastAsia"/>
            <w:sz w:val="24"/>
            <w:u w:val="none"/>
            <w:rtl/>
            <w:rPrChange w:id="2373" w:author="Meryl Etman" w:date="2020-03-25T10:10:00Z">
              <w:rPr>
                <w:rFonts w:hint="eastAsia"/>
                <w:b/>
                <w:bCs/>
                <w:sz w:val="24"/>
                <w:rtl/>
              </w:rPr>
            </w:rPrChange>
          </w:rPr>
          <w:t>לאשר</w:t>
        </w:r>
        <w:r w:rsidR="00473BC7" w:rsidRPr="000748C0">
          <w:rPr>
            <w:sz w:val="24"/>
            <w:u w:val="none"/>
            <w:rtl/>
            <w:rPrChange w:id="2374" w:author="Meryl Etman" w:date="2020-03-25T10:10:00Z">
              <w:rPr>
                <w:b/>
                <w:bCs/>
                <w:sz w:val="24"/>
                <w:rtl/>
              </w:rPr>
            </w:rPrChange>
          </w:rPr>
          <w:t xml:space="preserve"> </w:t>
        </w:r>
        <w:r w:rsidR="00473BC7" w:rsidRPr="000748C0">
          <w:rPr>
            <w:rFonts w:hint="eastAsia"/>
            <w:sz w:val="24"/>
            <w:u w:val="none"/>
            <w:rtl/>
            <w:rPrChange w:id="2375" w:author="Meryl Etman" w:date="2020-03-25T10:10:00Z">
              <w:rPr>
                <w:rFonts w:hint="eastAsia"/>
                <w:b/>
                <w:bCs/>
                <w:sz w:val="24"/>
                <w:rtl/>
              </w:rPr>
            </w:rPrChange>
          </w:rPr>
          <w:t>את</w:t>
        </w:r>
        <w:r w:rsidR="00473BC7" w:rsidRPr="000748C0">
          <w:rPr>
            <w:sz w:val="24"/>
            <w:u w:val="none"/>
            <w:rtl/>
            <w:rPrChange w:id="2376" w:author="Meryl Etman" w:date="2020-03-25T10:10:00Z">
              <w:rPr>
                <w:b/>
                <w:bCs/>
                <w:sz w:val="24"/>
                <w:rtl/>
              </w:rPr>
            </w:rPrChange>
          </w:rPr>
          <w:t xml:space="preserve"> </w:t>
        </w:r>
        <w:r w:rsidR="00473BC7" w:rsidRPr="000748C0">
          <w:rPr>
            <w:rFonts w:hint="eastAsia"/>
            <w:sz w:val="24"/>
            <w:u w:val="none"/>
            <w:rtl/>
            <w:rPrChange w:id="2377" w:author="Meryl Etman" w:date="2020-03-25T10:10:00Z">
              <w:rPr>
                <w:rFonts w:hint="eastAsia"/>
                <w:b/>
                <w:bCs/>
                <w:sz w:val="24"/>
                <w:rtl/>
              </w:rPr>
            </w:rPrChange>
          </w:rPr>
          <w:t>התכניות</w:t>
        </w:r>
        <w:r w:rsidR="00473BC7" w:rsidRPr="000748C0">
          <w:rPr>
            <w:sz w:val="24"/>
            <w:u w:val="none"/>
            <w:rtl/>
            <w:rPrChange w:id="2378" w:author="Meryl Etman" w:date="2020-03-25T10:10:00Z">
              <w:rPr>
                <w:b/>
                <w:bCs/>
                <w:sz w:val="24"/>
                <w:rtl/>
              </w:rPr>
            </w:rPrChange>
          </w:rPr>
          <w:t xml:space="preserve"> </w:t>
        </w:r>
        <w:r w:rsidR="00473BC7" w:rsidRPr="000748C0">
          <w:rPr>
            <w:rFonts w:hint="eastAsia"/>
            <w:sz w:val="24"/>
            <w:u w:val="none"/>
            <w:rtl/>
            <w:rPrChange w:id="2379" w:author="Meryl Etman" w:date="2020-03-25T10:10:00Z">
              <w:rPr>
                <w:rFonts w:hint="eastAsia"/>
                <w:b/>
                <w:bCs/>
                <w:sz w:val="24"/>
                <w:rtl/>
              </w:rPr>
            </w:rPrChange>
          </w:rPr>
          <w:t>הדורשות</w:t>
        </w:r>
        <w:r w:rsidR="00473BC7" w:rsidRPr="000748C0">
          <w:rPr>
            <w:sz w:val="24"/>
            <w:u w:val="none"/>
            <w:rtl/>
            <w:rPrChange w:id="2380" w:author="Meryl Etman" w:date="2020-03-25T10:10:00Z">
              <w:rPr>
                <w:b/>
                <w:bCs/>
                <w:sz w:val="24"/>
                <w:rtl/>
              </w:rPr>
            </w:rPrChange>
          </w:rPr>
          <w:t xml:space="preserve"> </w:t>
        </w:r>
        <w:r w:rsidR="00473BC7" w:rsidRPr="000748C0">
          <w:rPr>
            <w:rFonts w:hint="eastAsia"/>
            <w:sz w:val="24"/>
            <w:u w:val="none"/>
            <w:rtl/>
            <w:rPrChange w:id="2381" w:author="Meryl Etman" w:date="2020-03-25T10:10:00Z">
              <w:rPr>
                <w:rFonts w:hint="eastAsia"/>
                <w:b/>
                <w:bCs/>
                <w:sz w:val="24"/>
                <w:rtl/>
              </w:rPr>
            </w:rPrChange>
          </w:rPr>
          <w:t>אישור</w:t>
        </w:r>
        <w:r w:rsidR="00473BC7" w:rsidRPr="000748C0">
          <w:rPr>
            <w:sz w:val="24"/>
            <w:u w:val="none"/>
            <w:rtl/>
            <w:rPrChange w:id="2382" w:author="Meryl Etman" w:date="2020-03-25T10:10:00Z">
              <w:rPr>
                <w:b/>
                <w:bCs/>
                <w:sz w:val="24"/>
                <w:rtl/>
              </w:rPr>
            </w:rPrChange>
          </w:rPr>
          <w:t xml:space="preserve"> </w:t>
        </w:r>
        <w:r w:rsidR="00473BC7" w:rsidRPr="000748C0">
          <w:rPr>
            <w:rFonts w:hint="eastAsia"/>
            <w:sz w:val="24"/>
            <w:u w:val="none"/>
            <w:rtl/>
            <w:rPrChange w:id="2383" w:author="Meryl Etman" w:date="2020-03-25T10:10:00Z">
              <w:rPr>
                <w:rFonts w:hint="eastAsia"/>
                <w:b/>
                <w:bCs/>
                <w:sz w:val="24"/>
                <w:rtl/>
              </w:rPr>
            </w:rPrChange>
          </w:rPr>
          <w:t>בחברת</w:t>
        </w:r>
        <w:r w:rsidR="00473BC7" w:rsidRPr="000748C0">
          <w:rPr>
            <w:sz w:val="24"/>
            <w:u w:val="none"/>
            <w:rtl/>
            <w:rPrChange w:id="2384" w:author="Meryl Etman" w:date="2020-03-25T10:10:00Z">
              <w:rPr>
                <w:b/>
                <w:bCs/>
                <w:sz w:val="24"/>
                <w:rtl/>
              </w:rPr>
            </w:rPrChange>
          </w:rPr>
          <w:t xml:space="preserve"> </w:t>
        </w:r>
        <w:r w:rsidR="00473BC7" w:rsidRPr="000748C0">
          <w:rPr>
            <w:rFonts w:hint="eastAsia"/>
            <w:sz w:val="24"/>
            <w:u w:val="none"/>
            <w:rtl/>
            <w:rPrChange w:id="2385" w:author="Meryl Etman" w:date="2020-03-25T10:10:00Z">
              <w:rPr>
                <w:rFonts w:hint="eastAsia"/>
                <w:b/>
                <w:bCs/>
                <w:sz w:val="24"/>
                <w:rtl/>
              </w:rPr>
            </w:rPrChange>
          </w:rPr>
          <w:t>דירה</w:t>
        </w:r>
        <w:r w:rsidR="00473BC7" w:rsidRPr="000748C0">
          <w:rPr>
            <w:sz w:val="24"/>
            <w:u w:val="none"/>
            <w:rtl/>
            <w:rPrChange w:id="2386" w:author="Meryl Etman" w:date="2020-03-25T10:10:00Z">
              <w:rPr>
                <w:b/>
                <w:bCs/>
                <w:sz w:val="24"/>
                <w:rtl/>
              </w:rPr>
            </w:rPrChange>
          </w:rPr>
          <w:t xml:space="preserve"> </w:t>
        </w:r>
        <w:r w:rsidR="00473BC7" w:rsidRPr="000748C0">
          <w:rPr>
            <w:rFonts w:hint="eastAsia"/>
            <w:sz w:val="24"/>
            <w:u w:val="none"/>
            <w:rtl/>
            <w:rPrChange w:id="2387" w:author="Meryl Etman" w:date="2020-03-25T10:10:00Z">
              <w:rPr>
                <w:rFonts w:hint="eastAsia"/>
                <w:b/>
                <w:bCs/>
                <w:sz w:val="24"/>
                <w:rtl/>
              </w:rPr>
            </w:rPrChange>
          </w:rPr>
          <w:t>להשכיר</w:t>
        </w:r>
        <w:r w:rsidR="00473BC7" w:rsidRPr="000748C0">
          <w:rPr>
            <w:sz w:val="24"/>
            <w:u w:val="none"/>
            <w:rtl/>
            <w:rPrChange w:id="2388" w:author="Meryl Etman" w:date="2020-03-25T10:10:00Z">
              <w:rPr>
                <w:b/>
                <w:bCs/>
                <w:sz w:val="24"/>
                <w:rtl/>
              </w:rPr>
            </w:rPrChange>
          </w:rPr>
          <w:t>.</w:t>
        </w:r>
      </w:ins>
      <w:ins w:id="2389" w:author="Meryl Etman" w:date="2020-02-06T11:09:00Z">
        <w:r w:rsidR="00A55335" w:rsidRPr="000748C0">
          <w:rPr>
            <w:rFonts w:hint="cs"/>
            <w:color w:val="000000"/>
            <w:sz w:val="24"/>
            <w:rtl/>
          </w:rPr>
          <w:t xml:space="preserve"> לצורך כך ישתתף ראש צוות הפיקוח בישיבות התכנון המנוהלות על ידי הקבלן.</w:t>
        </w:r>
      </w:ins>
    </w:p>
    <w:p w14:paraId="7E8B0417" w14:textId="65F8BDDE" w:rsidR="00EB5A81" w:rsidRPr="000748C0" w:rsidDel="00346A17" w:rsidRDefault="00EB5A81" w:rsidP="00EB5A81">
      <w:pPr>
        <w:pStyle w:val="6"/>
        <w:ind w:left="240"/>
        <w:rPr>
          <w:del w:id="2390" w:author="Meryl Etman" w:date="2020-02-11T16:27:00Z"/>
          <w:b/>
          <w:bCs/>
          <w:sz w:val="24"/>
        </w:rPr>
      </w:pPr>
    </w:p>
    <w:p w14:paraId="3628D82C" w14:textId="7283515B" w:rsidR="00EB5A81" w:rsidRPr="000748C0" w:rsidDel="00922A7E" w:rsidRDefault="002302E1" w:rsidP="00EB5A81">
      <w:pPr>
        <w:numPr>
          <w:ilvl w:val="0"/>
          <w:numId w:val="17"/>
        </w:numPr>
        <w:spacing w:before="120" w:after="240"/>
        <w:jc w:val="both"/>
        <w:rPr>
          <w:del w:id="2391" w:author="Meryl Etman" w:date="2019-12-16T12:18:00Z"/>
          <w:sz w:val="24"/>
          <w:szCs w:val="24"/>
          <w:rPrChange w:id="2392" w:author="Meryl Etman" w:date="2020-03-25T10:10:00Z">
            <w:rPr>
              <w:del w:id="2393" w:author="Meryl Etman" w:date="2019-12-16T12:18:00Z"/>
              <w:sz w:val="24"/>
              <w:szCs w:val="24"/>
            </w:rPr>
          </w:rPrChange>
        </w:rPr>
      </w:pPr>
      <w:del w:id="2394" w:author="Meryl Etman" w:date="2019-12-16T12:18:00Z">
        <w:r w:rsidRPr="000748C0" w:rsidDel="00922A7E">
          <w:rPr>
            <w:rFonts w:hint="cs"/>
            <w:sz w:val="24"/>
            <w:szCs w:val="24"/>
            <w:rtl/>
            <w:rPrChange w:id="2395" w:author="Meryl Etman" w:date="2020-03-25T10:10:00Z">
              <w:rPr>
                <w:rFonts w:hint="cs"/>
                <w:sz w:val="24"/>
                <w:szCs w:val="24"/>
                <w:rtl/>
              </w:rPr>
            </w:rPrChange>
          </w:rPr>
          <w:delText>המשרד יוציא ת</w:delText>
        </w:r>
        <w:r w:rsidR="00EB5A81" w:rsidRPr="000748C0" w:rsidDel="00922A7E">
          <w:rPr>
            <w:rFonts w:hint="cs"/>
            <w:sz w:val="24"/>
            <w:szCs w:val="24"/>
            <w:rtl/>
            <w:rPrChange w:id="2396" w:author="Meryl Etman" w:date="2020-03-25T10:10:00Z">
              <w:rPr>
                <w:rFonts w:hint="cs"/>
                <w:sz w:val="24"/>
                <w:szCs w:val="24"/>
                <w:rtl/>
              </w:rPr>
            </w:rPrChange>
          </w:rPr>
          <w:delText>כנית אבני דרך כללית לכל הפרויקט הכוללת לו"ז תכנון, לו"ז רישוי ולו"ז ביצוע  (</w:delText>
        </w:r>
        <w:r w:rsidR="00EB5A81" w:rsidRPr="000748C0" w:rsidDel="00922A7E">
          <w:rPr>
            <w:rFonts w:hint="cs"/>
            <w:sz w:val="24"/>
            <w:szCs w:val="24"/>
            <w:rPrChange w:id="2397" w:author="Meryl Etman" w:date="2020-03-25T10:10:00Z">
              <w:rPr>
                <w:rFonts w:hint="cs"/>
                <w:sz w:val="24"/>
                <w:szCs w:val="24"/>
              </w:rPr>
            </w:rPrChange>
          </w:rPr>
          <w:delText>MASTER PLAN</w:delText>
        </w:r>
        <w:r w:rsidR="00EB5A81" w:rsidRPr="000748C0" w:rsidDel="00922A7E">
          <w:rPr>
            <w:rFonts w:hint="cs"/>
            <w:sz w:val="24"/>
            <w:szCs w:val="24"/>
            <w:rtl/>
            <w:rPrChange w:id="2398" w:author="Meryl Etman" w:date="2020-03-25T10:10:00Z">
              <w:rPr>
                <w:rFonts w:hint="cs"/>
                <w:sz w:val="24"/>
                <w:szCs w:val="24"/>
                <w:rtl/>
              </w:rPr>
            </w:rPrChange>
          </w:rPr>
          <w:delText xml:space="preserve">) בתוכנת </w:delText>
        </w:r>
        <w:r w:rsidR="00EB5A81" w:rsidRPr="000748C0" w:rsidDel="00922A7E">
          <w:rPr>
            <w:rFonts w:hint="cs"/>
            <w:sz w:val="24"/>
            <w:szCs w:val="24"/>
            <w:rPrChange w:id="2399" w:author="Meryl Etman" w:date="2020-03-25T10:10:00Z">
              <w:rPr>
                <w:rFonts w:hint="cs"/>
                <w:sz w:val="24"/>
                <w:szCs w:val="24"/>
              </w:rPr>
            </w:rPrChange>
          </w:rPr>
          <w:delText>MS PROJECT</w:delText>
        </w:r>
        <w:r w:rsidR="00EB5A81" w:rsidRPr="000748C0" w:rsidDel="00922A7E">
          <w:rPr>
            <w:rFonts w:hint="cs"/>
            <w:sz w:val="24"/>
            <w:szCs w:val="24"/>
            <w:rtl/>
            <w:rPrChange w:id="2400" w:author="Meryl Etman" w:date="2020-03-25T10:10:00Z">
              <w:rPr>
                <w:rFonts w:hint="cs"/>
                <w:sz w:val="24"/>
                <w:szCs w:val="24"/>
                <w:rtl/>
              </w:rPr>
            </w:rPrChange>
          </w:rPr>
          <w:delText xml:space="preserve"> תוך 30 יום ממועד חתימת חוזה זה.</w:delText>
        </w:r>
      </w:del>
    </w:p>
    <w:p w14:paraId="57F9E687" w14:textId="304E4993" w:rsidR="00EB5A81" w:rsidRPr="000748C0" w:rsidDel="00922A7E" w:rsidRDefault="00EB5A81" w:rsidP="00EB5A81">
      <w:pPr>
        <w:numPr>
          <w:ilvl w:val="0"/>
          <w:numId w:val="17"/>
        </w:numPr>
        <w:spacing w:before="120" w:after="240"/>
        <w:jc w:val="both"/>
        <w:rPr>
          <w:del w:id="2401" w:author="Meryl Etman" w:date="2019-12-16T12:18:00Z"/>
          <w:sz w:val="24"/>
          <w:szCs w:val="24"/>
          <w:rPrChange w:id="2402" w:author="Meryl Etman" w:date="2020-03-25T10:10:00Z">
            <w:rPr>
              <w:del w:id="2403" w:author="Meryl Etman" w:date="2019-12-16T12:18:00Z"/>
              <w:sz w:val="24"/>
              <w:szCs w:val="24"/>
            </w:rPr>
          </w:rPrChange>
        </w:rPr>
      </w:pPr>
      <w:del w:id="2404" w:author="Meryl Etman" w:date="2019-12-16T12:18:00Z">
        <w:r w:rsidRPr="000748C0" w:rsidDel="00922A7E">
          <w:rPr>
            <w:sz w:val="24"/>
            <w:szCs w:val="24"/>
            <w:rtl/>
            <w:rPrChange w:id="2405" w:author="Meryl Etman" w:date="2020-03-25T10:10:00Z">
              <w:rPr>
                <w:sz w:val="24"/>
                <w:szCs w:val="24"/>
                <w:rtl/>
              </w:rPr>
            </w:rPrChange>
          </w:rPr>
          <w:delText>טיפול ותאום שוטף בכל הליך הקשור בתכניות מתאר, בינוי, ת.ב.ע המתייחסות לפרויקט ושינויים בהם לפי הנחיות המזמין.</w:delText>
        </w:r>
      </w:del>
    </w:p>
    <w:p w14:paraId="290D9B04" w14:textId="5292E091" w:rsidR="00EB5A81" w:rsidRPr="000748C0" w:rsidDel="00922A7E" w:rsidRDefault="00EB5A81" w:rsidP="00EB5A81">
      <w:pPr>
        <w:numPr>
          <w:ilvl w:val="0"/>
          <w:numId w:val="17"/>
        </w:numPr>
        <w:spacing w:before="120" w:after="240"/>
        <w:jc w:val="both"/>
        <w:rPr>
          <w:del w:id="2406" w:author="Meryl Etman" w:date="2019-12-16T12:18:00Z"/>
          <w:sz w:val="24"/>
          <w:szCs w:val="24"/>
          <w:rtl/>
          <w:rPrChange w:id="2407" w:author="Meryl Etman" w:date="2020-03-25T10:10:00Z">
            <w:rPr>
              <w:del w:id="2408" w:author="Meryl Etman" w:date="2019-12-16T12:18:00Z"/>
              <w:sz w:val="24"/>
              <w:szCs w:val="24"/>
              <w:rtl/>
            </w:rPr>
          </w:rPrChange>
        </w:rPr>
      </w:pPr>
      <w:del w:id="2409" w:author="Meryl Etman" w:date="2019-12-16T12:18:00Z">
        <w:r w:rsidRPr="000748C0" w:rsidDel="00922A7E">
          <w:rPr>
            <w:sz w:val="24"/>
            <w:szCs w:val="24"/>
            <w:rtl/>
            <w:rPrChange w:id="2410" w:author="Meryl Etman" w:date="2020-03-25T10:10:00Z">
              <w:rPr>
                <w:sz w:val="24"/>
                <w:szCs w:val="24"/>
                <w:rtl/>
              </w:rPr>
            </w:rPrChange>
          </w:rPr>
          <w:delText>סיוע למזמין לעריכת הסכמים עם רשויות שונות. לימוד ובקיאות בהסכמים בין המזמין לרשויות השונות.</w:delText>
        </w:r>
      </w:del>
    </w:p>
    <w:p w14:paraId="0A00B75B" w14:textId="40922E7B" w:rsidR="00EB5A81" w:rsidRPr="000748C0" w:rsidDel="00922A7E" w:rsidRDefault="00EB5A81" w:rsidP="00EB5A81">
      <w:pPr>
        <w:numPr>
          <w:ilvl w:val="0"/>
          <w:numId w:val="17"/>
        </w:numPr>
        <w:spacing w:before="120" w:after="240"/>
        <w:jc w:val="both"/>
        <w:rPr>
          <w:del w:id="2411" w:author="Meryl Etman" w:date="2019-12-16T12:18:00Z"/>
          <w:sz w:val="24"/>
          <w:szCs w:val="24"/>
          <w:rtl/>
          <w:rPrChange w:id="2412" w:author="Meryl Etman" w:date="2020-03-25T10:10:00Z">
            <w:rPr>
              <w:del w:id="2413" w:author="Meryl Etman" w:date="2019-12-16T12:18:00Z"/>
              <w:sz w:val="24"/>
              <w:szCs w:val="24"/>
              <w:rtl/>
            </w:rPr>
          </w:rPrChange>
        </w:rPr>
      </w:pPr>
      <w:del w:id="2414" w:author="Meryl Etman" w:date="2019-12-16T12:18:00Z">
        <w:r w:rsidRPr="000748C0" w:rsidDel="00922A7E">
          <w:rPr>
            <w:rFonts w:hint="cs"/>
            <w:sz w:val="24"/>
            <w:szCs w:val="24"/>
            <w:rtl/>
            <w:rPrChange w:id="2415" w:author="Meryl Etman" w:date="2020-03-25T10:10:00Z">
              <w:rPr>
                <w:rFonts w:hint="cs"/>
                <w:sz w:val="24"/>
                <w:szCs w:val="24"/>
                <w:rtl/>
              </w:rPr>
            </w:rPrChange>
          </w:rPr>
          <w:delText>ניהול ישיבות התכנון ו</w:delText>
        </w:r>
        <w:r w:rsidRPr="000748C0" w:rsidDel="00922A7E">
          <w:rPr>
            <w:sz w:val="24"/>
            <w:szCs w:val="24"/>
            <w:rtl/>
            <w:rPrChange w:id="2416" w:author="Meryl Etman" w:date="2020-03-25T10:10:00Z">
              <w:rPr>
                <w:sz w:val="24"/>
                <w:szCs w:val="24"/>
                <w:rtl/>
              </w:rPr>
            </w:rPrChange>
          </w:rPr>
          <w:delTex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delText>
        </w:r>
      </w:del>
    </w:p>
    <w:p w14:paraId="5886DBCC" w14:textId="7C42A301" w:rsidR="00EB5A81" w:rsidRPr="000748C0" w:rsidDel="00922A7E" w:rsidRDefault="00EB5A81" w:rsidP="00EB5A81">
      <w:pPr>
        <w:numPr>
          <w:ilvl w:val="0"/>
          <w:numId w:val="17"/>
        </w:numPr>
        <w:spacing w:before="120" w:after="240"/>
        <w:jc w:val="both"/>
        <w:rPr>
          <w:del w:id="2417" w:author="Meryl Etman" w:date="2019-12-16T12:18:00Z"/>
          <w:sz w:val="24"/>
          <w:szCs w:val="24"/>
          <w:rtl/>
          <w:rPrChange w:id="2418" w:author="Meryl Etman" w:date="2020-03-25T10:10:00Z">
            <w:rPr>
              <w:del w:id="2419" w:author="Meryl Etman" w:date="2019-12-16T12:18:00Z"/>
              <w:sz w:val="24"/>
              <w:szCs w:val="24"/>
              <w:rtl/>
            </w:rPr>
          </w:rPrChange>
        </w:rPr>
      </w:pPr>
      <w:del w:id="2420" w:author="Meryl Etman" w:date="2019-12-16T12:18:00Z">
        <w:r w:rsidRPr="000748C0" w:rsidDel="00922A7E">
          <w:rPr>
            <w:rFonts w:hint="cs"/>
            <w:sz w:val="24"/>
            <w:szCs w:val="24"/>
            <w:rtl/>
            <w:rPrChange w:id="2421" w:author="Meryl Etman" w:date="2020-03-25T10:10:00Z">
              <w:rPr>
                <w:rFonts w:hint="cs"/>
                <w:sz w:val="24"/>
                <w:szCs w:val="24"/>
                <w:rtl/>
              </w:rPr>
            </w:rPrChange>
          </w:rPr>
          <w:delTex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delText>
        </w:r>
      </w:del>
    </w:p>
    <w:p w14:paraId="48AB14B9" w14:textId="492B8588" w:rsidR="00EB5A81" w:rsidRPr="000748C0" w:rsidDel="00922A7E" w:rsidRDefault="00EB5A81" w:rsidP="00EB5A81">
      <w:pPr>
        <w:numPr>
          <w:ilvl w:val="0"/>
          <w:numId w:val="17"/>
        </w:numPr>
        <w:spacing w:before="120" w:after="240"/>
        <w:jc w:val="both"/>
        <w:rPr>
          <w:del w:id="2422" w:author="Meryl Etman" w:date="2019-12-16T12:18:00Z"/>
          <w:color w:val="000000"/>
          <w:sz w:val="24"/>
          <w:szCs w:val="24"/>
          <w:rtl/>
          <w:rPrChange w:id="2423" w:author="Meryl Etman" w:date="2020-03-25T10:10:00Z">
            <w:rPr>
              <w:del w:id="2424" w:author="Meryl Etman" w:date="2019-12-16T12:18:00Z"/>
              <w:color w:val="000000"/>
              <w:sz w:val="24"/>
              <w:szCs w:val="24"/>
              <w:rtl/>
            </w:rPr>
          </w:rPrChange>
        </w:rPr>
      </w:pPr>
      <w:del w:id="2425" w:author="Meryl Etman" w:date="2019-12-16T12:18:00Z">
        <w:r w:rsidRPr="000748C0" w:rsidDel="00922A7E">
          <w:rPr>
            <w:color w:val="000000"/>
            <w:sz w:val="24"/>
            <w:szCs w:val="24"/>
            <w:rtl/>
            <w:rPrChange w:id="2426" w:author="Meryl Etman" w:date="2020-03-25T10:10:00Z">
              <w:rPr>
                <w:color w:val="000000"/>
                <w:sz w:val="24"/>
                <w:szCs w:val="24"/>
                <w:rtl/>
              </w:rPr>
            </w:rPrChange>
          </w:rPr>
          <w:delText>ביקורים באתר הפרויקט ולמידת, בדיקת ובירור התנאים המיוחדים של האתר וסביבתו.</w:delText>
        </w:r>
      </w:del>
    </w:p>
    <w:p w14:paraId="6646E176" w14:textId="002B38FF" w:rsidR="00EB5A81" w:rsidRPr="000748C0" w:rsidDel="00922A7E" w:rsidRDefault="00EB5A81" w:rsidP="00EB5A81">
      <w:pPr>
        <w:numPr>
          <w:ilvl w:val="0"/>
          <w:numId w:val="17"/>
        </w:numPr>
        <w:spacing w:before="120" w:after="240"/>
        <w:jc w:val="both"/>
        <w:rPr>
          <w:del w:id="2427" w:author="Meryl Etman" w:date="2019-12-16T12:18:00Z"/>
          <w:color w:val="000000"/>
          <w:sz w:val="24"/>
          <w:szCs w:val="24"/>
          <w:rtl/>
          <w:rPrChange w:id="2428" w:author="Meryl Etman" w:date="2020-03-25T10:10:00Z">
            <w:rPr>
              <w:del w:id="2429" w:author="Meryl Etman" w:date="2019-12-16T12:18:00Z"/>
              <w:color w:val="000000"/>
              <w:sz w:val="24"/>
              <w:szCs w:val="24"/>
              <w:rtl/>
            </w:rPr>
          </w:rPrChange>
        </w:rPr>
      </w:pPr>
      <w:del w:id="2430" w:author="Meryl Etman" w:date="2019-12-16T12:18:00Z">
        <w:r w:rsidRPr="000748C0" w:rsidDel="00922A7E">
          <w:rPr>
            <w:color w:val="000000"/>
            <w:sz w:val="24"/>
            <w:szCs w:val="24"/>
            <w:rtl/>
            <w:rPrChange w:id="2431" w:author="Meryl Etman" w:date="2020-03-25T10:10:00Z">
              <w:rPr>
                <w:color w:val="000000"/>
                <w:sz w:val="24"/>
                <w:szCs w:val="24"/>
                <w:rtl/>
              </w:rPr>
            </w:rPrChange>
          </w:rPr>
          <w:delText>לימוד ובקיאות בחומר והכרת המבנים, התשתיות ומכלול הדרישות הקיימות.</w:delText>
        </w:r>
      </w:del>
    </w:p>
    <w:p w14:paraId="4844470E" w14:textId="17078ECF" w:rsidR="00EB5A81" w:rsidRPr="000748C0" w:rsidDel="00922A7E" w:rsidRDefault="00EB5A81" w:rsidP="00EB5A81">
      <w:pPr>
        <w:numPr>
          <w:ilvl w:val="0"/>
          <w:numId w:val="17"/>
        </w:numPr>
        <w:spacing w:before="120" w:after="240"/>
        <w:jc w:val="both"/>
        <w:rPr>
          <w:del w:id="2432" w:author="Meryl Etman" w:date="2019-12-16T12:18:00Z"/>
          <w:color w:val="000000"/>
          <w:sz w:val="24"/>
          <w:szCs w:val="24"/>
          <w:rtl/>
          <w:rPrChange w:id="2433" w:author="Meryl Etman" w:date="2020-03-25T10:10:00Z">
            <w:rPr>
              <w:del w:id="2434" w:author="Meryl Etman" w:date="2019-12-16T12:18:00Z"/>
              <w:color w:val="000000"/>
              <w:sz w:val="24"/>
              <w:szCs w:val="24"/>
              <w:rtl/>
            </w:rPr>
          </w:rPrChange>
        </w:rPr>
      </w:pPr>
      <w:del w:id="2435" w:author="Meryl Etman" w:date="2019-12-16T12:18:00Z">
        <w:r w:rsidRPr="000748C0" w:rsidDel="00922A7E">
          <w:rPr>
            <w:color w:val="000000"/>
            <w:sz w:val="24"/>
            <w:szCs w:val="24"/>
            <w:rtl/>
            <w:rPrChange w:id="2436" w:author="Meryl Etman" w:date="2020-03-25T10:10:00Z">
              <w:rPr>
                <w:color w:val="000000"/>
                <w:sz w:val="24"/>
                <w:szCs w:val="24"/>
                <w:rtl/>
              </w:rPr>
            </w:rPrChange>
          </w:rPr>
          <w:delTex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delText>
        </w:r>
        <w:r w:rsidRPr="000748C0" w:rsidDel="00922A7E">
          <w:rPr>
            <w:rFonts w:hint="cs"/>
            <w:color w:val="000000"/>
            <w:sz w:val="24"/>
            <w:szCs w:val="24"/>
            <w:rtl/>
            <w:rPrChange w:id="2437" w:author="Meryl Etman" w:date="2020-03-25T10:10:00Z">
              <w:rPr>
                <w:rFonts w:hint="cs"/>
                <w:color w:val="000000"/>
                <w:sz w:val="24"/>
                <w:szCs w:val="24"/>
                <w:rtl/>
              </w:rPr>
            </w:rPrChange>
          </w:rPr>
          <w:delText xml:space="preserve">. </w:delText>
        </w:r>
      </w:del>
    </w:p>
    <w:p w14:paraId="7E66C018" w14:textId="39769798" w:rsidR="00EB5A81" w:rsidRPr="000748C0" w:rsidDel="00922A7E" w:rsidRDefault="00EB5A81" w:rsidP="00EB5A81">
      <w:pPr>
        <w:numPr>
          <w:ilvl w:val="0"/>
          <w:numId w:val="17"/>
        </w:numPr>
        <w:spacing w:before="120" w:after="240"/>
        <w:jc w:val="both"/>
        <w:rPr>
          <w:del w:id="2438" w:author="Meryl Etman" w:date="2019-12-16T12:18:00Z"/>
          <w:color w:val="000000"/>
          <w:sz w:val="24"/>
          <w:szCs w:val="24"/>
          <w:rPrChange w:id="2439" w:author="Meryl Etman" w:date="2020-03-25T10:10:00Z">
            <w:rPr>
              <w:del w:id="2440" w:author="Meryl Etman" w:date="2019-12-16T12:18:00Z"/>
              <w:color w:val="000000"/>
              <w:sz w:val="24"/>
              <w:szCs w:val="24"/>
            </w:rPr>
          </w:rPrChange>
        </w:rPr>
      </w:pPr>
      <w:del w:id="2441" w:author="Meryl Etman" w:date="2019-12-16T12:18:00Z">
        <w:r w:rsidRPr="000748C0" w:rsidDel="00922A7E">
          <w:rPr>
            <w:rFonts w:hint="cs"/>
            <w:color w:val="000000"/>
            <w:sz w:val="24"/>
            <w:szCs w:val="24"/>
            <w:rtl/>
            <w:rPrChange w:id="2442" w:author="Meryl Etman" w:date="2020-03-25T10:10:00Z">
              <w:rPr>
                <w:rFonts w:hint="cs"/>
                <w:color w:val="000000"/>
                <w:sz w:val="24"/>
                <w:szCs w:val="24"/>
                <w:rtl/>
              </w:rPr>
            </w:rPrChange>
          </w:rPr>
          <w:delTex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delText>
        </w:r>
        <w:r w:rsidR="002302E1" w:rsidRPr="000748C0" w:rsidDel="00922A7E">
          <w:rPr>
            <w:rFonts w:hint="cs"/>
            <w:color w:val="000000"/>
            <w:sz w:val="24"/>
            <w:szCs w:val="24"/>
            <w:rtl/>
            <w:rPrChange w:id="2443" w:author="Meryl Etman" w:date="2020-03-25T10:10:00Z">
              <w:rPr>
                <w:rFonts w:hint="cs"/>
                <w:color w:val="000000"/>
                <w:sz w:val="24"/>
                <w:szCs w:val="24"/>
                <w:rtl/>
              </w:rPr>
            </w:rPrChange>
          </w:rPr>
          <w:delText xml:space="preserve"> תכנון מחוזיות וארציות וכיוצ"ב)</w:delText>
        </w:r>
        <w:r w:rsidRPr="000748C0" w:rsidDel="00922A7E">
          <w:rPr>
            <w:rFonts w:hint="cs"/>
            <w:color w:val="000000"/>
            <w:sz w:val="24"/>
            <w:szCs w:val="24"/>
            <w:rtl/>
            <w:rPrChange w:id="2444" w:author="Meryl Etman" w:date="2020-03-25T10:10:00Z">
              <w:rPr>
                <w:rFonts w:hint="cs"/>
                <w:color w:val="000000"/>
                <w:sz w:val="24"/>
                <w:szCs w:val="24"/>
                <w:rtl/>
              </w:rPr>
            </w:rPrChange>
          </w:rPr>
          <w:delTex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delText>
        </w:r>
      </w:del>
    </w:p>
    <w:p w14:paraId="46E45B05" w14:textId="054B5360" w:rsidR="00EB5A81" w:rsidRPr="000748C0" w:rsidDel="00922A7E" w:rsidRDefault="00EB5A81" w:rsidP="00EB5A81">
      <w:pPr>
        <w:spacing w:before="120" w:after="240"/>
        <w:ind w:left="1134"/>
        <w:jc w:val="both"/>
        <w:rPr>
          <w:del w:id="2445" w:author="Meryl Etman" w:date="2019-12-16T12:18:00Z"/>
          <w:color w:val="000000"/>
          <w:sz w:val="24"/>
          <w:szCs w:val="24"/>
          <w:rtl/>
          <w:rPrChange w:id="2446" w:author="Meryl Etman" w:date="2020-03-25T10:10:00Z">
            <w:rPr>
              <w:del w:id="2447" w:author="Meryl Etman" w:date="2019-12-16T12:18:00Z"/>
              <w:color w:val="000000"/>
              <w:sz w:val="24"/>
              <w:szCs w:val="24"/>
              <w:rtl/>
            </w:rPr>
          </w:rPrChange>
        </w:rPr>
      </w:pPr>
      <w:del w:id="2448" w:author="Meryl Etman" w:date="2019-12-16T12:18:00Z">
        <w:r w:rsidRPr="000748C0" w:rsidDel="00922A7E">
          <w:rPr>
            <w:rFonts w:hint="cs"/>
            <w:color w:val="000000"/>
            <w:sz w:val="24"/>
            <w:szCs w:val="24"/>
            <w:rtl/>
            <w:rPrChange w:id="2449" w:author="Meryl Etman" w:date="2020-03-25T10:10:00Z">
              <w:rPr>
                <w:rFonts w:hint="cs"/>
                <w:color w:val="000000"/>
                <w:sz w:val="24"/>
                <w:szCs w:val="24"/>
                <w:rtl/>
              </w:rPr>
            </w:rPrChange>
          </w:rPr>
          <w:delText xml:space="preserve">בנוסף, המפקח יהיה אחראי על ניהול לוח הזמנים של תהליך הרישוי והמעקב אחריו והוא ידווח למזמין על העמידה ביעדים שנקבעו בלוחות הזמנים על בסיס שוטף. </w:delText>
        </w:r>
      </w:del>
    </w:p>
    <w:p w14:paraId="4184A3DC" w14:textId="4745A82B" w:rsidR="00EB5A81" w:rsidRPr="000748C0" w:rsidDel="00922A7E" w:rsidRDefault="00EB5A81" w:rsidP="00EB5A81">
      <w:pPr>
        <w:numPr>
          <w:ilvl w:val="0"/>
          <w:numId w:val="17"/>
        </w:numPr>
        <w:spacing w:before="120" w:after="240"/>
        <w:jc w:val="both"/>
        <w:rPr>
          <w:del w:id="2450" w:author="Meryl Etman" w:date="2019-12-16T12:18:00Z"/>
          <w:color w:val="000000"/>
          <w:sz w:val="24"/>
          <w:szCs w:val="24"/>
          <w:rtl/>
          <w:rPrChange w:id="2451" w:author="Meryl Etman" w:date="2020-03-25T10:10:00Z">
            <w:rPr>
              <w:del w:id="2452" w:author="Meryl Etman" w:date="2019-12-16T12:18:00Z"/>
              <w:color w:val="000000"/>
              <w:sz w:val="24"/>
              <w:szCs w:val="24"/>
              <w:rtl/>
            </w:rPr>
          </w:rPrChange>
        </w:rPr>
      </w:pPr>
      <w:del w:id="2453" w:author="Meryl Etman" w:date="2019-12-16T12:18:00Z">
        <w:r w:rsidRPr="000748C0" w:rsidDel="00922A7E">
          <w:rPr>
            <w:color w:val="000000"/>
            <w:sz w:val="24"/>
            <w:szCs w:val="24"/>
            <w:rtl/>
            <w:rPrChange w:id="2454" w:author="Meryl Etman" w:date="2020-03-25T10:10:00Z">
              <w:rPr>
                <w:color w:val="000000"/>
                <w:sz w:val="24"/>
                <w:szCs w:val="24"/>
                <w:rtl/>
              </w:rPr>
            </w:rPrChange>
          </w:rPr>
          <w:delText xml:space="preserve">סיוע בבדיקת חישובי כדאיות ואלטרנטיבות לגבי שימוש בשיטות בצוע, בציוד ובחומרים ויוזמה </w:delText>
        </w:r>
        <w:r w:rsidRPr="000748C0" w:rsidDel="00922A7E">
          <w:rPr>
            <w:sz w:val="24"/>
            <w:szCs w:val="24"/>
            <w:rtl/>
            <w:rPrChange w:id="2455" w:author="Meryl Etman" w:date="2020-03-25T10:10:00Z">
              <w:rPr>
                <w:sz w:val="24"/>
                <w:szCs w:val="24"/>
                <w:rtl/>
              </w:rPr>
            </w:rPrChange>
          </w:rPr>
          <w:delText>ויעוץ בכל הנוגע לאפשרות הוזלת הפרויקט.</w:delText>
        </w:r>
      </w:del>
    </w:p>
    <w:p w14:paraId="188F0EFC" w14:textId="3EECC19B" w:rsidR="00EB5A81" w:rsidRPr="000748C0" w:rsidDel="00922A7E" w:rsidRDefault="00EB5A81" w:rsidP="00EB5A81">
      <w:pPr>
        <w:numPr>
          <w:ilvl w:val="0"/>
          <w:numId w:val="17"/>
        </w:numPr>
        <w:spacing w:before="120" w:after="240"/>
        <w:jc w:val="both"/>
        <w:rPr>
          <w:del w:id="2456" w:author="Meryl Etman" w:date="2019-12-16T12:18:00Z"/>
          <w:color w:val="000000"/>
          <w:sz w:val="24"/>
          <w:szCs w:val="24"/>
          <w:rtl/>
          <w:rPrChange w:id="2457" w:author="Meryl Etman" w:date="2020-03-25T10:10:00Z">
            <w:rPr>
              <w:del w:id="2458" w:author="Meryl Etman" w:date="2019-12-16T12:18:00Z"/>
              <w:color w:val="000000"/>
              <w:sz w:val="24"/>
              <w:szCs w:val="24"/>
              <w:rtl/>
            </w:rPr>
          </w:rPrChange>
        </w:rPr>
      </w:pPr>
      <w:del w:id="2459" w:author="Meryl Etman" w:date="2019-12-16T12:18:00Z">
        <w:r w:rsidRPr="000748C0" w:rsidDel="00922A7E">
          <w:rPr>
            <w:color w:val="000000"/>
            <w:sz w:val="24"/>
            <w:szCs w:val="24"/>
            <w:rtl/>
            <w:rPrChange w:id="2460" w:author="Meryl Etman" w:date="2020-03-25T10:10:00Z">
              <w:rPr>
                <w:color w:val="000000"/>
                <w:sz w:val="24"/>
                <w:szCs w:val="24"/>
                <w:rtl/>
              </w:rPr>
            </w:rPrChange>
          </w:rPr>
          <w:delText>סיוע בעריכת התשקיף הכלכלי של הפרויקט ע"י המצאת הערכות מחירים ועריכת אומדן ראשוני לעלות הפרויקט.</w:delText>
        </w:r>
      </w:del>
    </w:p>
    <w:p w14:paraId="433E87C7" w14:textId="3AFD794B" w:rsidR="00EB5A81" w:rsidRPr="000748C0" w:rsidDel="00922A7E" w:rsidRDefault="00EB5A81" w:rsidP="00EB5A81">
      <w:pPr>
        <w:numPr>
          <w:ilvl w:val="0"/>
          <w:numId w:val="17"/>
        </w:numPr>
        <w:spacing w:before="120" w:after="240"/>
        <w:jc w:val="both"/>
        <w:rPr>
          <w:del w:id="2461" w:author="Meryl Etman" w:date="2019-12-16T12:18:00Z"/>
          <w:color w:val="000000"/>
          <w:sz w:val="24"/>
          <w:szCs w:val="24"/>
          <w:rtl/>
          <w:rPrChange w:id="2462" w:author="Meryl Etman" w:date="2020-03-25T10:10:00Z">
            <w:rPr>
              <w:del w:id="2463" w:author="Meryl Etman" w:date="2019-12-16T12:18:00Z"/>
              <w:color w:val="000000"/>
              <w:sz w:val="24"/>
              <w:szCs w:val="24"/>
              <w:rtl/>
            </w:rPr>
          </w:rPrChange>
        </w:rPr>
      </w:pPr>
      <w:del w:id="2464" w:author="Meryl Etman" w:date="2019-12-16T12:18:00Z">
        <w:r w:rsidRPr="000748C0" w:rsidDel="00922A7E">
          <w:rPr>
            <w:sz w:val="24"/>
            <w:szCs w:val="24"/>
            <w:rtl/>
            <w:rPrChange w:id="2465" w:author="Meryl Etman" w:date="2020-03-25T10:10:00Z">
              <w:rPr>
                <w:sz w:val="24"/>
                <w:szCs w:val="24"/>
                <w:rtl/>
              </w:rPr>
            </w:rPrChange>
          </w:rPr>
          <w:delText>עריכה וסיוע בקביעת תקציב הפרויקט, מעקב אחריו והתראה למזמין על חריגה צפויה ממנו.</w:delText>
        </w:r>
        <w:r w:rsidRPr="000748C0" w:rsidDel="00922A7E">
          <w:rPr>
            <w:rFonts w:hint="cs"/>
            <w:sz w:val="24"/>
            <w:szCs w:val="24"/>
            <w:rtl/>
            <w:rPrChange w:id="2466" w:author="Meryl Etman" w:date="2020-03-25T10:10:00Z">
              <w:rPr>
                <w:rFonts w:hint="cs"/>
                <w:sz w:val="24"/>
                <w:szCs w:val="24"/>
                <w:rtl/>
              </w:rPr>
            </w:rPrChange>
          </w:rPr>
          <w:delText xml:space="preserve"> טי</w:delText>
        </w:r>
        <w:r w:rsidRPr="000748C0" w:rsidDel="00922A7E">
          <w:rPr>
            <w:sz w:val="24"/>
            <w:szCs w:val="24"/>
            <w:rtl/>
            <w:rPrChange w:id="2467" w:author="Meryl Etman" w:date="2020-03-25T10:10:00Z">
              <w:rPr>
                <w:sz w:val="24"/>
                <w:szCs w:val="24"/>
                <w:rtl/>
              </w:rPr>
            </w:rPrChange>
          </w:rPr>
          <w:delText>פול</w:delText>
        </w:r>
        <w:r w:rsidRPr="000748C0" w:rsidDel="00922A7E">
          <w:rPr>
            <w:color w:val="000000"/>
            <w:sz w:val="24"/>
            <w:szCs w:val="24"/>
            <w:rtl/>
            <w:rPrChange w:id="2468" w:author="Meryl Etman" w:date="2020-03-25T10:10:00Z">
              <w:rPr>
                <w:color w:val="000000"/>
                <w:sz w:val="24"/>
                <w:szCs w:val="24"/>
                <w:rtl/>
              </w:rPr>
            </w:rPrChange>
          </w:rPr>
          <w:delText xml:space="preserve"> </w:delText>
        </w:r>
        <w:r w:rsidRPr="000748C0" w:rsidDel="00922A7E">
          <w:rPr>
            <w:sz w:val="24"/>
            <w:szCs w:val="24"/>
            <w:rtl/>
            <w:rPrChange w:id="2469" w:author="Meryl Etman" w:date="2020-03-25T10:10:00Z">
              <w:rPr>
                <w:sz w:val="24"/>
                <w:szCs w:val="24"/>
                <w:rtl/>
              </w:rPr>
            </w:rPrChange>
          </w:rPr>
          <w:delText>במיפוי, במדידות ובקבלת יעוץ ממהנדס קרקע (באמצעות מודדים ויועצי קרקע</w:delText>
        </w:r>
        <w:r w:rsidRPr="000748C0" w:rsidDel="00922A7E">
          <w:rPr>
            <w:rFonts w:hint="cs"/>
            <w:sz w:val="24"/>
            <w:szCs w:val="24"/>
            <w:rtl/>
            <w:rPrChange w:id="2470" w:author="Meryl Etman" w:date="2020-03-25T10:10:00Z">
              <w:rPr>
                <w:rFonts w:hint="cs"/>
                <w:sz w:val="24"/>
                <w:szCs w:val="24"/>
                <w:rtl/>
              </w:rPr>
            </w:rPrChange>
          </w:rPr>
          <w:delText xml:space="preserve"> </w:delText>
        </w:r>
        <w:r w:rsidRPr="000748C0" w:rsidDel="00922A7E">
          <w:rPr>
            <w:sz w:val="24"/>
            <w:szCs w:val="24"/>
            <w:rtl/>
            <w:rPrChange w:id="2471" w:author="Meryl Etman" w:date="2020-03-25T10:10:00Z">
              <w:rPr>
                <w:sz w:val="24"/>
                <w:szCs w:val="24"/>
                <w:rtl/>
              </w:rPr>
            </w:rPrChange>
          </w:rPr>
          <w:delText>שישכרו ע"י המזמין).</w:delText>
        </w:r>
      </w:del>
    </w:p>
    <w:p w14:paraId="50EBB9E7" w14:textId="0C5BC4AA" w:rsidR="00EB5A81" w:rsidRPr="000748C0" w:rsidDel="00922A7E" w:rsidRDefault="00EB5A81" w:rsidP="00EB5A81">
      <w:pPr>
        <w:numPr>
          <w:ilvl w:val="0"/>
          <w:numId w:val="17"/>
        </w:numPr>
        <w:spacing w:before="120" w:after="240"/>
        <w:jc w:val="both"/>
        <w:rPr>
          <w:del w:id="2472" w:author="Meryl Etman" w:date="2019-12-16T12:18:00Z"/>
          <w:color w:val="000000"/>
          <w:sz w:val="24"/>
          <w:szCs w:val="24"/>
          <w:rtl/>
          <w:rPrChange w:id="2473" w:author="Meryl Etman" w:date="2020-03-25T10:10:00Z">
            <w:rPr>
              <w:del w:id="2474" w:author="Meryl Etman" w:date="2019-12-16T12:18:00Z"/>
              <w:color w:val="000000"/>
              <w:sz w:val="24"/>
              <w:szCs w:val="24"/>
              <w:rtl/>
            </w:rPr>
          </w:rPrChange>
        </w:rPr>
      </w:pPr>
      <w:del w:id="2475" w:author="Meryl Etman" w:date="2019-12-16T12:18:00Z">
        <w:r w:rsidRPr="000748C0" w:rsidDel="00922A7E">
          <w:rPr>
            <w:color w:val="000000"/>
            <w:sz w:val="24"/>
            <w:szCs w:val="24"/>
            <w:rtl/>
            <w:rPrChange w:id="2476" w:author="Meryl Etman" w:date="2020-03-25T10:10:00Z">
              <w:rPr>
                <w:color w:val="000000"/>
                <w:sz w:val="24"/>
                <w:szCs w:val="24"/>
                <w:rtl/>
              </w:rPr>
            </w:rPrChange>
          </w:rPr>
          <w:delText>בדיקת תכניות, פרטים, מפרטים, רשימות כמויות וכל מסמך תכנוני אחר של המתכננים והיועצים באופן שוטף במהלך שלבי התכנון כולל בין היתר:</w:delText>
        </w:r>
      </w:del>
    </w:p>
    <w:p w14:paraId="7E47C03C" w14:textId="7B724A85" w:rsidR="00EB5A81" w:rsidRPr="000748C0" w:rsidDel="00922A7E" w:rsidRDefault="00EB5A81" w:rsidP="00EB5A81">
      <w:pPr>
        <w:numPr>
          <w:ilvl w:val="1"/>
          <w:numId w:val="17"/>
        </w:numPr>
        <w:spacing w:before="120" w:after="160"/>
        <w:jc w:val="both"/>
        <w:rPr>
          <w:del w:id="2477" w:author="Meryl Etman" w:date="2019-12-16T12:18:00Z"/>
          <w:color w:val="000000"/>
          <w:sz w:val="24"/>
          <w:szCs w:val="24"/>
          <w:rPrChange w:id="2478" w:author="Meryl Etman" w:date="2020-03-25T10:10:00Z">
            <w:rPr>
              <w:del w:id="2479" w:author="Meryl Etman" w:date="2019-12-16T12:18:00Z"/>
              <w:color w:val="000000"/>
              <w:sz w:val="24"/>
              <w:szCs w:val="24"/>
            </w:rPr>
          </w:rPrChange>
        </w:rPr>
      </w:pPr>
      <w:del w:id="2480" w:author="Meryl Etman" w:date="2019-12-16T12:18:00Z">
        <w:r w:rsidRPr="000748C0" w:rsidDel="00922A7E">
          <w:rPr>
            <w:color w:val="000000"/>
            <w:sz w:val="24"/>
            <w:szCs w:val="24"/>
            <w:rtl/>
            <w:rPrChange w:id="2481" w:author="Meryl Etman" w:date="2020-03-25T10:10:00Z">
              <w:rPr>
                <w:color w:val="000000"/>
                <w:sz w:val="24"/>
                <w:szCs w:val="24"/>
                <w:rtl/>
              </w:rPr>
            </w:rPrChange>
          </w:rPr>
          <w:delText>בדיקת התאמתם לפרוגרמה, לעדכונים בפרוגרמה וכן לנהלים ולסטנדרטים של המזמין</w:delText>
        </w:r>
        <w:r w:rsidRPr="000748C0" w:rsidDel="00922A7E">
          <w:rPr>
            <w:rFonts w:hint="cs"/>
            <w:color w:val="000000"/>
            <w:sz w:val="24"/>
            <w:szCs w:val="24"/>
            <w:rtl/>
            <w:rPrChange w:id="2482" w:author="Meryl Etman" w:date="2020-03-25T10:10:00Z">
              <w:rPr>
                <w:rFonts w:hint="cs"/>
                <w:color w:val="000000"/>
                <w:sz w:val="24"/>
                <w:szCs w:val="24"/>
                <w:rtl/>
              </w:rPr>
            </w:rPrChange>
          </w:rPr>
          <w:delText>;</w:delText>
        </w:r>
      </w:del>
    </w:p>
    <w:p w14:paraId="21A6BE87" w14:textId="32A7C044" w:rsidR="00EB5A81" w:rsidRPr="000748C0" w:rsidDel="00922A7E" w:rsidRDefault="00EB5A81" w:rsidP="00EB5A81">
      <w:pPr>
        <w:numPr>
          <w:ilvl w:val="1"/>
          <w:numId w:val="17"/>
        </w:numPr>
        <w:spacing w:before="120" w:after="160"/>
        <w:jc w:val="both"/>
        <w:rPr>
          <w:del w:id="2483" w:author="Meryl Etman" w:date="2019-12-16T12:18:00Z"/>
          <w:color w:val="000000"/>
          <w:sz w:val="24"/>
          <w:szCs w:val="24"/>
          <w:rtl/>
          <w:rPrChange w:id="2484" w:author="Meryl Etman" w:date="2020-03-25T10:10:00Z">
            <w:rPr>
              <w:del w:id="2485" w:author="Meryl Etman" w:date="2019-12-16T12:18:00Z"/>
              <w:color w:val="000000"/>
              <w:sz w:val="24"/>
              <w:szCs w:val="24"/>
              <w:rtl/>
            </w:rPr>
          </w:rPrChange>
        </w:rPr>
      </w:pPr>
      <w:del w:id="2486" w:author="Meryl Etman" w:date="2019-12-16T12:18:00Z">
        <w:r w:rsidRPr="000748C0" w:rsidDel="00922A7E">
          <w:rPr>
            <w:color w:val="000000"/>
            <w:sz w:val="24"/>
            <w:szCs w:val="24"/>
            <w:rtl/>
            <w:rPrChange w:id="2487" w:author="Meryl Etman" w:date="2020-03-25T10:10:00Z">
              <w:rPr>
                <w:color w:val="000000"/>
                <w:sz w:val="24"/>
                <w:szCs w:val="24"/>
                <w:rtl/>
              </w:rPr>
            </w:rPrChange>
          </w:rPr>
          <w:delText>מידת שילובם, התאמתם והשלמתם בתכנון הכולל של היועצים והמתכננים</w:delText>
        </w:r>
        <w:r w:rsidRPr="000748C0" w:rsidDel="00922A7E">
          <w:rPr>
            <w:rFonts w:hint="cs"/>
            <w:color w:val="000000"/>
            <w:sz w:val="24"/>
            <w:szCs w:val="24"/>
            <w:rtl/>
            <w:rPrChange w:id="2488" w:author="Meryl Etman" w:date="2020-03-25T10:10:00Z">
              <w:rPr>
                <w:rFonts w:hint="cs"/>
                <w:color w:val="000000"/>
                <w:sz w:val="24"/>
                <w:szCs w:val="24"/>
                <w:rtl/>
              </w:rPr>
            </w:rPrChange>
          </w:rPr>
          <w:delText>;</w:delText>
        </w:r>
      </w:del>
    </w:p>
    <w:p w14:paraId="14E7F6EB" w14:textId="58753FD5" w:rsidR="00EB5A81" w:rsidRPr="000748C0" w:rsidDel="00922A7E" w:rsidRDefault="00EB5A81" w:rsidP="00EB5A81">
      <w:pPr>
        <w:numPr>
          <w:ilvl w:val="1"/>
          <w:numId w:val="17"/>
        </w:numPr>
        <w:spacing w:before="120" w:after="160"/>
        <w:jc w:val="both"/>
        <w:rPr>
          <w:del w:id="2489" w:author="Meryl Etman" w:date="2019-12-16T12:18:00Z"/>
          <w:color w:val="000000"/>
          <w:sz w:val="24"/>
          <w:szCs w:val="24"/>
          <w:rtl/>
          <w:rPrChange w:id="2490" w:author="Meryl Etman" w:date="2020-03-25T10:10:00Z">
            <w:rPr>
              <w:del w:id="2491" w:author="Meryl Etman" w:date="2019-12-16T12:18:00Z"/>
              <w:color w:val="000000"/>
              <w:sz w:val="24"/>
              <w:szCs w:val="24"/>
              <w:rtl/>
            </w:rPr>
          </w:rPrChange>
        </w:rPr>
      </w:pPr>
      <w:del w:id="2492" w:author="Meryl Etman" w:date="2019-12-16T12:18:00Z">
        <w:r w:rsidRPr="000748C0" w:rsidDel="00922A7E">
          <w:rPr>
            <w:color w:val="000000"/>
            <w:sz w:val="24"/>
            <w:szCs w:val="24"/>
            <w:rtl/>
            <w:rPrChange w:id="2493" w:author="Meryl Etman" w:date="2020-03-25T10:10:00Z">
              <w:rPr>
                <w:color w:val="000000"/>
                <w:sz w:val="24"/>
                <w:szCs w:val="24"/>
                <w:rtl/>
              </w:rPr>
            </w:rPrChange>
          </w:rPr>
          <w:delText>בדיקת התאמתם למסגרת התקציבית</w:delText>
        </w:r>
        <w:r w:rsidRPr="000748C0" w:rsidDel="00922A7E">
          <w:rPr>
            <w:rFonts w:hint="cs"/>
            <w:color w:val="000000"/>
            <w:sz w:val="24"/>
            <w:szCs w:val="24"/>
            <w:rtl/>
            <w:rPrChange w:id="2494" w:author="Meryl Etman" w:date="2020-03-25T10:10:00Z">
              <w:rPr>
                <w:rFonts w:hint="cs"/>
                <w:color w:val="000000"/>
                <w:sz w:val="24"/>
                <w:szCs w:val="24"/>
                <w:rtl/>
              </w:rPr>
            </w:rPrChange>
          </w:rPr>
          <w:delText>;</w:delText>
        </w:r>
      </w:del>
    </w:p>
    <w:p w14:paraId="21F85FDA" w14:textId="51BEABF3" w:rsidR="00EB5A81" w:rsidRPr="000748C0" w:rsidDel="00922A7E" w:rsidRDefault="00EB5A81" w:rsidP="00EB5A81">
      <w:pPr>
        <w:numPr>
          <w:ilvl w:val="1"/>
          <w:numId w:val="17"/>
        </w:numPr>
        <w:spacing w:before="120" w:after="160"/>
        <w:jc w:val="both"/>
        <w:rPr>
          <w:del w:id="2495" w:author="Meryl Etman" w:date="2019-12-16T12:18:00Z"/>
          <w:color w:val="000000"/>
          <w:sz w:val="24"/>
          <w:szCs w:val="24"/>
          <w:rtl/>
          <w:rPrChange w:id="2496" w:author="Meryl Etman" w:date="2020-03-25T10:10:00Z">
            <w:rPr>
              <w:del w:id="2497" w:author="Meryl Etman" w:date="2019-12-16T12:18:00Z"/>
              <w:color w:val="000000"/>
              <w:sz w:val="24"/>
              <w:szCs w:val="24"/>
              <w:rtl/>
            </w:rPr>
          </w:rPrChange>
        </w:rPr>
      </w:pPr>
      <w:del w:id="2498" w:author="Meryl Etman" w:date="2019-12-16T12:18:00Z">
        <w:r w:rsidRPr="000748C0" w:rsidDel="00922A7E">
          <w:rPr>
            <w:color w:val="000000"/>
            <w:sz w:val="24"/>
            <w:szCs w:val="24"/>
            <w:rtl/>
            <w:rPrChange w:id="2499" w:author="Meryl Etman" w:date="2020-03-25T10:10:00Z">
              <w:rPr>
                <w:color w:val="000000"/>
                <w:sz w:val="24"/>
                <w:szCs w:val="24"/>
                <w:rtl/>
              </w:rPr>
            </w:rPrChange>
          </w:rPr>
          <w:delText>הערות וחוות דעת לקונספטים ההנדסיים המוצעים על ידי המתכננים והיועצים</w:delText>
        </w:r>
        <w:r w:rsidRPr="000748C0" w:rsidDel="00922A7E">
          <w:rPr>
            <w:rFonts w:hint="cs"/>
            <w:color w:val="000000"/>
            <w:sz w:val="24"/>
            <w:szCs w:val="24"/>
            <w:rtl/>
            <w:rPrChange w:id="2500" w:author="Meryl Etman" w:date="2020-03-25T10:10:00Z">
              <w:rPr>
                <w:rFonts w:hint="cs"/>
                <w:color w:val="000000"/>
                <w:sz w:val="24"/>
                <w:szCs w:val="24"/>
                <w:rtl/>
              </w:rPr>
            </w:rPrChange>
          </w:rPr>
          <w:delText>;</w:delText>
        </w:r>
      </w:del>
    </w:p>
    <w:p w14:paraId="5081F6CD" w14:textId="11BC8FDC" w:rsidR="00EB5A81" w:rsidRPr="000748C0" w:rsidDel="00922A7E" w:rsidRDefault="00EB5A81" w:rsidP="00EB5A81">
      <w:pPr>
        <w:numPr>
          <w:ilvl w:val="1"/>
          <w:numId w:val="17"/>
        </w:numPr>
        <w:spacing w:before="120" w:after="160"/>
        <w:jc w:val="both"/>
        <w:rPr>
          <w:del w:id="2501" w:author="Meryl Etman" w:date="2019-12-16T12:18:00Z"/>
          <w:color w:val="000000"/>
          <w:sz w:val="24"/>
          <w:szCs w:val="24"/>
          <w:rPrChange w:id="2502" w:author="Meryl Etman" w:date="2020-03-25T10:10:00Z">
            <w:rPr>
              <w:del w:id="2503" w:author="Meryl Etman" w:date="2019-12-16T12:18:00Z"/>
              <w:color w:val="000000"/>
              <w:sz w:val="24"/>
              <w:szCs w:val="24"/>
            </w:rPr>
          </w:rPrChange>
        </w:rPr>
      </w:pPr>
      <w:del w:id="2504" w:author="Meryl Etman" w:date="2019-12-16T12:18:00Z">
        <w:r w:rsidRPr="000748C0" w:rsidDel="00922A7E">
          <w:rPr>
            <w:color w:val="000000"/>
            <w:sz w:val="24"/>
            <w:szCs w:val="24"/>
            <w:rtl/>
            <w:rPrChange w:id="2505" w:author="Meryl Etman" w:date="2020-03-25T10:10:00Z">
              <w:rPr>
                <w:color w:val="000000"/>
                <w:sz w:val="24"/>
                <w:szCs w:val="24"/>
                <w:rtl/>
              </w:rPr>
            </w:rPrChange>
          </w:rPr>
          <w:delText>הערות וחוות דעת לגבי החומרים שבדעת המתכננים והיועצים להשתמש בהם</w:delText>
        </w:r>
        <w:r w:rsidRPr="000748C0" w:rsidDel="00922A7E">
          <w:rPr>
            <w:rFonts w:hint="cs"/>
            <w:color w:val="000000"/>
            <w:sz w:val="24"/>
            <w:szCs w:val="24"/>
            <w:rtl/>
            <w:rPrChange w:id="2506" w:author="Meryl Etman" w:date="2020-03-25T10:10:00Z">
              <w:rPr>
                <w:rFonts w:hint="cs"/>
                <w:color w:val="000000"/>
                <w:sz w:val="24"/>
                <w:szCs w:val="24"/>
                <w:rtl/>
              </w:rPr>
            </w:rPrChange>
          </w:rPr>
          <w:delText>;</w:delText>
        </w:r>
      </w:del>
    </w:p>
    <w:p w14:paraId="24E5F0B0" w14:textId="1843E33E" w:rsidR="00EB5A81" w:rsidRPr="000748C0" w:rsidDel="00922A7E" w:rsidRDefault="00EB5A81" w:rsidP="00EB5A81">
      <w:pPr>
        <w:numPr>
          <w:ilvl w:val="1"/>
          <w:numId w:val="17"/>
        </w:numPr>
        <w:spacing w:before="120" w:after="240"/>
        <w:jc w:val="both"/>
        <w:rPr>
          <w:del w:id="2507" w:author="Meryl Etman" w:date="2019-12-16T12:18:00Z"/>
          <w:color w:val="000000"/>
          <w:sz w:val="24"/>
          <w:szCs w:val="24"/>
          <w:rtl/>
          <w:rPrChange w:id="2508" w:author="Meryl Etman" w:date="2020-03-25T10:10:00Z">
            <w:rPr>
              <w:del w:id="2509" w:author="Meryl Etman" w:date="2019-12-16T12:18:00Z"/>
              <w:color w:val="000000"/>
              <w:sz w:val="24"/>
              <w:szCs w:val="24"/>
              <w:rtl/>
            </w:rPr>
          </w:rPrChange>
        </w:rPr>
      </w:pPr>
      <w:del w:id="2510" w:author="Meryl Etman" w:date="2019-12-16T12:18:00Z">
        <w:r w:rsidRPr="000748C0" w:rsidDel="00922A7E">
          <w:rPr>
            <w:color w:val="000000"/>
            <w:sz w:val="24"/>
            <w:szCs w:val="24"/>
            <w:rtl/>
            <w:rPrChange w:id="2511" w:author="Meryl Etman" w:date="2020-03-25T10:10:00Z">
              <w:rPr>
                <w:color w:val="000000"/>
                <w:sz w:val="24"/>
                <w:szCs w:val="24"/>
                <w:rtl/>
              </w:rPr>
            </w:rPrChange>
          </w:rPr>
          <w:delText>בדיקת התאמתם לחוקים, לתקנות, לדרישות הרשויות ולכל דין.</w:delText>
        </w:r>
      </w:del>
    </w:p>
    <w:p w14:paraId="244F5E17" w14:textId="5E277A1A" w:rsidR="00EB5A81" w:rsidRPr="000748C0" w:rsidDel="00922A7E" w:rsidRDefault="00EB5A81" w:rsidP="00EB5A81">
      <w:pPr>
        <w:numPr>
          <w:ilvl w:val="0"/>
          <w:numId w:val="17"/>
        </w:numPr>
        <w:spacing w:before="120" w:after="240"/>
        <w:jc w:val="both"/>
        <w:rPr>
          <w:del w:id="2512" w:author="Meryl Etman" w:date="2019-12-16T12:18:00Z"/>
          <w:color w:val="000000"/>
          <w:sz w:val="24"/>
          <w:szCs w:val="24"/>
          <w:rtl/>
          <w:rPrChange w:id="2513" w:author="Meryl Etman" w:date="2020-03-25T10:10:00Z">
            <w:rPr>
              <w:del w:id="2514" w:author="Meryl Etman" w:date="2019-12-16T12:18:00Z"/>
              <w:color w:val="000000"/>
              <w:sz w:val="24"/>
              <w:szCs w:val="24"/>
              <w:rtl/>
            </w:rPr>
          </w:rPrChange>
        </w:rPr>
      </w:pPr>
      <w:del w:id="2515" w:author="Meryl Etman" w:date="2019-12-16T12:18:00Z">
        <w:r w:rsidRPr="000748C0" w:rsidDel="00922A7E">
          <w:rPr>
            <w:sz w:val="24"/>
            <w:szCs w:val="24"/>
            <w:rtl/>
            <w:rPrChange w:id="2516" w:author="Meryl Etman" w:date="2020-03-25T10:10:00Z">
              <w:rPr>
                <w:sz w:val="24"/>
                <w:szCs w:val="24"/>
                <w:rtl/>
              </w:rPr>
            </w:rPrChange>
          </w:rPr>
          <w:delText>זימון המתכננים והיועצים לישיבות תאום, לקבלת דווח על התקדמות התכנון ולברור נושאים</w:delText>
        </w:r>
        <w:r w:rsidRPr="000748C0" w:rsidDel="00922A7E">
          <w:rPr>
            <w:color w:val="000000"/>
            <w:sz w:val="24"/>
            <w:szCs w:val="24"/>
            <w:rtl/>
            <w:rPrChange w:id="2517" w:author="Meryl Etman" w:date="2020-03-25T10:10:00Z">
              <w:rPr>
                <w:color w:val="000000"/>
                <w:sz w:val="24"/>
                <w:szCs w:val="24"/>
                <w:rtl/>
              </w:rPr>
            </w:rPrChange>
          </w:rPr>
          <w:delTex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delText>
        </w:r>
      </w:del>
    </w:p>
    <w:p w14:paraId="13D95D25" w14:textId="4AE758E0" w:rsidR="00EB5A81" w:rsidRPr="000748C0" w:rsidDel="00922A7E" w:rsidRDefault="00EB5A81" w:rsidP="00EB5A81">
      <w:pPr>
        <w:spacing w:after="240"/>
        <w:ind w:left="1134"/>
        <w:jc w:val="both"/>
        <w:rPr>
          <w:del w:id="2518" w:author="Meryl Etman" w:date="2019-12-16T12:18:00Z"/>
          <w:color w:val="000000"/>
          <w:sz w:val="24"/>
          <w:szCs w:val="24"/>
          <w:rtl/>
          <w:rPrChange w:id="2519" w:author="Meryl Etman" w:date="2020-03-25T10:10:00Z">
            <w:rPr>
              <w:del w:id="2520" w:author="Meryl Etman" w:date="2019-12-16T12:18:00Z"/>
              <w:color w:val="000000"/>
              <w:sz w:val="24"/>
              <w:szCs w:val="24"/>
              <w:rtl/>
            </w:rPr>
          </w:rPrChange>
        </w:rPr>
      </w:pPr>
      <w:del w:id="2521" w:author="Meryl Etman" w:date="2019-12-16T12:18:00Z">
        <w:r w:rsidRPr="000748C0" w:rsidDel="00922A7E">
          <w:rPr>
            <w:color w:val="000000"/>
            <w:sz w:val="24"/>
            <w:szCs w:val="24"/>
            <w:rtl/>
            <w:rPrChange w:id="2522" w:author="Meryl Etman" w:date="2020-03-25T10:10:00Z">
              <w:rPr>
                <w:color w:val="000000"/>
                <w:sz w:val="24"/>
                <w:szCs w:val="24"/>
                <w:rtl/>
              </w:rPr>
            </w:rPrChange>
          </w:rPr>
          <w:delText>כמו כן יזום ועדות מקצועיות וועדות שיפוט בנוכחות המנהל לאישור תכניות, שלבים, שיטות, אלטרנטיבות</w:delText>
        </w:r>
        <w:r w:rsidRPr="000748C0" w:rsidDel="00922A7E">
          <w:rPr>
            <w:rFonts w:hint="cs"/>
            <w:color w:val="000000"/>
            <w:sz w:val="24"/>
            <w:szCs w:val="24"/>
            <w:rtl/>
            <w:rPrChange w:id="2523" w:author="Meryl Etman" w:date="2020-03-25T10:10:00Z">
              <w:rPr>
                <w:rFonts w:hint="cs"/>
                <w:color w:val="000000"/>
                <w:sz w:val="24"/>
                <w:szCs w:val="24"/>
                <w:rtl/>
              </w:rPr>
            </w:rPrChange>
          </w:rPr>
          <w:delText xml:space="preserve"> ת</w:delText>
        </w:r>
        <w:r w:rsidRPr="000748C0" w:rsidDel="00922A7E">
          <w:rPr>
            <w:color w:val="000000"/>
            <w:sz w:val="24"/>
            <w:szCs w:val="24"/>
            <w:rtl/>
            <w:rPrChange w:id="2524" w:author="Meryl Etman" w:date="2020-03-25T10:10:00Z">
              <w:rPr>
                <w:color w:val="000000"/>
                <w:sz w:val="24"/>
                <w:szCs w:val="24"/>
                <w:rtl/>
              </w:rPr>
            </w:rPrChange>
          </w:rPr>
          <w:delText>כנוניות.</w:delText>
        </w:r>
      </w:del>
    </w:p>
    <w:p w14:paraId="14D6FE2E" w14:textId="0CE2CC96" w:rsidR="00EB5A81" w:rsidRPr="000748C0" w:rsidDel="00922A7E" w:rsidRDefault="00EB5A81" w:rsidP="00EB5A81">
      <w:pPr>
        <w:numPr>
          <w:ilvl w:val="0"/>
          <w:numId w:val="17"/>
        </w:numPr>
        <w:spacing w:before="120" w:after="240"/>
        <w:jc w:val="both"/>
        <w:rPr>
          <w:del w:id="2525" w:author="Meryl Etman" w:date="2019-12-16T12:18:00Z"/>
          <w:color w:val="000000"/>
          <w:sz w:val="24"/>
          <w:szCs w:val="24"/>
          <w:rtl/>
          <w:rPrChange w:id="2526" w:author="Meryl Etman" w:date="2020-03-25T10:10:00Z">
            <w:rPr>
              <w:del w:id="2527" w:author="Meryl Etman" w:date="2019-12-16T12:18:00Z"/>
              <w:color w:val="000000"/>
              <w:sz w:val="24"/>
              <w:szCs w:val="24"/>
              <w:rtl/>
            </w:rPr>
          </w:rPrChange>
        </w:rPr>
      </w:pPr>
      <w:del w:id="2528" w:author="Meryl Etman" w:date="2019-12-16T12:18:00Z">
        <w:r w:rsidRPr="000748C0" w:rsidDel="00922A7E">
          <w:rPr>
            <w:rFonts w:hint="cs"/>
            <w:color w:val="000000"/>
            <w:sz w:val="24"/>
            <w:szCs w:val="24"/>
            <w:rtl/>
            <w:rPrChange w:id="2529" w:author="Meryl Etman" w:date="2020-03-25T10:10:00Z">
              <w:rPr>
                <w:rFonts w:hint="cs"/>
                <w:color w:val="000000"/>
                <w:sz w:val="24"/>
                <w:szCs w:val="24"/>
                <w:rtl/>
              </w:rPr>
            </w:rPrChange>
          </w:rPr>
          <w:delText xml:space="preserve">ניהול מסמכי המכר לרבות </w:delText>
        </w:r>
        <w:r w:rsidRPr="000748C0" w:rsidDel="00922A7E">
          <w:rPr>
            <w:color w:val="000000"/>
            <w:sz w:val="24"/>
            <w:szCs w:val="24"/>
            <w:rtl/>
            <w:rPrChange w:id="2530" w:author="Meryl Etman" w:date="2020-03-25T10:10:00Z">
              <w:rPr>
                <w:color w:val="000000"/>
                <w:sz w:val="24"/>
                <w:szCs w:val="24"/>
                <w:rtl/>
              </w:rPr>
            </w:rPrChange>
          </w:rPr>
          <w:delText xml:space="preserve">ריכוז הנתונים, בדיקתם ועריכתם של </w:delText>
        </w:r>
        <w:r w:rsidRPr="000748C0" w:rsidDel="00922A7E">
          <w:rPr>
            <w:rFonts w:hint="cs"/>
            <w:color w:val="000000"/>
            <w:sz w:val="24"/>
            <w:szCs w:val="24"/>
            <w:rtl/>
            <w:rPrChange w:id="2531" w:author="Meryl Etman" w:date="2020-03-25T10:10:00Z">
              <w:rPr>
                <w:rFonts w:hint="cs"/>
                <w:color w:val="000000"/>
                <w:sz w:val="24"/>
                <w:szCs w:val="24"/>
                <w:rtl/>
              </w:rPr>
            </w:rPrChange>
          </w:rPr>
          <w:delText xml:space="preserve"> מפרטי המכר לדיירים </w:delText>
        </w:r>
        <w:r w:rsidRPr="000748C0" w:rsidDel="00922A7E">
          <w:rPr>
            <w:color w:val="000000"/>
            <w:sz w:val="24"/>
            <w:szCs w:val="24"/>
            <w:rtl/>
            <w:rPrChange w:id="2532" w:author="Meryl Etman" w:date="2020-03-25T10:10:00Z">
              <w:rPr>
                <w:color w:val="000000"/>
                <w:sz w:val="24"/>
                <w:szCs w:val="24"/>
                <w:rtl/>
              </w:rPr>
            </w:rPrChange>
          </w:rPr>
          <w:delText>ותכניות המכר והמכירה, והתאמתם לחוק המכר ולהנחיות המזמין.</w:delText>
        </w:r>
      </w:del>
    </w:p>
    <w:p w14:paraId="16E1E4DC" w14:textId="729AE15F" w:rsidR="00EB5A81" w:rsidRPr="000748C0" w:rsidDel="00922A7E" w:rsidRDefault="00EB5A81" w:rsidP="00EB5A81">
      <w:pPr>
        <w:numPr>
          <w:ilvl w:val="0"/>
          <w:numId w:val="17"/>
        </w:numPr>
        <w:spacing w:before="120" w:after="240"/>
        <w:jc w:val="both"/>
        <w:rPr>
          <w:del w:id="2533" w:author="Meryl Etman" w:date="2019-12-16T12:18:00Z"/>
          <w:color w:val="000000"/>
          <w:sz w:val="24"/>
          <w:szCs w:val="24"/>
          <w:rtl/>
          <w:rPrChange w:id="2534" w:author="Meryl Etman" w:date="2020-03-25T10:10:00Z">
            <w:rPr>
              <w:del w:id="2535" w:author="Meryl Etman" w:date="2019-12-16T12:18:00Z"/>
              <w:color w:val="000000"/>
              <w:sz w:val="24"/>
              <w:szCs w:val="24"/>
              <w:rtl/>
            </w:rPr>
          </w:rPrChange>
        </w:rPr>
      </w:pPr>
      <w:del w:id="2536" w:author="Meryl Etman" w:date="2019-12-16T12:18:00Z">
        <w:r w:rsidRPr="000748C0" w:rsidDel="00922A7E">
          <w:rPr>
            <w:color w:val="000000"/>
            <w:sz w:val="24"/>
            <w:szCs w:val="24"/>
            <w:rtl/>
            <w:rPrChange w:id="2537" w:author="Meryl Etman" w:date="2020-03-25T10:10:00Z">
              <w:rPr>
                <w:color w:val="000000"/>
                <w:sz w:val="24"/>
                <w:szCs w:val="24"/>
                <w:rtl/>
              </w:rPr>
            </w:rPrChange>
          </w:rPr>
          <w:delText>השתתפות בקביעת שיטות הביצוע, הצעת שינויים ושפורים לתכניות ולשיטות ביצוע במהלך התכנון שיש בהם כדי ליעל ו/או להביא לחסכון בהשקעה ו/או בזמן בצוע.</w:delText>
        </w:r>
      </w:del>
    </w:p>
    <w:p w14:paraId="73157D99" w14:textId="3003465E" w:rsidR="00EB5A81" w:rsidRPr="000748C0" w:rsidDel="00922A7E" w:rsidRDefault="00EB5A81" w:rsidP="00EB5A81">
      <w:pPr>
        <w:numPr>
          <w:ilvl w:val="0"/>
          <w:numId w:val="17"/>
        </w:numPr>
        <w:spacing w:before="120" w:after="240"/>
        <w:jc w:val="both"/>
        <w:rPr>
          <w:del w:id="2538" w:author="Meryl Etman" w:date="2019-12-16T12:18:00Z"/>
          <w:color w:val="000000"/>
          <w:sz w:val="24"/>
          <w:szCs w:val="24"/>
          <w:rtl/>
          <w:rPrChange w:id="2539" w:author="Meryl Etman" w:date="2020-03-25T10:10:00Z">
            <w:rPr>
              <w:del w:id="2540" w:author="Meryl Etman" w:date="2019-12-16T12:18:00Z"/>
              <w:color w:val="000000"/>
              <w:sz w:val="24"/>
              <w:szCs w:val="24"/>
              <w:rtl/>
            </w:rPr>
          </w:rPrChange>
        </w:rPr>
      </w:pPr>
      <w:del w:id="2541" w:author="Meryl Etman" w:date="2019-12-16T12:18:00Z">
        <w:r w:rsidRPr="000748C0" w:rsidDel="00922A7E">
          <w:rPr>
            <w:color w:val="000000"/>
            <w:sz w:val="24"/>
            <w:szCs w:val="24"/>
            <w:rtl/>
            <w:rPrChange w:id="2542" w:author="Meryl Etman" w:date="2020-03-25T10:10:00Z">
              <w:rPr>
                <w:color w:val="000000"/>
                <w:sz w:val="24"/>
                <w:szCs w:val="24"/>
                <w:rtl/>
              </w:rPr>
            </w:rPrChange>
          </w:rPr>
          <w:delText>תאום ויעוץ בין המזמין לבין המתכננים והיועצים ביחס לשיטת, צורת ועריכת המפרטים (הסטנדרטיים והמיוחדים) וכתבי הכמויות המתחייבים מהתנאים המיוחדים של הפרויקט.</w:delText>
        </w:r>
      </w:del>
    </w:p>
    <w:p w14:paraId="1A8040D5" w14:textId="444C9BB1" w:rsidR="00EB5A81" w:rsidRPr="000748C0" w:rsidDel="00922A7E" w:rsidRDefault="00EB5A81" w:rsidP="00EB5A81">
      <w:pPr>
        <w:numPr>
          <w:ilvl w:val="0"/>
          <w:numId w:val="17"/>
        </w:numPr>
        <w:spacing w:before="120" w:after="240"/>
        <w:jc w:val="both"/>
        <w:rPr>
          <w:del w:id="2543" w:author="Meryl Etman" w:date="2019-12-16T12:18:00Z"/>
          <w:color w:val="000000"/>
          <w:sz w:val="24"/>
          <w:szCs w:val="24"/>
          <w:rtl/>
          <w:rPrChange w:id="2544" w:author="Meryl Etman" w:date="2020-03-25T10:10:00Z">
            <w:rPr>
              <w:del w:id="2545" w:author="Meryl Etman" w:date="2019-12-16T12:18:00Z"/>
              <w:color w:val="000000"/>
              <w:sz w:val="24"/>
              <w:szCs w:val="24"/>
              <w:rtl/>
            </w:rPr>
          </w:rPrChange>
        </w:rPr>
      </w:pPr>
      <w:del w:id="2546" w:author="Meryl Etman" w:date="2019-12-16T12:18:00Z">
        <w:r w:rsidRPr="000748C0" w:rsidDel="00922A7E">
          <w:rPr>
            <w:color w:val="000000"/>
            <w:sz w:val="24"/>
            <w:szCs w:val="24"/>
            <w:rtl/>
            <w:rPrChange w:id="2547" w:author="Meryl Etman" w:date="2020-03-25T10:10:00Z">
              <w:rPr>
                <w:color w:val="000000"/>
                <w:sz w:val="24"/>
                <w:szCs w:val="24"/>
                <w:rtl/>
              </w:rPr>
            </w:rPrChange>
          </w:rPr>
          <w:delText>תיאום ושיתוף בין המתכננים והיועצים והיועץ המשפטי של המזמין בכל הנוגע למסמכי המכרזים, החוזים ופרסומם ובדיקת המסמכים שיוכנו מבחינה מקצועית ומנהלית.</w:delText>
        </w:r>
      </w:del>
    </w:p>
    <w:p w14:paraId="4543F4BC" w14:textId="246E472A" w:rsidR="00EB5A81" w:rsidRPr="000748C0" w:rsidDel="00922A7E" w:rsidRDefault="00EB5A81" w:rsidP="00EB5A81">
      <w:pPr>
        <w:numPr>
          <w:ilvl w:val="0"/>
          <w:numId w:val="17"/>
        </w:numPr>
        <w:spacing w:before="120" w:after="240"/>
        <w:jc w:val="both"/>
        <w:rPr>
          <w:del w:id="2548" w:author="Meryl Etman" w:date="2019-12-16T12:18:00Z"/>
          <w:color w:val="000000"/>
          <w:sz w:val="24"/>
          <w:szCs w:val="24"/>
          <w:rtl/>
          <w:rPrChange w:id="2549" w:author="Meryl Etman" w:date="2020-03-25T10:10:00Z">
            <w:rPr>
              <w:del w:id="2550" w:author="Meryl Etman" w:date="2019-12-16T12:18:00Z"/>
              <w:color w:val="000000"/>
              <w:sz w:val="24"/>
              <w:szCs w:val="24"/>
              <w:rtl/>
            </w:rPr>
          </w:rPrChange>
        </w:rPr>
      </w:pPr>
      <w:del w:id="2551" w:author="Meryl Etman" w:date="2019-12-16T12:18:00Z">
        <w:r w:rsidRPr="000748C0" w:rsidDel="00922A7E">
          <w:rPr>
            <w:color w:val="000000"/>
            <w:sz w:val="24"/>
            <w:szCs w:val="24"/>
            <w:rtl/>
            <w:rPrChange w:id="2552" w:author="Meryl Etman" w:date="2020-03-25T10:10:00Z">
              <w:rPr>
                <w:color w:val="000000"/>
                <w:sz w:val="24"/>
                <w:szCs w:val="24"/>
                <w:rtl/>
              </w:rPr>
            </w:rPrChange>
          </w:rPr>
          <w:delText>תיאום עריכת שינויים, עדכונים ותוספות לתכנון ולעבודות, במהלך הביצוע.</w:delText>
        </w:r>
      </w:del>
    </w:p>
    <w:p w14:paraId="5B10A377" w14:textId="004AC377" w:rsidR="00EB5A81" w:rsidRPr="000748C0" w:rsidDel="00922A7E" w:rsidRDefault="00EB5A81" w:rsidP="00EB5A81">
      <w:pPr>
        <w:numPr>
          <w:ilvl w:val="0"/>
          <w:numId w:val="17"/>
        </w:numPr>
        <w:spacing w:before="120" w:after="240"/>
        <w:jc w:val="both"/>
        <w:rPr>
          <w:del w:id="2553" w:author="Meryl Etman" w:date="2019-12-16T12:18:00Z"/>
          <w:color w:val="000000"/>
          <w:sz w:val="24"/>
          <w:szCs w:val="24"/>
          <w:rtl/>
          <w:rPrChange w:id="2554" w:author="Meryl Etman" w:date="2020-03-25T10:10:00Z">
            <w:rPr>
              <w:del w:id="2555" w:author="Meryl Etman" w:date="2019-12-16T12:18:00Z"/>
              <w:color w:val="000000"/>
              <w:sz w:val="24"/>
              <w:szCs w:val="24"/>
              <w:rtl/>
            </w:rPr>
          </w:rPrChange>
        </w:rPr>
      </w:pPr>
      <w:del w:id="2556" w:author="Meryl Etman" w:date="2019-12-16T12:18:00Z">
        <w:r w:rsidRPr="000748C0" w:rsidDel="00922A7E">
          <w:rPr>
            <w:color w:val="000000"/>
            <w:sz w:val="24"/>
            <w:szCs w:val="24"/>
            <w:rtl/>
            <w:rPrChange w:id="2557" w:author="Meryl Etman" w:date="2020-03-25T10:10:00Z">
              <w:rPr>
                <w:color w:val="000000"/>
                <w:sz w:val="24"/>
                <w:szCs w:val="24"/>
                <w:rtl/>
              </w:rPr>
            </w:rPrChange>
          </w:rPr>
          <w:delText>ת</w:delText>
        </w:r>
        <w:r w:rsidRPr="000748C0" w:rsidDel="00922A7E">
          <w:rPr>
            <w:rFonts w:hint="cs"/>
            <w:color w:val="000000"/>
            <w:sz w:val="24"/>
            <w:szCs w:val="24"/>
            <w:rtl/>
            <w:rPrChange w:id="2558" w:author="Meryl Etman" w:date="2020-03-25T10:10:00Z">
              <w:rPr>
                <w:rFonts w:hint="cs"/>
                <w:color w:val="000000"/>
                <w:sz w:val="24"/>
                <w:szCs w:val="24"/>
                <w:rtl/>
              </w:rPr>
            </w:rPrChange>
          </w:rPr>
          <w:delText>י</w:delText>
        </w:r>
        <w:r w:rsidRPr="000748C0" w:rsidDel="00922A7E">
          <w:rPr>
            <w:color w:val="000000"/>
            <w:sz w:val="24"/>
            <w:szCs w:val="24"/>
            <w:rtl/>
            <w:rPrChange w:id="2559" w:author="Meryl Etman" w:date="2020-03-25T10:10:00Z">
              <w:rPr>
                <w:color w:val="000000"/>
                <w:sz w:val="24"/>
                <w:szCs w:val="24"/>
                <w:rtl/>
              </w:rPr>
            </w:rPrChange>
          </w:rPr>
          <w:delText>אום השלמת התכנון במהלך הביצוע.</w:delText>
        </w:r>
      </w:del>
    </w:p>
    <w:p w14:paraId="285BFDE6" w14:textId="2A72BA57" w:rsidR="00EB5A81" w:rsidRPr="000748C0" w:rsidDel="00922A7E" w:rsidRDefault="00EB5A81" w:rsidP="00EB5A81">
      <w:pPr>
        <w:numPr>
          <w:ilvl w:val="0"/>
          <w:numId w:val="17"/>
        </w:numPr>
        <w:spacing w:before="120" w:after="240"/>
        <w:jc w:val="both"/>
        <w:rPr>
          <w:del w:id="2560" w:author="Meryl Etman" w:date="2019-12-16T12:18:00Z"/>
          <w:color w:val="000000"/>
          <w:sz w:val="24"/>
          <w:szCs w:val="24"/>
          <w:rtl/>
          <w:rPrChange w:id="2561" w:author="Meryl Etman" w:date="2020-03-25T10:10:00Z">
            <w:rPr>
              <w:del w:id="2562" w:author="Meryl Etman" w:date="2019-12-16T12:18:00Z"/>
              <w:color w:val="000000"/>
              <w:sz w:val="24"/>
              <w:szCs w:val="24"/>
              <w:rtl/>
            </w:rPr>
          </w:rPrChange>
        </w:rPr>
      </w:pPr>
      <w:del w:id="2563" w:author="Meryl Etman" w:date="2019-12-16T12:18:00Z">
        <w:r w:rsidRPr="000748C0" w:rsidDel="00922A7E">
          <w:rPr>
            <w:color w:val="000000"/>
            <w:sz w:val="24"/>
            <w:szCs w:val="24"/>
            <w:rtl/>
            <w:rPrChange w:id="2564" w:author="Meryl Etman" w:date="2020-03-25T10:10:00Z">
              <w:rPr>
                <w:color w:val="000000"/>
                <w:sz w:val="24"/>
                <w:szCs w:val="24"/>
                <w:rtl/>
              </w:rPr>
            </w:rPrChange>
          </w:rPr>
          <w:delText>כל יתר הפעולות הדרושות להשלמת התכנון ואישורו ע"י המנהל והרשויות המוסמכות</w:delText>
        </w:r>
        <w:r w:rsidRPr="000748C0" w:rsidDel="00922A7E">
          <w:rPr>
            <w:rFonts w:hint="cs"/>
            <w:color w:val="000000"/>
            <w:sz w:val="24"/>
            <w:szCs w:val="24"/>
            <w:rtl/>
            <w:rPrChange w:id="2565" w:author="Meryl Etman" w:date="2020-03-25T10:10:00Z">
              <w:rPr>
                <w:rFonts w:hint="cs"/>
                <w:color w:val="000000"/>
                <w:sz w:val="24"/>
                <w:szCs w:val="24"/>
                <w:rtl/>
              </w:rPr>
            </w:rPrChange>
          </w:rPr>
          <w:delText>.</w:delText>
        </w:r>
      </w:del>
    </w:p>
    <w:p w14:paraId="6C282915" w14:textId="149296A5" w:rsidR="00EB5A81" w:rsidRPr="000748C0" w:rsidDel="00922A7E" w:rsidRDefault="00EB5A81" w:rsidP="00EB5A81">
      <w:pPr>
        <w:numPr>
          <w:ilvl w:val="0"/>
          <w:numId w:val="17"/>
        </w:numPr>
        <w:spacing w:before="120" w:after="240"/>
        <w:jc w:val="both"/>
        <w:rPr>
          <w:del w:id="2566" w:author="Meryl Etman" w:date="2019-12-16T12:18:00Z"/>
          <w:color w:val="000000"/>
          <w:sz w:val="24"/>
          <w:szCs w:val="24"/>
          <w:rtl/>
          <w:rPrChange w:id="2567" w:author="Meryl Etman" w:date="2020-03-25T10:10:00Z">
            <w:rPr>
              <w:del w:id="2568" w:author="Meryl Etman" w:date="2019-12-16T12:18:00Z"/>
              <w:color w:val="000000"/>
              <w:sz w:val="24"/>
              <w:szCs w:val="24"/>
              <w:rtl/>
            </w:rPr>
          </w:rPrChange>
        </w:rPr>
      </w:pPr>
      <w:del w:id="2569" w:author="Meryl Etman" w:date="2019-12-16T12:18:00Z">
        <w:r w:rsidRPr="000748C0" w:rsidDel="00922A7E">
          <w:rPr>
            <w:rFonts w:hint="cs"/>
            <w:color w:val="000000"/>
            <w:sz w:val="24"/>
            <w:szCs w:val="24"/>
            <w:rtl/>
            <w:rPrChange w:id="2570" w:author="Meryl Etman" w:date="2020-03-25T10:10:00Z">
              <w:rPr>
                <w:rFonts w:hint="cs"/>
                <w:color w:val="000000"/>
                <w:sz w:val="24"/>
                <w:szCs w:val="24"/>
                <w:rtl/>
              </w:rPr>
            </w:rPrChange>
          </w:rPr>
          <w:delText>כל שירותי תיאום תכנון משרדי המכירות ו/או הדירות לדוגמה באתר, ככל שיהיו, לרבות רישוי והזנת משרד המכירות.</w:delText>
        </w:r>
      </w:del>
    </w:p>
    <w:p w14:paraId="5BBD043C" w14:textId="4AEE10C1" w:rsidR="00EB5A81" w:rsidRPr="000748C0" w:rsidDel="00346A17" w:rsidRDefault="00EB5A81">
      <w:pPr>
        <w:pStyle w:val="6"/>
        <w:ind w:hanging="567"/>
        <w:rPr>
          <w:del w:id="2571" w:author="Meryl Etman" w:date="2020-02-11T16:27:00Z"/>
          <w:color w:val="000000"/>
          <w:sz w:val="24"/>
          <w:rPrChange w:id="2572" w:author="Meryl Etman" w:date="2020-03-25T10:10:00Z">
            <w:rPr>
              <w:del w:id="2573" w:author="Meryl Etman" w:date="2020-02-11T16:27:00Z"/>
              <w:color w:val="000000"/>
              <w:sz w:val="24"/>
            </w:rPr>
          </w:rPrChange>
        </w:rPr>
        <w:pPrChange w:id="2574" w:author="Meryl Etman" w:date="2020-02-11T16:27:00Z">
          <w:pPr>
            <w:numPr>
              <w:numId w:val="17"/>
            </w:numPr>
            <w:tabs>
              <w:tab w:val="num" w:pos="360"/>
            </w:tabs>
            <w:spacing w:before="120" w:after="240"/>
            <w:ind w:left="1134" w:hanging="567"/>
            <w:jc w:val="both"/>
          </w:pPr>
        </w:pPrChange>
      </w:pPr>
      <w:del w:id="2575" w:author="Meryl Etman" w:date="2019-12-16T12:18:00Z">
        <w:r w:rsidRPr="000748C0" w:rsidDel="00922A7E">
          <w:rPr>
            <w:rFonts w:hint="cs"/>
            <w:color w:val="000000"/>
            <w:sz w:val="24"/>
            <w:rtl/>
            <w:rPrChange w:id="2576" w:author="Meryl Etman" w:date="2020-03-25T10:10:00Z">
              <w:rPr>
                <w:rFonts w:hint="cs"/>
                <w:color w:val="000000"/>
                <w:sz w:val="24"/>
                <w:rtl/>
              </w:rPr>
            </w:rPrChange>
          </w:rPr>
          <w:delText>בדיקה ואישור כי כל התוכניות והמפרטים תואמים זה לזה ומוכנים לביצוע.</w:delText>
        </w:r>
      </w:del>
    </w:p>
    <w:p w14:paraId="7D586A81" w14:textId="6D2F0255" w:rsidR="00EB5A81" w:rsidRPr="000748C0" w:rsidDel="00346A17" w:rsidRDefault="00EB5A81">
      <w:pPr>
        <w:spacing w:before="120" w:after="240"/>
        <w:jc w:val="both"/>
        <w:rPr>
          <w:del w:id="2577" w:author="Meryl Etman" w:date="2020-02-11T16:27:00Z"/>
          <w:color w:val="000000"/>
          <w:sz w:val="24"/>
          <w:szCs w:val="24"/>
          <w:rtl/>
          <w:rPrChange w:id="2578" w:author="Meryl Etman" w:date="2020-03-25T10:10:00Z">
            <w:rPr>
              <w:del w:id="2579" w:author="Meryl Etman" w:date="2020-02-11T16:27:00Z"/>
              <w:color w:val="000000"/>
              <w:sz w:val="24"/>
              <w:szCs w:val="24"/>
              <w:rtl/>
            </w:rPr>
          </w:rPrChange>
        </w:rPr>
        <w:pPrChange w:id="2580" w:author="Meryl Etman" w:date="2020-02-11T16:27:00Z">
          <w:pPr>
            <w:spacing w:before="120" w:after="240"/>
            <w:ind w:left="1134"/>
            <w:jc w:val="both"/>
          </w:pPr>
        </w:pPrChange>
      </w:pPr>
    </w:p>
    <w:p w14:paraId="43FAC89B" w14:textId="77777777" w:rsidR="00EB5A81" w:rsidRPr="000748C0" w:rsidRDefault="00EB5A81">
      <w:pPr>
        <w:pStyle w:val="6"/>
        <w:ind w:left="567" w:hanging="567"/>
        <w:rPr>
          <w:rtl/>
          <w:rPrChange w:id="2581" w:author="Meryl Etman" w:date="2020-03-25T10:10:00Z">
            <w:rPr>
              <w:rtl/>
            </w:rPr>
          </w:rPrChange>
        </w:rPr>
        <w:pPrChange w:id="2582" w:author="Meryl Etman" w:date="2020-02-11T16:27:00Z">
          <w:pPr>
            <w:spacing w:before="120" w:after="240"/>
            <w:ind w:left="1134"/>
            <w:jc w:val="both"/>
          </w:pPr>
        </w:pPrChange>
      </w:pPr>
    </w:p>
    <w:p w14:paraId="06EEB1F6" w14:textId="77777777" w:rsidR="00EB5A81" w:rsidRPr="000748C0" w:rsidRDefault="00EB5A81" w:rsidP="00EB5A81">
      <w:pPr>
        <w:ind w:left="700" w:hanging="700"/>
        <w:jc w:val="both"/>
        <w:rPr>
          <w:b/>
          <w:bCs/>
          <w:color w:val="000000"/>
          <w:sz w:val="24"/>
          <w:szCs w:val="24"/>
          <w:rtl/>
          <w:rPrChange w:id="2583" w:author="Meryl Etman" w:date="2020-03-25T10:10:00Z">
            <w:rPr>
              <w:b/>
              <w:bCs/>
              <w:color w:val="000000"/>
              <w:sz w:val="24"/>
              <w:szCs w:val="24"/>
              <w:rtl/>
            </w:rPr>
          </w:rPrChange>
        </w:rPr>
      </w:pPr>
    </w:p>
    <w:p w14:paraId="0E2DE111" w14:textId="209DA831" w:rsidR="00EB5A81" w:rsidRPr="000748C0" w:rsidDel="00922A7E" w:rsidRDefault="00EB5A81" w:rsidP="001D57D8">
      <w:pPr>
        <w:ind w:left="567" w:hanging="567"/>
        <w:jc w:val="both"/>
        <w:rPr>
          <w:del w:id="2584" w:author="Meryl Etman" w:date="2019-12-16T12:18:00Z"/>
          <w:b/>
          <w:bCs/>
          <w:color w:val="000000"/>
          <w:sz w:val="24"/>
          <w:szCs w:val="24"/>
          <w:u w:val="single"/>
          <w:rtl/>
          <w:rPrChange w:id="2585" w:author="Meryl Etman" w:date="2020-03-25T10:10:00Z">
            <w:rPr>
              <w:del w:id="2586" w:author="Meryl Etman" w:date="2019-12-16T12:18:00Z"/>
              <w:b/>
              <w:bCs/>
              <w:color w:val="000000"/>
              <w:sz w:val="24"/>
              <w:szCs w:val="24"/>
              <w:u w:val="single"/>
              <w:rtl/>
            </w:rPr>
          </w:rPrChange>
        </w:rPr>
      </w:pPr>
      <w:r w:rsidRPr="000748C0">
        <w:rPr>
          <w:b/>
          <w:bCs/>
          <w:color w:val="000000"/>
          <w:sz w:val="24"/>
          <w:szCs w:val="24"/>
          <w:rtl/>
          <w:rPrChange w:id="2587" w:author="Meryl Etman" w:date="2020-03-25T10:10:00Z">
            <w:rPr>
              <w:b/>
              <w:bCs/>
              <w:color w:val="000000"/>
              <w:sz w:val="24"/>
              <w:szCs w:val="24"/>
              <w:rtl/>
            </w:rPr>
          </w:rPrChange>
        </w:rPr>
        <w:t>ב.</w:t>
      </w:r>
      <w:r w:rsidRPr="000748C0">
        <w:rPr>
          <w:b/>
          <w:bCs/>
          <w:color w:val="000000"/>
          <w:sz w:val="24"/>
          <w:szCs w:val="24"/>
          <w:rtl/>
          <w:rPrChange w:id="2588" w:author="Meryl Etman" w:date="2020-03-25T10:10:00Z">
            <w:rPr>
              <w:b/>
              <w:bCs/>
              <w:color w:val="000000"/>
              <w:sz w:val="24"/>
              <w:szCs w:val="24"/>
              <w:rtl/>
            </w:rPr>
          </w:rPrChange>
        </w:rPr>
        <w:tab/>
      </w:r>
      <w:r w:rsidRPr="000748C0">
        <w:rPr>
          <w:b/>
          <w:bCs/>
          <w:color w:val="000000"/>
          <w:sz w:val="24"/>
          <w:szCs w:val="24"/>
          <w:u w:val="single"/>
          <w:rtl/>
          <w:rPrChange w:id="2589" w:author="Meryl Etman" w:date="2020-03-25T10:10:00Z">
            <w:rPr>
              <w:b/>
              <w:bCs/>
              <w:color w:val="000000"/>
              <w:sz w:val="24"/>
              <w:szCs w:val="24"/>
              <w:u w:val="single"/>
              <w:rtl/>
            </w:rPr>
          </w:rPrChange>
        </w:rPr>
        <w:t>הכנת המסמכים להתקשרות עם המתכננים, היועצים, הקבלנים והספקים</w:t>
      </w:r>
      <w:ins w:id="2590" w:author="Meryl Etman" w:date="2019-12-16T17:08:00Z">
        <w:r w:rsidR="00E74141" w:rsidRPr="000748C0">
          <w:rPr>
            <w:rFonts w:hint="cs"/>
            <w:b/>
            <w:bCs/>
            <w:color w:val="000000"/>
            <w:sz w:val="24"/>
            <w:szCs w:val="24"/>
            <w:u w:val="single"/>
            <w:rtl/>
            <w:rPrChange w:id="2591" w:author="Meryl Etman" w:date="2020-03-25T10:10:00Z">
              <w:rPr>
                <w:rFonts w:hint="cs"/>
                <w:b/>
                <w:bCs/>
                <w:color w:val="000000"/>
                <w:sz w:val="24"/>
                <w:szCs w:val="24"/>
                <w:u w:val="single"/>
                <w:rtl/>
              </w:rPr>
            </w:rPrChange>
          </w:rPr>
          <w:t xml:space="preserve"> </w:t>
        </w:r>
      </w:ins>
    </w:p>
    <w:p w14:paraId="11201395" w14:textId="2302AC19" w:rsidR="00EB5A81" w:rsidRPr="000748C0" w:rsidDel="00922A7E" w:rsidRDefault="001D57D8" w:rsidP="001D57D8">
      <w:pPr>
        <w:spacing w:before="120"/>
        <w:ind w:left="567"/>
        <w:jc w:val="both"/>
        <w:rPr>
          <w:del w:id="2592" w:author="Meryl Etman" w:date="2019-12-16T12:18:00Z"/>
          <w:sz w:val="24"/>
          <w:szCs w:val="24"/>
          <w:rtl/>
          <w:rPrChange w:id="2593" w:author="Meryl Etman" w:date="2020-03-25T10:10:00Z">
            <w:rPr>
              <w:del w:id="2594" w:author="Meryl Etman" w:date="2019-12-16T12:18:00Z"/>
              <w:sz w:val="24"/>
              <w:szCs w:val="24"/>
              <w:rtl/>
            </w:rPr>
          </w:rPrChange>
        </w:rPr>
      </w:pPr>
      <w:ins w:id="2595" w:author="Meryl Etman" w:date="2020-02-11T15:40:00Z">
        <w:r w:rsidRPr="000748C0">
          <w:rPr>
            <w:rFonts w:hint="cs"/>
            <w:sz w:val="24"/>
            <w:szCs w:val="24"/>
            <w:rtl/>
            <w:rPrChange w:id="2596" w:author="Meryl Etman" w:date="2020-03-25T10:10:00Z">
              <w:rPr>
                <w:rFonts w:hint="cs"/>
                <w:sz w:val="24"/>
                <w:szCs w:val="24"/>
                <w:rtl/>
              </w:rPr>
            </w:rPrChange>
          </w:rPr>
          <w:t>ההתקשרו</w:t>
        </w:r>
      </w:ins>
      <w:ins w:id="2597" w:author="Meryl Etman" w:date="2020-02-11T15:41:00Z">
        <w:r w:rsidRPr="000748C0">
          <w:rPr>
            <w:rFonts w:hint="cs"/>
            <w:sz w:val="24"/>
            <w:szCs w:val="24"/>
            <w:rtl/>
            <w:rPrChange w:id="2598" w:author="Meryl Etman" w:date="2020-03-25T10:10:00Z">
              <w:rPr>
                <w:rFonts w:hint="cs"/>
                <w:sz w:val="24"/>
                <w:szCs w:val="24"/>
                <w:rtl/>
              </w:rPr>
            </w:rPrChange>
          </w:rPr>
          <w:t>יו</w:t>
        </w:r>
      </w:ins>
      <w:ins w:id="2599" w:author="Meryl Etman" w:date="2020-02-11T15:40:00Z">
        <w:r w:rsidRPr="000748C0">
          <w:rPr>
            <w:rFonts w:hint="cs"/>
            <w:sz w:val="24"/>
            <w:szCs w:val="24"/>
            <w:rtl/>
            <w:rPrChange w:id="2600" w:author="Meryl Etman" w:date="2020-03-25T10:10:00Z">
              <w:rPr>
                <w:rFonts w:hint="cs"/>
                <w:sz w:val="24"/>
                <w:szCs w:val="24"/>
                <w:rtl/>
              </w:rPr>
            </w:rPrChange>
          </w:rPr>
          <w:t>ת עם המתכננים, הקבלנים והספקים מבוצע</w:t>
        </w:r>
      </w:ins>
      <w:ins w:id="2601" w:author="Meryl Etman" w:date="2020-02-11T15:41:00Z">
        <w:r w:rsidRPr="000748C0">
          <w:rPr>
            <w:rFonts w:hint="cs"/>
            <w:sz w:val="24"/>
            <w:szCs w:val="24"/>
            <w:rtl/>
            <w:rPrChange w:id="2602" w:author="Meryl Etman" w:date="2020-03-25T10:10:00Z">
              <w:rPr>
                <w:rFonts w:hint="cs"/>
                <w:sz w:val="24"/>
                <w:szCs w:val="24"/>
                <w:rtl/>
              </w:rPr>
            </w:rPrChange>
          </w:rPr>
          <w:t>ות</w:t>
        </w:r>
      </w:ins>
      <w:ins w:id="2603" w:author="Meryl Etman" w:date="2020-02-11T15:40:00Z">
        <w:r w:rsidRPr="000748C0">
          <w:rPr>
            <w:rFonts w:hint="cs"/>
            <w:sz w:val="24"/>
            <w:szCs w:val="24"/>
            <w:rtl/>
            <w:rPrChange w:id="2604" w:author="Meryl Etman" w:date="2020-03-25T10:10:00Z">
              <w:rPr>
                <w:rFonts w:hint="cs"/>
                <w:sz w:val="24"/>
                <w:szCs w:val="24"/>
                <w:rtl/>
              </w:rPr>
            </w:rPrChange>
          </w:rPr>
          <w:t xml:space="preserve"> על </w:t>
        </w:r>
      </w:ins>
      <w:ins w:id="2605" w:author="Meryl Etman" w:date="2020-02-11T15:41:00Z">
        <w:r w:rsidRPr="000748C0">
          <w:rPr>
            <w:rFonts w:hint="cs"/>
            <w:sz w:val="24"/>
            <w:szCs w:val="24"/>
            <w:rtl/>
            <w:rPrChange w:id="2606" w:author="Meryl Etman" w:date="2020-03-25T10:10:00Z">
              <w:rPr>
                <w:rFonts w:hint="cs"/>
                <w:sz w:val="24"/>
                <w:szCs w:val="24"/>
                <w:rtl/>
              </w:rPr>
            </w:rPrChange>
          </w:rPr>
          <w:t>ידי הקבלן. על המפקח לבדוק ולאשר את בחירת הקבלנים, הספקים וחומרי הגמר עבור ומטעם היזם.</w:t>
        </w:r>
      </w:ins>
    </w:p>
    <w:p w14:paraId="169BFCC5" w14:textId="3027F2CD" w:rsidR="00EB5A81" w:rsidRPr="000748C0" w:rsidDel="00922A7E" w:rsidRDefault="00EB5A81" w:rsidP="00EB5A81">
      <w:pPr>
        <w:numPr>
          <w:ilvl w:val="0"/>
          <w:numId w:val="27"/>
        </w:numPr>
        <w:spacing w:before="120"/>
        <w:ind w:left="1134" w:hanging="567"/>
        <w:jc w:val="both"/>
        <w:rPr>
          <w:del w:id="2607" w:author="Meryl Etman" w:date="2019-12-16T12:18:00Z"/>
          <w:sz w:val="24"/>
          <w:szCs w:val="24"/>
          <w:rPrChange w:id="2608" w:author="Meryl Etman" w:date="2020-03-25T10:10:00Z">
            <w:rPr>
              <w:del w:id="2609" w:author="Meryl Etman" w:date="2019-12-16T12:18:00Z"/>
              <w:sz w:val="24"/>
              <w:szCs w:val="24"/>
            </w:rPr>
          </w:rPrChange>
        </w:rPr>
      </w:pPr>
      <w:del w:id="2610" w:author="Meryl Etman" w:date="2019-12-16T12:18:00Z">
        <w:r w:rsidRPr="000748C0" w:rsidDel="00922A7E">
          <w:rPr>
            <w:sz w:val="24"/>
            <w:szCs w:val="24"/>
            <w:rtl/>
            <w:rPrChange w:id="2611" w:author="Meryl Etman" w:date="2020-03-25T10:10:00Z">
              <w:rPr>
                <w:sz w:val="24"/>
                <w:szCs w:val="24"/>
                <w:rtl/>
              </w:rPr>
            </w:rPrChange>
          </w:rPr>
          <w:delTex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delText>
        </w:r>
      </w:del>
    </w:p>
    <w:p w14:paraId="793CC989" w14:textId="079A617E" w:rsidR="00EB5A81" w:rsidRPr="000748C0" w:rsidDel="00922A7E" w:rsidRDefault="00EB5A81" w:rsidP="00EB5A81">
      <w:pPr>
        <w:spacing w:before="120"/>
        <w:ind w:left="567"/>
        <w:jc w:val="both"/>
        <w:rPr>
          <w:del w:id="2612" w:author="Meryl Etman" w:date="2019-12-16T12:18:00Z"/>
          <w:sz w:val="24"/>
          <w:szCs w:val="24"/>
          <w:rPrChange w:id="2613" w:author="Meryl Etman" w:date="2020-03-25T10:10:00Z">
            <w:rPr>
              <w:del w:id="2614" w:author="Meryl Etman" w:date="2019-12-16T12:18:00Z"/>
              <w:sz w:val="24"/>
              <w:szCs w:val="24"/>
            </w:rPr>
          </w:rPrChange>
        </w:rPr>
      </w:pPr>
    </w:p>
    <w:p w14:paraId="2C0C80E9" w14:textId="6A0FFA4D" w:rsidR="00EB5A81" w:rsidRPr="000748C0" w:rsidDel="00922A7E" w:rsidRDefault="00EB5A81" w:rsidP="00EB5A81">
      <w:pPr>
        <w:numPr>
          <w:ilvl w:val="0"/>
          <w:numId w:val="27"/>
        </w:numPr>
        <w:spacing w:before="120"/>
        <w:ind w:left="1134" w:hanging="567"/>
        <w:jc w:val="both"/>
        <w:rPr>
          <w:del w:id="2615" w:author="Meryl Etman" w:date="2019-12-16T12:18:00Z"/>
          <w:sz w:val="24"/>
          <w:szCs w:val="24"/>
          <w:rPrChange w:id="2616" w:author="Meryl Etman" w:date="2020-03-25T10:10:00Z">
            <w:rPr>
              <w:del w:id="2617" w:author="Meryl Etman" w:date="2019-12-16T12:18:00Z"/>
              <w:sz w:val="24"/>
              <w:szCs w:val="24"/>
            </w:rPr>
          </w:rPrChange>
        </w:rPr>
      </w:pPr>
      <w:del w:id="2618" w:author="Meryl Etman" w:date="2019-12-16T12:18:00Z">
        <w:r w:rsidRPr="000748C0" w:rsidDel="00922A7E">
          <w:rPr>
            <w:sz w:val="24"/>
            <w:szCs w:val="24"/>
            <w:rtl/>
            <w:rPrChange w:id="2619" w:author="Meryl Etman" w:date="2020-03-25T10:10:00Z">
              <w:rPr>
                <w:sz w:val="24"/>
                <w:szCs w:val="24"/>
                <w:rtl/>
              </w:rPr>
            </w:rPrChange>
          </w:rPr>
          <w:delText xml:space="preserve">מתן יעוץ למנהל לגבי שיטות הביצוע המומלצות, </w:delText>
        </w:r>
        <w:r w:rsidRPr="000748C0" w:rsidDel="00922A7E">
          <w:rPr>
            <w:rFonts w:hint="cs"/>
            <w:sz w:val="24"/>
            <w:szCs w:val="24"/>
            <w:rtl/>
            <w:rPrChange w:id="2620" w:author="Meryl Etman" w:date="2020-03-25T10:10:00Z">
              <w:rPr>
                <w:rFonts w:hint="cs"/>
                <w:sz w:val="24"/>
                <w:szCs w:val="24"/>
                <w:rtl/>
              </w:rPr>
            </w:rPrChange>
          </w:rPr>
          <w:delText xml:space="preserve">שלביות ביצוע, </w:delText>
        </w:r>
        <w:r w:rsidRPr="000748C0" w:rsidDel="00922A7E">
          <w:rPr>
            <w:sz w:val="24"/>
            <w:szCs w:val="24"/>
            <w:rtl/>
            <w:rPrChange w:id="2621" w:author="Meryl Etman" w:date="2020-03-25T10:10:00Z">
              <w:rPr>
                <w:sz w:val="24"/>
                <w:szCs w:val="24"/>
                <w:rtl/>
              </w:rPr>
            </w:rPrChange>
          </w:rPr>
          <w:delText>חלוקת הביצוע בין קבלנים וכדומה.</w:delText>
        </w:r>
      </w:del>
    </w:p>
    <w:p w14:paraId="76BA3319" w14:textId="0202488C" w:rsidR="00EB5A81" w:rsidRPr="000748C0" w:rsidDel="00922A7E" w:rsidRDefault="00EB5A81" w:rsidP="00EB5A81">
      <w:pPr>
        <w:pStyle w:val="1"/>
        <w:ind w:left="720"/>
        <w:rPr>
          <w:del w:id="2622" w:author="Meryl Etman" w:date="2019-12-16T12:18:00Z"/>
          <w:sz w:val="24"/>
          <w:rtl/>
          <w:rPrChange w:id="2623" w:author="Meryl Etman" w:date="2020-03-25T10:10:00Z">
            <w:rPr>
              <w:del w:id="2624" w:author="Meryl Etman" w:date="2019-12-16T12:18:00Z"/>
              <w:sz w:val="24"/>
              <w:rtl/>
            </w:rPr>
          </w:rPrChange>
        </w:rPr>
      </w:pPr>
    </w:p>
    <w:p w14:paraId="604738B8" w14:textId="2E9DB98F" w:rsidR="00EB5A81" w:rsidRPr="000748C0" w:rsidDel="00922A7E" w:rsidRDefault="00EB5A81" w:rsidP="00EB5A81">
      <w:pPr>
        <w:numPr>
          <w:ilvl w:val="0"/>
          <w:numId w:val="27"/>
        </w:numPr>
        <w:spacing w:before="120"/>
        <w:ind w:left="1134" w:hanging="567"/>
        <w:jc w:val="both"/>
        <w:rPr>
          <w:del w:id="2625" w:author="Meryl Etman" w:date="2019-12-16T12:18:00Z"/>
          <w:sz w:val="24"/>
          <w:szCs w:val="24"/>
          <w:rPrChange w:id="2626" w:author="Meryl Etman" w:date="2020-03-25T10:10:00Z">
            <w:rPr>
              <w:del w:id="2627" w:author="Meryl Etman" w:date="2019-12-16T12:18:00Z"/>
              <w:sz w:val="24"/>
              <w:szCs w:val="24"/>
            </w:rPr>
          </w:rPrChange>
        </w:rPr>
      </w:pPr>
      <w:del w:id="2628" w:author="Meryl Etman" w:date="2019-12-16T12:18:00Z">
        <w:r w:rsidRPr="000748C0" w:rsidDel="00922A7E">
          <w:rPr>
            <w:sz w:val="24"/>
            <w:szCs w:val="24"/>
            <w:rtl/>
            <w:rPrChange w:id="2629" w:author="Meryl Etman" w:date="2020-03-25T10:10:00Z">
              <w:rPr>
                <w:sz w:val="24"/>
                <w:szCs w:val="24"/>
                <w:rtl/>
              </w:rPr>
            </w:rPrChange>
          </w:rPr>
          <w:delText xml:space="preserve">אחריות </w:delText>
        </w:r>
        <w:r w:rsidRPr="000748C0" w:rsidDel="00922A7E">
          <w:rPr>
            <w:rFonts w:hint="cs"/>
            <w:sz w:val="24"/>
            <w:szCs w:val="24"/>
            <w:rtl/>
            <w:rPrChange w:id="2630" w:author="Meryl Etman" w:date="2020-03-25T10:10:00Z">
              <w:rPr>
                <w:rFonts w:hint="cs"/>
                <w:sz w:val="24"/>
                <w:szCs w:val="24"/>
                <w:rtl/>
              </w:rPr>
            </w:rPrChange>
          </w:rPr>
          <w:delText>לעריכת מפרט טכני של המזמין (מפרט מיוחד 3.1.2.1) ניסוח המפרט</w:delText>
        </w:r>
        <w:r w:rsidRPr="000748C0" w:rsidDel="00922A7E">
          <w:rPr>
            <w:sz w:val="24"/>
            <w:szCs w:val="24"/>
            <w:rtl/>
            <w:rPrChange w:id="2631" w:author="Meryl Etman" w:date="2020-03-25T10:10:00Z">
              <w:rPr>
                <w:sz w:val="24"/>
                <w:szCs w:val="24"/>
                <w:rtl/>
              </w:rPr>
            </w:rPrChange>
          </w:rPr>
          <w:delText xml:space="preserve"> עם המתכננים, היועצים, הקבלנים והספקים בתיאום עם היועץ המשפטי של המזמין</w:delText>
        </w:r>
        <w:r w:rsidRPr="000748C0" w:rsidDel="00922A7E">
          <w:rPr>
            <w:rFonts w:hint="cs"/>
            <w:sz w:val="24"/>
            <w:szCs w:val="24"/>
            <w:rtl/>
            <w:rPrChange w:id="2632" w:author="Meryl Etman" w:date="2020-03-25T10:10:00Z">
              <w:rPr>
                <w:rFonts w:hint="cs"/>
                <w:sz w:val="24"/>
                <w:szCs w:val="24"/>
                <w:rtl/>
              </w:rPr>
            </w:rPrChange>
          </w:rPr>
          <w:delText>.</w:delText>
        </w:r>
      </w:del>
    </w:p>
    <w:p w14:paraId="2757E7C0" w14:textId="73E4682E" w:rsidR="00EB5A81" w:rsidRPr="000748C0" w:rsidDel="00922A7E" w:rsidRDefault="00EB5A81" w:rsidP="00EB5A81">
      <w:pPr>
        <w:ind w:left="1460" w:hanging="740"/>
        <w:jc w:val="both"/>
        <w:rPr>
          <w:del w:id="2633" w:author="Meryl Etman" w:date="2019-12-16T12:18:00Z"/>
          <w:color w:val="000000"/>
          <w:sz w:val="24"/>
          <w:szCs w:val="24"/>
          <w:rtl/>
          <w:rPrChange w:id="2634" w:author="Meryl Etman" w:date="2020-03-25T10:10:00Z">
            <w:rPr>
              <w:del w:id="2635" w:author="Meryl Etman" w:date="2019-12-16T12:18:00Z"/>
              <w:color w:val="000000"/>
              <w:sz w:val="24"/>
              <w:szCs w:val="24"/>
              <w:rtl/>
            </w:rPr>
          </w:rPrChange>
        </w:rPr>
      </w:pPr>
    </w:p>
    <w:p w14:paraId="726282B8" w14:textId="1B6DE99F" w:rsidR="00EB5A81" w:rsidRPr="000748C0" w:rsidDel="00922A7E" w:rsidRDefault="00EB5A81" w:rsidP="00EB5A81">
      <w:pPr>
        <w:numPr>
          <w:ilvl w:val="0"/>
          <w:numId w:val="27"/>
        </w:numPr>
        <w:spacing w:before="120"/>
        <w:ind w:left="1134" w:hanging="567"/>
        <w:jc w:val="both"/>
        <w:rPr>
          <w:del w:id="2636" w:author="Meryl Etman" w:date="2019-12-16T12:18:00Z"/>
          <w:sz w:val="24"/>
          <w:szCs w:val="24"/>
          <w:rPrChange w:id="2637" w:author="Meryl Etman" w:date="2020-03-25T10:10:00Z">
            <w:rPr>
              <w:del w:id="2638" w:author="Meryl Etman" w:date="2019-12-16T12:18:00Z"/>
              <w:sz w:val="24"/>
              <w:szCs w:val="24"/>
            </w:rPr>
          </w:rPrChange>
        </w:rPr>
      </w:pPr>
      <w:del w:id="2639" w:author="Meryl Etman" w:date="2019-12-16T12:18:00Z">
        <w:r w:rsidRPr="000748C0" w:rsidDel="00922A7E">
          <w:rPr>
            <w:sz w:val="24"/>
            <w:szCs w:val="24"/>
            <w:rtl/>
            <w:rPrChange w:id="2640" w:author="Meryl Etman" w:date="2020-03-25T10:10:00Z">
              <w:rPr>
                <w:sz w:val="24"/>
                <w:szCs w:val="24"/>
                <w:rtl/>
              </w:rPr>
            </w:rPrChange>
          </w:rPr>
          <w:delText>תיאום כל הפעולות הארגוניות בקשר להזמנת ביצוע עבודות התכנון והבניה בפרויקט.</w:delText>
        </w:r>
      </w:del>
    </w:p>
    <w:p w14:paraId="483DC21B" w14:textId="62A833A7" w:rsidR="00EB5A81" w:rsidRPr="000748C0" w:rsidDel="00922A7E" w:rsidRDefault="00EB5A81" w:rsidP="00EB5A81">
      <w:pPr>
        <w:pStyle w:val="1"/>
        <w:rPr>
          <w:del w:id="2641" w:author="Meryl Etman" w:date="2019-12-16T12:18:00Z"/>
          <w:sz w:val="24"/>
          <w:rtl/>
          <w:rPrChange w:id="2642" w:author="Meryl Etman" w:date="2020-03-25T10:10:00Z">
            <w:rPr>
              <w:del w:id="2643" w:author="Meryl Etman" w:date="2019-12-16T12:18:00Z"/>
              <w:sz w:val="24"/>
              <w:rtl/>
            </w:rPr>
          </w:rPrChange>
        </w:rPr>
      </w:pPr>
    </w:p>
    <w:p w14:paraId="044C69FE" w14:textId="3ECFC4DE" w:rsidR="00EB5A81" w:rsidRPr="000748C0" w:rsidDel="00922A7E" w:rsidRDefault="00EB5A81" w:rsidP="00EB5A81">
      <w:pPr>
        <w:numPr>
          <w:ilvl w:val="0"/>
          <w:numId w:val="27"/>
        </w:numPr>
        <w:spacing w:before="120"/>
        <w:ind w:left="1134" w:hanging="567"/>
        <w:jc w:val="both"/>
        <w:rPr>
          <w:del w:id="2644" w:author="Meryl Etman" w:date="2019-12-16T12:18:00Z"/>
          <w:sz w:val="24"/>
          <w:szCs w:val="24"/>
          <w:rPrChange w:id="2645" w:author="Meryl Etman" w:date="2020-03-25T10:10:00Z">
            <w:rPr>
              <w:del w:id="2646" w:author="Meryl Etman" w:date="2019-12-16T12:18:00Z"/>
              <w:sz w:val="24"/>
              <w:szCs w:val="24"/>
            </w:rPr>
          </w:rPrChange>
        </w:rPr>
      </w:pPr>
      <w:del w:id="2647" w:author="Meryl Etman" w:date="2019-12-16T12:18:00Z">
        <w:r w:rsidRPr="000748C0" w:rsidDel="00922A7E">
          <w:rPr>
            <w:sz w:val="24"/>
            <w:szCs w:val="24"/>
            <w:rtl/>
            <w:rPrChange w:id="2648" w:author="Meryl Etman" w:date="2020-03-25T10:10:00Z">
              <w:rPr>
                <w:sz w:val="24"/>
                <w:szCs w:val="24"/>
                <w:rtl/>
              </w:rPr>
            </w:rPrChange>
          </w:rPr>
          <w:delText>בדיקת מסמכי המכרזים שהוכנו על ידי המתכננים והיועצים על מנת לוודא התאמה ושילוב.</w:delText>
        </w:r>
      </w:del>
    </w:p>
    <w:p w14:paraId="028AE322" w14:textId="43C04107" w:rsidR="00EB5A81" w:rsidRPr="000748C0" w:rsidDel="00922A7E" w:rsidRDefault="00EB5A81" w:rsidP="00EB5A81">
      <w:pPr>
        <w:pStyle w:val="1"/>
        <w:rPr>
          <w:del w:id="2649" w:author="Meryl Etman" w:date="2019-12-16T12:18:00Z"/>
          <w:sz w:val="24"/>
          <w:rtl/>
          <w:rPrChange w:id="2650" w:author="Meryl Etman" w:date="2020-03-25T10:10:00Z">
            <w:rPr>
              <w:del w:id="2651" w:author="Meryl Etman" w:date="2019-12-16T12:18:00Z"/>
              <w:sz w:val="24"/>
              <w:rtl/>
            </w:rPr>
          </w:rPrChange>
        </w:rPr>
      </w:pPr>
    </w:p>
    <w:p w14:paraId="25384920" w14:textId="22E8397F" w:rsidR="00EB5A81" w:rsidRPr="000748C0" w:rsidDel="00922A7E" w:rsidRDefault="00EB5A81" w:rsidP="00EB5A81">
      <w:pPr>
        <w:numPr>
          <w:ilvl w:val="0"/>
          <w:numId w:val="27"/>
        </w:numPr>
        <w:spacing w:before="120"/>
        <w:ind w:left="1134" w:hanging="567"/>
        <w:jc w:val="both"/>
        <w:rPr>
          <w:del w:id="2652" w:author="Meryl Etman" w:date="2019-12-16T12:18:00Z"/>
          <w:sz w:val="24"/>
          <w:szCs w:val="24"/>
          <w:rPrChange w:id="2653" w:author="Meryl Etman" w:date="2020-03-25T10:10:00Z">
            <w:rPr>
              <w:del w:id="2654" w:author="Meryl Etman" w:date="2019-12-16T12:18:00Z"/>
              <w:sz w:val="24"/>
              <w:szCs w:val="24"/>
            </w:rPr>
          </w:rPrChange>
        </w:rPr>
      </w:pPr>
      <w:del w:id="2655" w:author="Meryl Etman" w:date="2019-12-16T12:18:00Z">
        <w:r w:rsidRPr="000748C0" w:rsidDel="00922A7E">
          <w:rPr>
            <w:sz w:val="24"/>
            <w:szCs w:val="24"/>
            <w:rtl/>
            <w:rPrChange w:id="2656" w:author="Meryl Etman" w:date="2020-03-25T10:10:00Z">
              <w:rPr>
                <w:sz w:val="24"/>
                <w:szCs w:val="24"/>
                <w:rtl/>
              </w:rPr>
            </w:rPrChange>
          </w:rPr>
          <w:delTex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delText>
        </w:r>
      </w:del>
    </w:p>
    <w:p w14:paraId="7B5A05D3" w14:textId="41F280CC" w:rsidR="00EB5A81" w:rsidRPr="000748C0" w:rsidDel="00922A7E" w:rsidRDefault="00EB5A81" w:rsidP="00EB5A81">
      <w:pPr>
        <w:pStyle w:val="1"/>
        <w:rPr>
          <w:del w:id="2657" w:author="Meryl Etman" w:date="2019-12-16T12:18:00Z"/>
          <w:sz w:val="24"/>
          <w:rtl/>
          <w:rPrChange w:id="2658" w:author="Meryl Etman" w:date="2020-03-25T10:10:00Z">
            <w:rPr>
              <w:del w:id="2659" w:author="Meryl Etman" w:date="2019-12-16T12:18:00Z"/>
              <w:sz w:val="24"/>
              <w:rtl/>
            </w:rPr>
          </w:rPrChange>
        </w:rPr>
      </w:pPr>
    </w:p>
    <w:p w14:paraId="479E5F25" w14:textId="7DAEC276" w:rsidR="00EB5A81" w:rsidRPr="000748C0" w:rsidDel="00922A7E" w:rsidRDefault="00EB5A81" w:rsidP="00EB5A81">
      <w:pPr>
        <w:numPr>
          <w:ilvl w:val="0"/>
          <w:numId w:val="27"/>
        </w:numPr>
        <w:spacing w:before="120"/>
        <w:ind w:left="1134" w:hanging="567"/>
        <w:jc w:val="both"/>
        <w:rPr>
          <w:del w:id="2660" w:author="Meryl Etman" w:date="2019-12-16T12:18:00Z"/>
          <w:sz w:val="24"/>
          <w:szCs w:val="24"/>
          <w:rPrChange w:id="2661" w:author="Meryl Etman" w:date="2020-03-25T10:10:00Z">
            <w:rPr>
              <w:del w:id="2662" w:author="Meryl Etman" w:date="2019-12-16T12:18:00Z"/>
              <w:sz w:val="24"/>
              <w:szCs w:val="24"/>
            </w:rPr>
          </w:rPrChange>
        </w:rPr>
      </w:pPr>
      <w:del w:id="2663" w:author="Meryl Etman" w:date="2019-12-16T12:18:00Z">
        <w:r w:rsidRPr="000748C0" w:rsidDel="00922A7E">
          <w:rPr>
            <w:sz w:val="24"/>
            <w:szCs w:val="24"/>
            <w:rtl/>
            <w:rPrChange w:id="2664" w:author="Meryl Etman" w:date="2020-03-25T10:10:00Z">
              <w:rPr>
                <w:sz w:val="24"/>
                <w:szCs w:val="24"/>
                <w:rtl/>
              </w:rPr>
            </w:rPrChange>
          </w:rPr>
          <w:delText>קביעת לוחות זמנים מפורטים למכרזים ולוח זמנים כללי לפרויקט.</w:delText>
        </w:r>
      </w:del>
    </w:p>
    <w:p w14:paraId="21B4F313" w14:textId="34672194" w:rsidR="00EB5A81" w:rsidRPr="000748C0" w:rsidDel="00922A7E" w:rsidRDefault="00EB5A81" w:rsidP="00EB5A81">
      <w:pPr>
        <w:pStyle w:val="1"/>
        <w:rPr>
          <w:del w:id="2665" w:author="Meryl Etman" w:date="2019-12-16T12:18:00Z"/>
          <w:sz w:val="24"/>
          <w:rtl/>
          <w:rPrChange w:id="2666" w:author="Meryl Etman" w:date="2020-03-25T10:10:00Z">
            <w:rPr>
              <w:del w:id="2667" w:author="Meryl Etman" w:date="2019-12-16T12:18:00Z"/>
              <w:sz w:val="24"/>
              <w:rtl/>
            </w:rPr>
          </w:rPrChange>
        </w:rPr>
      </w:pPr>
    </w:p>
    <w:p w14:paraId="35DDD135" w14:textId="0F1598D0" w:rsidR="00EB5A81" w:rsidRPr="000748C0" w:rsidDel="00922A7E" w:rsidRDefault="00EB5A81" w:rsidP="00EB5A81">
      <w:pPr>
        <w:numPr>
          <w:ilvl w:val="0"/>
          <w:numId w:val="27"/>
        </w:numPr>
        <w:spacing w:before="120"/>
        <w:ind w:left="1134" w:hanging="567"/>
        <w:jc w:val="both"/>
        <w:rPr>
          <w:del w:id="2668" w:author="Meryl Etman" w:date="2019-12-16T12:18:00Z"/>
          <w:sz w:val="24"/>
          <w:szCs w:val="24"/>
          <w:rPrChange w:id="2669" w:author="Meryl Etman" w:date="2020-03-25T10:10:00Z">
            <w:rPr>
              <w:del w:id="2670" w:author="Meryl Etman" w:date="2019-12-16T12:18:00Z"/>
              <w:sz w:val="24"/>
              <w:szCs w:val="24"/>
            </w:rPr>
          </w:rPrChange>
        </w:rPr>
      </w:pPr>
      <w:del w:id="2671" w:author="Meryl Etman" w:date="2019-12-16T12:18:00Z">
        <w:r w:rsidRPr="000748C0" w:rsidDel="00922A7E">
          <w:rPr>
            <w:sz w:val="24"/>
            <w:szCs w:val="24"/>
            <w:rtl/>
            <w:rPrChange w:id="2672" w:author="Meryl Etman" w:date="2020-03-25T10:10:00Z">
              <w:rPr>
                <w:sz w:val="24"/>
                <w:szCs w:val="24"/>
                <w:rtl/>
              </w:rPr>
            </w:rPrChange>
          </w:rPr>
          <w:delText>יעוץ וסיוע למתכננים וליועצים בהכנת מסמכי המכרזים ופרסומם ועריכת אמדן תקציבי על סמך אומדנים שיתקבלו מהמתכננים ומהיועצים שיבוססו על כתבי הכמויות.</w:delText>
        </w:r>
      </w:del>
    </w:p>
    <w:p w14:paraId="19AFA5AA" w14:textId="4A942EB7" w:rsidR="00EB5A81" w:rsidRPr="000748C0" w:rsidDel="00922A7E" w:rsidRDefault="00EB5A81" w:rsidP="00EB5A81">
      <w:pPr>
        <w:pStyle w:val="1"/>
        <w:ind w:left="720"/>
        <w:rPr>
          <w:del w:id="2673" w:author="Meryl Etman" w:date="2019-12-16T12:18:00Z"/>
          <w:sz w:val="24"/>
          <w:rtl/>
          <w:rPrChange w:id="2674" w:author="Meryl Etman" w:date="2020-03-25T10:10:00Z">
            <w:rPr>
              <w:del w:id="2675" w:author="Meryl Etman" w:date="2019-12-16T12:18:00Z"/>
              <w:sz w:val="24"/>
              <w:rtl/>
            </w:rPr>
          </w:rPrChange>
        </w:rPr>
      </w:pPr>
    </w:p>
    <w:p w14:paraId="02732235" w14:textId="04827EE0" w:rsidR="00EB5A81" w:rsidRPr="000748C0" w:rsidDel="00922A7E" w:rsidRDefault="00EB5A81" w:rsidP="00EB5A81">
      <w:pPr>
        <w:numPr>
          <w:ilvl w:val="0"/>
          <w:numId w:val="27"/>
        </w:numPr>
        <w:spacing w:before="120"/>
        <w:ind w:left="1134" w:hanging="567"/>
        <w:jc w:val="both"/>
        <w:rPr>
          <w:del w:id="2676" w:author="Meryl Etman" w:date="2019-12-16T12:18:00Z"/>
          <w:sz w:val="24"/>
          <w:szCs w:val="24"/>
          <w:rPrChange w:id="2677" w:author="Meryl Etman" w:date="2020-03-25T10:10:00Z">
            <w:rPr>
              <w:del w:id="2678" w:author="Meryl Etman" w:date="2019-12-16T12:18:00Z"/>
              <w:sz w:val="24"/>
              <w:szCs w:val="24"/>
            </w:rPr>
          </w:rPrChange>
        </w:rPr>
      </w:pPr>
      <w:del w:id="2679" w:author="Meryl Etman" w:date="2019-12-16T12:18:00Z">
        <w:r w:rsidRPr="000748C0" w:rsidDel="00922A7E">
          <w:rPr>
            <w:sz w:val="24"/>
            <w:szCs w:val="24"/>
            <w:rtl/>
            <w:rPrChange w:id="2680" w:author="Meryl Etman" w:date="2020-03-25T10:10:00Z">
              <w:rPr>
                <w:sz w:val="24"/>
                <w:szCs w:val="24"/>
                <w:rtl/>
              </w:rPr>
            </w:rPrChange>
          </w:rPr>
          <w:delTex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delText>
        </w:r>
      </w:del>
    </w:p>
    <w:p w14:paraId="15F40E9E" w14:textId="1D49FC78" w:rsidR="00EB5A81" w:rsidRPr="000748C0" w:rsidDel="00922A7E" w:rsidRDefault="00EB5A81" w:rsidP="00EB5A81">
      <w:pPr>
        <w:pStyle w:val="1"/>
        <w:rPr>
          <w:del w:id="2681" w:author="Meryl Etman" w:date="2019-12-16T12:18:00Z"/>
          <w:sz w:val="24"/>
          <w:rtl/>
          <w:rPrChange w:id="2682" w:author="Meryl Etman" w:date="2020-03-25T10:10:00Z">
            <w:rPr>
              <w:del w:id="2683" w:author="Meryl Etman" w:date="2019-12-16T12:18:00Z"/>
              <w:sz w:val="24"/>
              <w:rtl/>
            </w:rPr>
          </w:rPrChange>
        </w:rPr>
      </w:pPr>
    </w:p>
    <w:p w14:paraId="4EE18231" w14:textId="718B9AED" w:rsidR="00EB5A81" w:rsidRPr="000748C0" w:rsidDel="00922A7E" w:rsidRDefault="00EB5A81" w:rsidP="00EB5A81">
      <w:pPr>
        <w:numPr>
          <w:ilvl w:val="0"/>
          <w:numId w:val="27"/>
        </w:numPr>
        <w:spacing w:before="120"/>
        <w:ind w:left="1134" w:hanging="567"/>
        <w:jc w:val="both"/>
        <w:rPr>
          <w:del w:id="2684" w:author="Meryl Etman" w:date="2019-12-16T12:18:00Z"/>
          <w:sz w:val="24"/>
          <w:szCs w:val="24"/>
          <w:rPrChange w:id="2685" w:author="Meryl Etman" w:date="2020-03-25T10:10:00Z">
            <w:rPr>
              <w:del w:id="2686" w:author="Meryl Etman" w:date="2019-12-16T12:18:00Z"/>
              <w:sz w:val="24"/>
              <w:szCs w:val="24"/>
            </w:rPr>
          </w:rPrChange>
        </w:rPr>
      </w:pPr>
      <w:del w:id="2687" w:author="Meryl Etman" w:date="2019-12-16T12:18:00Z">
        <w:r w:rsidRPr="000748C0" w:rsidDel="00922A7E">
          <w:rPr>
            <w:sz w:val="24"/>
            <w:szCs w:val="24"/>
            <w:rtl/>
            <w:rPrChange w:id="2688" w:author="Meryl Etman" w:date="2020-03-25T10:10:00Z">
              <w:rPr>
                <w:sz w:val="24"/>
                <w:szCs w:val="24"/>
                <w:rtl/>
              </w:rPr>
            </w:rPrChange>
          </w:rPr>
          <w:delText>איתור, בדיקה והמלצה על מתכננים, יועצים, קבלנים, וספקים לתכנון ולביצוע העבודות השונות.</w:delText>
        </w:r>
      </w:del>
    </w:p>
    <w:p w14:paraId="3C4C6486" w14:textId="13C359D5" w:rsidR="00EB5A81" w:rsidRPr="000748C0" w:rsidDel="00922A7E" w:rsidRDefault="00EB5A81" w:rsidP="00EB5A81">
      <w:pPr>
        <w:pStyle w:val="1"/>
        <w:rPr>
          <w:del w:id="2689" w:author="Meryl Etman" w:date="2019-12-16T12:18:00Z"/>
          <w:sz w:val="24"/>
          <w:rtl/>
          <w:rPrChange w:id="2690" w:author="Meryl Etman" w:date="2020-03-25T10:10:00Z">
            <w:rPr>
              <w:del w:id="2691" w:author="Meryl Etman" w:date="2019-12-16T12:18:00Z"/>
              <w:sz w:val="24"/>
              <w:rtl/>
            </w:rPr>
          </w:rPrChange>
        </w:rPr>
      </w:pPr>
    </w:p>
    <w:p w14:paraId="59B93089" w14:textId="3C93F9C0" w:rsidR="00EB5A81" w:rsidRPr="000748C0" w:rsidDel="00922A7E" w:rsidRDefault="00EB5A81" w:rsidP="00EB5A81">
      <w:pPr>
        <w:numPr>
          <w:ilvl w:val="0"/>
          <w:numId w:val="27"/>
        </w:numPr>
        <w:spacing w:before="120"/>
        <w:ind w:left="1134" w:hanging="567"/>
        <w:jc w:val="both"/>
        <w:rPr>
          <w:del w:id="2692" w:author="Meryl Etman" w:date="2019-12-16T12:18:00Z"/>
          <w:sz w:val="24"/>
          <w:szCs w:val="24"/>
          <w:rPrChange w:id="2693" w:author="Meryl Etman" w:date="2020-03-25T10:10:00Z">
            <w:rPr>
              <w:del w:id="2694" w:author="Meryl Etman" w:date="2019-12-16T12:18:00Z"/>
              <w:sz w:val="24"/>
              <w:szCs w:val="24"/>
            </w:rPr>
          </w:rPrChange>
        </w:rPr>
      </w:pPr>
      <w:del w:id="2695" w:author="Meryl Etman" w:date="2019-12-16T12:18:00Z">
        <w:r w:rsidRPr="000748C0" w:rsidDel="00922A7E">
          <w:rPr>
            <w:sz w:val="24"/>
            <w:szCs w:val="24"/>
            <w:rtl/>
            <w:rPrChange w:id="2696" w:author="Meryl Etman" w:date="2020-03-25T10:10:00Z">
              <w:rPr>
                <w:sz w:val="24"/>
                <w:szCs w:val="24"/>
                <w:rtl/>
              </w:rPr>
            </w:rPrChange>
          </w:rPr>
          <w:delText>השתתפות בהליך בחירת המתכננים והיועצים ובמשא ומתן עימם, לסיכום שכר טרחתם, ותנאי ההתקשרות עימם.</w:delText>
        </w:r>
      </w:del>
    </w:p>
    <w:p w14:paraId="3087D907" w14:textId="13E10FF2" w:rsidR="00EB5A81" w:rsidRPr="000748C0" w:rsidDel="00922A7E" w:rsidRDefault="00EB5A81" w:rsidP="00EB5A81">
      <w:pPr>
        <w:pStyle w:val="1"/>
        <w:rPr>
          <w:del w:id="2697" w:author="Meryl Etman" w:date="2019-12-16T12:18:00Z"/>
          <w:sz w:val="24"/>
          <w:rtl/>
          <w:rPrChange w:id="2698" w:author="Meryl Etman" w:date="2020-03-25T10:10:00Z">
            <w:rPr>
              <w:del w:id="2699" w:author="Meryl Etman" w:date="2019-12-16T12:18:00Z"/>
              <w:sz w:val="24"/>
              <w:rtl/>
            </w:rPr>
          </w:rPrChange>
        </w:rPr>
      </w:pPr>
    </w:p>
    <w:p w14:paraId="669DB28A" w14:textId="385C8D36" w:rsidR="00EB5A81" w:rsidRPr="000748C0" w:rsidDel="00922A7E" w:rsidRDefault="00EB5A81" w:rsidP="00EB5A81">
      <w:pPr>
        <w:numPr>
          <w:ilvl w:val="0"/>
          <w:numId w:val="27"/>
        </w:numPr>
        <w:spacing w:before="120"/>
        <w:ind w:left="1134" w:hanging="567"/>
        <w:jc w:val="both"/>
        <w:rPr>
          <w:del w:id="2700" w:author="Meryl Etman" w:date="2019-12-16T12:18:00Z"/>
          <w:sz w:val="24"/>
          <w:szCs w:val="24"/>
          <w:rPrChange w:id="2701" w:author="Meryl Etman" w:date="2020-03-25T10:10:00Z">
            <w:rPr>
              <w:del w:id="2702" w:author="Meryl Etman" w:date="2019-12-16T12:18:00Z"/>
              <w:sz w:val="24"/>
              <w:szCs w:val="24"/>
            </w:rPr>
          </w:rPrChange>
        </w:rPr>
      </w:pPr>
      <w:del w:id="2703" w:author="Meryl Etman" w:date="2019-12-16T12:18:00Z">
        <w:r w:rsidRPr="000748C0" w:rsidDel="00922A7E">
          <w:rPr>
            <w:sz w:val="24"/>
            <w:szCs w:val="24"/>
            <w:rtl/>
            <w:rPrChange w:id="2704" w:author="Meryl Etman" w:date="2020-03-25T10:10:00Z">
              <w:rPr>
                <w:sz w:val="24"/>
                <w:szCs w:val="24"/>
                <w:rtl/>
              </w:rPr>
            </w:rPrChange>
          </w:rPr>
          <w:delText>הפצת מסמכי המכרזים לקבלנים, טיפול בקבלת הצעות הקבלנים ובקיום הליכי מכרזים עפ"י נוהלי המזמין.</w:delText>
        </w:r>
      </w:del>
    </w:p>
    <w:p w14:paraId="4AD73F89" w14:textId="51A22DFA" w:rsidR="00EB5A81" w:rsidRPr="000748C0" w:rsidDel="00922A7E" w:rsidRDefault="00EB5A81" w:rsidP="00EB5A81">
      <w:pPr>
        <w:pStyle w:val="1"/>
        <w:rPr>
          <w:del w:id="2705" w:author="Meryl Etman" w:date="2019-12-16T12:18:00Z"/>
          <w:sz w:val="24"/>
          <w:rtl/>
          <w:rPrChange w:id="2706" w:author="Meryl Etman" w:date="2020-03-25T10:10:00Z">
            <w:rPr>
              <w:del w:id="2707" w:author="Meryl Etman" w:date="2019-12-16T12:18:00Z"/>
              <w:sz w:val="24"/>
              <w:rtl/>
            </w:rPr>
          </w:rPrChange>
        </w:rPr>
      </w:pPr>
    </w:p>
    <w:p w14:paraId="3EAD37B9" w14:textId="34F5316B" w:rsidR="00EB5A81" w:rsidRPr="000748C0" w:rsidDel="00922A7E" w:rsidRDefault="00EB5A81" w:rsidP="00EB5A81">
      <w:pPr>
        <w:numPr>
          <w:ilvl w:val="0"/>
          <w:numId w:val="27"/>
        </w:numPr>
        <w:spacing w:before="120"/>
        <w:ind w:left="1134" w:hanging="567"/>
        <w:jc w:val="both"/>
        <w:rPr>
          <w:del w:id="2708" w:author="Meryl Etman" w:date="2019-12-16T12:18:00Z"/>
          <w:sz w:val="24"/>
          <w:szCs w:val="24"/>
          <w:rPrChange w:id="2709" w:author="Meryl Etman" w:date="2020-03-25T10:10:00Z">
            <w:rPr>
              <w:del w:id="2710" w:author="Meryl Etman" w:date="2019-12-16T12:18:00Z"/>
              <w:sz w:val="24"/>
              <w:szCs w:val="24"/>
            </w:rPr>
          </w:rPrChange>
        </w:rPr>
      </w:pPr>
      <w:del w:id="2711" w:author="Meryl Etman" w:date="2019-12-16T12:18:00Z">
        <w:r w:rsidRPr="000748C0" w:rsidDel="00922A7E">
          <w:rPr>
            <w:sz w:val="24"/>
            <w:szCs w:val="24"/>
            <w:rtl/>
            <w:rPrChange w:id="2712" w:author="Meryl Etman" w:date="2020-03-25T10:10:00Z">
              <w:rPr>
                <w:sz w:val="24"/>
                <w:szCs w:val="24"/>
                <w:rtl/>
              </w:rPr>
            </w:rPrChange>
          </w:rPr>
          <w:delText>השתתפות בסיור קבלנים באתר ומתן הסברים ותשובות בכתב לקבלנים המשתתפים במכרזים.</w:delText>
        </w:r>
      </w:del>
    </w:p>
    <w:p w14:paraId="163F7C97" w14:textId="3D759590" w:rsidR="00EB5A81" w:rsidRPr="000748C0" w:rsidDel="00922A7E" w:rsidRDefault="00EB5A81" w:rsidP="00EB5A81">
      <w:pPr>
        <w:pStyle w:val="1"/>
        <w:rPr>
          <w:del w:id="2713" w:author="Meryl Etman" w:date="2019-12-16T12:18:00Z"/>
          <w:sz w:val="24"/>
          <w:rtl/>
          <w:rPrChange w:id="2714" w:author="Meryl Etman" w:date="2020-03-25T10:10:00Z">
            <w:rPr>
              <w:del w:id="2715" w:author="Meryl Etman" w:date="2019-12-16T12:18:00Z"/>
              <w:sz w:val="24"/>
              <w:rtl/>
            </w:rPr>
          </w:rPrChange>
        </w:rPr>
      </w:pPr>
    </w:p>
    <w:p w14:paraId="1C9B722B" w14:textId="7F956080" w:rsidR="00EB5A81" w:rsidRPr="000748C0" w:rsidDel="00922A7E" w:rsidRDefault="00EB5A81" w:rsidP="00EB5A81">
      <w:pPr>
        <w:numPr>
          <w:ilvl w:val="0"/>
          <w:numId w:val="27"/>
        </w:numPr>
        <w:spacing w:before="120"/>
        <w:ind w:left="1134" w:hanging="567"/>
        <w:jc w:val="both"/>
        <w:rPr>
          <w:del w:id="2716" w:author="Meryl Etman" w:date="2019-12-16T12:18:00Z"/>
          <w:sz w:val="24"/>
          <w:szCs w:val="24"/>
          <w:rPrChange w:id="2717" w:author="Meryl Etman" w:date="2020-03-25T10:10:00Z">
            <w:rPr>
              <w:del w:id="2718" w:author="Meryl Etman" w:date="2019-12-16T12:18:00Z"/>
              <w:sz w:val="24"/>
              <w:szCs w:val="24"/>
            </w:rPr>
          </w:rPrChange>
        </w:rPr>
      </w:pPr>
      <w:del w:id="2719" w:author="Meryl Etman" w:date="2019-12-16T12:18:00Z">
        <w:r w:rsidRPr="000748C0" w:rsidDel="00922A7E">
          <w:rPr>
            <w:sz w:val="24"/>
            <w:szCs w:val="24"/>
            <w:rtl/>
            <w:rPrChange w:id="2720" w:author="Meryl Etman" w:date="2020-03-25T10:10:00Z">
              <w:rPr>
                <w:sz w:val="24"/>
                <w:szCs w:val="24"/>
                <w:rtl/>
              </w:rPr>
            </w:rPrChange>
          </w:rPr>
          <w:delText>ביקורת פורמלית וחשבונית ונ</w:delText>
        </w:r>
        <w:r w:rsidRPr="000748C0" w:rsidDel="00922A7E">
          <w:rPr>
            <w:rFonts w:hint="cs"/>
            <w:sz w:val="24"/>
            <w:szCs w:val="24"/>
            <w:rtl/>
            <w:rPrChange w:id="2721" w:author="Meryl Etman" w:date="2020-03-25T10:10:00Z">
              <w:rPr>
                <w:rFonts w:hint="cs"/>
                <w:sz w:val="24"/>
                <w:szCs w:val="24"/>
                <w:rtl/>
              </w:rPr>
            </w:rPrChange>
          </w:rPr>
          <w:delText>י</w:delText>
        </w:r>
        <w:r w:rsidRPr="000748C0" w:rsidDel="00922A7E">
          <w:rPr>
            <w:sz w:val="24"/>
            <w:szCs w:val="24"/>
            <w:rtl/>
            <w:rPrChange w:id="2722" w:author="Meryl Etman" w:date="2020-03-25T10:10:00Z">
              <w:rPr>
                <w:sz w:val="24"/>
                <w:szCs w:val="24"/>
                <w:rtl/>
              </w:rPr>
            </w:rPrChange>
          </w:rPr>
          <w:delText>תוח הצעות הקבלנים והיועצים ועריכת טבלאות השוואה תוך ציון סטיות מתנאי המכרז והאומדנים והמלצות לגבי התקשרות עם מתכננים, יועצים, קבלנים וספקים.</w:delText>
        </w:r>
      </w:del>
    </w:p>
    <w:p w14:paraId="12778FC6" w14:textId="20A41227" w:rsidR="00EB5A81" w:rsidRPr="000748C0" w:rsidDel="00922A7E" w:rsidRDefault="00EB5A81" w:rsidP="00EB5A81">
      <w:pPr>
        <w:pStyle w:val="1"/>
        <w:rPr>
          <w:del w:id="2723" w:author="Meryl Etman" w:date="2019-12-16T12:18:00Z"/>
          <w:sz w:val="24"/>
          <w:rtl/>
          <w:rPrChange w:id="2724" w:author="Meryl Etman" w:date="2020-03-25T10:10:00Z">
            <w:rPr>
              <w:del w:id="2725" w:author="Meryl Etman" w:date="2019-12-16T12:18:00Z"/>
              <w:sz w:val="24"/>
              <w:rtl/>
            </w:rPr>
          </w:rPrChange>
        </w:rPr>
      </w:pPr>
    </w:p>
    <w:p w14:paraId="0FD36298" w14:textId="6274E30B" w:rsidR="00EB5A81" w:rsidRPr="000748C0" w:rsidDel="00922A7E" w:rsidRDefault="00EB5A81" w:rsidP="00EB5A81">
      <w:pPr>
        <w:numPr>
          <w:ilvl w:val="0"/>
          <w:numId w:val="27"/>
        </w:numPr>
        <w:spacing w:before="120"/>
        <w:ind w:left="1134" w:hanging="567"/>
        <w:jc w:val="both"/>
        <w:rPr>
          <w:del w:id="2726" w:author="Meryl Etman" w:date="2019-12-16T12:18:00Z"/>
          <w:sz w:val="24"/>
          <w:szCs w:val="24"/>
          <w:rtl/>
          <w:rPrChange w:id="2727" w:author="Meryl Etman" w:date="2020-03-25T10:10:00Z">
            <w:rPr>
              <w:del w:id="2728" w:author="Meryl Etman" w:date="2019-12-16T12:18:00Z"/>
              <w:sz w:val="24"/>
              <w:szCs w:val="24"/>
              <w:rtl/>
            </w:rPr>
          </w:rPrChange>
        </w:rPr>
      </w:pPr>
      <w:del w:id="2729" w:author="Meryl Etman" w:date="2019-12-16T12:18:00Z">
        <w:r w:rsidRPr="000748C0" w:rsidDel="00922A7E">
          <w:rPr>
            <w:sz w:val="24"/>
            <w:szCs w:val="24"/>
            <w:rtl/>
            <w:rPrChange w:id="2730" w:author="Meryl Etman" w:date="2020-03-25T10:10:00Z">
              <w:rPr>
                <w:sz w:val="24"/>
                <w:szCs w:val="24"/>
                <w:rtl/>
              </w:rPr>
            </w:rPrChange>
          </w:rPr>
          <w:delText>עדכון לוח זמנים כללי לפרויקט.</w:delText>
        </w:r>
      </w:del>
    </w:p>
    <w:p w14:paraId="3B7A1585" w14:textId="3936F856" w:rsidR="00EB5A81" w:rsidRPr="000748C0" w:rsidDel="00922A7E" w:rsidRDefault="00EB5A81" w:rsidP="00EB5A81">
      <w:pPr>
        <w:pStyle w:val="1"/>
        <w:ind w:left="720"/>
        <w:rPr>
          <w:del w:id="2731" w:author="Meryl Etman" w:date="2019-12-16T12:18:00Z"/>
          <w:sz w:val="24"/>
          <w:rPrChange w:id="2732" w:author="Meryl Etman" w:date="2020-03-25T10:10:00Z">
            <w:rPr>
              <w:del w:id="2733" w:author="Meryl Etman" w:date="2019-12-16T12:18:00Z"/>
              <w:sz w:val="24"/>
            </w:rPr>
          </w:rPrChange>
        </w:rPr>
      </w:pPr>
    </w:p>
    <w:p w14:paraId="559860EA" w14:textId="4B629EB6" w:rsidR="00EB5A81" w:rsidRPr="000748C0" w:rsidDel="00922A7E" w:rsidRDefault="00EB5A81" w:rsidP="00EB5A81">
      <w:pPr>
        <w:numPr>
          <w:ilvl w:val="0"/>
          <w:numId w:val="27"/>
        </w:numPr>
        <w:spacing w:before="120"/>
        <w:ind w:left="1134" w:hanging="567"/>
        <w:jc w:val="both"/>
        <w:rPr>
          <w:del w:id="2734" w:author="Meryl Etman" w:date="2019-12-16T12:18:00Z"/>
          <w:sz w:val="24"/>
          <w:szCs w:val="24"/>
          <w:rPrChange w:id="2735" w:author="Meryl Etman" w:date="2020-03-25T10:10:00Z">
            <w:rPr>
              <w:del w:id="2736" w:author="Meryl Etman" w:date="2019-12-16T12:18:00Z"/>
              <w:sz w:val="24"/>
              <w:szCs w:val="24"/>
            </w:rPr>
          </w:rPrChange>
        </w:rPr>
      </w:pPr>
      <w:del w:id="2737" w:author="Meryl Etman" w:date="2019-12-16T12:18:00Z">
        <w:r w:rsidRPr="000748C0" w:rsidDel="00922A7E">
          <w:rPr>
            <w:sz w:val="24"/>
            <w:szCs w:val="24"/>
            <w:rtl/>
            <w:rPrChange w:id="2738" w:author="Meryl Etman" w:date="2020-03-25T10:10:00Z">
              <w:rPr>
                <w:sz w:val="24"/>
                <w:szCs w:val="24"/>
                <w:rtl/>
              </w:rPr>
            </w:rPrChange>
          </w:rPr>
          <w:delText>טיפול בקבלת ערבויות, ביטוחים ושאר התחייבויות המתכננים, היועצים, הקבלנים והספקים.</w:delText>
        </w:r>
      </w:del>
    </w:p>
    <w:p w14:paraId="51CAC36E" w14:textId="216F81D6" w:rsidR="00EB5A81" w:rsidRPr="000748C0" w:rsidDel="00922A7E" w:rsidRDefault="00EB5A81" w:rsidP="00EB5A81">
      <w:pPr>
        <w:pStyle w:val="1"/>
        <w:ind w:left="720"/>
        <w:rPr>
          <w:del w:id="2739" w:author="Meryl Etman" w:date="2019-12-16T12:18:00Z"/>
          <w:sz w:val="24"/>
          <w:rtl/>
          <w:rPrChange w:id="2740" w:author="Meryl Etman" w:date="2020-03-25T10:10:00Z">
            <w:rPr>
              <w:del w:id="2741" w:author="Meryl Etman" w:date="2019-12-16T12:18:00Z"/>
              <w:sz w:val="24"/>
              <w:rtl/>
            </w:rPr>
          </w:rPrChange>
        </w:rPr>
      </w:pPr>
    </w:p>
    <w:p w14:paraId="6AB8254E" w14:textId="75F4DB3F" w:rsidR="00EB5A81" w:rsidRPr="000748C0" w:rsidDel="00922A7E" w:rsidRDefault="00EB5A81" w:rsidP="00EB5A81">
      <w:pPr>
        <w:numPr>
          <w:ilvl w:val="0"/>
          <w:numId w:val="27"/>
        </w:numPr>
        <w:spacing w:before="120"/>
        <w:ind w:left="1134" w:hanging="567"/>
        <w:jc w:val="both"/>
        <w:rPr>
          <w:del w:id="2742" w:author="Meryl Etman" w:date="2019-12-16T12:18:00Z"/>
          <w:sz w:val="24"/>
          <w:szCs w:val="24"/>
          <w:rPrChange w:id="2743" w:author="Meryl Etman" w:date="2020-03-25T10:10:00Z">
            <w:rPr>
              <w:del w:id="2744" w:author="Meryl Etman" w:date="2019-12-16T12:18:00Z"/>
              <w:sz w:val="24"/>
              <w:szCs w:val="24"/>
            </w:rPr>
          </w:rPrChange>
        </w:rPr>
      </w:pPr>
      <w:del w:id="2745" w:author="Meryl Etman" w:date="2019-12-16T12:18:00Z">
        <w:r w:rsidRPr="000748C0" w:rsidDel="00922A7E">
          <w:rPr>
            <w:sz w:val="24"/>
            <w:szCs w:val="24"/>
            <w:rtl/>
            <w:rPrChange w:id="2746" w:author="Meryl Etman" w:date="2020-03-25T10:10:00Z">
              <w:rPr>
                <w:sz w:val="24"/>
                <w:szCs w:val="24"/>
                <w:rtl/>
              </w:rPr>
            </w:rPrChange>
          </w:rPr>
          <w:delTex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delText>
        </w:r>
      </w:del>
    </w:p>
    <w:p w14:paraId="357C1314" w14:textId="4D8C063C" w:rsidR="00EB5A81" w:rsidRPr="000748C0" w:rsidDel="00922A7E" w:rsidRDefault="00EB5A81" w:rsidP="00EB5A81">
      <w:pPr>
        <w:pStyle w:val="1"/>
        <w:rPr>
          <w:del w:id="2747" w:author="Meryl Etman" w:date="2019-12-16T12:18:00Z"/>
          <w:sz w:val="24"/>
          <w:rtl/>
          <w:rPrChange w:id="2748" w:author="Meryl Etman" w:date="2020-03-25T10:10:00Z">
            <w:rPr>
              <w:del w:id="2749" w:author="Meryl Etman" w:date="2019-12-16T12:18:00Z"/>
              <w:sz w:val="24"/>
              <w:rtl/>
            </w:rPr>
          </w:rPrChange>
        </w:rPr>
      </w:pPr>
    </w:p>
    <w:p w14:paraId="73F4B5C3" w14:textId="5DA84E91" w:rsidR="00EB5A81" w:rsidRPr="000748C0" w:rsidDel="00922A7E" w:rsidRDefault="00EB5A81" w:rsidP="00EB5A81">
      <w:pPr>
        <w:numPr>
          <w:ilvl w:val="0"/>
          <w:numId w:val="27"/>
        </w:numPr>
        <w:spacing w:before="120"/>
        <w:ind w:left="1134" w:hanging="567"/>
        <w:jc w:val="both"/>
        <w:rPr>
          <w:del w:id="2750" w:author="Meryl Etman" w:date="2019-12-16T12:18:00Z"/>
          <w:sz w:val="24"/>
          <w:szCs w:val="24"/>
          <w:rPrChange w:id="2751" w:author="Meryl Etman" w:date="2020-03-25T10:10:00Z">
            <w:rPr>
              <w:del w:id="2752" w:author="Meryl Etman" w:date="2019-12-16T12:18:00Z"/>
              <w:sz w:val="24"/>
              <w:szCs w:val="24"/>
            </w:rPr>
          </w:rPrChange>
        </w:rPr>
      </w:pPr>
      <w:del w:id="2753" w:author="Meryl Etman" w:date="2019-12-16T12:18:00Z">
        <w:r w:rsidRPr="000748C0" w:rsidDel="00922A7E">
          <w:rPr>
            <w:sz w:val="24"/>
            <w:szCs w:val="24"/>
            <w:rtl/>
            <w:rPrChange w:id="2754" w:author="Meryl Etman" w:date="2020-03-25T10:10:00Z">
              <w:rPr>
                <w:sz w:val="24"/>
                <w:szCs w:val="24"/>
                <w:rtl/>
              </w:rPr>
            </w:rPrChange>
          </w:rPr>
          <w:delText>סיוע בעריכת החוזים עם המתכננים, היועצים הקבלנים והספקים ואשור לחתימתם בתאום עם היועץ המשפטי של המזמין.</w:delText>
        </w:r>
      </w:del>
    </w:p>
    <w:p w14:paraId="0DEDEF55" w14:textId="1CDAEF03" w:rsidR="00EB5A81" w:rsidRPr="000748C0" w:rsidDel="00922A7E" w:rsidRDefault="00EB5A81" w:rsidP="00EB5A81">
      <w:pPr>
        <w:pStyle w:val="1"/>
        <w:rPr>
          <w:del w:id="2755" w:author="Meryl Etman" w:date="2019-12-16T12:18:00Z"/>
          <w:sz w:val="24"/>
          <w:rtl/>
          <w:rPrChange w:id="2756" w:author="Meryl Etman" w:date="2020-03-25T10:10:00Z">
            <w:rPr>
              <w:del w:id="2757" w:author="Meryl Etman" w:date="2019-12-16T12:18:00Z"/>
              <w:sz w:val="24"/>
              <w:rtl/>
            </w:rPr>
          </w:rPrChange>
        </w:rPr>
      </w:pPr>
    </w:p>
    <w:p w14:paraId="7C033C28" w14:textId="01D6F3F5" w:rsidR="00EB5A81" w:rsidRPr="000748C0" w:rsidDel="00922A7E" w:rsidRDefault="00EB5A81" w:rsidP="00EB5A81">
      <w:pPr>
        <w:numPr>
          <w:ilvl w:val="0"/>
          <w:numId w:val="27"/>
        </w:numPr>
        <w:spacing w:before="120"/>
        <w:ind w:left="1134" w:hanging="567"/>
        <w:jc w:val="both"/>
        <w:rPr>
          <w:del w:id="2758" w:author="Meryl Etman" w:date="2019-12-16T12:18:00Z"/>
          <w:sz w:val="24"/>
          <w:szCs w:val="24"/>
          <w:rPrChange w:id="2759" w:author="Meryl Etman" w:date="2020-03-25T10:10:00Z">
            <w:rPr>
              <w:del w:id="2760" w:author="Meryl Etman" w:date="2019-12-16T12:18:00Z"/>
              <w:sz w:val="24"/>
              <w:szCs w:val="24"/>
            </w:rPr>
          </w:rPrChange>
        </w:rPr>
      </w:pPr>
      <w:del w:id="2761" w:author="Meryl Etman" w:date="2019-12-16T12:18:00Z">
        <w:r w:rsidRPr="000748C0" w:rsidDel="00922A7E">
          <w:rPr>
            <w:sz w:val="24"/>
            <w:szCs w:val="24"/>
            <w:rtl/>
            <w:rPrChange w:id="2762" w:author="Meryl Etman" w:date="2020-03-25T10:10:00Z">
              <w:rPr>
                <w:sz w:val="24"/>
                <w:szCs w:val="24"/>
                <w:rtl/>
              </w:rPr>
            </w:rPrChange>
          </w:rPr>
          <w:delText>עדכון האומדנים התקציביים ולו"ז הפרויקט לאור תוצאות המכרזים או המו"מ עם הקבלנים וקביעת מסגרות תקציב חדשות בהתאם.</w:delText>
        </w:r>
      </w:del>
    </w:p>
    <w:p w14:paraId="2327D826" w14:textId="2E59BC58" w:rsidR="00EB5A81" w:rsidRPr="000748C0" w:rsidDel="00922A7E" w:rsidRDefault="00EB5A81" w:rsidP="00EB5A81">
      <w:pPr>
        <w:pStyle w:val="1"/>
        <w:rPr>
          <w:del w:id="2763" w:author="Meryl Etman" w:date="2019-12-16T12:18:00Z"/>
          <w:sz w:val="24"/>
          <w:rtl/>
          <w:rPrChange w:id="2764" w:author="Meryl Etman" w:date="2020-03-25T10:10:00Z">
            <w:rPr>
              <w:del w:id="2765" w:author="Meryl Etman" w:date="2019-12-16T12:18:00Z"/>
              <w:sz w:val="24"/>
              <w:rtl/>
            </w:rPr>
          </w:rPrChange>
        </w:rPr>
      </w:pPr>
    </w:p>
    <w:p w14:paraId="4A9BE8F8" w14:textId="3B269460" w:rsidR="00EB5A81" w:rsidRPr="000748C0" w:rsidRDefault="00EB5A81">
      <w:pPr>
        <w:ind w:left="567" w:hanging="567"/>
        <w:jc w:val="both"/>
        <w:rPr>
          <w:sz w:val="24"/>
          <w:szCs w:val="24"/>
          <w:rtl/>
          <w:rPrChange w:id="2766" w:author="Meryl Etman" w:date="2020-03-25T10:10:00Z">
            <w:rPr>
              <w:sz w:val="24"/>
              <w:szCs w:val="24"/>
              <w:rtl/>
            </w:rPr>
          </w:rPrChange>
        </w:rPr>
        <w:pPrChange w:id="2767" w:author="Meryl Etman" w:date="2019-12-16T17:08:00Z">
          <w:pPr>
            <w:numPr>
              <w:numId w:val="27"/>
            </w:numPr>
            <w:tabs>
              <w:tab w:val="num" w:pos="360"/>
            </w:tabs>
            <w:spacing w:before="120" w:after="240"/>
            <w:ind w:left="1134" w:hanging="567"/>
            <w:jc w:val="both"/>
          </w:pPr>
        </w:pPrChange>
      </w:pPr>
      <w:del w:id="2768" w:author="Meryl Etman" w:date="2019-12-16T12:18:00Z">
        <w:r w:rsidRPr="000748C0" w:rsidDel="00922A7E">
          <w:rPr>
            <w:sz w:val="24"/>
            <w:szCs w:val="24"/>
            <w:rtl/>
            <w:rPrChange w:id="2769" w:author="Meryl Etman" w:date="2020-03-25T10:10:00Z">
              <w:rPr>
                <w:sz w:val="24"/>
                <w:szCs w:val="24"/>
                <w:rtl/>
              </w:rPr>
            </w:rPrChange>
          </w:rPr>
          <w:delText>כל יתר הפעולות הדרושות להכנת המכרזים/חוזים והכנות לב</w:delText>
        </w:r>
        <w:r w:rsidRPr="000748C0" w:rsidDel="00922A7E">
          <w:rPr>
            <w:rFonts w:hint="cs"/>
            <w:sz w:val="24"/>
            <w:szCs w:val="24"/>
            <w:rtl/>
            <w:rPrChange w:id="2770" w:author="Meryl Etman" w:date="2020-03-25T10:10:00Z">
              <w:rPr>
                <w:rFonts w:hint="cs"/>
                <w:sz w:val="24"/>
                <w:szCs w:val="24"/>
                <w:rtl/>
              </w:rPr>
            </w:rPrChange>
          </w:rPr>
          <w:delText>י</w:delText>
        </w:r>
        <w:r w:rsidRPr="000748C0" w:rsidDel="00922A7E">
          <w:rPr>
            <w:sz w:val="24"/>
            <w:szCs w:val="24"/>
            <w:rtl/>
            <w:rPrChange w:id="2771" w:author="Meryl Etman" w:date="2020-03-25T10:10:00Z">
              <w:rPr>
                <w:sz w:val="24"/>
                <w:szCs w:val="24"/>
                <w:rtl/>
              </w:rPr>
            </w:rPrChange>
          </w:rPr>
          <w:delText>צוע</w:delText>
        </w:r>
        <w:r w:rsidRPr="000748C0" w:rsidDel="00922A7E">
          <w:rPr>
            <w:rFonts w:hint="cs"/>
            <w:sz w:val="24"/>
            <w:szCs w:val="24"/>
            <w:rtl/>
            <w:rPrChange w:id="2772" w:author="Meryl Etman" w:date="2020-03-25T10:10:00Z">
              <w:rPr>
                <w:rFonts w:hint="cs"/>
                <w:sz w:val="24"/>
                <w:szCs w:val="24"/>
                <w:rtl/>
              </w:rPr>
            </w:rPrChange>
          </w:rPr>
          <w:delText>, לרבות מכרז לביצוע משרד המכירות והפיתוח סביבו</w:delText>
        </w:r>
      </w:del>
      <w:del w:id="2773" w:author="Meryl Etman" w:date="2019-12-16T17:08:00Z">
        <w:r w:rsidRPr="000748C0" w:rsidDel="00E74141">
          <w:rPr>
            <w:sz w:val="24"/>
            <w:szCs w:val="24"/>
            <w:rtl/>
            <w:rPrChange w:id="2774" w:author="Meryl Etman" w:date="2020-03-25T10:10:00Z">
              <w:rPr>
                <w:sz w:val="24"/>
                <w:szCs w:val="24"/>
                <w:rtl/>
              </w:rPr>
            </w:rPrChange>
          </w:rPr>
          <w:delText>.</w:delText>
        </w:r>
      </w:del>
    </w:p>
    <w:p w14:paraId="5A4550A7" w14:textId="77777777" w:rsidR="00EB5A81" w:rsidRPr="000748C0" w:rsidRDefault="00EB5A81" w:rsidP="00EB5A81">
      <w:pPr>
        <w:ind w:left="820" w:hanging="580"/>
        <w:jc w:val="both"/>
        <w:rPr>
          <w:color w:val="000000"/>
          <w:sz w:val="24"/>
          <w:szCs w:val="24"/>
          <w:rtl/>
          <w:rPrChange w:id="2775" w:author="Meryl Etman" w:date="2020-03-25T10:10:00Z">
            <w:rPr>
              <w:color w:val="000000"/>
              <w:sz w:val="24"/>
              <w:szCs w:val="24"/>
              <w:rtl/>
            </w:rPr>
          </w:rPrChange>
        </w:rPr>
      </w:pPr>
    </w:p>
    <w:p w14:paraId="3033F95A" w14:textId="37ABEAB5" w:rsidR="00EB5A81" w:rsidRPr="000748C0" w:rsidDel="00922A7E" w:rsidRDefault="00EB5A81" w:rsidP="00EB5A81">
      <w:pPr>
        <w:ind w:left="567" w:hanging="567"/>
        <w:jc w:val="both"/>
        <w:rPr>
          <w:del w:id="2776" w:author="Meryl Etman" w:date="2019-12-16T12:19:00Z"/>
          <w:color w:val="000000"/>
          <w:sz w:val="24"/>
          <w:szCs w:val="24"/>
          <w:rtl/>
          <w:rPrChange w:id="2777" w:author="Meryl Etman" w:date="2020-03-25T10:10:00Z">
            <w:rPr>
              <w:del w:id="2778" w:author="Meryl Etman" w:date="2019-12-16T12:19:00Z"/>
              <w:color w:val="000000"/>
              <w:sz w:val="24"/>
              <w:szCs w:val="24"/>
              <w:rtl/>
            </w:rPr>
          </w:rPrChange>
        </w:rPr>
      </w:pPr>
      <w:r w:rsidRPr="000748C0">
        <w:rPr>
          <w:bCs/>
          <w:color w:val="000000"/>
          <w:sz w:val="24"/>
          <w:szCs w:val="24"/>
          <w:rtl/>
          <w:rPrChange w:id="2779" w:author="Meryl Etman" w:date="2020-03-25T10:10:00Z">
            <w:rPr>
              <w:bCs/>
              <w:color w:val="000000"/>
              <w:sz w:val="24"/>
              <w:szCs w:val="24"/>
              <w:rtl/>
            </w:rPr>
          </w:rPrChange>
        </w:rPr>
        <w:t>ג.</w:t>
      </w:r>
      <w:r w:rsidRPr="000748C0">
        <w:rPr>
          <w:bCs/>
          <w:color w:val="000000"/>
          <w:sz w:val="24"/>
          <w:szCs w:val="24"/>
          <w:rtl/>
          <w:rPrChange w:id="2780" w:author="Meryl Etman" w:date="2020-03-25T10:10:00Z">
            <w:rPr>
              <w:bCs/>
              <w:color w:val="000000"/>
              <w:sz w:val="24"/>
              <w:szCs w:val="24"/>
              <w:rtl/>
            </w:rPr>
          </w:rPrChange>
        </w:rPr>
        <w:tab/>
      </w:r>
      <w:r w:rsidRPr="000748C0">
        <w:rPr>
          <w:bCs/>
          <w:color w:val="000000"/>
          <w:sz w:val="24"/>
          <w:szCs w:val="24"/>
          <w:u w:val="single"/>
          <w:rtl/>
          <w:rPrChange w:id="2781" w:author="Meryl Etman" w:date="2020-03-25T10:10:00Z">
            <w:rPr>
              <w:bCs/>
              <w:color w:val="000000"/>
              <w:sz w:val="24"/>
              <w:szCs w:val="24"/>
              <w:u w:val="single"/>
              <w:rtl/>
            </w:rPr>
          </w:rPrChange>
        </w:rPr>
        <w:t>מסירת אתר הבניה או שטחי עבודה לקבלנים</w:t>
      </w:r>
      <w:ins w:id="2782" w:author="Meryl Etman" w:date="2019-12-16T17:08:00Z">
        <w:r w:rsidR="00E74141" w:rsidRPr="000748C0">
          <w:rPr>
            <w:rFonts w:hint="cs"/>
            <w:color w:val="000000"/>
            <w:sz w:val="24"/>
            <w:szCs w:val="24"/>
            <w:rtl/>
            <w:rPrChange w:id="2783" w:author="Meryl Etman" w:date="2020-03-25T10:10:00Z">
              <w:rPr>
                <w:rFonts w:hint="cs"/>
                <w:color w:val="000000"/>
                <w:sz w:val="24"/>
                <w:szCs w:val="24"/>
                <w:rtl/>
              </w:rPr>
            </w:rPrChange>
          </w:rPr>
          <w:t xml:space="preserve"> </w:t>
        </w:r>
        <w:r w:rsidR="00E74141" w:rsidRPr="000748C0">
          <w:rPr>
            <w:b/>
            <w:bCs/>
            <w:sz w:val="24"/>
            <w:rtl/>
            <w:rPrChange w:id="2784" w:author="Meryl Etman" w:date="2020-03-25T10:10:00Z">
              <w:rPr>
                <w:b/>
                <w:bCs/>
                <w:sz w:val="24"/>
                <w:rtl/>
              </w:rPr>
            </w:rPrChange>
          </w:rPr>
          <w:t>–</w:t>
        </w:r>
        <w:r w:rsidR="00E74141" w:rsidRPr="000748C0">
          <w:rPr>
            <w:rFonts w:hint="cs"/>
            <w:b/>
            <w:bCs/>
            <w:sz w:val="24"/>
            <w:rtl/>
            <w:rPrChange w:id="2785" w:author="Meryl Etman" w:date="2020-03-25T10:10:00Z">
              <w:rPr>
                <w:rFonts w:hint="cs"/>
                <w:b/>
                <w:bCs/>
                <w:sz w:val="24"/>
                <w:rtl/>
              </w:rPr>
            </w:rPrChange>
          </w:rPr>
          <w:t xml:space="preserve"> מבוטל</w:t>
        </w:r>
        <w:r w:rsidR="00E74141" w:rsidRPr="000748C0">
          <w:rPr>
            <w:rFonts w:hint="cs"/>
            <w:b/>
            <w:bCs/>
            <w:color w:val="000000"/>
            <w:sz w:val="24"/>
            <w:rtl/>
            <w:rPrChange w:id="2786" w:author="Meryl Etman" w:date="2020-03-25T10:10:00Z">
              <w:rPr>
                <w:rFonts w:hint="cs"/>
                <w:b/>
                <w:bCs/>
                <w:color w:val="000000"/>
                <w:sz w:val="24"/>
                <w:rtl/>
              </w:rPr>
            </w:rPrChange>
          </w:rPr>
          <w:t xml:space="preserve"> ואינו חלק מההסכם</w:t>
        </w:r>
      </w:ins>
    </w:p>
    <w:p w14:paraId="54F1ADA3" w14:textId="7182459A" w:rsidR="00EB5A81" w:rsidRPr="000748C0" w:rsidDel="00922A7E" w:rsidRDefault="00EB5A81" w:rsidP="00EB5A81">
      <w:pPr>
        <w:ind w:left="160"/>
        <w:jc w:val="both"/>
        <w:rPr>
          <w:del w:id="2787" w:author="Meryl Etman" w:date="2019-12-16T12:19:00Z"/>
          <w:color w:val="000000"/>
          <w:sz w:val="24"/>
          <w:szCs w:val="24"/>
          <w:rtl/>
          <w:rPrChange w:id="2788" w:author="Meryl Etman" w:date="2020-03-25T10:10:00Z">
            <w:rPr>
              <w:del w:id="2789" w:author="Meryl Etman" w:date="2019-12-16T12:19:00Z"/>
              <w:color w:val="000000"/>
              <w:sz w:val="24"/>
              <w:szCs w:val="24"/>
              <w:rtl/>
            </w:rPr>
          </w:rPrChange>
        </w:rPr>
      </w:pPr>
    </w:p>
    <w:p w14:paraId="569F2C0B" w14:textId="1975F385" w:rsidR="00EB5A81" w:rsidRPr="000748C0" w:rsidDel="00922A7E" w:rsidRDefault="00EB5A81" w:rsidP="00EB5A81">
      <w:pPr>
        <w:ind w:left="567"/>
        <w:jc w:val="both"/>
        <w:rPr>
          <w:del w:id="2790" w:author="Meryl Etman" w:date="2019-12-16T12:19:00Z"/>
          <w:color w:val="000000"/>
          <w:sz w:val="24"/>
          <w:szCs w:val="24"/>
          <w:rtl/>
          <w:rPrChange w:id="2791" w:author="Meryl Etman" w:date="2020-03-25T10:10:00Z">
            <w:rPr>
              <w:del w:id="2792" w:author="Meryl Etman" w:date="2019-12-16T12:19:00Z"/>
              <w:color w:val="000000"/>
              <w:sz w:val="24"/>
              <w:szCs w:val="24"/>
              <w:rtl/>
            </w:rPr>
          </w:rPrChange>
        </w:rPr>
      </w:pPr>
      <w:del w:id="2793" w:author="Meryl Etman" w:date="2019-12-16T12:19:00Z">
        <w:r w:rsidRPr="000748C0" w:rsidDel="00922A7E">
          <w:rPr>
            <w:color w:val="000000"/>
            <w:sz w:val="24"/>
            <w:szCs w:val="24"/>
            <w:rtl/>
            <w:rPrChange w:id="2794" w:author="Meryl Etman" w:date="2020-03-25T10:10:00Z">
              <w:rPr>
                <w:color w:val="000000"/>
                <w:sz w:val="24"/>
                <w:szCs w:val="24"/>
                <w:rtl/>
              </w:rPr>
            </w:rPrChange>
          </w:rPr>
          <w:delText>לצורך מסירת השטח לקבלנים (לרבות לרשות העתיקות ו/או לארכיאולוגים) ינקוט המפקח בצעדים הבאים:</w:delText>
        </w:r>
      </w:del>
    </w:p>
    <w:p w14:paraId="33697611" w14:textId="5D0BF4B4" w:rsidR="00EB5A81" w:rsidRPr="000748C0" w:rsidDel="00922A7E" w:rsidRDefault="00EB5A81" w:rsidP="00EB5A81">
      <w:pPr>
        <w:jc w:val="both"/>
        <w:rPr>
          <w:del w:id="2795" w:author="Meryl Etman" w:date="2019-12-16T12:19:00Z"/>
          <w:color w:val="000000"/>
          <w:sz w:val="24"/>
          <w:szCs w:val="24"/>
          <w:rtl/>
          <w:rPrChange w:id="2796" w:author="Meryl Etman" w:date="2020-03-25T10:10:00Z">
            <w:rPr>
              <w:del w:id="2797" w:author="Meryl Etman" w:date="2019-12-16T12:19:00Z"/>
              <w:color w:val="000000"/>
              <w:sz w:val="24"/>
              <w:szCs w:val="24"/>
              <w:rtl/>
            </w:rPr>
          </w:rPrChange>
        </w:rPr>
      </w:pPr>
    </w:p>
    <w:p w14:paraId="6FE33C5F" w14:textId="64FE2FCE" w:rsidR="00EB5A81" w:rsidRPr="000748C0" w:rsidDel="00922A7E" w:rsidRDefault="00EB5A81" w:rsidP="00EB5A81">
      <w:pPr>
        <w:numPr>
          <w:ilvl w:val="0"/>
          <w:numId w:val="18"/>
        </w:numPr>
        <w:tabs>
          <w:tab w:val="clear" w:pos="360"/>
        </w:tabs>
        <w:spacing w:before="120"/>
        <w:ind w:left="1134" w:hanging="567"/>
        <w:jc w:val="both"/>
        <w:rPr>
          <w:del w:id="2798" w:author="Meryl Etman" w:date="2019-12-16T12:19:00Z"/>
          <w:sz w:val="24"/>
          <w:szCs w:val="24"/>
          <w:rPrChange w:id="2799" w:author="Meryl Etman" w:date="2020-03-25T10:10:00Z">
            <w:rPr>
              <w:del w:id="2800" w:author="Meryl Etman" w:date="2019-12-16T12:19:00Z"/>
              <w:sz w:val="24"/>
              <w:szCs w:val="24"/>
            </w:rPr>
          </w:rPrChange>
        </w:rPr>
      </w:pPr>
      <w:del w:id="2801" w:author="Meryl Etman" w:date="2019-12-16T12:19:00Z">
        <w:r w:rsidRPr="000748C0" w:rsidDel="00922A7E">
          <w:rPr>
            <w:sz w:val="24"/>
            <w:szCs w:val="24"/>
            <w:rtl/>
            <w:rPrChange w:id="2802" w:author="Meryl Etman" w:date="2020-03-25T10:10:00Z">
              <w:rPr>
                <w:sz w:val="24"/>
                <w:szCs w:val="24"/>
                <w:rtl/>
              </w:rPr>
            </w:rPrChange>
          </w:rPr>
          <w:delText>יתייצב באתר הבניה - בתאריך ובשעה שנקבעו בצו התחלת העבודה - לצורך מסירת השטח לקבלנים, לרבות תאום המודד למסירת רשת נקודות הקבע והסימון.</w:delText>
        </w:r>
      </w:del>
    </w:p>
    <w:p w14:paraId="7B8FEC50" w14:textId="067CCD1A" w:rsidR="00EB5A81" w:rsidRPr="000748C0" w:rsidDel="00922A7E" w:rsidRDefault="00EB5A81" w:rsidP="00EB5A81">
      <w:pPr>
        <w:pStyle w:val="1"/>
        <w:ind w:left="720"/>
        <w:rPr>
          <w:del w:id="2803" w:author="Meryl Etman" w:date="2019-12-16T12:19:00Z"/>
          <w:sz w:val="24"/>
          <w:rtl/>
          <w:rPrChange w:id="2804" w:author="Meryl Etman" w:date="2020-03-25T10:10:00Z">
            <w:rPr>
              <w:del w:id="2805" w:author="Meryl Etman" w:date="2019-12-16T12:19:00Z"/>
              <w:sz w:val="24"/>
              <w:rtl/>
            </w:rPr>
          </w:rPrChange>
        </w:rPr>
      </w:pPr>
    </w:p>
    <w:p w14:paraId="5B69B72A" w14:textId="24392DF3" w:rsidR="00EB5A81" w:rsidRPr="000748C0" w:rsidDel="00922A7E" w:rsidRDefault="00EB5A81" w:rsidP="00EB5A81">
      <w:pPr>
        <w:numPr>
          <w:ilvl w:val="0"/>
          <w:numId w:val="18"/>
        </w:numPr>
        <w:tabs>
          <w:tab w:val="clear" w:pos="360"/>
        </w:tabs>
        <w:spacing w:before="120"/>
        <w:ind w:left="1134" w:hanging="567"/>
        <w:jc w:val="both"/>
        <w:rPr>
          <w:del w:id="2806" w:author="Meryl Etman" w:date="2019-12-16T12:19:00Z"/>
          <w:sz w:val="24"/>
          <w:szCs w:val="24"/>
          <w:rtl/>
          <w:rPrChange w:id="2807" w:author="Meryl Etman" w:date="2020-03-25T10:10:00Z">
            <w:rPr>
              <w:del w:id="2808" w:author="Meryl Etman" w:date="2019-12-16T12:19:00Z"/>
              <w:sz w:val="24"/>
              <w:szCs w:val="24"/>
              <w:rtl/>
            </w:rPr>
          </w:rPrChange>
        </w:rPr>
      </w:pPr>
      <w:del w:id="2809" w:author="Meryl Etman" w:date="2019-12-16T12:19:00Z">
        <w:r w:rsidRPr="000748C0" w:rsidDel="00922A7E">
          <w:rPr>
            <w:sz w:val="24"/>
            <w:szCs w:val="24"/>
            <w:rtl/>
            <w:rPrChange w:id="2810" w:author="Meryl Etman" w:date="2020-03-25T10:10:00Z">
              <w:rPr>
                <w:sz w:val="24"/>
                <w:szCs w:val="24"/>
                <w:rtl/>
              </w:rPr>
            </w:rPrChange>
          </w:rPr>
          <w:delText xml:space="preserve">באותו מעמד ימסור לקבלנים מערכות תכניות ומפרטים מאושרים לביצוע על כל פרטיהן </w:delText>
        </w:r>
        <w:r w:rsidRPr="000748C0" w:rsidDel="00922A7E">
          <w:rPr>
            <w:color w:val="000000"/>
            <w:sz w:val="24"/>
            <w:szCs w:val="24"/>
            <w:rtl/>
            <w:rPrChange w:id="2811" w:author="Meryl Etman" w:date="2020-03-25T10:10:00Z">
              <w:rPr>
                <w:color w:val="000000"/>
                <w:sz w:val="24"/>
                <w:szCs w:val="24"/>
                <w:rtl/>
              </w:rPr>
            </w:rPrChange>
          </w:rPr>
          <w:delText>וירשום את דבר מסירתן בדו"ח, עם פירוט מספרי התכניות, נושא התכניות, תאריכיהן ושם</w:delText>
        </w:r>
        <w:r w:rsidRPr="000748C0" w:rsidDel="00922A7E">
          <w:rPr>
            <w:sz w:val="24"/>
            <w:szCs w:val="24"/>
            <w:rtl/>
            <w:rPrChange w:id="2812" w:author="Meryl Etman" w:date="2020-03-25T10:10:00Z">
              <w:rPr>
                <w:sz w:val="24"/>
                <w:szCs w:val="24"/>
                <w:rtl/>
              </w:rPr>
            </w:rPrChange>
          </w:rPr>
          <w:delText xml:space="preserve"> המתכננים. העתק אחד של הדו"ח יצורף ליומן.</w:delText>
        </w:r>
      </w:del>
    </w:p>
    <w:p w14:paraId="01A4BB13" w14:textId="40A48763" w:rsidR="00EB5A81" w:rsidRPr="000748C0" w:rsidDel="00922A7E" w:rsidRDefault="00EB5A81" w:rsidP="00EB5A81">
      <w:pPr>
        <w:ind w:left="1560" w:hanging="700"/>
        <w:jc w:val="both"/>
        <w:rPr>
          <w:del w:id="2813" w:author="Meryl Etman" w:date="2019-12-16T12:19:00Z"/>
          <w:color w:val="000000"/>
          <w:sz w:val="24"/>
          <w:szCs w:val="24"/>
          <w:rtl/>
          <w:rPrChange w:id="2814" w:author="Meryl Etman" w:date="2020-03-25T10:10:00Z">
            <w:rPr>
              <w:del w:id="2815" w:author="Meryl Etman" w:date="2019-12-16T12:19:00Z"/>
              <w:color w:val="000000"/>
              <w:sz w:val="24"/>
              <w:szCs w:val="24"/>
              <w:rtl/>
            </w:rPr>
          </w:rPrChange>
        </w:rPr>
      </w:pPr>
    </w:p>
    <w:p w14:paraId="27A98233" w14:textId="02B11B24" w:rsidR="00EB5A81" w:rsidRPr="000748C0" w:rsidDel="00922A7E" w:rsidRDefault="00EB5A81" w:rsidP="00EB5A81">
      <w:pPr>
        <w:numPr>
          <w:ilvl w:val="0"/>
          <w:numId w:val="18"/>
        </w:numPr>
        <w:tabs>
          <w:tab w:val="clear" w:pos="360"/>
        </w:tabs>
        <w:spacing w:before="120"/>
        <w:ind w:left="1134" w:hanging="567"/>
        <w:jc w:val="both"/>
        <w:rPr>
          <w:del w:id="2816" w:author="Meryl Etman" w:date="2019-12-16T12:19:00Z"/>
          <w:sz w:val="24"/>
          <w:szCs w:val="24"/>
          <w:rPrChange w:id="2817" w:author="Meryl Etman" w:date="2020-03-25T10:10:00Z">
            <w:rPr>
              <w:del w:id="2818" w:author="Meryl Etman" w:date="2019-12-16T12:19:00Z"/>
              <w:sz w:val="24"/>
              <w:szCs w:val="24"/>
            </w:rPr>
          </w:rPrChange>
        </w:rPr>
      </w:pPr>
      <w:del w:id="2819" w:author="Meryl Etman" w:date="2019-12-16T12:19:00Z">
        <w:r w:rsidRPr="000748C0" w:rsidDel="00922A7E">
          <w:rPr>
            <w:sz w:val="24"/>
            <w:szCs w:val="24"/>
            <w:rtl/>
            <w:rPrChange w:id="2820" w:author="Meryl Etman" w:date="2020-03-25T10:10:00Z">
              <w:rPr>
                <w:sz w:val="24"/>
                <w:szCs w:val="24"/>
                <w:rtl/>
              </w:rPr>
            </w:rPrChange>
          </w:rPr>
          <w:delText>ימסור לקבלנים העתק מהיתר הבניה.</w:delText>
        </w:r>
      </w:del>
    </w:p>
    <w:p w14:paraId="2CF49E25" w14:textId="5F6AE262" w:rsidR="00EB5A81" w:rsidRPr="000748C0" w:rsidDel="00922A7E" w:rsidRDefault="00EB5A81" w:rsidP="00EB5A81">
      <w:pPr>
        <w:pStyle w:val="1"/>
        <w:rPr>
          <w:del w:id="2821" w:author="Meryl Etman" w:date="2019-12-16T12:19:00Z"/>
          <w:sz w:val="24"/>
          <w:rtl/>
          <w:rPrChange w:id="2822" w:author="Meryl Etman" w:date="2020-03-25T10:10:00Z">
            <w:rPr>
              <w:del w:id="2823" w:author="Meryl Etman" w:date="2019-12-16T12:19:00Z"/>
              <w:sz w:val="24"/>
              <w:rtl/>
            </w:rPr>
          </w:rPrChange>
        </w:rPr>
      </w:pPr>
    </w:p>
    <w:p w14:paraId="3F63B896" w14:textId="0121F135" w:rsidR="00EB5A81" w:rsidRPr="000748C0" w:rsidDel="00922A7E" w:rsidRDefault="00EB5A81" w:rsidP="00EB5A81">
      <w:pPr>
        <w:numPr>
          <w:ilvl w:val="0"/>
          <w:numId w:val="18"/>
        </w:numPr>
        <w:tabs>
          <w:tab w:val="clear" w:pos="360"/>
        </w:tabs>
        <w:spacing w:before="120"/>
        <w:ind w:left="1134" w:hanging="567"/>
        <w:jc w:val="both"/>
        <w:rPr>
          <w:del w:id="2824" w:author="Meryl Etman" w:date="2019-12-16T12:19:00Z"/>
          <w:sz w:val="24"/>
          <w:szCs w:val="24"/>
          <w:rtl/>
          <w:rPrChange w:id="2825" w:author="Meryl Etman" w:date="2020-03-25T10:10:00Z">
            <w:rPr>
              <w:del w:id="2826" w:author="Meryl Etman" w:date="2019-12-16T12:19:00Z"/>
              <w:sz w:val="24"/>
              <w:szCs w:val="24"/>
              <w:rtl/>
            </w:rPr>
          </w:rPrChange>
        </w:rPr>
      </w:pPr>
      <w:del w:id="2827" w:author="Meryl Etman" w:date="2019-12-16T12:19:00Z">
        <w:r w:rsidRPr="000748C0" w:rsidDel="00922A7E">
          <w:rPr>
            <w:sz w:val="24"/>
            <w:szCs w:val="24"/>
            <w:rtl/>
            <w:rPrChange w:id="2828" w:author="Meryl Etman" w:date="2020-03-25T10:10:00Z">
              <w:rPr>
                <w:sz w:val="24"/>
                <w:szCs w:val="24"/>
                <w:rtl/>
              </w:rPr>
            </w:rPrChange>
          </w:rPr>
          <w:delTex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delText>
        </w:r>
      </w:del>
    </w:p>
    <w:p w14:paraId="6FAD2B18" w14:textId="37C36866" w:rsidR="00EB5A81" w:rsidRPr="000748C0" w:rsidDel="00922A7E" w:rsidRDefault="00EB5A81" w:rsidP="00EB5A81">
      <w:pPr>
        <w:ind w:left="1134"/>
        <w:jc w:val="both"/>
        <w:rPr>
          <w:del w:id="2829" w:author="Meryl Etman" w:date="2019-12-16T12:19:00Z"/>
          <w:sz w:val="24"/>
          <w:szCs w:val="24"/>
          <w:rtl/>
          <w:rPrChange w:id="2830" w:author="Meryl Etman" w:date="2020-03-25T10:10:00Z">
            <w:rPr>
              <w:del w:id="2831" w:author="Meryl Etman" w:date="2019-12-16T12:19:00Z"/>
              <w:sz w:val="24"/>
              <w:szCs w:val="24"/>
              <w:rtl/>
            </w:rPr>
          </w:rPrChange>
        </w:rPr>
      </w:pPr>
      <w:del w:id="2832" w:author="Meryl Etman" w:date="2019-12-16T12:19:00Z">
        <w:r w:rsidRPr="000748C0" w:rsidDel="00922A7E">
          <w:rPr>
            <w:sz w:val="24"/>
            <w:szCs w:val="24"/>
            <w:rtl/>
            <w:rPrChange w:id="2833" w:author="Meryl Etman" w:date="2020-03-25T10:10:00Z">
              <w:rPr>
                <w:sz w:val="24"/>
                <w:szCs w:val="24"/>
                <w:rtl/>
              </w:rPr>
            </w:rPrChange>
          </w:rPr>
          <w:delText xml:space="preserve">המפקח ידאג לתיעוד מלא ופרטני, </w:delText>
        </w:r>
        <w:r w:rsidRPr="000748C0" w:rsidDel="00922A7E">
          <w:rPr>
            <w:sz w:val="24"/>
            <w:szCs w:val="24"/>
            <w:u w:val="single"/>
            <w:rtl/>
            <w:rPrChange w:id="2834" w:author="Meryl Etman" w:date="2020-03-25T10:10:00Z">
              <w:rPr>
                <w:sz w:val="24"/>
                <w:szCs w:val="24"/>
                <w:u w:val="single"/>
                <w:rtl/>
              </w:rPr>
            </w:rPrChange>
          </w:rPr>
          <w:delText>בצילום וידאו אשר העתק הימנו י</w:delText>
        </w:r>
        <w:r w:rsidRPr="000748C0" w:rsidDel="00922A7E">
          <w:rPr>
            <w:rFonts w:hint="cs"/>
            <w:sz w:val="24"/>
            <w:szCs w:val="24"/>
            <w:u w:val="single"/>
            <w:rtl/>
            <w:rPrChange w:id="2835" w:author="Meryl Etman" w:date="2020-03-25T10:10:00Z">
              <w:rPr>
                <w:rFonts w:hint="cs"/>
                <w:sz w:val="24"/>
                <w:szCs w:val="24"/>
                <w:u w:val="single"/>
                <w:rtl/>
              </w:rPr>
            </w:rPrChange>
          </w:rPr>
          <w:delText>י</w:delText>
        </w:r>
        <w:r w:rsidRPr="000748C0" w:rsidDel="00922A7E">
          <w:rPr>
            <w:sz w:val="24"/>
            <w:szCs w:val="24"/>
            <w:u w:val="single"/>
            <w:rtl/>
            <w:rPrChange w:id="2836" w:author="Meryl Etman" w:date="2020-03-25T10:10:00Z">
              <w:rPr>
                <w:sz w:val="24"/>
                <w:szCs w:val="24"/>
                <w:u w:val="single"/>
                <w:rtl/>
              </w:rPr>
            </w:rPrChange>
          </w:rPr>
          <w:delText>מסר למזמין</w:delText>
        </w:r>
        <w:r w:rsidRPr="000748C0" w:rsidDel="00922A7E">
          <w:rPr>
            <w:sz w:val="24"/>
            <w:szCs w:val="24"/>
            <w:rtl/>
            <w:rPrChange w:id="2837" w:author="Meryl Etman" w:date="2020-03-25T10:10:00Z">
              <w:rPr>
                <w:sz w:val="24"/>
                <w:szCs w:val="24"/>
                <w:rtl/>
              </w:rPr>
            </w:rPrChange>
          </w:rPr>
          <w:delText>, של מצב אתר העבודה וסביבתו ערב מסירתו לקבלנים.</w:delText>
        </w:r>
      </w:del>
    </w:p>
    <w:p w14:paraId="615B1CB8" w14:textId="5E88D131" w:rsidR="00EB5A81" w:rsidRPr="000748C0" w:rsidDel="00922A7E" w:rsidRDefault="00EB5A81" w:rsidP="00EB5A81">
      <w:pPr>
        <w:ind w:left="1440"/>
        <w:jc w:val="both"/>
        <w:rPr>
          <w:del w:id="2838" w:author="Meryl Etman" w:date="2019-12-16T12:19:00Z"/>
          <w:sz w:val="24"/>
          <w:szCs w:val="24"/>
          <w:rtl/>
          <w:rPrChange w:id="2839" w:author="Meryl Etman" w:date="2020-03-25T10:10:00Z">
            <w:rPr>
              <w:del w:id="2840" w:author="Meryl Etman" w:date="2019-12-16T12:19:00Z"/>
              <w:sz w:val="24"/>
              <w:szCs w:val="24"/>
              <w:rtl/>
            </w:rPr>
          </w:rPrChange>
        </w:rPr>
      </w:pPr>
    </w:p>
    <w:p w14:paraId="7F69B959" w14:textId="11DC4487" w:rsidR="00EB5A81" w:rsidRPr="000748C0" w:rsidDel="00922A7E" w:rsidRDefault="00EB5A81" w:rsidP="00EB5A81">
      <w:pPr>
        <w:numPr>
          <w:ilvl w:val="0"/>
          <w:numId w:val="18"/>
        </w:numPr>
        <w:tabs>
          <w:tab w:val="clear" w:pos="360"/>
        </w:tabs>
        <w:spacing w:before="120"/>
        <w:ind w:left="1134" w:hanging="567"/>
        <w:jc w:val="both"/>
        <w:rPr>
          <w:del w:id="2841" w:author="Meryl Etman" w:date="2019-12-16T12:19:00Z"/>
          <w:sz w:val="24"/>
          <w:szCs w:val="24"/>
          <w:rPrChange w:id="2842" w:author="Meryl Etman" w:date="2020-03-25T10:10:00Z">
            <w:rPr>
              <w:del w:id="2843" w:author="Meryl Etman" w:date="2019-12-16T12:19:00Z"/>
              <w:sz w:val="24"/>
              <w:szCs w:val="24"/>
            </w:rPr>
          </w:rPrChange>
        </w:rPr>
      </w:pPr>
      <w:del w:id="2844" w:author="Meryl Etman" w:date="2019-12-16T12:19:00Z">
        <w:r w:rsidRPr="000748C0" w:rsidDel="00922A7E">
          <w:rPr>
            <w:sz w:val="24"/>
            <w:szCs w:val="24"/>
            <w:rtl/>
            <w:rPrChange w:id="2845" w:author="Meryl Etman" w:date="2020-03-25T10:10:00Z">
              <w:rPr>
                <w:sz w:val="24"/>
                <w:szCs w:val="24"/>
                <w:rtl/>
              </w:rPr>
            </w:rPrChange>
          </w:rPr>
          <w:delTex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delText>
        </w:r>
      </w:del>
    </w:p>
    <w:p w14:paraId="15F88ADD" w14:textId="4A3DA717" w:rsidR="00EB5A81" w:rsidRPr="000748C0" w:rsidDel="00922A7E" w:rsidRDefault="00EB5A81" w:rsidP="00EB5A81">
      <w:pPr>
        <w:pStyle w:val="1"/>
        <w:ind w:left="720"/>
        <w:rPr>
          <w:del w:id="2846" w:author="Meryl Etman" w:date="2019-12-16T12:19:00Z"/>
          <w:sz w:val="24"/>
          <w:rtl/>
          <w:rPrChange w:id="2847" w:author="Meryl Etman" w:date="2020-03-25T10:10:00Z">
            <w:rPr>
              <w:del w:id="2848" w:author="Meryl Etman" w:date="2019-12-16T12:19:00Z"/>
              <w:sz w:val="24"/>
              <w:rtl/>
            </w:rPr>
          </w:rPrChange>
        </w:rPr>
      </w:pPr>
    </w:p>
    <w:p w14:paraId="7AF3F9C0" w14:textId="094DF3BD" w:rsidR="00EB5A81" w:rsidRPr="000748C0" w:rsidDel="00922A7E" w:rsidRDefault="00EB5A81" w:rsidP="00EB5A81">
      <w:pPr>
        <w:numPr>
          <w:ilvl w:val="0"/>
          <w:numId w:val="18"/>
        </w:numPr>
        <w:tabs>
          <w:tab w:val="clear" w:pos="360"/>
        </w:tabs>
        <w:spacing w:before="120"/>
        <w:ind w:left="1134" w:hanging="567"/>
        <w:jc w:val="both"/>
        <w:rPr>
          <w:del w:id="2849" w:author="Meryl Etman" w:date="2019-12-16T12:19:00Z"/>
          <w:sz w:val="24"/>
          <w:szCs w:val="24"/>
          <w:rPrChange w:id="2850" w:author="Meryl Etman" w:date="2020-03-25T10:10:00Z">
            <w:rPr>
              <w:del w:id="2851" w:author="Meryl Etman" w:date="2019-12-16T12:19:00Z"/>
              <w:sz w:val="24"/>
              <w:szCs w:val="24"/>
            </w:rPr>
          </w:rPrChange>
        </w:rPr>
      </w:pPr>
      <w:del w:id="2852" w:author="Meryl Etman" w:date="2019-12-16T12:19:00Z">
        <w:r w:rsidRPr="000748C0" w:rsidDel="00922A7E">
          <w:rPr>
            <w:sz w:val="24"/>
            <w:szCs w:val="24"/>
            <w:rtl/>
            <w:rPrChange w:id="2853" w:author="Meryl Etman" w:date="2020-03-25T10:10:00Z">
              <w:rPr>
                <w:sz w:val="24"/>
                <w:szCs w:val="24"/>
                <w:rtl/>
              </w:rPr>
            </w:rPrChange>
          </w:rPr>
          <w:delText>את הדו"ח יש למלא ב- 3 עותקים, המקור י</w:delText>
        </w:r>
        <w:r w:rsidRPr="000748C0" w:rsidDel="00922A7E">
          <w:rPr>
            <w:rFonts w:hint="cs"/>
            <w:sz w:val="24"/>
            <w:szCs w:val="24"/>
            <w:rtl/>
            <w:rPrChange w:id="2854" w:author="Meryl Etman" w:date="2020-03-25T10:10:00Z">
              <w:rPr>
                <w:rFonts w:hint="cs"/>
                <w:sz w:val="24"/>
                <w:szCs w:val="24"/>
                <w:rtl/>
              </w:rPr>
            </w:rPrChange>
          </w:rPr>
          <w:delText>י</w:delText>
        </w:r>
        <w:r w:rsidRPr="000748C0" w:rsidDel="00922A7E">
          <w:rPr>
            <w:sz w:val="24"/>
            <w:szCs w:val="24"/>
            <w:rtl/>
            <w:rPrChange w:id="2855" w:author="Meryl Etman" w:date="2020-03-25T10:10:00Z">
              <w:rPr>
                <w:sz w:val="24"/>
                <w:szCs w:val="24"/>
                <w:rtl/>
              </w:rPr>
            </w:rPrChange>
          </w:rPr>
          <w:delText xml:space="preserve">שאר בידי המפקח, העותק הראשון </w:delText>
        </w:r>
        <w:r w:rsidRPr="000748C0" w:rsidDel="00922A7E">
          <w:rPr>
            <w:rFonts w:hint="cs"/>
            <w:sz w:val="24"/>
            <w:szCs w:val="24"/>
            <w:rtl/>
            <w:rPrChange w:id="2856" w:author="Meryl Etman" w:date="2020-03-25T10:10:00Z">
              <w:rPr>
                <w:rFonts w:hint="cs"/>
                <w:sz w:val="24"/>
                <w:szCs w:val="24"/>
                <w:rtl/>
              </w:rPr>
            </w:rPrChange>
          </w:rPr>
          <w:delText>יי</w:delText>
        </w:r>
        <w:r w:rsidRPr="000748C0" w:rsidDel="00922A7E">
          <w:rPr>
            <w:sz w:val="24"/>
            <w:szCs w:val="24"/>
            <w:rtl/>
            <w:rPrChange w:id="2857" w:author="Meryl Etman" w:date="2020-03-25T10:10:00Z">
              <w:rPr>
                <w:sz w:val="24"/>
                <w:szCs w:val="24"/>
                <w:rtl/>
              </w:rPr>
            </w:rPrChange>
          </w:rPr>
          <w:delText>מסר לקבלן לצורך צ</w:delText>
        </w:r>
        <w:r w:rsidRPr="000748C0" w:rsidDel="00922A7E">
          <w:rPr>
            <w:rFonts w:hint="cs"/>
            <w:sz w:val="24"/>
            <w:szCs w:val="24"/>
            <w:rtl/>
            <w:rPrChange w:id="2858" w:author="Meryl Etman" w:date="2020-03-25T10:10:00Z">
              <w:rPr>
                <w:rFonts w:hint="cs"/>
                <w:sz w:val="24"/>
                <w:szCs w:val="24"/>
                <w:rtl/>
              </w:rPr>
            </w:rPrChange>
          </w:rPr>
          <w:delText>י</w:delText>
        </w:r>
        <w:r w:rsidRPr="000748C0" w:rsidDel="00922A7E">
          <w:rPr>
            <w:sz w:val="24"/>
            <w:szCs w:val="24"/>
            <w:rtl/>
            <w:rPrChange w:id="2859" w:author="Meryl Etman" w:date="2020-03-25T10:10:00Z">
              <w:rPr>
                <w:sz w:val="24"/>
                <w:szCs w:val="24"/>
                <w:rtl/>
              </w:rPr>
            </w:rPrChange>
          </w:rPr>
          <w:delText>רוף לחשבון החלקי הראשון והעותק השני יועבר לתיק במשרד המזמין.</w:delText>
        </w:r>
      </w:del>
    </w:p>
    <w:p w14:paraId="7CC1472A" w14:textId="0E8C609F" w:rsidR="00EB5A81" w:rsidRPr="000748C0" w:rsidDel="00922A7E" w:rsidRDefault="00EB5A81" w:rsidP="00EB5A81">
      <w:pPr>
        <w:pStyle w:val="1"/>
        <w:rPr>
          <w:del w:id="2860" w:author="Meryl Etman" w:date="2019-12-16T12:19:00Z"/>
          <w:sz w:val="24"/>
          <w:rtl/>
          <w:rPrChange w:id="2861" w:author="Meryl Etman" w:date="2020-03-25T10:10:00Z">
            <w:rPr>
              <w:del w:id="2862" w:author="Meryl Etman" w:date="2019-12-16T12:19:00Z"/>
              <w:sz w:val="24"/>
              <w:rtl/>
            </w:rPr>
          </w:rPrChange>
        </w:rPr>
      </w:pPr>
    </w:p>
    <w:p w14:paraId="1DD3FF62" w14:textId="12907FEE" w:rsidR="00EB5A81" w:rsidRPr="000748C0" w:rsidDel="00922A7E" w:rsidRDefault="00EB5A81" w:rsidP="00EB5A81">
      <w:pPr>
        <w:numPr>
          <w:ilvl w:val="0"/>
          <w:numId w:val="18"/>
        </w:numPr>
        <w:tabs>
          <w:tab w:val="clear" w:pos="360"/>
        </w:tabs>
        <w:spacing w:before="120"/>
        <w:ind w:left="1134" w:hanging="567"/>
        <w:jc w:val="both"/>
        <w:rPr>
          <w:del w:id="2863" w:author="Meryl Etman" w:date="2019-12-16T12:19:00Z"/>
          <w:sz w:val="24"/>
          <w:szCs w:val="24"/>
          <w:rtl/>
          <w:rPrChange w:id="2864" w:author="Meryl Etman" w:date="2020-03-25T10:10:00Z">
            <w:rPr>
              <w:del w:id="2865" w:author="Meryl Etman" w:date="2019-12-16T12:19:00Z"/>
              <w:sz w:val="24"/>
              <w:szCs w:val="24"/>
              <w:rtl/>
            </w:rPr>
          </w:rPrChange>
        </w:rPr>
      </w:pPr>
      <w:del w:id="2866" w:author="Meryl Etman" w:date="2019-12-16T12:19:00Z">
        <w:r w:rsidRPr="000748C0" w:rsidDel="00922A7E">
          <w:rPr>
            <w:sz w:val="24"/>
            <w:szCs w:val="24"/>
            <w:rtl/>
            <w:rPrChange w:id="2867" w:author="Meryl Etman" w:date="2020-03-25T10:10:00Z">
              <w:rPr>
                <w:sz w:val="24"/>
                <w:szCs w:val="24"/>
                <w:rtl/>
              </w:rPr>
            </w:rPrChange>
          </w:rPr>
          <w:delTex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delText>
        </w:r>
      </w:del>
    </w:p>
    <w:p w14:paraId="68F92672" w14:textId="2D231936" w:rsidR="00EB5A81" w:rsidRPr="000748C0" w:rsidDel="00922A7E" w:rsidRDefault="00EB5A81" w:rsidP="00EB5A81">
      <w:pPr>
        <w:ind w:left="1134"/>
        <w:jc w:val="both"/>
        <w:rPr>
          <w:del w:id="2868" w:author="Meryl Etman" w:date="2019-12-16T12:19:00Z"/>
          <w:color w:val="000000"/>
          <w:sz w:val="24"/>
          <w:szCs w:val="24"/>
          <w:rtl/>
          <w:rPrChange w:id="2869" w:author="Meryl Etman" w:date="2020-03-25T10:10:00Z">
            <w:rPr>
              <w:del w:id="2870" w:author="Meryl Etman" w:date="2019-12-16T12:19:00Z"/>
              <w:color w:val="000000"/>
              <w:sz w:val="24"/>
              <w:szCs w:val="24"/>
              <w:rtl/>
            </w:rPr>
          </w:rPrChange>
        </w:rPr>
      </w:pPr>
      <w:del w:id="2871" w:author="Meryl Etman" w:date="2019-12-16T12:19:00Z">
        <w:r w:rsidRPr="000748C0" w:rsidDel="00922A7E">
          <w:rPr>
            <w:color w:val="000000"/>
            <w:sz w:val="24"/>
            <w:szCs w:val="24"/>
            <w:rtl/>
            <w:rPrChange w:id="2872" w:author="Meryl Etman" w:date="2020-03-25T10:10:00Z">
              <w:rPr>
                <w:color w:val="000000"/>
                <w:sz w:val="24"/>
                <w:szCs w:val="24"/>
                <w:rtl/>
              </w:rPr>
            </w:rPrChange>
          </w:rPr>
          <w:delText>המפקח יוודא הזמנה וביצוע של חיבור מים זמני לאתר מהרשות המקומית, על שם הקבלן, באופן בו החיבור יבוצע ויהא שמיש ערב מסירת האתר לקבלן.</w:delText>
        </w:r>
      </w:del>
    </w:p>
    <w:p w14:paraId="3944C712" w14:textId="368B0615" w:rsidR="00EB5A81" w:rsidRPr="000748C0" w:rsidDel="00922A7E" w:rsidRDefault="00EB5A81" w:rsidP="00EB5A81">
      <w:pPr>
        <w:jc w:val="both"/>
        <w:rPr>
          <w:del w:id="2873" w:author="Meryl Etman" w:date="2019-12-16T12:19:00Z"/>
          <w:color w:val="000000"/>
          <w:sz w:val="24"/>
          <w:szCs w:val="24"/>
          <w:rtl/>
          <w:rPrChange w:id="2874" w:author="Meryl Etman" w:date="2020-03-25T10:10:00Z">
            <w:rPr>
              <w:del w:id="2875" w:author="Meryl Etman" w:date="2019-12-16T12:19:00Z"/>
              <w:color w:val="000000"/>
              <w:sz w:val="24"/>
              <w:szCs w:val="24"/>
              <w:rtl/>
            </w:rPr>
          </w:rPrChange>
        </w:rPr>
      </w:pPr>
    </w:p>
    <w:p w14:paraId="1E95C759" w14:textId="3FABEE49" w:rsidR="00EB5A81" w:rsidRPr="000748C0" w:rsidDel="00922A7E" w:rsidRDefault="00EB5A81" w:rsidP="00EB5A81">
      <w:pPr>
        <w:numPr>
          <w:ilvl w:val="0"/>
          <w:numId w:val="18"/>
        </w:numPr>
        <w:tabs>
          <w:tab w:val="clear" w:pos="360"/>
        </w:tabs>
        <w:spacing w:before="120"/>
        <w:ind w:left="1134" w:hanging="567"/>
        <w:jc w:val="both"/>
        <w:rPr>
          <w:del w:id="2876" w:author="Meryl Etman" w:date="2019-12-16T12:19:00Z"/>
          <w:sz w:val="24"/>
          <w:szCs w:val="24"/>
          <w:rPrChange w:id="2877" w:author="Meryl Etman" w:date="2020-03-25T10:10:00Z">
            <w:rPr>
              <w:del w:id="2878" w:author="Meryl Etman" w:date="2019-12-16T12:19:00Z"/>
              <w:sz w:val="24"/>
              <w:szCs w:val="24"/>
            </w:rPr>
          </w:rPrChange>
        </w:rPr>
      </w:pPr>
      <w:del w:id="2879" w:author="Meryl Etman" w:date="2019-12-16T12:19:00Z">
        <w:r w:rsidRPr="000748C0" w:rsidDel="00922A7E">
          <w:rPr>
            <w:sz w:val="24"/>
            <w:szCs w:val="24"/>
            <w:rtl/>
            <w:rPrChange w:id="2880" w:author="Meryl Etman" w:date="2020-03-25T10:10:00Z">
              <w:rPr>
                <w:sz w:val="24"/>
                <w:szCs w:val="24"/>
                <w:rtl/>
              </w:rPr>
            </w:rPrChange>
          </w:rPr>
          <w:delText>יוודא שהקבלנים יקימו משרדים באתר, בהתאם לנדרש בחוזים, אשר חייבים להיות מצוידים לרבות בריהוט מתאים לצרכי עבודה באתר.</w:delText>
        </w:r>
      </w:del>
    </w:p>
    <w:p w14:paraId="730D5195" w14:textId="41E132DF" w:rsidR="00EB5A81" w:rsidRPr="000748C0" w:rsidDel="00922A7E" w:rsidRDefault="00EB5A81" w:rsidP="00EB5A81">
      <w:pPr>
        <w:pStyle w:val="1"/>
        <w:ind w:left="720"/>
        <w:rPr>
          <w:del w:id="2881" w:author="Meryl Etman" w:date="2019-12-16T12:19:00Z"/>
          <w:sz w:val="24"/>
          <w:rtl/>
          <w:rPrChange w:id="2882" w:author="Meryl Etman" w:date="2020-03-25T10:10:00Z">
            <w:rPr>
              <w:del w:id="2883" w:author="Meryl Etman" w:date="2019-12-16T12:19:00Z"/>
              <w:sz w:val="24"/>
              <w:rtl/>
            </w:rPr>
          </w:rPrChange>
        </w:rPr>
      </w:pPr>
    </w:p>
    <w:p w14:paraId="60FFC06E" w14:textId="2406F8FA" w:rsidR="00EB5A81" w:rsidRPr="000748C0" w:rsidDel="00922A7E" w:rsidRDefault="00EB5A81" w:rsidP="00EB5A81">
      <w:pPr>
        <w:numPr>
          <w:ilvl w:val="0"/>
          <w:numId w:val="18"/>
        </w:numPr>
        <w:tabs>
          <w:tab w:val="clear" w:pos="360"/>
        </w:tabs>
        <w:spacing w:before="120"/>
        <w:ind w:left="1134" w:hanging="567"/>
        <w:jc w:val="both"/>
        <w:rPr>
          <w:del w:id="2884" w:author="Meryl Etman" w:date="2019-12-16T12:19:00Z"/>
          <w:sz w:val="24"/>
          <w:szCs w:val="24"/>
          <w:rPrChange w:id="2885" w:author="Meryl Etman" w:date="2020-03-25T10:10:00Z">
            <w:rPr>
              <w:del w:id="2886" w:author="Meryl Etman" w:date="2019-12-16T12:19:00Z"/>
              <w:sz w:val="24"/>
              <w:szCs w:val="24"/>
            </w:rPr>
          </w:rPrChange>
        </w:rPr>
      </w:pPr>
      <w:del w:id="2887" w:author="Meryl Etman" w:date="2019-12-16T12:19:00Z">
        <w:r w:rsidRPr="000748C0" w:rsidDel="00922A7E">
          <w:rPr>
            <w:sz w:val="24"/>
            <w:szCs w:val="24"/>
            <w:rtl/>
            <w:rPrChange w:id="2888" w:author="Meryl Etman" w:date="2020-03-25T10:10:00Z">
              <w:rPr>
                <w:sz w:val="24"/>
                <w:szCs w:val="24"/>
                <w:rtl/>
              </w:rPr>
            </w:rPrChange>
          </w:rPr>
          <w:delText>לפני תחילת העבודה ינקטו כל אמצעי הבטיחות והגיהות הדרושים על פי דין.</w:delText>
        </w:r>
      </w:del>
    </w:p>
    <w:p w14:paraId="4E862D2D" w14:textId="3A8A4F42" w:rsidR="00EB5A81" w:rsidRPr="000748C0" w:rsidDel="00922A7E" w:rsidRDefault="00EB5A81" w:rsidP="00EB5A81">
      <w:pPr>
        <w:pStyle w:val="1"/>
        <w:ind w:left="720"/>
        <w:rPr>
          <w:del w:id="2889" w:author="Meryl Etman" w:date="2019-12-16T12:19:00Z"/>
          <w:sz w:val="24"/>
          <w:rtl/>
          <w:rPrChange w:id="2890" w:author="Meryl Etman" w:date="2020-03-25T10:10:00Z">
            <w:rPr>
              <w:del w:id="2891" w:author="Meryl Etman" w:date="2019-12-16T12:19:00Z"/>
              <w:sz w:val="24"/>
              <w:rtl/>
            </w:rPr>
          </w:rPrChange>
        </w:rPr>
      </w:pPr>
    </w:p>
    <w:p w14:paraId="0C8002CC" w14:textId="579E45A1" w:rsidR="00EB5A81" w:rsidRPr="000748C0" w:rsidDel="00922A7E" w:rsidRDefault="00EB5A81" w:rsidP="00EB5A81">
      <w:pPr>
        <w:numPr>
          <w:ilvl w:val="0"/>
          <w:numId w:val="18"/>
        </w:numPr>
        <w:tabs>
          <w:tab w:val="clear" w:pos="360"/>
        </w:tabs>
        <w:spacing w:before="120"/>
        <w:ind w:left="1134" w:hanging="567"/>
        <w:jc w:val="both"/>
        <w:rPr>
          <w:del w:id="2892" w:author="Meryl Etman" w:date="2019-12-16T12:19:00Z"/>
          <w:sz w:val="24"/>
          <w:szCs w:val="24"/>
          <w:rPrChange w:id="2893" w:author="Meryl Etman" w:date="2020-03-25T10:10:00Z">
            <w:rPr>
              <w:del w:id="2894" w:author="Meryl Etman" w:date="2019-12-16T12:19:00Z"/>
              <w:sz w:val="24"/>
              <w:szCs w:val="24"/>
            </w:rPr>
          </w:rPrChange>
        </w:rPr>
      </w:pPr>
      <w:del w:id="2895" w:author="Meryl Etman" w:date="2019-12-16T12:19:00Z">
        <w:r w:rsidRPr="000748C0" w:rsidDel="00922A7E">
          <w:rPr>
            <w:sz w:val="24"/>
            <w:szCs w:val="24"/>
            <w:rtl/>
            <w:rPrChange w:id="2896" w:author="Meryl Etman" w:date="2020-03-25T10:10:00Z">
              <w:rPr>
                <w:sz w:val="24"/>
                <w:szCs w:val="24"/>
                <w:rtl/>
              </w:rPr>
            </w:rPrChange>
          </w:rPr>
          <w:delTex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delText>
        </w:r>
      </w:del>
    </w:p>
    <w:p w14:paraId="25F811B8" w14:textId="6DE21A29" w:rsidR="00EB5A81" w:rsidRPr="000748C0" w:rsidDel="00922A7E" w:rsidRDefault="00EB5A81" w:rsidP="00EB5A81">
      <w:pPr>
        <w:pStyle w:val="1"/>
        <w:ind w:left="720"/>
        <w:rPr>
          <w:del w:id="2897" w:author="Meryl Etman" w:date="2019-12-16T12:19:00Z"/>
          <w:sz w:val="24"/>
          <w:rtl/>
          <w:rPrChange w:id="2898" w:author="Meryl Etman" w:date="2020-03-25T10:10:00Z">
            <w:rPr>
              <w:del w:id="2899" w:author="Meryl Etman" w:date="2019-12-16T12:19:00Z"/>
              <w:sz w:val="24"/>
              <w:rtl/>
            </w:rPr>
          </w:rPrChange>
        </w:rPr>
      </w:pPr>
    </w:p>
    <w:p w14:paraId="38CC8FDE" w14:textId="7698D20A" w:rsidR="00EB5A81" w:rsidRPr="000748C0" w:rsidRDefault="00EB5A81">
      <w:pPr>
        <w:ind w:left="567" w:hanging="567"/>
        <w:jc w:val="both"/>
        <w:rPr>
          <w:sz w:val="24"/>
          <w:szCs w:val="24"/>
          <w:rtl/>
          <w:rPrChange w:id="2900" w:author="Meryl Etman" w:date="2020-03-25T10:10:00Z">
            <w:rPr>
              <w:sz w:val="24"/>
              <w:szCs w:val="24"/>
              <w:rtl/>
            </w:rPr>
          </w:rPrChange>
        </w:rPr>
        <w:pPrChange w:id="2901" w:author="Meryl Etman" w:date="2019-12-16T17:09:00Z">
          <w:pPr>
            <w:numPr>
              <w:numId w:val="18"/>
            </w:numPr>
            <w:tabs>
              <w:tab w:val="num" w:pos="360"/>
            </w:tabs>
            <w:spacing w:before="120"/>
            <w:ind w:left="1134" w:hanging="567"/>
            <w:jc w:val="both"/>
          </w:pPr>
        </w:pPrChange>
      </w:pPr>
      <w:del w:id="2902" w:author="Meryl Etman" w:date="2019-12-16T12:19:00Z">
        <w:r w:rsidRPr="000748C0" w:rsidDel="00922A7E">
          <w:rPr>
            <w:color w:val="000000"/>
            <w:sz w:val="24"/>
            <w:szCs w:val="24"/>
            <w:rtl/>
            <w:rPrChange w:id="2903" w:author="Meryl Etman" w:date="2020-03-25T10:10:00Z">
              <w:rPr>
                <w:color w:val="000000"/>
                <w:sz w:val="24"/>
                <w:szCs w:val="24"/>
                <w:rtl/>
              </w:rPr>
            </w:rPrChange>
          </w:rPr>
          <w:delText>סימון - בדיקה לקיום תקין של ברזלי הפרצלציה ורשת נקודות הקבע, כנקודות מוצא ומסגרת לביצוע וחידוש הסימון השוטף של המבנים תוך כדי ביצוע, הן במישור והן בגובה.</w:delText>
        </w:r>
        <w:r w:rsidRPr="000748C0" w:rsidDel="00922A7E">
          <w:rPr>
            <w:sz w:val="24"/>
            <w:szCs w:val="24"/>
            <w:rtl/>
            <w:rPrChange w:id="2904" w:author="Meryl Etman" w:date="2020-03-25T10:10:00Z">
              <w:rPr>
                <w:sz w:val="24"/>
                <w:szCs w:val="24"/>
                <w:rtl/>
              </w:rPr>
            </w:rPrChange>
          </w:rPr>
          <w:delText xml:space="preserve"> קביעתן וייצובן של נקודות הקבע במקומות בלתי פגיעים באמצעות ברזלים מעוגנים בבטון בתוך האדמה, כמקובל</w:delText>
        </w:r>
      </w:del>
      <w:ins w:id="2905" w:author="Meryl Etman" w:date="2019-12-16T17:12:00Z">
        <w:r w:rsidR="001D31C1" w:rsidRPr="000748C0">
          <w:rPr>
            <w:rFonts w:hint="cs"/>
            <w:bCs/>
            <w:color w:val="000000"/>
            <w:sz w:val="24"/>
            <w:szCs w:val="24"/>
            <w:u w:val="single"/>
            <w:rtl/>
            <w:rPrChange w:id="2906" w:author="Meryl Etman" w:date="2020-03-25T10:10:00Z">
              <w:rPr>
                <w:rFonts w:hint="cs"/>
                <w:bCs/>
                <w:color w:val="000000"/>
                <w:sz w:val="24"/>
                <w:szCs w:val="24"/>
                <w:u w:val="single"/>
                <w:rtl/>
              </w:rPr>
            </w:rPrChange>
          </w:rPr>
          <w:t>-</w:t>
        </w:r>
      </w:ins>
      <w:del w:id="2907" w:author="Meryl Etman" w:date="2019-12-16T17:09:00Z">
        <w:r w:rsidRPr="000748C0" w:rsidDel="00E74141">
          <w:rPr>
            <w:sz w:val="24"/>
            <w:szCs w:val="24"/>
            <w:rtl/>
            <w:rPrChange w:id="2908" w:author="Meryl Etman" w:date="2020-03-25T10:10:00Z">
              <w:rPr>
                <w:sz w:val="24"/>
                <w:szCs w:val="24"/>
                <w:rtl/>
              </w:rPr>
            </w:rPrChange>
          </w:rPr>
          <w:delText>.</w:delText>
        </w:r>
      </w:del>
    </w:p>
    <w:p w14:paraId="1AB81131" w14:textId="77777777" w:rsidR="00EB5A81" w:rsidRPr="000748C0" w:rsidRDefault="00EB5A81" w:rsidP="00EB5A81">
      <w:pPr>
        <w:ind w:left="1560" w:hanging="700"/>
        <w:jc w:val="both"/>
        <w:rPr>
          <w:color w:val="000000"/>
          <w:sz w:val="24"/>
          <w:szCs w:val="24"/>
          <w:rtl/>
          <w:rPrChange w:id="2909" w:author="Meryl Etman" w:date="2020-03-25T10:10:00Z">
            <w:rPr>
              <w:color w:val="000000"/>
              <w:sz w:val="24"/>
              <w:szCs w:val="24"/>
              <w:rtl/>
            </w:rPr>
          </w:rPrChange>
        </w:rPr>
      </w:pPr>
    </w:p>
    <w:p w14:paraId="22783A9A" w14:textId="77777777" w:rsidR="00EB5A81" w:rsidRPr="000748C0" w:rsidRDefault="00EB5A81" w:rsidP="00EB5A81">
      <w:pPr>
        <w:ind w:left="160"/>
        <w:jc w:val="both"/>
        <w:rPr>
          <w:color w:val="000000"/>
          <w:sz w:val="24"/>
          <w:szCs w:val="24"/>
          <w:rtl/>
          <w:rPrChange w:id="2910" w:author="Meryl Etman" w:date="2020-03-25T10:10:00Z">
            <w:rPr>
              <w:color w:val="000000"/>
              <w:sz w:val="24"/>
              <w:szCs w:val="24"/>
              <w:rtl/>
            </w:rPr>
          </w:rPrChange>
        </w:rPr>
      </w:pPr>
      <w:r w:rsidRPr="000748C0">
        <w:rPr>
          <w:bCs/>
          <w:color w:val="000000"/>
          <w:sz w:val="24"/>
          <w:szCs w:val="24"/>
          <w:rtl/>
          <w:rPrChange w:id="2911" w:author="Meryl Etman" w:date="2020-03-25T10:10:00Z">
            <w:rPr>
              <w:bCs/>
              <w:color w:val="000000"/>
              <w:sz w:val="24"/>
              <w:szCs w:val="24"/>
              <w:rtl/>
            </w:rPr>
          </w:rPrChange>
        </w:rPr>
        <w:t>ד.</w:t>
      </w:r>
      <w:r w:rsidRPr="000748C0">
        <w:rPr>
          <w:bCs/>
          <w:color w:val="000000"/>
          <w:sz w:val="24"/>
          <w:szCs w:val="24"/>
          <w:rtl/>
          <w:rPrChange w:id="2912" w:author="Meryl Etman" w:date="2020-03-25T10:10:00Z">
            <w:rPr>
              <w:bCs/>
              <w:color w:val="000000"/>
              <w:sz w:val="24"/>
              <w:szCs w:val="24"/>
              <w:rtl/>
            </w:rPr>
          </w:rPrChange>
        </w:rPr>
        <w:tab/>
      </w:r>
      <w:r w:rsidRPr="000748C0">
        <w:rPr>
          <w:bCs/>
          <w:color w:val="000000"/>
          <w:sz w:val="24"/>
          <w:szCs w:val="24"/>
          <w:u w:val="single"/>
          <w:rtl/>
          <w:rPrChange w:id="2913" w:author="Meryl Etman" w:date="2020-03-25T10:10:00Z">
            <w:rPr>
              <w:bCs/>
              <w:color w:val="000000"/>
              <w:sz w:val="24"/>
              <w:szCs w:val="24"/>
              <w:u w:val="single"/>
              <w:rtl/>
            </w:rPr>
          </w:rPrChange>
        </w:rPr>
        <w:t xml:space="preserve">פיקוח צמוד תיאום ומעקב </w:t>
      </w:r>
      <w:r w:rsidRPr="000748C0">
        <w:rPr>
          <w:rFonts w:hint="cs"/>
          <w:bCs/>
          <w:color w:val="000000"/>
          <w:sz w:val="24"/>
          <w:szCs w:val="24"/>
          <w:u w:val="single"/>
          <w:rtl/>
          <w:rPrChange w:id="2914" w:author="Meryl Etman" w:date="2020-03-25T10:10:00Z">
            <w:rPr>
              <w:rFonts w:hint="cs"/>
              <w:bCs/>
              <w:color w:val="000000"/>
              <w:sz w:val="24"/>
              <w:szCs w:val="24"/>
              <w:u w:val="single"/>
              <w:rtl/>
            </w:rPr>
          </w:rPrChange>
        </w:rPr>
        <w:t>בזמן הביצוע</w:t>
      </w:r>
    </w:p>
    <w:p w14:paraId="796CE974" w14:textId="77777777" w:rsidR="00EB5A81" w:rsidRPr="000748C0" w:rsidRDefault="00EB5A81" w:rsidP="00EB5A81">
      <w:pPr>
        <w:jc w:val="both"/>
        <w:rPr>
          <w:color w:val="000000"/>
          <w:sz w:val="24"/>
          <w:szCs w:val="24"/>
          <w:rtl/>
          <w:rPrChange w:id="2915" w:author="Meryl Etman" w:date="2020-03-25T10:10:00Z">
            <w:rPr>
              <w:color w:val="000000"/>
              <w:sz w:val="24"/>
              <w:szCs w:val="24"/>
              <w:rtl/>
            </w:rPr>
          </w:rPrChange>
        </w:rPr>
      </w:pPr>
    </w:p>
    <w:p w14:paraId="6244FA3B" w14:textId="77777777" w:rsidR="00EB5A81" w:rsidRPr="000748C0" w:rsidRDefault="00EB5A81" w:rsidP="00EB5A81">
      <w:pPr>
        <w:numPr>
          <w:ilvl w:val="0"/>
          <w:numId w:val="19"/>
        </w:numPr>
        <w:spacing w:before="120" w:after="240"/>
        <w:jc w:val="both"/>
        <w:rPr>
          <w:sz w:val="24"/>
          <w:szCs w:val="24"/>
          <w:rPrChange w:id="2916" w:author="Meryl Etman" w:date="2020-03-25T10:10:00Z">
            <w:rPr>
              <w:sz w:val="24"/>
              <w:szCs w:val="24"/>
            </w:rPr>
          </w:rPrChange>
        </w:rPr>
      </w:pPr>
      <w:r w:rsidRPr="000748C0">
        <w:rPr>
          <w:sz w:val="24"/>
          <w:szCs w:val="24"/>
          <w:rtl/>
          <w:rPrChange w:id="2917" w:author="Meryl Etman" w:date="2020-03-25T10:10:00Z">
            <w:rPr>
              <w:sz w:val="24"/>
              <w:szCs w:val="24"/>
              <w:rtl/>
            </w:rPr>
          </w:rPrChange>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sidRPr="000748C0">
        <w:rPr>
          <w:rFonts w:hint="cs"/>
          <w:sz w:val="24"/>
          <w:szCs w:val="24"/>
          <w:rtl/>
          <w:rPrChange w:id="2918" w:author="Meryl Etman" w:date="2020-03-25T10:10:00Z">
            <w:rPr>
              <w:rFonts w:hint="cs"/>
              <w:sz w:val="24"/>
              <w:szCs w:val="24"/>
              <w:rtl/>
            </w:rPr>
          </w:rPrChange>
        </w:rPr>
        <w:t>דומה.</w:t>
      </w:r>
    </w:p>
    <w:p w14:paraId="0B408347" w14:textId="77777777" w:rsidR="00EB5A81" w:rsidRPr="000748C0" w:rsidRDefault="00EB5A81" w:rsidP="00EB5A81">
      <w:pPr>
        <w:numPr>
          <w:ilvl w:val="0"/>
          <w:numId w:val="19"/>
        </w:numPr>
        <w:spacing w:before="120" w:after="240"/>
        <w:jc w:val="both"/>
        <w:rPr>
          <w:sz w:val="24"/>
          <w:szCs w:val="24"/>
          <w:rtl/>
          <w:rPrChange w:id="2919" w:author="Meryl Etman" w:date="2020-03-25T10:10:00Z">
            <w:rPr>
              <w:sz w:val="24"/>
              <w:szCs w:val="24"/>
              <w:rtl/>
            </w:rPr>
          </w:rPrChange>
        </w:rPr>
      </w:pPr>
      <w:r w:rsidRPr="000748C0">
        <w:rPr>
          <w:rFonts w:hint="cs"/>
          <w:sz w:val="24"/>
          <w:szCs w:val="24"/>
          <w:rtl/>
          <w:rPrChange w:id="2920" w:author="Meryl Etman" w:date="2020-03-25T10:10:00Z">
            <w:rPr>
              <w:rFonts w:hint="cs"/>
              <w:sz w:val="24"/>
              <w:szCs w:val="24"/>
              <w:rtl/>
            </w:rPr>
          </w:rPrChange>
        </w:rPr>
        <w:t xml:space="preserve">המפקח ינהל מערכת הבטחת איכות </w:t>
      </w:r>
      <w:r w:rsidRPr="000748C0">
        <w:rPr>
          <w:rFonts w:hint="cs"/>
          <w:sz w:val="24"/>
          <w:szCs w:val="24"/>
          <w:rPrChange w:id="2921" w:author="Meryl Etman" w:date="2020-03-25T10:10:00Z">
            <w:rPr>
              <w:rFonts w:hint="cs"/>
              <w:sz w:val="24"/>
              <w:szCs w:val="24"/>
            </w:rPr>
          </w:rPrChange>
        </w:rPr>
        <w:t>ISO</w:t>
      </w:r>
      <w:r w:rsidRPr="000748C0">
        <w:rPr>
          <w:rFonts w:hint="cs"/>
          <w:sz w:val="24"/>
          <w:szCs w:val="24"/>
          <w:rtl/>
          <w:rPrChange w:id="2922" w:author="Meryl Etman" w:date="2020-03-25T10:10:00Z">
            <w:rPr>
              <w:rFonts w:hint="cs"/>
              <w:sz w:val="24"/>
              <w:szCs w:val="24"/>
              <w:rtl/>
            </w:rPr>
          </w:rPrChange>
        </w:rPr>
        <w:t xml:space="preserve"> ויערך באתר ביקורות איכות שגרתיות ושיטתיות. טפסי הבקרה יועברו לאישור המזמין לפני תחילת עבודות הביצוע.</w:t>
      </w:r>
    </w:p>
    <w:p w14:paraId="44F8E61A" w14:textId="77777777" w:rsidR="00EB5A81" w:rsidRPr="000748C0" w:rsidRDefault="00EB5A81" w:rsidP="00EB5A81">
      <w:pPr>
        <w:numPr>
          <w:ilvl w:val="0"/>
          <w:numId w:val="19"/>
        </w:numPr>
        <w:spacing w:before="120" w:after="240"/>
        <w:jc w:val="both"/>
        <w:rPr>
          <w:sz w:val="24"/>
          <w:szCs w:val="24"/>
          <w:rtl/>
          <w:rPrChange w:id="2923" w:author="Meryl Etman" w:date="2020-03-25T10:10:00Z">
            <w:rPr>
              <w:sz w:val="24"/>
              <w:szCs w:val="24"/>
              <w:rtl/>
            </w:rPr>
          </w:rPrChange>
        </w:rPr>
      </w:pPr>
      <w:r w:rsidRPr="000748C0">
        <w:rPr>
          <w:sz w:val="24"/>
          <w:szCs w:val="24"/>
          <w:rtl/>
          <w:rPrChange w:id="2924" w:author="Meryl Etman" w:date="2020-03-25T10:10:00Z">
            <w:rPr>
              <w:sz w:val="24"/>
              <w:szCs w:val="24"/>
              <w:rtl/>
            </w:rPr>
          </w:rPrChange>
        </w:rPr>
        <w:t xml:space="preserve">תיאום, הדרכה, פקוח צמוד מקצועי, ארכיטקטוני והנדסי קבוע ומתמיד בכל עת בה מבוצעות עבודות בניה </w:t>
      </w:r>
      <w:r w:rsidRPr="000748C0">
        <w:rPr>
          <w:rFonts w:hint="cs"/>
          <w:sz w:val="24"/>
          <w:szCs w:val="24"/>
          <w:rtl/>
          <w:rPrChange w:id="2925" w:author="Meryl Etman" w:date="2020-03-25T10:10:00Z">
            <w:rPr>
              <w:rFonts w:hint="cs"/>
              <w:sz w:val="24"/>
              <w:szCs w:val="24"/>
              <w:rtl/>
            </w:rPr>
          </w:rPrChange>
        </w:rPr>
        <w:t xml:space="preserve">ועבודות הריסה ושימור מבנים </w:t>
      </w:r>
      <w:r w:rsidRPr="000748C0">
        <w:rPr>
          <w:sz w:val="24"/>
          <w:szCs w:val="24"/>
          <w:rtl/>
          <w:rPrChange w:id="2926" w:author="Meryl Etman" w:date="2020-03-25T10:10:00Z">
            <w:rPr>
              <w:sz w:val="24"/>
              <w:szCs w:val="24"/>
              <w:rtl/>
            </w:rPr>
          </w:rPrChange>
        </w:rPr>
        <w:t xml:space="preserve">באתר הדורשות פיקוח לרבות פקוח צמוד על מערכות אלקטרומכניות, על בצוע נכון, </w:t>
      </w:r>
      <w:r w:rsidRPr="000748C0">
        <w:rPr>
          <w:rFonts w:hint="cs"/>
          <w:sz w:val="24"/>
          <w:szCs w:val="24"/>
          <w:rtl/>
          <w:rPrChange w:id="2927" w:author="Meryl Etman" w:date="2020-03-25T10:10:00Z">
            <w:rPr>
              <w:rFonts w:hint="cs"/>
              <w:sz w:val="24"/>
              <w:szCs w:val="24"/>
              <w:rtl/>
            </w:rPr>
          </w:rPrChange>
        </w:rPr>
        <w:t>מדויק</w:t>
      </w:r>
      <w:r w:rsidRPr="000748C0">
        <w:rPr>
          <w:sz w:val="24"/>
          <w:szCs w:val="24"/>
          <w:rtl/>
          <w:rPrChange w:id="2928" w:author="Meryl Etman" w:date="2020-03-25T10:10:00Z">
            <w:rPr>
              <w:sz w:val="24"/>
              <w:szCs w:val="24"/>
              <w:rtl/>
            </w:rPr>
          </w:rPrChange>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1BA04CD6" w14:textId="77777777" w:rsidR="00EB5A81" w:rsidRPr="000748C0" w:rsidRDefault="00EB5A81" w:rsidP="00EB5A81">
      <w:pPr>
        <w:numPr>
          <w:ilvl w:val="0"/>
          <w:numId w:val="19"/>
        </w:numPr>
        <w:spacing w:before="120" w:after="240"/>
        <w:jc w:val="both"/>
        <w:rPr>
          <w:color w:val="000000"/>
          <w:sz w:val="24"/>
          <w:szCs w:val="24"/>
          <w:rtl/>
          <w:rPrChange w:id="2929" w:author="Meryl Etman" w:date="2020-03-25T10:10:00Z">
            <w:rPr>
              <w:color w:val="000000"/>
              <w:sz w:val="24"/>
              <w:szCs w:val="24"/>
              <w:rtl/>
            </w:rPr>
          </w:rPrChange>
        </w:rPr>
      </w:pPr>
      <w:r w:rsidRPr="000748C0">
        <w:rPr>
          <w:color w:val="000000"/>
          <w:sz w:val="24"/>
          <w:szCs w:val="24"/>
          <w:rtl/>
          <w:rPrChange w:id="2930" w:author="Meryl Etman" w:date="2020-03-25T10:10:00Z">
            <w:rPr>
              <w:color w:val="000000"/>
              <w:sz w:val="24"/>
              <w:szCs w:val="24"/>
              <w:rtl/>
            </w:rPr>
          </w:rPrChange>
        </w:rPr>
        <w:t>מעקב</w:t>
      </w:r>
      <w:r w:rsidRPr="000748C0">
        <w:rPr>
          <w:sz w:val="24"/>
          <w:szCs w:val="24"/>
          <w:rtl/>
          <w:rPrChange w:id="2931" w:author="Meryl Etman" w:date="2020-03-25T10:10:00Z">
            <w:rPr>
              <w:sz w:val="24"/>
              <w:szCs w:val="24"/>
              <w:rtl/>
            </w:rPr>
          </w:rPrChange>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6FB07BF7" w14:textId="77777777" w:rsidR="00EB5A81" w:rsidRPr="000748C0" w:rsidRDefault="00EB5A81" w:rsidP="00EB5A81">
      <w:pPr>
        <w:numPr>
          <w:ilvl w:val="0"/>
          <w:numId w:val="19"/>
        </w:numPr>
        <w:spacing w:before="120" w:after="240"/>
        <w:jc w:val="both"/>
        <w:rPr>
          <w:sz w:val="24"/>
          <w:szCs w:val="24"/>
          <w:rPrChange w:id="2932" w:author="Meryl Etman" w:date="2020-03-25T10:10:00Z">
            <w:rPr>
              <w:sz w:val="24"/>
              <w:szCs w:val="24"/>
            </w:rPr>
          </w:rPrChange>
        </w:rPr>
      </w:pPr>
      <w:r w:rsidRPr="000748C0">
        <w:rPr>
          <w:sz w:val="24"/>
          <w:szCs w:val="24"/>
          <w:rtl/>
          <w:rPrChange w:id="2933" w:author="Meryl Etman" w:date="2020-03-25T10:10:00Z">
            <w:rPr>
              <w:sz w:val="24"/>
              <w:szCs w:val="24"/>
              <w:rtl/>
            </w:rPr>
          </w:rPrChange>
        </w:rPr>
        <w:lastRenderedPageBreak/>
        <w:t xml:space="preserve">שמירה ומעקב על המסגרת התקציבית של כל הפרויקט ומרכיביו ובכללם סעיפי חוזי הבניה </w:t>
      </w:r>
      <w:r w:rsidRPr="000748C0">
        <w:rPr>
          <w:color w:val="000000"/>
          <w:sz w:val="24"/>
          <w:szCs w:val="24"/>
          <w:rtl/>
          <w:rPrChange w:id="2934" w:author="Meryl Etman" w:date="2020-03-25T10:10:00Z">
            <w:rPr>
              <w:color w:val="000000"/>
              <w:sz w:val="24"/>
              <w:szCs w:val="24"/>
              <w:rtl/>
            </w:rPr>
          </w:rPrChange>
        </w:rPr>
        <w:t>במשך כל תקופת הבצוע של עבודות הבניה ואחריות ניהולה בהתאם לכך תוך הקפדה על אי</w:t>
      </w:r>
      <w:r w:rsidRPr="000748C0">
        <w:rPr>
          <w:sz w:val="24"/>
          <w:szCs w:val="24"/>
          <w:rtl/>
          <w:rPrChange w:id="2935" w:author="Meryl Etman" w:date="2020-03-25T10:10:00Z">
            <w:rPr>
              <w:sz w:val="24"/>
              <w:szCs w:val="24"/>
              <w:rtl/>
            </w:rPr>
          </w:rPrChange>
        </w:rPr>
        <w:t xml:space="preserve"> חריגה מהתקציב המאושר ע"י המזמין, עדכון התקציב לאחר אישור המזמין במקרה של סטיות ודווח על גורמי הסט</w:t>
      </w:r>
      <w:r w:rsidRPr="000748C0">
        <w:rPr>
          <w:rFonts w:hint="cs"/>
          <w:sz w:val="24"/>
          <w:szCs w:val="24"/>
          <w:rtl/>
          <w:rPrChange w:id="2936" w:author="Meryl Etman" w:date="2020-03-25T10:10:00Z">
            <w:rPr>
              <w:rFonts w:hint="cs"/>
              <w:sz w:val="24"/>
              <w:szCs w:val="24"/>
              <w:rtl/>
            </w:rPr>
          </w:rPrChange>
        </w:rPr>
        <w:t>י</w:t>
      </w:r>
      <w:r w:rsidRPr="000748C0">
        <w:rPr>
          <w:sz w:val="24"/>
          <w:szCs w:val="24"/>
          <w:rtl/>
          <w:rPrChange w:id="2937" w:author="Meryl Etman" w:date="2020-03-25T10:10:00Z">
            <w:rPr>
              <w:sz w:val="24"/>
              <w:szCs w:val="24"/>
              <w:rtl/>
            </w:rPr>
          </w:rPrChange>
        </w:rPr>
        <w:t>יה.</w:t>
      </w:r>
    </w:p>
    <w:p w14:paraId="6090A4D8" w14:textId="77777777" w:rsidR="00EB5A81" w:rsidRPr="000748C0" w:rsidRDefault="00EB5A81" w:rsidP="00EB5A81">
      <w:pPr>
        <w:numPr>
          <w:ilvl w:val="0"/>
          <w:numId w:val="19"/>
        </w:numPr>
        <w:spacing w:before="120" w:after="240"/>
        <w:jc w:val="both"/>
        <w:rPr>
          <w:sz w:val="24"/>
          <w:szCs w:val="24"/>
          <w:rPrChange w:id="2938" w:author="Meryl Etman" w:date="2020-03-25T10:10:00Z">
            <w:rPr>
              <w:sz w:val="24"/>
              <w:szCs w:val="24"/>
            </w:rPr>
          </w:rPrChange>
        </w:rPr>
      </w:pPr>
      <w:r w:rsidRPr="000748C0">
        <w:rPr>
          <w:color w:val="000000"/>
          <w:sz w:val="24"/>
          <w:szCs w:val="24"/>
          <w:rtl/>
          <w:rPrChange w:id="2939" w:author="Meryl Etman" w:date="2020-03-25T10:10:00Z">
            <w:rPr>
              <w:color w:val="000000"/>
              <w:sz w:val="24"/>
              <w:szCs w:val="24"/>
              <w:rtl/>
            </w:rPr>
          </w:rPrChange>
        </w:rPr>
        <w:t>בדיקת</w:t>
      </w:r>
      <w:r w:rsidRPr="000748C0">
        <w:rPr>
          <w:sz w:val="24"/>
          <w:szCs w:val="24"/>
          <w:rtl/>
          <w:rPrChange w:id="2940" w:author="Meryl Etman" w:date="2020-03-25T10:10:00Z">
            <w:rPr>
              <w:sz w:val="24"/>
              <w:szCs w:val="24"/>
              <w:rtl/>
            </w:rPr>
          </w:rPrChange>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sidRPr="000748C0">
        <w:rPr>
          <w:rFonts w:hint="cs"/>
          <w:sz w:val="24"/>
          <w:szCs w:val="24"/>
          <w:rtl/>
          <w:rPrChange w:id="2941" w:author="Meryl Etman" w:date="2020-03-25T10:10:00Z">
            <w:rPr>
              <w:rFonts w:hint="cs"/>
              <w:sz w:val="24"/>
              <w:szCs w:val="24"/>
              <w:rtl/>
            </w:rPr>
          </w:rPrChange>
        </w:rPr>
        <w:t>י</w:t>
      </w:r>
      <w:r w:rsidRPr="000748C0">
        <w:rPr>
          <w:sz w:val="24"/>
          <w:szCs w:val="24"/>
          <w:rtl/>
          <w:rPrChange w:id="2942" w:author="Meryl Etman" w:date="2020-03-25T10:10:00Z">
            <w:rPr>
              <w:sz w:val="24"/>
              <w:szCs w:val="24"/>
              <w:rtl/>
            </w:rPr>
          </w:rPrChange>
        </w:rPr>
        <w:t>פול בת</w:t>
      </w:r>
      <w:r w:rsidRPr="000748C0">
        <w:rPr>
          <w:rFonts w:hint="cs"/>
          <w:sz w:val="24"/>
          <w:szCs w:val="24"/>
          <w:rtl/>
          <w:rPrChange w:id="2943" w:author="Meryl Etman" w:date="2020-03-25T10:10:00Z">
            <w:rPr>
              <w:rFonts w:hint="cs"/>
              <w:sz w:val="24"/>
              <w:szCs w:val="24"/>
              <w:rtl/>
            </w:rPr>
          </w:rPrChange>
        </w:rPr>
        <w:t>י</w:t>
      </w:r>
      <w:r w:rsidRPr="000748C0">
        <w:rPr>
          <w:sz w:val="24"/>
          <w:szCs w:val="24"/>
          <w:rtl/>
          <w:rPrChange w:id="2944" w:author="Meryl Etman" w:date="2020-03-25T10:10:00Z">
            <w:rPr>
              <w:sz w:val="24"/>
              <w:szCs w:val="24"/>
              <w:rtl/>
            </w:rPr>
          </w:rPrChange>
        </w:rPr>
        <w:t>קון הטעויות ובפתרון הסתירות באמצעות המתכננים והיועצים לשם מניעת כל ע</w:t>
      </w:r>
      <w:r w:rsidRPr="000748C0">
        <w:rPr>
          <w:rFonts w:hint="cs"/>
          <w:sz w:val="24"/>
          <w:szCs w:val="24"/>
          <w:rtl/>
          <w:rPrChange w:id="2945" w:author="Meryl Etman" w:date="2020-03-25T10:10:00Z">
            <w:rPr>
              <w:rFonts w:hint="cs"/>
              <w:sz w:val="24"/>
              <w:szCs w:val="24"/>
              <w:rtl/>
            </w:rPr>
          </w:rPrChange>
        </w:rPr>
        <w:t>י</w:t>
      </w:r>
      <w:r w:rsidRPr="000748C0">
        <w:rPr>
          <w:sz w:val="24"/>
          <w:szCs w:val="24"/>
          <w:rtl/>
          <w:rPrChange w:id="2946" w:author="Meryl Etman" w:date="2020-03-25T10:10:00Z">
            <w:rPr>
              <w:sz w:val="24"/>
              <w:szCs w:val="24"/>
              <w:rtl/>
            </w:rPr>
          </w:rPrChange>
        </w:rPr>
        <w:t>כוב בעבודה.</w:t>
      </w:r>
    </w:p>
    <w:p w14:paraId="2810E4E3" w14:textId="71D17803" w:rsidR="00EB5A81" w:rsidRPr="000748C0" w:rsidRDefault="00CF3F0A" w:rsidP="00CF3F0A">
      <w:pPr>
        <w:numPr>
          <w:ilvl w:val="0"/>
          <w:numId w:val="19"/>
        </w:numPr>
        <w:spacing w:before="120" w:after="240"/>
        <w:jc w:val="both"/>
        <w:rPr>
          <w:sz w:val="24"/>
          <w:szCs w:val="24"/>
          <w:rPrChange w:id="2947" w:author="Meryl Etman" w:date="2020-03-25T10:10:00Z">
            <w:rPr>
              <w:sz w:val="24"/>
              <w:szCs w:val="24"/>
            </w:rPr>
          </w:rPrChange>
        </w:rPr>
      </w:pPr>
      <w:ins w:id="2948" w:author="Meryl Etman" w:date="2020-02-06T11:15:00Z">
        <w:r w:rsidRPr="000748C0">
          <w:rPr>
            <w:rFonts w:hint="cs"/>
            <w:sz w:val="24"/>
            <w:szCs w:val="24"/>
            <w:rtl/>
            <w:rPrChange w:id="2949" w:author="Meryl Etman" w:date="2020-03-25T10:10:00Z">
              <w:rPr>
                <w:rFonts w:hint="cs"/>
                <w:sz w:val="24"/>
                <w:szCs w:val="24"/>
                <w:rtl/>
              </w:rPr>
            </w:rPrChange>
          </w:rPr>
          <w:t xml:space="preserve">ראש </w:t>
        </w:r>
      </w:ins>
      <w:ins w:id="2950" w:author="Meryl Etman" w:date="2020-02-06T11:16:00Z">
        <w:r w:rsidRPr="000748C0">
          <w:rPr>
            <w:rFonts w:hint="cs"/>
            <w:sz w:val="24"/>
            <w:szCs w:val="24"/>
            <w:rtl/>
            <w:rPrChange w:id="2951" w:author="Meryl Etman" w:date="2020-03-25T10:10:00Z">
              <w:rPr>
                <w:rFonts w:hint="cs"/>
                <w:sz w:val="24"/>
                <w:szCs w:val="24"/>
                <w:rtl/>
              </w:rPr>
            </w:rPrChange>
          </w:rPr>
          <w:t xml:space="preserve">הצוות הבכיר ישתתף בכל </w:t>
        </w:r>
      </w:ins>
      <w:del w:id="2952" w:author="Meryl Etman" w:date="2020-02-06T11:16:00Z">
        <w:r w:rsidR="00EB5A81" w:rsidRPr="000748C0" w:rsidDel="00CF3F0A">
          <w:rPr>
            <w:sz w:val="24"/>
            <w:szCs w:val="24"/>
            <w:rtl/>
            <w:rPrChange w:id="2953" w:author="Meryl Etman" w:date="2020-03-25T10:10:00Z">
              <w:rPr>
                <w:sz w:val="24"/>
                <w:szCs w:val="24"/>
                <w:rtl/>
              </w:rPr>
            </w:rPrChange>
          </w:rPr>
          <w:delText xml:space="preserve">קיום </w:delText>
        </w:r>
      </w:del>
      <w:r w:rsidR="00EB5A81" w:rsidRPr="000748C0">
        <w:rPr>
          <w:sz w:val="24"/>
          <w:szCs w:val="24"/>
          <w:rtl/>
          <w:rPrChange w:id="2954" w:author="Meryl Etman" w:date="2020-03-25T10:10:00Z">
            <w:rPr>
              <w:sz w:val="24"/>
              <w:szCs w:val="24"/>
              <w:rtl/>
            </w:rPr>
          </w:rPrChange>
        </w:rPr>
        <w:t>ישיבות ת</w:t>
      </w:r>
      <w:r w:rsidR="00EB5A81" w:rsidRPr="000748C0">
        <w:rPr>
          <w:rFonts w:hint="cs"/>
          <w:sz w:val="24"/>
          <w:szCs w:val="24"/>
          <w:rtl/>
          <w:rPrChange w:id="2955" w:author="Meryl Etman" w:date="2020-03-25T10:10:00Z">
            <w:rPr>
              <w:rFonts w:hint="cs"/>
              <w:sz w:val="24"/>
              <w:szCs w:val="24"/>
              <w:rtl/>
            </w:rPr>
          </w:rPrChange>
        </w:rPr>
        <w:t>י</w:t>
      </w:r>
      <w:r w:rsidR="00EB5A81" w:rsidRPr="000748C0">
        <w:rPr>
          <w:sz w:val="24"/>
          <w:szCs w:val="24"/>
          <w:rtl/>
          <w:rPrChange w:id="2956" w:author="Meryl Etman" w:date="2020-03-25T10:10:00Z">
            <w:rPr>
              <w:sz w:val="24"/>
              <w:szCs w:val="24"/>
              <w:rtl/>
            </w:rPr>
          </w:rPrChange>
        </w:rPr>
        <w:t>אום קבועות עם הקבלנים ו/או עם המתכננים והיועצים ו/או עם המנהל ו/או עם גורמים חיצוניים ונציגי רשויות ו/או המזמין</w:t>
      </w:r>
      <w:del w:id="2957" w:author="Meryl Etman" w:date="2020-02-06T11:16:00Z">
        <w:r w:rsidR="00EB5A81" w:rsidRPr="000748C0" w:rsidDel="00CF3F0A">
          <w:rPr>
            <w:sz w:val="24"/>
            <w:szCs w:val="24"/>
            <w:rtl/>
            <w:rPrChange w:id="2958" w:author="Meryl Etman" w:date="2020-03-25T10:10:00Z">
              <w:rPr>
                <w:sz w:val="24"/>
                <w:szCs w:val="24"/>
                <w:rtl/>
              </w:rPr>
            </w:rPrChange>
          </w:rPr>
          <w:delText xml:space="preserve"> והשתתפות בישיבות הנ"ל</w:delText>
        </w:r>
      </w:del>
      <w:r w:rsidR="00EB5A81" w:rsidRPr="000748C0">
        <w:rPr>
          <w:sz w:val="24"/>
          <w:szCs w:val="24"/>
          <w:rtl/>
          <w:rPrChange w:id="2959" w:author="Meryl Etman" w:date="2020-03-25T10:10:00Z">
            <w:rPr>
              <w:sz w:val="24"/>
              <w:szCs w:val="24"/>
              <w:rtl/>
            </w:rPr>
          </w:rPrChange>
        </w:rPr>
        <w:t xml:space="preserve">,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w:t>
      </w:r>
      <w:ins w:id="2960" w:author="Meryl Etman" w:date="2020-02-06T11:16:00Z">
        <w:r w:rsidRPr="000748C0">
          <w:rPr>
            <w:rFonts w:hint="cs"/>
            <w:sz w:val="24"/>
            <w:szCs w:val="24"/>
            <w:rtl/>
            <w:rPrChange w:id="2961" w:author="Meryl Etman" w:date="2020-03-25T10:10:00Z">
              <w:rPr>
                <w:rFonts w:hint="cs"/>
                <w:sz w:val="24"/>
                <w:szCs w:val="24"/>
                <w:rtl/>
              </w:rPr>
            </w:rPrChange>
          </w:rPr>
          <w:t xml:space="preserve">ויעביר </w:t>
        </w:r>
      </w:ins>
      <w:r w:rsidR="00EB5A81" w:rsidRPr="000748C0">
        <w:rPr>
          <w:sz w:val="24"/>
          <w:szCs w:val="24"/>
          <w:rtl/>
          <w:rPrChange w:id="2962" w:author="Meryl Etman" w:date="2020-03-25T10:10:00Z">
            <w:rPr>
              <w:sz w:val="24"/>
              <w:szCs w:val="24"/>
              <w:rtl/>
            </w:rPr>
          </w:rPrChange>
        </w:rPr>
        <w:t>סיכום בכתב של הישיבות ודווח למזמין.</w:t>
      </w:r>
    </w:p>
    <w:p w14:paraId="2B2999F4" w14:textId="77777777" w:rsidR="00EB5A81" w:rsidRPr="000748C0" w:rsidRDefault="00EB5A81" w:rsidP="00EB5A81">
      <w:pPr>
        <w:numPr>
          <w:ilvl w:val="0"/>
          <w:numId w:val="19"/>
        </w:numPr>
        <w:spacing w:before="120" w:after="240"/>
        <w:jc w:val="both"/>
        <w:rPr>
          <w:sz w:val="24"/>
          <w:szCs w:val="24"/>
          <w:rtl/>
          <w:rPrChange w:id="2963" w:author="Meryl Etman" w:date="2020-03-25T10:10:00Z">
            <w:rPr>
              <w:sz w:val="24"/>
              <w:szCs w:val="24"/>
              <w:rtl/>
            </w:rPr>
          </w:rPrChange>
        </w:rPr>
      </w:pPr>
      <w:r w:rsidRPr="000748C0">
        <w:rPr>
          <w:color w:val="000000"/>
          <w:sz w:val="24"/>
          <w:szCs w:val="24"/>
          <w:rtl/>
          <w:rPrChange w:id="2964" w:author="Meryl Etman" w:date="2020-03-25T10:10:00Z">
            <w:rPr>
              <w:color w:val="000000"/>
              <w:sz w:val="24"/>
              <w:szCs w:val="24"/>
              <w:rtl/>
            </w:rPr>
          </w:rPrChange>
        </w:rPr>
        <w:t>ניהול</w:t>
      </w:r>
      <w:r w:rsidRPr="000748C0">
        <w:rPr>
          <w:sz w:val="24"/>
          <w:szCs w:val="24"/>
          <w:rtl/>
          <w:rPrChange w:id="2965" w:author="Meryl Etman" w:date="2020-03-25T10:10:00Z">
            <w:rPr>
              <w:sz w:val="24"/>
              <w:szCs w:val="24"/>
              <w:rtl/>
            </w:rPr>
          </w:rPrChange>
        </w:rPr>
        <w:t>, ת</w:t>
      </w:r>
      <w:r w:rsidRPr="000748C0">
        <w:rPr>
          <w:rFonts w:hint="cs"/>
          <w:sz w:val="24"/>
          <w:szCs w:val="24"/>
          <w:rtl/>
          <w:rPrChange w:id="2966" w:author="Meryl Etman" w:date="2020-03-25T10:10:00Z">
            <w:rPr>
              <w:rFonts w:hint="cs"/>
              <w:sz w:val="24"/>
              <w:szCs w:val="24"/>
              <w:rtl/>
            </w:rPr>
          </w:rPrChange>
        </w:rPr>
        <w:t>י</w:t>
      </w:r>
      <w:r w:rsidRPr="000748C0">
        <w:rPr>
          <w:sz w:val="24"/>
          <w:szCs w:val="24"/>
          <w:rtl/>
          <w:rPrChange w:id="2967" w:author="Meryl Etman" w:date="2020-03-25T10:10:00Z">
            <w:rPr>
              <w:sz w:val="24"/>
              <w:szCs w:val="24"/>
              <w:rtl/>
            </w:rPr>
          </w:rPrChange>
        </w:rPr>
        <w:t>אום, מעקב ופיקוח על השתלבות ביצוע עבודות הקבלנים ועבודות הבניה השונות באתר ברצף ותוך שמירת לוח הזמנים.</w:t>
      </w:r>
    </w:p>
    <w:p w14:paraId="7603F609" w14:textId="6AB3C973" w:rsidR="00EB5A81" w:rsidRPr="000748C0" w:rsidRDefault="00EB5A81" w:rsidP="00C90629">
      <w:pPr>
        <w:numPr>
          <w:ilvl w:val="0"/>
          <w:numId w:val="19"/>
        </w:numPr>
        <w:spacing w:before="120" w:after="240"/>
        <w:jc w:val="both"/>
        <w:rPr>
          <w:sz w:val="24"/>
          <w:szCs w:val="24"/>
          <w:rPrChange w:id="2968" w:author="Meryl Etman" w:date="2020-03-25T10:10:00Z">
            <w:rPr>
              <w:sz w:val="24"/>
              <w:szCs w:val="24"/>
            </w:rPr>
          </w:rPrChange>
        </w:rPr>
      </w:pPr>
      <w:del w:id="2969" w:author="Meryl Etman" w:date="2019-12-16T12:19:00Z">
        <w:r w:rsidRPr="000748C0" w:rsidDel="00922A7E">
          <w:rPr>
            <w:rFonts w:hint="cs"/>
            <w:sz w:val="24"/>
            <w:szCs w:val="24"/>
            <w:rtl/>
            <w:rPrChange w:id="2970" w:author="Meryl Etman" w:date="2020-03-25T10:10:00Z">
              <w:rPr>
                <w:rFonts w:hint="cs"/>
                <w:sz w:val="24"/>
                <w:szCs w:val="24"/>
                <w:rtl/>
              </w:rPr>
            </w:rPrChange>
          </w:rPr>
          <w:delText>ניהול, תיאום, מעקב ופיקוח על עבודות שינויי הדיירים באתר כולל בדיקת תמחור הקבלן את שינויי הדיירים בעת הצורך</w:delText>
        </w:r>
      </w:del>
      <w:ins w:id="2971" w:author="Meryl Etman" w:date="2019-12-18T10:08:00Z">
        <w:r w:rsidR="00C90629" w:rsidRPr="000748C0">
          <w:rPr>
            <w:rFonts w:hint="cs"/>
            <w:sz w:val="24"/>
            <w:szCs w:val="24"/>
            <w:rtl/>
            <w:rPrChange w:id="2972" w:author="Meryl Etman" w:date="2020-03-25T10:10:00Z">
              <w:rPr>
                <w:rFonts w:hint="cs"/>
                <w:sz w:val="24"/>
                <w:szCs w:val="24"/>
                <w:rtl/>
              </w:rPr>
            </w:rPrChange>
          </w:rPr>
          <w:t>ניהול הליך אישור חומרי הגמר לפרויקט</w:t>
        </w:r>
      </w:ins>
      <w:r w:rsidRPr="000748C0">
        <w:rPr>
          <w:rFonts w:hint="cs"/>
          <w:sz w:val="24"/>
          <w:szCs w:val="24"/>
          <w:rtl/>
          <w:rPrChange w:id="2973" w:author="Meryl Etman" w:date="2020-03-25T10:10:00Z">
            <w:rPr>
              <w:rFonts w:hint="cs"/>
              <w:sz w:val="24"/>
              <w:szCs w:val="24"/>
              <w:rtl/>
            </w:rPr>
          </w:rPrChange>
        </w:rPr>
        <w:t xml:space="preserve">. </w:t>
      </w:r>
    </w:p>
    <w:p w14:paraId="1102B3A7" w14:textId="20D4E758" w:rsidR="00EB5A81" w:rsidRPr="000748C0" w:rsidRDefault="00EB5A81" w:rsidP="00C90629">
      <w:pPr>
        <w:numPr>
          <w:ilvl w:val="0"/>
          <w:numId w:val="19"/>
        </w:numPr>
        <w:spacing w:before="120" w:after="240"/>
        <w:jc w:val="both"/>
        <w:rPr>
          <w:sz w:val="24"/>
          <w:szCs w:val="24"/>
          <w:rPrChange w:id="2974" w:author="Meryl Etman" w:date="2020-03-25T10:10:00Z">
            <w:rPr>
              <w:sz w:val="24"/>
              <w:szCs w:val="24"/>
            </w:rPr>
          </w:rPrChange>
        </w:rPr>
      </w:pPr>
      <w:del w:id="2975" w:author="Meryl Etman" w:date="2019-12-16T12:20:00Z">
        <w:r w:rsidRPr="000748C0" w:rsidDel="00922A7E">
          <w:rPr>
            <w:rFonts w:hint="cs"/>
            <w:sz w:val="24"/>
            <w:szCs w:val="24"/>
            <w:rtl/>
            <w:rPrChange w:id="2976" w:author="Meryl Etman" w:date="2020-03-25T10:10:00Z">
              <w:rPr>
                <w:rFonts w:hint="cs"/>
                <w:sz w:val="24"/>
                <w:szCs w:val="24"/>
                <w:rtl/>
              </w:rPr>
            </w:rPrChange>
          </w:rPr>
          <w:delText>ליווי הדיירים בתקופת הבנייה ומתן מענה שוטף לפניות הדיירים. פרטי  הקשר של המפקח יימסרו לדיירים במעמד חתימת חוזה המכר</w:delText>
        </w:r>
      </w:del>
      <w:ins w:id="2977" w:author="Meryl Etman" w:date="2019-12-18T10:08:00Z">
        <w:r w:rsidR="00C90629" w:rsidRPr="000748C0">
          <w:rPr>
            <w:rFonts w:hint="cs"/>
            <w:sz w:val="24"/>
            <w:szCs w:val="24"/>
            <w:rtl/>
            <w:rPrChange w:id="2978" w:author="Meryl Etman" w:date="2020-03-25T10:10:00Z">
              <w:rPr>
                <w:rFonts w:hint="cs"/>
                <w:sz w:val="24"/>
                <w:szCs w:val="24"/>
                <w:rtl/>
              </w:rPr>
            </w:rPrChange>
          </w:rPr>
          <w:t>תאום והצגת התכנו</w:t>
        </w:r>
      </w:ins>
      <w:ins w:id="2979" w:author="Meryl Etman" w:date="2019-12-18T10:09:00Z">
        <w:r w:rsidR="00C90629" w:rsidRPr="000748C0">
          <w:rPr>
            <w:rFonts w:hint="cs"/>
            <w:sz w:val="24"/>
            <w:szCs w:val="24"/>
            <w:rtl/>
            <w:rPrChange w:id="2980" w:author="Meryl Etman" w:date="2020-03-25T10:10:00Z">
              <w:rPr>
                <w:rFonts w:hint="cs"/>
                <w:sz w:val="24"/>
                <w:szCs w:val="24"/>
                <w:rtl/>
              </w:rPr>
            </w:rPrChange>
          </w:rPr>
          <w:t>ן</w:t>
        </w:r>
      </w:ins>
      <w:ins w:id="2981" w:author="Meryl Etman" w:date="2019-12-18T10:08:00Z">
        <w:r w:rsidR="00C90629" w:rsidRPr="000748C0">
          <w:rPr>
            <w:rFonts w:hint="cs"/>
            <w:sz w:val="24"/>
            <w:szCs w:val="24"/>
            <w:rtl/>
            <w:rPrChange w:id="2982" w:author="Meryl Etman" w:date="2020-03-25T10:10:00Z">
              <w:rPr>
                <w:rFonts w:hint="cs"/>
                <w:sz w:val="24"/>
                <w:szCs w:val="24"/>
                <w:rtl/>
              </w:rPr>
            </w:rPrChange>
          </w:rPr>
          <w:t xml:space="preserve"> והביצוע בפני חברת הניהול, לרבות קיום פגישות שוטפות</w:t>
        </w:r>
      </w:ins>
      <w:ins w:id="2983" w:author="Meryl Etman" w:date="2019-12-18T10:09:00Z">
        <w:r w:rsidR="00C90629" w:rsidRPr="000748C0">
          <w:rPr>
            <w:rFonts w:hint="cs"/>
            <w:sz w:val="24"/>
            <w:szCs w:val="24"/>
            <w:rtl/>
            <w:rPrChange w:id="2984" w:author="Meryl Etman" w:date="2020-03-25T10:10:00Z">
              <w:rPr>
                <w:rFonts w:hint="cs"/>
                <w:sz w:val="24"/>
                <w:szCs w:val="24"/>
                <w:rtl/>
              </w:rPr>
            </w:rPrChange>
          </w:rPr>
          <w:t xml:space="preserve"> בנדון</w:t>
        </w:r>
      </w:ins>
      <w:ins w:id="2985" w:author="Meryl Etman" w:date="2019-12-18T10:08:00Z">
        <w:r w:rsidR="00C90629" w:rsidRPr="000748C0">
          <w:rPr>
            <w:rFonts w:hint="cs"/>
            <w:sz w:val="24"/>
            <w:szCs w:val="24"/>
            <w:rtl/>
            <w:rPrChange w:id="2986" w:author="Meryl Etman" w:date="2020-03-25T10:10:00Z">
              <w:rPr>
                <w:rFonts w:hint="cs"/>
                <w:sz w:val="24"/>
                <w:szCs w:val="24"/>
                <w:rtl/>
              </w:rPr>
            </w:rPrChange>
          </w:rPr>
          <w:t xml:space="preserve"> במהלך הביצוע</w:t>
        </w:r>
      </w:ins>
      <w:r w:rsidRPr="000748C0">
        <w:rPr>
          <w:rFonts w:hint="cs"/>
          <w:sz w:val="24"/>
          <w:szCs w:val="24"/>
          <w:rtl/>
          <w:rPrChange w:id="2987" w:author="Meryl Etman" w:date="2020-03-25T10:10:00Z">
            <w:rPr>
              <w:rFonts w:hint="cs"/>
              <w:sz w:val="24"/>
              <w:szCs w:val="24"/>
              <w:rtl/>
            </w:rPr>
          </w:rPrChange>
        </w:rPr>
        <w:t>.</w:t>
      </w:r>
    </w:p>
    <w:p w14:paraId="2FB2D53A" w14:textId="18A34C92" w:rsidR="00EB5A81" w:rsidRPr="000748C0" w:rsidRDefault="00AE7D86" w:rsidP="00EB5A81">
      <w:pPr>
        <w:numPr>
          <w:ilvl w:val="0"/>
          <w:numId w:val="19"/>
        </w:numPr>
        <w:spacing w:before="120" w:after="240"/>
        <w:jc w:val="both"/>
        <w:rPr>
          <w:sz w:val="24"/>
          <w:szCs w:val="24"/>
          <w:rPrChange w:id="2988" w:author="Meryl Etman" w:date="2020-03-25T10:10:00Z">
            <w:rPr>
              <w:sz w:val="24"/>
              <w:szCs w:val="24"/>
            </w:rPr>
          </w:rPrChange>
        </w:rPr>
      </w:pPr>
      <w:ins w:id="2989" w:author="Meryl Etman" w:date="2020-03-22T12:11:00Z">
        <w:r w:rsidRPr="000748C0">
          <w:rPr>
            <w:rFonts w:hint="eastAsia"/>
            <w:sz w:val="24"/>
            <w:szCs w:val="24"/>
            <w:rtl/>
            <w:rPrChange w:id="2990" w:author="Meryl Etman" w:date="2020-03-25T10:10:00Z">
              <w:rPr>
                <w:rFonts w:hint="eastAsia"/>
                <w:sz w:val="24"/>
                <w:szCs w:val="24"/>
                <w:rtl/>
              </w:rPr>
            </w:rPrChange>
          </w:rPr>
          <w:t>מעקב</w:t>
        </w:r>
        <w:r w:rsidRPr="000748C0">
          <w:rPr>
            <w:sz w:val="24"/>
            <w:szCs w:val="24"/>
            <w:rtl/>
            <w:rPrChange w:id="2991" w:author="Meryl Etman" w:date="2020-03-25T10:10:00Z">
              <w:rPr>
                <w:sz w:val="24"/>
                <w:szCs w:val="24"/>
                <w:rtl/>
              </w:rPr>
            </w:rPrChange>
          </w:rPr>
          <w:t xml:space="preserve"> </w:t>
        </w:r>
        <w:r w:rsidRPr="000748C0">
          <w:rPr>
            <w:rFonts w:hint="eastAsia"/>
            <w:sz w:val="24"/>
            <w:szCs w:val="24"/>
            <w:rtl/>
            <w:rPrChange w:id="2992" w:author="Meryl Etman" w:date="2020-03-25T10:10:00Z">
              <w:rPr>
                <w:rFonts w:hint="eastAsia"/>
                <w:sz w:val="24"/>
                <w:szCs w:val="24"/>
                <w:rtl/>
              </w:rPr>
            </w:rPrChange>
          </w:rPr>
          <w:t>אחר</w:t>
        </w:r>
        <w:r w:rsidRPr="000748C0">
          <w:rPr>
            <w:sz w:val="24"/>
            <w:szCs w:val="24"/>
            <w:rtl/>
            <w:rPrChange w:id="2993" w:author="Meryl Etman" w:date="2020-03-25T10:10:00Z">
              <w:rPr>
                <w:sz w:val="24"/>
                <w:szCs w:val="24"/>
                <w:rtl/>
              </w:rPr>
            </w:rPrChange>
          </w:rPr>
          <w:t xml:space="preserve"> </w:t>
        </w:r>
        <w:r w:rsidRPr="000748C0">
          <w:rPr>
            <w:rFonts w:hint="eastAsia"/>
            <w:sz w:val="24"/>
            <w:szCs w:val="24"/>
            <w:rtl/>
            <w:rPrChange w:id="2994" w:author="Meryl Etman" w:date="2020-03-25T10:10:00Z">
              <w:rPr>
                <w:rFonts w:hint="eastAsia"/>
                <w:sz w:val="24"/>
                <w:szCs w:val="24"/>
                <w:rtl/>
              </w:rPr>
            </w:rPrChange>
          </w:rPr>
          <w:t>הקבלן</w:t>
        </w:r>
        <w:r w:rsidRPr="000748C0">
          <w:rPr>
            <w:sz w:val="24"/>
            <w:szCs w:val="24"/>
            <w:rtl/>
            <w:rPrChange w:id="2995" w:author="Meryl Etman" w:date="2020-03-25T10:10:00Z">
              <w:rPr>
                <w:sz w:val="24"/>
                <w:szCs w:val="24"/>
                <w:rtl/>
              </w:rPr>
            </w:rPrChange>
          </w:rPr>
          <w:t xml:space="preserve"> </w:t>
        </w:r>
        <w:r w:rsidRPr="000748C0">
          <w:rPr>
            <w:rFonts w:hint="eastAsia"/>
            <w:sz w:val="24"/>
            <w:szCs w:val="24"/>
            <w:rtl/>
            <w:rPrChange w:id="2996" w:author="Meryl Etman" w:date="2020-03-25T10:10:00Z">
              <w:rPr>
                <w:rFonts w:hint="eastAsia"/>
                <w:sz w:val="24"/>
                <w:szCs w:val="24"/>
                <w:rtl/>
              </w:rPr>
            </w:rPrChange>
          </w:rPr>
          <w:t>ב</w:t>
        </w:r>
      </w:ins>
      <w:r w:rsidR="00EB5A81" w:rsidRPr="000748C0">
        <w:rPr>
          <w:rFonts w:hint="cs"/>
          <w:sz w:val="24"/>
          <w:szCs w:val="24"/>
          <w:rtl/>
          <w:rPrChange w:id="2997" w:author="Meryl Etman" w:date="2020-03-25T10:10:00Z">
            <w:rPr>
              <w:rFonts w:hint="cs"/>
              <w:sz w:val="24"/>
              <w:szCs w:val="24"/>
              <w:rtl/>
            </w:rPr>
          </w:rPrChange>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7AAAD773" w14:textId="77777777" w:rsidR="00EB5A81" w:rsidRPr="000748C0" w:rsidRDefault="00EB5A81" w:rsidP="00EB5A81">
      <w:pPr>
        <w:numPr>
          <w:ilvl w:val="0"/>
          <w:numId w:val="19"/>
        </w:numPr>
        <w:spacing w:before="120" w:after="240"/>
        <w:jc w:val="both"/>
        <w:rPr>
          <w:rPrChange w:id="2998" w:author="Meryl Etman" w:date="2020-03-25T10:10:00Z">
            <w:rPr/>
          </w:rPrChange>
        </w:rPr>
      </w:pPr>
      <w:r w:rsidRPr="000748C0">
        <w:rPr>
          <w:color w:val="000000"/>
          <w:sz w:val="24"/>
          <w:szCs w:val="24"/>
          <w:rtl/>
          <w:rPrChange w:id="2999" w:author="Meryl Etman" w:date="2020-03-25T10:10:00Z">
            <w:rPr>
              <w:color w:val="000000"/>
              <w:sz w:val="24"/>
              <w:szCs w:val="24"/>
              <w:rtl/>
            </w:rPr>
          </w:rPrChange>
        </w:rPr>
        <w:t>תיאום</w:t>
      </w:r>
      <w:r w:rsidRPr="000748C0">
        <w:rPr>
          <w:sz w:val="24"/>
          <w:szCs w:val="24"/>
          <w:rtl/>
          <w:rPrChange w:id="3000" w:author="Meryl Etman" w:date="2020-03-25T10:10:00Z">
            <w:rPr>
              <w:sz w:val="24"/>
              <w:szCs w:val="24"/>
              <w:rtl/>
            </w:rPr>
          </w:rPrChange>
        </w:rPr>
        <w:t xml:space="preserve"> והפעלת שירותים נוספים הנדרשים בעת הביצוע (כגון מודדים, מעבדות שדה, רשויות).</w:t>
      </w:r>
    </w:p>
    <w:p w14:paraId="07185EA0" w14:textId="77777777" w:rsidR="00EB5A81" w:rsidRPr="000748C0" w:rsidRDefault="00EB5A81" w:rsidP="00EB5A81">
      <w:pPr>
        <w:numPr>
          <w:ilvl w:val="0"/>
          <w:numId w:val="19"/>
        </w:numPr>
        <w:spacing w:before="120" w:after="240"/>
        <w:jc w:val="both"/>
        <w:rPr>
          <w:sz w:val="24"/>
          <w:szCs w:val="24"/>
          <w:rPrChange w:id="3001" w:author="Meryl Etman" w:date="2020-03-25T10:10:00Z">
            <w:rPr>
              <w:sz w:val="24"/>
              <w:szCs w:val="24"/>
            </w:rPr>
          </w:rPrChange>
        </w:rPr>
      </w:pPr>
      <w:r w:rsidRPr="000748C0">
        <w:rPr>
          <w:sz w:val="24"/>
          <w:szCs w:val="24"/>
          <w:rtl/>
          <w:rPrChange w:id="3002" w:author="Meryl Etman" w:date="2020-03-25T10:10:00Z">
            <w:rPr>
              <w:sz w:val="24"/>
              <w:szCs w:val="24"/>
              <w:rtl/>
            </w:rPr>
          </w:rPrChange>
        </w:rPr>
        <w:t>פיקוח על טיב וחוזק החומרים והקפדה על ביצוע הבדיקות הנהוגות לגבי חומרים לפני תחילת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4CF2DFBD" w14:textId="77777777" w:rsidR="00EB5A81" w:rsidRPr="000748C0" w:rsidRDefault="00EB5A81" w:rsidP="00EB5A81">
      <w:pPr>
        <w:numPr>
          <w:ilvl w:val="0"/>
          <w:numId w:val="19"/>
        </w:numPr>
        <w:spacing w:before="120" w:after="240"/>
        <w:jc w:val="both"/>
        <w:rPr>
          <w:sz w:val="24"/>
          <w:szCs w:val="24"/>
          <w:rPrChange w:id="3003" w:author="Meryl Etman" w:date="2020-03-25T10:10:00Z">
            <w:rPr>
              <w:sz w:val="24"/>
              <w:szCs w:val="24"/>
            </w:rPr>
          </w:rPrChange>
        </w:rPr>
      </w:pPr>
      <w:r w:rsidRPr="000748C0">
        <w:rPr>
          <w:sz w:val="24"/>
          <w:szCs w:val="24"/>
          <w:rtl/>
          <w:rPrChange w:id="3004" w:author="Meryl Etman" w:date="2020-03-25T10:10:00Z">
            <w:rPr>
              <w:sz w:val="24"/>
              <w:szCs w:val="24"/>
              <w:rtl/>
            </w:rPr>
          </w:rPrChange>
        </w:rPr>
        <w:t>ב</w:t>
      </w:r>
      <w:r w:rsidRPr="000748C0">
        <w:rPr>
          <w:rFonts w:hint="cs"/>
          <w:sz w:val="24"/>
          <w:szCs w:val="24"/>
          <w:rtl/>
          <w:rPrChange w:id="3005" w:author="Meryl Etman" w:date="2020-03-25T10:10:00Z">
            <w:rPr>
              <w:rFonts w:hint="cs"/>
              <w:sz w:val="24"/>
              <w:szCs w:val="24"/>
              <w:rtl/>
            </w:rPr>
          </w:rPrChange>
        </w:rPr>
        <w:t>י</w:t>
      </w:r>
      <w:r w:rsidRPr="000748C0">
        <w:rPr>
          <w:sz w:val="24"/>
          <w:szCs w:val="24"/>
          <w:rtl/>
          <w:rPrChange w:id="3006" w:author="Meryl Etman" w:date="2020-03-25T10:10:00Z">
            <w:rPr>
              <w:sz w:val="24"/>
              <w:szCs w:val="24"/>
              <w:rtl/>
            </w:rPr>
          </w:rPrChange>
        </w:rPr>
        <w:t>קורת וא</w:t>
      </w:r>
      <w:r w:rsidRPr="000748C0">
        <w:rPr>
          <w:rFonts w:hint="cs"/>
          <w:sz w:val="24"/>
          <w:szCs w:val="24"/>
          <w:rtl/>
          <w:rPrChange w:id="3007" w:author="Meryl Etman" w:date="2020-03-25T10:10:00Z">
            <w:rPr>
              <w:rFonts w:hint="cs"/>
              <w:sz w:val="24"/>
              <w:szCs w:val="24"/>
              <w:rtl/>
            </w:rPr>
          </w:rPrChange>
        </w:rPr>
        <w:t>י</w:t>
      </w:r>
      <w:r w:rsidRPr="000748C0">
        <w:rPr>
          <w:sz w:val="24"/>
          <w:szCs w:val="24"/>
          <w:rtl/>
          <w:rPrChange w:id="3008" w:author="Meryl Etman" w:date="2020-03-25T10:10:00Z">
            <w:rPr>
              <w:sz w:val="24"/>
              <w:szCs w:val="24"/>
              <w:rtl/>
            </w:rPr>
          </w:rPrChange>
        </w:rPr>
        <w:t>שור הסימון של עבודת הבניה באתר ובדיקת הגבהים של חלקי עבודות הבניה (עבודת המודד שי</w:t>
      </w:r>
      <w:r w:rsidRPr="000748C0">
        <w:rPr>
          <w:rFonts w:hint="cs"/>
          <w:sz w:val="24"/>
          <w:szCs w:val="24"/>
          <w:rtl/>
          <w:rPrChange w:id="3009" w:author="Meryl Etman" w:date="2020-03-25T10:10:00Z">
            <w:rPr>
              <w:rFonts w:hint="cs"/>
              <w:sz w:val="24"/>
              <w:szCs w:val="24"/>
              <w:rtl/>
            </w:rPr>
          </w:rPrChange>
        </w:rPr>
        <w:t>י</w:t>
      </w:r>
      <w:r w:rsidRPr="000748C0">
        <w:rPr>
          <w:sz w:val="24"/>
          <w:szCs w:val="24"/>
          <w:rtl/>
          <w:rPrChange w:id="3010" w:author="Meryl Etman" w:date="2020-03-25T10:10:00Z">
            <w:rPr>
              <w:sz w:val="24"/>
              <w:szCs w:val="24"/>
              <w:rtl/>
            </w:rPr>
          </w:rPrChange>
        </w:rPr>
        <w:t>שכר ע"י המזמין תהיה ע"ח המזמין).</w:t>
      </w:r>
    </w:p>
    <w:p w14:paraId="1C7E37AB" w14:textId="77777777" w:rsidR="00EB5A81" w:rsidRPr="000748C0" w:rsidRDefault="00EB5A81" w:rsidP="00EB5A81">
      <w:pPr>
        <w:numPr>
          <w:ilvl w:val="0"/>
          <w:numId w:val="19"/>
        </w:numPr>
        <w:spacing w:before="120" w:after="240"/>
        <w:jc w:val="both"/>
        <w:rPr>
          <w:sz w:val="24"/>
          <w:szCs w:val="24"/>
          <w:rPrChange w:id="3011" w:author="Meryl Etman" w:date="2020-03-25T10:10:00Z">
            <w:rPr>
              <w:sz w:val="24"/>
              <w:szCs w:val="24"/>
            </w:rPr>
          </w:rPrChange>
        </w:rPr>
      </w:pPr>
      <w:r w:rsidRPr="000748C0">
        <w:rPr>
          <w:color w:val="000000"/>
          <w:sz w:val="24"/>
          <w:szCs w:val="24"/>
          <w:rtl/>
          <w:rPrChange w:id="3012" w:author="Meryl Etman" w:date="2020-03-25T10:10:00Z">
            <w:rPr>
              <w:color w:val="000000"/>
              <w:sz w:val="24"/>
              <w:szCs w:val="24"/>
              <w:rtl/>
            </w:rPr>
          </w:rPrChange>
        </w:rPr>
        <w:t>בדיקה</w:t>
      </w:r>
      <w:r w:rsidRPr="000748C0">
        <w:rPr>
          <w:sz w:val="24"/>
          <w:szCs w:val="24"/>
          <w:rtl/>
          <w:rPrChange w:id="3013" w:author="Meryl Etman" w:date="2020-03-25T10:10:00Z">
            <w:rPr>
              <w:sz w:val="24"/>
              <w:szCs w:val="24"/>
              <w:rtl/>
            </w:rPr>
          </w:rPrChange>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312A6514" w14:textId="44CE751C" w:rsidR="00EB5A81" w:rsidRPr="000748C0" w:rsidRDefault="00EB5A81" w:rsidP="00EB5A81">
      <w:pPr>
        <w:numPr>
          <w:ilvl w:val="0"/>
          <w:numId w:val="19"/>
        </w:numPr>
        <w:spacing w:before="120" w:after="240"/>
        <w:jc w:val="both"/>
        <w:rPr>
          <w:sz w:val="24"/>
          <w:szCs w:val="24"/>
          <w:rtl/>
          <w:rPrChange w:id="3014" w:author="Meryl Etman" w:date="2020-03-25T10:10:00Z">
            <w:rPr>
              <w:sz w:val="24"/>
              <w:szCs w:val="24"/>
              <w:rtl/>
            </w:rPr>
          </w:rPrChange>
        </w:rPr>
      </w:pPr>
      <w:r w:rsidRPr="000748C0">
        <w:rPr>
          <w:sz w:val="24"/>
          <w:szCs w:val="24"/>
          <w:rtl/>
          <w:rPrChange w:id="3015" w:author="Meryl Etman" w:date="2020-03-25T10:10:00Z">
            <w:rPr>
              <w:sz w:val="24"/>
              <w:szCs w:val="24"/>
              <w:rtl/>
            </w:rPr>
          </w:rPrChange>
        </w:rPr>
        <w:lastRenderedPageBreak/>
        <w:t>הכנה ובקרה של תקציבים</w:t>
      </w:r>
      <w:ins w:id="3016" w:author="Meryl Etman" w:date="2020-03-22T12:11:00Z">
        <w:r w:rsidR="00AE7D86" w:rsidRPr="000748C0">
          <w:rPr>
            <w:rFonts w:hint="cs"/>
            <w:sz w:val="24"/>
            <w:szCs w:val="24"/>
            <w:rtl/>
            <w:rPrChange w:id="3017" w:author="Meryl Etman" w:date="2020-03-25T10:10:00Z">
              <w:rPr>
                <w:rFonts w:hint="cs"/>
                <w:sz w:val="24"/>
                <w:szCs w:val="24"/>
                <w:rtl/>
              </w:rPr>
            </w:rPrChange>
          </w:rPr>
          <w:t xml:space="preserve"> </w:t>
        </w:r>
        <w:r w:rsidR="00AE7D86" w:rsidRPr="000748C0">
          <w:rPr>
            <w:rFonts w:hint="eastAsia"/>
            <w:sz w:val="24"/>
            <w:szCs w:val="24"/>
            <w:rtl/>
            <w:rPrChange w:id="3018" w:author="Meryl Etman" w:date="2020-03-25T10:10:00Z">
              <w:rPr>
                <w:rFonts w:hint="eastAsia"/>
                <w:sz w:val="24"/>
                <w:szCs w:val="24"/>
                <w:rtl/>
              </w:rPr>
            </w:rPrChange>
          </w:rPr>
          <w:t>ככל</w:t>
        </w:r>
        <w:r w:rsidR="00AE7D86" w:rsidRPr="000748C0">
          <w:rPr>
            <w:sz w:val="24"/>
            <w:szCs w:val="24"/>
            <w:rtl/>
            <w:rPrChange w:id="3019" w:author="Meryl Etman" w:date="2020-03-25T10:10:00Z">
              <w:rPr>
                <w:sz w:val="24"/>
                <w:szCs w:val="24"/>
                <w:rtl/>
              </w:rPr>
            </w:rPrChange>
          </w:rPr>
          <w:t xml:space="preserve"> </w:t>
        </w:r>
        <w:r w:rsidR="00AE7D86" w:rsidRPr="000748C0">
          <w:rPr>
            <w:rFonts w:hint="eastAsia"/>
            <w:sz w:val="24"/>
            <w:szCs w:val="24"/>
            <w:rtl/>
            <w:rPrChange w:id="3020" w:author="Meryl Etman" w:date="2020-03-25T10:10:00Z">
              <w:rPr>
                <w:rFonts w:hint="eastAsia"/>
                <w:sz w:val="24"/>
                <w:szCs w:val="24"/>
                <w:rtl/>
              </w:rPr>
            </w:rPrChange>
          </w:rPr>
          <w:t>ויידרש</w:t>
        </w:r>
      </w:ins>
      <w:r w:rsidRPr="000748C0">
        <w:rPr>
          <w:sz w:val="24"/>
          <w:szCs w:val="24"/>
          <w:rtl/>
          <w:rPrChange w:id="3021" w:author="Meryl Etman" w:date="2020-03-25T10:10:00Z">
            <w:rPr>
              <w:sz w:val="24"/>
              <w:szCs w:val="24"/>
              <w:rtl/>
            </w:rPr>
          </w:rPrChange>
        </w:rPr>
        <w:t>:</w:t>
      </w:r>
    </w:p>
    <w:p w14:paraId="42746E75" w14:textId="77777777" w:rsidR="00EB5A81" w:rsidRPr="000748C0" w:rsidRDefault="00EB5A81" w:rsidP="00EB5A81">
      <w:pPr>
        <w:pStyle w:val="24"/>
        <w:widowControl/>
        <w:numPr>
          <w:ilvl w:val="0"/>
          <w:numId w:val="20"/>
        </w:numPr>
        <w:bidi/>
        <w:spacing w:before="120"/>
        <w:jc w:val="both"/>
        <w:rPr>
          <w:vanish/>
          <w:sz w:val="24"/>
          <w:szCs w:val="24"/>
          <w:rtl/>
          <w:rPrChange w:id="3022" w:author="Meryl Etman" w:date="2020-03-25T10:10:00Z">
            <w:rPr>
              <w:vanish/>
              <w:sz w:val="24"/>
              <w:szCs w:val="24"/>
              <w:rtl/>
            </w:rPr>
          </w:rPrChange>
        </w:rPr>
      </w:pPr>
    </w:p>
    <w:p w14:paraId="07BE4F35" w14:textId="77777777" w:rsidR="00EB5A81" w:rsidRPr="000748C0" w:rsidRDefault="00EB5A81" w:rsidP="00EB5A81">
      <w:pPr>
        <w:pStyle w:val="24"/>
        <w:widowControl/>
        <w:numPr>
          <w:ilvl w:val="0"/>
          <w:numId w:val="20"/>
        </w:numPr>
        <w:bidi/>
        <w:spacing w:before="120"/>
        <w:jc w:val="both"/>
        <w:rPr>
          <w:vanish/>
          <w:sz w:val="24"/>
          <w:szCs w:val="24"/>
          <w:rtl/>
          <w:rPrChange w:id="3023" w:author="Meryl Etman" w:date="2020-03-25T10:10:00Z">
            <w:rPr>
              <w:vanish/>
              <w:sz w:val="24"/>
              <w:szCs w:val="24"/>
              <w:rtl/>
            </w:rPr>
          </w:rPrChange>
        </w:rPr>
      </w:pPr>
    </w:p>
    <w:p w14:paraId="2AF1496C" w14:textId="77777777" w:rsidR="00EB5A81" w:rsidRPr="000748C0" w:rsidRDefault="00EB5A81" w:rsidP="00EB5A81">
      <w:pPr>
        <w:pStyle w:val="24"/>
        <w:widowControl/>
        <w:numPr>
          <w:ilvl w:val="0"/>
          <w:numId w:val="20"/>
        </w:numPr>
        <w:bidi/>
        <w:spacing w:before="120"/>
        <w:jc w:val="both"/>
        <w:rPr>
          <w:vanish/>
          <w:sz w:val="24"/>
          <w:szCs w:val="24"/>
          <w:rtl/>
          <w:rPrChange w:id="3024" w:author="Meryl Etman" w:date="2020-03-25T10:10:00Z">
            <w:rPr>
              <w:vanish/>
              <w:sz w:val="24"/>
              <w:szCs w:val="24"/>
              <w:rtl/>
            </w:rPr>
          </w:rPrChange>
        </w:rPr>
      </w:pPr>
    </w:p>
    <w:p w14:paraId="059A6B50" w14:textId="77777777" w:rsidR="00EB5A81" w:rsidRPr="000748C0" w:rsidRDefault="00EB5A81" w:rsidP="00EB5A81">
      <w:pPr>
        <w:pStyle w:val="24"/>
        <w:widowControl/>
        <w:numPr>
          <w:ilvl w:val="0"/>
          <w:numId w:val="20"/>
        </w:numPr>
        <w:bidi/>
        <w:spacing w:before="120"/>
        <w:jc w:val="both"/>
        <w:rPr>
          <w:vanish/>
          <w:sz w:val="24"/>
          <w:szCs w:val="24"/>
          <w:rtl/>
          <w:rPrChange w:id="3025" w:author="Meryl Etman" w:date="2020-03-25T10:10:00Z">
            <w:rPr>
              <w:vanish/>
              <w:sz w:val="24"/>
              <w:szCs w:val="24"/>
              <w:rtl/>
            </w:rPr>
          </w:rPrChange>
        </w:rPr>
      </w:pPr>
    </w:p>
    <w:p w14:paraId="10137C96" w14:textId="77777777" w:rsidR="00EB5A81" w:rsidRPr="000748C0" w:rsidRDefault="00EB5A81" w:rsidP="00EB5A81">
      <w:pPr>
        <w:pStyle w:val="24"/>
        <w:widowControl/>
        <w:numPr>
          <w:ilvl w:val="0"/>
          <w:numId w:val="20"/>
        </w:numPr>
        <w:bidi/>
        <w:spacing w:before="120"/>
        <w:jc w:val="both"/>
        <w:rPr>
          <w:vanish/>
          <w:sz w:val="24"/>
          <w:szCs w:val="24"/>
          <w:rtl/>
          <w:rPrChange w:id="3026" w:author="Meryl Etman" w:date="2020-03-25T10:10:00Z">
            <w:rPr>
              <w:vanish/>
              <w:sz w:val="24"/>
              <w:szCs w:val="24"/>
              <w:rtl/>
            </w:rPr>
          </w:rPrChange>
        </w:rPr>
      </w:pPr>
    </w:p>
    <w:p w14:paraId="569F3386" w14:textId="77777777" w:rsidR="00EB5A81" w:rsidRPr="000748C0" w:rsidRDefault="00EB5A81" w:rsidP="00EB5A81">
      <w:pPr>
        <w:numPr>
          <w:ilvl w:val="1"/>
          <w:numId w:val="20"/>
        </w:numPr>
        <w:tabs>
          <w:tab w:val="clear" w:pos="1509"/>
          <w:tab w:val="num" w:pos="1158"/>
          <w:tab w:val="left" w:pos="1725"/>
        </w:tabs>
        <w:spacing w:before="120" w:after="160"/>
        <w:ind w:left="1158" w:hanging="24"/>
        <w:jc w:val="both"/>
        <w:rPr>
          <w:sz w:val="24"/>
          <w:szCs w:val="24"/>
          <w:rPrChange w:id="3027" w:author="Meryl Etman" w:date="2020-03-25T10:10:00Z">
            <w:rPr>
              <w:sz w:val="24"/>
              <w:szCs w:val="24"/>
            </w:rPr>
          </w:rPrChange>
        </w:rPr>
      </w:pPr>
      <w:r w:rsidRPr="000748C0">
        <w:rPr>
          <w:sz w:val="24"/>
          <w:szCs w:val="24"/>
          <w:rtl/>
          <w:rPrChange w:id="3028" w:author="Meryl Etman" w:date="2020-03-25T10:10:00Z">
            <w:rPr>
              <w:sz w:val="24"/>
              <w:szCs w:val="24"/>
              <w:rtl/>
            </w:rPr>
          </w:rPrChange>
        </w:rPr>
        <w:t>הכנת תקציב מפורט לפרויקט.</w:t>
      </w:r>
    </w:p>
    <w:p w14:paraId="34887BE3" w14:textId="77777777" w:rsidR="00EB5A81" w:rsidRPr="000748C0" w:rsidRDefault="00EB5A81" w:rsidP="00EB5A81">
      <w:pPr>
        <w:numPr>
          <w:ilvl w:val="1"/>
          <w:numId w:val="20"/>
        </w:numPr>
        <w:tabs>
          <w:tab w:val="clear" w:pos="1509"/>
        </w:tabs>
        <w:spacing w:before="120" w:after="160"/>
        <w:ind w:left="1701" w:hanging="567"/>
        <w:jc w:val="both"/>
        <w:rPr>
          <w:sz w:val="24"/>
          <w:szCs w:val="24"/>
          <w:rtl/>
          <w:rPrChange w:id="3029" w:author="Meryl Etman" w:date="2020-03-25T10:10:00Z">
            <w:rPr>
              <w:sz w:val="24"/>
              <w:szCs w:val="24"/>
              <w:rtl/>
            </w:rPr>
          </w:rPrChange>
        </w:rPr>
      </w:pPr>
      <w:r w:rsidRPr="000748C0">
        <w:rPr>
          <w:sz w:val="24"/>
          <w:szCs w:val="24"/>
          <w:rtl/>
          <w:rPrChange w:id="3030" w:author="Meryl Etman" w:date="2020-03-25T10:10:00Z">
            <w:rPr>
              <w:sz w:val="24"/>
              <w:szCs w:val="24"/>
              <w:rtl/>
            </w:rPr>
          </w:rPrChange>
        </w:rPr>
        <w:t>העברת התקציב לבדיקה ולאשור היזם.</w:t>
      </w:r>
    </w:p>
    <w:p w14:paraId="730595FE" w14:textId="77777777" w:rsidR="00EB5A81" w:rsidRPr="000748C0" w:rsidRDefault="00EB5A81" w:rsidP="00EB5A81">
      <w:pPr>
        <w:numPr>
          <w:ilvl w:val="1"/>
          <w:numId w:val="20"/>
        </w:numPr>
        <w:tabs>
          <w:tab w:val="clear" w:pos="1509"/>
        </w:tabs>
        <w:spacing w:before="120" w:after="160"/>
        <w:ind w:left="1701" w:hanging="567"/>
        <w:jc w:val="both"/>
        <w:rPr>
          <w:sz w:val="24"/>
          <w:szCs w:val="24"/>
          <w:rtl/>
          <w:rPrChange w:id="3031" w:author="Meryl Etman" w:date="2020-03-25T10:10:00Z">
            <w:rPr>
              <w:sz w:val="24"/>
              <w:szCs w:val="24"/>
              <w:rtl/>
            </w:rPr>
          </w:rPrChange>
        </w:rPr>
      </w:pPr>
      <w:r w:rsidRPr="000748C0">
        <w:rPr>
          <w:color w:val="000000"/>
          <w:sz w:val="24"/>
          <w:szCs w:val="24"/>
          <w:rtl/>
          <w:rPrChange w:id="3032" w:author="Meryl Etman" w:date="2020-03-25T10:10:00Z">
            <w:rPr>
              <w:color w:val="000000"/>
              <w:sz w:val="24"/>
              <w:szCs w:val="24"/>
              <w:rtl/>
            </w:rPr>
          </w:rPrChange>
        </w:rPr>
        <w:t>התקציב</w:t>
      </w:r>
      <w:r w:rsidRPr="000748C0">
        <w:rPr>
          <w:sz w:val="24"/>
          <w:szCs w:val="24"/>
          <w:rtl/>
          <w:rPrChange w:id="3033" w:author="Meryl Etman" w:date="2020-03-25T10:10:00Z">
            <w:rPr>
              <w:sz w:val="24"/>
              <w:szCs w:val="24"/>
              <w:rtl/>
            </w:rPr>
          </w:rPrChange>
        </w:rPr>
        <w:t xml:space="preserve"> ינוהל בתוכנה ממוחשבת בהתאם להנחיות המזמין ויעודכן באופן שוטף.</w:t>
      </w:r>
    </w:p>
    <w:p w14:paraId="38582C02" w14:textId="77777777" w:rsidR="00EB5A81" w:rsidRPr="000748C0" w:rsidRDefault="00EB5A81" w:rsidP="00EB5A81">
      <w:pPr>
        <w:numPr>
          <w:ilvl w:val="1"/>
          <w:numId w:val="20"/>
        </w:numPr>
        <w:tabs>
          <w:tab w:val="clear" w:pos="1509"/>
        </w:tabs>
        <w:spacing w:before="120" w:after="160"/>
        <w:ind w:left="1701" w:hanging="567"/>
        <w:jc w:val="both"/>
        <w:rPr>
          <w:sz w:val="24"/>
          <w:szCs w:val="24"/>
          <w:rtl/>
          <w:rPrChange w:id="3034" w:author="Meryl Etman" w:date="2020-03-25T10:10:00Z">
            <w:rPr>
              <w:sz w:val="24"/>
              <w:szCs w:val="24"/>
              <w:rtl/>
            </w:rPr>
          </w:rPrChange>
        </w:rPr>
      </w:pPr>
      <w:r w:rsidRPr="000748C0">
        <w:rPr>
          <w:sz w:val="24"/>
          <w:szCs w:val="24"/>
          <w:rtl/>
          <w:rPrChange w:id="3035" w:author="Meryl Etman" w:date="2020-03-25T10:10:00Z">
            <w:rPr>
              <w:sz w:val="24"/>
              <w:szCs w:val="24"/>
              <w:rtl/>
            </w:rPr>
          </w:rPrChange>
        </w:rPr>
        <w:t xml:space="preserve">התקציב יקבע מסגרת לביצוע הפרויקט, תוך ציון חריגות ויהווה בקרה וכלי עבודה לכל הגורמים </w:t>
      </w:r>
      <w:r w:rsidRPr="000748C0">
        <w:rPr>
          <w:color w:val="000000"/>
          <w:sz w:val="24"/>
          <w:szCs w:val="24"/>
          <w:rtl/>
          <w:rPrChange w:id="3036" w:author="Meryl Etman" w:date="2020-03-25T10:10:00Z">
            <w:rPr>
              <w:color w:val="000000"/>
              <w:sz w:val="24"/>
              <w:szCs w:val="24"/>
              <w:rtl/>
            </w:rPr>
          </w:rPrChange>
        </w:rPr>
        <w:t>המעורבים</w:t>
      </w:r>
      <w:r w:rsidRPr="000748C0">
        <w:rPr>
          <w:sz w:val="24"/>
          <w:szCs w:val="24"/>
          <w:rtl/>
          <w:rPrChange w:id="3037" w:author="Meryl Etman" w:date="2020-03-25T10:10:00Z">
            <w:rPr>
              <w:sz w:val="24"/>
              <w:szCs w:val="24"/>
              <w:rtl/>
            </w:rPr>
          </w:rPrChange>
        </w:rPr>
        <w:t xml:space="preserve"> בפרויקט.</w:t>
      </w:r>
    </w:p>
    <w:p w14:paraId="299D1096" w14:textId="77777777" w:rsidR="00EB5A81" w:rsidRPr="000748C0" w:rsidRDefault="00EB5A81" w:rsidP="00EB5A81">
      <w:pPr>
        <w:pStyle w:val="1"/>
        <w:ind w:left="720"/>
        <w:rPr>
          <w:sz w:val="24"/>
          <w:rPrChange w:id="3038" w:author="Meryl Etman" w:date="2020-03-25T10:10:00Z">
            <w:rPr>
              <w:sz w:val="24"/>
            </w:rPr>
          </w:rPrChange>
        </w:rPr>
      </w:pPr>
    </w:p>
    <w:p w14:paraId="09920564" w14:textId="15FAA2F6" w:rsidR="00EB5A81" w:rsidRPr="000748C0" w:rsidRDefault="00EB5A81" w:rsidP="00EB5A81">
      <w:pPr>
        <w:numPr>
          <w:ilvl w:val="0"/>
          <w:numId w:val="19"/>
        </w:numPr>
        <w:spacing w:before="120" w:after="240"/>
        <w:jc w:val="both"/>
        <w:rPr>
          <w:sz w:val="24"/>
          <w:szCs w:val="24"/>
          <w:rPrChange w:id="3039" w:author="Meryl Etman" w:date="2020-03-25T10:10:00Z">
            <w:rPr>
              <w:sz w:val="24"/>
              <w:szCs w:val="24"/>
            </w:rPr>
          </w:rPrChange>
        </w:rPr>
      </w:pPr>
      <w:del w:id="3040" w:author="Meryl Etman" w:date="2019-12-16T12:21:00Z">
        <w:r w:rsidRPr="000748C0" w:rsidDel="00922A7E">
          <w:rPr>
            <w:sz w:val="24"/>
            <w:szCs w:val="24"/>
            <w:rtl/>
            <w:rPrChange w:id="3041" w:author="Meryl Etman" w:date="2020-03-25T10:10:00Z">
              <w:rPr>
                <w:sz w:val="24"/>
                <w:szCs w:val="24"/>
                <w:rtl/>
              </w:rPr>
            </w:rPrChange>
          </w:rPr>
          <w:delText>מתן התראות למזמין למתכננים והיועצים על הצורך לספק תכניות או הוראות לקבלנים או למילוי כל התחייבות כלפיהם</w:delText>
        </w:r>
      </w:del>
      <w:ins w:id="3042" w:author="Meryl Etman" w:date="2019-12-16T12:21:00Z">
        <w:r w:rsidR="00922A7E" w:rsidRPr="000748C0">
          <w:rPr>
            <w:rFonts w:hint="cs"/>
            <w:sz w:val="24"/>
            <w:szCs w:val="24"/>
            <w:rtl/>
            <w:rPrChange w:id="3043" w:author="Meryl Etman" w:date="2020-03-25T10:10:00Z">
              <w:rPr>
                <w:rFonts w:hint="cs"/>
                <w:sz w:val="24"/>
                <w:szCs w:val="24"/>
                <w:rtl/>
              </w:rPr>
            </w:rPrChange>
          </w:rPr>
          <w:t>מבוטל</w:t>
        </w:r>
      </w:ins>
      <w:r w:rsidRPr="000748C0">
        <w:rPr>
          <w:sz w:val="24"/>
          <w:szCs w:val="24"/>
          <w:rtl/>
          <w:rPrChange w:id="3044" w:author="Meryl Etman" w:date="2020-03-25T10:10:00Z">
            <w:rPr>
              <w:sz w:val="24"/>
              <w:szCs w:val="24"/>
              <w:rtl/>
            </w:rPr>
          </w:rPrChange>
        </w:rPr>
        <w:t>.</w:t>
      </w:r>
    </w:p>
    <w:p w14:paraId="41E577F6" w14:textId="4D2006B3" w:rsidR="00EB5A81" w:rsidRPr="000748C0" w:rsidRDefault="00EB5A81" w:rsidP="00EB5A81">
      <w:pPr>
        <w:numPr>
          <w:ilvl w:val="0"/>
          <w:numId w:val="19"/>
        </w:numPr>
        <w:spacing w:before="120" w:after="240"/>
        <w:jc w:val="both"/>
        <w:rPr>
          <w:sz w:val="24"/>
          <w:szCs w:val="24"/>
          <w:rPrChange w:id="3045" w:author="Meryl Etman" w:date="2020-03-25T10:10:00Z">
            <w:rPr>
              <w:sz w:val="24"/>
              <w:szCs w:val="24"/>
            </w:rPr>
          </w:rPrChange>
        </w:rPr>
      </w:pPr>
      <w:del w:id="3046" w:author="Meryl Etman" w:date="2019-12-16T12:21:00Z">
        <w:r w:rsidRPr="000748C0" w:rsidDel="00922A7E">
          <w:rPr>
            <w:sz w:val="24"/>
            <w:szCs w:val="24"/>
            <w:rtl/>
            <w:rPrChange w:id="3047" w:author="Meryl Etman" w:date="2020-03-25T10:10:00Z">
              <w:rPr>
                <w:sz w:val="24"/>
                <w:szCs w:val="24"/>
                <w:rtl/>
              </w:rPr>
            </w:rPrChange>
          </w:rPr>
          <w:delText>הפעלת המתכננים והיועצים להשלמה ועדכון התכנון ולמתן שירותי פקוח עליון</w:delText>
        </w:r>
      </w:del>
      <w:ins w:id="3048" w:author="Meryl Etman" w:date="2019-12-16T12:21:00Z">
        <w:r w:rsidR="00922A7E" w:rsidRPr="000748C0">
          <w:rPr>
            <w:rFonts w:hint="cs"/>
            <w:sz w:val="24"/>
            <w:szCs w:val="24"/>
            <w:rtl/>
            <w:rPrChange w:id="3049" w:author="Meryl Etman" w:date="2020-03-25T10:10:00Z">
              <w:rPr>
                <w:rFonts w:hint="cs"/>
                <w:sz w:val="24"/>
                <w:szCs w:val="24"/>
                <w:rtl/>
              </w:rPr>
            </w:rPrChange>
          </w:rPr>
          <w:t>מבוטל</w:t>
        </w:r>
      </w:ins>
      <w:r w:rsidRPr="000748C0">
        <w:rPr>
          <w:sz w:val="24"/>
          <w:szCs w:val="24"/>
          <w:rtl/>
          <w:rPrChange w:id="3050" w:author="Meryl Etman" w:date="2020-03-25T10:10:00Z">
            <w:rPr>
              <w:sz w:val="24"/>
              <w:szCs w:val="24"/>
              <w:rtl/>
            </w:rPr>
          </w:rPrChange>
        </w:rPr>
        <w:t>.</w:t>
      </w:r>
    </w:p>
    <w:p w14:paraId="1B37FFC5" w14:textId="22BBD7D0" w:rsidR="00EB5A81" w:rsidRPr="000748C0" w:rsidRDefault="00EB5A81" w:rsidP="00EB5A81">
      <w:pPr>
        <w:numPr>
          <w:ilvl w:val="0"/>
          <w:numId w:val="19"/>
        </w:numPr>
        <w:spacing w:before="120" w:after="240"/>
        <w:jc w:val="both"/>
        <w:rPr>
          <w:sz w:val="24"/>
          <w:szCs w:val="24"/>
          <w:rPrChange w:id="3051" w:author="Meryl Etman" w:date="2020-03-25T10:10:00Z">
            <w:rPr>
              <w:sz w:val="24"/>
              <w:szCs w:val="24"/>
            </w:rPr>
          </w:rPrChange>
        </w:rPr>
      </w:pPr>
      <w:r w:rsidRPr="000748C0">
        <w:rPr>
          <w:sz w:val="24"/>
          <w:szCs w:val="24"/>
          <w:rtl/>
          <w:rPrChange w:id="3052" w:author="Meryl Etman" w:date="2020-03-25T10:10:00Z">
            <w:rPr>
              <w:sz w:val="24"/>
              <w:szCs w:val="24"/>
              <w:rtl/>
            </w:rPr>
          </w:rPrChange>
        </w:rPr>
        <w:t>מתן הסברים לקבלנים בקשר לביצוע עבודות הבניה בהתאם לתוכניות ולהוראות המתכננים והיועצים ובתאום עם המזמין.</w:t>
      </w:r>
    </w:p>
    <w:p w14:paraId="4E5BF584" w14:textId="0D735754" w:rsidR="00EB5A81" w:rsidRPr="000748C0" w:rsidRDefault="00EB5A81" w:rsidP="00EB5A81">
      <w:pPr>
        <w:numPr>
          <w:ilvl w:val="0"/>
          <w:numId w:val="19"/>
        </w:numPr>
        <w:spacing w:before="120" w:after="240"/>
        <w:jc w:val="both"/>
        <w:rPr>
          <w:sz w:val="24"/>
          <w:szCs w:val="24"/>
          <w:rPrChange w:id="3053" w:author="Meryl Etman" w:date="2020-03-25T10:10:00Z">
            <w:rPr>
              <w:sz w:val="24"/>
              <w:szCs w:val="24"/>
            </w:rPr>
          </w:rPrChange>
        </w:rPr>
      </w:pPr>
      <w:del w:id="3054" w:author="Meryl Etman" w:date="2019-12-16T12:21:00Z">
        <w:r w:rsidRPr="000748C0" w:rsidDel="00922A7E">
          <w:rPr>
            <w:sz w:val="24"/>
            <w:szCs w:val="24"/>
            <w:rtl/>
            <w:rPrChange w:id="3055" w:author="Meryl Etman" w:date="2020-03-25T10:10:00Z">
              <w:rPr>
                <w:sz w:val="24"/>
                <w:szCs w:val="24"/>
                <w:rtl/>
              </w:rPr>
            </w:rPrChange>
          </w:rPr>
          <w:delText>עריכת מסמכי תוספת לחוזים בגין עבודות נוספות אשר אושרו ע"י המנהל וניתוח לעבודות חריגות</w:delText>
        </w:r>
      </w:del>
      <w:ins w:id="3056" w:author="Meryl Etman" w:date="2019-12-16T12:21:00Z">
        <w:r w:rsidR="00922A7E" w:rsidRPr="000748C0">
          <w:rPr>
            <w:rFonts w:hint="cs"/>
            <w:sz w:val="24"/>
            <w:szCs w:val="24"/>
            <w:rtl/>
            <w:rPrChange w:id="3057" w:author="Meryl Etman" w:date="2020-03-25T10:10:00Z">
              <w:rPr>
                <w:rFonts w:hint="cs"/>
                <w:sz w:val="24"/>
                <w:szCs w:val="24"/>
                <w:rtl/>
              </w:rPr>
            </w:rPrChange>
          </w:rPr>
          <w:t>מבוטל</w:t>
        </w:r>
      </w:ins>
      <w:r w:rsidRPr="000748C0">
        <w:rPr>
          <w:sz w:val="24"/>
          <w:szCs w:val="24"/>
          <w:rtl/>
          <w:rPrChange w:id="3058" w:author="Meryl Etman" w:date="2020-03-25T10:10:00Z">
            <w:rPr>
              <w:sz w:val="24"/>
              <w:szCs w:val="24"/>
              <w:rtl/>
            </w:rPr>
          </w:rPrChange>
        </w:rPr>
        <w:t>.</w:t>
      </w:r>
    </w:p>
    <w:p w14:paraId="38E6B7B3" w14:textId="7A2DE317" w:rsidR="00EB5A81" w:rsidRPr="000748C0" w:rsidRDefault="00EB5A81" w:rsidP="003C0E30">
      <w:pPr>
        <w:numPr>
          <w:ilvl w:val="0"/>
          <w:numId w:val="19"/>
        </w:numPr>
        <w:spacing w:before="120" w:after="240"/>
        <w:jc w:val="both"/>
        <w:rPr>
          <w:color w:val="000000"/>
          <w:sz w:val="24"/>
          <w:szCs w:val="24"/>
          <w:rPrChange w:id="3059" w:author="Meryl Etman" w:date="2020-03-25T10:10:00Z">
            <w:rPr>
              <w:color w:val="000000"/>
              <w:sz w:val="24"/>
              <w:szCs w:val="24"/>
            </w:rPr>
          </w:rPrChange>
        </w:rPr>
      </w:pPr>
      <w:r w:rsidRPr="000748C0">
        <w:rPr>
          <w:sz w:val="24"/>
          <w:szCs w:val="24"/>
          <w:rtl/>
          <w:rPrChange w:id="3060" w:author="Meryl Etman" w:date="2020-03-25T10:10:00Z">
            <w:rPr>
              <w:sz w:val="24"/>
              <w:szCs w:val="24"/>
              <w:rtl/>
            </w:rPr>
          </w:rPrChange>
        </w:rPr>
        <w:t>בחינה ופיקוח על עבודות המדידה</w:t>
      </w:r>
      <w:del w:id="3061" w:author="Meryl Etman" w:date="2020-03-01T16:56:00Z">
        <w:r w:rsidRPr="000748C0" w:rsidDel="003C0E30">
          <w:rPr>
            <w:sz w:val="24"/>
            <w:szCs w:val="24"/>
            <w:rtl/>
            <w:rPrChange w:id="3062" w:author="Meryl Etman" w:date="2020-03-25T10:10:00Z">
              <w:rPr>
                <w:sz w:val="24"/>
                <w:szCs w:val="24"/>
                <w:rtl/>
              </w:rPr>
            </w:rPrChange>
          </w:rPr>
          <w:delText xml:space="preserve"> וניהול עדכני של פנקסי מדידה</w:delText>
        </w:r>
      </w:del>
      <w:r w:rsidRPr="000748C0">
        <w:rPr>
          <w:rFonts w:hint="cs"/>
          <w:color w:val="000000"/>
          <w:sz w:val="24"/>
          <w:szCs w:val="24"/>
          <w:rtl/>
          <w:rPrChange w:id="3063" w:author="Meryl Etman" w:date="2020-03-25T10:10:00Z">
            <w:rPr>
              <w:rFonts w:hint="cs"/>
              <w:color w:val="000000"/>
              <w:sz w:val="24"/>
              <w:szCs w:val="24"/>
              <w:rtl/>
            </w:rPr>
          </w:rPrChange>
        </w:rPr>
        <w:t>.</w:t>
      </w:r>
    </w:p>
    <w:p w14:paraId="06221357" w14:textId="77777777" w:rsidR="00EB5A81" w:rsidRPr="000748C0" w:rsidRDefault="00EB5A81" w:rsidP="00EB5A81">
      <w:pPr>
        <w:numPr>
          <w:ilvl w:val="0"/>
          <w:numId w:val="19"/>
        </w:numPr>
        <w:spacing w:before="120" w:after="240"/>
        <w:jc w:val="both"/>
        <w:rPr>
          <w:sz w:val="24"/>
          <w:szCs w:val="24"/>
          <w:rtl/>
          <w:rPrChange w:id="3064" w:author="Meryl Etman" w:date="2020-03-25T10:10:00Z">
            <w:rPr>
              <w:sz w:val="24"/>
              <w:szCs w:val="24"/>
              <w:rtl/>
            </w:rPr>
          </w:rPrChange>
        </w:rPr>
      </w:pPr>
      <w:r w:rsidRPr="000748C0">
        <w:rPr>
          <w:sz w:val="24"/>
          <w:szCs w:val="24"/>
          <w:rtl/>
          <w:rPrChange w:id="3065" w:author="Meryl Etman" w:date="2020-03-25T10:10:00Z">
            <w:rPr>
              <w:sz w:val="24"/>
              <w:szCs w:val="24"/>
              <w:rtl/>
            </w:rPr>
          </w:rPrChange>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644CA4C1" w14:textId="77777777" w:rsidR="00EB5A81" w:rsidRPr="000748C0" w:rsidRDefault="00EB5A81" w:rsidP="00EB5A81">
      <w:pPr>
        <w:spacing w:after="240"/>
        <w:ind w:left="1134"/>
        <w:jc w:val="both"/>
        <w:rPr>
          <w:rPrChange w:id="3066" w:author="Meryl Etman" w:date="2020-03-25T10:10:00Z">
            <w:rPr/>
          </w:rPrChange>
        </w:rPr>
      </w:pPr>
      <w:r w:rsidRPr="000748C0">
        <w:rPr>
          <w:color w:val="000000"/>
          <w:sz w:val="24"/>
          <w:szCs w:val="24"/>
          <w:rtl/>
          <w:rPrChange w:id="3067" w:author="Meryl Etman" w:date="2020-03-25T10:10:00Z">
            <w:rPr>
              <w:color w:val="000000"/>
              <w:sz w:val="24"/>
              <w:szCs w:val="24"/>
              <w:rtl/>
            </w:rPr>
          </w:rPrChange>
        </w:rPr>
        <w:t>העברת חוות דעת של המפקח על לוח הזמנים, לאישורו של המנהל, ניהול דיאגרמות של התקדמות הבצוע והתקנת לוח הזמנים במקום בולט באתר הבניה.</w:t>
      </w:r>
    </w:p>
    <w:p w14:paraId="6B596A22" w14:textId="14A18D7F" w:rsidR="00EB5A81" w:rsidRPr="000748C0" w:rsidRDefault="001D57D8" w:rsidP="00EB5A81">
      <w:pPr>
        <w:numPr>
          <w:ilvl w:val="0"/>
          <w:numId w:val="19"/>
        </w:numPr>
        <w:spacing w:before="120" w:after="240"/>
        <w:jc w:val="both"/>
        <w:rPr>
          <w:sz w:val="24"/>
          <w:szCs w:val="24"/>
          <w:rPrChange w:id="3068" w:author="Meryl Etman" w:date="2020-03-25T10:10:00Z">
            <w:rPr>
              <w:sz w:val="24"/>
              <w:szCs w:val="24"/>
            </w:rPr>
          </w:rPrChange>
        </w:rPr>
      </w:pPr>
      <w:ins w:id="3069" w:author="Meryl Etman" w:date="2020-02-11T15:42:00Z">
        <w:r w:rsidRPr="000748C0">
          <w:rPr>
            <w:rFonts w:hint="cs"/>
            <w:sz w:val="24"/>
            <w:szCs w:val="24"/>
            <w:rtl/>
            <w:rPrChange w:id="3070" w:author="Meryl Etman" w:date="2020-03-25T10:10:00Z">
              <w:rPr>
                <w:rFonts w:hint="cs"/>
                <w:sz w:val="24"/>
                <w:szCs w:val="24"/>
                <w:rtl/>
              </w:rPr>
            </w:rPrChange>
          </w:rPr>
          <w:t xml:space="preserve">ככל ויתבקש על ידי המזמין, </w:t>
        </w:r>
      </w:ins>
      <w:r w:rsidR="00EB5A81" w:rsidRPr="000748C0">
        <w:rPr>
          <w:sz w:val="24"/>
          <w:szCs w:val="24"/>
          <w:rtl/>
          <w:rPrChange w:id="3071" w:author="Meryl Etman" w:date="2020-03-25T10:10:00Z">
            <w:rPr>
              <w:sz w:val="24"/>
              <w:szCs w:val="24"/>
              <w:rtl/>
            </w:rPr>
          </w:rPrChange>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60499B60" w14:textId="77777777" w:rsidR="00EB5A81" w:rsidRPr="000748C0" w:rsidRDefault="00EB5A81" w:rsidP="00EB5A81">
      <w:pPr>
        <w:numPr>
          <w:ilvl w:val="0"/>
          <w:numId w:val="19"/>
        </w:numPr>
        <w:spacing w:before="120" w:after="240"/>
        <w:jc w:val="both"/>
        <w:rPr>
          <w:color w:val="000000"/>
          <w:sz w:val="24"/>
          <w:szCs w:val="24"/>
          <w:rPrChange w:id="3072" w:author="Meryl Etman" w:date="2020-03-25T10:10:00Z">
            <w:rPr>
              <w:color w:val="000000"/>
              <w:sz w:val="24"/>
              <w:szCs w:val="24"/>
            </w:rPr>
          </w:rPrChange>
        </w:rPr>
      </w:pPr>
      <w:r w:rsidRPr="000748C0">
        <w:rPr>
          <w:sz w:val="24"/>
          <w:szCs w:val="24"/>
          <w:rtl/>
          <w:rPrChange w:id="3073" w:author="Meryl Etman" w:date="2020-03-25T10:10:00Z">
            <w:rPr>
              <w:sz w:val="24"/>
              <w:szCs w:val="24"/>
              <w:rtl/>
            </w:rPr>
          </w:rPrChange>
        </w:rPr>
        <w:t>פקוח, רישום וניהול של עבודות שתבוצענה על בסיס עבודה יומית (רג'י).</w:t>
      </w:r>
    </w:p>
    <w:p w14:paraId="02DAA9FD" w14:textId="77777777" w:rsidR="00EB5A81" w:rsidRPr="000748C0" w:rsidRDefault="00EB5A81" w:rsidP="00EB5A81">
      <w:pPr>
        <w:numPr>
          <w:ilvl w:val="0"/>
          <w:numId w:val="19"/>
        </w:numPr>
        <w:spacing w:before="120" w:after="240"/>
        <w:jc w:val="both"/>
        <w:rPr>
          <w:sz w:val="24"/>
          <w:szCs w:val="24"/>
          <w:rPrChange w:id="3074" w:author="Meryl Etman" w:date="2020-03-25T10:10:00Z">
            <w:rPr>
              <w:sz w:val="24"/>
              <w:szCs w:val="24"/>
            </w:rPr>
          </w:rPrChange>
        </w:rPr>
      </w:pPr>
      <w:r w:rsidRPr="000748C0">
        <w:rPr>
          <w:rFonts w:hint="cs"/>
          <w:sz w:val="24"/>
          <w:szCs w:val="24"/>
          <w:rtl/>
          <w:rPrChange w:id="3075" w:author="Meryl Etman" w:date="2020-03-25T10:10:00Z">
            <w:rPr>
              <w:rFonts w:hint="cs"/>
              <w:sz w:val="24"/>
              <w:szCs w:val="24"/>
              <w:rtl/>
            </w:rPr>
          </w:rPrChange>
        </w:rPr>
        <w:t>תיעוד פעילות האתר בצילום ו</w:t>
      </w:r>
      <w:r w:rsidRPr="000748C0">
        <w:rPr>
          <w:sz w:val="24"/>
          <w:szCs w:val="24"/>
          <w:rtl/>
          <w:rPrChange w:id="3076" w:author="Meryl Etman" w:date="2020-03-25T10:10:00Z">
            <w:rPr>
              <w:sz w:val="24"/>
              <w:szCs w:val="24"/>
              <w:rtl/>
            </w:rPr>
          </w:rPrChange>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19B808E8" w14:textId="77777777" w:rsidR="00EB5A81" w:rsidRPr="000748C0" w:rsidRDefault="00EB5A81" w:rsidP="00EB5A81">
      <w:pPr>
        <w:numPr>
          <w:ilvl w:val="0"/>
          <w:numId w:val="19"/>
        </w:numPr>
        <w:spacing w:before="120" w:after="240"/>
        <w:jc w:val="both"/>
        <w:rPr>
          <w:color w:val="000000"/>
          <w:sz w:val="24"/>
          <w:szCs w:val="24"/>
          <w:rtl/>
          <w:rPrChange w:id="3077" w:author="Meryl Etman" w:date="2020-03-25T10:10:00Z">
            <w:rPr>
              <w:color w:val="000000"/>
              <w:sz w:val="24"/>
              <w:szCs w:val="24"/>
              <w:rtl/>
            </w:rPr>
          </w:rPrChange>
        </w:rPr>
      </w:pPr>
      <w:r w:rsidRPr="000748C0">
        <w:rPr>
          <w:sz w:val="24"/>
          <w:szCs w:val="24"/>
          <w:rtl/>
          <w:rPrChange w:id="3078" w:author="Meryl Etman" w:date="2020-03-25T10:10:00Z">
            <w:rPr>
              <w:sz w:val="24"/>
              <w:szCs w:val="24"/>
              <w:rtl/>
            </w:rPr>
          </w:rPrChange>
        </w:rPr>
        <w:t>דווח מידי למנהל על עיכובים, תקלות או הפרעות אחרות שקרו, או הצפויות בבצוע עבודות הבניה, כולל הצעת דרכים ואמצעים לתיקון המצב או למניעתם.</w:t>
      </w:r>
    </w:p>
    <w:p w14:paraId="443A7663" w14:textId="77777777" w:rsidR="00EB5A81" w:rsidRPr="000748C0" w:rsidRDefault="00EB5A81" w:rsidP="00EB5A81">
      <w:pPr>
        <w:numPr>
          <w:ilvl w:val="0"/>
          <w:numId w:val="19"/>
        </w:numPr>
        <w:tabs>
          <w:tab w:val="clear" w:pos="360"/>
        </w:tabs>
        <w:spacing w:before="120" w:after="240"/>
        <w:jc w:val="both"/>
        <w:rPr>
          <w:sz w:val="24"/>
          <w:szCs w:val="24"/>
          <w:rPrChange w:id="3079" w:author="Meryl Etman" w:date="2020-03-25T10:10:00Z">
            <w:rPr>
              <w:sz w:val="24"/>
              <w:szCs w:val="24"/>
            </w:rPr>
          </w:rPrChange>
        </w:rPr>
      </w:pPr>
      <w:r w:rsidRPr="000748C0">
        <w:rPr>
          <w:sz w:val="24"/>
          <w:szCs w:val="24"/>
          <w:rtl/>
          <w:rPrChange w:id="3080" w:author="Meryl Etman" w:date="2020-03-25T10:10:00Z">
            <w:rPr>
              <w:sz w:val="24"/>
              <w:szCs w:val="24"/>
              <w:rtl/>
            </w:rPr>
          </w:rPrChange>
        </w:rPr>
        <w:lastRenderedPageBreak/>
        <w:t xml:space="preserve">וידוא עריכת תכניות עדות </w:t>
      </w:r>
      <w:r w:rsidRPr="000748C0">
        <w:rPr>
          <w:sz w:val="24"/>
          <w:szCs w:val="24"/>
          <w:rPrChange w:id="3081" w:author="Meryl Etman" w:date="2020-03-25T10:10:00Z">
            <w:rPr>
              <w:sz w:val="24"/>
              <w:szCs w:val="24"/>
            </w:rPr>
          </w:rPrChange>
        </w:rPr>
        <w:t>(as made)</w:t>
      </w:r>
      <w:r w:rsidRPr="000748C0">
        <w:rPr>
          <w:sz w:val="24"/>
          <w:szCs w:val="24"/>
          <w:rtl/>
          <w:rPrChange w:id="3082" w:author="Meryl Etman" w:date="2020-03-25T10:10:00Z">
            <w:rPr>
              <w:sz w:val="24"/>
              <w:szCs w:val="24"/>
              <w:rtl/>
            </w:rPr>
          </w:rPrChange>
        </w:rPr>
        <w:t xml:space="preserve"> של עבודות הבניה כפי שבוצעו ומסירתן למזמין ע"י גוף מקצועי שהמזמין יטיל עליו עבודה זו.</w:t>
      </w:r>
    </w:p>
    <w:p w14:paraId="4071E971" w14:textId="25CD2DBB" w:rsidR="001D57D8" w:rsidRPr="000748C0" w:rsidRDefault="00EB5A81" w:rsidP="00FF570C">
      <w:pPr>
        <w:numPr>
          <w:ilvl w:val="0"/>
          <w:numId w:val="19"/>
        </w:numPr>
        <w:tabs>
          <w:tab w:val="clear" w:pos="360"/>
        </w:tabs>
        <w:spacing w:before="120" w:after="240"/>
        <w:jc w:val="both"/>
        <w:rPr>
          <w:ins w:id="3083" w:author="Meryl Etman" w:date="2020-02-06T11:14:00Z"/>
          <w:sz w:val="24"/>
          <w:szCs w:val="24"/>
          <w:rPrChange w:id="3084" w:author="Meryl Etman" w:date="2020-03-25T10:10:00Z">
            <w:rPr>
              <w:ins w:id="3085" w:author="Meryl Etman" w:date="2020-02-06T11:14:00Z"/>
              <w:sz w:val="24"/>
              <w:szCs w:val="24"/>
            </w:rPr>
          </w:rPrChange>
        </w:rPr>
      </w:pPr>
      <w:r w:rsidRPr="000748C0">
        <w:rPr>
          <w:sz w:val="24"/>
          <w:szCs w:val="24"/>
          <w:rtl/>
          <w:rPrChange w:id="3086" w:author="Meryl Etman" w:date="2020-03-25T10:10:00Z">
            <w:rPr>
              <w:sz w:val="24"/>
              <w:szCs w:val="24"/>
              <w:rtl/>
            </w:rPr>
          </w:rPrChange>
        </w:rPr>
        <w:t>בדיקה מוקדמת של העבודות יחד עם המתכננים והיועצים וקביעת התיקונים לצורך מסירתן, הקפדה על ביצוע תיקונים אלה, במסגרת הזמן אשר נקבע בחוזים הקבלניים.</w:t>
      </w:r>
      <w:ins w:id="3087" w:author="Meryl Etman" w:date="2020-02-11T15:56:00Z">
        <w:r w:rsidR="00287B37" w:rsidRPr="000748C0">
          <w:rPr>
            <w:rFonts w:hint="cs"/>
            <w:sz w:val="24"/>
            <w:szCs w:val="24"/>
            <w:rtl/>
            <w:rPrChange w:id="3088" w:author="Meryl Etman" w:date="2020-03-25T10:10:00Z">
              <w:rPr>
                <w:rFonts w:hint="cs"/>
                <w:sz w:val="24"/>
                <w:szCs w:val="24"/>
                <w:rtl/>
              </w:rPr>
            </w:rPrChange>
          </w:rPr>
          <w:t xml:space="preserve"> </w:t>
        </w:r>
      </w:ins>
    </w:p>
    <w:p w14:paraId="7776C59A" w14:textId="36390245" w:rsidR="00CF3F0A" w:rsidRPr="000748C0" w:rsidDel="001D57D8" w:rsidRDefault="00CF3F0A">
      <w:pPr>
        <w:spacing w:before="120" w:after="240"/>
        <w:ind w:left="567"/>
        <w:jc w:val="both"/>
        <w:rPr>
          <w:del w:id="3089" w:author="Meryl Etman" w:date="2020-02-11T15:43:00Z"/>
          <w:sz w:val="24"/>
          <w:szCs w:val="24"/>
          <w:rPrChange w:id="3090" w:author="Meryl Etman" w:date="2020-03-25T10:10:00Z">
            <w:rPr>
              <w:del w:id="3091" w:author="Meryl Etman" w:date="2020-02-11T15:43:00Z"/>
              <w:sz w:val="24"/>
              <w:szCs w:val="24"/>
            </w:rPr>
          </w:rPrChange>
        </w:rPr>
        <w:pPrChange w:id="3092" w:author="Meryl Etman" w:date="2020-02-11T15:43:00Z">
          <w:pPr>
            <w:numPr>
              <w:numId w:val="19"/>
            </w:numPr>
            <w:tabs>
              <w:tab w:val="num" w:pos="360"/>
            </w:tabs>
            <w:spacing w:before="120" w:after="240"/>
            <w:ind w:left="1134" w:hanging="567"/>
            <w:jc w:val="both"/>
          </w:pPr>
        </w:pPrChange>
      </w:pPr>
    </w:p>
    <w:p w14:paraId="569D5978" w14:textId="77777777" w:rsidR="00EB5A81" w:rsidRPr="000748C0" w:rsidRDefault="00EB5A81" w:rsidP="00EB5A81">
      <w:pPr>
        <w:numPr>
          <w:ilvl w:val="0"/>
          <w:numId w:val="19"/>
        </w:numPr>
        <w:tabs>
          <w:tab w:val="clear" w:pos="360"/>
        </w:tabs>
        <w:spacing w:before="120" w:after="240"/>
        <w:jc w:val="both"/>
        <w:rPr>
          <w:sz w:val="24"/>
          <w:szCs w:val="24"/>
          <w:rPrChange w:id="3093" w:author="Meryl Etman" w:date="2020-03-25T10:10:00Z">
            <w:rPr>
              <w:sz w:val="24"/>
              <w:szCs w:val="24"/>
            </w:rPr>
          </w:rPrChange>
        </w:rPr>
      </w:pPr>
      <w:r w:rsidRPr="000748C0">
        <w:rPr>
          <w:sz w:val="24"/>
          <w:szCs w:val="24"/>
          <w:rtl/>
          <w:rPrChange w:id="3094" w:author="Meryl Etman" w:date="2020-03-25T10:10:00Z">
            <w:rPr>
              <w:sz w:val="24"/>
              <w:szCs w:val="24"/>
              <w:rtl/>
            </w:rPr>
          </w:rPrChange>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6D7E440E" w14:textId="77777777" w:rsidR="00EB5A81" w:rsidRPr="000748C0" w:rsidRDefault="00EB5A81" w:rsidP="00EB5A81">
      <w:pPr>
        <w:numPr>
          <w:ilvl w:val="0"/>
          <w:numId w:val="19"/>
        </w:numPr>
        <w:tabs>
          <w:tab w:val="clear" w:pos="360"/>
        </w:tabs>
        <w:spacing w:before="120" w:after="240"/>
        <w:jc w:val="both"/>
        <w:rPr>
          <w:sz w:val="24"/>
          <w:szCs w:val="24"/>
          <w:rPrChange w:id="3095" w:author="Meryl Etman" w:date="2020-03-25T10:10:00Z">
            <w:rPr>
              <w:sz w:val="24"/>
              <w:szCs w:val="24"/>
            </w:rPr>
          </w:rPrChange>
        </w:rPr>
      </w:pPr>
      <w:r w:rsidRPr="000748C0">
        <w:rPr>
          <w:sz w:val="24"/>
          <w:szCs w:val="24"/>
          <w:rtl/>
          <w:rPrChange w:id="3096" w:author="Meryl Etman" w:date="2020-03-25T10:10:00Z">
            <w:rPr>
              <w:sz w:val="24"/>
              <w:szCs w:val="24"/>
              <w:rtl/>
            </w:rPr>
          </w:rPrChange>
        </w:rPr>
        <w:t>הבטחת קיום וריכוז דוחות פיקוח עליון של המתכננים והיועצים ויישום הערותיהם.</w:t>
      </w:r>
    </w:p>
    <w:p w14:paraId="2005C9C5" w14:textId="77777777" w:rsidR="00EB5A81" w:rsidRPr="000748C0" w:rsidRDefault="00EB5A81" w:rsidP="00EB5A81">
      <w:pPr>
        <w:numPr>
          <w:ilvl w:val="0"/>
          <w:numId w:val="19"/>
        </w:numPr>
        <w:tabs>
          <w:tab w:val="clear" w:pos="360"/>
        </w:tabs>
        <w:spacing w:before="120" w:after="240"/>
        <w:jc w:val="both"/>
        <w:rPr>
          <w:sz w:val="24"/>
          <w:szCs w:val="24"/>
          <w:rtl/>
          <w:rPrChange w:id="3097" w:author="Meryl Etman" w:date="2020-03-25T10:10:00Z">
            <w:rPr>
              <w:sz w:val="24"/>
              <w:szCs w:val="24"/>
              <w:rtl/>
            </w:rPr>
          </w:rPrChange>
        </w:rPr>
      </w:pPr>
      <w:r w:rsidRPr="000748C0">
        <w:rPr>
          <w:sz w:val="24"/>
          <w:szCs w:val="24"/>
          <w:rtl/>
          <w:rPrChange w:id="3098" w:author="Meryl Etman" w:date="2020-03-25T10:10:00Z">
            <w:rPr>
              <w:sz w:val="24"/>
              <w:szCs w:val="24"/>
              <w:rtl/>
            </w:rPr>
          </w:rPrChange>
        </w:rPr>
        <w:t>קבלת העבודות –</w:t>
      </w:r>
    </w:p>
    <w:p w14:paraId="191A47A3" w14:textId="77777777" w:rsidR="00EB5A81" w:rsidRPr="000748C0" w:rsidRDefault="00EB5A81" w:rsidP="00EB5A81">
      <w:pPr>
        <w:numPr>
          <w:ilvl w:val="1"/>
          <w:numId w:val="28"/>
        </w:numPr>
        <w:spacing w:before="120" w:after="160"/>
        <w:ind w:left="1701" w:hanging="567"/>
        <w:jc w:val="both"/>
        <w:rPr>
          <w:sz w:val="24"/>
          <w:szCs w:val="24"/>
          <w:rPrChange w:id="3099" w:author="Meryl Etman" w:date="2020-03-25T10:10:00Z">
            <w:rPr>
              <w:sz w:val="24"/>
              <w:szCs w:val="24"/>
            </w:rPr>
          </w:rPrChange>
        </w:rPr>
      </w:pPr>
      <w:r w:rsidRPr="000748C0">
        <w:rPr>
          <w:rFonts w:hint="cs"/>
          <w:sz w:val="24"/>
          <w:szCs w:val="24"/>
          <w:rtl/>
          <w:rPrChange w:id="3100" w:author="Meryl Etman" w:date="2020-03-25T10:10:00Z">
            <w:rPr>
              <w:rFonts w:hint="cs"/>
              <w:sz w:val="24"/>
              <w:szCs w:val="24"/>
              <w:rtl/>
            </w:rPr>
          </w:rPrChange>
        </w:rPr>
        <w:t xml:space="preserve">מתן אישור בכתב למזמין, בנוסח המצורף כנספח </w:t>
      </w:r>
      <w:r w:rsidRPr="000748C0">
        <w:rPr>
          <w:rFonts w:hint="cs"/>
          <w:b/>
          <w:bCs/>
          <w:sz w:val="24"/>
          <w:szCs w:val="24"/>
          <w:rtl/>
          <w:rPrChange w:id="3101" w:author="Meryl Etman" w:date="2020-03-25T10:10:00Z">
            <w:rPr>
              <w:rFonts w:hint="cs"/>
              <w:b/>
              <w:bCs/>
              <w:sz w:val="24"/>
              <w:szCs w:val="24"/>
              <w:rtl/>
            </w:rPr>
          </w:rPrChange>
        </w:rPr>
        <w:t>ב'1</w:t>
      </w:r>
      <w:r w:rsidRPr="000748C0">
        <w:rPr>
          <w:rFonts w:hint="cs"/>
          <w:sz w:val="24"/>
          <w:szCs w:val="24"/>
          <w:rtl/>
          <w:rPrChange w:id="3102" w:author="Meryl Etman" w:date="2020-03-25T10:10:00Z">
            <w:rPr>
              <w:rFonts w:hint="cs"/>
              <w:sz w:val="24"/>
              <w:szCs w:val="24"/>
              <w:rtl/>
            </w:rPr>
          </w:rPrChange>
        </w:rPr>
        <w:t xml:space="preserve"> או בנוסח המצורף כנספח </w:t>
      </w:r>
      <w:r w:rsidRPr="000748C0">
        <w:rPr>
          <w:rFonts w:hint="cs"/>
          <w:b/>
          <w:bCs/>
          <w:sz w:val="24"/>
          <w:szCs w:val="24"/>
          <w:rtl/>
          <w:rPrChange w:id="3103" w:author="Meryl Etman" w:date="2020-03-25T10:10:00Z">
            <w:rPr>
              <w:rFonts w:hint="cs"/>
              <w:b/>
              <w:bCs/>
              <w:sz w:val="24"/>
              <w:szCs w:val="24"/>
              <w:rtl/>
            </w:rPr>
          </w:rPrChange>
        </w:rPr>
        <w:t>ב'2,</w:t>
      </w:r>
      <w:r w:rsidRPr="000748C0">
        <w:rPr>
          <w:rFonts w:hint="cs"/>
          <w:sz w:val="24"/>
          <w:szCs w:val="24"/>
          <w:rtl/>
          <w:rPrChange w:id="3104" w:author="Meryl Etman" w:date="2020-03-25T10:10:00Z">
            <w:rPr>
              <w:rFonts w:hint="cs"/>
              <w:sz w:val="24"/>
              <w:szCs w:val="24"/>
              <w:rtl/>
            </w:rPr>
          </w:rPrChange>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203AED1E" w14:textId="77777777" w:rsidR="00EB5A81" w:rsidRPr="000748C0" w:rsidRDefault="00EB5A81" w:rsidP="00EB5A81">
      <w:pPr>
        <w:numPr>
          <w:ilvl w:val="1"/>
          <w:numId w:val="28"/>
        </w:numPr>
        <w:spacing w:before="120" w:after="160"/>
        <w:ind w:left="1701" w:hanging="567"/>
        <w:jc w:val="both"/>
        <w:rPr>
          <w:sz w:val="24"/>
          <w:szCs w:val="24"/>
          <w:rtl/>
          <w:rPrChange w:id="3105" w:author="Meryl Etman" w:date="2020-03-25T10:10:00Z">
            <w:rPr>
              <w:sz w:val="24"/>
              <w:szCs w:val="24"/>
              <w:rtl/>
            </w:rPr>
          </w:rPrChange>
        </w:rPr>
      </w:pPr>
      <w:r w:rsidRPr="000748C0">
        <w:rPr>
          <w:sz w:val="24"/>
          <w:szCs w:val="24"/>
          <w:rtl/>
          <w:rPrChange w:id="3106" w:author="Meryl Etman" w:date="2020-03-25T10:10:00Z">
            <w:rPr>
              <w:sz w:val="24"/>
              <w:szCs w:val="24"/>
              <w:rtl/>
            </w:rPr>
          </w:rPrChange>
        </w:rPr>
        <w:t>יזום וזימון כל הגורמים הקשורים למסירת עבודות הבניה ויתר העבודות לגופים שיקבעו ע"י המנהל, השתתפות וכתיבת פרוטוק</w:t>
      </w:r>
      <w:r w:rsidRPr="000748C0">
        <w:rPr>
          <w:rFonts w:hint="cs"/>
          <w:sz w:val="24"/>
          <w:szCs w:val="24"/>
          <w:rtl/>
          <w:rPrChange w:id="3107" w:author="Meryl Etman" w:date="2020-03-25T10:10:00Z">
            <w:rPr>
              <w:rFonts w:hint="cs"/>
              <w:sz w:val="24"/>
              <w:szCs w:val="24"/>
              <w:rtl/>
            </w:rPr>
          </w:rPrChange>
        </w:rPr>
        <w:t>ו</w:t>
      </w:r>
      <w:r w:rsidRPr="000748C0">
        <w:rPr>
          <w:sz w:val="24"/>
          <w:szCs w:val="24"/>
          <w:rtl/>
          <w:rPrChange w:id="3108" w:author="Meryl Etman" w:date="2020-03-25T10:10:00Z">
            <w:rPr>
              <w:sz w:val="24"/>
              <w:szCs w:val="24"/>
              <w:rtl/>
            </w:rPr>
          </w:rPrChange>
        </w:rPr>
        <w:t>לים.</w:t>
      </w:r>
    </w:p>
    <w:p w14:paraId="0FA75485" w14:textId="77777777" w:rsidR="00EB5A81" w:rsidRPr="000748C0" w:rsidRDefault="00EB5A81" w:rsidP="00EB5A81">
      <w:pPr>
        <w:numPr>
          <w:ilvl w:val="1"/>
          <w:numId w:val="21"/>
        </w:numPr>
        <w:tabs>
          <w:tab w:val="clear" w:pos="1509"/>
        </w:tabs>
        <w:spacing w:before="120" w:after="160"/>
        <w:ind w:left="1701" w:hanging="567"/>
        <w:jc w:val="both"/>
        <w:rPr>
          <w:sz w:val="24"/>
          <w:szCs w:val="24"/>
          <w:rtl/>
          <w:rPrChange w:id="3109" w:author="Meryl Etman" w:date="2020-03-25T10:10:00Z">
            <w:rPr>
              <w:sz w:val="24"/>
              <w:szCs w:val="24"/>
              <w:rtl/>
            </w:rPr>
          </w:rPrChange>
        </w:rPr>
      </w:pPr>
      <w:r w:rsidRPr="000748C0">
        <w:rPr>
          <w:sz w:val="24"/>
          <w:szCs w:val="24"/>
          <w:rtl/>
          <w:rPrChange w:id="3110" w:author="Meryl Etman" w:date="2020-03-25T10:10:00Z">
            <w:rPr>
              <w:sz w:val="24"/>
              <w:szCs w:val="24"/>
              <w:rtl/>
            </w:rPr>
          </w:rPrChange>
        </w:rPr>
        <w:t>ריכוז, בדיקה ועריכת כל המסמכים אותם יש למסור למקבלי הבניה והמתייחסים לפרוט הטכני, ת</w:t>
      </w:r>
      <w:r w:rsidRPr="000748C0">
        <w:rPr>
          <w:rFonts w:hint="cs"/>
          <w:sz w:val="24"/>
          <w:szCs w:val="24"/>
          <w:rtl/>
          <w:rPrChange w:id="3111" w:author="Meryl Etman" w:date="2020-03-25T10:10:00Z">
            <w:rPr>
              <w:rFonts w:hint="cs"/>
              <w:sz w:val="24"/>
              <w:szCs w:val="24"/>
              <w:rtl/>
            </w:rPr>
          </w:rPrChange>
        </w:rPr>
        <w:t>י</w:t>
      </w:r>
      <w:r w:rsidRPr="000748C0">
        <w:rPr>
          <w:sz w:val="24"/>
          <w:szCs w:val="24"/>
          <w:rtl/>
          <w:rPrChange w:id="3112" w:author="Meryl Etman" w:date="2020-03-25T10:10:00Z">
            <w:rPr>
              <w:sz w:val="24"/>
              <w:szCs w:val="24"/>
              <w:rtl/>
            </w:rPr>
          </w:rPrChange>
        </w:rPr>
        <w:t>עוד, תעודות אחריות, הוראות אחזקה הקשורים לחלקי הבניה ומתקניהם.</w:t>
      </w:r>
    </w:p>
    <w:p w14:paraId="216223C5" w14:textId="77777777" w:rsidR="00EB5A81" w:rsidRPr="000748C0" w:rsidRDefault="00EB5A81" w:rsidP="00EB5A81">
      <w:pPr>
        <w:numPr>
          <w:ilvl w:val="1"/>
          <w:numId w:val="21"/>
        </w:numPr>
        <w:tabs>
          <w:tab w:val="clear" w:pos="1509"/>
        </w:tabs>
        <w:spacing w:before="120" w:after="240"/>
        <w:ind w:left="1701" w:hanging="567"/>
        <w:jc w:val="both"/>
        <w:rPr>
          <w:rPrChange w:id="3113" w:author="Meryl Etman" w:date="2020-03-25T10:10:00Z">
            <w:rPr/>
          </w:rPrChange>
        </w:rPr>
      </w:pPr>
      <w:r w:rsidRPr="000748C0">
        <w:rPr>
          <w:sz w:val="24"/>
          <w:szCs w:val="24"/>
          <w:rtl/>
          <w:rPrChange w:id="3114" w:author="Meryl Etman" w:date="2020-03-25T10:10:00Z">
            <w:rPr>
              <w:sz w:val="24"/>
              <w:szCs w:val="24"/>
              <w:rtl/>
            </w:rPr>
          </w:rPrChange>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sidRPr="000748C0">
        <w:rPr>
          <w:rFonts w:hint="cs"/>
          <w:sz w:val="24"/>
          <w:szCs w:val="24"/>
          <w:rtl/>
          <w:rPrChange w:id="3115" w:author="Meryl Etman" w:date="2020-03-25T10:10:00Z">
            <w:rPr>
              <w:rFonts w:hint="cs"/>
              <w:sz w:val="24"/>
              <w:szCs w:val="24"/>
              <w:rtl/>
            </w:rPr>
          </w:rPrChange>
        </w:rPr>
        <w:t>.</w:t>
      </w:r>
    </w:p>
    <w:p w14:paraId="4D0311E9" w14:textId="21DEA222" w:rsidR="00EB5A81" w:rsidRPr="000748C0" w:rsidRDefault="00EB5A81" w:rsidP="00AE7D86">
      <w:pPr>
        <w:numPr>
          <w:ilvl w:val="0"/>
          <w:numId w:val="19"/>
        </w:numPr>
        <w:tabs>
          <w:tab w:val="clear" w:pos="360"/>
        </w:tabs>
        <w:spacing w:before="120" w:after="240"/>
        <w:jc w:val="both"/>
        <w:rPr>
          <w:sz w:val="24"/>
          <w:szCs w:val="24"/>
          <w:rPrChange w:id="3116" w:author="Meryl Etman" w:date="2020-03-25T10:10:00Z">
            <w:rPr>
              <w:sz w:val="24"/>
              <w:szCs w:val="24"/>
            </w:rPr>
          </w:rPrChange>
        </w:rPr>
      </w:pPr>
      <w:r w:rsidRPr="000748C0">
        <w:rPr>
          <w:sz w:val="24"/>
          <w:szCs w:val="24"/>
          <w:rtl/>
          <w:rPrChange w:id="3117" w:author="Meryl Etman" w:date="2020-03-25T10:10:00Z">
            <w:rPr>
              <w:sz w:val="24"/>
              <w:szCs w:val="24"/>
              <w:rtl/>
            </w:rPr>
          </w:rPrChange>
        </w:rPr>
        <w:t>ריכוז</w:t>
      </w:r>
      <w:del w:id="3118" w:author="Meryl Etman" w:date="2020-03-22T12:12:00Z">
        <w:r w:rsidRPr="000748C0" w:rsidDel="00AE7D86">
          <w:rPr>
            <w:sz w:val="24"/>
            <w:szCs w:val="24"/>
            <w:rtl/>
            <w:rPrChange w:id="3119" w:author="Meryl Etman" w:date="2020-03-25T10:10:00Z">
              <w:rPr>
                <w:sz w:val="24"/>
                <w:szCs w:val="24"/>
                <w:rtl/>
              </w:rPr>
            </w:rPrChange>
          </w:rPr>
          <w:delText xml:space="preserve">, </w:delText>
        </w:r>
      </w:del>
      <w:ins w:id="3120" w:author="Meryl Etman" w:date="2020-03-22T12:12:00Z">
        <w:r w:rsidR="00AE7D86" w:rsidRPr="000748C0">
          <w:rPr>
            <w:sz w:val="24"/>
            <w:szCs w:val="24"/>
            <w:rtl/>
            <w:rPrChange w:id="3121" w:author="Meryl Etman" w:date="2020-03-25T10:10:00Z">
              <w:rPr>
                <w:sz w:val="24"/>
                <w:szCs w:val="24"/>
                <w:rtl/>
              </w:rPr>
            </w:rPrChange>
          </w:rPr>
          <w:t xml:space="preserve"> ו</w:t>
        </w:r>
      </w:ins>
      <w:r w:rsidRPr="000748C0">
        <w:rPr>
          <w:sz w:val="24"/>
          <w:szCs w:val="24"/>
          <w:rtl/>
          <w:rPrChange w:id="3122" w:author="Meryl Etman" w:date="2020-03-25T10:10:00Z">
            <w:rPr>
              <w:sz w:val="24"/>
              <w:szCs w:val="24"/>
              <w:rtl/>
            </w:rPr>
          </w:rPrChange>
        </w:rPr>
        <w:t xml:space="preserve">תאום </w:t>
      </w:r>
      <w:del w:id="3123" w:author="Meryl Etman" w:date="2020-03-22T12:12:00Z">
        <w:r w:rsidRPr="000748C0" w:rsidDel="00AE7D86">
          <w:rPr>
            <w:sz w:val="24"/>
            <w:szCs w:val="24"/>
            <w:rtl/>
            <w:rPrChange w:id="3124" w:author="Meryl Etman" w:date="2020-03-25T10:10:00Z">
              <w:rPr>
                <w:sz w:val="24"/>
                <w:szCs w:val="24"/>
                <w:rtl/>
              </w:rPr>
            </w:rPrChange>
          </w:rPr>
          <w:delText xml:space="preserve">והכנת </w:delText>
        </w:r>
      </w:del>
      <w:r w:rsidRPr="000748C0">
        <w:rPr>
          <w:sz w:val="24"/>
          <w:szCs w:val="24"/>
          <w:rtl/>
          <w:rPrChange w:id="3125" w:author="Meryl Etman" w:date="2020-03-25T10:10:00Z">
            <w:rPr>
              <w:sz w:val="24"/>
              <w:szCs w:val="24"/>
              <w:rtl/>
            </w:rPr>
          </w:rPrChange>
        </w:rPr>
        <w:t xml:space="preserve">מפרטי </w:t>
      </w:r>
      <w:ins w:id="3126" w:author="Meryl Etman" w:date="2020-03-22T12:12:00Z">
        <w:r w:rsidR="00AE7D86" w:rsidRPr="000748C0">
          <w:rPr>
            <w:rFonts w:hint="eastAsia"/>
            <w:sz w:val="24"/>
            <w:szCs w:val="24"/>
            <w:rtl/>
            <w:rPrChange w:id="3127" w:author="Meryl Etman" w:date="2020-03-25T10:10:00Z">
              <w:rPr>
                <w:rFonts w:hint="eastAsia"/>
                <w:sz w:val="24"/>
                <w:szCs w:val="24"/>
                <w:rtl/>
              </w:rPr>
            </w:rPrChange>
          </w:rPr>
          <w:t>והנחיות</w:t>
        </w:r>
        <w:r w:rsidR="00AE7D86" w:rsidRPr="000748C0">
          <w:rPr>
            <w:sz w:val="24"/>
            <w:szCs w:val="24"/>
            <w:rtl/>
            <w:rPrChange w:id="3128" w:author="Meryl Etman" w:date="2020-03-25T10:10:00Z">
              <w:rPr>
                <w:sz w:val="24"/>
                <w:szCs w:val="24"/>
                <w:rtl/>
              </w:rPr>
            </w:rPrChange>
          </w:rPr>
          <w:t xml:space="preserve"> </w:t>
        </w:r>
      </w:ins>
      <w:r w:rsidRPr="000748C0">
        <w:rPr>
          <w:sz w:val="24"/>
          <w:szCs w:val="24"/>
          <w:rtl/>
          <w:rPrChange w:id="3129" w:author="Meryl Etman" w:date="2020-03-25T10:10:00Z">
            <w:rPr>
              <w:sz w:val="24"/>
              <w:szCs w:val="24"/>
              <w:rtl/>
            </w:rPr>
          </w:rPrChange>
        </w:rPr>
        <w:t>אחזקה</w:t>
      </w:r>
      <w:ins w:id="3130" w:author="Meryl Etman" w:date="2020-03-22T12:12:00Z">
        <w:r w:rsidR="00AE7D86" w:rsidRPr="000748C0">
          <w:rPr>
            <w:sz w:val="24"/>
            <w:szCs w:val="24"/>
            <w:rtl/>
            <w:rPrChange w:id="3131" w:author="Meryl Etman" w:date="2020-03-25T10:10:00Z">
              <w:rPr>
                <w:sz w:val="24"/>
                <w:szCs w:val="24"/>
                <w:rtl/>
              </w:rPr>
            </w:rPrChange>
          </w:rPr>
          <w:t xml:space="preserve"> שיכין הקבלן</w:t>
        </w:r>
      </w:ins>
      <w:r w:rsidRPr="000748C0">
        <w:rPr>
          <w:sz w:val="24"/>
          <w:szCs w:val="24"/>
          <w:rtl/>
          <w:rPrChange w:id="3132" w:author="Meryl Etman" w:date="2020-03-25T10:10:00Z">
            <w:rPr>
              <w:sz w:val="24"/>
              <w:szCs w:val="24"/>
              <w:rtl/>
            </w:rPr>
          </w:rPrChange>
        </w:rPr>
        <w:t>.</w:t>
      </w:r>
    </w:p>
    <w:p w14:paraId="09D2ED37" w14:textId="77777777" w:rsidR="00EB5A81" w:rsidRPr="000748C0" w:rsidRDefault="00EB5A81" w:rsidP="00EB5A81">
      <w:pPr>
        <w:numPr>
          <w:ilvl w:val="0"/>
          <w:numId w:val="19"/>
        </w:numPr>
        <w:tabs>
          <w:tab w:val="clear" w:pos="360"/>
        </w:tabs>
        <w:spacing w:before="120" w:after="240"/>
        <w:jc w:val="both"/>
        <w:rPr>
          <w:sz w:val="24"/>
          <w:szCs w:val="24"/>
          <w:rPrChange w:id="3133" w:author="Meryl Etman" w:date="2020-03-25T10:10:00Z">
            <w:rPr>
              <w:sz w:val="24"/>
              <w:szCs w:val="24"/>
            </w:rPr>
          </w:rPrChange>
        </w:rPr>
      </w:pPr>
      <w:r w:rsidRPr="000748C0">
        <w:rPr>
          <w:sz w:val="24"/>
          <w:szCs w:val="24"/>
          <w:rtl/>
          <w:rPrChange w:id="3134" w:author="Meryl Etman" w:date="2020-03-25T10:10:00Z">
            <w:rPr>
              <w:sz w:val="24"/>
              <w:szCs w:val="24"/>
              <w:rtl/>
            </w:rPr>
          </w:rPrChange>
        </w:rPr>
        <w:t>לווי הפרויקט במשך תקופות הבדק ותקופות האחריות של הקבלנים.</w:t>
      </w:r>
    </w:p>
    <w:p w14:paraId="7BE31B16" w14:textId="77777777" w:rsidR="00EB5A81" w:rsidRPr="000748C0" w:rsidRDefault="00EB5A81" w:rsidP="00EB5A81">
      <w:pPr>
        <w:numPr>
          <w:ilvl w:val="0"/>
          <w:numId w:val="19"/>
        </w:numPr>
        <w:tabs>
          <w:tab w:val="clear" w:pos="360"/>
        </w:tabs>
        <w:spacing w:before="120" w:after="240"/>
        <w:jc w:val="both"/>
        <w:rPr>
          <w:sz w:val="24"/>
          <w:szCs w:val="24"/>
          <w:rtl/>
          <w:rPrChange w:id="3135" w:author="Meryl Etman" w:date="2020-03-25T10:10:00Z">
            <w:rPr>
              <w:sz w:val="24"/>
              <w:szCs w:val="24"/>
              <w:rtl/>
            </w:rPr>
          </w:rPrChange>
        </w:rPr>
      </w:pPr>
      <w:r w:rsidRPr="000748C0">
        <w:rPr>
          <w:sz w:val="24"/>
          <w:szCs w:val="24"/>
          <w:rtl/>
          <w:rPrChange w:id="3136" w:author="Meryl Etman" w:date="2020-03-25T10:10:00Z">
            <w:rPr>
              <w:sz w:val="24"/>
              <w:szCs w:val="24"/>
              <w:rtl/>
            </w:rPr>
          </w:rPrChange>
        </w:rPr>
        <w:t>קבלה סופית -</w:t>
      </w:r>
    </w:p>
    <w:p w14:paraId="52931F77" w14:textId="77777777" w:rsidR="00EB5A81" w:rsidRPr="000748C0" w:rsidRDefault="00EB5A81" w:rsidP="00EB5A81">
      <w:pPr>
        <w:pStyle w:val="24"/>
        <w:widowControl/>
        <w:numPr>
          <w:ilvl w:val="0"/>
          <w:numId w:val="22"/>
        </w:numPr>
        <w:bidi/>
        <w:spacing w:before="120" w:after="240"/>
        <w:jc w:val="both"/>
        <w:rPr>
          <w:vanish/>
          <w:sz w:val="24"/>
          <w:szCs w:val="24"/>
          <w:rtl/>
          <w:rPrChange w:id="3137" w:author="Meryl Etman" w:date="2020-03-25T10:10:00Z">
            <w:rPr>
              <w:vanish/>
              <w:sz w:val="24"/>
              <w:szCs w:val="24"/>
              <w:rtl/>
            </w:rPr>
          </w:rPrChange>
        </w:rPr>
      </w:pPr>
    </w:p>
    <w:p w14:paraId="712AF776" w14:textId="77777777" w:rsidR="00EB5A81" w:rsidRPr="000748C0" w:rsidRDefault="00EB5A81" w:rsidP="00EB5A81">
      <w:pPr>
        <w:pStyle w:val="24"/>
        <w:widowControl/>
        <w:numPr>
          <w:ilvl w:val="0"/>
          <w:numId w:val="22"/>
        </w:numPr>
        <w:bidi/>
        <w:spacing w:before="120" w:after="240"/>
        <w:jc w:val="both"/>
        <w:rPr>
          <w:vanish/>
          <w:sz w:val="24"/>
          <w:szCs w:val="24"/>
          <w:rtl/>
          <w:rPrChange w:id="3138" w:author="Meryl Etman" w:date="2020-03-25T10:10:00Z">
            <w:rPr>
              <w:vanish/>
              <w:sz w:val="24"/>
              <w:szCs w:val="24"/>
              <w:rtl/>
            </w:rPr>
          </w:rPrChange>
        </w:rPr>
      </w:pPr>
    </w:p>
    <w:p w14:paraId="186464E7" w14:textId="77777777" w:rsidR="00EB5A81" w:rsidRPr="000748C0" w:rsidRDefault="00EB5A81" w:rsidP="00EB5A81">
      <w:pPr>
        <w:pStyle w:val="24"/>
        <w:widowControl/>
        <w:numPr>
          <w:ilvl w:val="0"/>
          <w:numId w:val="22"/>
        </w:numPr>
        <w:bidi/>
        <w:spacing w:before="120" w:after="240"/>
        <w:jc w:val="both"/>
        <w:rPr>
          <w:vanish/>
          <w:sz w:val="24"/>
          <w:szCs w:val="24"/>
          <w:rtl/>
          <w:rPrChange w:id="3139" w:author="Meryl Etman" w:date="2020-03-25T10:10:00Z">
            <w:rPr>
              <w:vanish/>
              <w:sz w:val="24"/>
              <w:szCs w:val="24"/>
              <w:rtl/>
            </w:rPr>
          </w:rPrChange>
        </w:rPr>
      </w:pPr>
    </w:p>
    <w:p w14:paraId="5E7FAF48" w14:textId="77777777" w:rsidR="00EB5A81" w:rsidRPr="000748C0" w:rsidRDefault="00EB5A81" w:rsidP="00EB5A81">
      <w:pPr>
        <w:pStyle w:val="24"/>
        <w:widowControl/>
        <w:numPr>
          <w:ilvl w:val="0"/>
          <w:numId w:val="22"/>
        </w:numPr>
        <w:bidi/>
        <w:spacing w:before="120" w:after="240"/>
        <w:jc w:val="both"/>
        <w:rPr>
          <w:vanish/>
          <w:sz w:val="24"/>
          <w:szCs w:val="24"/>
          <w:rtl/>
          <w:rPrChange w:id="3140" w:author="Meryl Etman" w:date="2020-03-25T10:10:00Z">
            <w:rPr>
              <w:vanish/>
              <w:sz w:val="24"/>
              <w:szCs w:val="24"/>
              <w:rtl/>
            </w:rPr>
          </w:rPrChange>
        </w:rPr>
      </w:pPr>
    </w:p>
    <w:p w14:paraId="6374544A" w14:textId="77777777" w:rsidR="00EB5A81" w:rsidRPr="000748C0" w:rsidRDefault="00EB5A81" w:rsidP="00EB5A81">
      <w:pPr>
        <w:pStyle w:val="24"/>
        <w:widowControl/>
        <w:numPr>
          <w:ilvl w:val="0"/>
          <w:numId w:val="22"/>
        </w:numPr>
        <w:bidi/>
        <w:spacing w:before="120" w:after="240"/>
        <w:jc w:val="both"/>
        <w:rPr>
          <w:vanish/>
          <w:sz w:val="24"/>
          <w:szCs w:val="24"/>
          <w:rtl/>
          <w:rPrChange w:id="3141" w:author="Meryl Etman" w:date="2020-03-25T10:10:00Z">
            <w:rPr>
              <w:vanish/>
              <w:sz w:val="24"/>
              <w:szCs w:val="24"/>
              <w:rtl/>
            </w:rPr>
          </w:rPrChange>
        </w:rPr>
      </w:pPr>
    </w:p>
    <w:p w14:paraId="00D293BF" w14:textId="0EBD8641" w:rsidR="00EB5A81" w:rsidRPr="000748C0" w:rsidRDefault="00EB5A81" w:rsidP="00EB5A81">
      <w:pPr>
        <w:numPr>
          <w:ilvl w:val="1"/>
          <w:numId w:val="22"/>
        </w:numPr>
        <w:tabs>
          <w:tab w:val="clear" w:pos="1509"/>
        </w:tabs>
        <w:spacing w:before="120" w:after="240"/>
        <w:ind w:left="1725" w:hanging="591"/>
        <w:jc w:val="both"/>
        <w:rPr>
          <w:sz w:val="24"/>
          <w:szCs w:val="24"/>
          <w:rtl/>
          <w:rPrChange w:id="3142" w:author="Meryl Etman" w:date="2020-03-25T10:10:00Z">
            <w:rPr>
              <w:sz w:val="24"/>
              <w:szCs w:val="24"/>
              <w:rtl/>
            </w:rPr>
          </w:rPrChange>
        </w:rPr>
      </w:pPr>
      <w:r w:rsidRPr="000748C0">
        <w:rPr>
          <w:sz w:val="24"/>
          <w:szCs w:val="24"/>
          <w:rtl/>
          <w:rPrChange w:id="3143" w:author="Meryl Etman" w:date="2020-03-25T10:10:00Z">
            <w:rPr>
              <w:sz w:val="24"/>
              <w:szCs w:val="24"/>
              <w:rtl/>
            </w:rPr>
          </w:rPrChange>
        </w:rPr>
        <w:t>השתתפות בקבלה סופית של העבודות, וכן בגמר תקופות האחריות של הקבלנים, רישום התיקונים הנדרשים ופיקוח על ביצוע תיקונים אלה במועדים שנקבעו</w:t>
      </w:r>
      <w:ins w:id="3144" w:author="Meryl Etman" w:date="2020-02-06T11:19:00Z">
        <w:r w:rsidR="00CF3F0A" w:rsidRPr="000748C0">
          <w:rPr>
            <w:rFonts w:hint="cs"/>
            <w:sz w:val="24"/>
            <w:szCs w:val="24"/>
            <w:rtl/>
            <w:rPrChange w:id="3145" w:author="Meryl Etman" w:date="2020-03-25T10:10:00Z">
              <w:rPr>
                <w:rFonts w:hint="cs"/>
                <w:sz w:val="24"/>
                <w:szCs w:val="24"/>
                <w:rtl/>
              </w:rPr>
            </w:rPrChange>
          </w:rPr>
          <w:t>, אף אם לא יסתיימו במועד השלמת הפרויקט ואכלוסו</w:t>
        </w:r>
      </w:ins>
      <w:del w:id="3146" w:author="Meryl Etman" w:date="2020-02-06T11:19:00Z">
        <w:r w:rsidRPr="000748C0" w:rsidDel="00CF3F0A">
          <w:rPr>
            <w:sz w:val="24"/>
            <w:szCs w:val="24"/>
            <w:rtl/>
            <w:rPrChange w:id="3147" w:author="Meryl Etman" w:date="2020-03-25T10:10:00Z">
              <w:rPr>
                <w:sz w:val="24"/>
                <w:szCs w:val="24"/>
                <w:rtl/>
              </w:rPr>
            </w:rPrChange>
          </w:rPr>
          <w:delText>.</w:delText>
        </w:r>
      </w:del>
    </w:p>
    <w:p w14:paraId="297AB957" w14:textId="1DCAB6B1" w:rsidR="00EB5A81" w:rsidRPr="000748C0" w:rsidRDefault="002C57A7" w:rsidP="00EB5A81">
      <w:pPr>
        <w:numPr>
          <w:ilvl w:val="1"/>
          <w:numId w:val="22"/>
        </w:numPr>
        <w:tabs>
          <w:tab w:val="clear" w:pos="1509"/>
        </w:tabs>
        <w:spacing w:before="120" w:after="240"/>
        <w:ind w:left="1701" w:hanging="567"/>
        <w:jc w:val="both"/>
        <w:rPr>
          <w:sz w:val="24"/>
          <w:szCs w:val="24"/>
          <w:rtl/>
          <w:rPrChange w:id="3148" w:author="Meryl Etman" w:date="2020-03-25T10:10:00Z">
            <w:rPr>
              <w:sz w:val="24"/>
              <w:szCs w:val="24"/>
              <w:rtl/>
            </w:rPr>
          </w:rPrChange>
        </w:rPr>
      </w:pPr>
      <w:ins w:id="3149" w:author="Meryl Etman" w:date="2020-03-22T12:14:00Z">
        <w:r w:rsidRPr="000748C0">
          <w:rPr>
            <w:rFonts w:hint="eastAsia"/>
            <w:sz w:val="24"/>
            <w:szCs w:val="24"/>
            <w:rtl/>
            <w:rPrChange w:id="3150" w:author="Meryl Etman" w:date="2020-03-25T10:10:00Z">
              <w:rPr>
                <w:rFonts w:hint="eastAsia"/>
                <w:sz w:val="24"/>
                <w:szCs w:val="24"/>
                <w:rtl/>
              </w:rPr>
            </w:rPrChange>
          </w:rPr>
          <w:t>ריכוז</w:t>
        </w:r>
        <w:r w:rsidRPr="000748C0">
          <w:rPr>
            <w:sz w:val="24"/>
            <w:szCs w:val="24"/>
            <w:rtl/>
            <w:rPrChange w:id="3151" w:author="Meryl Etman" w:date="2020-03-25T10:10:00Z">
              <w:rPr>
                <w:sz w:val="24"/>
                <w:szCs w:val="24"/>
                <w:rtl/>
              </w:rPr>
            </w:rPrChange>
          </w:rPr>
          <w:t xml:space="preserve"> מעקב ובקרת </w:t>
        </w:r>
      </w:ins>
      <w:del w:id="3152" w:author="Meryl Etman" w:date="2020-03-22T12:14:00Z">
        <w:r w:rsidR="00EB5A81" w:rsidRPr="000748C0" w:rsidDel="002C57A7">
          <w:rPr>
            <w:sz w:val="24"/>
            <w:szCs w:val="24"/>
            <w:rtl/>
            <w:rPrChange w:id="3153" w:author="Meryl Etman" w:date="2020-03-25T10:10:00Z">
              <w:rPr>
                <w:sz w:val="24"/>
                <w:szCs w:val="24"/>
                <w:rtl/>
              </w:rPr>
            </w:rPrChange>
          </w:rPr>
          <w:delText>אחריות ל</w:delText>
        </w:r>
      </w:del>
      <w:r w:rsidR="00EB5A81" w:rsidRPr="000748C0">
        <w:rPr>
          <w:sz w:val="24"/>
          <w:szCs w:val="24"/>
          <w:rtl/>
          <w:rPrChange w:id="3154" w:author="Meryl Etman" w:date="2020-03-25T10:10:00Z">
            <w:rPr>
              <w:sz w:val="24"/>
              <w:szCs w:val="24"/>
              <w:rtl/>
            </w:rPr>
          </w:rPrChange>
        </w:rPr>
        <w:t>רישום והחתמת מסמכים המאשרים קבלת תיקוני תקופות אחריות של הקבלנים והעברתם למנהל</w:t>
      </w:r>
      <w:ins w:id="3155" w:author="Meryl Etman" w:date="2020-03-22T12:16:00Z">
        <w:r w:rsidRPr="000748C0">
          <w:rPr>
            <w:sz w:val="24"/>
            <w:szCs w:val="24"/>
            <w:rtl/>
            <w:rPrChange w:id="3156" w:author="Meryl Etman" w:date="2020-03-25T10:10:00Z">
              <w:rPr>
                <w:sz w:val="24"/>
                <w:szCs w:val="24"/>
                <w:rtl/>
              </w:rPr>
            </w:rPrChange>
          </w:rPr>
          <w:t xml:space="preserve"> (יבוצע ע"י הקבלן)</w:t>
        </w:r>
      </w:ins>
      <w:r w:rsidR="00EB5A81" w:rsidRPr="000748C0">
        <w:rPr>
          <w:sz w:val="24"/>
          <w:szCs w:val="24"/>
          <w:rtl/>
          <w:rPrChange w:id="3157" w:author="Meryl Etman" w:date="2020-03-25T10:10:00Z">
            <w:rPr>
              <w:sz w:val="24"/>
              <w:szCs w:val="24"/>
              <w:rtl/>
            </w:rPr>
          </w:rPrChange>
        </w:rPr>
        <w:t>.</w:t>
      </w:r>
    </w:p>
    <w:p w14:paraId="642505DD" w14:textId="4FE53764" w:rsidR="00EB5A81" w:rsidRPr="000748C0" w:rsidRDefault="00EB5A81" w:rsidP="00EB5A81">
      <w:pPr>
        <w:numPr>
          <w:ilvl w:val="1"/>
          <w:numId w:val="22"/>
        </w:numPr>
        <w:tabs>
          <w:tab w:val="clear" w:pos="1509"/>
        </w:tabs>
        <w:spacing w:before="120" w:after="240"/>
        <w:ind w:left="1701" w:hanging="567"/>
        <w:jc w:val="both"/>
        <w:rPr>
          <w:sz w:val="24"/>
          <w:szCs w:val="24"/>
          <w:rPrChange w:id="3158" w:author="Meryl Etman" w:date="2020-03-25T10:10:00Z">
            <w:rPr>
              <w:sz w:val="24"/>
              <w:szCs w:val="24"/>
            </w:rPr>
          </w:rPrChange>
        </w:rPr>
      </w:pPr>
      <w:r w:rsidRPr="000748C0">
        <w:rPr>
          <w:sz w:val="24"/>
          <w:szCs w:val="24"/>
          <w:rtl/>
          <w:rPrChange w:id="3159" w:author="Meryl Etman" w:date="2020-03-25T10:10:00Z">
            <w:rPr>
              <w:sz w:val="24"/>
              <w:szCs w:val="24"/>
              <w:rtl/>
            </w:rPr>
          </w:rPrChange>
        </w:rPr>
        <w:lastRenderedPageBreak/>
        <w:t>הכנת פרטיכל של קבלת העבודות ותעודות השלמה של המבנים כולל החתמת כל הגורמים על מסמכים אלה, הכל לפי העני</w:t>
      </w:r>
      <w:r w:rsidRPr="000748C0">
        <w:rPr>
          <w:rFonts w:hint="cs"/>
          <w:sz w:val="24"/>
          <w:szCs w:val="24"/>
          <w:rtl/>
          <w:rPrChange w:id="3160" w:author="Meryl Etman" w:date="2020-03-25T10:10:00Z">
            <w:rPr>
              <w:rFonts w:hint="cs"/>
              <w:sz w:val="24"/>
              <w:szCs w:val="24"/>
              <w:rtl/>
            </w:rPr>
          </w:rPrChange>
        </w:rPr>
        <w:t>י</w:t>
      </w:r>
      <w:r w:rsidRPr="000748C0">
        <w:rPr>
          <w:sz w:val="24"/>
          <w:szCs w:val="24"/>
          <w:rtl/>
          <w:rPrChange w:id="3161" w:author="Meryl Etman" w:date="2020-03-25T10:10:00Z">
            <w:rPr>
              <w:sz w:val="24"/>
              <w:szCs w:val="24"/>
              <w:rtl/>
            </w:rPr>
          </w:rPrChange>
        </w:rPr>
        <w:t>ן. למניעת אי הבנות, מצוין בזה כי המושג מבנים כולל את כל האובייקטים המבוצעים במסגרת החוזים עם הקבלנים (כולל עורקי תשתית וכ</w:t>
      </w:r>
      <w:r w:rsidRPr="000748C0">
        <w:rPr>
          <w:rFonts w:hint="cs"/>
          <w:sz w:val="24"/>
          <w:szCs w:val="24"/>
          <w:rtl/>
          <w:rPrChange w:id="3162" w:author="Meryl Etman" w:date="2020-03-25T10:10:00Z">
            <w:rPr>
              <w:rFonts w:hint="cs"/>
              <w:sz w:val="24"/>
              <w:szCs w:val="24"/>
              <w:rtl/>
            </w:rPr>
          </w:rPrChange>
        </w:rPr>
        <w:t>דומה</w:t>
      </w:r>
      <w:r w:rsidRPr="000748C0">
        <w:rPr>
          <w:sz w:val="24"/>
          <w:szCs w:val="24"/>
          <w:rtl/>
          <w:rPrChange w:id="3163" w:author="Meryl Etman" w:date="2020-03-25T10:10:00Z">
            <w:rPr>
              <w:sz w:val="24"/>
              <w:szCs w:val="24"/>
              <w:rtl/>
            </w:rPr>
          </w:rPrChange>
        </w:rPr>
        <w:t>).</w:t>
      </w:r>
      <w:ins w:id="3164" w:author="Meryl Etman" w:date="2019-12-18T10:10:00Z">
        <w:r w:rsidR="00C90629" w:rsidRPr="000748C0">
          <w:rPr>
            <w:rFonts w:hint="cs"/>
            <w:sz w:val="24"/>
            <w:szCs w:val="24"/>
            <w:rtl/>
            <w:rPrChange w:id="3165" w:author="Meryl Etman" w:date="2020-03-25T10:10:00Z">
              <w:rPr>
                <w:rFonts w:hint="cs"/>
                <w:sz w:val="24"/>
                <w:szCs w:val="24"/>
                <w:rtl/>
              </w:rPr>
            </w:rPrChange>
          </w:rPr>
          <w:t xml:space="preserve"> כמו כן, ליווי ומעקב אחר השלמת כלל הליקויים המופיעים בכלל פרוטוקולי המסירה (לרבות בדירות) וזאת עד להשלמת תיקון כלל הליקויים על ידי הקבלן.</w:t>
        </w:r>
      </w:ins>
    </w:p>
    <w:p w14:paraId="7B5ECAA8" w14:textId="5D29FBB2" w:rsidR="00EB5A81" w:rsidRPr="000748C0" w:rsidRDefault="00EB5A81" w:rsidP="00EB5A81">
      <w:pPr>
        <w:numPr>
          <w:ilvl w:val="0"/>
          <w:numId w:val="19"/>
        </w:numPr>
        <w:tabs>
          <w:tab w:val="clear" w:pos="360"/>
        </w:tabs>
        <w:spacing w:before="120" w:after="240"/>
        <w:jc w:val="both"/>
        <w:rPr>
          <w:ins w:id="3166" w:author="Meryl Etman" w:date="2020-02-11T16:08:00Z"/>
          <w:color w:val="000000"/>
          <w:sz w:val="24"/>
          <w:szCs w:val="24"/>
          <w:rPrChange w:id="3167" w:author="Meryl Etman" w:date="2020-03-25T10:10:00Z">
            <w:rPr>
              <w:ins w:id="3168" w:author="Meryl Etman" w:date="2020-02-11T16:08:00Z"/>
              <w:color w:val="000000"/>
              <w:sz w:val="24"/>
              <w:szCs w:val="24"/>
            </w:rPr>
          </w:rPrChange>
        </w:rPr>
      </w:pPr>
      <w:r w:rsidRPr="000748C0">
        <w:rPr>
          <w:sz w:val="24"/>
          <w:szCs w:val="24"/>
          <w:rtl/>
          <w:rPrChange w:id="3169" w:author="Meryl Etman" w:date="2020-03-25T10:10:00Z">
            <w:rPr>
              <w:sz w:val="24"/>
              <w:szCs w:val="24"/>
              <w:rtl/>
            </w:rPr>
          </w:rPrChange>
        </w:rPr>
        <w:t>ט</w:t>
      </w:r>
      <w:r w:rsidRPr="000748C0">
        <w:rPr>
          <w:rFonts w:hint="cs"/>
          <w:sz w:val="24"/>
          <w:szCs w:val="24"/>
          <w:rtl/>
          <w:rPrChange w:id="3170" w:author="Meryl Etman" w:date="2020-03-25T10:10:00Z">
            <w:rPr>
              <w:rFonts w:hint="cs"/>
              <w:sz w:val="24"/>
              <w:szCs w:val="24"/>
              <w:rtl/>
            </w:rPr>
          </w:rPrChange>
        </w:rPr>
        <w:t>י</w:t>
      </w:r>
      <w:r w:rsidRPr="000748C0">
        <w:rPr>
          <w:sz w:val="24"/>
          <w:szCs w:val="24"/>
          <w:rtl/>
          <w:rPrChange w:id="3171" w:author="Meryl Etman" w:date="2020-03-25T10:10:00Z">
            <w:rPr>
              <w:sz w:val="24"/>
              <w:szCs w:val="24"/>
              <w:rtl/>
            </w:rPr>
          </w:rPrChange>
        </w:rPr>
        <w:t>פול בקבלת תעודות גמר ו/או אישור לסיום העבודות ע"י הרשויות המוסמכות</w:t>
      </w:r>
      <w:ins w:id="3172" w:author="Meryl Etman" w:date="2020-03-01T16:56:00Z">
        <w:r w:rsidR="003C0E30" w:rsidRPr="000748C0">
          <w:rPr>
            <w:rFonts w:hint="cs"/>
            <w:sz w:val="24"/>
            <w:szCs w:val="24"/>
            <w:rtl/>
            <w:rPrChange w:id="3173" w:author="Meryl Etman" w:date="2020-03-25T10:10:00Z">
              <w:rPr>
                <w:rFonts w:hint="cs"/>
                <w:sz w:val="24"/>
                <w:szCs w:val="24"/>
                <w:rtl/>
              </w:rPr>
            </w:rPrChange>
          </w:rPr>
          <w:t xml:space="preserve"> לרבות באמצעות הקבלן</w:t>
        </w:r>
      </w:ins>
      <w:r w:rsidRPr="000748C0">
        <w:rPr>
          <w:sz w:val="24"/>
          <w:szCs w:val="24"/>
          <w:rtl/>
          <w:rPrChange w:id="3174" w:author="Meryl Etman" w:date="2020-03-25T10:10:00Z">
            <w:rPr>
              <w:sz w:val="24"/>
              <w:szCs w:val="24"/>
              <w:rtl/>
            </w:rPr>
          </w:rPrChange>
        </w:rPr>
        <w:t>.</w:t>
      </w:r>
    </w:p>
    <w:p w14:paraId="77D895B2" w14:textId="7195FF5C" w:rsidR="00FF570C" w:rsidRPr="000748C0" w:rsidRDefault="00FF570C" w:rsidP="00EB5A81">
      <w:pPr>
        <w:numPr>
          <w:ilvl w:val="0"/>
          <w:numId w:val="19"/>
        </w:numPr>
        <w:tabs>
          <w:tab w:val="clear" w:pos="360"/>
        </w:tabs>
        <w:spacing w:before="120" w:after="240"/>
        <w:jc w:val="both"/>
        <w:rPr>
          <w:color w:val="000000"/>
          <w:sz w:val="24"/>
          <w:szCs w:val="24"/>
          <w:rtl/>
          <w:rPrChange w:id="3175" w:author="Meryl Etman" w:date="2020-03-25T10:10:00Z">
            <w:rPr>
              <w:color w:val="000000"/>
              <w:sz w:val="24"/>
              <w:szCs w:val="24"/>
              <w:rtl/>
            </w:rPr>
          </w:rPrChange>
        </w:rPr>
      </w:pPr>
      <w:ins w:id="3176" w:author="Meryl Etman" w:date="2020-02-11T16:08:00Z">
        <w:r w:rsidRPr="000748C0">
          <w:rPr>
            <w:rFonts w:hint="eastAsia"/>
            <w:sz w:val="24"/>
            <w:szCs w:val="24"/>
            <w:rtl/>
            <w:rPrChange w:id="3177" w:author="Meryl Etman" w:date="2020-03-25T10:10:00Z">
              <w:rPr>
                <w:rFonts w:hint="eastAsia"/>
                <w:sz w:val="24"/>
                <w:szCs w:val="24"/>
                <w:rtl/>
              </w:rPr>
            </w:rPrChange>
          </w:rPr>
          <w:t>יובהר</w:t>
        </w:r>
        <w:r w:rsidRPr="000748C0">
          <w:rPr>
            <w:sz w:val="24"/>
            <w:szCs w:val="24"/>
            <w:rtl/>
            <w:rPrChange w:id="3178" w:author="Meryl Etman" w:date="2020-03-25T10:10:00Z">
              <w:rPr>
                <w:sz w:val="24"/>
                <w:szCs w:val="24"/>
                <w:rtl/>
              </w:rPr>
            </w:rPrChange>
          </w:rPr>
          <w:t xml:space="preserve"> כי המפקח יבדוק ויאשר </w:t>
        </w:r>
        <w:r w:rsidRPr="000748C0">
          <w:rPr>
            <w:rFonts w:hint="cs"/>
            <w:sz w:val="24"/>
            <w:szCs w:val="24"/>
            <w:rtl/>
            <w:rPrChange w:id="3179" w:author="Meryl Etman" w:date="2020-03-25T10:10:00Z">
              <w:rPr>
                <w:rFonts w:hint="cs"/>
                <w:sz w:val="24"/>
                <w:szCs w:val="24"/>
                <w:rtl/>
              </w:rPr>
            </w:rPrChange>
          </w:rPr>
          <w:t>מראש ו</w:t>
        </w:r>
        <w:r w:rsidRPr="000748C0">
          <w:rPr>
            <w:rFonts w:hint="eastAsia"/>
            <w:sz w:val="24"/>
            <w:szCs w:val="24"/>
            <w:rtl/>
            <w:rPrChange w:id="3180" w:author="Meryl Etman" w:date="2020-03-25T10:10:00Z">
              <w:rPr>
                <w:rFonts w:hint="eastAsia"/>
                <w:sz w:val="24"/>
                <w:szCs w:val="24"/>
                <w:rtl/>
              </w:rPr>
            </w:rPrChange>
          </w:rPr>
          <w:t>בכתב</w:t>
        </w:r>
        <w:r w:rsidRPr="000748C0">
          <w:rPr>
            <w:sz w:val="24"/>
            <w:szCs w:val="24"/>
            <w:rtl/>
            <w:rPrChange w:id="3181" w:author="Meryl Etman" w:date="2020-03-25T10:10:00Z">
              <w:rPr>
                <w:sz w:val="24"/>
                <w:szCs w:val="24"/>
                <w:rtl/>
              </w:rPr>
            </w:rPrChange>
          </w:rPr>
          <w:t xml:space="preserve"> </w:t>
        </w:r>
        <w:r w:rsidRPr="000748C0">
          <w:rPr>
            <w:rFonts w:hint="eastAsia"/>
            <w:sz w:val="24"/>
            <w:szCs w:val="24"/>
            <w:rtl/>
            <w:rPrChange w:id="3182" w:author="Meryl Etman" w:date="2020-03-25T10:10:00Z">
              <w:rPr>
                <w:rFonts w:hint="eastAsia"/>
                <w:sz w:val="24"/>
                <w:szCs w:val="24"/>
                <w:rtl/>
              </w:rPr>
            </w:rPrChange>
          </w:rPr>
          <w:t>כל</w:t>
        </w:r>
        <w:r w:rsidRPr="000748C0">
          <w:rPr>
            <w:sz w:val="24"/>
            <w:szCs w:val="24"/>
            <w:rtl/>
            <w:rPrChange w:id="3183" w:author="Meryl Etman" w:date="2020-03-25T10:10:00Z">
              <w:rPr>
                <w:sz w:val="24"/>
                <w:szCs w:val="24"/>
                <w:rtl/>
              </w:rPr>
            </w:rPrChange>
          </w:rPr>
          <w:t xml:space="preserve"> </w:t>
        </w:r>
        <w:r w:rsidRPr="000748C0">
          <w:rPr>
            <w:rFonts w:hint="eastAsia"/>
            <w:sz w:val="24"/>
            <w:szCs w:val="24"/>
            <w:rtl/>
            <w:rPrChange w:id="3184" w:author="Meryl Etman" w:date="2020-03-25T10:10:00Z">
              <w:rPr>
                <w:rFonts w:hint="eastAsia"/>
                <w:sz w:val="24"/>
                <w:szCs w:val="24"/>
                <w:rtl/>
              </w:rPr>
            </w:rPrChange>
          </w:rPr>
          <w:t>יציקה</w:t>
        </w:r>
        <w:r w:rsidRPr="000748C0">
          <w:rPr>
            <w:rFonts w:hint="cs"/>
            <w:sz w:val="24"/>
            <w:szCs w:val="24"/>
            <w:rtl/>
            <w:rPrChange w:id="3185" w:author="Meryl Etman" w:date="2020-03-25T10:10:00Z">
              <w:rPr>
                <w:rFonts w:hint="cs"/>
                <w:sz w:val="24"/>
                <w:szCs w:val="24"/>
                <w:rtl/>
              </w:rPr>
            </w:rPrChange>
          </w:rPr>
          <w:t xml:space="preserve"> ויציקה שתבוצע</w:t>
        </w:r>
        <w:r w:rsidRPr="000748C0">
          <w:rPr>
            <w:sz w:val="24"/>
            <w:szCs w:val="24"/>
            <w:rtl/>
            <w:rPrChange w:id="3186" w:author="Meryl Etman" w:date="2020-03-25T10:10:00Z">
              <w:rPr>
                <w:sz w:val="24"/>
                <w:szCs w:val="24"/>
                <w:rtl/>
              </w:rPr>
            </w:rPrChange>
          </w:rPr>
          <w:t xml:space="preserve"> </w:t>
        </w:r>
        <w:r w:rsidRPr="000748C0">
          <w:rPr>
            <w:rFonts w:hint="cs"/>
            <w:sz w:val="24"/>
            <w:szCs w:val="24"/>
            <w:rtl/>
            <w:rPrChange w:id="3187" w:author="Meryl Etman" w:date="2020-03-25T10:10:00Z">
              <w:rPr>
                <w:rFonts w:hint="cs"/>
                <w:sz w:val="24"/>
                <w:szCs w:val="24"/>
                <w:rtl/>
              </w:rPr>
            </w:rPrChange>
          </w:rPr>
          <w:t xml:space="preserve">בפרויקט </w:t>
        </w:r>
        <w:r w:rsidRPr="000748C0">
          <w:rPr>
            <w:rFonts w:hint="eastAsia"/>
            <w:sz w:val="24"/>
            <w:szCs w:val="24"/>
            <w:rtl/>
            <w:rPrChange w:id="3188" w:author="Meryl Etman" w:date="2020-03-25T10:10:00Z">
              <w:rPr>
                <w:rFonts w:hint="eastAsia"/>
                <w:sz w:val="24"/>
                <w:szCs w:val="24"/>
                <w:rtl/>
              </w:rPr>
            </w:rPrChange>
          </w:rPr>
          <w:t>טרם</w:t>
        </w:r>
        <w:r w:rsidRPr="000748C0">
          <w:rPr>
            <w:sz w:val="24"/>
            <w:szCs w:val="24"/>
            <w:rtl/>
            <w:rPrChange w:id="3189" w:author="Meryl Etman" w:date="2020-03-25T10:10:00Z">
              <w:rPr>
                <w:sz w:val="24"/>
                <w:szCs w:val="24"/>
                <w:rtl/>
              </w:rPr>
            </w:rPrChange>
          </w:rPr>
          <w:t xml:space="preserve"> </w:t>
        </w:r>
        <w:r w:rsidRPr="000748C0">
          <w:rPr>
            <w:rFonts w:hint="eastAsia"/>
            <w:sz w:val="24"/>
            <w:szCs w:val="24"/>
            <w:rtl/>
            <w:rPrChange w:id="3190" w:author="Meryl Etman" w:date="2020-03-25T10:10:00Z">
              <w:rPr>
                <w:rFonts w:hint="eastAsia"/>
                <w:sz w:val="24"/>
                <w:szCs w:val="24"/>
                <w:rtl/>
              </w:rPr>
            </w:rPrChange>
          </w:rPr>
          <w:t>ביצועה</w:t>
        </w:r>
        <w:r w:rsidRPr="000748C0">
          <w:rPr>
            <w:rFonts w:hint="cs"/>
            <w:sz w:val="24"/>
            <w:szCs w:val="24"/>
            <w:rtl/>
            <w:rPrChange w:id="3191" w:author="Meryl Etman" w:date="2020-03-25T10:10:00Z">
              <w:rPr>
                <w:rFonts w:hint="cs"/>
                <w:sz w:val="24"/>
                <w:szCs w:val="24"/>
                <w:rtl/>
              </w:rPr>
            </w:rPrChange>
          </w:rPr>
          <w:t>.</w:t>
        </w:r>
      </w:ins>
    </w:p>
    <w:p w14:paraId="7E918F9B" w14:textId="77777777" w:rsidR="00EB5A81" w:rsidRPr="000748C0" w:rsidRDefault="00EB5A81" w:rsidP="00EB5A81">
      <w:pPr>
        <w:spacing w:after="240"/>
        <w:ind w:left="737" w:hanging="499"/>
        <w:jc w:val="both"/>
        <w:rPr>
          <w:bCs/>
          <w:color w:val="000000"/>
          <w:sz w:val="24"/>
          <w:szCs w:val="24"/>
          <w:u w:val="single"/>
          <w:rPrChange w:id="3192" w:author="Meryl Etman" w:date="2020-03-25T10:10:00Z">
            <w:rPr>
              <w:bCs/>
              <w:color w:val="000000"/>
              <w:sz w:val="24"/>
              <w:szCs w:val="24"/>
              <w:u w:val="single"/>
            </w:rPr>
          </w:rPrChange>
        </w:rPr>
      </w:pPr>
      <w:r w:rsidRPr="000748C0">
        <w:rPr>
          <w:bCs/>
          <w:color w:val="000000"/>
          <w:sz w:val="24"/>
          <w:szCs w:val="24"/>
          <w:rtl/>
          <w:rPrChange w:id="3193" w:author="Meryl Etman" w:date="2020-03-25T10:10:00Z">
            <w:rPr>
              <w:bCs/>
              <w:color w:val="000000"/>
              <w:sz w:val="24"/>
              <w:szCs w:val="24"/>
              <w:rtl/>
            </w:rPr>
          </w:rPrChange>
        </w:rPr>
        <w:t>ה.</w:t>
      </w:r>
      <w:r w:rsidRPr="000748C0">
        <w:rPr>
          <w:color w:val="000000"/>
          <w:sz w:val="24"/>
          <w:szCs w:val="24"/>
          <w:rtl/>
          <w:rPrChange w:id="3194" w:author="Meryl Etman" w:date="2020-03-25T10:10:00Z">
            <w:rPr>
              <w:color w:val="000000"/>
              <w:sz w:val="24"/>
              <w:szCs w:val="24"/>
              <w:rtl/>
            </w:rPr>
          </w:rPrChange>
        </w:rPr>
        <w:tab/>
      </w:r>
      <w:r w:rsidRPr="000748C0">
        <w:rPr>
          <w:bCs/>
          <w:color w:val="000000"/>
          <w:sz w:val="24"/>
          <w:szCs w:val="24"/>
          <w:u w:val="single"/>
          <w:rtl/>
          <w:rPrChange w:id="3195" w:author="Meryl Etman" w:date="2020-03-25T10:10:00Z">
            <w:rPr>
              <w:bCs/>
              <w:color w:val="000000"/>
              <w:sz w:val="24"/>
              <w:szCs w:val="24"/>
              <w:u w:val="single"/>
              <w:rtl/>
            </w:rPr>
          </w:rPrChange>
        </w:rPr>
        <w:t>בדיקת חשבונות</w:t>
      </w:r>
    </w:p>
    <w:p w14:paraId="313F21D3" w14:textId="1257B220" w:rsidR="00EB5A81" w:rsidRPr="000748C0" w:rsidRDefault="00EB5A81" w:rsidP="00922A7E">
      <w:pPr>
        <w:numPr>
          <w:ilvl w:val="0"/>
          <w:numId w:val="23"/>
        </w:numPr>
        <w:spacing w:before="120" w:after="240"/>
        <w:jc w:val="both"/>
        <w:rPr>
          <w:sz w:val="24"/>
          <w:szCs w:val="24"/>
          <w:rPrChange w:id="3196" w:author="Meryl Etman" w:date="2020-03-25T10:10:00Z">
            <w:rPr>
              <w:sz w:val="24"/>
              <w:szCs w:val="24"/>
            </w:rPr>
          </w:rPrChange>
        </w:rPr>
      </w:pPr>
      <w:r w:rsidRPr="000748C0">
        <w:rPr>
          <w:sz w:val="24"/>
          <w:szCs w:val="24"/>
          <w:rtl/>
          <w:rPrChange w:id="3197" w:author="Meryl Etman" w:date="2020-03-25T10:10:00Z">
            <w:rPr>
              <w:sz w:val="24"/>
              <w:szCs w:val="24"/>
              <w:rtl/>
            </w:rPr>
          </w:rPrChange>
        </w:rPr>
        <w:t>תאום</w:t>
      </w:r>
      <w:r w:rsidRPr="000748C0">
        <w:rPr>
          <w:rtl/>
          <w:rPrChange w:id="3198" w:author="Meryl Etman" w:date="2020-03-25T10:10:00Z">
            <w:rPr>
              <w:rtl/>
            </w:rPr>
          </w:rPrChange>
        </w:rPr>
        <w:t xml:space="preserve"> </w:t>
      </w:r>
      <w:r w:rsidRPr="000748C0">
        <w:rPr>
          <w:sz w:val="24"/>
          <w:szCs w:val="24"/>
          <w:rtl/>
          <w:rPrChange w:id="3199" w:author="Meryl Etman" w:date="2020-03-25T10:10:00Z">
            <w:rPr>
              <w:sz w:val="24"/>
              <w:szCs w:val="24"/>
              <w:rtl/>
            </w:rPr>
          </w:rPrChange>
        </w:rPr>
        <w:t xml:space="preserve">וקביעת אופן עריכת, הגשת ואישור החשבונות בצורה ממוחשבת ע"י </w:t>
      </w:r>
      <w:del w:id="3200" w:author="Meryl Etman" w:date="2019-12-16T12:23:00Z">
        <w:r w:rsidRPr="000748C0" w:rsidDel="00922A7E">
          <w:rPr>
            <w:sz w:val="24"/>
            <w:szCs w:val="24"/>
            <w:rtl/>
            <w:rPrChange w:id="3201" w:author="Meryl Etman" w:date="2020-03-25T10:10:00Z">
              <w:rPr>
                <w:sz w:val="24"/>
                <w:szCs w:val="24"/>
                <w:rtl/>
              </w:rPr>
            </w:rPrChange>
          </w:rPr>
          <w:delText>המתכננים, היועצים והקבלנים</w:delText>
        </w:r>
      </w:del>
      <w:ins w:id="3202" w:author="Meryl Etman" w:date="2019-12-16T12:23:00Z">
        <w:r w:rsidR="00922A7E" w:rsidRPr="000748C0">
          <w:rPr>
            <w:rFonts w:hint="cs"/>
            <w:sz w:val="24"/>
            <w:szCs w:val="24"/>
            <w:rtl/>
            <w:rPrChange w:id="3203" w:author="Meryl Etman" w:date="2020-03-25T10:10:00Z">
              <w:rPr>
                <w:rFonts w:hint="cs"/>
                <w:sz w:val="24"/>
                <w:szCs w:val="24"/>
                <w:rtl/>
              </w:rPr>
            </w:rPrChange>
          </w:rPr>
          <w:t>הקבלן</w:t>
        </w:r>
      </w:ins>
      <w:r w:rsidRPr="000748C0">
        <w:rPr>
          <w:sz w:val="24"/>
          <w:szCs w:val="24"/>
          <w:rtl/>
          <w:rPrChange w:id="3204" w:author="Meryl Etman" w:date="2020-03-25T10:10:00Z">
            <w:rPr>
              <w:sz w:val="24"/>
              <w:szCs w:val="24"/>
              <w:rtl/>
            </w:rPr>
          </w:rPrChange>
        </w:rPr>
        <w:t>, באופן התואם את מערכות המחשוב שאצל המזמין.</w:t>
      </w:r>
    </w:p>
    <w:p w14:paraId="5E016083" w14:textId="77777777" w:rsidR="00EB5A81" w:rsidRPr="000748C0" w:rsidRDefault="00EB5A81" w:rsidP="00EB5A81">
      <w:pPr>
        <w:numPr>
          <w:ilvl w:val="0"/>
          <w:numId w:val="23"/>
        </w:numPr>
        <w:spacing w:before="120" w:after="240"/>
        <w:jc w:val="both"/>
        <w:rPr>
          <w:sz w:val="24"/>
          <w:szCs w:val="24"/>
          <w:rPrChange w:id="3205" w:author="Meryl Etman" w:date="2020-03-25T10:10:00Z">
            <w:rPr>
              <w:sz w:val="24"/>
              <w:szCs w:val="24"/>
            </w:rPr>
          </w:rPrChange>
        </w:rPr>
      </w:pPr>
      <w:r w:rsidRPr="000748C0">
        <w:rPr>
          <w:sz w:val="24"/>
          <w:szCs w:val="24"/>
          <w:rtl/>
          <w:rPrChange w:id="3206" w:author="Meryl Etman" w:date="2020-03-25T10:10:00Z">
            <w:rPr>
              <w:sz w:val="24"/>
              <w:szCs w:val="24"/>
              <w:rtl/>
            </w:rPr>
          </w:rPrChange>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sidRPr="000748C0">
        <w:rPr>
          <w:rFonts w:hint="cs"/>
          <w:sz w:val="24"/>
          <w:szCs w:val="24"/>
          <w:rtl/>
          <w:rPrChange w:id="3207" w:author="Meryl Etman" w:date="2020-03-25T10:10:00Z">
            <w:rPr>
              <w:rFonts w:hint="cs"/>
              <w:sz w:val="24"/>
              <w:szCs w:val="24"/>
              <w:rtl/>
            </w:rPr>
          </w:rPrChange>
        </w:rPr>
        <w:t>.</w:t>
      </w:r>
    </w:p>
    <w:p w14:paraId="75E058A7" w14:textId="6CF5028C" w:rsidR="00EB5A81" w:rsidRPr="000748C0" w:rsidRDefault="00EB5A81" w:rsidP="00EB5A81">
      <w:pPr>
        <w:numPr>
          <w:ilvl w:val="0"/>
          <w:numId w:val="23"/>
        </w:numPr>
        <w:spacing w:before="120" w:after="240"/>
        <w:jc w:val="both"/>
        <w:rPr>
          <w:sz w:val="24"/>
          <w:szCs w:val="24"/>
          <w:rPrChange w:id="3208" w:author="Meryl Etman" w:date="2020-03-25T10:10:00Z">
            <w:rPr>
              <w:sz w:val="24"/>
              <w:szCs w:val="24"/>
            </w:rPr>
          </w:rPrChange>
        </w:rPr>
      </w:pPr>
      <w:del w:id="3209" w:author="Meryl Etman" w:date="2020-03-01T16:57:00Z">
        <w:r w:rsidRPr="000748C0" w:rsidDel="003C0E30">
          <w:rPr>
            <w:sz w:val="24"/>
            <w:szCs w:val="24"/>
            <w:rtl/>
            <w:rPrChange w:id="3210" w:author="Meryl Etman" w:date="2020-03-25T10:10:00Z">
              <w:rPr>
                <w:sz w:val="24"/>
                <w:szCs w:val="24"/>
                <w:rtl/>
              </w:rPr>
            </w:rPrChange>
          </w:rPr>
          <w:delText>בדיקת פנקסי הכמויות לאור המדידות באתר, כפי שנרשמו בפנקסי שדה ו/או הרשומות בתכניות הבצוע ובכפיפה לתנאי חוזה הבניה, וסיכום הכמויות עם הקבלנים</w:delText>
        </w:r>
      </w:del>
      <w:ins w:id="3211" w:author="Meryl Etman" w:date="2020-03-01T16:57:00Z">
        <w:r w:rsidR="003C0E30" w:rsidRPr="000748C0">
          <w:rPr>
            <w:rFonts w:hint="cs"/>
            <w:sz w:val="24"/>
            <w:szCs w:val="24"/>
            <w:rtl/>
            <w:rPrChange w:id="3212" w:author="Meryl Etman" w:date="2020-03-25T10:10:00Z">
              <w:rPr>
                <w:rFonts w:hint="cs"/>
                <w:sz w:val="24"/>
                <w:szCs w:val="24"/>
                <w:rtl/>
              </w:rPr>
            </w:rPrChange>
          </w:rPr>
          <w:t>מבוטל</w:t>
        </w:r>
      </w:ins>
      <w:r w:rsidRPr="000748C0">
        <w:rPr>
          <w:sz w:val="24"/>
          <w:szCs w:val="24"/>
          <w:rtl/>
          <w:rPrChange w:id="3213" w:author="Meryl Etman" w:date="2020-03-25T10:10:00Z">
            <w:rPr>
              <w:sz w:val="24"/>
              <w:szCs w:val="24"/>
              <w:rtl/>
            </w:rPr>
          </w:rPrChange>
        </w:rPr>
        <w:t>.</w:t>
      </w:r>
    </w:p>
    <w:p w14:paraId="3AB6016B" w14:textId="77777777" w:rsidR="00EB5A81" w:rsidRPr="000748C0" w:rsidRDefault="00EB5A81" w:rsidP="00EB5A81">
      <w:pPr>
        <w:numPr>
          <w:ilvl w:val="0"/>
          <w:numId w:val="23"/>
        </w:numPr>
        <w:spacing w:before="120" w:after="240"/>
        <w:jc w:val="both"/>
        <w:rPr>
          <w:sz w:val="24"/>
          <w:szCs w:val="24"/>
          <w:rPrChange w:id="3214" w:author="Meryl Etman" w:date="2020-03-25T10:10:00Z">
            <w:rPr>
              <w:sz w:val="24"/>
              <w:szCs w:val="24"/>
            </w:rPr>
          </w:rPrChange>
        </w:rPr>
      </w:pPr>
      <w:r w:rsidRPr="000748C0">
        <w:rPr>
          <w:sz w:val="24"/>
          <w:szCs w:val="24"/>
          <w:rtl/>
          <w:rPrChange w:id="3215" w:author="Meryl Etman" w:date="2020-03-25T10:10:00Z">
            <w:rPr>
              <w:sz w:val="24"/>
              <w:szCs w:val="24"/>
              <w:rtl/>
            </w:rPr>
          </w:rPrChange>
        </w:rPr>
        <w:t>ניתוח, המלצות ובדיקת חשבונות המגיעים לתשלום למזמין מרשויות שונות בכל הקשור בפרויקט.</w:t>
      </w:r>
    </w:p>
    <w:p w14:paraId="73613E5C" w14:textId="11466904" w:rsidR="00EB5A81" w:rsidRPr="000748C0" w:rsidRDefault="00EB5A81" w:rsidP="00922A7E">
      <w:pPr>
        <w:numPr>
          <w:ilvl w:val="0"/>
          <w:numId w:val="23"/>
        </w:numPr>
        <w:spacing w:before="120" w:after="240"/>
        <w:jc w:val="both"/>
        <w:rPr>
          <w:color w:val="000000"/>
          <w:sz w:val="24"/>
          <w:szCs w:val="24"/>
          <w:rPrChange w:id="3216" w:author="Meryl Etman" w:date="2020-03-25T10:10:00Z">
            <w:rPr>
              <w:color w:val="000000"/>
              <w:sz w:val="24"/>
              <w:szCs w:val="24"/>
            </w:rPr>
          </w:rPrChange>
        </w:rPr>
      </w:pPr>
      <w:r w:rsidRPr="000748C0">
        <w:rPr>
          <w:sz w:val="24"/>
          <w:szCs w:val="24"/>
          <w:rtl/>
          <w:rPrChange w:id="3217" w:author="Meryl Etman" w:date="2020-03-25T10:10:00Z">
            <w:rPr>
              <w:sz w:val="24"/>
              <w:szCs w:val="24"/>
              <w:rtl/>
            </w:rPr>
          </w:rPrChange>
        </w:rPr>
        <w:t xml:space="preserve">בירור תביעות </w:t>
      </w:r>
      <w:del w:id="3218" w:author="Meryl Etman" w:date="2019-12-16T12:23:00Z">
        <w:r w:rsidRPr="000748C0" w:rsidDel="00922A7E">
          <w:rPr>
            <w:sz w:val="24"/>
            <w:szCs w:val="24"/>
            <w:rtl/>
            <w:rPrChange w:id="3219" w:author="Meryl Etman" w:date="2020-03-25T10:10:00Z">
              <w:rPr>
                <w:sz w:val="24"/>
                <w:szCs w:val="24"/>
                <w:rtl/>
              </w:rPr>
            </w:rPrChange>
          </w:rPr>
          <w:delText>המתכננים, היועצים, הקבלנים</w:delText>
        </w:r>
      </w:del>
      <w:ins w:id="3220" w:author="Meryl Etman" w:date="2019-12-16T12:23:00Z">
        <w:r w:rsidR="00922A7E" w:rsidRPr="000748C0">
          <w:rPr>
            <w:rFonts w:hint="cs"/>
            <w:sz w:val="24"/>
            <w:szCs w:val="24"/>
            <w:rtl/>
            <w:rPrChange w:id="3221" w:author="Meryl Etman" w:date="2020-03-25T10:10:00Z">
              <w:rPr>
                <w:rFonts w:hint="cs"/>
                <w:sz w:val="24"/>
                <w:szCs w:val="24"/>
                <w:rtl/>
              </w:rPr>
            </w:rPrChange>
          </w:rPr>
          <w:t>הקבלן</w:t>
        </w:r>
      </w:ins>
      <w:r w:rsidRPr="000748C0">
        <w:rPr>
          <w:sz w:val="24"/>
          <w:szCs w:val="24"/>
          <w:rtl/>
          <w:rPrChange w:id="3222" w:author="Meryl Etman" w:date="2020-03-25T10:10:00Z">
            <w:rPr>
              <w:sz w:val="24"/>
              <w:szCs w:val="24"/>
              <w:rtl/>
            </w:rPr>
          </w:rPrChange>
        </w:rPr>
        <w:t xml:space="preserve"> </w:t>
      </w:r>
      <w:del w:id="3223" w:author="Meryl Etman" w:date="2019-12-16T12:23:00Z">
        <w:r w:rsidRPr="000748C0" w:rsidDel="00922A7E">
          <w:rPr>
            <w:sz w:val="24"/>
            <w:szCs w:val="24"/>
            <w:rtl/>
            <w:rPrChange w:id="3224" w:author="Meryl Etman" w:date="2020-03-25T10:10:00Z">
              <w:rPr>
                <w:sz w:val="24"/>
                <w:szCs w:val="24"/>
                <w:rtl/>
              </w:rPr>
            </w:rPrChange>
          </w:rPr>
          <w:delText xml:space="preserve">והספקים </w:delText>
        </w:r>
      </w:del>
      <w:r w:rsidRPr="000748C0">
        <w:rPr>
          <w:sz w:val="24"/>
          <w:szCs w:val="24"/>
          <w:rtl/>
          <w:rPrChange w:id="3225" w:author="Meryl Etman" w:date="2020-03-25T10:10:00Z">
            <w:rPr>
              <w:sz w:val="24"/>
              <w:szCs w:val="24"/>
              <w:rtl/>
            </w:rPr>
          </w:rPrChange>
        </w:rPr>
        <w:t>למחירים חדשים לפרטי עבודות שאינם כלולים בחוז</w:t>
      </w:r>
      <w:ins w:id="3226" w:author="Meryl Etman" w:date="2019-12-16T12:24:00Z">
        <w:r w:rsidR="00922A7E" w:rsidRPr="000748C0">
          <w:rPr>
            <w:rFonts w:hint="cs"/>
            <w:sz w:val="24"/>
            <w:szCs w:val="24"/>
            <w:rtl/>
            <w:rPrChange w:id="3227" w:author="Meryl Etman" w:date="2020-03-25T10:10:00Z">
              <w:rPr>
                <w:rFonts w:hint="cs"/>
                <w:sz w:val="24"/>
                <w:szCs w:val="24"/>
                <w:rtl/>
              </w:rPr>
            </w:rPrChange>
          </w:rPr>
          <w:t xml:space="preserve">ה </w:t>
        </w:r>
      </w:ins>
      <w:del w:id="3228" w:author="Meryl Etman" w:date="2019-12-16T12:24:00Z">
        <w:r w:rsidRPr="000748C0" w:rsidDel="00922A7E">
          <w:rPr>
            <w:sz w:val="24"/>
            <w:szCs w:val="24"/>
            <w:rtl/>
            <w:rPrChange w:id="3229" w:author="Meryl Etman" w:date="2020-03-25T10:10:00Z">
              <w:rPr>
                <w:sz w:val="24"/>
                <w:szCs w:val="24"/>
                <w:rtl/>
              </w:rPr>
            </w:rPrChange>
          </w:rPr>
          <w:delText>י התכנון ו</w:delText>
        </w:r>
      </w:del>
      <w:r w:rsidRPr="000748C0">
        <w:rPr>
          <w:sz w:val="24"/>
          <w:szCs w:val="24"/>
          <w:rtl/>
          <w:rPrChange w:id="3230" w:author="Meryl Etman" w:date="2020-03-25T10:10:00Z">
            <w:rPr>
              <w:sz w:val="24"/>
              <w:szCs w:val="24"/>
              <w:rtl/>
            </w:rPr>
          </w:rPrChange>
        </w:rPr>
        <w:t xml:space="preserve">הבניה או לתשלומים נוספים שלא הותנה עליהם </w:t>
      </w:r>
      <w:del w:id="3231" w:author="Meryl Etman" w:date="2019-12-16T12:24:00Z">
        <w:r w:rsidRPr="000748C0" w:rsidDel="00922A7E">
          <w:rPr>
            <w:sz w:val="24"/>
            <w:szCs w:val="24"/>
            <w:rtl/>
            <w:rPrChange w:id="3232" w:author="Meryl Etman" w:date="2020-03-25T10:10:00Z">
              <w:rPr>
                <w:sz w:val="24"/>
                <w:szCs w:val="24"/>
                <w:rtl/>
              </w:rPr>
            </w:rPrChange>
          </w:rPr>
          <w:delText xml:space="preserve">בחוזים </w:delText>
        </w:r>
      </w:del>
      <w:ins w:id="3233" w:author="Meryl Etman" w:date="2019-12-16T12:24:00Z">
        <w:r w:rsidR="00922A7E" w:rsidRPr="000748C0">
          <w:rPr>
            <w:sz w:val="24"/>
            <w:szCs w:val="24"/>
            <w:rtl/>
            <w:rPrChange w:id="3234" w:author="Meryl Etman" w:date="2020-03-25T10:10:00Z">
              <w:rPr>
                <w:sz w:val="24"/>
                <w:szCs w:val="24"/>
                <w:rtl/>
              </w:rPr>
            </w:rPrChange>
          </w:rPr>
          <w:t>בחוז</w:t>
        </w:r>
        <w:r w:rsidR="00922A7E" w:rsidRPr="000748C0">
          <w:rPr>
            <w:rFonts w:hint="cs"/>
            <w:sz w:val="24"/>
            <w:szCs w:val="24"/>
            <w:rtl/>
            <w:rPrChange w:id="3235" w:author="Meryl Etman" w:date="2020-03-25T10:10:00Z">
              <w:rPr>
                <w:rFonts w:hint="cs"/>
                <w:sz w:val="24"/>
                <w:szCs w:val="24"/>
                <w:rtl/>
              </w:rPr>
            </w:rPrChange>
          </w:rPr>
          <w:t>ה</w:t>
        </w:r>
        <w:r w:rsidR="00922A7E" w:rsidRPr="000748C0">
          <w:rPr>
            <w:sz w:val="24"/>
            <w:szCs w:val="24"/>
            <w:rtl/>
            <w:rPrChange w:id="3236" w:author="Meryl Etman" w:date="2020-03-25T10:10:00Z">
              <w:rPr>
                <w:sz w:val="24"/>
                <w:szCs w:val="24"/>
                <w:rtl/>
              </w:rPr>
            </w:rPrChange>
          </w:rPr>
          <w:t xml:space="preserve"> </w:t>
        </w:r>
      </w:ins>
      <w:r w:rsidRPr="000748C0">
        <w:rPr>
          <w:sz w:val="24"/>
          <w:szCs w:val="24"/>
          <w:rtl/>
          <w:rPrChange w:id="3237" w:author="Meryl Etman" w:date="2020-03-25T10:10:00Z">
            <w:rPr>
              <w:sz w:val="24"/>
              <w:szCs w:val="24"/>
              <w:rtl/>
            </w:rPr>
          </w:rPrChange>
        </w:rPr>
        <w:t>הנ"ל.</w:t>
      </w:r>
    </w:p>
    <w:p w14:paraId="74A23D1D" w14:textId="70FB3B1F" w:rsidR="00EB5A81" w:rsidRPr="000748C0" w:rsidRDefault="00EB5A81" w:rsidP="00922A7E">
      <w:pPr>
        <w:numPr>
          <w:ilvl w:val="0"/>
          <w:numId w:val="23"/>
        </w:numPr>
        <w:spacing w:before="120" w:after="240"/>
        <w:jc w:val="both"/>
        <w:rPr>
          <w:sz w:val="24"/>
          <w:szCs w:val="24"/>
          <w:rPrChange w:id="3238" w:author="Meryl Etman" w:date="2020-03-25T10:10:00Z">
            <w:rPr>
              <w:sz w:val="24"/>
              <w:szCs w:val="24"/>
            </w:rPr>
          </w:rPrChange>
        </w:rPr>
      </w:pPr>
      <w:r w:rsidRPr="000748C0">
        <w:rPr>
          <w:sz w:val="24"/>
          <w:szCs w:val="24"/>
          <w:rtl/>
          <w:rPrChange w:id="3239" w:author="Meryl Etman" w:date="2020-03-25T10:10:00Z">
            <w:rPr>
              <w:sz w:val="24"/>
              <w:szCs w:val="24"/>
              <w:rtl/>
            </w:rPr>
          </w:rPrChange>
        </w:rPr>
        <w:t>ניתוחים תמחיריים לתביעותי</w:t>
      </w:r>
      <w:del w:id="3240" w:author="Meryl Etman" w:date="2019-12-16T12:24:00Z">
        <w:r w:rsidRPr="000748C0" w:rsidDel="00922A7E">
          <w:rPr>
            <w:sz w:val="24"/>
            <w:szCs w:val="24"/>
            <w:rtl/>
            <w:rPrChange w:id="3241" w:author="Meryl Etman" w:date="2020-03-25T10:10:00Z">
              <w:rPr>
                <w:sz w:val="24"/>
                <w:szCs w:val="24"/>
                <w:rtl/>
              </w:rPr>
            </w:rPrChange>
          </w:rPr>
          <w:delText>הם של המתכננים, היועצים</w:delText>
        </w:r>
      </w:del>
      <w:ins w:id="3242" w:author="Meryl Etman" w:date="2019-12-16T12:24:00Z">
        <w:r w:rsidR="00922A7E" w:rsidRPr="000748C0">
          <w:rPr>
            <w:rFonts w:hint="cs"/>
            <w:sz w:val="24"/>
            <w:szCs w:val="24"/>
            <w:rtl/>
            <w:rPrChange w:id="3243" w:author="Meryl Etman" w:date="2020-03-25T10:10:00Z">
              <w:rPr>
                <w:rFonts w:hint="cs"/>
                <w:sz w:val="24"/>
                <w:szCs w:val="24"/>
                <w:rtl/>
              </w:rPr>
            </w:rPrChange>
          </w:rPr>
          <w:t>ו</w:t>
        </w:r>
      </w:ins>
      <w:del w:id="3244" w:author="Meryl Etman" w:date="2019-12-16T12:24:00Z">
        <w:r w:rsidRPr="000748C0" w:rsidDel="00922A7E">
          <w:rPr>
            <w:sz w:val="24"/>
            <w:szCs w:val="24"/>
            <w:rtl/>
            <w:rPrChange w:id="3245" w:author="Meryl Etman" w:date="2020-03-25T10:10:00Z">
              <w:rPr>
                <w:sz w:val="24"/>
                <w:szCs w:val="24"/>
                <w:rtl/>
              </w:rPr>
            </w:rPrChange>
          </w:rPr>
          <w:delText>,</w:delText>
        </w:r>
      </w:del>
      <w:r w:rsidRPr="000748C0">
        <w:rPr>
          <w:sz w:val="24"/>
          <w:szCs w:val="24"/>
          <w:rtl/>
          <w:rPrChange w:id="3246" w:author="Meryl Etman" w:date="2020-03-25T10:10:00Z">
            <w:rPr>
              <w:sz w:val="24"/>
              <w:szCs w:val="24"/>
              <w:rtl/>
            </w:rPr>
          </w:rPrChange>
        </w:rPr>
        <w:t xml:space="preserve"> </w:t>
      </w:r>
      <w:ins w:id="3247" w:author="Meryl Etman" w:date="2019-12-16T12:24:00Z">
        <w:r w:rsidR="00922A7E" w:rsidRPr="000748C0">
          <w:rPr>
            <w:rFonts w:hint="cs"/>
            <w:sz w:val="24"/>
            <w:szCs w:val="24"/>
            <w:rtl/>
            <w:rPrChange w:id="3248" w:author="Meryl Etman" w:date="2020-03-25T10:10:00Z">
              <w:rPr>
                <w:rFonts w:hint="cs"/>
                <w:sz w:val="24"/>
                <w:szCs w:val="24"/>
                <w:rtl/>
              </w:rPr>
            </w:rPrChange>
          </w:rPr>
          <w:t xml:space="preserve">של </w:t>
        </w:r>
      </w:ins>
      <w:del w:id="3249" w:author="Meryl Etman" w:date="2019-12-16T12:25:00Z">
        <w:r w:rsidRPr="000748C0" w:rsidDel="00922A7E">
          <w:rPr>
            <w:sz w:val="24"/>
            <w:szCs w:val="24"/>
            <w:rtl/>
            <w:rPrChange w:id="3250" w:author="Meryl Etman" w:date="2020-03-25T10:10:00Z">
              <w:rPr>
                <w:sz w:val="24"/>
                <w:szCs w:val="24"/>
                <w:rtl/>
              </w:rPr>
            </w:rPrChange>
          </w:rPr>
          <w:delText xml:space="preserve">הקבלנים </w:delText>
        </w:r>
      </w:del>
      <w:ins w:id="3251" w:author="Meryl Etman" w:date="2019-12-16T12:25:00Z">
        <w:r w:rsidR="00922A7E" w:rsidRPr="000748C0">
          <w:rPr>
            <w:sz w:val="24"/>
            <w:szCs w:val="24"/>
            <w:rtl/>
            <w:rPrChange w:id="3252" w:author="Meryl Etman" w:date="2020-03-25T10:10:00Z">
              <w:rPr>
                <w:sz w:val="24"/>
                <w:szCs w:val="24"/>
                <w:rtl/>
              </w:rPr>
            </w:rPrChange>
          </w:rPr>
          <w:t>הקבל</w:t>
        </w:r>
        <w:r w:rsidR="00922A7E" w:rsidRPr="000748C0">
          <w:rPr>
            <w:rFonts w:hint="cs"/>
            <w:sz w:val="24"/>
            <w:szCs w:val="24"/>
            <w:rtl/>
            <w:rPrChange w:id="3253" w:author="Meryl Etman" w:date="2020-03-25T10:10:00Z">
              <w:rPr>
                <w:rFonts w:hint="cs"/>
                <w:sz w:val="24"/>
                <w:szCs w:val="24"/>
                <w:rtl/>
              </w:rPr>
            </w:rPrChange>
          </w:rPr>
          <w:t>ן</w:t>
        </w:r>
        <w:r w:rsidR="00922A7E" w:rsidRPr="000748C0">
          <w:rPr>
            <w:sz w:val="24"/>
            <w:szCs w:val="24"/>
            <w:rtl/>
            <w:rPrChange w:id="3254" w:author="Meryl Etman" w:date="2020-03-25T10:10:00Z">
              <w:rPr>
                <w:sz w:val="24"/>
                <w:szCs w:val="24"/>
                <w:rtl/>
              </w:rPr>
            </w:rPrChange>
          </w:rPr>
          <w:t xml:space="preserve"> </w:t>
        </w:r>
      </w:ins>
      <w:del w:id="3255" w:author="Meryl Etman" w:date="2019-12-16T12:25:00Z">
        <w:r w:rsidRPr="000748C0" w:rsidDel="00922A7E">
          <w:rPr>
            <w:sz w:val="24"/>
            <w:szCs w:val="24"/>
            <w:rtl/>
            <w:rPrChange w:id="3256" w:author="Meryl Etman" w:date="2020-03-25T10:10:00Z">
              <w:rPr>
                <w:sz w:val="24"/>
                <w:szCs w:val="24"/>
                <w:rtl/>
              </w:rPr>
            </w:rPrChange>
          </w:rPr>
          <w:delText>והספקים</w:delText>
        </w:r>
      </w:del>
      <w:r w:rsidRPr="000748C0">
        <w:rPr>
          <w:sz w:val="24"/>
          <w:szCs w:val="24"/>
          <w:rtl/>
          <w:rPrChange w:id="3257" w:author="Meryl Etman" w:date="2020-03-25T10:10:00Z">
            <w:rPr>
              <w:sz w:val="24"/>
              <w:szCs w:val="24"/>
              <w:rtl/>
            </w:rPr>
          </w:rPrChange>
        </w:rPr>
        <w:t xml:space="preserve"> והגשתם לאישור המנהל.</w:t>
      </w:r>
    </w:p>
    <w:p w14:paraId="0F0F7EBE" w14:textId="52B60DD7" w:rsidR="00EB5A81" w:rsidRPr="000748C0" w:rsidRDefault="00EB5A81" w:rsidP="00922A7E">
      <w:pPr>
        <w:numPr>
          <w:ilvl w:val="0"/>
          <w:numId w:val="23"/>
        </w:numPr>
        <w:spacing w:before="120" w:after="240"/>
        <w:jc w:val="both"/>
        <w:rPr>
          <w:sz w:val="24"/>
          <w:szCs w:val="24"/>
          <w:rPrChange w:id="3258" w:author="Meryl Etman" w:date="2020-03-25T10:10:00Z">
            <w:rPr>
              <w:sz w:val="24"/>
              <w:szCs w:val="24"/>
            </w:rPr>
          </w:rPrChange>
        </w:rPr>
      </w:pPr>
      <w:r w:rsidRPr="000748C0">
        <w:rPr>
          <w:sz w:val="24"/>
          <w:szCs w:val="24"/>
          <w:rtl/>
          <w:rPrChange w:id="3259" w:author="Meryl Etman" w:date="2020-03-25T10:10:00Z">
            <w:rPr>
              <w:sz w:val="24"/>
              <w:szCs w:val="24"/>
              <w:rtl/>
            </w:rPr>
          </w:rPrChange>
        </w:rPr>
        <w:t>יעוץ למזמין והשתתפות בברור תביעותיהם של</w:t>
      </w:r>
      <w:del w:id="3260" w:author="Meryl Etman" w:date="2019-12-16T12:25:00Z">
        <w:r w:rsidRPr="000748C0" w:rsidDel="00922A7E">
          <w:rPr>
            <w:sz w:val="24"/>
            <w:szCs w:val="24"/>
            <w:rtl/>
            <w:rPrChange w:id="3261" w:author="Meryl Etman" w:date="2020-03-25T10:10:00Z">
              <w:rPr>
                <w:sz w:val="24"/>
                <w:szCs w:val="24"/>
                <w:rtl/>
              </w:rPr>
            </w:rPrChange>
          </w:rPr>
          <w:delText xml:space="preserve"> המתכננים, היועצים,</w:delText>
        </w:r>
      </w:del>
      <w:r w:rsidRPr="000748C0">
        <w:rPr>
          <w:sz w:val="24"/>
          <w:szCs w:val="24"/>
          <w:rtl/>
          <w:rPrChange w:id="3262" w:author="Meryl Etman" w:date="2020-03-25T10:10:00Z">
            <w:rPr>
              <w:sz w:val="24"/>
              <w:szCs w:val="24"/>
              <w:rtl/>
            </w:rPr>
          </w:rPrChange>
        </w:rPr>
        <w:t xml:space="preserve"> </w:t>
      </w:r>
      <w:del w:id="3263" w:author="Meryl Etman" w:date="2019-12-16T12:25:00Z">
        <w:r w:rsidRPr="000748C0" w:rsidDel="00922A7E">
          <w:rPr>
            <w:sz w:val="24"/>
            <w:szCs w:val="24"/>
            <w:rtl/>
            <w:rPrChange w:id="3264" w:author="Meryl Etman" w:date="2020-03-25T10:10:00Z">
              <w:rPr>
                <w:sz w:val="24"/>
                <w:szCs w:val="24"/>
                <w:rtl/>
              </w:rPr>
            </w:rPrChange>
          </w:rPr>
          <w:delText xml:space="preserve">הקבלנים </w:delText>
        </w:r>
      </w:del>
      <w:ins w:id="3265" w:author="Meryl Etman" w:date="2019-12-16T12:25:00Z">
        <w:r w:rsidR="00922A7E" w:rsidRPr="000748C0">
          <w:rPr>
            <w:sz w:val="24"/>
            <w:szCs w:val="24"/>
            <w:rtl/>
            <w:rPrChange w:id="3266" w:author="Meryl Etman" w:date="2020-03-25T10:10:00Z">
              <w:rPr>
                <w:sz w:val="24"/>
                <w:szCs w:val="24"/>
                <w:rtl/>
              </w:rPr>
            </w:rPrChange>
          </w:rPr>
          <w:t>הקבל</w:t>
        </w:r>
        <w:r w:rsidR="00922A7E" w:rsidRPr="000748C0">
          <w:rPr>
            <w:rFonts w:hint="cs"/>
            <w:sz w:val="24"/>
            <w:szCs w:val="24"/>
            <w:rtl/>
            <w:rPrChange w:id="3267" w:author="Meryl Etman" w:date="2020-03-25T10:10:00Z">
              <w:rPr>
                <w:rFonts w:hint="cs"/>
                <w:sz w:val="24"/>
                <w:szCs w:val="24"/>
                <w:rtl/>
              </w:rPr>
            </w:rPrChange>
          </w:rPr>
          <w:t>ן</w:t>
        </w:r>
        <w:r w:rsidR="00922A7E" w:rsidRPr="000748C0">
          <w:rPr>
            <w:sz w:val="24"/>
            <w:szCs w:val="24"/>
            <w:rtl/>
            <w:rPrChange w:id="3268" w:author="Meryl Etman" w:date="2020-03-25T10:10:00Z">
              <w:rPr>
                <w:sz w:val="24"/>
                <w:szCs w:val="24"/>
                <w:rtl/>
              </w:rPr>
            </w:rPrChange>
          </w:rPr>
          <w:t xml:space="preserve"> </w:t>
        </w:r>
      </w:ins>
      <w:del w:id="3269" w:author="Meryl Etman" w:date="2019-12-16T12:25:00Z">
        <w:r w:rsidRPr="000748C0" w:rsidDel="00922A7E">
          <w:rPr>
            <w:sz w:val="24"/>
            <w:szCs w:val="24"/>
            <w:rtl/>
            <w:rPrChange w:id="3270" w:author="Meryl Etman" w:date="2020-03-25T10:10:00Z">
              <w:rPr>
                <w:sz w:val="24"/>
                <w:szCs w:val="24"/>
                <w:rtl/>
              </w:rPr>
            </w:rPrChange>
          </w:rPr>
          <w:delText xml:space="preserve">והספקים </w:delText>
        </w:r>
      </w:del>
      <w:r w:rsidRPr="000748C0">
        <w:rPr>
          <w:sz w:val="24"/>
          <w:szCs w:val="24"/>
          <w:rtl/>
          <w:rPrChange w:id="3271" w:author="Meryl Etman" w:date="2020-03-25T10:10:00Z">
            <w:rPr>
              <w:sz w:val="24"/>
              <w:szCs w:val="24"/>
              <w:rtl/>
            </w:rPr>
          </w:rPrChange>
        </w:rPr>
        <w:t xml:space="preserve">או ברור התביעות במישרין </w:t>
      </w:r>
      <w:del w:id="3272" w:author="Meryl Etman" w:date="2019-12-16T12:25:00Z">
        <w:r w:rsidRPr="000748C0" w:rsidDel="00922A7E">
          <w:rPr>
            <w:sz w:val="24"/>
            <w:szCs w:val="24"/>
            <w:rtl/>
            <w:rPrChange w:id="3273" w:author="Meryl Etman" w:date="2020-03-25T10:10:00Z">
              <w:rPr>
                <w:sz w:val="24"/>
                <w:szCs w:val="24"/>
                <w:rtl/>
              </w:rPr>
            </w:rPrChange>
          </w:rPr>
          <w:delText xml:space="preserve">איתם </w:delText>
        </w:r>
      </w:del>
      <w:ins w:id="3274" w:author="Meryl Etman" w:date="2019-12-16T12:25:00Z">
        <w:r w:rsidR="00922A7E" w:rsidRPr="000748C0">
          <w:rPr>
            <w:sz w:val="24"/>
            <w:szCs w:val="24"/>
            <w:rtl/>
            <w:rPrChange w:id="3275" w:author="Meryl Etman" w:date="2020-03-25T10:10:00Z">
              <w:rPr>
                <w:sz w:val="24"/>
                <w:szCs w:val="24"/>
                <w:rtl/>
              </w:rPr>
            </w:rPrChange>
          </w:rPr>
          <w:t>אית</w:t>
        </w:r>
        <w:r w:rsidR="00922A7E" w:rsidRPr="000748C0">
          <w:rPr>
            <w:rFonts w:hint="cs"/>
            <w:sz w:val="24"/>
            <w:szCs w:val="24"/>
            <w:rtl/>
            <w:rPrChange w:id="3276" w:author="Meryl Etman" w:date="2020-03-25T10:10:00Z">
              <w:rPr>
                <w:rFonts w:hint="cs"/>
                <w:sz w:val="24"/>
                <w:szCs w:val="24"/>
                <w:rtl/>
              </w:rPr>
            </w:rPrChange>
          </w:rPr>
          <w:t>ו</w:t>
        </w:r>
        <w:r w:rsidR="00922A7E" w:rsidRPr="000748C0">
          <w:rPr>
            <w:sz w:val="24"/>
            <w:szCs w:val="24"/>
            <w:rtl/>
            <w:rPrChange w:id="3277" w:author="Meryl Etman" w:date="2020-03-25T10:10:00Z">
              <w:rPr>
                <w:sz w:val="24"/>
                <w:szCs w:val="24"/>
                <w:rtl/>
              </w:rPr>
            </w:rPrChange>
          </w:rPr>
          <w:t xml:space="preserve"> </w:t>
        </w:r>
      </w:ins>
      <w:r w:rsidRPr="000748C0">
        <w:rPr>
          <w:sz w:val="24"/>
          <w:szCs w:val="24"/>
          <w:rtl/>
          <w:rPrChange w:id="3278" w:author="Meryl Etman" w:date="2020-03-25T10:10:00Z">
            <w:rPr>
              <w:sz w:val="24"/>
              <w:szCs w:val="24"/>
              <w:rtl/>
            </w:rPr>
          </w:rPrChange>
        </w:rPr>
        <w:t>והכל כפי שיורה המנהל, ועריכת המלצות בקשר אליהן לאחר הברור.</w:t>
      </w:r>
    </w:p>
    <w:p w14:paraId="607E0694" w14:textId="77777777" w:rsidR="00EB5A81" w:rsidRPr="000748C0" w:rsidRDefault="00EB5A81" w:rsidP="00EB5A81">
      <w:pPr>
        <w:numPr>
          <w:ilvl w:val="0"/>
          <w:numId w:val="23"/>
        </w:numPr>
        <w:spacing w:before="120" w:after="240"/>
        <w:jc w:val="both"/>
        <w:rPr>
          <w:sz w:val="24"/>
          <w:szCs w:val="24"/>
          <w:rPrChange w:id="3279" w:author="Meryl Etman" w:date="2020-03-25T10:10:00Z">
            <w:rPr>
              <w:sz w:val="24"/>
              <w:szCs w:val="24"/>
            </w:rPr>
          </w:rPrChange>
        </w:rPr>
      </w:pPr>
      <w:r w:rsidRPr="000748C0">
        <w:rPr>
          <w:sz w:val="24"/>
          <w:szCs w:val="24"/>
          <w:rtl/>
          <w:rPrChange w:id="3280" w:author="Meryl Etman" w:date="2020-03-25T10:10:00Z">
            <w:rPr>
              <w:sz w:val="24"/>
              <w:szCs w:val="24"/>
              <w:rtl/>
            </w:rPr>
          </w:rPrChange>
        </w:rPr>
        <w:t>סיכום התביעות בהתאם להנחיות המנהל ועריכת הסכמי שנויים.</w:t>
      </w:r>
    </w:p>
    <w:p w14:paraId="5DCF4783" w14:textId="7E3D269D" w:rsidR="00EB5A81" w:rsidRPr="000748C0" w:rsidRDefault="00EB5A81" w:rsidP="0065788A">
      <w:pPr>
        <w:numPr>
          <w:ilvl w:val="0"/>
          <w:numId w:val="23"/>
        </w:numPr>
        <w:spacing w:before="120" w:after="240"/>
        <w:jc w:val="both"/>
        <w:rPr>
          <w:sz w:val="24"/>
          <w:szCs w:val="24"/>
          <w:rPrChange w:id="3281" w:author="Meryl Etman" w:date="2020-03-25T10:10:00Z">
            <w:rPr>
              <w:sz w:val="24"/>
              <w:szCs w:val="24"/>
            </w:rPr>
          </w:rPrChange>
        </w:rPr>
      </w:pPr>
      <w:r w:rsidRPr="000748C0">
        <w:rPr>
          <w:sz w:val="24"/>
          <w:szCs w:val="24"/>
          <w:rtl/>
          <w:rPrChange w:id="3282" w:author="Meryl Etman" w:date="2020-03-25T10:10:00Z">
            <w:rPr>
              <w:sz w:val="24"/>
              <w:szCs w:val="24"/>
              <w:rtl/>
            </w:rPr>
          </w:rPrChange>
        </w:rPr>
        <w:t xml:space="preserve">בדיקה ואשור החשבונות החלקיים ו/או הסופיים של </w:t>
      </w:r>
      <w:del w:id="3283" w:author="Meryl Etman" w:date="2019-12-16T12:25:00Z">
        <w:r w:rsidRPr="000748C0" w:rsidDel="00922A7E">
          <w:rPr>
            <w:sz w:val="24"/>
            <w:szCs w:val="24"/>
            <w:rtl/>
            <w:rPrChange w:id="3284" w:author="Meryl Etman" w:date="2020-03-25T10:10:00Z">
              <w:rPr>
                <w:sz w:val="24"/>
                <w:szCs w:val="24"/>
                <w:rtl/>
              </w:rPr>
            </w:rPrChange>
          </w:rPr>
          <w:delText xml:space="preserve">המתכננים, היועצים, </w:delText>
        </w:r>
      </w:del>
      <w:r w:rsidRPr="000748C0">
        <w:rPr>
          <w:sz w:val="24"/>
          <w:szCs w:val="24"/>
          <w:rtl/>
          <w:rPrChange w:id="3285" w:author="Meryl Etman" w:date="2020-03-25T10:10:00Z">
            <w:rPr>
              <w:sz w:val="24"/>
              <w:szCs w:val="24"/>
              <w:rtl/>
            </w:rPr>
          </w:rPrChange>
        </w:rPr>
        <w:t>הקבל</w:t>
      </w:r>
      <w:del w:id="3286" w:author="Meryl Etman" w:date="2019-12-16T12:26:00Z">
        <w:r w:rsidRPr="000748C0" w:rsidDel="0065788A">
          <w:rPr>
            <w:sz w:val="24"/>
            <w:szCs w:val="24"/>
            <w:rtl/>
            <w:rPrChange w:id="3287" w:author="Meryl Etman" w:date="2020-03-25T10:10:00Z">
              <w:rPr>
                <w:sz w:val="24"/>
                <w:szCs w:val="24"/>
                <w:rtl/>
              </w:rPr>
            </w:rPrChange>
          </w:rPr>
          <w:delText>נים</w:delText>
        </w:r>
      </w:del>
      <w:ins w:id="3288" w:author="Meryl Etman" w:date="2019-12-16T12:26:00Z">
        <w:r w:rsidR="0065788A" w:rsidRPr="000748C0">
          <w:rPr>
            <w:rFonts w:hint="cs"/>
            <w:sz w:val="24"/>
            <w:szCs w:val="24"/>
            <w:rtl/>
            <w:rPrChange w:id="3289" w:author="Meryl Etman" w:date="2020-03-25T10:10:00Z">
              <w:rPr>
                <w:rFonts w:hint="cs"/>
                <w:sz w:val="24"/>
                <w:szCs w:val="24"/>
                <w:rtl/>
              </w:rPr>
            </w:rPrChange>
          </w:rPr>
          <w:t xml:space="preserve">ן </w:t>
        </w:r>
      </w:ins>
      <w:del w:id="3290" w:author="Meryl Etman" w:date="2019-12-16T12:25:00Z">
        <w:r w:rsidRPr="000748C0" w:rsidDel="00922A7E">
          <w:rPr>
            <w:sz w:val="24"/>
            <w:szCs w:val="24"/>
            <w:rtl/>
            <w:rPrChange w:id="3291" w:author="Meryl Etman" w:date="2020-03-25T10:10:00Z">
              <w:rPr>
                <w:sz w:val="24"/>
                <w:szCs w:val="24"/>
                <w:rtl/>
              </w:rPr>
            </w:rPrChange>
          </w:rPr>
          <w:delText xml:space="preserve"> ו</w:delText>
        </w:r>
      </w:del>
      <w:del w:id="3292" w:author="Meryl Etman" w:date="2019-12-16T12:26:00Z">
        <w:r w:rsidRPr="000748C0" w:rsidDel="0065788A">
          <w:rPr>
            <w:sz w:val="24"/>
            <w:szCs w:val="24"/>
            <w:rtl/>
            <w:rPrChange w:id="3293" w:author="Meryl Etman" w:date="2020-03-25T10:10:00Z">
              <w:rPr>
                <w:sz w:val="24"/>
                <w:szCs w:val="24"/>
                <w:rtl/>
              </w:rPr>
            </w:rPrChange>
          </w:rPr>
          <w:delText xml:space="preserve">הספקים </w:delText>
        </w:r>
      </w:del>
      <w:r w:rsidRPr="000748C0">
        <w:rPr>
          <w:sz w:val="24"/>
          <w:szCs w:val="24"/>
          <w:rtl/>
          <w:rPrChange w:id="3294" w:author="Meryl Etman" w:date="2020-03-25T10:10:00Z">
            <w:rPr>
              <w:sz w:val="24"/>
              <w:szCs w:val="24"/>
              <w:rtl/>
            </w:rPr>
          </w:rPrChange>
        </w:rPr>
        <w:t>ובכלל זאת בדיקה ואשור העלאות או הפחתות בשכר חוז</w:t>
      </w:r>
      <w:del w:id="3295" w:author="Meryl Etman" w:date="2019-12-16T12:26:00Z">
        <w:r w:rsidRPr="000748C0" w:rsidDel="0065788A">
          <w:rPr>
            <w:sz w:val="24"/>
            <w:szCs w:val="24"/>
            <w:rtl/>
            <w:rPrChange w:id="3296" w:author="Meryl Etman" w:date="2020-03-25T10:10:00Z">
              <w:rPr>
                <w:sz w:val="24"/>
                <w:szCs w:val="24"/>
                <w:rtl/>
              </w:rPr>
            </w:rPrChange>
          </w:rPr>
          <w:delText xml:space="preserve">י התכנון ו/או </w:delText>
        </w:r>
      </w:del>
      <w:ins w:id="3297" w:author="Meryl Etman" w:date="2019-12-16T12:26:00Z">
        <w:r w:rsidR="0065788A" w:rsidRPr="000748C0">
          <w:rPr>
            <w:rFonts w:hint="cs"/>
            <w:sz w:val="24"/>
            <w:szCs w:val="24"/>
            <w:rtl/>
            <w:rPrChange w:id="3298" w:author="Meryl Etman" w:date="2020-03-25T10:10:00Z">
              <w:rPr>
                <w:rFonts w:hint="cs"/>
                <w:sz w:val="24"/>
                <w:szCs w:val="24"/>
                <w:rtl/>
              </w:rPr>
            </w:rPrChange>
          </w:rPr>
          <w:t>ה</w:t>
        </w:r>
      </w:ins>
      <w:r w:rsidRPr="000748C0">
        <w:rPr>
          <w:sz w:val="24"/>
          <w:szCs w:val="24"/>
          <w:rtl/>
          <w:rPrChange w:id="3299" w:author="Meryl Etman" w:date="2020-03-25T10:10:00Z">
            <w:rPr>
              <w:sz w:val="24"/>
              <w:szCs w:val="24"/>
              <w:rtl/>
            </w:rPr>
          </w:rPrChange>
        </w:rPr>
        <w:t>הבניה עקב תנודות במחירי החומרים ובערך העבודה הכל בהתאם להוראות החוזים ואישור המנהל.</w:t>
      </w:r>
    </w:p>
    <w:p w14:paraId="73F74E12" w14:textId="0D63E766" w:rsidR="00EB5A81" w:rsidRPr="000748C0" w:rsidRDefault="00EB5A81" w:rsidP="0065788A">
      <w:pPr>
        <w:numPr>
          <w:ilvl w:val="0"/>
          <w:numId w:val="23"/>
        </w:numPr>
        <w:spacing w:before="120" w:after="240"/>
        <w:jc w:val="both"/>
        <w:rPr>
          <w:sz w:val="24"/>
          <w:szCs w:val="24"/>
          <w:rPrChange w:id="3300" w:author="Meryl Etman" w:date="2020-03-25T10:10:00Z">
            <w:rPr>
              <w:sz w:val="24"/>
              <w:szCs w:val="24"/>
            </w:rPr>
          </w:rPrChange>
        </w:rPr>
      </w:pPr>
      <w:r w:rsidRPr="000748C0">
        <w:rPr>
          <w:sz w:val="24"/>
          <w:szCs w:val="24"/>
          <w:rtl/>
          <w:rPrChange w:id="3301" w:author="Meryl Etman" w:date="2020-03-25T10:10:00Z">
            <w:rPr>
              <w:sz w:val="24"/>
              <w:szCs w:val="24"/>
              <w:rtl/>
            </w:rPr>
          </w:rPrChange>
        </w:rPr>
        <w:t>בדיקה ומתן אשור בכתב למנהל בדבר קיום כל התחייבויות</w:t>
      </w:r>
      <w:del w:id="3302" w:author="Meryl Etman" w:date="2019-12-16T12:26:00Z">
        <w:r w:rsidRPr="000748C0" w:rsidDel="0065788A">
          <w:rPr>
            <w:sz w:val="24"/>
            <w:szCs w:val="24"/>
            <w:rtl/>
            <w:rPrChange w:id="3303" w:author="Meryl Etman" w:date="2020-03-25T10:10:00Z">
              <w:rPr>
                <w:sz w:val="24"/>
                <w:szCs w:val="24"/>
                <w:rtl/>
              </w:rPr>
            </w:rPrChange>
          </w:rPr>
          <w:delText xml:space="preserve"> המתכננים, היועצים</w:delText>
        </w:r>
      </w:del>
      <w:r w:rsidRPr="000748C0">
        <w:rPr>
          <w:sz w:val="24"/>
          <w:szCs w:val="24"/>
          <w:rtl/>
          <w:rPrChange w:id="3304" w:author="Meryl Etman" w:date="2020-03-25T10:10:00Z">
            <w:rPr>
              <w:sz w:val="24"/>
              <w:szCs w:val="24"/>
              <w:rtl/>
            </w:rPr>
          </w:rPrChange>
        </w:rPr>
        <w:t>, הקבל</w:t>
      </w:r>
      <w:del w:id="3305" w:author="Meryl Etman" w:date="2019-12-16T12:26:00Z">
        <w:r w:rsidRPr="000748C0" w:rsidDel="0065788A">
          <w:rPr>
            <w:sz w:val="24"/>
            <w:szCs w:val="24"/>
            <w:rtl/>
            <w:rPrChange w:id="3306" w:author="Meryl Etman" w:date="2020-03-25T10:10:00Z">
              <w:rPr>
                <w:sz w:val="24"/>
                <w:szCs w:val="24"/>
                <w:rtl/>
              </w:rPr>
            </w:rPrChange>
          </w:rPr>
          <w:delText xml:space="preserve">נים והספקים </w:delText>
        </w:r>
      </w:del>
      <w:ins w:id="3307" w:author="Meryl Etman" w:date="2019-12-16T12:26:00Z">
        <w:r w:rsidR="0065788A" w:rsidRPr="000748C0">
          <w:rPr>
            <w:rFonts w:hint="cs"/>
            <w:sz w:val="24"/>
            <w:szCs w:val="24"/>
            <w:rtl/>
            <w:rPrChange w:id="3308" w:author="Meryl Etman" w:date="2020-03-25T10:10:00Z">
              <w:rPr>
                <w:rFonts w:hint="cs"/>
                <w:sz w:val="24"/>
                <w:szCs w:val="24"/>
                <w:rtl/>
              </w:rPr>
            </w:rPrChange>
          </w:rPr>
          <w:t xml:space="preserve">ן </w:t>
        </w:r>
      </w:ins>
      <w:r w:rsidRPr="000748C0">
        <w:rPr>
          <w:sz w:val="24"/>
          <w:szCs w:val="24"/>
          <w:rtl/>
          <w:rPrChange w:id="3309" w:author="Meryl Etman" w:date="2020-03-25T10:10:00Z">
            <w:rPr>
              <w:sz w:val="24"/>
              <w:szCs w:val="24"/>
              <w:rtl/>
            </w:rPr>
          </w:rPrChange>
        </w:rPr>
        <w:t xml:space="preserve">לפי </w:t>
      </w:r>
      <w:del w:id="3310" w:author="Meryl Etman" w:date="2019-12-16T12:26:00Z">
        <w:r w:rsidRPr="000748C0" w:rsidDel="0065788A">
          <w:rPr>
            <w:sz w:val="24"/>
            <w:szCs w:val="24"/>
            <w:rtl/>
            <w:rPrChange w:id="3311" w:author="Meryl Etman" w:date="2020-03-25T10:10:00Z">
              <w:rPr>
                <w:sz w:val="24"/>
                <w:szCs w:val="24"/>
                <w:rtl/>
              </w:rPr>
            </w:rPrChange>
          </w:rPr>
          <w:delText xml:space="preserve">החוזים </w:delText>
        </w:r>
      </w:del>
      <w:ins w:id="3312" w:author="Meryl Etman" w:date="2019-12-16T12:26:00Z">
        <w:r w:rsidR="0065788A" w:rsidRPr="000748C0">
          <w:rPr>
            <w:sz w:val="24"/>
            <w:szCs w:val="24"/>
            <w:rtl/>
            <w:rPrChange w:id="3313" w:author="Meryl Etman" w:date="2020-03-25T10:10:00Z">
              <w:rPr>
                <w:sz w:val="24"/>
                <w:szCs w:val="24"/>
                <w:rtl/>
              </w:rPr>
            </w:rPrChange>
          </w:rPr>
          <w:t>החוז</w:t>
        </w:r>
        <w:r w:rsidR="0065788A" w:rsidRPr="000748C0">
          <w:rPr>
            <w:rFonts w:hint="cs"/>
            <w:sz w:val="24"/>
            <w:szCs w:val="24"/>
            <w:rtl/>
            <w:rPrChange w:id="3314" w:author="Meryl Etman" w:date="2020-03-25T10:10:00Z">
              <w:rPr>
                <w:rFonts w:hint="cs"/>
                <w:sz w:val="24"/>
                <w:szCs w:val="24"/>
                <w:rtl/>
              </w:rPr>
            </w:rPrChange>
          </w:rPr>
          <w:t>ה</w:t>
        </w:r>
      </w:ins>
      <w:r w:rsidRPr="000748C0">
        <w:rPr>
          <w:sz w:val="24"/>
          <w:szCs w:val="24"/>
          <w:rtl/>
          <w:rPrChange w:id="3315" w:author="Meryl Etman" w:date="2020-03-25T10:10:00Z">
            <w:rPr>
              <w:sz w:val="24"/>
              <w:szCs w:val="24"/>
              <w:rtl/>
            </w:rPr>
          </w:rPrChange>
        </w:rPr>
        <w:t>וזאת כתנאי לאישור חשבונות.</w:t>
      </w:r>
    </w:p>
    <w:p w14:paraId="717AEE70" w14:textId="77777777" w:rsidR="00EB5A81" w:rsidRPr="000748C0" w:rsidRDefault="00EB5A81" w:rsidP="00EB5A81">
      <w:pPr>
        <w:numPr>
          <w:ilvl w:val="0"/>
          <w:numId w:val="23"/>
        </w:numPr>
        <w:spacing w:before="120" w:after="240"/>
        <w:jc w:val="both"/>
        <w:rPr>
          <w:sz w:val="24"/>
          <w:szCs w:val="24"/>
          <w:rPrChange w:id="3316" w:author="Meryl Etman" w:date="2020-03-25T10:10:00Z">
            <w:rPr>
              <w:sz w:val="24"/>
              <w:szCs w:val="24"/>
            </w:rPr>
          </w:rPrChange>
        </w:rPr>
      </w:pPr>
      <w:r w:rsidRPr="000748C0">
        <w:rPr>
          <w:sz w:val="24"/>
          <w:szCs w:val="24"/>
          <w:rtl/>
          <w:rPrChange w:id="3317" w:author="Meryl Etman" w:date="2020-03-25T10:10:00Z">
            <w:rPr>
              <w:sz w:val="24"/>
              <w:szCs w:val="24"/>
              <w:rtl/>
            </w:rPr>
          </w:rPrChange>
        </w:rPr>
        <w:lastRenderedPageBreak/>
        <w:t>פרוט הגדלות והפחתות בסעיפי העבודות השונות, לרבות שנויים ותוספות.</w:t>
      </w:r>
    </w:p>
    <w:p w14:paraId="141A4017" w14:textId="77777777" w:rsidR="00EB5A81" w:rsidRPr="000748C0" w:rsidRDefault="00EB5A81" w:rsidP="00EB5A81">
      <w:pPr>
        <w:numPr>
          <w:ilvl w:val="0"/>
          <w:numId w:val="23"/>
        </w:numPr>
        <w:spacing w:before="120" w:after="240"/>
        <w:jc w:val="both"/>
        <w:rPr>
          <w:sz w:val="24"/>
          <w:szCs w:val="24"/>
          <w:rPrChange w:id="3318" w:author="Meryl Etman" w:date="2020-03-25T10:10:00Z">
            <w:rPr>
              <w:sz w:val="24"/>
              <w:szCs w:val="24"/>
            </w:rPr>
          </w:rPrChange>
        </w:rPr>
      </w:pPr>
      <w:r w:rsidRPr="000748C0">
        <w:rPr>
          <w:sz w:val="24"/>
          <w:szCs w:val="24"/>
          <w:rtl/>
          <w:rPrChange w:id="3319" w:author="Meryl Etman" w:date="2020-03-25T10:10:00Z">
            <w:rPr>
              <w:sz w:val="24"/>
              <w:szCs w:val="24"/>
              <w:rtl/>
            </w:rPr>
          </w:rPrChange>
        </w:rPr>
        <w:t>עריכת תיקי חשבון סופי.</w:t>
      </w:r>
    </w:p>
    <w:p w14:paraId="4E198081" w14:textId="70F91EA4" w:rsidR="00EB5A81" w:rsidRPr="000748C0" w:rsidRDefault="00EB5A81" w:rsidP="00915026">
      <w:pPr>
        <w:numPr>
          <w:ilvl w:val="0"/>
          <w:numId w:val="23"/>
        </w:numPr>
        <w:spacing w:before="120" w:after="240"/>
        <w:jc w:val="both"/>
        <w:rPr>
          <w:sz w:val="24"/>
          <w:szCs w:val="24"/>
          <w:rPrChange w:id="3320" w:author="Meryl Etman" w:date="2020-03-25T10:10:00Z">
            <w:rPr>
              <w:sz w:val="24"/>
              <w:szCs w:val="24"/>
            </w:rPr>
          </w:rPrChange>
        </w:rPr>
      </w:pPr>
      <w:r w:rsidRPr="000748C0">
        <w:rPr>
          <w:color w:val="000000"/>
          <w:sz w:val="24"/>
          <w:szCs w:val="24"/>
          <w:rtl/>
          <w:rPrChange w:id="3321" w:author="Meryl Etman" w:date="2020-03-25T10:10:00Z">
            <w:rPr>
              <w:color w:val="000000"/>
              <w:sz w:val="24"/>
              <w:szCs w:val="24"/>
              <w:rtl/>
            </w:rPr>
          </w:rPrChange>
        </w:rPr>
        <w:t>הצגת</w:t>
      </w:r>
      <w:r w:rsidRPr="000748C0">
        <w:rPr>
          <w:sz w:val="24"/>
          <w:szCs w:val="24"/>
          <w:rtl/>
          <w:rPrChange w:id="3322" w:author="Meryl Etman" w:date="2020-03-25T10:10:00Z">
            <w:rPr>
              <w:sz w:val="24"/>
              <w:szCs w:val="24"/>
              <w:rtl/>
            </w:rPr>
          </w:rPrChange>
        </w:rPr>
        <w:t xml:space="preserve"> וקבלת אשור ממי שימונה ע"י הרשות המקומית לבדוק ולאשר את חשבונות הקבל</w:t>
      </w:r>
      <w:del w:id="3323" w:author="Meryl Etman" w:date="2019-12-16T12:27:00Z">
        <w:r w:rsidRPr="000748C0" w:rsidDel="00915026">
          <w:rPr>
            <w:sz w:val="24"/>
            <w:szCs w:val="24"/>
            <w:rtl/>
            <w:rPrChange w:id="3324" w:author="Meryl Etman" w:date="2020-03-25T10:10:00Z">
              <w:rPr>
                <w:sz w:val="24"/>
                <w:szCs w:val="24"/>
                <w:rtl/>
              </w:rPr>
            </w:rPrChange>
          </w:rPr>
          <w:delText>נים והספקים.</w:delText>
        </w:r>
      </w:del>
      <w:ins w:id="3325" w:author="Meryl Etman" w:date="2019-12-16T12:27:00Z">
        <w:r w:rsidR="00915026" w:rsidRPr="000748C0">
          <w:rPr>
            <w:rFonts w:hint="cs"/>
            <w:sz w:val="24"/>
            <w:szCs w:val="24"/>
            <w:rtl/>
            <w:rPrChange w:id="3326" w:author="Meryl Etman" w:date="2020-03-25T10:10:00Z">
              <w:rPr>
                <w:rFonts w:hint="cs"/>
                <w:sz w:val="24"/>
                <w:szCs w:val="24"/>
                <w:rtl/>
              </w:rPr>
            </w:rPrChange>
          </w:rPr>
          <w:t>ן</w:t>
        </w:r>
      </w:ins>
      <w:ins w:id="3327" w:author="Meryl Etman" w:date="2019-12-16T12:28:00Z">
        <w:r w:rsidR="00915026" w:rsidRPr="000748C0">
          <w:rPr>
            <w:rFonts w:hint="cs"/>
            <w:sz w:val="24"/>
            <w:szCs w:val="24"/>
            <w:rtl/>
            <w:rPrChange w:id="3328" w:author="Meryl Etman" w:date="2020-03-25T10:10:00Z">
              <w:rPr>
                <w:rFonts w:hint="cs"/>
                <w:sz w:val="24"/>
                <w:szCs w:val="24"/>
                <w:rtl/>
              </w:rPr>
            </w:rPrChange>
          </w:rPr>
          <w:t>.</w:t>
        </w:r>
      </w:ins>
    </w:p>
    <w:p w14:paraId="4363C003" w14:textId="5A9E5925" w:rsidR="00EB5A81" w:rsidRPr="000748C0" w:rsidRDefault="00EB5A81" w:rsidP="00915026">
      <w:pPr>
        <w:numPr>
          <w:ilvl w:val="0"/>
          <w:numId w:val="23"/>
        </w:numPr>
        <w:spacing w:before="120" w:after="240"/>
        <w:jc w:val="both"/>
        <w:rPr>
          <w:sz w:val="24"/>
          <w:szCs w:val="24"/>
          <w:rPrChange w:id="3329" w:author="Meryl Etman" w:date="2020-03-25T10:10:00Z">
            <w:rPr>
              <w:sz w:val="24"/>
              <w:szCs w:val="24"/>
            </w:rPr>
          </w:rPrChange>
        </w:rPr>
      </w:pPr>
      <w:r w:rsidRPr="000748C0">
        <w:rPr>
          <w:sz w:val="24"/>
          <w:szCs w:val="24"/>
          <w:rtl/>
          <w:rPrChange w:id="3330" w:author="Meryl Etman" w:date="2020-03-25T10:10:00Z">
            <w:rPr>
              <w:sz w:val="24"/>
              <w:szCs w:val="24"/>
              <w:rtl/>
            </w:rPr>
          </w:rPrChange>
        </w:rPr>
        <w:t xml:space="preserve">השתתפות בברורים עם </w:t>
      </w:r>
      <w:del w:id="3331" w:author="Meryl Etman" w:date="2019-12-16T12:28:00Z">
        <w:r w:rsidRPr="000748C0" w:rsidDel="00915026">
          <w:rPr>
            <w:sz w:val="24"/>
            <w:szCs w:val="24"/>
            <w:rtl/>
            <w:rPrChange w:id="3332" w:author="Meryl Etman" w:date="2020-03-25T10:10:00Z">
              <w:rPr>
                <w:sz w:val="24"/>
                <w:szCs w:val="24"/>
                <w:rtl/>
              </w:rPr>
            </w:rPrChange>
          </w:rPr>
          <w:delText xml:space="preserve">המתכננים, היועצים, </w:delText>
        </w:r>
      </w:del>
      <w:r w:rsidRPr="000748C0">
        <w:rPr>
          <w:sz w:val="24"/>
          <w:szCs w:val="24"/>
          <w:rtl/>
          <w:rPrChange w:id="3333" w:author="Meryl Etman" w:date="2020-03-25T10:10:00Z">
            <w:rPr>
              <w:sz w:val="24"/>
              <w:szCs w:val="24"/>
              <w:rtl/>
            </w:rPr>
          </w:rPrChange>
        </w:rPr>
        <w:t>הקבל</w:t>
      </w:r>
      <w:del w:id="3334" w:author="Meryl Etman" w:date="2019-12-16T12:28:00Z">
        <w:r w:rsidRPr="000748C0" w:rsidDel="00915026">
          <w:rPr>
            <w:sz w:val="24"/>
            <w:szCs w:val="24"/>
            <w:rtl/>
            <w:rPrChange w:id="3335" w:author="Meryl Etman" w:date="2020-03-25T10:10:00Z">
              <w:rPr>
                <w:sz w:val="24"/>
                <w:szCs w:val="24"/>
                <w:rtl/>
              </w:rPr>
            </w:rPrChange>
          </w:rPr>
          <w:delText xml:space="preserve">נים והספקים </w:delText>
        </w:r>
      </w:del>
      <w:ins w:id="3336" w:author="Meryl Etman" w:date="2019-12-16T12:28:00Z">
        <w:r w:rsidR="00915026" w:rsidRPr="000748C0">
          <w:rPr>
            <w:rFonts w:hint="cs"/>
            <w:sz w:val="24"/>
            <w:szCs w:val="24"/>
            <w:rtl/>
            <w:rPrChange w:id="3337" w:author="Meryl Etman" w:date="2020-03-25T10:10:00Z">
              <w:rPr>
                <w:rFonts w:hint="cs"/>
                <w:sz w:val="24"/>
                <w:szCs w:val="24"/>
                <w:rtl/>
              </w:rPr>
            </w:rPrChange>
          </w:rPr>
          <w:t xml:space="preserve">ן </w:t>
        </w:r>
      </w:ins>
      <w:r w:rsidRPr="000748C0">
        <w:rPr>
          <w:sz w:val="24"/>
          <w:szCs w:val="24"/>
          <w:rtl/>
          <w:rPrChange w:id="3338" w:author="Meryl Etman" w:date="2020-03-25T10:10:00Z">
            <w:rPr>
              <w:sz w:val="24"/>
              <w:szCs w:val="24"/>
              <w:rtl/>
            </w:rPr>
          </w:rPrChange>
        </w:rPr>
        <w:t xml:space="preserve">ו/או קיום ברורים </w:t>
      </w:r>
      <w:del w:id="3339" w:author="Meryl Etman" w:date="2019-12-16T12:28:00Z">
        <w:r w:rsidRPr="000748C0" w:rsidDel="00915026">
          <w:rPr>
            <w:sz w:val="24"/>
            <w:szCs w:val="24"/>
            <w:rtl/>
            <w:rPrChange w:id="3340" w:author="Meryl Etman" w:date="2020-03-25T10:10:00Z">
              <w:rPr>
                <w:sz w:val="24"/>
                <w:szCs w:val="24"/>
                <w:rtl/>
              </w:rPr>
            </w:rPrChange>
          </w:rPr>
          <w:delText xml:space="preserve">איתם </w:delText>
        </w:r>
      </w:del>
      <w:ins w:id="3341" w:author="Meryl Etman" w:date="2019-12-16T12:28:00Z">
        <w:r w:rsidR="00915026" w:rsidRPr="000748C0">
          <w:rPr>
            <w:sz w:val="24"/>
            <w:szCs w:val="24"/>
            <w:rtl/>
            <w:rPrChange w:id="3342" w:author="Meryl Etman" w:date="2020-03-25T10:10:00Z">
              <w:rPr>
                <w:sz w:val="24"/>
                <w:szCs w:val="24"/>
                <w:rtl/>
              </w:rPr>
            </w:rPrChange>
          </w:rPr>
          <w:t>אית</w:t>
        </w:r>
        <w:r w:rsidR="00915026" w:rsidRPr="000748C0">
          <w:rPr>
            <w:rFonts w:hint="cs"/>
            <w:sz w:val="24"/>
            <w:szCs w:val="24"/>
            <w:rtl/>
            <w:rPrChange w:id="3343" w:author="Meryl Etman" w:date="2020-03-25T10:10:00Z">
              <w:rPr>
                <w:rFonts w:hint="cs"/>
                <w:sz w:val="24"/>
                <w:szCs w:val="24"/>
                <w:rtl/>
              </w:rPr>
            </w:rPrChange>
          </w:rPr>
          <w:t>ו</w:t>
        </w:r>
        <w:r w:rsidR="00915026" w:rsidRPr="000748C0">
          <w:rPr>
            <w:sz w:val="24"/>
            <w:szCs w:val="24"/>
            <w:rtl/>
            <w:rPrChange w:id="3344" w:author="Meryl Etman" w:date="2020-03-25T10:10:00Z">
              <w:rPr>
                <w:sz w:val="24"/>
                <w:szCs w:val="24"/>
                <w:rtl/>
              </w:rPr>
            </w:rPrChange>
          </w:rPr>
          <w:t xml:space="preserve"> </w:t>
        </w:r>
      </w:ins>
      <w:r w:rsidRPr="000748C0">
        <w:rPr>
          <w:sz w:val="24"/>
          <w:szCs w:val="24"/>
          <w:rtl/>
          <w:rPrChange w:id="3345" w:author="Meryl Etman" w:date="2020-03-25T10:10:00Z">
            <w:rPr>
              <w:sz w:val="24"/>
              <w:szCs w:val="24"/>
              <w:rtl/>
            </w:rPr>
          </w:rPrChange>
        </w:rPr>
        <w:t>הכל כפי שיורה המנהל בקשר לתביעות המזמין בהם.</w:t>
      </w:r>
    </w:p>
    <w:p w14:paraId="64CA0330" w14:textId="7C6657C8" w:rsidR="00EB5A81" w:rsidRPr="000748C0" w:rsidRDefault="00EB5A81" w:rsidP="00915026">
      <w:pPr>
        <w:numPr>
          <w:ilvl w:val="0"/>
          <w:numId w:val="23"/>
        </w:numPr>
        <w:spacing w:before="120" w:after="240"/>
        <w:jc w:val="both"/>
        <w:rPr>
          <w:sz w:val="24"/>
          <w:szCs w:val="24"/>
          <w:rPrChange w:id="3346" w:author="Meryl Etman" w:date="2020-03-25T10:10:00Z">
            <w:rPr>
              <w:sz w:val="24"/>
              <w:szCs w:val="24"/>
            </w:rPr>
          </w:rPrChange>
        </w:rPr>
      </w:pPr>
      <w:r w:rsidRPr="000748C0">
        <w:rPr>
          <w:color w:val="000000"/>
          <w:sz w:val="24"/>
          <w:szCs w:val="24"/>
          <w:rtl/>
          <w:rPrChange w:id="3347" w:author="Meryl Etman" w:date="2020-03-25T10:10:00Z">
            <w:rPr>
              <w:color w:val="000000"/>
              <w:sz w:val="24"/>
              <w:szCs w:val="24"/>
              <w:rtl/>
            </w:rPr>
          </w:rPrChange>
        </w:rPr>
        <w:t>סיוע</w:t>
      </w:r>
      <w:r w:rsidRPr="000748C0">
        <w:rPr>
          <w:sz w:val="24"/>
          <w:szCs w:val="24"/>
          <w:rtl/>
          <w:rPrChange w:id="3348" w:author="Meryl Etman" w:date="2020-03-25T10:10:00Z">
            <w:rPr>
              <w:sz w:val="24"/>
              <w:szCs w:val="24"/>
              <w:rtl/>
            </w:rPr>
          </w:rPrChange>
        </w:rPr>
        <w:t xml:space="preserve"> בניהול והכנת הליכים משפטיים ומעין משפטיים (לרבות בוררות) כלפי ו/או כהגנה מפני תביעות ו/או דרישות מצד </w:t>
      </w:r>
      <w:del w:id="3349" w:author="Meryl Etman" w:date="2019-12-16T12:28:00Z">
        <w:r w:rsidRPr="000748C0" w:rsidDel="00915026">
          <w:rPr>
            <w:sz w:val="24"/>
            <w:szCs w:val="24"/>
            <w:rtl/>
            <w:rPrChange w:id="3350" w:author="Meryl Etman" w:date="2020-03-25T10:10:00Z">
              <w:rPr>
                <w:sz w:val="24"/>
                <w:szCs w:val="24"/>
                <w:rtl/>
              </w:rPr>
            </w:rPrChange>
          </w:rPr>
          <w:delText>מתכננים, יועצים,</w:delText>
        </w:r>
      </w:del>
      <w:ins w:id="3351" w:author="Meryl Etman" w:date="2019-12-16T12:28:00Z">
        <w:r w:rsidR="00915026" w:rsidRPr="000748C0">
          <w:rPr>
            <w:rFonts w:hint="cs"/>
            <w:sz w:val="24"/>
            <w:szCs w:val="24"/>
            <w:rtl/>
            <w:rPrChange w:id="3352" w:author="Meryl Etman" w:date="2020-03-25T10:10:00Z">
              <w:rPr>
                <w:rFonts w:hint="cs"/>
                <w:sz w:val="24"/>
                <w:szCs w:val="24"/>
                <w:rtl/>
              </w:rPr>
            </w:rPrChange>
          </w:rPr>
          <w:t>ה</w:t>
        </w:r>
      </w:ins>
      <w:del w:id="3353" w:author="Meryl Etman" w:date="2019-12-16T12:28:00Z">
        <w:r w:rsidRPr="000748C0" w:rsidDel="00915026">
          <w:rPr>
            <w:sz w:val="24"/>
            <w:szCs w:val="24"/>
            <w:rtl/>
            <w:rPrChange w:id="3354" w:author="Meryl Etman" w:date="2020-03-25T10:10:00Z">
              <w:rPr>
                <w:sz w:val="24"/>
                <w:szCs w:val="24"/>
                <w:rtl/>
              </w:rPr>
            </w:rPrChange>
          </w:rPr>
          <w:delText xml:space="preserve"> קבלנים</w:delText>
        </w:r>
      </w:del>
      <w:ins w:id="3355" w:author="Meryl Etman" w:date="2019-12-16T12:28:00Z">
        <w:r w:rsidR="00915026" w:rsidRPr="000748C0">
          <w:rPr>
            <w:sz w:val="24"/>
            <w:szCs w:val="24"/>
            <w:rtl/>
            <w:rPrChange w:id="3356" w:author="Meryl Etman" w:date="2020-03-25T10:10:00Z">
              <w:rPr>
                <w:sz w:val="24"/>
                <w:szCs w:val="24"/>
                <w:rtl/>
              </w:rPr>
            </w:rPrChange>
          </w:rPr>
          <w:t>קבל</w:t>
        </w:r>
        <w:r w:rsidR="00915026" w:rsidRPr="000748C0">
          <w:rPr>
            <w:rFonts w:hint="cs"/>
            <w:sz w:val="24"/>
            <w:szCs w:val="24"/>
            <w:rtl/>
            <w:rPrChange w:id="3357" w:author="Meryl Etman" w:date="2020-03-25T10:10:00Z">
              <w:rPr>
                <w:rFonts w:hint="cs"/>
                <w:sz w:val="24"/>
                <w:szCs w:val="24"/>
                <w:rtl/>
              </w:rPr>
            </w:rPrChange>
          </w:rPr>
          <w:t>ן</w:t>
        </w:r>
      </w:ins>
      <w:r w:rsidRPr="000748C0">
        <w:rPr>
          <w:sz w:val="24"/>
          <w:szCs w:val="24"/>
          <w:rtl/>
          <w:rPrChange w:id="3358" w:author="Meryl Etman" w:date="2020-03-25T10:10:00Z">
            <w:rPr>
              <w:sz w:val="24"/>
              <w:szCs w:val="24"/>
              <w:rtl/>
            </w:rPr>
          </w:rPrChange>
        </w:rPr>
        <w:t xml:space="preserve">, </w:t>
      </w:r>
      <w:del w:id="3359" w:author="Meryl Etman" w:date="2019-12-16T12:29:00Z">
        <w:r w:rsidRPr="000748C0" w:rsidDel="00915026">
          <w:rPr>
            <w:sz w:val="24"/>
            <w:szCs w:val="24"/>
            <w:rtl/>
            <w:rPrChange w:id="3360" w:author="Meryl Etman" w:date="2020-03-25T10:10:00Z">
              <w:rPr>
                <w:sz w:val="24"/>
                <w:szCs w:val="24"/>
                <w:rtl/>
              </w:rPr>
            </w:rPrChange>
          </w:rPr>
          <w:delText xml:space="preserve">ספקים </w:delText>
        </w:r>
      </w:del>
      <w:r w:rsidRPr="000748C0">
        <w:rPr>
          <w:sz w:val="24"/>
          <w:szCs w:val="24"/>
          <w:rtl/>
          <w:rPrChange w:id="3361" w:author="Meryl Etman" w:date="2020-03-25T10:10:00Z">
            <w:rPr>
              <w:sz w:val="24"/>
              <w:szCs w:val="24"/>
              <w:rtl/>
            </w:rPr>
          </w:rPrChange>
        </w:rPr>
        <w:t>וכל צד ג' אחר בקשר עם הפרויקט ו/או האתר ככל ש</w:t>
      </w:r>
      <w:r w:rsidRPr="000748C0">
        <w:rPr>
          <w:rFonts w:hint="cs"/>
          <w:sz w:val="24"/>
          <w:szCs w:val="24"/>
          <w:rtl/>
          <w:rPrChange w:id="3362" w:author="Meryl Etman" w:date="2020-03-25T10:10:00Z">
            <w:rPr>
              <w:rFonts w:hint="cs"/>
              <w:sz w:val="24"/>
              <w:szCs w:val="24"/>
              <w:rtl/>
            </w:rPr>
          </w:rPrChange>
        </w:rPr>
        <w:t>י</w:t>
      </w:r>
      <w:r w:rsidRPr="000748C0">
        <w:rPr>
          <w:sz w:val="24"/>
          <w:szCs w:val="24"/>
          <w:rtl/>
          <w:rPrChange w:id="3363" w:author="Meryl Etman" w:date="2020-03-25T10:10:00Z">
            <w:rPr>
              <w:sz w:val="24"/>
              <w:szCs w:val="24"/>
              <w:rtl/>
            </w:rPr>
          </w:rPrChange>
        </w:rPr>
        <w:t>ידרש, לרבות מתן עדויות ותצהירים בפני בתי משפט או בוררים או גורמים מכריעים אחרים.</w:t>
      </w:r>
      <w:ins w:id="3364" w:author="Meryl Etman" w:date="2020-03-01T16:58:00Z">
        <w:r w:rsidR="003C0E30" w:rsidRPr="000748C0">
          <w:rPr>
            <w:rFonts w:hint="cs"/>
            <w:sz w:val="24"/>
            <w:szCs w:val="24"/>
            <w:rtl/>
            <w:rPrChange w:id="3365" w:author="Meryl Etman" w:date="2020-03-25T10:10:00Z">
              <w:rPr>
                <w:rFonts w:hint="cs"/>
                <w:sz w:val="24"/>
                <w:szCs w:val="24"/>
                <w:rtl/>
              </w:rPr>
            </w:rPrChange>
          </w:rPr>
          <w:t xml:space="preserve"> ככל וההליכים אינם קשורים במישרין או בעקיפין לשירותי המפקח, ישולם שכ</w:t>
        </w:r>
      </w:ins>
      <w:ins w:id="3366" w:author="Meryl Etman" w:date="2020-03-01T16:59:00Z">
        <w:r w:rsidR="003C0E30" w:rsidRPr="000748C0">
          <w:rPr>
            <w:rFonts w:hint="cs"/>
            <w:sz w:val="24"/>
            <w:szCs w:val="24"/>
            <w:rtl/>
            <w:rPrChange w:id="3367" w:author="Meryl Etman" w:date="2020-03-25T10:10:00Z">
              <w:rPr>
                <w:rFonts w:hint="cs"/>
                <w:sz w:val="24"/>
                <w:szCs w:val="24"/>
                <w:rtl/>
              </w:rPr>
            </w:rPrChange>
          </w:rPr>
          <w:t>"ט נוסף שיוסכם מראש בין הצדדים.</w:t>
        </w:r>
      </w:ins>
    </w:p>
    <w:p w14:paraId="34E928F2" w14:textId="6FDAB865" w:rsidR="00EB5A81" w:rsidRPr="000748C0" w:rsidRDefault="00EB5A81" w:rsidP="00915026">
      <w:pPr>
        <w:numPr>
          <w:ilvl w:val="0"/>
          <w:numId w:val="23"/>
        </w:numPr>
        <w:spacing w:before="120" w:after="240"/>
        <w:jc w:val="both"/>
        <w:rPr>
          <w:color w:val="000000"/>
          <w:sz w:val="24"/>
          <w:szCs w:val="24"/>
          <w:rtl/>
          <w:rPrChange w:id="3368" w:author="Meryl Etman" w:date="2020-03-25T10:10:00Z">
            <w:rPr>
              <w:color w:val="000000"/>
              <w:sz w:val="24"/>
              <w:szCs w:val="24"/>
              <w:rtl/>
            </w:rPr>
          </w:rPrChange>
        </w:rPr>
      </w:pPr>
      <w:r w:rsidRPr="000748C0">
        <w:rPr>
          <w:sz w:val="24"/>
          <w:szCs w:val="24"/>
          <w:rtl/>
          <w:rPrChange w:id="3369" w:author="Meryl Etman" w:date="2020-03-25T10:10:00Z">
            <w:rPr>
              <w:sz w:val="24"/>
              <w:szCs w:val="24"/>
              <w:rtl/>
            </w:rPr>
          </w:rPrChange>
        </w:rPr>
        <w:t xml:space="preserve">טיפול בסיום ההתקשרות עם </w:t>
      </w:r>
      <w:del w:id="3370" w:author="Meryl Etman" w:date="2019-12-16T12:29:00Z">
        <w:r w:rsidRPr="000748C0" w:rsidDel="00915026">
          <w:rPr>
            <w:sz w:val="24"/>
            <w:szCs w:val="24"/>
            <w:rtl/>
            <w:rPrChange w:id="3371" w:author="Meryl Etman" w:date="2020-03-25T10:10:00Z">
              <w:rPr>
                <w:sz w:val="24"/>
                <w:szCs w:val="24"/>
                <w:rtl/>
              </w:rPr>
            </w:rPrChange>
          </w:rPr>
          <w:delText>הקבלנים והמתכננים</w:delText>
        </w:r>
      </w:del>
      <w:ins w:id="3372" w:author="Meryl Etman" w:date="2019-12-16T12:29:00Z">
        <w:r w:rsidR="00915026" w:rsidRPr="000748C0">
          <w:rPr>
            <w:rFonts w:hint="cs"/>
            <w:sz w:val="24"/>
            <w:szCs w:val="24"/>
            <w:rtl/>
            <w:rPrChange w:id="3373" w:author="Meryl Etman" w:date="2020-03-25T10:10:00Z">
              <w:rPr>
                <w:rFonts w:hint="cs"/>
                <w:sz w:val="24"/>
                <w:szCs w:val="24"/>
                <w:rtl/>
              </w:rPr>
            </w:rPrChange>
          </w:rPr>
          <w:t>הקבלן</w:t>
        </w:r>
      </w:ins>
      <w:r w:rsidRPr="000748C0">
        <w:rPr>
          <w:sz w:val="24"/>
          <w:szCs w:val="24"/>
          <w:rtl/>
          <w:rPrChange w:id="3374" w:author="Meryl Etman" w:date="2020-03-25T10:10:00Z">
            <w:rPr>
              <w:sz w:val="24"/>
              <w:szCs w:val="24"/>
              <w:rtl/>
            </w:rPr>
          </w:rPrChange>
        </w:rPr>
        <w:t xml:space="preserve">, קבלת ערבויות, </w:t>
      </w:r>
      <w:r w:rsidRPr="000748C0">
        <w:rPr>
          <w:rFonts w:hint="cs"/>
          <w:sz w:val="24"/>
          <w:szCs w:val="24"/>
          <w:rtl/>
          <w:rPrChange w:id="3375" w:author="Meryl Etman" w:date="2020-03-25T10:10:00Z">
            <w:rPr>
              <w:rFonts w:hint="cs"/>
              <w:sz w:val="24"/>
              <w:szCs w:val="24"/>
              <w:rtl/>
            </w:rPr>
          </w:rPrChange>
        </w:rPr>
        <w:t>ת</w:t>
      </w:r>
      <w:r w:rsidRPr="000748C0">
        <w:rPr>
          <w:sz w:val="24"/>
          <w:szCs w:val="24"/>
          <w:rtl/>
          <w:rPrChange w:id="3376" w:author="Meryl Etman" w:date="2020-03-25T10:10:00Z">
            <w:rPr>
              <w:sz w:val="24"/>
              <w:szCs w:val="24"/>
              <w:rtl/>
            </w:rPr>
          </w:rPrChange>
        </w:rPr>
        <w:t xml:space="preserve">כניות </w:t>
      </w:r>
      <w:r w:rsidRPr="000748C0">
        <w:rPr>
          <w:sz w:val="24"/>
          <w:szCs w:val="24"/>
          <w:rPrChange w:id="3377" w:author="Meryl Etman" w:date="2020-03-25T10:10:00Z">
            <w:rPr>
              <w:sz w:val="24"/>
              <w:szCs w:val="24"/>
            </w:rPr>
          </w:rPrChange>
        </w:rPr>
        <w:t>as made</w:t>
      </w:r>
      <w:r w:rsidRPr="000748C0">
        <w:rPr>
          <w:sz w:val="24"/>
          <w:szCs w:val="24"/>
          <w:rtl/>
          <w:rPrChange w:id="3378" w:author="Meryl Etman" w:date="2020-03-25T10:10:00Z">
            <w:rPr>
              <w:sz w:val="24"/>
              <w:szCs w:val="24"/>
              <w:rtl/>
            </w:rPr>
          </w:rPrChange>
        </w:rPr>
        <w:t>, כתבי אחריות וכדומה.</w:t>
      </w:r>
    </w:p>
    <w:p w14:paraId="6FD4A3F4" w14:textId="77777777" w:rsidR="00EB5A81" w:rsidRPr="000748C0" w:rsidRDefault="00EB5A81" w:rsidP="00EB5A81">
      <w:pPr>
        <w:spacing w:after="240"/>
        <w:ind w:left="740" w:hanging="580"/>
        <w:jc w:val="both"/>
        <w:rPr>
          <w:b/>
          <w:color w:val="000000"/>
          <w:sz w:val="24"/>
          <w:szCs w:val="24"/>
          <w:rtl/>
          <w:rPrChange w:id="3379" w:author="Meryl Etman" w:date="2020-03-25T10:10:00Z">
            <w:rPr>
              <w:b/>
              <w:color w:val="000000"/>
              <w:sz w:val="24"/>
              <w:szCs w:val="24"/>
              <w:rtl/>
            </w:rPr>
          </w:rPrChange>
        </w:rPr>
      </w:pPr>
      <w:r w:rsidRPr="000748C0">
        <w:rPr>
          <w:bCs/>
          <w:color w:val="000000"/>
          <w:sz w:val="24"/>
          <w:szCs w:val="24"/>
          <w:rtl/>
          <w:rPrChange w:id="3380" w:author="Meryl Etman" w:date="2020-03-25T10:10:00Z">
            <w:rPr>
              <w:bCs/>
              <w:color w:val="000000"/>
              <w:sz w:val="24"/>
              <w:szCs w:val="24"/>
              <w:rtl/>
            </w:rPr>
          </w:rPrChange>
        </w:rPr>
        <w:t>ו</w:t>
      </w:r>
      <w:r w:rsidRPr="000748C0">
        <w:rPr>
          <w:b/>
          <w:color w:val="000000"/>
          <w:sz w:val="24"/>
          <w:szCs w:val="24"/>
          <w:rtl/>
          <w:rPrChange w:id="3381" w:author="Meryl Etman" w:date="2020-03-25T10:10:00Z">
            <w:rPr>
              <w:b/>
              <w:color w:val="000000"/>
              <w:sz w:val="24"/>
              <w:szCs w:val="24"/>
              <w:rtl/>
            </w:rPr>
          </w:rPrChange>
        </w:rPr>
        <w:t>.</w:t>
      </w:r>
      <w:r w:rsidRPr="000748C0">
        <w:rPr>
          <w:b/>
          <w:color w:val="000000"/>
          <w:sz w:val="24"/>
          <w:szCs w:val="24"/>
          <w:rtl/>
          <w:rPrChange w:id="3382" w:author="Meryl Etman" w:date="2020-03-25T10:10:00Z">
            <w:rPr>
              <w:b/>
              <w:color w:val="000000"/>
              <w:sz w:val="24"/>
              <w:szCs w:val="24"/>
              <w:rtl/>
            </w:rPr>
          </w:rPrChange>
        </w:rPr>
        <w:tab/>
        <w:t xml:space="preserve">טיפול ומתן מלוא שרותי המפקח עבור הקמת מבנה מכירות </w:t>
      </w:r>
      <w:r w:rsidRPr="000748C0">
        <w:rPr>
          <w:rFonts w:hint="cs"/>
          <w:b/>
          <w:color w:val="000000"/>
          <w:sz w:val="24"/>
          <w:szCs w:val="24"/>
          <w:rtl/>
          <w:rPrChange w:id="3383" w:author="Meryl Etman" w:date="2020-03-25T10:10:00Z">
            <w:rPr>
              <w:rFonts w:hint="cs"/>
              <w:b/>
              <w:color w:val="000000"/>
              <w:sz w:val="24"/>
              <w:szCs w:val="24"/>
              <w:rtl/>
            </w:rPr>
          </w:rPrChange>
        </w:rPr>
        <w:t xml:space="preserve">וזאת אף אם מבנה המכירות יהיה מבנה יביל אשר מיוצר/נבנה מחוץ לשטח הפרויקט לרבות באתר היצרן. </w:t>
      </w:r>
      <w:r w:rsidRPr="000748C0">
        <w:rPr>
          <w:b/>
          <w:color w:val="000000"/>
          <w:sz w:val="24"/>
          <w:szCs w:val="24"/>
          <w:rtl/>
          <w:rPrChange w:id="3384" w:author="Meryl Etman" w:date="2020-03-25T10:10:00Z">
            <w:rPr>
              <w:b/>
              <w:color w:val="000000"/>
              <w:sz w:val="24"/>
              <w:szCs w:val="24"/>
              <w:rtl/>
            </w:rPr>
          </w:rPrChange>
        </w:rPr>
        <w:t>טיפול ומתן מלוא שרותי המפקח עבור</w:t>
      </w:r>
      <w:r w:rsidRPr="000748C0">
        <w:rPr>
          <w:rFonts w:hint="cs"/>
          <w:b/>
          <w:color w:val="000000"/>
          <w:sz w:val="24"/>
          <w:szCs w:val="24"/>
          <w:rtl/>
          <w:rPrChange w:id="3385" w:author="Meryl Etman" w:date="2020-03-25T10:10:00Z">
            <w:rPr>
              <w:rFonts w:hint="cs"/>
              <w:b/>
              <w:color w:val="000000"/>
              <w:sz w:val="24"/>
              <w:szCs w:val="24"/>
              <w:rtl/>
            </w:rPr>
          </w:rPrChange>
        </w:rPr>
        <w:t xml:space="preserve"> בניית דירות </w:t>
      </w:r>
      <w:r w:rsidRPr="000748C0">
        <w:rPr>
          <w:b/>
          <w:color w:val="000000"/>
          <w:sz w:val="24"/>
          <w:szCs w:val="24"/>
          <w:rtl/>
          <w:rPrChange w:id="3386" w:author="Meryl Etman" w:date="2020-03-25T10:10:00Z">
            <w:rPr>
              <w:b/>
              <w:color w:val="000000"/>
              <w:sz w:val="24"/>
              <w:szCs w:val="24"/>
              <w:rtl/>
            </w:rPr>
          </w:rPrChange>
        </w:rPr>
        <w:t>לדוגמא.</w:t>
      </w:r>
      <w:r w:rsidRPr="000748C0">
        <w:rPr>
          <w:rFonts w:hint="cs"/>
          <w:b/>
          <w:color w:val="000000"/>
          <w:sz w:val="24"/>
          <w:szCs w:val="24"/>
          <w:rtl/>
          <w:rPrChange w:id="3387" w:author="Meryl Etman" w:date="2020-03-25T10:10:00Z">
            <w:rPr>
              <w:rFonts w:hint="cs"/>
              <w:b/>
              <w:color w:val="000000"/>
              <w:sz w:val="24"/>
              <w:szCs w:val="24"/>
              <w:rtl/>
            </w:rPr>
          </w:rPrChange>
        </w:rPr>
        <w:t xml:space="preserve"> </w:t>
      </w:r>
    </w:p>
    <w:p w14:paraId="4BA2B1E3" w14:textId="77777777" w:rsidR="00EB5A81" w:rsidRPr="000748C0" w:rsidRDefault="00EB5A81" w:rsidP="00EB5A81">
      <w:pPr>
        <w:spacing w:after="240"/>
        <w:ind w:left="740" w:hanging="580"/>
        <w:jc w:val="both"/>
        <w:rPr>
          <w:b/>
          <w:sz w:val="24"/>
          <w:szCs w:val="24"/>
          <w:rtl/>
          <w:rPrChange w:id="3388" w:author="Meryl Etman" w:date="2020-03-25T10:10:00Z">
            <w:rPr>
              <w:b/>
              <w:sz w:val="24"/>
              <w:szCs w:val="24"/>
              <w:rtl/>
            </w:rPr>
          </w:rPrChange>
        </w:rPr>
      </w:pPr>
      <w:r w:rsidRPr="000748C0">
        <w:rPr>
          <w:bCs/>
          <w:color w:val="000000"/>
          <w:sz w:val="24"/>
          <w:szCs w:val="24"/>
          <w:rtl/>
          <w:rPrChange w:id="3389" w:author="Meryl Etman" w:date="2020-03-25T10:10:00Z">
            <w:rPr>
              <w:bCs/>
              <w:color w:val="000000"/>
              <w:sz w:val="24"/>
              <w:szCs w:val="24"/>
              <w:rtl/>
            </w:rPr>
          </w:rPrChange>
        </w:rPr>
        <w:t>ז</w:t>
      </w:r>
      <w:r w:rsidRPr="000748C0">
        <w:rPr>
          <w:b/>
          <w:color w:val="000000"/>
          <w:sz w:val="24"/>
          <w:szCs w:val="24"/>
          <w:rtl/>
          <w:rPrChange w:id="3390" w:author="Meryl Etman" w:date="2020-03-25T10:10:00Z">
            <w:rPr>
              <w:b/>
              <w:color w:val="000000"/>
              <w:sz w:val="24"/>
              <w:szCs w:val="24"/>
              <w:rtl/>
            </w:rPr>
          </w:rPrChange>
        </w:rPr>
        <w:t>.</w:t>
      </w:r>
      <w:r w:rsidRPr="000748C0">
        <w:rPr>
          <w:b/>
          <w:color w:val="000000"/>
          <w:sz w:val="24"/>
          <w:szCs w:val="24"/>
          <w:rtl/>
          <w:rPrChange w:id="3391" w:author="Meryl Etman" w:date="2020-03-25T10:10:00Z">
            <w:rPr>
              <w:b/>
              <w:color w:val="000000"/>
              <w:sz w:val="24"/>
              <w:szCs w:val="24"/>
              <w:rtl/>
            </w:rPr>
          </w:rPrChange>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3B8F412F" w14:textId="77777777" w:rsidR="00EB5A81" w:rsidRPr="000748C0" w:rsidRDefault="00EB5A81" w:rsidP="00EB5A81">
      <w:pPr>
        <w:spacing w:after="240"/>
        <w:ind w:left="740" w:hanging="580"/>
        <w:jc w:val="both"/>
        <w:rPr>
          <w:b/>
          <w:sz w:val="24"/>
          <w:szCs w:val="24"/>
          <w:rtl/>
          <w:rPrChange w:id="3392" w:author="Meryl Etman" w:date="2020-03-25T10:10:00Z">
            <w:rPr>
              <w:b/>
              <w:sz w:val="24"/>
              <w:szCs w:val="24"/>
              <w:rtl/>
            </w:rPr>
          </w:rPrChange>
        </w:rPr>
      </w:pPr>
      <w:r w:rsidRPr="000748C0">
        <w:rPr>
          <w:bCs/>
          <w:sz w:val="24"/>
          <w:szCs w:val="24"/>
          <w:rtl/>
          <w:rPrChange w:id="3393" w:author="Meryl Etman" w:date="2020-03-25T10:10:00Z">
            <w:rPr>
              <w:bCs/>
              <w:sz w:val="24"/>
              <w:szCs w:val="24"/>
              <w:rtl/>
            </w:rPr>
          </w:rPrChange>
        </w:rPr>
        <w:t>ח</w:t>
      </w:r>
      <w:r w:rsidRPr="000748C0">
        <w:rPr>
          <w:b/>
          <w:sz w:val="24"/>
          <w:szCs w:val="24"/>
          <w:rtl/>
          <w:rPrChange w:id="3394" w:author="Meryl Etman" w:date="2020-03-25T10:10:00Z">
            <w:rPr>
              <w:b/>
              <w:sz w:val="24"/>
              <w:szCs w:val="24"/>
              <w:rtl/>
            </w:rPr>
          </w:rPrChange>
        </w:rPr>
        <w:t>.</w:t>
      </w:r>
      <w:r w:rsidRPr="000748C0">
        <w:rPr>
          <w:b/>
          <w:sz w:val="24"/>
          <w:szCs w:val="24"/>
          <w:rtl/>
          <w:rPrChange w:id="3395" w:author="Meryl Etman" w:date="2020-03-25T10:10:00Z">
            <w:rPr>
              <w:b/>
              <w:sz w:val="24"/>
              <w:szCs w:val="24"/>
              <w:rtl/>
            </w:rPr>
          </w:rPrChange>
        </w:rPr>
        <w:tab/>
        <w:t>ת</w:t>
      </w:r>
      <w:r w:rsidRPr="000748C0">
        <w:rPr>
          <w:rFonts w:hint="cs"/>
          <w:b/>
          <w:sz w:val="24"/>
          <w:szCs w:val="24"/>
          <w:rtl/>
          <w:rPrChange w:id="3396" w:author="Meryl Etman" w:date="2020-03-25T10:10:00Z">
            <w:rPr>
              <w:rFonts w:hint="cs"/>
              <w:b/>
              <w:sz w:val="24"/>
              <w:szCs w:val="24"/>
              <w:rtl/>
            </w:rPr>
          </w:rPrChange>
        </w:rPr>
        <w:t>י</w:t>
      </w:r>
      <w:r w:rsidRPr="000748C0">
        <w:rPr>
          <w:b/>
          <w:sz w:val="24"/>
          <w:szCs w:val="24"/>
          <w:rtl/>
          <w:rPrChange w:id="3397" w:author="Meryl Etman" w:date="2020-03-25T10:10:00Z">
            <w:rPr>
              <w:b/>
              <w:sz w:val="24"/>
              <w:szCs w:val="24"/>
              <w:rtl/>
            </w:rPr>
          </w:rPrChange>
        </w:rPr>
        <w:t>אום ביצוע עבודות בשטחים גובלים באתר/בפרויקט ע"י אחרים.</w:t>
      </w:r>
    </w:p>
    <w:p w14:paraId="01C47B40" w14:textId="77777777" w:rsidR="00EB5A81" w:rsidRPr="000748C0" w:rsidRDefault="00EB5A81" w:rsidP="00EB5A81">
      <w:pPr>
        <w:spacing w:after="240"/>
        <w:ind w:left="737" w:hanging="539"/>
        <w:jc w:val="both"/>
        <w:rPr>
          <w:bCs/>
          <w:color w:val="000000"/>
          <w:sz w:val="24"/>
          <w:szCs w:val="24"/>
          <w:rtl/>
          <w:rPrChange w:id="3398" w:author="Meryl Etman" w:date="2020-03-25T10:10:00Z">
            <w:rPr>
              <w:bCs/>
              <w:color w:val="000000"/>
              <w:sz w:val="24"/>
              <w:szCs w:val="24"/>
              <w:rtl/>
            </w:rPr>
          </w:rPrChange>
        </w:rPr>
      </w:pPr>
      <w:r w:rsidRPr="000748C0">
        <w:rPr>
          <w:bCs/>
          <w:color w:val="000000"/>
          <w:sz w:val="24"/>
          <w:szCs w:val="24"/>
          <w:rtl/>
          <w:rPrChange w:id="3399" w:author="Meryl Etman" w:date="2020-03-25T10:10:00Z">
            <w:rPr>
              <w:bCs/>
              <w:color w:val="000000"/>
              <w:sz w:val="24"/>
              <w:szCs w:val="24"/>
              <w:rtl/>
            </w:rPr>
          </w:rPrChange>
        </w:rPr>
        <w:t>ט.</w:t>
      </w:r>
      <w:r w:rsidRPr="000748C0">
        <w:rPr>
          <w:bCs/>
          <w:color w:val="000000"/>
          <w:sz w:val="24"/>
          <w:szCs w:val="24"/>
          <w:rtl/>
          <w:rPrChange w:id="3400" w:author="Meryl Etman" w:date="2020-03-25T10:10:00Z">
            <w:rPr>
              <w:bCs/>
              <w:color w:val="000000"/>
              <w:sz w:val="24"/>
              <w:szCs w:val="24"/>
              <w:rtl/>
            </w:rPr>
          </w:rPrChange>
        </w:rPr>
        <w:tab/>
      </w:r>
      <w:r w:rsidRPr="000748C0">
        <w:rPr>
          <w:b/>
          <w:color w:val="000000"/>
          <w:sz w:val="24"/>
          <w:szCs w:val="24"/>
          <w:rtl/>
          <w:rPrChange w:id="3401" w:author="Meryl Etman" w:date="2020-03-25T10:10:00Z">
            <w:rPr>
              <w:b/>
              <w:color w:val="000000"/>
              <w:sz w:val="24"/>
              <w:szCs w:val="24"/>
              <w:rtl/>
            </w:rPr>
          </w:rPrChange>
        </w:rPr>
        <w:t>ייעוץ למנהל בכל הקשור לבצוע העבודות ופקוח צמוד עליהן ועל התאמתן לתנאי החוזים עם הקבלנים.</w:t>
      </w:r>
    </w:p>
    <w:p w14:paraId="69B8EB30" w14:textId="77777777" w:rsidR="00EB5A81" w:rsidRPr="000748C0" w:rsidRDefault="00EB5A81" w:rsidP="00EB5A81">
      <w:pPr>
        <w:spacing w:after="240"/>
        <w:ind w:left="740" w:hanging="580"/>
        <w:jc w:val="both"/>
        <w:rPr>
          <w:color w:val="000000"/>
          <w:sz w:val="24"/>
          <w:szCs w:val="24"/>
          <w:rtl/>
          <w:rPrChange w:id="3402" w:author="Meryl Etman" w:date="2020-03-25T10:10:00Z">
            <w:rPr>
              <w:color w:val="000000"/>
              <w:sz w:val="24"/>
              <w:szCs w:val="24"/>
              <w:rtl/>
            </w:rPr>
          </w:rPrChange>
        </w:rPr>
      </w:pPr>
      <w:r w:rsidRPr="000748C0">
        <w:rPr>
          <w:bCs/>
          <w:color w:val="000000"/>
          <w:sz w:val="24"/>
          <w:szCs w:val="24"/>
          <w:rtl/>
          <w:rPrChange w:id="3403" w:author="Meryl Etman" w:date="2020-03-25T10:10:00Z">
            <w:rPr>
              <w:bCs/>
              <w:color w:val="000000"/>
              <w:sz w:val="24"/>
              <w:szCs w:val="24"/>
              <w:rtl/>
            </w:rPr>
          </w:rPrChange>
        </w:rPr>
        <w:t>י</w:t>
      </w:r>
      <w:r w:rsidRPr="000748C0">
        <w:rPr>
          <w:b/>
          <w:color w:val="000000"/>
          <w:sz w:val="24"/>
          <w:szCs w:val="24"/>
          <w:rtl/>
          <w:rPrChange w:id="3404" w:author="Meryl Etman" w:date="2020-03-25T10:10:00Z">
            <w:rPr>
              <w:b/>
              <w:color w:val="000000"/>
              <w:sz w:val="24"/>
              <w:szCs w:val="24"/>
              <w:rtl/>
            </w:rPr>
          </w:rPrChange>
        </w:rPr>
        <w:t>.</w:t>
      </w:r>
      <w:r w:rsidRPr="000748C0">
        <w:rPr>
          <w:b/>
          <w:color w:val="000000"/>
          <w:sz w:val="24"/>
          <w:szCs w:val="24"/>
          <w:rtl/>
          <w:rPrChange w:id="3405" w:author="Meryl Etman" w:date="2020-03-25T10:10:00Z">
            <w:rPr>
              <w:b/>
              <w:color w:val="000000"/>
              <w:sz w:val="24"/>
              <w:szCs w:val="24"/>
              <w:rtl/>
            </w:rPr>
          </w:rPrChange>
        </w:rPr>
        <w:tab/>
        <w:t>סיוע בהכנת דוח מסכם לפרויקט.</w:t>
      </w:r>
    </w:p>
    <w:p w14:paraId="76237F55" w14:textId="77777777" w:rsidR="00EB5A81" w:rsidRPr="000748C0" w:rsidRDefault="00EB5A81" w:rsidP="00EB5A81">
      <w:pPr>
        <w:spacing w:after="240"/>
        <w:ind w:left="740" w:hanging="580"/>
        <w:jc w:val="both"/>
        <w:rPr>
          <w:color w:val="000000"/>
          <w:sz w:val="24"/>
          <w:szCs w:val="24"/>
          <w:rtl/>
          <w:rPrChange w:id="3406" w:author="Meryl Etman" w:date="2020-03-25T10:10:00Z">
            <w:rPr>
              <w:color w:val="000000"/>
              <w:sz w:val="24"/>
              <w:szCs w:val="24"/>
              <w:rtl/>
            </w:rPr>
          </w:rPrChange>
        </w:rPr>
      </w:pPr>
      <w:r w:rsidRPr="000748C0">
        <w:rPr>
          <w:bCs/>
          <w:color w:val="000000"/>
          <w:sz w:val="24"/>
          <w:szCs w:val="24"/>
          <w:rtl/>
          <w:rPrChange w:id="3407" w:author="Meryl Etman" w:date="2020-03-25T10:10:00Z">
            <w:rPr>
              <w:bCs/>
              <w:color w:val="000000"/>
              <w:sz w:val="24"/>
              <w:szCs w:val="24"/>
              <w:rtl/>
            </w:rPr>
          </w:rPrChange>
        </w:rPr>
        <w:t>יא</w:t>
      </w:r>
      <w:r w:rsidRPr="000748C0">
        <w:rPr>
          <w:b/>
          <w:color w:val="000000"/>
          <w:sz w:val="24"/>
          <w:szCs w:val="24"/>
          <w:rtl/>
          <w:rPrChange w:id="3408" w:author="Meryl Etman" w:date="2020-03-25T10:10:00Z">
            <w:rPr>
              <w:b/>
              <w:color w:val="000000"/>
              <w:sz w:val="24"/>
              <w:szCs w:val="24"/>
              <w:rtl/>
            </w:rPr>
          </w:rPrChange>
        </w:rPr>
        <w:t>.</w:t>
      </w:r>
      <w:r w:rsidRPr="000748C0">
        <w:rPr>
          <w:color w:val="000000"/>
          <w:sz w:val="24"/>
          <w:szCs w:val="24"/>
          <w:rtl/>
          <w:rPrChange w:id="3409" w:author="Meryl Etman" w:date="2020-03-25T10:10:00Z">
            <w:rPr>
              <w:color w:val="000000"/>
              <w:sz w:val="24"/>
              <w:szCs w:val="24"/>
              <w:rtl/>
            </w:rPr>
          </w:rPrChange>
        </w:rPr>
        <w:tab/>
        <w:t>ייעוץ מקצועי למנהל בכל הקשור לתביעות כספיות ו/או משפטיות בגין תכנון ו/או ביצוע הפרויקט.</w:t>
      </w:r>
    </w:p>
    <w:p w14:paraId="4AD8CA20" w14:textId="77777777" w:rsidR="00EB5A81" w:rsidRPr="000748C0" w:rsidRDefault="00EB5A81" w:rsidP="00EB5A81">
      <w:pPr>
        <w:spacing w:after="240"/>
        <w:ind w:left="740" w:hanging="580"/>
        <w:jc w:val="both"/>
        <w:rPr>
          <w:b/>
          <w:bCs/>
          <w:color w:val="000000"/>
          <w:sz w:val="24"/>
          <w:szCs w:val="24"/>
          <w:rtl/>
          <w:rPrChange w:id="3410" w:author="Meryl Etman" w:date="2020-03-25T10:10:00Z">
            <w:rPr>
              <w:b/>
              <w:bCs/>
              <w:color w:val="000000"/>
              <w:sz w:val="24"/>
              <w:szCs w:val="24"/>
              <w:rtl/>
            </w:rPr>
          </w:rPrChange>
        </w:rPr>
      </w:pPr>
      <w:r w:rsidRPr="000748C0">
        <w:rPr>
          <w:bCs/>
          <w:color w:val="000000"/>
          <w:sz w:val="24"/>
          <w:szCs w:val="24"/>
          <w:rtl/>
          <w:rPrChange w:id="3411" w:author="Meryl Etman" w:date="2020-03-25T10:10:00Z">
            <w:rPr>
              <w:bCs/>
              <w:color w:val="000000"/>
              <w:sz w:val="24"/>
              <w:szCs w:val="24"/>
              <w:rtl/>
            </w:rPr>
          </w:rPrChange>
        </w:rPr>
        <w:t>יב.</w:t>
      </w:r>
      <w:r w:rsidRPr="000748C0">
        <w:rPr>
          <w:color w:val="000000"/>
          <w:sz w:val="24"/>
          <w:szCs w:val="24"/>
          <w:rtl/>
          <w:rPrChange w:id="3412" w:author="Meryl Etman" w:date="2020-03-25T10:10:00Z">
            <w:rPr>
              <w:color w:val="000000"/>
              <w:sz w:val="24"/>
              <w:szCs w:val="24"/>
              <w:rtl/>
            </w:rPr>
          </w:rPrChange>
        </w:rPr>
        <w:tab/>
        <w:t xml:space="preserve">בנוסף לכל </w:t>
      </w:r>
      <w:r w:rsidRPr="000748C0">
        <w:rPr>
          <w:rFonts w:hint="cs"/>
          <w:color w:val="000000"/>
          <w:sz w:val="24"/>
          <w:szCs w:val="24"/>
          <w:rtl/>
          <w:rPrChange w:id="3413" w:author="Meryl Etman" w:date="2020-03-25T10:10:00Z">
            <w:rPr>
              <w:rFonts w:hint="cs"/>
              <w:color w:val="000000"/>
              <w:sz w:val="24"/>
              <w:szCs w:val="24"/>
              <w:rtl/>
            </w:rPr>
          </w:rPrChange>
        </w:rPr>
        <w:t>השירותי</w:t>
      </w:r>
      <w:r w:rsidRPr="000748C0">
        <w:rPr>
          <w:rFonts w:hint="eastAsia"/>
          <w:color w:val="000000"/>
          <w:sz w:val="24"/>
          <w:szCs w:val="24"/>
          <w:rtl/>
          <w:rPrChange w:id="3414" w:author="Meryl Etman" w:date="2020-03-25T10:10:00Z">
            <w:rPr>
              <w:rFonts w:hint="eastAsia"/>
              <w:color w:val="000000"/>
              <w:sz w:val="24"/>
              <w:szCs w:val="24"/>
              <w:rtl/>
            </w:rPr>
          </w:rPrChange>
        </w:rPr>
        <w:t>ם</w:t>
      </w:r>
      <w:r w:rsidRPr="000748C0">
        <w:rPr>
          <w:color w:val="000000"/>
          <w:sz w:val="24"/>
          <w:szCs w:val="24"/>
          <w:rtl/>
          <w:rPrChange w:id="3415" w:author="Meryl Etman" w:date="2020-03-25T10:10:00Z">
            <w:rPr>
              <w:color w:val="000000"/>
              <w:sz w:val="24"/>
              <w:szCs w:val="24"/>
              <w:rtl/>
            </w:rPr>
          </w:rPrChange>
        </w:rPr>
        <w:t xml:space="preserve"> המפורטים לעיל יהיה המפקח חייב לבצע כל פעולה שלפי החוזים עם המתכננים ו/או עם הקבלנים ו/או עם הרשויות הוא מופקד על ב</w:t>
      </w:r>
      <w:r w:rsidRPr="000748C0">
        <w:rPr>
          <w:rFonts w:hint="cs"/>
          <w:color w:val="000000"/>
          <w:sz w:val="24"/>
          <w:szCs w:val="24"/>
          <w:rtl/>
          <w:rPrChange w:id="3416" w:author="Meryl Etman" w:date="2020-03-25T10:10:00Z">
            <w:rPr>
              <w:rFonts w:hint="cs"/>
              <w:color w:val="000000"/>
              <w:sz w:val="24"/>
              <w:szCs w:val="24"/>
              <w:rtl/>
            </w:rPr>
          </w:rPrChange>
        </w:rPr>
        <w:t>י</w:t>
      </w:r>
      <w:r w:rsidRPr="000748C0">
        <w:rPr>
          <w:color w:val="000000"/>
          <w:sz w:val="24"/>
          <w:szCs w:val="24"/>
          <w:rtl/>
          <w:rPrChange w:id="3417" w:author="Meryl Etman" w:date="2020-03-25T10:10:00Z">
            <w:rPr>
              <w:color w:val="000000"/>
              <w:sz w:val="24"/>
              <w:szCs w:val="24"/>
              <w:rtl/>
            </w:rPr>
          </w:rPrChange>
        </w:rPr>
        <w:t>צועה.</w:t>
      </w:r>
    </w:p>
    <w:p w14:paraId="79CF1D57" w14:textId="2F257378" w:rsidR="00EB5A81" w:rsidRPr="000748C0" w:rsidRDefault="00EB5A81" w:rsidP="00915026">
      <w:pPr>
        <w:spacing w:after="240"/>
        <w:ind w:left="740" w:hanging="580"/>
        <w:jc w:val="both"/>
        <w:rPr>
          <w:bCs/>
          <w:color w:val="000000"/>
          <w:sz w:val="24"/>
          <w:szCs w:val="24"/>
          <w:rtl/>
          <w:rPrChange w:id="3418" w:author="Meryl Etman" w:date="2020-03-25T10:10:00Z">
            <w:rPr>
              <w:bCs/>
              <w:color w:val="000000"/>
              <w:sz w:val="24"/>
              <w:szCs w:val="24"/>
              <w:rtl/>
            </w:rPr>
          </w:rPrChange>
        </w:rPr>
      </w:pPr>
      <w:r w:rsidRPr="000748C0">
        <w:rPr>
          <w:b/>
          <w:bCs/>
          <w:color w:val="000000"/>
          <w:sz w:val="24"/>
          <w:szCs w:val="24"/>
          <w:rtl/>
          <w:rPrChange w:id="3419" w:author="Meryl Etman" w:date="2020-03-25T10:10:00Z">
            <w:rPr>
              <w:b/>
              <w:bCs/>
              <w:color w:val="000000"/>
              <w:sz w:val="24"/>
              <w:szCs w:val="24"/>
              <w:rtl/>
            </w:rPr>
          </w:rPrChange>
        </w:rPr>
        <w:t>יג</w:t>
      </w:r>
      <w:r w:rsidRPr="000748C0">
        <w:rPr>
          <w:color w:val="000000"/>
          <w:sz w:val="24"/>
          <w:szCs w:val="24"/>
          <w:rtl/>
          <w:rPrChange w:id="3420" w:author="Meryl Etman" w:date="2020-03-25T10:10:00Z">
            <w:rPr>
              <w:color w:val="000000"/>
              <w:sz w:val="24"/>
              <w:szCs w:val="24"/>
              <w:rtl/>
            </w:rPr>
          </w:rPrChange>
        </w:rPr>
        <w:t>.</w:t>
      </w:r>
      <w:r w:rsidRPr="000748C0">
        <w:rPr>
          <w:color w:val="000000"/>
          <w:sz w:val="24"/>
          <w:szCs w:val="24"/>
          <w:rtl/>
          <w:rPrChange w:id="3421" w:author="Meryl Etman" w:date="2020-03-25T10:10:00Z">
            <w:rPr>
              <w:color w:val="000000"/>
              <w:sz w:val="24"/>
              <w:szCs w:val="24"/>
              <w:rtl/>
            </w:rPr>
          </w:rPrChange>
        </w:rPr>
        <w:tab/>
      </w:r>
      <w:del w:id="3422" w:author="Meryl Etman" w:date="2019-12-16T12:30:00Z">
        <w:r w:rsidRPr="000748C0" w:rsidDel="00915026">
          <w:rPr>
            <w:color w:val="000000"/>
            <w:sz w:val="24"/>
            <w:szCs w:val="24"/>
            <w:rtl/>
            <w:rPrChange w:id="3423" w:author="Meryl Etman" w:date="2020-03-25T10:10:00Z">
              <w:rPr>
                <w:color w:val="000000"/>
                <w:sz w:val="24"/>
                <w:szCs w:val="24"/>
                <w:rtl/>
              </w:rPr>
            </w:rPrChange>
          </w:rPr>
          <w:delText>טיפול שוטף וצמוד בשינויי דיירים, לרבות מעקב אחר ביצועם על ידי הקבלן ווידוא מתן שירות אדיב, יעיל וראוי לפניות דיירים</w:delText>
        </w:r>
      </w:del>
      <w:ins w:id="3424" w:author="Meryl Etman" w:date="2019-12-16T12:30:00Z">
        <w:r w:rsidR="00915026" w:rsidRPr="000748C0">
          <w:rPr>
            <w:rFonts w:hint="cs"/>
            <w:color w:val="000000"/>
            <w:sz w:val="24"/>
            <w:szCs w:val="24"/>
            <w:rtl/>
            <w:rPrChange w:id="3425" w:author="Meryl Etman" w:date="2020-03-25T10:10:00Z">
              <w:rPr>
                <w:rFonts w:hint="cs"/>
                <w:color w:val="000000"/>
                <w:sz w:val="24"/>
                <w:szCs w:val="24"/>
                <w:rtl/>
              </w:rPr>
            </w:rPrChange>
          </w:rPr>
          <w:t>מבוטל</w:t>
        </w:r>
      </w:ins>
      <w:r w:rsidRPr="000748C0">
        <w:rPr>
          <w:color w:val="000000"/>
          <w:sz w:val="24"/>
          <w:szCs w:val="24"/>
          <w:rtl/>
          <w:rPrChange w:id="3426" w:author="Meryl Etman" w:date="2020-03-25T10:10:00Z">
            <w:rPr>
              <w:color w:val="000000"/>
              <w:sz w:val="24"/>
              <w:szCs w:val="24"/>
              <w:rtl/>
            </w:rPr>
          </w:rPrChange>
        </w:rPr>
        <w:t>.</w:t>
      </w:r>
    </w:p>
    <w:p w14:paraId="19A58C24" w14:textId="1AF8AB75" w:rsidR="00EB5A81" w:rsidRPr="000748C0" w:rsidRDefault="00EB5A81" w:rsidP="00915026">
      <w:pPr>
        <w:spacing w:after="240"/>
        <w:ind w:left="740" w:hanging="580"/>
        <w:jc w:val="both"/>
        <w:rPr>
          <w:color w:val="000000"/>
          <w:sz w:val="24"/>
          <w:szCs w:val="24"/>
          <w:rtl/>
          <w:rPrChange w:id="3427" w:author="Meryl Etman" w:date="2020-03-25T10:10:00Z">
            <w:rPr>
              <w:color w:val="000000"/>
              <w:sz w:val="24"/>
              <w:szCs w:val="24"/>
              <w:rtl/>
            </w:rPr>
          </w:rPrChange>
        </w:rPr>
      </w:pPr>
      <w:r w:rsidRPr="000748C0">
        <w:rPr>
          <w:bCs/>
          <w:color w:val="000000"/>
          <w:sz w:val="24"/>
          <w:szCs w:val="24"/>
          <w:rtl/>
          <w:rPrChange w:id="3428" w:author="Meryl Etman" w:date="2020-03-25T10:10:00Z">
            <w:rPr>
              <w:bCs/>
              <w:color w:val="000000"/>
              <w:sz w:val="24"/>
              <w:szCs w:val="24"/>
              <w:rtl/>
            </w:rPr>
          </w:rPrChange>
        </w:rPr>
        <w:t>יד</w:t>
      </w:r>
      <w:r w:rsidRPr="000748C0">
        <w:rPr>
          <w:color w:val="000000"/>
          <w:sz w:val="24"/>
          <w:szCs w:val="24"/>
          <w:rtl/>
          <w:rPrChange w:id="3429" w:author="Meryl Etman" w:date="2020-03-25T10:10:00Z">
            <w:rPr>
              <w:color w:val="000000"/>
              <w:sz w:val="24"/>
              <w:szCs w:val="24"/>
              <w:rtl/>
            </w:rPr>
          </w:rPrChange>
        </w:rPr>
        <w:t>.</w:t>
      </w:r>
      <w:r w:rsidRPr="000748C0">
        <w:rPr>
          <w:color w:val="000000"/>
          <w:sz w:val="24"/>
          <w:szCs w:val="24"/>
          <w:rtl/>
          <w:rPrChange w:id="3430" w:author="Meryl Etman" w:date="2020-03-25T10:10:00Z">
            <w:rPr>
              <w:color w:val="000000"/>
              <w:sz w:val="24"/>
              <w:szCs w:val="24"/>
              <w:rtl/>
            </w:rPr>
          </w:rPrChange>
        </w:rPr>
        <w:tab/>
      </w:r>
      <w:del w:id="3431" w:author="Meryl Etman" w:date="2019-12-16T12:30:00Z">
        <w:r w:rsidRPr="000748C0" w:rsidDel="00915026">
          <w:rPr>
            <w:color w:val="000000"/>
            <w:sz w:val="24"/>
            <w:szCs w:val="24"/>
            <w:rtl/>
            <w:rPrChange w:id="3432" w:author="Meryl Etman" w:date="2020-03-25T10:10:00Z">
              <w:rPr>
                <w:color w:val="000000"/>
                <w:sz w:val="24"/>
                <w:szCs w:val="24"/>
                <w:rtl/>
              </w:rPr>
            </w:rPrChange>
          </w:rPr>
          <w:delText>סיוע בהליכי הפרצלציה, הנפקת חוזי חכירה ממ</w:delText>
        </w:r>
        <w:r w:rsidRPr="000748C0" w:rsidDel="00915026">
          <w:rPr>
            <w:rFonts w:hint="cs"/>
            <w:color w:val="000000"/>
            <w:sz w:val="24"/>
            <w:szCs w:val="24"/>
            <w:rtl/>
            <w:rPrChange w:id="3433" w:author="Meryl Etman" w:date="2020-03-25T10:10:00Z">
              <w:rPr>
                <w:rFonts w:hint="cs"/>
                <w:color w:val="000000"/>
                <w:sz w:val="24"/>
                <w:szCs w:val="24"/>
                <w:rtl/>
              </w:rPr>
            </w:rPrChange>
          </w:rPr>
          <w:delText>נ</w:delText>
        </w:r>
        <w:r w:rsidRPr="000748C0" w:rsidDel="00915026">
          <w:rPr>
            <w:color w:val="000000"/>
            <w:sz w:val="24"/>
            <w:szCs w:val="24"/>
            <w:rtl/>
            <w:rPrChange w:id="3434" w:author="Meryl Etman" w:date="2020-03-25T10:10:00Z">
              <w:rPr>
                <w:color w:val="000000"/>
                <w:sz w:val="24"/>
                <w:szCs w:val="24"/>
                <w:rtl/>
              </w:rPr>
            </w:rPrChange>
          </w:rPr>
          <w:delText>הל מקרקעי ישראל ע"ש דיירים ורישום בתים משותפים עד לאחר רישום ע"ש דיירים, על ידי טיפול במכלול הנושאים ההנדסיים הכרוכים בכך</w:delText>
        </w:r>
      </w:del>
      <w:ins w:id="3435" w:author="Meryl Etman" w:date="2019-12-16T12:30:00Z">
        <w:r w:rsidR="00915026" w:rsidRPr="000748C0">
          <w:rPr>
            <w:rFonts w:hint="cs"/>
            <w:color w:val="000000"/>
            <w:sz w:val="24"/>
            <w:szCs w:val="24"/>
            <w:rtl/>
            <w:rPrChange w:id="3436" w:author="Meryl Etman" w:date="2020-03-25T10:10:00Z">
              <w:rPr>
                <w:rFonts w:hint="cs"/>
                <w:color w:val="000000"/>
                <w:sz w:val="24"/>
                <w:szCs w:val="24"/>
                <w:rtl/>
              </w:rPr>
            </w:rPrChange>
          </w:rPr>
          <w:t>מבוטל</w:t>
        </w:r>
      </w:ins>
      <w:r w:rsidRPr="000748C0">
        <w:rPr>
          <w:color w:val="000000"/>
          <w:sz w:val="24"/>
          <w:szCs w:val="24"/>
          <w:rtl/>
          <w:rPrChange w:id="3437" w:author="Meryl Etman" w:date="2020-03-25T10:10:00Z">
            <w:rPr>
              <w:color w:val="000000"/>
              <w:sz w:val="24"/>
              <w:szCs w:val="24"/>
              <w:rtl/>
            </w:rPr>
          </w:rPrChange>
        </w:rPr>
        <w:t>.</w:t>
      </w:r>
    </w:p>
    <w:p w14:paraId="7EFE0C87" w14:textId="77777777" w:rsidR="00EB5A81" w:rsidRPr="000748C0" w:rsidRDefault="00EB5A81" w:rsidP="00EB5A81">
      <w:pPr>
        <w:spacing w:after="240"/>
        <w:ind w:left="740" w:hanging="580"/>
        <w:jc w:val="both"/>
        <w:rPr>
          <w:color w:val="000000"/>
          <w:sz w:val="24"/>
          <w:szCs w:val="24"/>
          <w:rtl/>
          <w:rPrChange w:id="3438" w:author="Meryl Etman" w:date="2020-03-25T10:10:00Z">
            <w:rPr>
              <w:color w:val="000000"/>
              <w:sz w:val="24"/>
              <w:szCs w:val="24"/>
              <w:rtl/>
            </w:rPr>
          </w:rPrChange>
        </w:rPr>
      </w:pPr>
      <w:r w:rsidRPr="000748C0">
        <w:rPr>
          <w:b/>
          <w:bCs/>
          <w:color w:val="000000"/>
          <w:sz w:val="24"/>
          <w:szCs w:val="24"/>
          <w:rtl/>
          <w:rPrChange w:id="3439" w:author="Meryl Etman" w:date="2020-03-25T10:10:00Z">
            <w:rPr>
              <w:b/>
              <w:bCs/>
              <w:color w:val="000000"/>
              <w:sz w:val="24"/>
              <w:szCs w:val="24"/>
              <w:rtl/>
            </w:rPr>
          </w:rPrChange>
        </w:rPr>
        <w:t>טו</w:t>
      </w:r>
      <w:r w:rsidRPr="000748C0">
        <w:rPr>
          <w:color w:val="000000"/>
          <w:sz w:val="24"/>
          <w:szCs w:val="24"/>
          <w:rtl/>
          <w:rPrChange w:id="3440" w:author="Meryl Etman" w:date="2020-03-25T10:10:00Z">
            <w:rPr>
              <w:color w:val="000000"/>
              <w:sz w:val="24"/>
              <w:szCs w:val="24"/>
              <w:rtl/>
            </w:rPr>
          </w:rPrChange>
        </w:rPr>
        <w:t>.</w:t>
      </w:r>
      <w:r w:rsidRPr="000748C0">
        <w:rPr>
          <w:color w:val="000000"/>
          <w:sz w:val="24"/>
          <w:szCs w:val="24"/>
          <w:rtl/>
          <w:rPrChange w:id="3441" w:author="Meryl Etman" w:date="2020-03-25T10:10:00Z">
            <w:rPr>
              <w:color w:val="000000"/>
              <w:sz w:val="24"/>
              <w:szCs w:val="24"/>
              <w:rtl/>
            </w:rPr>
          </w:rPrChange>
        </w:rPr>
        <w:tab/>
        <w:t xml:space="preserve">להסרת ספק, כל הפעולות המפורטות לעיל כוללות גם כל מעשה או פעולה טכנית הדרושים לביצוען, כגון נסיעה למשרדי רשויות שונות, השגתם </w:t>
      </w:r>
      <w:r w:rsidRPr="000748C0">
        <w:rPr>
          <w:color w:val="000000"/>
          <w:sz w:val="24"/>
          <w:szCs w:val="24"/>
          <w:rtl/>
          <w:rPrChange w:id="3442" w:author="Meryl Etman" w:date="2020-03-25T10:10:00Z">
            <w:rPr>
              <w:color w:val="000000"/>
              <w:sz w:val="24"/>
              <w:szCs w:val="24"/>
              <w:rtl/>
            </w:rPr>
          </w:rPrChange>
        </w:rPr>
        <w:lastRenderedPageBreak/>
        <w:t xml:space="preserve">בפועל של אישורים שונים, שליחויות שונות וכיו"ב ו/או כל פעילות נדרשת להשלמת כל </w:t>
      </w:r>
      <w:r w:rsidRPr="000748C0">
        <w:rPr>
          <w:rFonts w:hint="cs"/>
          <w:color w:val="000000"/>
          <w:sz w:val="24"/>
          <w:szCs w:val="24"/>
          <w:rtl/>
          <w:rPrChange w:id="3443" w:author="Meryl Etman" w:date="2020-03-25T10:10:00Z">
            <w:rPr>
              <w:rFonts w:hint="cs"/>
              <w:color w:val="000000"/>
              <w:sz w:val="24"/>
              <w:szCs w:val="24"/>
              <w:rtl/>
            </w:rPr>
          </w:rPrChange>
        </w:rPr>
        <w:t>השירותי</w:t>
      </w:r>
      <w:r w:rsidRPr="000748C0">
        <w:rPr>
          <w:rFonts w:hint="eastAsia"/>
          <w:color w:val="000000"/>
          <w:sz w:val="24"/>
          <w:szCs w:val="24"/>
          <w:rtl/>
          <w:rPrChange w:id="3444" w:author="Meryl Etman" w:date="2020-03-25T10:10:00Z">
            <w:rPr>
              <w:rFonts w:hint="eastAsia"/>
              <w:color w:val="000000"/>
              <w:sz w:val="24"/>
              <w:szCs w:val="24"/>
              <w:rtl/>
            </w:rPr>
          </w:rPrChange>
        </w:rPr>
        <w:t>ם</w:t>
      </w:r>
      <w:r w:rsidRPr="000748C0">
        <w:rPr>
          <w:color w:val="000000"/>
          <w:sz w:val="24"/>
          <w:szCs w:val="24"/>
          <w:rtl/>
          <w:rPrChange w:id="3445" w:author="Meryl Etman" w:date="2020-03-25T10:10:00Z">
            <w:rPr>
              <w:color w:val="000000"/>
              <w:sz w:val="24"/>
              <w:szCs w:val="24"/>
              <w:rtl/>
            </w:rPr>
          </w:rPrChange>
        </w:rPr>
        <w:t xml:space="preserve"> שבנספח זה ולפי קביעת המנהל.</w:t>
      </w:r>
    </w:p>
    <w:p w14:paraId="733393DF" w14:textId="77777777" w:rsidR="00EB5A81" w:rsidRPr="000748C0" w:rsidRDefault="00EB5A81" w:rsidP="00EB5A81">
      <w:pPr>
        <w:spacing w:after="240"/>
        <w:ind w:left="740" w:hanging="580"/>
        <w:jc w:val="both"/>
        <w:rPr>
          <w:color w:val="000000"/>
          <w:sz w:val="24"/>
          <w:szCs w:val="24"/>
          <w:rtl/>
          <w:rPrChange w:id="3446" w:author="Meryl Etman" w:date="2020-03-25T10:10:00Z">
            <w:rPr>
              <w:color w:val="000000"/>
              <w:sz w:val="24"/>
              <w:szCs w:val="24"/>
              <w:rtl/>
            </w:rPr>
          </w:rPrChange>
        </w:rPr>
      </w:pPr>
      <w:r w:rsidRPr="000748C0">
        <w:rPr>
          <w:bCs/>
          <w:color w:val="000000"/>
          <w:sz w:val="24"/>
          <w:szCs w:val="24"/>
          <w:rtl/>
          <w:rPrChange w:id="3447" w:author="Meryl Etman" w:date="2020-03-25T10:10:00Z">
            <w:rPr>
              <w:bCs/>
              <w:color w:val="000000"/>
              <w:sz w:val="24"/>
              <w:szCs w:val="24"/>
              <w:rtl/>
            </w:rPr>
          </w:rPrChange>
        </w:rPr>
        <w:t>טז.</w:t>
      </w:r>
      <w:r w:rsidRPr="000748C0">
        <w:rPr>
          <w:color w:val="000000"/>
          <w:sz w:val="24"/>
          <w:szCs w:val="24"/>
          <w:rtl/>
          <w:rPrChange w:id="3448" w:author="Meryl Etman" w:date="2020-03-25T10:10:00Z">
            <w:rPr>
              <w:color w:val="000000"/>
              <w:sz w:val="24"/>
              <w:szCs w:val="24"/>
              <w:rtl/>
            </w:rPr>
          </w:rPrChange>
        </w:rPr>
        <w:tab/>
        <w:t xml:space="preserve">המנהל רשאי להזמין אצל המפקח את כל שלבי העבודות המפורטות בנספח זה, או חלק מהן ו/או עבודות נוספות להן, הכל כפי שפורט בנספח </w:t>
      </w:r>
      <w:r w:rsidRPr="000748C0">
        <w:rPr>
          <w:rFonts w:hint="cs"/>
          <w:b/>
          <w:bCs/>
          <w:color w:val="000000"/>
          <w:sz w:val="24"/>
          <w:szCs w:val="24"/>
          <w:rtl/>
          <w:rPrChange w:id="3449" w:author="Meryl Etman" w:date="2020-03-25T10:10:00Z">
            <w:rPr>
              <w:rFonts w:hint="cs"/>
              <w:b/>
              <w:bCs/>
              <w:color w:val="000000"/>
              <w:sz w:val="24"/>
              <w:szCs w:val="24"/>
              <w:rtl/>
            </w:rPr>
          </w:rPrChange>
        </w:rPr>
        <w:t>ד</w:t>
      </w:r>
      <w:r w:rsidRPr="000748C0">
        <w:rPr>
          <w:b/>
          <w:bCs/>
          <w:color w:val="000000"/>
          <w:sz w:val="24"/>
          <w:szCs w:val="24"/>
          <w:rtl/>
          <w:rPrChange w:id="3450" w:author="Meryl Etman" w:date="2020-03-25T10:10:00Z">
            <w:rPr>
              <w:b/>
              <w:bCs/>
              <w:color w:val="000000"/>
              <w:sz w:val="24"/>
              <w:szCs w:val="24"/>
              <w:rtl/>
            </w:rPr>
          </w:rPrChange>
        </w:rPr>
        <w:t>'</w:t>
      </w:r>
      <w:r w:rsidRPr="000748C0">
        <w:rPr>
          <w:color w:val="000000"/>
          <w:sz w:val="24"/>
          <w:szCs w:val="24"/>
          <w:rtl/>
          <w:rPrChange w:id="3451" w:author="Meryl Etman" w:date="2020-03-25T10:10:00Z">
            <w:rPr>
              <w:color w:val="000000"/>
              <w:sz w:val="24"/>
              <w:szCs w:val="24"/>
              <w:rtl/>
            </w:rPr>
          </w:rPrChange>
        </w:rPr>
        <w:t>.</w:t>
      </w:r>
    </w:p>
    <w:p w14:paraId="1CBCC388" w14:textId="77777777" w:rsidR="00EB5A81" w:rsidRPr="000748C0" w:rsidRDefault="00EB5A81" w:rsidP="00EB5A81">
      <w:pPr>
        <w:spacing w:after="240"/>
        <w:ind w:left="740" w:hanging="580"/>
        <w:jc w:val="both"/>
        <w:rPr>
          <w:color w:val="000000"/>
          <w:sz w:val="24"/>
          <w:szCs w:val="24"/>
          <w:rtl/>
          <w:rPrChange w:id="3452" w:author="Meryl Etman" w:date="2020-03-25T10:10:00Z">
            <w:rPr>
              <w:color w:val="000000"/>
              <w:sz w:val="24"/>
              <w:szCs w:val="24"/>
              <w:rtl/>
            </w:rPr>
          </w:rPrChange>
        </w:rPr>
      </w:pPr>
      <w:r w:rsidRPr="000748C0">
        <w:rPr>
          <w:b/>
          <w:bCs/>
          <w:color w:val="000000"/>
          <w:sz w:val="24"/>
          <w:szCs w:val="24"/>
          <w:rtl/>
          <w:rPrChange w:id="3453" w:author="Meryl Etman" w:date="2020-03-25T10:10:00Z">
            <w:rPr>
              <w:b/>
              <w:bCs/>
              <w:color w:val="000000"/>
              <w:sz w:val="24"/>
              <w:szCs w:val="24"/>
              <w:rtl/>
            </w:rPr>
          </w:rPrChange>
        </w:rPr>
        <w:t>יז</w:t>
      </w:r>
      <w:r w:rsidRPr="000748C0">
        <w:rPr>
          <w:bCs/>
          <w:color w:val="000000"/>
          <w:sz w:val="24"/>
          <w:szCs w:val="24"/>
          <w:rtl/>
          <w:rPrChange w:id="3454" w:author="Meryl Etman" w:date="2020-03-25T10:10:00Z">
            <w:rPr>
              <w:bCs/>
              <w:color w:val="000000"/>
              <w:sz w:val="24"/>
              <w:szCs w:val="24"/>
              <w:rtl/>
            </w:rPr>
          </w:rPrChange>
        </w:rPr>
        <w:t>.</w:t>
      </w:r>
      <w:r w:rsidRPr="000748C0">
        <w:rPr>
          <w:color w:val="000000"/>
          <w:sz w:val="24"/>
          <w:szCs w:val="24"/>
          <w:rtl/>
          <w:rPrChange w:id="3455" w:author="Meryl Etman" w:date="2020-03-25T10:10:00Z">
            <w:rPr>
              <w:color w:val="000000"/>
              <w:sz w:val="24"/>
              <w:szCs w:val="24"/>
              <w:rtl/>
            </w:rPr>
          </w:rPrChange>
        </w:rPr>
        <w:tab/>
        <w:t xml:space="preserve">לא ביצע המפקח חלק </w:t>
      </w:r>
      <w:r w:rsidRPr="000748C0">
        <w:rPr>
          <w:rFonts w:hint="cs"/>
          <w:color w:val="000000"/>
          <w:sz w:val="24"/>
          <w:szCs w:val="24"/>
          <w:rtl/>
          <w:rPrChange w:id="3456" w:author="Meryl Etman" w:date="2020-03-25T10:10:00Z">
            <w:rPr>
              <w:rFonts w:hint="cs"/>
              <w:color w:val="000000"/>
              <w:sz w:val="24"/>
              <w:szCs w:val="24"/>
              <w:rtl/>
            </w:rPr>
          </w:rPrChange>
        </w:rPr>
        <w:t xml:space="preserve">מהותי </w:t>
      </w:r>
      <w:r w:rsidRPr="000748C0">
        <w:rPr>
          <w:color w:val="000000"/>
          <w:sz w:val="24"/>
          <w:szCs w:val="24"/>
          <w:rtl/>
          <w:rPrChange w:id="3457" w:author="Meryl Etman" w:date="2020-03-25T10:10:00Z">
            <w:rPr>
              <w:color w:val="000000"/>
              <w:sz w:val="24"/>
              <w:szCs w:val="24"/>
              <w:rtl/>
            </w:rPr>
          </w:rPrChange>
        </w:rPr>
        <w:t xml:space="preserve">מעבודות </w:t>
      </w:r>
      <w:r w:rsidRPr="000748C0">
        <w:rPr>
          <w:rFonts w:hint="cs"/>
          <w:color w:val="000000"/>
          <w:sz w:val="24"/>
          <w:szCs w:val="24"/>
          <w:rtl/>
          <w:rPrChange w:id="3458" w:author="Meryl Etman" w:date="2020-03-25T10:10:00Z">
            <w:rPr>
              <w:rFonts w:hint="cs"/>
              <w:color w:val="000000"/>
              <w:sz w:val="24"/>
              <w:szCs w:val="24"/>
              <w:rtl/>
            </w:rPr>
          </w:rPrChange>
        </w:rPr>
        <w:t>המפקח</w:t>
      </w:r>
      <w:r w:rsidRPr="000748C0">
        <w:rPr>
          <w:color w:val="000000"/>
          <w:sz w:val="24"/>
          <w:szCs w:val="24"/>
          <w:rtl/>
          <w:rPrChange w:id="3459" w:author="Meryl Etman" w:date="2020-03-25T10:10:00Z">
            <w:rPr>
              <w:color w:val="000000"/>
              <w:sz w:val="24"/>
              <w:szCs w:val="24"/>
              <w:rtl/>
            </w:rPr>
          </w:rPrChange>
        </w:rPr>
        <w:t>, בין אם זה שלב שלם של עבודה ובין אם זה חלק משלב, יהיה רשאי המנהל לנכות משכר טרחה, סכום, אשר לדעת המנהל יחסי לכמות העבודה שלא בוצעה.</w:t>
      </w:r>
    </w:p>
    <w:p w14:paraId="10A5F314" w14:textId="77777777" w:rsidR="00EB5A81" w:rsidRPr="000748C0" w:rsidRDefault="00EB5A81" w:rsidP="00EB5A81">
      <w:pPr>
        <w:spacing w:after="240"/>
        <w:ind w:left="740" w:hanging="580"/>
        <w:jc w:val="both"/>
        <w:rPr>
          <w:color w:val="000000"/>
          <w:sz w:val="24"/>
          <w:szCs w:val="24"/>
          <w:rtl/>
          <w:rPrChange w:id="3460" w:author="Meryl Etman" w:date="2020-03-25T10:10:00Z">
            <w:rPr>
              <w:color w:val="000000"/>
              <w:sz w:val="24"/>
              <w:szCs w:val="24"/>
              <w:rtl/>
            </w:rPr>
          </w:rPrChange>
        </w:rPr>
      </w:pPr>
      <w:r w:rsidRPr="000748C0">
        <w:rPr>
          <w:bCs/>
          <w:color w:val="000000"/>
          <w:sz w:val="24"/>
          <w:szCs w:val="24"/>
          <w:rtl/>
          <w:rPrChange w:id="3461" w:author="Meryl Etman" w:date="2020-03-25T10:10:00Z">
            <w:rPr>
              <w:bCs/>
              <w:color w:val="000000"/>
              <w:sz w:val="24"/>
              <w:szCs w:val="24"/>
              <w:rtl/>
            </w:rPr>
          </w:rPrChange>
        </w:rPr>
        <w:t>יח.</w:t>
      </w:r>
      <w:r w:rsidRPr="000748C0">
        <w:rPr>
          <w:color w:val="000000"/>
          <w:sz w:val="24"/>
          <w:szCs w:val="24"/>
          <w:rtl/>
          <w:rPrChange w:id="3462" w:author="Meryl Etman" w:date="2020-03-25T10:10:00Z">
            <w:rPr>
              <w:color w:val="000000"/>
              <w:sz w:val="24"/>
              <w:szCs w:val="24"/>
              <w:rtl/>
            </w:rPr>
          </w:rPrChange>
        </w:rPr>
        <w:tab/>
        <w:t>אין באמור בנספח זה כדי לגרוע מן החיובים המוטלים על המפקח בחוזה זה. יש לפרש הוראות נספח זה כמוסיפות על חיובי המפקח בחוזה זה.</w:t>
      </w:r>
    </w:p>
    <w:p w14:paraId="496B025C" w14:textId="77777777" w:rsidR="00EB5A81" w:rsidRPr="000748C0" w:rsidRDefault="00EB5A81" w:rsidP="00EB5A81">
      <w:pPr>
        <w:ind w:left="720"/>
        <w:jc w:val="both"/>
        <w:rPr>
          <w:bCs/>
          <w:sz w:val="24"/>
          <w:szCs w:val="24"/>
          <w:u w:val="single"/>
          <w:rtl/>
          <w:rPrChange w:id="3463" w:author="Meryl Etman" w:date="2020-03-25T10:10:00Z">
            <w:rPr>
              <w:bCs/>
              <w:sz w:val="24"/>
              <w:szCs w:val="24"/>
              <w:u w:val="single"/>
              <w:rtl/>
            </w:rPr>
          </w:rPrChange>
        </w:rPr>
      </w:pPr>
    </w:p>
    <w:p w14:paraId="294650D3" w14:textId="77777777" w:rsidR="00EB5A81" w:rsidRPr="000748C0" w:rsidRDefault="00EB5A81" w:rsidP="00146BA7">
      <w:pPr>
        <w:jc w:val="center"/>
        <w:rPr>
          <w:bCs/>
          <w:sz w:val="28"/>
          <w:szCs w:val="28"/>
          <w:u w:val="single"/>
          <w:rtl/>
          <w:rPrChange w:id="3464" w:author="Meryl Etman" w:date="2020-03-25T10:10:00Z">
            <w:rPr>
              <w:bCs/>
              <w:sz w:val="28"/>
              <w:szCs w:val="28"/>
              <w:u w:val="single"/>
              <w:rtl/>
            </w:rPr>
          </w:rPrChange>
        </w:rPr>
      </w:pPr>
      <w:del w:id="3465" w:author="Meryl Etman" w:date="2020-02-11T16:28:00Z">
        <w:r w:rsidRPr="000748C0" w:rsidDel="00346A17">
          <w:rPr>
            <w:bCs/>
            <w:sz w:val="24"/>
            <w:szCs w:val="24"/>
            <w:u w:val="single"/>
            <w:rtl/>
            <w:rPrChange w:id="3466" w:author="Meryl Etman" w:date="2020-03-25T10:10:00Z">
              <w:rPr>
                <w:bCs/>
                <w:sz w:val="24"/>
                <w:szCs w:val="24"/>
                <w:u w:val="single"/>
                <w:rtl/>
              </w:rPr>
            </w:rPrChange>
          </w:rPr>
          <w:br w:type="page"/>
        </w:r>
      </w:del>
      <w:r w:rsidRPr="000748C0">
        <w:rPr>
          <w:rFonts w:hint="cs"/>
          <w:bCs/>
          <w:sz w:val="24"/>
          <w:szCs w:val="24"/>
          <w:u w:val="single"/>
          <w:rtl/>
          <w:rPrChange w:id="3467" w:author="Meryl Etman" w:date="2020-03-25T10:10:00Z">
            <w:rPr>
              <w:rFonts w:hint="cs"/>
              <w:bCs/>
              <w:sz w:val="24"/>
              <w:szCs w:val="24"/>
              <w:u w:val="single"/>
              <w:rtl/>
            </w:rPr>
          </w:rPrChange>
        </w:rPr>
        <w:t>נספח ב'1</w:t>
      </w:r>
    </w:p>
    <w:p w14:paraId="09977A7C" w14:textId="77777777" w:rsidR="00EB5A81" w:rsidRPr="000748C0" w:rsidRDefault="00EB5A81" w:rsidP="00EB5A81">
      <w:pPr>
        <w:jc w:val="right"/>
        <w:rPr>
          <w:b/>
          <w:rtl/>
          <w:rPrChange w:id="3468" w:author="Meryl Etman" w:date="2020-03-25T10:10:00Z">
            <w:rPr>
              <w:bCs/>
              <w:rtl/>
            </w:rPr>
          </w:rPrChange>
        </w:rPr>
      </w:pPr>
      <w:r w:rsidRPr="000748C0">
        <w:rPr>
          <w:rFonts w:hint="eastAsia"/>
          <w:b/>
          <w:rtl/>
          <w:rPrChange w:id="3469" w:author="Meryl Etman" w:date="2020-03-25T10:10:00Z">
            <w:rPr>
              <w:rFonts w:hint="eastAsia"/>
              <w:bCs/>
              <w:rtl/>
            </w:rPr>
          </w:rPrChange>
        </w:rPr>
        <w:t>טופס</w:t>
      </w:r>
      <w:r w:rsidRPr="000748C0">
        <w:rPr>
          <w:b/>
          <w:rtl/>
          <w:rPrChange w:id="3470" w:author="Meryl Etman" w:date="2020-03-25T10:10:00Z">
            <w:rPr>
              <w:bCs/>
              <w:rtl/>
            </w:rPr>
          </w:rPrChange>
        </w:rPr>
        <w:t xml:space="preserve"> 3.1</w:t>
      </w:r>
    </w:p>
    <w:p w14:paraId="134293A2" w14:textId="77777777" w:rsidR="00EB5A81" w:rsidRPr="000748C0" w:rsidRDefault="00EB5A81" w:rsidP="00EB5A81">
      <w:pPr>
        <w:jc w:val="right"/>
        <w:rPr>
          <w:bCs/>
        </w:rPr>
      </w:pPr>
    </w:p>
    <w:p w14:paraId="7C26643F" w14:textId="77777777" w:rsidR="00EB5A81" w:rsidRPr="000748C0" w:rsidRDefault="00EB5A81" w:rsidP="00EB5A81">
      <w:pPr>
        <w:spacing w:line="360" w:lineRule="auto"/>
        <w:jc w:val="right"/>
        <w:rPr>
          <w:sz w:val="24"/>
          <w:szCs w:val="24"/>
          <w:u w:val="single"/>
          <w:rtl/>
          <w:rPrChange w:id="3471" w:author="Meryl Etman" w:date="2020-03-25T10:10:00Z">
            <w:rPr>
              <w:sz w:val="24"/>
              <w:szCs w:val="24"/>
              <w:u w:val="single"/>
              <w:rtl/>
            </w:rPr>
          </w:rPrChange>
        </w:rPr>
      </w:pPr>
      <w:r w:rsidRPr="000748C0">
        <w:rPr>
          <w:rFonts w:hint="cs"/>
          <w:sz w:val="24"/>
          <w:szCs w:val="24"/>
          <w:rtl/>
          <w:rPrChange w:id="3472" w:author="Meryl Etman" w:date="2020-03-25T10:10:00Z">
            <w:rPr>
              <w:rFonts w:hint="cs"/>
              <w:sz w:val="24"/>
              <w:szCs w:val="24"/>
              <w:rtl/>
            </w:rPr>
          </w:rPrChange>
        </w:rPr>
        <w:t>תאריך : _________</w:t>
      </w:r>
    </w:p>
    <w:p w14:paraId="67E0C024" w14:textId="77777777" w:rsidR="00EB5A81" w:rsidRPr="000748C0" w:rsidRDefault="00EB5A81" w:rsidP="00311DA0">
      <w:pPr>
        <w:spacing w:line="360" w:lineRule="auto"/>
        <w:rPr>
          <w:sz w:val="28"/>
          <w:szCs w:val="28"/>
          <w:u w:val="single"/>
          <w:rtl/>
          <w:rPrChange w:id="3473" w:author="Meryl Etman" w:date="2020-03-25T10:10:00Z">
            <w:rPr>
              <w:sz w:val="28"/>
              <w:szCs w:val="28"/>
              <w:u w:val="single"/>
              <w:rtl/>
            </w:rPr>
          </w:rPrChange>
        </w:rPr>
      </w:pPr>
      <w:r w:rsidRPr="000748C0">
        <w:rPr>
          <w:sz w:val="28"/>
          <w:szCs w:val="28"/>
          <w:u w:val="single"/>
          <w:rtl/>
          <w:rPrChange w:id="3474" w:author="Meryl Etman" w:date="2020-03-25T10:10:00Z">
            <w:rPr>
              <w:sz w:val="28"/>
              <w:szCs w:val="28"/>
              <w:u w:val="single"/>
              <w:rtl/>
            </w:rPr>
          </w:rPrChange>
        </w:rPr>
        <w:t xml:space="preserve">אישור </w:t>
      </w:r>
      <w:r w:rsidRPr="000748C0">
        <w:rPr>
          <w:rFonts w:hint="cs"/>
          <w:sz w:val="28"/>
          <w:szCs w:val="28"/>
          <w:u w:val="single"/>
          <w:rtl/>
          <w:rPrChange w:id="3475" w:author="Meryl Etman" w:date="2020-03-25T10:10:00Z">
            <w:rPr>
              <w:rFonts w:hint="cs"/>
              <w:sz w:val="28"/>
              <w:szCs w:val="28"/>
              <w:u w:val="single"/>
              <w:rtl/>
            </w:rPr>
          </w:rPrChange>
        </w:rPr>
        <w:t xml:space="preserve">על </w:t>
      </w:r>
      <w:r w:rsidRPr="000748C0">
        <w:rPr>
          <w:sz w:val="28"/>
          <w:szCs w:val="28"/>
          <w:u w:val="single"/>
          <w:rtl/>
          <w:rPrChange w:id="3476" w:author="Meryl Etman" w:date="2020-03-25T10:10:00Z">
            <w:rPr>
              <w:sz w:val="28"/>
              <w:szCs w:val="28"/>
              <w:u w:val="single"/>
              <w:rtl/>
            </w:rPr>
          </w:rPrChange>
        </w:rPr>
        <w:t xml:space="preserve">סיום </w:t>
      </w:r>
      <w:r w:rsidRPr="000748C0">
        <w:rPr>
          <w:rFonts w:hint="cs"/>
          <w:sz w:val="28"/>
          <w:szCs w:val="28"/>
          <w:u w:val="single"/>
          <w:rtl/>
          <w:rPrChange w:id="3477" w:author="Meryl Etman" w:date="2020-03-25T10:10:00Z">
            <w:rPr>
              <w:rFonts w:hint="cs"/>
              <w:sz w:val="28"/>
              <w:szCs w:val="28"/>
              <w:u w:val="single"/>
              <w:rtl/>
            </w:rPr>
          </w:rPrChange>
        </w:rPr>
        <w:t>ה</w:t>
      </w:r>
      <w:r w:rsidRPr="000748C0">
        <w:rPr>
          <w:sz w:val="28"/>
          <w:szCs w:val="28"/>
          <w:u w:val="single"/>
          <w:rtl/>
          <w:rPrChange w:id="3478" w:author="Meryl Etman" w:date="2020-03-25T10:10:00Z">
            <w:rPr>
              <w:sz w:val="28"/>
              <w:szCs w:val="28"/>
              <w:u w:val="single"/>
              <w:rtl/>
            </w:rPr>
          </w:rPrChange>
        </w:rPr>
        <w:t>עבודות בדיר</w:t>
      </w:r>
      <w:r w:rsidRPr="000748C0">
        <w:rPr>
          <w:rFonts w:hint="cs"/>
          <w:sz w:val="28"/>
          <w:szCs w:val="28"/>
          <w:u w:val="single"/>
          <w:rtl/>
          <w:rPrChange w:id="3479" w:author="Meryl Etman" w:date="2020-03-25T10:10:00Z">
            <w:rPr>
              <w:rFonts w:hint="cs"/>
              <w:sz w:val="28"/>
              <w:szCs w:val="28"/>
              <w:u w:val="single"/>
              <w:rtl/>
            </w:rPr>
          </w:rPrChange>
        </w:rPr>
        <w:t>ות</w:t>
      </w:r>
      <w:r w:rsidRPr="000748C0">
        <w:rPr>
          <w:sz w:val="28"/>
          <w:szCs w:val="28"/>
          <w:u w:val="single"/>
          <w:rtl/>
          <w:rPrChange w:id="3480" w:author="Meryl Etman" w:date="2020-03-25T10:10:00Z">
            <w:rPr>
              <w:sz w:val="28"/>
              <w:szCs w:val="28"/>
              <w:u w:val="single"/>
              <w:rtl/>
            </w:rPr>
          </w:rPrChange>
        </w:rPr>
        <w:t xml:space="preserve"> מס'</w:t>
      </w:r>
      <w:r w:rsidRPr="000748C0">
        <w:rPr>
          <w:rFonts w:hint="cs"/>
          <w:sz w:val="28"/>
          <w:szCs w:val="28"/>
          <w:u w:val="single"/>
          <w:rtl/>
          <w:rPrChange w:id="3481" w:author="Meryl Etman" w:date="2020-03-25T10:10:00Z">
            <w:rPr>
              <w:rFonts w:hint="cs"/>
              <w:sz w:val="28"/>
              <w:szCs w:val="28"/>
              <w:u w:val="single"/>
              <w:rtl/>
            </w:rPr>
          </w:rPrChange>
        </w:rPr>
        <w:t xml:space="preserve">:                                        </w:t>
      </w:r>
      <w:r w:rsidR="00311DA0" w:rsidRPr="000748C0">
        <w:rPr>
          <w:rFonts w:hint="cs"/>
          <w:sz w:val="28"/>
          <w:szCs w:val="28"/>
          <w:u w:val="single"/>
          <w:rtl/>
          <w:rPrChange w:id="3482" w:author="Meryl Etman" w:date="2020-03-25T10:10:00Z">
            <w:rPr>
              <w:rFonts w:hint="cs"/>
              <w:sz w:val="28"/>
              <w:szCs w:val="28"/>
              <w:u w:val="single"/>
              <w:rtl/>
            </w:rPr>
          </w:rPrChange>
        </w:rPr>
        <w:t xml:space="preserve">                               </w:t>
      </w:r>
      <w:r w:rsidRPr="000748C0">
        <w:rPr>
          <w:rFonts w:hint="cs"/>
          <w:sz w:val="28"/>
          <w:szCs w:val="28"/>
          <w:u w:val="single"/>
          <w:rtl/>
          <w:rPrChange w:id="3483" w:author="Meryl Etman" w:date="2020-03-25T10:10:00Z">
            <w:rPr>
              <w:rFonts w:hint="cs"/>
              <w:sz w:val="28"/>
              <w:szCs w:val="28"/>
              <w:u w:val="single"/>
              <w:rtl/>
            </w:rPr>
          </w:rPrChange>
        </w:rPr>
        <w:t>.</w:t>
      </w:r>
    </w:p>
    <w:p w14:paraId="34381DA4" w14:textId="77777777" w:rsidR="00EB5A81" w:rsidRPr="000748C0" w:rsidRDefault="00EB5A81" w:rsidP="00311DA0">
      <w:pPr>
        <w:spacing w:line="360" w:lineRule="auto"/>
        <w:rPr>
          <w:sz w:val="28"/>
          <w:szCs w:val="28"/>
          <w:u w:val="single"/>
          <w:rtl/>
          <w:rPrChange w:id="3484" w:author="Meryl Etman" w:date="2020-03-25T10:10:00Z">
            <w:rPr>
              <w:sz w:val="28"/>
              <w:szCs w:val="28"/>
              <w:u w:val="single"/>
              <w:rtl/>
            </w:rPr>
          </w:rPrChange>
        </w:rPr>
      </w:pPr>
      <w:r w:rsidRPr="000748C0">
        <w:rPr>
          <w:rFonts w:hint="cs"/>
          <w:sz w:val="28"/>
          <w:szCs w:val="28"/>
          <w:u w:val="single"/>
          <w:rtl/>
          <w:rPrChange w:id="3485" w:author="Meryl Etman" w:date="2020-03-25T10:10:00Z">
            <w:rPr>
              <w:rFonts w:hint="cs"/>
              <w:sz w:val="28"/>
              <w:szCs w:val="28"/>
              <w:u w:val="single"/>
              <w:rtl/>
            </w:rPr>
          </w:rPrChange>
        </w:rPr>
        <w:t xml:space="preserve">                                                                                                                                    .</w:t>
      </w:r>
    </w:p>
    <w:p w14:paraId="67D5DA04" w14:textId="77777777" w:rsidR="00311DA0" w:rsidRPr="000748C0" w:rsidRDefault="00311DA0" w:rsidP="00311DA0">
      <w:pPr>
        <w:spacing w:line="360" w:lineRule="auto"/>
        <w:rPr>
          <w:sz w:val="28"/>
          <w:szCs w:val="28"/>
          <w:u w:val="single"/>
          <w:rtl/>
          <w:rPrChange w:id="3486" w:author="Meryl Etman" w:date="2020-03-25T10:10:00Z">
            <w:rPr>
              <w:sz w:val="28"/>
              <w:szCs w:val="28"/>
              <w:u w:val="single"/>
              <w:rtl/>
            </w:rPr>
          </w:rPrChange>
        </w:rPr>
      </w:pPr>
      <w:r w:rsidRPr="000748C0">
        <w:rPr>
          <w:rFonts w:hint="cs"/>
          <w:sz w:val="28"/>
          <w:szCs w:val="28"/>
          <w:u w:val="single"/>
          <w:rtl/>
          <w:rPrChange w:id="3487" w:author="Meryl Etman" w:date="2020-03-25T10:10:00Z">
            <w:rPr>
              <w:rFonts w:hint="cs"/>
              <w:sz w:val="28"/>
              <w:szCs w:val="28"/>
              <w:u w:val="single"/>
              <w:rtl/>
            </w:rPr>
          </w:rPrChange>
        </w:rPr>
        <w:t xml:space="preserve">                                                                                                                                    .</w:t>
      </w:r>
    </w:p>
    <w:p w14:paraId="1219C990" w14:textId="77777777" w:rsidR="00EB5A81" w:rsidRPr="000748C0" w:rsidRDefault="00EB5A81" w:rsidP="00EB5A81">
      <w:pPr>
        <w:spacing w:line="360" w:lineRule="auto"/>
        <w:rPr>
          <w:sz w:val="28"/>
          <w:szCs w:val="28"/>
          <w:u w:val="single"/>
          <w:rtl/>
          <w:rPrChange w:id="3488" w:author="Meryl Etman" w:date="2020-03-25T10:10:00Z">
            <w:rPr>
              <w:sz w:val="28"/>
              <w:szCs w:val="28"/>
              <w:u w:val="single"/>
              <w:rtl/>
            </w:rPr>
          </w:rPrChange>
        </w:rPr>
      </w:pPr>
      <w:r w:rsidRPr="000748C0">
        <w:rPr>
          <w:rFonts w:hint="cs"/>
          <w:sz w:val="28"/>
          <w:szCs w:val="28"/>
          <w:u w:val="single"/>
          <w:rtl/>
          <w:rPrChange w:id="3489" w:author="Meryl Etman" w:date="2020-03-25T10:10:00Z">
            <w:rPr>
              <w:rFonts w:hint="cs"/>
              <w:sz w:val="28"/>
              <w:szCs w:val="28"/>
              <w:u w:val="single"/>
              <w:rtl/>
            </w:rPr>
          </w:rPrChange>
        </w:rPr>
        <w:t>שב</w:t>
      </w:r>
      <w:r w:rsidRPr="000748C0">
        <w:rPr>
          <w:sz w:val="28"/>
          <w:szCs w:val="28"/>
          <w:u w:val="single"/>
          <w:rtl/>
          <w:rPrChange w:id="3490" w:author="Meryl Etman" w:date="2020-03-25T10:10:00Z">
            <w:rPr>
              <w:sz w:val="28"/>
              <w:szCs w:val="28"/>
              <w:u w:val="single"/>
              <w:rtl/>
            </w:rPr>
          </w:rPrChange>
        </w:rPr>
        <w:t xml:space="preserve">בניין מס'              פרויקט                                </w:t>
      </w:r>
      <w:r w:rsidRPr="000748C0">
        <w:rPr>
          <w:rFonts w:hint="cs"/>
          <w:sz w:val="28"/>
          <w:szCs w:val="28"/>
          <w:u w:val="single"/>
          <w:rtl/>
          <w:rPrChange w:id="3491" w:author="Meryl Etman" w:date="2020-03-25T10:10:00Z">
            <w:rPr>
              <w:rFonts w:hint="cs"/>
              <w:sz w:val="28"/>
              <w:szCs w:val="28"/>
              <w:u w:val="single"/>
              <w:rtl/>
            </w:rPr>
          </w:rPrChange>
        </w:rPr>
        <w:t xml:space="preserve">        </w:t>
      </w:r>
      <w:r w:rsidRPr="000748C0">
        <w:rPr>
          <w:sz w:val="28"/>
          <w:szCs w:val="28"/>
          <w:u w:val="single"/>
          <w:rtl/>
          <w:rPrChange w:id="3492" w:author="Meryl Etman" w:date="2020-03-25T10:10:00Z">
            <w:rPr>
              <w:sz w:val="28"/>
              <w:szCs w:val="28"/>
              <w:u w:val="single"/>
              <w:rtl/>
            </w:rPr>
          </w:rPrChange>
        </w:rPr>
        <w:t xml:space="preserve">         .</w:t>
      </w:r>
    </w:p>
    <w:p w14:paraId="02564154" w14:textId="77777777" w:rsidR="00EB5A81" w:rsidRPr="000748C0" w:rsidRDefault="00EB5A81" w:rsidP="00EB5A81">
      <w:pPr>
        <w:spacing w:line="360" w:lineRule="auto"/>
        <w:rPr>
          <w:i/>
          <w:iCs/>
          <w:rtl/>
          <w:rPrChange w:id="3493" w:author="Meryl Etman" w:date="2020-03-25T10:10:00Z">
            <w:rPr>
              <w:i/>
              <w:iCs/>
              <w:rtl/>
            </w:rPr>
          </w:rPrChange>
        </w:rPr>
      </w:pPr>
    </w:p>
    <w:p w14:paraId="4214E6D7" w14:textId="77777777" w:rsidR="00EB5A81" w:rsidRPr="000748C0" w:rsidRDefault="00EB5A81" w:rsidP="00EB5A81">
      <w:pPr>
        <w:spacing w:line="360" w:lineRule="auto"/>
        <w:jc w:val="both"/>
        <w:rPr>
          <w:sz w:val="24"/>
          <w:szCs w:val="24"/>
          <w:rtl/>
          <w:rPrChange w:id="3494" w:author="Meryl Etman" w:date="2020-03-25T10:10:00Z">
            <w:rPr>
              <w:sz w:val="24"/>
              <w:szCs w:val="24"/>
              <w:rtl/>
            </w:rPr>
          </w:rPrChange>
        </w:rPr>
      </w:pPr>
    </w:p>
    <w:p w14:paraId="36E8B035" w14:textId="77777777" w:rsidR="00EB5A81" w:rsidRPr="000748C0" w:rsidRDefault="00EB5A81" w:rsidP="00EB5A81">
      <w:pPr>
        <w:spacing w:line="360" w:lineRule="auto"/>
        <w:jc w:val="both"/>
        <w:rPr>
          <w:sz w:val="24"/>
          <w:szCs w:val="24"/>
          <w:rtl/>
          <w:rPrChange w:id="3495" w:author="Meryl Etman" w:date="2020-03-25T10:10:00Z">
            <w:rPr>
              <w:sz w:val="24"/>
              <w:szCs w:val="24"/>
              <w:rtl/>
            </w:rPr>
          </w:rPrChange>
        </w:rPr>
      </w:pPr>
      <w:r w:rsidRPr="000748C0">
        <w:rPr>
          <w:rFonts w:hint="cs"/>
          <w:sz w:val="24"/>
          <w:szCs w:val="24"/>
          <w:rtl/>
          <w:rPrChange w:id="3496" w:author="Meryl Etman" w:date="2020-03-25T10:10:00Z">
            <w:rPr>
              <w:rFonts w:hint="cs"/>
              <w:sz w:val="24"/>
              <w:szCs w:val="24"/>
              <w:rtl/>
            </w:rPr>
          </w:rPrChange>
        </w:rPr>
        <w:t xml:space="preserve">אני הח"מ ______________  החתום עמכם בהסכם למתן שירותי ניהול פקוח בפרויקט שבנדון מגיש בזאת דו"ח סופי המאשר לאחר בדיקת הדירות </w:t>
      </w:r>
      <w:r w:rsidRPr="000748C0">
        <w:rPr>
          <w:rFonts w:hint="cs"/>
          <w:b/>
          <w:bCs/>
          <w:sz w:val="24"/>
          <w:szCs w:val="24"/>
          <w:rtl/>
          <w:rPrChange w:id="3497" w:author="Meryl Etman" w:date="2020-03-25T10:10:00Z">
            <w:rPr>
              <w:rFonts w:hint="cs"/>
              <w:b/>
              <w:bCs/>
              <w:sz w:val="24"/>
              <w:szCs w:val="24"/>
              <w:rtl/>
            </w:rPr>
          </w:rPrChange>
        </w:rPr>
        <w:t>גמר סופי ומוחלט של כל העבודות הנדרשות ביחידות הדיור</w:t>
      </w:r>
      <w:r w:rsidRPr="000748C0">
        <w:rPr>
          <w:rFonts w:hint="cs"/>
          <w:sz w:val="24"/>
          <w:szCs w:val="24"/>
          <w:rtl/>
          <w:rPrChange w:id="3498" w:author="Meryl Etman" w:date="2020-03-25T10:10:00Z">
            <w:rPr>
              <w:rFonts w:hint="cs"/>
              <w:sz w:val="24"/>
              <w:szCs w:val="24"/>
              <w:rtl/>
            </w:rPr>
          </w:rPrChange>
        </w:rPr>
        <w:t xml:space="preserve">  לרבות : תיקונים , ניקיו</w:t>
      </w:r>
      <w:r w:rsidRPr="000748C0">
        <w:rPr>
          <w:rFonts w:hint="eastAsia"/>
          <w:sz w:val="24"/>
          <w:szCs w:val="24"/>
          <w:rtl/>
          <w:rPrChange w:id="3499" w:author="Meryl Etman" w:date="2020-03-25T10:10:00Z">
            <w:rPr>
              <w:rFonts w:hint="eastAsia"/>
              <w:sz w:val="24"/>
              <w:szCs w:val="24"/>
              <w:rtl/>
            </w:rPr>
          </w:rPrChange>
        </w:rPr>
        <w:t>ן</w:t>
      </w:r>
      <w:r w:rsidRPr="000748C0">
        <w:rPr>
          <w:rFonts w:hint="cs"/>
          <w:sz w:val="24"/>
          <w:szCs w:val="24"/>
          <w:rtl/>
          <w:rPrChange w:id="3500" w:author="Meryl Etman" w:date="2020-03-25T10:10:00Z">
            <w:rPr>
              <w:rFonts w:hint="cs"/>
              <w:sz w:val="24"/>
              <w:szCs w:val="24"/>
              <w:rtl/>
            </w:rPr>
          </w:rPrChange>
        </w:rPr>
        <w:t xml:space="preserve"> , אישורים , תעודות וכיו"ב .</w:t>
      </w:r>
    </w:p>
    <w:p w14:paraId="17BCB387" w14:textId="77777777" w:rsidR="00EB5A81" w:rsidRPr="000748C0" w:rsidRDefault="00EB5A81" w:rsidP="00EB5A81">
      <w:pPr>
        <w:spacing w:line="360" w:lineRule="auto"/>
        <w:rPr>
          <w:sz w:val="24"/>
          <w:szCs w:val="24"/>
          <w:rtl/>
          <w:rPrChange w:id="3501" w:author="Meryl Etman" w:date="2020-03-25T10:10:00Z">
            <w:rPr>
              <w:sz w:val="24"/>
              <w:szCs w:val="24"/>
              <w:rtl/>
            </w:rPr>
          </w:rPrChange>
        </w:rPr>
      </w:pPr>
    </w:p>
    <w:p w14:paraId="3D400674" w14:textId="77777777" w:rsidR="00EB5A81" w:rsidRPr="000748C0" w:rsidRDefault="00EB5A81" w:rsidP="00EB5A81">
      <w:pPr>
        <w:spacing w:line="360" w:lineRule="auto"/>
        <w:rPr>
          <w:sz w:val="24"/>
          <w:szCs w:val="24"/>
          <w:u w:val="single"/>
          <w:rtl/>
          <w:rPrChange w:id="3502" w:author="Meryl Etman" w:date="2020-03-25T10:10:00Z">
            <w:rPr>
              <w:sz w:val="24"/>
              <w:szCs w:val="24"/>
              <w:u w:val="single"/>
              <w:rtl/>
            </w:rPr>
          </w:rPrChange>
        </w:rPr>
      </w:pPr>
      <w:r w:rsidRPr="000748C0">
        <w:rPr>
          <w:rFonts w:hint="cs"/>
          <w:sz w:val="24"/>
          <w:szCs w:val="24"/>
          <w:u w:val="single"/>
          <w:rtl/>
          <w:rPrChange w:id="3503" w:author="Meryl Etman" w:date="2020-03-25T10:10:00Z">
            <w:rPr>
              <w:rFonts w:hint="cs"/>
              <w:sz w:val="24"/>
              <w:szCs w:val="24"/>
              <w:u w:val="single"/>
              <w:rtl/>
            </w:rPr>
          </w:rPrChange>
        </w:rPr>
        <w:t xml:space="preserve">להלן סטאטוס הנושאים העיקריים שנבדקו על-ידנו ונמצאו כמוכנים סופית וכי לא נותרו כל רג'קטים בנושא: </w:t>
      </w:r>
    </w:p>
    <w:p w14:paraId="5C4463C2" w14:textId="77777777" w:rsidR="00EB5A81" w:rsidRPr="000748C0" w:rsidRDefault="00EB5A81" w:rsidP="00EB5A81">
      <w:pPr>
        <w:numPr>
          <w:ilvl w:val="0"/>
          <w:numId w:val="35"/>
        </w:numPr>
        <w:spacing w:line="360" w:lineRule="auto"/>
        <w:rPr>
          <w:sz w:val="24"/>
          <w:szCs w:val="24"/>
          <w:rtl/>
          <w:rPrChange w:id="3504" w:author="Meryl Etman" w:date="2020-03-25T10:10:00Z">
            <w:rPr>
              <w:sz w:val="24"/>
              <w:szCs w:val="24"/>
              <w:rtl/>
            </w:rPr>
          </w:rPrChange>
        </w:rPr>
      </w:pPr>
      <w:r w:rsidRPr="000748C0">
        <w:rPr>
          <w:rFonts w:hint="cs"/>
          <w:sz w:val="24"/>
          <w:szCs w:val="24"/>
          <w:rtl/>
          <w:rPrChange w:id="3505" w:author="Meryl Etman" w:date="2020-03-25T10:10:00Z">
            <w:rPr>
              <w:rFonts w:hint="cs"/>
              <w:sz w:val="24"/>
              <w:szCs w:val="24"/>
              <w:rtl/>
            </w:rPr>
          </w:rPrChange>
        </w:rPr>
        <w:t xml:space="preserve">בניה בדירה ללא קלינים </w:t>
      </w:r>
    </w:p>
    <w:p w14:paraId="46B3FE97" w14:textId="77777777" w:rsidR="00EB5A81" w:rsidRPr="000748C0" w:rsidRDefault="00EB5A81" w:rsidP="00EB5A81">
      <w:pPr>
        <w:numPr>
          <w:ilvl w:val="0"/>
          <w:numId w:val="35"/>
        </w:numPr>
        <w:spacing w:line="360" w:lineRule="auto"/>
        <w:rPr>
          <w:sz w:val="24"/>
          <w:szCs w:val="24"/>
          <w:rPrChange w:id="3506" w:author="Meryl Etman" w:date="2020-03-25T10:10:00Z">
            <w:rPr>
              <w:sz w:val="24"/>
              <w:szCs w:val="24"/>
            </w:rPr>
          </w:rPrChange>
        </w:rPr>
      </w:pPr>
      <w:r w:rsidRPr="000748C0">
        <w:rPr>
          <w:rFonts w:hint="cs"/>
          <w:sz w:val="24"/>
          <w:szCs w:val="24"/>
          <w:rtl/>
          <w:rPrChange w:id="3507" w:author="Meryl Etman" w:date="2020-03-25T10:10:00Z">
            <w:rPr>
              <w:rFonts w:hint="cs"/>
              <w:sz w:val="24"/>
              <w:szCs w:val="24"/>
              <w:rtl/>
            </w:rPr>
          </w:rPrChange>
        </w:rPr>
        <w:t xml:space="preserve">טיח מושלם וחלק לרבות תקרות וקירות </w:t>
      </w:r>
    </w:p>
    <w:p w14:paraId="023ABD07" w14:textId="77777777" w:rsidR="00EB5A81" w:rsidRPr="000748C0" w:rsidRDefault="00EB5A81" w:rsidP="00EB5A81">
      <w:pPr>
        <w:numPr>
          <w:ilvl w:val="0"/>
          <w:numId w:val="35"/>
        </w:numPr>
        <w:spacing w:line="360" w:lineRule="auto"/>
        <w:rPr>
          <w:sz w:val="24"/>
          <w:szCs w:val="24"/>
          <w:rPrChange w:id="3508" w:author="Meryl Etman" w:date="2020-03-25T10:10:00Z">
            <w:rPr>
              <w:sz w:val="24"/>
              <w:szCs w:val="24"/>
            </w:rPr>
          </w:rPrChange>
        </w:rPr>
      </w:pPr>
      <w:r w:rsidRPr="000748C0">
        <w:rPr>
          <w:rFonts w:hint="cs"/>
          <w:sz w:val="24"/>
          <w:szCs w:val="24"/>
          <w:rtl/>
          <w:rPrChange w:id="3509" w:author="Meryl Etman" w:date="2020-03-25T10:10:00Z">
            <w:rPr>
              <w:rFonts w:hint="cs"/>
              <w:sz w:val="24"/>
              <w:szCs w:val="24"/>
              <w:rtl/>
            </w:rPr>
          </w:rPrChange>
        </w:rPr>
        <w:t xml:space="preserve">עבודת ריצוף בדירה לרבות פאנלים </w:t>
      </w:r>
    </w:p>
    <w:p w14:paraId="227264AD" w14:textId="77777777" w:rsidR="00EB5A81" w:rsidRPr="000748C0" w:rsidRDefault="00EB5A81" w:rsidP="00EB5A81">
      <w:pPr>
        <w:numPr>
          <w:ilvl w:val="0"/>
          <w:numId w:val="35"/>
        </w:numPr>
        <w:spacing w:line="360" w:lineRule="auto"/>
        <w:rPr>
          <w:sz w:val="24"/>
          <w:szCs w:val="24"/>
          <w:rPrChange w:id="3510" w:author="Meryl Etman" w:date="2020-03-25T10:10:00Z">
            <w:rPr>
              <w:sz w:val="24"/>
              <w:szCs w:val="24"/>
            </w:rPr>
          </w:rPrChange>
        </w:rPr>
      </w:pPr>
      <w:r w:rsidRPr="000748C0">
        <w:rPr>
          <w:rFonts w:hint="cs"/>
          <w:sz w:val="24"/>
          <w:szCs w:val="24"/>
          <w:rtl/>
          <w:rPrChange w:id="3511" w:author="Meryl Etman" w:date="2020-03-25T10:10:00Z">
            <w:rPr>
              <w:rFonts w:hint="cs"/>
              <w:sz w:val="24"/>
              <w:szCs w:val="24"/>
              <w:rtl/>
            </w:rPr>
          </w:rPrChange>
        </w:rPr>
        <w:t xml:space="preserve">עבודות ריצוף וחיפוי בחדרים רטובים </w:t>
      </w:r>
    </w:p>
    <w:p w14:paraId="198CFDFF" w14:textId="77777777" w:rsidR="00EB5A81" w:rsidRPr="000748C0" w:rsidRDefault="00EB5A81" w:rsidP="00EB5A81">
      <w:pPr>
        <w:numPr>
          <w:ilvl w:val="0"/>
          <w:numId w:val="35"/>
        </w:numPr>
        <w:spacing w:line="360" w:lineRule="auto"/>
        <w:rPr>
          <w:sz w:val="24"/>
          <w:szCs w:val="24"/>
          <w:rPrChange w:id="3512" w:author="Meryl Etman" w:date="2020-03-25T10:10:00Z">
            <w:rPr>
              <w:sz w:val="24"/>
              <w:szCs w:val="24"/>
            </w:rPr>
          </w:rPrChange>
        </w:rPr>
      </w:pPr>
      <w:r w:rsidRPr="000748C0">
        <w:rPr>
          <w:rFonts w:hint="cs"/>
          <w:sz w:val="24"/>
          <w:szCs w:val="24"/>
          <w:rtl/>
          <w:rPrChange w:id="3513" w:author="Meryl Etman" w:date="2020-03-25T10:10:00Z">
            <w:rPr>
              <w:rFonts w:hint="cs"/>
              <w:sz w:val="24"/>
              <w:szCs w:val="24"/>
              <w:rtl/>
            </w:rPr>
          </w:rPrChange>
        </w:rPr>
        <w:lastRenderedPageBreak/>
        <w:t xml:space="preserve">התקנה מושלמת של אמבטיות , מקלחות  , ( ג'קוזי ככל שיש ) </w:t>
      </w:r>
    </w:p>
    <w:p w14:paraId="50F8CC25" w14:textId="77777777" w:rsidR="00EB5A81" w:rsidRPr="000748C0" w:rsidRDefault="00EB5A81" w:rsidP="00EB5A81">
      <w:pPr>
        <w:numPr>
          <w:ilvl w:val="0"/>
          <w:numId w:val="35"/>
        </w:numPr>
        <w:spacing w:line="360" w:lineRule="auto"/>
        <w:rPr>
          <w:sz w:val="24"/>
          <w:szCs w:val="24"/>
          <w:rPrChange w:id="3514" w:author="Meryl Etman" w:date="2020-03-25T10:10:00Z">
            <w:rPr>
              <w:sz w:val="24"/>
              <w:szCs w:val="24"/>
            </w:rPr>
          </w:rPrChange>
        </w:rPr>
      </w:pPr>
      <w:r w:rsidRPr="000748C0">
        <w:rPr>
          <w:rFonts w:hint="cs"/>
          <w:sz w:val="24"/>
          <w:szCs w:val="24"/>
          <w:rtl/>
          <w:rPrChange w:id="3515" w:author="Meryl Etman" w:date="2020-03-25T10:10:00Z">
            <w:rPr>
              <w:rFonts w:hint="cs"/>
              <w:sz w:val="24"/>
              <w:szCs w:val="24"/>
              <w:rtl/>
            </w:rPr>
          </w:rPrChange>
        </w:rPr>
        <w:t>בצוע רובע ברצפה וקירות</w:t>
      </w:r>
    </w:p>
    <w:p w14:paraId="73BC7D3B" w14:textId="77777777" w:rsidR="00EB5A81" w:rsidRPr="000748C0" w:rsidRDefault="00EB5A81" w:rsidP="00EB5A81">
      <w:pPr>
        <w:numPr>
          <w:ilvl w:val="0"/>
          <w:numId w:val="35"/>
        </w:numPr>
        <w:spacing w:line="360" w:lineRule="auto"/>
        <w:rPr>
          <w:sz w:val="24"/>
          <w:szCs w:val="24"/>
          <w:rPrChange w:id="3516" w:author="Meryl Etman" w:date="2020-03-25T10:10:00Z">
            <w:rPr>
              <w:sz w:val="24"/>
              <w:szCs w:val="24"/>
            </w:rPr>
          </w:rPrChange>
        </w:rPr>
      </w:pPr>
      <w:r w:rsidRPr="000748C0">
        <w:rPr>
          <w:rFonts w:hint="cs"/>
          <w:sz w:val="24"/>
          <w:szCs w:val="24"/>
          <w:rtl/>
          <w:rPrChange w:id="3517" w:author="Meryl Etman" w:date="2020-03-25T10:10:00Z">
            <w:rPr>
              <w:rFonts w:hint="cs"/>
              <w:sz w:val="24"/>
              <w:szCs w:val="24"/>
              <w:rtl/>
            </w:rPr>
          </w:rPrChange>
        </w:rPr>
        <w:t xml:space="preserve">נקודות חשמל במקומם </w:t>
      </w:r>
    </w:p>
    <w:p w14:paraId="211D3FD0" w14:textId="77777777" w:rsidR="00EB5A81" w:rsidRPr="000748C0" w:rsidRDefault="00EB5A81" w:rsidP="00EB5A81">
      <w:pPr>
        <w:numPr>
          <w:ilvl w:val="0"/>
          <w:numId w:val="35"/>
        </w:numPr>
        <w:spacing w:line="360" w:lineRule="auto"/>
        <w:rPr>
          <w:sz w:val="24"/>
          <w:szCs w:val="24"/>
          <w:rPrChange w:id="3518" w:author="Meryl Etman" w:date="2020-03-25T10:10:00Z">
            <w:rPr>
              <w:sz w:val="24"/>
              <w:szCs w:val="24"/>
            </w:rPr>
          </w:rPrChange>
        </w:rPr>
      </w:pPr>
      <w:r w:rsidRPr="000748C0">
        <w:rPr>
          <w:rFonts w:hint="cs"/>
          <w:sz w:val="24"/>
          <w:szCs w:val="24"/>
          <w:rtl/>
          <w:rPrChange w:id="3519" w:author="Meryl Etman" w:date="2020-03-25T10:10:00Z">
            <w:rPr>
              <w:rFonts w:hint="cs"/>
              <w:sz w:val="24"/>
              <w:szCs w:val="24"/>
              <w:rtl/>
            </w:rPr>
          </w:rPrChange>
        </w:rPr>
        <w:t>מספורי ושמות מעגלים בלוח חשמל מצוינים</w:t>
      </w:r>
    </w:p>
    <w:p w14:paraId="7A25E04E" w14:textId="77777777" w:rsidR="00EB5A81" w:rsidRPr="000748C0" w:rsidRDefault="00EB5A81" w:rsidP="00EB5A81">
      <w:pPr>
        <w:numPr>
          <w:ilvl w:val="0"/>
          <w:numId w:val="35"/>
        </w:numPr>
        <w:spacing w:line="360" w:lineRule="auto"/>
        <w:rPr>
          <w:sz w:val="24"/>
          <w:szCs w:val="24"/>
          <w:rPrChange w:id="3520" w:author="Meryl Etman" w:date="2020-03-25T10:10:00Z">
            <w:rPr>
              <w:sz w:val="24"/>
              <w:szCs w:val="24"/>
            </w:rPr>
          </w:rPrChange>
        </w:rPr>
      </w:pPr>
      <w:r w:rsidRPr="000748C0">
        <w:rPr>
          <w:rFonts w:hint="cs"/>
          <w:sz w:val="24"/>
          <w:szCs w:val="24"/>
          <w:rtl/>
          <w:rPrChange w:id="3521" w:author="Meryl Etman" w:date="2020-03-25T10:10:00Z">
            <w:rPr>
              <w:rFonts w:hint="cs"/>
              <w:sz w:val="24"/>
              <w:szCs w:val="24"/>
              <w:rtl/>
            </w:rPr>
          </w:rPrChange>
        </w:rPr>
        <w:t xml:space="preserve">תריסים מתפקדים ללא תקלות ( נקיים וללא שריטות פנים חוץ לבנין ) </w:t>
      </w:r>
    </w:p>
    <w:p w14:paraId="1A1B170F" w14:textId="77777777" w:rsidR="00EB5A81" w:rsidRPr="000748C0" w:rsidRDefault="00EB5A81" w:rsidP="00EB5A81">
      <w:pPr>
        <w:numPr>
          <w:ilvl w:val="0"/>
          <w:numId w:val="35"/>
        </w:numPr>
        <w:spacing w:line="360" w:lineRule="auto"/>
        <w:rPr>
          <w:sz w:val="24"/>
          <w:szCs w:val="24"/>
          <w:rPrChange w:id="3522" w:author="Meryl Etman" w:date="2020-03-25T10:10:00Z">
            <w:rPr>
              <w:sz w:val="24"/>
              <w:szCs w:val="24"/>
            </w:rPr>
          </w:rPrChange>
        </w:rPr>
      </w:pPr>
      <w:r w:rsidRPr="000748C0">
        <w:rPr>
          <w:rFonts w:hint="cs"/>
          <w:sz w:val="24"/>
          <w:szCs w:val="24"/>
          <w:rtl/>
          <w:rPrChange w:id="3523" w:author="Meryl Etman" w:date="2020-03-25T10:10:00Z">
            <w:rPr>
              <w:rFonts w:hint="cs"/>
              <w:sz w:val="24"/>
              <w:szCs w:val="24"/>
              <w:rtl/>
            </w:rPr>
          </w:rPrChange>
        </w:rPr>
        <w:t>חלונות דלתות אלומיניו</w:t>
      </w:r>
      <w:r w:rsidRPr="000748C0">
        <w:rPr>
          <w:rFonts w:hint="eastAsia"/>
          <w:sz w:val="24"/>
          <w:szCs w:val="24"/>
          <w:rtl/>
          <w:rPrChange w:id="3524" w:author="Meryl Etman" w:date="2020-03-25T10:10:00Z">
            <w:rPr>
              <w:rFonts w:hint="eastAsia"/>
              <w:sz w:val="24"/>
              <w:szCs w:val="24"/>
              <w:rtl/>
            </w:rPr>
          </w:rPrChange>
        </w:rPr>
        <w:t>ם</w:t>
      </w:r>
      <w:r w:rsidRPr="000748C0">
        <w:rPr>
          <w:rFonts w:hint="cs"/>
          <w:sz w:val="24"/>
          <w:szCs w:val="24"/>
          <w:rtl/>
          <w:rPrChange w:id="3525" w:author="Meryl Etman" w:date="2020-03-25T10:10:00Z">
            <w:rPr>
              <w:rFonts w:hint="cs"/>
              <w:sz w:val="24"/>
              <w:szCs w:val="24"/>
              <w:rtl/>
            </w:rPr>
          </w:rPrChange>
        </w:rPr>
        <w:t xml:space="preserve">  נפתחים/נסגרים וננעלים כנדרש , זיגוג תקין</w:t>
      </w:r>
    </w:p>
    <w:p w14:paraId="1C5064B5" w14:textId="77777777" w:rsidR="00EB5A81" w:rsidRPr="000748C0" w:rsidRDefault="00EB5A81" w:rsidP="00EB5A81">
      <w:pPr>
        <w:numPr>
          <w:ilvl w:val="0"/>
          <w:numId w:val="35"/>
        </w:numPr>
        <w:spacing w:line="360" w:lineRule="auto"/>
        <w:rPr>
          <w:sz w:val="24"/>
          <w:szCs w:val="24"/>
          <w:rPrChange w:id="3526" w:author="Meryl Etman" w:date="2020-03-25T10:10:00Z">
            <w:rPr>
              <w:sz w:val="24"/>
              <w:szCs w:val="24"/>
            </w:rPr>
          </w:rPrChange>
        </w:rPr>
      </w:pPr>
      <w:r w:rsidRPr="000748C0">
        <w:rPr>
          <w:rFonts w:hint="cs"/>
          <w:sz w:val="24"/>
          <w:szCs w:val="24"/>
          <w:rtl/>
          <w:rPrChange w:id="3527" w:author="Meryl Etman" w:date="2020-03-25T10:10:00Z">
            <w:rPr>
              <w:rFonts w:hint="cs"/>
              <w:sz w:val="24"/>
              <w:szCs w:val="24"/>
              <w:rtl/>
            </w:rPr>
          </w:rPrChange>
        </w:rPr>
        <w:t xml:space="preserve">דלת כניסה מותאמת כנדרש </w:t>
      </w:r>
      <w:r w:rsidRPr="000748C0">
        <w:rPr>
          <w:sz w:val="24"/>
          <w:szCs w:val="24"/>
          <w:rtl/>
          <w:rPrChange w:id="3528" w:author="Meryl Etman" w:date="2020-03-25T10:10:00Z">
            <w:rPr>
              <w:sz w:val="24"/>
              <w:szCs w:val="24"/>
              <w:rtl/>
            </w:rPr>
          </w:rPrChange>
        </w:rPr>
        <w:t>–</w:t>
      </w:r>
      <w:r w:rsidRPr="000748C0">
        <w:rPr>
          <w:rFonts w:hint="cs"/>
          <w:sz w:val="24"/>
          <w:szCs w:val="24"/>
          <w:rtl/>
          <w:rPrChange w:id="3529" w:author="Meryl Etman" w:date="2020-03-25T10:10:00Z">
            <w:rPr>
              <w:rFonts w:hint="cs"/>
              <w:sz w:val="24"/>
              <w:szCs w:val="24"/>
              <w:rtl/>
            </w:rPr>
          </w:rPrChange>
        </w:rPr>
        <w:t xml:space="preserve"> גמר בלובי קומתי בסביבתה מושלם</w:t>
      </w:r>
    </w:p>
    <w:p w14:paraId="53342774" w14:textId="77777777" w:rsidR="00EB5A81" w:rsidRPr="000748C0" w:rsidRDefault="00EB5A81" w:rsidP="00EB5A81">
      <w:pPr>
        <w:numPr>
          <w:ilvl w:val="0"/>
          <w:numId w:val="35"/>
        </w:numPr>
        <w:spacing w:line="360" w:lineRule="auto"/>
        <w:rPr>
          <w:sz w:val="24"/>
          <w:szCs w:val="24"/>
          <w:rPrChange w:id="3530" w:author="Meryl Etman" w:date="2020-03-25T10:10:00Z">
            <w:rPr>
              <w:sz w:val="24"/>
              <w:szCs w:val="24"/>
            </w:rPr>
          </w:rPrChange>
        </w:rPr>
      </w:pPr>
      <w:r w:rsidRPr="000748C0">
        <w:rPr>
          <w:rFonts w:hint="cs"/>
          <w:sz w:val="24"/>
          <w:szCs w:val="24"/>
          <w:rtl/>
          <w:rPrChange w:id="3531" w:author="Meryl Etman" w:date="2020-03-25T10:10:00Z">
            <w:rPr>
              <w:rFonts w:hint="cs"/>
              <w:sz w:val="24"/>
              <w:szCs w:val="24"/>
              <w:rtl/>
            </w:rPr>
          </w:rPrChange>
        </w:rPr>
        <w:t>דלתות פנים כולל הלבשות תקינות</w:t>
      </w:r>
    </w:p>
    <w:p w14:paraId="12DA73B8" w14:textId="77777777" w:rsidR="00EB5A81" w:rsidRPr="000748C0" w:rsidRDefault="00EB5A81" w:rsidP="00EB5A81">
      <w:pPr>
        <w:numPr>
          <w:ilvl w:val="0"/>
          <w:numId w:val="35"/>
        </w:numPr>
        <w:spacing w:line="360" w:lineRule="auto"/>
        <w:rPr>
          <w:sz w:val="24"/>
          <w:szCs w:val="24"/>
          <w:rPrChange w:id="3532" w:author="Meryl Etman" w:date="2020-03-25T10:10:00Z">
            <w:rPr>
              <w:sz w:val="24"/>
              <w:szCs w:val="24"/>
            </w:rPr>
          </w:rPrChange>
        </w:rPr>
      </w:pPr>
      <w:r w:rsidRPr="000748C0">
        <w:rPr>
          <w:rFonts w:hint="cs"/>
          <w:sz w:val="24"/>
          <w:szCs w:val="24"/>
          <w:rtl/>
          <w:rPrChange w:id="3533" w:author="Meryl Etman" w:date="2020-03-25T10:10:00Z">
            <w:rPr>
              <w:rFonts w:hint="cs"/>
              <w:sz w:val="24"/>
              <w:szCs w:val="24"/>
              <w:rtl/>
            </w:rPr>
          </w:rPrChange>
        </w:rPr>
        <w:t>דירה נקייה לאחר שטיפה , כולל ניקוי אלומיניו</w:t>
      </w:r>
      <w:r w:rsidRPr="000748C0">
        <w:rPr>
          <w:rFonts w:hint="eastAsia"/>
          <w:sz w:val="24"/>
          <w:szCs w:val="24"/>
          <w:rtl/>
          <w:rPrChange w:id="3534" w:author="Meryl Etman" w:date="2020-03-25T10:10:00Z">
            <w:rPr>
              <w:rFonts w:hint="eastAsia"/>
              <w:sz w:val="24"/>
              <w:szCs w:val="24"/>
              <w:rtl/>
            </w:rPr>
          </w:rPrChange>
        </w:rPr>
        <w:t>ם</w:t>
      </w:r>
      <w:r w:rsidRPr="000748C0">
        <w:rPr>
          <w:rFonts w:hint="cs"/>
          <w:sz w:val="24"/>
          <w:szCs w:val="24"/>
          <w:rtl/>
          <w:rPrChange w:id="3535" w:author="Meryl Etman" w:date="2020-03-25T10:10:00Z">
            <w:rPr>
              <w:rFonts w:hint="cs"/>
              <w:sz w:val="24"/>
              <w:szCs w:val="24"/>
              <w:rtl/>
            </w:rPr>
          </w:rPrChange>
        </w:rPr>
        <w:t xml:space="preserve"> זיגו</w:t>
      </w:r>
      <w:r w:rsidRPr="000748C0">
        <w:rPr>
          <w:rFonts w:hint="eastAsia"/>
          <w:sz w:val="24"/>
          <w:szCs w:val="24"/>
          <w:rtl/>
          <w:rPrChange w:id="3536" w:author="Meryl Etman" w:date="2020-03-25T10:10:00Z">
            <w:rPr>
              <w:rFonts w:hint="eastAsia"/>
              <w:sz w:val="24"/>
              <w:szCs w:val="24"/>
              <w:rtl/>
            </w:rPr>
          </w:rPrChange>
        </w:rPr>
        <w:t>ג</w:t>
      </w:r>
      <w:r w:rsidRPr="000748C0">
        <w:rPr>
          <w:rFonts w:hint="cs"/>
          <w:sz w:val="24"/>
          <w:szCs w:val="24"/>
          <w:rtl/>
          <w:rPrChange w:id="3537" w:author="Meryl Etman" w:date="2020-03-25T10:10:00Z">
            <w:rPr>
              <w:rFonts w:hint="cs"/>
              <w:sz w:val="24"/>
              <w:szCs w:val="24"/>
              <w:rtl/>
            </w:rPr>
          </w:rPrChange>
        </w:rPr>
        <w:t xml:space="preserve"> וכו' </w:t>
      </w:r>
    </w:p>
    <w:p w14:paraId="619626DE" w14:textId="77777777" w:rsidR="00EB5A81" w:rsidRPr="000748C0" w:rsidRDefault="00EB5A81" w:rsidP="00EB5A81">
      <w:pPr>
        <w:numPr>
          <w:ilvl w:val="0"/>
          <w:numId w:val="35"/>
        </w:numPr>
        <w:spacing w:line="360" w:lineRule="auto"/>
        <w:rPr>
          <w:sz w:val="24"/>
          <w:szCs w:val="24"/>
          <w:rPrChange w:id="3538" w:author="Meryl Etman" w:date="2020-03-25T10:10:00Z">
            <w:rPr>
              <w:sz w:val="24"/>
              <w:szCs w:val="24"/>
            </w:rPr>
          </w:rPrChange>
        </w:rPr>
      </w:pPr>
      <w:r w:rsidRPr="000748C0">
        <w:rPr>
          <w:rFonts w:hint="cs"/>
          <w:sz w:val="24"/>
          <w:szCs w:val="24"/>
          <w:rtl/>
          <w:rPrChange w:id="3539" w:author="Meryl Etman" w:date="2020-03-25T10:10:00Z">
            <w:rPr>
              <w:rFonts w:hint="cs"/>
              <w:sz w:val="24"/>
              <w:szCs w:val="24"/>
              <w:rtl/>
            </w:rPr>
          </w:rPrChange>
        </w:rPr>
        <w:t>גינה נקייה , מלאי אדמה ללא שיירי בניה/קוצים ( לדירות צמודי קרקע בלבד )</w:t>
      </w:r>
    </w:p>
    <w:p w14:paraId="585E085C" w14:textId="77777777" w:rsidR="00EB5A81" w:rsidRPr="000748C0" w:rsidRDefault="00EB5A81" w:rsidP="00EB5A81">
      <w:pPr>
        <w:numPr>
          <w:ilvl w:val="0"/>
          <w:numId w:val="35"/>
        </w:numPr>
        <w:spacing w:line="360" w:lineRule="auto"/>
        <w:rPr>
          <w:sz w:val="24"/>
          <w:szCs w:val="24"/>
          <w:rPrChange w:id="3540" w:author="Meryl Etman" w:date="2020-03-25T10:10:00Z">
            <w:rPr>
              <w:sz w:val="24"/>
              <w:szCs w:val="24"/>
            </w:rPr>
          </w:rPrChange>
        </w:rPr>
      </w:pPr>
      <w:r w:rsidRPr="000748C0">
        <w:rPr>
          <w:rFonts w:hint="cs"/>
          <w:sz w:val="24"/>
          <w:szCs w:val="24"/>
          <w:rtl/>
          <w:rPrChange w:id="3541" w:author="Meryl Etman" w:date="2020-03-25T10:10:00Z">
            <w:rPr>
              <w:rFonts w:hint="cs"/>
              <w:sz w:val="24"/>
              <w:szCs w:val="24"/>
              <w:rtl/>
            </w:rPr>
          </w:rPrChange>
        </w:rPr>
        <w:t xml:space="preserve">מטבח נגרות תקין , מדויק וללא שריטות </w:t>
      </w:r>
    </w:p>
    <w:p w14:paraId="2A7398F9" w14:textId="77777777" w:rsidR="00EB5A81" w:rsidRPr="000748C0" w:rsidRDefault="00EB5A81" w:rsidP="00EB5A81">
      <w:pPr>
        <w:numPr>
          <w:ilvl w:val="0"/>
          <w:numId w:val="35"/>
        </w:numPr>
        <w:spacing w:line="360" w:lineRule="auto"/>
        <w:rPr>
          <w:sz w:val="24"/>
          <w:szCs w:val="24"/>
          <w:rPrChange w:id="3542" w:author="Meryl Etman" w:date="2020-03-25T10:10:00Z">
            <w:rPr>
              <w:sz w:val="24"/>
              <w:szCs w:val="24"/>
            </w:rPr>
          </w:rPrChange>
        </w:rPr>
      </w:pPr>
      <w:r w:rsidRPr="000748C0">
        <w:rPr>
          <w:rFonts w:hint="cs"/>
          <w:sz w:val="24"/>
          <w:szCs w:val="24"/>
          <w:rtl/>
          <w:rPrChange w:id="3543" w:author="Meryl Etman" w:date="2020-03-25T10:10:00Z">
            <w:rPr>
              <w:rFonts w:hint="cs"/>
              <w:sz w:val="24"/>
              <w:szCs w:val="24"/>
              <w:rtl/>
            </w:rPr>
          </w:rPrChange>
        </w:rPr>
        <w:t>שיש ע"ג ארונות מטבח הותקן כנדרש לרבות עב' גמר .</w:t>
      </w:r>
    </w:p>
    <w:p w14:paraId="2FC06359" w14:textId="77777777" w:rsidR="00EB5A81" w:rsidRPr="000748C0" w:rsidRDefault="00EB5A81" w:rsidP="00EB5A81">
      <w:pPr>
        <w:numPr>
          <w:ilvl w:val="0"/>
          <w:numId w:val="35"/>
        </w:numPr>
        <w:spacing w:line="360" w:lineRule="auto"/>
        <w:rPr>
          <w:sz w:val="24"/>
          <w:szCs w:val="24"/>
          <w:rPrChange w:id="3544" w:author="Meryl Etman" w:date="2020-03-25T10:10:00Z">
            <w:rPr>
              <w:sz w:val="24"/>
              <w:szCs w:val="24"/>
            </w:rPr>
          </w:rPrChange>
        </w:rPr>
      </w:pPr>
      <w:r w:rsidRPr="000748C0">
        <w:rPr>
          <w:rFonts w:hint="cs"/>
          <w:sz w:val="24"/>
          <w:szCs w:val="24"/>
          <w:rtl/>
          <w:rPrChange w:id="3545" w:author="Meryl Etman" w:date="2020-03-25T10:10:00Z">
            <w:rPr>
              <w:rFonts w:hint="cs"/>
              <w:sz w:val="24"/>
              <w:szCs w:val="24"/>
              <w:rtl/>
            </w:rPr>
          </w:rPrChange>
        </w:rPr>
        <w:t xml:space="preserve">סיוד מושלם בדירה לרבות קירות , תקרות ובחדרים רטובים ( אקרינול ) </w:t>
      </w:r>
    </w:p>
    <w:p w14:paraId="02B00D7A" w14:textId="77777777" w:rsidR="00EB5A81" w:rsidRPr="000748C0" w:rsidRDefault="00EB5A81" w:rsidP="00EB5A81">
      <w:pPr>
        <w:numPr>
          <w:ilvl w:val="0"/>
          <w:numId w:val="35"/>
        </w:numPr>
        <w:spacing w:line="360" w:lineRule="auto"/>
        <w:rPr>
          <w:sz w:val="24"/>
          <w:szCs w:val="24"/>
          <w:rPrChange w:id="3546" w:author="Meryl Etman" w:date="2020-03-25T10:10:00Z">
            <w:rPr>
              <w:sz w:val="24"/>
              <w:szCs w:val="24"/>
            </w:rPr>
          </w:rPrChange>
        </w:rPr>
      </w:pPr>
      <w:r w:rsidRPr="000748C0">
        <w:rPr>
          <w:rFonts w:hint="cs"/>
          <w:sz w:val="24"/>
          <w:szCs w:val="24"/>
          <w:rtl/>
          <w:rPrChange w:id="3547" w:author="Meryl Etman" w:date="2020-03-25T10:10:00Z">
            <w:rPr>
              <w:rFonts w:hint="cs"/>
              <w:sz w:val="24"/>
              <w:szCs w:val="24"/>
              <w:rtl/>
            </w:rPr>
          </w:rPrChange>
        </w:rPr>
        <w:t>מלאי מספיק של אריחים מכל הסוגים למסירה לרוכשים .</w:t>
      </w:r>
    </w:p>
    <w:p w14:paraId="3701A104" w14:textId="77777777" w:rsidR="00EB5A81" w:rsidRPr="000748C0" w:rsidRDefault="00EB5A81" w:rsidP="00EB5A81">
      <w:pPr>
        <w:numPr>
          <w:ilvl w:val="0"/>
          <w:numId w:val="35"/>
        </w:numPr>
        <w:spacing w:line="360" w:lineRule="auto"/>
        <w:rPr>
          <w:sz w:val="24"/>
          <w:szCs w:val="24"/>
          <w:rPrChange w:id="3548" w:author="Meryl Etman" w:date="2020-03-25T10:10:00Z">
            <w:rPr>
              <w:sz w:val="24"/>
              <w:szCs w:val="24"/>
            </w:rPr>
          </w:rPrChange>
        </w:rPr>
      </w:pPr>
      <w:r w:rsidRPr="000748C0">
        <w:rPr>
          <w:rFonts w:hint="cs"/>
          <w:sz w:val="24"/>
          <w:szCs w:val="24"/>
          <w:rtl/>
          <w:rPrChange w:id="3549" w:author="Meryl Etman" w:date="2020-03-25T10:10:00Z">
            <w:rPr>
              <w:rFonts w:hint="cs"/>
              <w:sz w:val="24"/>
              <w:szCs w:val="24"/>
              <w:rtl/>
            </w:rPr>
          </w:rPrChange>
        </w:rPr>
        <w:t>אדני שיש שלמים , בעלי שיפוע מתאים , אטומים , אף מים לאורכם ונקיים</w:t>
      </w:r>
    </w:p>
    <w:p w14:paraId="548AE9ED" w14:textId="77777777" w:rsidR="00EB5A81" w:rsidRPr="000748C0" w:rsidRDefault="00EB5A81" w:rsidP="00EB5A81">
      <w:pPr>
        <w:numPr>
          <w:ilvl w:val="0"/>
          <w:numId w:val="35"/>
        </w:numPr>
        <w:spacing w:line="360" w:lineRule="auto"/>
        <w:rPr>
          <w:sz w:val="24"/>
          <w:szCs w:val="24"/>
          <w:rPrChange w:id="3550" w:author="Meryl Etman" w:date="2020-03-25T10:10:00Z">
            <w:rPr>
              <w:sz w:val="24"/>
              <w:szCs w:val="24"/>
            </w:rPr>
          </w:rPrChange>
        </w:rPr>
      </w:pPr>
      <w:r w:rsidRPr="000748C0">
        <w:rPr>
          <w:rFonts w:hint="cs"/>
          <w:sz w:val="24"/>
          <w:szCs w:val="24"/>
          <w:rtl/>
          <w:rPrChange w:id="3551" w:author="Meryl Etman" w:date="2020-03-25T10:10:00Z">
            <w:rPr>
              <w:rFonts w:hint="cs"/>
              <w:sz w:val="24"/>
              <w:szCs w:val="24"/>
              <w:rtl/>
            </w:rPr>
          </w:rPrChange>
        </w:rPr>
        <w:t xml:space="preserve">גמר התקנת אביזרי גמר </w:t>
      </w:r>
      <w:r w:rsidRPr="000748C0">
        <w:rPr>
          <w:sz w:val="24"/>
          <w:szCs w:val="24"/>
          <w:rtl/>
          <w:rPrChange w:id="3552" w:author="Meryl Etman" w:date="2020-03-25T10:10:00Z">
            <w:rPr>
              <w:sz w:val="24"/>
              <w:szCs w:val="24"/>
              <w:rtl/>
            </w:rPr>
          </w:rPrChange>
        </w:rPr>
        <w:t>–</w:t>
      </w:r>
      <w:r w:rsidRPr="000748C0">
        <w:rPr>
          <w:rFonts w:hint="cs"/>
          <w:sz w:val="24"/>
          <w:szCs w:val="24"/>
          <w:rtl/>
          <w:rPrChange w:id="3553" w:author="Meryl Etman" w:date="2020-03-25T10:10:00Z">
            <w:rPr>
              <w:rFonts w:hint="cs"/>
              <w:sz w:val="24"/>
              <w:szCs w:val="24"/>
              <w:rtl/>
            </w:rPr>
          </w:rPrChange>
        </w:rPr>
        <w:t xml:space="preserve"> ברזים , מכסי אסלות , מכסים לקופסאות ביקורת</w:t>
      </w:r>
    </w:p>
    <w:p w14:paraId="703D00E9" w14:textId="77777777" w:rsidR="00EB5A81" w:rsidRPr="000748C0" w:rsidRDefault="00EB5A81" w:rsidP="00EB5A81">
      <w:pPr>
        <w:numPr>
          <w:ilvl w:val="0"/>
          <w:numId w:val="35"/>
        </w:numPr>
        <w:spacing w:line="360" w:lineRule="auto"/>
        <w:rPr>
          <w:sz w:val="24"/>
          <w:szCs w:val="24"/>
          <w:rPrChange w:id="3554" w:author="Meryl Etman" w:date="2020-03-25T10:10:00Z">
            <w:rPr>
              <w:sz w:val="24"/>
              <w:szCs w:val="24"/>
            </w:rPr>
          </w:rPrChange>
        </w:rPr>
      </w:pPr>
      <w:r w:rsidRPr="000748C0">
        <w:rPr>
          <w:rFonts w:hint="cs"/>
          <w:sz w:val="24"/>
          <w:szCs w:val="24"/>
          <w:rtl/>
          <w:rPrChange w:id="3555" w:author="Meryl Etman" w:date="2020-03-25T10:10:00Z">
            <w:rPr>
              <w:rFonts w:hint="cs"/>
              <w:sz w:val="24"/>
              <w:szCs w:val="24"/>
              <w:rtl/>
            </w:rPr>
          </w:rPrChange>
        </w:rPr>
        <w:t>מכסים לג"ת בחדרים רטובים , מרפסות פתוחות , גינה מוצמדת וכו'</w:t>
      </w:r>
    </w:p>
    <w:p w14:paraId="6F58E659" w14:textId="77777777" w:rsidR="00EB5A81" w:rsidRPr="000748C0" w:rsidRDefault="00EB5A81" w:rsidP="00EB5A81">
      <w:pPr>
        <w:numPr>
          <w:ilvl w:val="0"/>
          <w:numId w:val="35"/>
        </w:numPr>
        <w:spacing w:line="360" w:lineRule="auto"/>
        <w:rPr>
          <w:sz w:val="24"/>
          <w:szCs w:val="24"/>
          <w:rPrChange w:id="3556" w:author="Meryl Etman" w:date="2020-03-25T10:10:00Z">
            <w:rPr>
              <w:sz w:val="24"/>
              <w:szCs w:val="24"/>
            </w:rPr>
          </w:rPrChange>
        </w:rPr>
      </w:pPr>
      <w:r w:rsidRPr="000748C0">
        <w:rPr>
          <w:rFonts w:hint="cs"/>
          <w:sz w:val="24"/>
          <w:szCs w:val="24"/>
          <w:rtl/>
          <w:rPrChange w:id="3557" w:author="Meryl Etman" w:date="2020-03-25T10:10:00Z">
            <w:rPr>
              <w:rFonts w:hint="cs"/>
              <w:sz w:val="24"/>
              <w:szCs w:val="24"/>
              <w:rtl/>
            </w:rPr>
          </w:rPrChange>
        </w:rPr>
        <w:t>מעקות תקינים ומושלמים במרפסות</w:t>
      </w:r>
    </w:p>
    <w:p w14:paraId="4089E057" w14:textId="77777777" w:rsidR="00EB5A81" w:rsidRPr="000748C0" w:rsidRDefault="00EB5A81" w:rsidP="00EB5A81">
      <w:pPr>
        <w:numPr>
          <w:ilvl w:val="0"/>
          <w:numId w:val="35"/>
        </w:numPr>
        <w:spacing w:line="360" w:lineRule="auto"/>
        <w:rPr>
          <w:sz w:val="24"/>
          <w:szCs w:val="24"/>
          <w:rPrChange w:id="3558" w:author="Meryl Etman" w:date="2020-03-25T10:10:00Z">
            <w:rPr>
              <w:sz w:val="24"/>
              <w:szCs w:val="24"/>
            </w:rPr>
          </w:rPrChange>
        </w:rPr>
      </w:pPr>
      <w:r w:rsidRPr="000748C0">
        <w:rPr>
          <w:rFonts w:hint="cs"/>
          <w:sz w:val="24"/>
          <w:szCs w:val="24"/>
          <w:rtl/>
          <w:rPrChange w:id="3559" w:author="Meryl Etman" w:date="2020-03-25T10:10:00Z">
            <w:rPr>
              <w:rFonts w:hint="cs"/>
              <w:sz w:val="24"/>
              <w:szCs w:val="24"/>
              <w:rtl/>
            </w:rPr>
          </w:rPrChange>
        </w:rPr>
        <w:t xml:space="preserve">שיפועים תקינים וגמר בפודסט כביסה ( ככל וקיים ) </w:t>
      </w:r>
    </w:p>
    <w:p w14:paraId="047034C3" w14:textId="77777777" w:rsidR="00EB5A81" w:rsidRPr="000748C0" w:rsidRDefault="00EB5A81" w:rsidP="00EB5A81">
      <w:pPr>
        <w:numPr>
          <w:ilvl w:val="0"/>
          <w:numId w:val="35"/>
        </w:numPr>
        <w:spacing w:line="360" w:lineRule="auto"/>
        <w:rPr>
          <w:sz w:val="24"/>
          <w:szCs w:val="24"/>
          <w:rPrChange w:id="3560" w:author="Meryl Etman" w:date="2020-03-25T10:10:00Z">
            <w:rPr>
              <w:sz w:val="24"/>
              <w:szCs w:val="24"/>
            </w:rPr>
          </w:rPrChange>
        </w:rPr>
      </w:pPr>
      <w:r w:rsidRPr="000748C0">
        <w:rPr>
          <w:rFonts w:hint="cs"/>
          <w:sz w:val="24"/>
          <w:szCs w:val="24"/>
          <w:rtl/>
          <w:rPrChange w:id="3561" w:author="Meryl Etman" w:date="2020-03-25T10:10:00Z">
            <w:rPr>
              <w:rFonts w:hint="cs"/>
              <w:sz w:val="24"/>
              <w:szCs w:val="24"/>
              <w:rtl/>
            </w:rPr>
          </w:rPrChange>
        </w:rPr>
        <w:t xml:space="preserve">אביזרי חשמל מותקנים כנדרש במקומם ותקינים לרבות שקעים , מתגים וכיו"ב </w:t>
      </w:r>
    </w:p>
    <w:p w14:paraId="5FA4D76F" w14:textId="77777777" w:rsidR="00EB5A81" w:rsidRPr="000748C0" w:rsidRDefault="00EB5A81" w:rsidP="00EB5A81">
      <w:pPr>
        <w:numPr>
          <w:ilvl w:val="0"/>
          <w:numId w:val="35"/>
        </w:numPr>
        <w:spacing w:line="360" w:lineRule="auto"/>
        <w:rPr>
          <w:sz w:val="24"/>
          <w:szCs w:val="24"/>
          <w:rPrChange w:id="3562" w:author="Meryl Etman" w:date="2020-03-25T10:10:00Z">
            <w:rPr>
              <w:sz w:val="24"/>
              <w:szCs w:val="24"/>
            </w:rPr>
          </w:rPrChange>
        </w:rPr>
      </w:pPr>
      <w:r w:rsidRPr="000748C0">
        <w:rPr>
          <w:rFonts w:hint="cs"/>
          <w:sz w:val="24"/>
          <w:szCs w:val="24"/>
          <w:rtl/>
          <w:rPrChange w:id="3563" w:author="Meryl Etman" w:date="2020-03-25T10:10:00Z">
            <w:rPr>
              <w:rFonts w:hint="cs"/>
              <w:sz w:val="24"/>
              <w:szCs w:val="24"/>
              <w:rtl/>
            </w:rPr>
          </w:rPrChange>
        </w:rPr>
        <w:t xml:space="preserve">תוספות נגרות מושלמות ( ארונות אמבטיה וכיו"ב ) </w:t>
      </w:r>
    </w:p>
    <w:p w14:paraId="51E998D0" w14:textId="77777777" w:rsidR="00EB5A81" w:rsidRPr="000748C0" w:rsidRDefault="00EB5A81" w:rsidP="00EB5A81">
      <w:pPr>
        <w:numPr>
          <w:ilvl w:val="0"/>
          <w:numId w:val="35"/>
        </w:numPr>
        <w:spacing w:line="360" w:lineRule="auto"/>
        <w:rPr>
          <w:sz w:val="24"/>
          <w:szCs w:val="24"/>
          <w:rPrChange w:id="3564" w:author="Meryl Etman" w:date="2020-03-25T10:10:00Z">
            <w:rPr>
              <w:sz w:val="24"/>
              <w:szCs w:val="24"/>
            </w:rPr>
          </w:rPrChange>
        </w:rPr>
      </w:pPr>
      <w:r w:rsidRPr="000748C0">
        <w:rPr>
          <w:rFonts w:hint="cs"/>
          <w:sz w:val="24"/>
          <w:szCs w:val="24"/>
          <w:rtl/>
          <w:rPrChange w:id="3565" w:author="Meryl Etman" w:date="2020-03-25T10:10:00Z">
            <w:rPr>
              <w:rFonts w:hint="cs"/>
              <w:sz w:val="24"/>
              <w:szCs w:val="24"/>
              <w:rtl/>
            </w:rPr>
          </w:rPrChange>
        </w:rPr>
        <w:t>מערכת מיזוג אוויר מושלמת ותקינה לרבות הנמכות גבס , תאורה וכו' .</w:t>
      </w:r>
    </w:p>
    <w:p w14:paraId="09983517" w14:textId="77777777" w:rsidR="00EB5A81" w:rsidRPr="000748C0" w:rsidRDefault="00EB5A81" w:rsidP="00EB5A81">
      <w:pPr>
        <w:spacing w:line="360" w:lineRule="auto"/>
        <w:rPr>
          <w:sz w:val="24"/>
          <w:szCs w:val="24"/>
          <w:rtl/>
          <w:rPrChange w:id="3566" w:author="Meryl Etman" w:date="2020-03-25T10:10:00Z">
            <w:rPr>
              <w:sz w:val="24"/>
              <w:szCs w:val="24"/>
              <w:rtl/>
            </w:rPr>
          </w:rPrChange>
        </w:rPr>
      </w:pPr>
    </w:p>
    <w:p w14:paraId="2F395872" w14:textId="77777777" w:rsidR="00EB5A81" w:rsidRPr="000748C0" w:rsidRDefault="00EB5A81" w:rsidP="00EB5A81">
      <w:pPr>
        <w:spacing w:line="360" w:lineRule="auto"/>
        <w:rPr>
          <w:sz w:val="24"/>
          <w:szCs w:val="24"/>
          <w:rtl/>
          <w:rPrChange w:id="3567" w:author="Meryl Etman" w:date="2020-03-25T10:10:00Z">
            <w:rPr>
              <w:sz w:val="24"/>
              <w:szCs w:val="24"/>
              <w:rtl/>
            </w:rPr>
          </w:rPrChange>
        </w:rPr>
      </w:pPr>
    </w:p>
    <w:p w14:paraId="4602E3E2" w14:textId="77777777" w:rsidR="00EB5A81" w:rsidRPr="000748C0" w:rsidRDefault="00EB5A81" w:rsidP="00EB5A81">
      <w:pPr>
        <w:spacing w:line="360" w:lineRule="auto"/>
        <w:rPr>
          <w:sz w:val="24"/>
          <w:szCs w:val="24"/>
          <w:rtl/>
          <w:rPrChange w:id="3568" w:author="Meryl Etman" w:date="2020-03-25T10:10:00Z">
            <w:rPr>
              <w:sz w:val="24"/>
              <w:szCs w:val="24"/>
              <w:rtl/>
            </w:rPr>
          </w:rPrChange>
        </w:rPr>
      </w:pPr>
    </w:p>
    <w:p w14:paraId="77ED201A" w14:textId="77777777" w:rsidR="00EB5A81" w:rsidRPr="000748C0" w:rsidRDefault="00EB5A81" w:rsidP="00EB5A81">
      <w:pPr>
        <w:numPr>
          <w:ilvl w:val="0"/>
          <w:numId w:val="36"/>
        </w:numPr>
        <w:spacing w:line="360" w:lineRule="auto"/>
        <w:rPr>
          <w:b/>
          <w:bCs/>
          <w:sz w:val="24"/>
          <w:szCs w:val="24"/>
          <w:rPrChange w:id="3569" w:author="Meryl Etman" w:date="2020-03-25T10:10:00Z">
            <w:rPr>
              <w:b/>
              <w:bCs/>
              <w:sz w:val="24"/>
              <w:szCs w:val="24"/>
            </w:rPr>
          </w:rPrChange>
        </w:rPr>
      </w:pPr>
      <w:r w:rsidRPr="000748C0">
        <w:rPr>
          <w:rFonts w:hint="cs"/>
          <w:b/>
          <w:bCs/>
          <w:sz w:val="24"/>
          <w:szCs w:val="24"/>
          <w:rtl/>
          <w:rPrChange w:id="3570" w:author="Meryl Etman" w:date="2020-03-25T10:10:00Z">
            <w:rPr>
              <w:rFonts w:hint="cs"/>
              <w:b/>
              <w:bCs/>
              <w:sz w:val="24"/>
              <w:szCs w:val="24"/>
              <w:rtl/>
            </w:rPr>
          </w:rPrChange>
        </w:rPr>
        <w:t xml:space="preserve">הערות ניתנו כמפורט בפרוטוקולים המצורפים. </w:t>
      </w:r>
    </w:p>
    <w:p w14:paraId="5EF57ED4" w14:textId="77777777" w:rsidR="00EB5A81" w:rsidRPr="000748C0" w:rsidRDefault="00EB5A81" w:rsidP="00311DA0">
      <w:pPr>
        <w:numPr>
          <w:ilvl w:val="0"/>
          <w:numId w:val="36"/>
        </w:numPr>
        <w:spacing w:line="360" w:lineRule="auto"/>
        <w:rPr>
          <w:b/>
          <w:bCs/>
          <w:sz w:val="24"/>
          <w:szCs w:val="24"/>
          <w:rPrChange w:id="3571" w:author="Meryl Etman" w:date="2020-03-25T10:10:00Z">
            <w:rPr>
              <w:b/>
              <w:bCs/>
              <w:sz w:val="24"/>
              <w:szCs w:val="24"/>
            </w:rPr>
          </w:rPrChange>
        </w:rPr>
      </w:pPr>
      <w:r w:rsidRPr="000748C0">
        <w:rPr>
          <w:rFonts w:hint="cs"/>
          <w:b/>
          <w:bCs/>
          <w:sz w:val="24"/>
          <w:szCs w:val="24"/>
          <w:rtl/>
          <w:rPrChange w:id="3572" w:author="Meryl Etman" w:date="2020-03-25T10:10:00Z">
            <w:rPr>
              <w:rFonts w:hint="cs"/>
              <w:b/>
              <w:bCs/>
              <w:sz w:val="24"/>
              <w:szCs w:val="24"/>
              <w:rtl/>
            </w:rPr>
          </w:rPrChange>
        </w:rPr>
        <w:lastRenderedPageBreak/>
        <w:t xml:space="preserve">בדיקה מדגמית לניקוי הערות הפרוטוקולים והרשימה המפורטת לעיל בוצעה בדירות מס' </w:t>
      </w:r>
      <w:r w:rsidRPr="000748C0">
        <w:rPr>
          <w:rFonts w:hint="cs"/>
          <w:b/>
          <w:bCs/>
          <w:sz w:val="24"/>
          <w:szCs w:val="24"/>
          <w:u w:val="single"/>
          <w:rtl/>
          <w:rPrChange w:id="3573" w:author="Meryl Etman" w:date="2020-03-25T10:10:00Z">
            <w:rPr>
              <w:rFonts w:hint="cs"/>
              <w:b/>
              <w:bCs/>
              <w:sz w:val="24"/>
              <w:szCs w:val="24"/>
              <w:u w:val="single"/>
              <w:rtl/>
            </w:rPr>
          </w:rPrChange>
        </w:rPr>
        <w:t xml:space="preserve">:                                                                                                                  </w:t>
      </w:r>
      <w:r w:rsidR="00311DA0" w:rsidRPr="000748C0">
        <w:rPr>
          <w:rFonts w:hint="cs"/>
          <w:b/>
          <w:bCs/>
          <w:sz w:val="24"/>
          <w:szCs w:val="24"/>
          <w:u w:val="single"/>
          <w:rtl/>
          <w:rPrChange w:id="3574" w:author="Meryl Etman" w:date="2020-03-25T10:10:00Z">
            <w:rPr>
              <w:rFonts w:hint="cs"/>
              <w:b/>
              <w:bCs/>
              <w:sz w:val="24"/>
              <w:szCs w:val="24"/>
              <w:u w:val="single"/>
              <w:rtl/>
            </w:rPr>
          </w:rPrChange>
        </w:rPr>
        <w:t xml:space="preserve">                .</w:t>
      </w:r>
    </w:p>
    <w:p w14:paraId="0B0F6EC0" w14:textId="77777777" w:rsidR="00EB5A81" w:rsidRPr="000748C0" w:rsidRDefault="00EB5A81" w:rsidP="00311DA0">
      <w:pPr>
        <w:spacing w:line="360" w:lineRule="auto"/>
        <w:ind w:left="360"/>
        <w:rPr>
          <w:b/>
          <w:bCs/>
          <w:sz w:val="24"/>
          <w:szCs w:val="24"/>
          <w:u w:val="single"/>
          <w:rtl/>
          <w:rPrChange w:id="3575" w:author="Meryl Etman" w:date="2020-03-25T10:10:00Z">
            <w:rPr>
              <w:b/>
              <w:bCs/>
              <w:sz w:val="24"/>
              <w:szCs w:val="24"/>
              <w:u w:val="single"/>
              <w:rtl/>
            </w:rPr>
          </w:rPrChange>
        </w:rPr>
      </w:pPr>
      <w:r w:rsidRPr="000748C0">
        <w:rPr>
          <w:rFonts w:hint="cs"/>
          <w:b/>
          <w:bCs/>
          <w:sz w:val="24"/>
          <w:szCs w:val="24"/>
          <w:rtl/>
          <w:rPrChange w:id="3576" w:author="Meryl Etman" w:date="2020-03-25T10:10:00Z">
            <w:rPr>
              <w:rFonts w:hint="cs"/>
              <w:b/>
              <w:bCs/>
              <w:sz w:val="24"/>
              <w:szCs w:val="24"/>
              <w:rtl/>
            </w:rPr>
          </w:rPrChange>
        </w:rPr>
        <w:t xml:space="preserve">       </w:t>
      </w:r>
      <w:r w:rsidRPr="000748C0">
        <w:rPr>
          <w:rFonts w:hint="cs"/>
          <w:b/>
          <w:bCs/>
          <w:sz w:val="24"/>
          <w:szCs w:val="24"/>
          <w:u w:val="single"/>
          <w:rtl/>
          <w:rPrChange w:id="3577" w:author="Meryl Etman" w:date="2020-03-25T10:10:00Z">
            <w:rPr>
              <w:rFonts w:hint="cs"/>
              <w:b/>
              <w:bCs/>
              <w:sz w:val="24"/>
              <w:szCs w:val="24"/>
              <w:u w:val="single"/>
              <w:rtl/>
            </w:rPr>
          </w:rPrChange>
        </w:rPr>
        <w:t xml:space="preserve">                                                                                                                                          -</w:t>
      </w:r>
    </w:p>
    <w:p w14:paraId="6A186628" w14:textId="77777777" w:rsidR="00EB5A81" w:rsidRPr="000748C0" w:rsidRDefault="00EB5A81" w:rsidP="00311DA0">
      <w:pPr>
        <w:spacing w:line="360" w:lineRule="auto"/>
        <w:ind w:left="662"/>
        <w:rPr>
          <w:b/>
          <w:bCs/>
          <w:sz w:val="24"/>
          <w:szCs w:val="24"/>
          <w:rPrChange w:id="3578" w:author="Meryl Etman" w:date="2020-03-25T10:10:00Z">
            <w:rPr>
              <w:b/>
              <w:bCs/>
              <w:sz w:val="24"/>
              <w:szCs w:val="24"/>
            </w:rPr>
          </w:rPrChange>
        </w:rPr>
      </w:pPr>
      <w:r w:rsidRPr="000748C0">
        <w:rPr>
          <w:rFonts w:hint="cs"/>
          <w:b/>
          <w:bCs/>
          <w:sz w:val="24"/>
          <w:szCs w:val="24"/>
          <w:rtl/>
          <w:rPrChange w:id="3579" w:author="Meryl Etman" w:date="2020-03-25T10:10:00Z">
            <w:rPr>
              <w:rFonts w:hint="cs"/>
              <w:b/>
              <w:bCs/>
              <w:sz w:val="24"/>
              <w:szCs w:val="24"/>
              <w:rtl/>
            </w:rPr>
          </w:rPrChange>
        </w:rPr>
        <w:t>הבדיקה המדגמית נמצאה תקינה למעט תריסים חשמליים, מיזוג אוויר וכל הדורש חשמל קבוע.</w:t>
      </w:r>
    </w:p>
    <w:p w14:paraId="45140564" w14:textId="77777777" w:rsidR="00EB5A81" w:rsidRPr="000748C0" w:rsidRDefault="00EB5A81" w:rsidP="00EB5A81">
      <w:pPr>
        <w:spacing w:line="360" w:lineRule="auto"/>
        <w:rPr>
          <w:b/>
          <w:bCs/>
          <w:sz w:val="24"/>
          <w:szCs w:val="24"/>
          <w:rtl/>
          <w:rPrChange w:id="3580" w:author="Meryl Etman" w:date="2020-03-25T10:10:00Z">
            <w:rPr>
              <w:b/>
              <w:bCs/>
              <w:sz w:val="24"/>
              <w:szCs w:val="24"/>
              <w:rtl/>
            </w:rPr>
          </w:rPrChange>
        </w:rPr>
      </w:pPr>
    </w:p>
    <w:p w14:paraId="2C1FA6A5" w14:textId="77777777" w:rsidR="00EB5A81" w:rsidRPr="000748C0" w:rsidRDefault="00EB5A81" w:rsidP="00EB5A81">
      <w:pPr>
        <w:spacing w:line="360" w:lineRule="auto"/>
        <w:rPr>
          <w:b/>
          <w:bCs/>
          <w:sz w:val="24"/>
          <w:szCs w:val="24"/>
          <w:rtl/>
          <w:rPrChange w:id="3581" w:author="Meryl Etman" w:date="2020-03-25T10:10:00Z">
            <w:rPr>
              <w:b/>
              <w:bCs/>
              <w:sz w:val="24"/>
              <w:szCs w:val="24"/>
              <w:rtl/>
            </w:rPr>
          </w:rPrChange>
        </w:rPr>
      </w:pPr>
    </w:p>
    <w:p w14:paraId="5548CF32" w14:textId="77777777" w:rsidR="00EB5A81" w:rsidRPr="000748C0" w:rsidRDefault="00EB5A81" w:rsidP="00EB5A81">
      <w:pPr>
        <w:spacing w:line="360" w:lineRule="auto"/>
        <w:rPr>
          <w:b/>
          <w:bCs/>
          <w:sz w:val="24"/>
          <w:szCs w:val="24"/>
          <w:rPrChange w:id="3582" w:author="Meryl Etman" w:date="2020-03-25T10:10:00Z">
            <w:rPr>
              <w:b/>
              <w:bCs/>
              <w:sz w:val="24"/>
              <w:szCs w:val="24"/>
            </w:rPr>
          </w:rPrChange>
        </w:rPr>
      </w:pPr>
    </w:p>
    <w:p w14:paraId="6541A766" w14:textId="77777777" w:rsidR="00EB5A81" w:rsidRPr="000748C0" w:rsidRDefault="00EB5A81" w:rsidP="00EB5A81">
      <w:pPr>
        <w:spacing w:line="360" w:lineRule="auto"/>
        <w:rPr>
          <w:b/>
          <w:bCs/>
          <w:sz w:val="24"/>
          <w:szCs w:val="24"/>
          <w:rtl/>
          <w:rPrChange w:id="3583" w:author="Meryl Etman" w:date="2020-03-25T10:10:00Z">
            <w:rPr>
              <w:b/>
              <w:bCs/>
              <w:sz w:val="24"/>
              <w:szCs w:val="24"/>
              <w:rtl/>
            </w:rPr>
          </w:rPrChange>
        </w:rPr>
      </w:pPr>
      <w:r w:rsidRPr="000748C0">
        <w:rPr>
          <w:rFonts w:hint="cs"/>
          <w:b/>
          <w:bCs/>
          <w:sz w:val="24"/>
          <w:szCs w:val="24"/>
          <w:rtl/>
          <w:rPrChange w:id="3584" w:author="Meryl Etman" w:date="2020-03-25T10:10:00Z">
            <w:rPr>
              <w:rFonts w:hint="cs"/>
              <w:b/>
              <w:bCs/>
              <w:sz w:val="24"/>
              <w:szCs w:val="24"/>
              <w:rtl/>
            </w:rPr>
          </w:rPrChange>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22BFE606" w14:textId="77777777" w:rsidR="00EB5A81" w:rsidRPr="000748C0" w:rsidRDefault="00EB5A81" w:rsidP="00EB5A81">
      <w:pPr>
        <w:spacing w:line="360" w:lineRule="auto"/>
        <w:rPr>
          <w:b/>
          <w:bCs/>
          <w:sz w:val="24"/>
          <w:szCs w:val="24"/>
          <w:rtl/>
          <w:rPrChange w:id="3585" w:author="Meryl Etman" w:date="2020-03-25T10:10:00Z">
            <w:rPr>
              <w:b/>
              <w:bCs/>
              <w:sz w:val="24"/>
              <w:szCs w:val="24"/>
              <w:rtl/>
            </w:rPr>
          </w:rPrChange>
        </w:rPr>
      </w:pPr>
      <w:r w:rsidRPr="000748C0">
        <w:rPr>
          <w:rFonts w:hint="cs"/>
          <w:b/>
          <w:bCs/>
          <w:sz w:val="24"/>
          <w:szCs w:val="24"/>
          <w:rtl/>
          <w:rPrChange w:id="3586" w:author="Meryl Etman" w:date="2020-03-25T10:10:00Z">
            <w:rPr>
              <w:rFonts w:hint="cs"/>
              <w:b/>
              <w:bCs/>
              <w:sz w:val="24"/>
              <w:szCs w:val="24"/>
              <w:rtl/>
            </w:rPr>
          </w:rPrChange>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E83239" w14:textId="77777777" w:rsidR="00EB5A81" w:rsidRPr="000748C0" w:rsidRDefault="00EB5A81" w:rsidP="00EB5A81">
      <w:pPr>
        <w:spacing w:line="360" w:lineRule="auto"/>
        <w:rPr>
          <w:b/>
          <w:bCs/>
          <w:sz w:val="24"/>
          <w:szCs w:val="24"/>
          <w:rtl/>
          <w:rPrChange w:id="3587" w:author="Meryl Etman" w:date="2020-03-25T10:10:00Z">
            <w:rPr>
              <w:b/>
              <w:bCs/>
              <w:sz w:val="24"/>
              <w:szCs w:val="24"/>
              <w:rtl/>
            </w:rPr>
          </w:rPrChange>
        </w:rPr>
      </w:pPr>
    </w:p>
    <w:p w14:paraId="04DB7779" w14:textId="77777777" w:rsidR="00EB5A81" w:rsidRPr="000748C0" w:rsidRDefault="00EB5A81" w:rsidP="00EB5A81">
      <w:pPr>
        <w:spacing w:line="360" w:lineRule="auto"/>
        <w:rPr>
          <w:b/>
          <w:bCs/>
          <w:sz w:val="24"/>
          <w:szCs w:val="24"/>
          <w:rtl/>
          <w:rPrChange w:id="3588" w:author="Meryl Etman" w:date="2020-03-25T10:10:00Z">
            <w:rPr>
              <w:b/>
              <w:bCs/>
              <w:sz w:val="24"/>
              <w:szCs w:val="24"/>
              <w:rtl/>
            </w:rPr>
          </w:rPrChange>
        </w:rPr>
      </w:pPr>
    </w:p>
    <w:p w14:paraId="72830A5C" w14:textId="77777777" w:rsidR="00EB5A81" w:rsidRPr="000748C0" w:rsidRDefault="000521ED" w:rsidP="00EB5A81">
      <w:pPr>
        <w:spacing w:line="360" w:lineRule="auto"/>
        <w:rPr>
          <w:b/>
          <w:bCs/>
          <w:sz w:val="24"/>
          <w:szCs w:val="24"/>
          <w:rtl/>
        </w:rPr>
      </w:pPr>
      <w:r w:rsidRPr="000748C0">
        <w:rPr>
          <w:rFonts w:hint="cs"/>
          <w:b/>
          <w:bCs/>
          <w:noProof/>
          <w:sz w:val="24"/>
          <w:szCs w:val="24"/>
          <w:rtl/>
        </w:rPr>
        <mc:AlternateContent>
          <mc:Choice Requires="wps">
            <w:drawing>
              <wp:anchor distT="0" distB="0" distL="114300" distR="114300" simplePos="0" relativeHeight="251658240" behindDoc="0" locked="0" layoutInCell="1" allowOverlap="1" wp14:anchorId="44AD212F" wp14:editId="40DEEB48">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7F7CB" id="Line 15"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0748C0">
        <w:rPr>
          <w:rFonts w:hint="cs"/>
          <w:b/>
          <w:bCs/>
          <w:noProof/>
          <w:sz w:val="24"/>
          <w:szCs w:val="24"/>
          <w:rtl/>
          <w:rPrChange w:id="3589" w:author="Meryl Etman" w:date="2020-03-25T10:10:00Z">
            <w:rPr>
              <w:rFonts w:hint="cs"/>
              <w:b/>
              <w:bCs/>
              <w:noProof/>
              <w:sz w:val="24"/>
              <w:szCs w:val="24"/>
              <w:rtl/>
            </w:rPr>
          </w:rPrChange>
        </w:rPr>
        <mc:AlternateContent>
          <mc:Choice Requires="wps">
            <w:drawing>
              <wp:anchor distT="0" distB="0" distL="114300" distR="114300" simplePos="0" relativeHeight="251658241" behindDoc="0" locked="0" layoutInCell="1" allowOverlap="1" wp14:anchorId="42F4EF84" wp14:editId="499563EF">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14108" id="Line 16" o:spid="_x0000_s1026" style="position:absolute;left:0;text-align:lef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0748C0">
        <w:rPr>
          <w:rFonts w:hint="cs"/>
          <w:b/>
          <w:bCs/>
          <w:noProof/>
          <w:sz w:val="24"/>
          <w:szCs w:val="24"/>
          <w:rtl/>
          <w:rPrChange w:id="3590" w:author="Meryl Etman" w:date="2020-03-25T10:10:00Z">
            <w:rPr>
              <w:rFonts w:hint="cs"/>
              <w:b/>
              <w:bCs/>
              <w:noProof/>
              <w:sz w:val="24"/>
              <w:szCs w:val="24"/>
              <w:rtl/>
            </w:rPr>
          </w:rPrChange>
        </w:rPr>
        <mc:AlternateContent>
          <mc:Choice Requires="wps">
            <w:drawing>
              <wp:anchor distT="0" distB="0" distL="114300" distR="114300" simplePos="0" relativeHeight="251658242" behindDoc="0" locked="0" layoutInCell="1" allowOverlap="1" wp14:anchorId="03279E85" wp14:editId="21F90DDD">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2C730" id="Line 17" o:spid="_x0000_s1026" style="position:absolute;left:0;text-align:lef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28316E79" w14:textId="77777777" w:rsidR="00EB5A81" w:rsidRPr="000748C0" w:rsidRDefault="00EB5A81" w:rsidP="00EB5A81">
      <w:pPr>
        <w:spacing w:line="360" w:lineRule="auto"/>
        <w:rPr>
          <w:b/>
          <w:bCs/>
          <w:sz w:val="24"/>
          <w:szCs w:val="24"/>
          <w:rPrChange w:id="3591" w:author="Meryl Etman" w:date="2020-03-25T10:10:00Z">
            <w:rPr>
              <w:b/>
              <w:bCs/>
              <w:sz w:val="24"/>
              <w:szCs w:val="24"/>
            </w:rPr>
          </w:rPrChange>
        </w:rPr>
      </w:pPr>
      <w:r w:rsidRPr="000748C0">
        <w:rPr>
          <w:rFonts w:hint="cs"/>
          <w:b/>
          <w:bCs/>
          <w:sz w:val="24"/>
          <w:szCs w:val="24"/>
          <w:rtl/>
          <w:rPrChange w:id="3592" w:author="Meryl Etman" w:date="2020-03-25T10:10:00Z">
            <w:rPr>
              <w:rFonts w:hint="cs"/>
              <w:b/>
              <w:bCs/>
              <w:sz w:val="24"/>
              <w:szCs w:val="24"/>
              <w:rtl/>
            </w:rPr>
          </w:rPrChange>
        </w:rPr>
        <w:t xml:space="preserve">נציג חב' הניהול והפקוח </w:t>
      </w:r>
      <w:r w:rsidRPr="000748C0">
        <w:rPr>
          <w:rFonts w:hint="cs"/>
          <w:b/>
          <w:bCs/>
          <w:sz w:val="24"/>
          <w:szCs w:val="24"/>
          <w:rtl/>
          <w:rPrChange w:id="3593" w:author="Meryl Etman" w:date="2020-03-25T10:10:00Z">
            <w:rPr>
              <w:rFonts w:hint="cs"/>
              <w:b/>
              <w:bCs/>
              <w:sz w:val="24"/>
              <w:szCs w:val="24"/>
              <w:rtl/>
            </w:rPr>
          </w:rPrChange>
        </w:rPr>
        <w:tab/>
      </w:r>
      <w:r w:rsidRPr="000748C0">
        <w:rPr>
          <w:rFonts w:hint="cs"/>
          <w:b/>
          <w:bCs/>
          <w:sz w:val="24"/>
          <w:szCs w:val="24"/>
          <w:rtl/>
          <w:rPrChange w:id="3594" w:author="Meryl Etman" w:date="2020-03-25T10:10:00Z">
            <w:rPr>
              <w:rFonts w:hint="cs"/>
              <w:b/>
              <w:bCs/>
              <w:sz w:val="24"/>
              <w:szCs w:val="24"/>
              <w:rtl/>
            </w:rPr>
          </w:rPrChange>
        </w:rPr>
        <w:tab/>
        <w:t xml:space="preserve">       בעל  חב' הניהול והפקוח </w:t>
      </w:r>
      <w:r w:rsidRPr="000748C0">
        <w:rPr>
          <w:rFonts w:hint="cs"/>
          <w:b/>
          <w:bCs/>
          <w:sz w:val="24"/>
          <w:szCs w:val="24"/>
          <w:rtl/>
          <w:rPrChange w:id="3595" w:author="Meryl Etman" w:date="2020-03-25T10:10:00Z">
            <w:rPr>
              <w:rFonts w:hint="cs"/>
              <w:b/>
              <w:bCs/>
              <w:sz w:val="24"/>
              <w:szCs w:val="24"/>
              <w:rtl/>
            </w:rPr>
          </w:rPrChange>
        </w:rPr>
        <w:tab/>
      </w:r>
      <w:r w:rsidRPr="000748C0">
        <w:rPr>
          <w:rFonts w:hint="cs"/>
          <w:b/>
          <w:bCs/>
          <w:sz w:val="24"/>
          <w:szCs w:val="24"/>
          <w:rtl/>
          <w:rPrChange w:id="3596" w:author="Meryl Etman" w:date="2020-03-25T10:10:00Z">
            <w:rPr>
              <w:rFonts w:hint="cs"/>
              <w:b/>
              <w:bCs/>
              <w:sz w:val="24"/>
              <w:szCs w:val="24"/>
              <w:rtl/>
            </w:rPr>
          </w:rPrChange>
        </w:rPr>
        <w:tab/>
        <w:t xml:space="preserve">           תאריך </w:t>
      </w:r>
    </w:p>
    <w:p w14:paraId="0B67E5F6" w14:textId="77777777" w:rsidR="00EB5A81" w:rsidRPr="000748C0" w:rsidRDefault="00EB5A81" w:rsidP="00EB5A81">
      <w:pPr>
        <w:rPr>
          <w:noProof/>
          <w:szCs w:val="24"/>
          <w:rPrChange w:id="3597" w:author="Meryl Etman" w:date="2020-03-25T10:10:00Z">
            <w:rPr>
              <w:noProof/>
              <w:szCs w:val="24"/>
            </w:rPr>
          </w:rPrChange>
        </w:rPr>
      </w:pPr>
    </w:p>
    <w:p w14:paraId="2BEDC537" w14:textId="77777777" w:rsidR="00EB5A81" w:rsidRPr="000748C0" w:rsidRDefault="00EB5A81" w:rsidP="00EB5A81">
      <w:pPr>
        <w:rPr>
          <w:noProof/>
          <w:rtl/>
          <w:rPrChange w:id="3598" w:author="Meryl Etman" w:date="2020-03-25T10:10:00Z">
            <w:rPr>
              <w:noProof/>
              <w:rtl/>
            </w:rPr>
          </w:rPrChange>
        </w:rPr>
      </w:pPr>
      <w:r w:rsidRPr="000748C0">
        <w:rPr>
          <w:rFonts w:hint="cs"/>
          <w:noProof/>
          <w:rtl/>
          <w:rPrChange w:id="3599" w:author="Meryl Etman" w:date="2020-03-25T10:10:00Z">
            <w:rPr>
              <w:rFonts w:hint="cs"/>
              <w:noProof/>
              <w:rtl/>
            </w:rPr>
          </w:rPrChange>
        </w:rPr>
        <w:t xml:space="preserve"> </w:t>
      </w:r>
    </w:p>
    <w:p w14:paraId="5BB3A752" w14:textId="77777777" w:rsidR="00EB5A81" w:rsidRPr="000748C0" w:rsidRDefault="00EB5A81" w:rsidP="00EB5A81">
      <w:pPr>
        <w:jc w:val="center"/>
        <w:rPr>
          <w:bCs/>
          <w:sz w:val="28"/>
          <w:szCs w:val="28"/>
          <w:u w:val="single"/>
          <w:rtl/>
          <w:rPrChange w:id="3600" w:author="Meryl Etman" w:date="2020-03-25T10:10:00Z">
            <w:rPr>
              <w:bCs/>
              <w:sz w:val="28"/>
              <w:szCs w:val="28"/>
              <w:u w:val="single"/>
              <w:rtl/>
            </w:rPr>
          </w:rPrChange>
        </w:rPr>
      </w:pPr>
      <w:r w:rsidRPr="000748C0">
        <w:rPr>
          <w:b/>
          <w:sz w:val="28"/>
          <w:szCs w:val="28"/>
          <w:rtl/>
          <w:rPrChange w:id="3601" w:author="Meryl Etman" w:date="2020-03-25T10:10:00Z">
            <w:rPr>
              <w:b/>
              <w:sz w:val="28"/>
              <w:szCs w:val="28"/>
              <w:rtl/>
            </w:rPr>
          </w:rPrChange>
        </w:rPr>
        <w:br w:type="page"/>
      </w:r>
      <w:r w:rsidRPr="000748C0">
        <w:rPr>
          <w:rFonts w:hint="cs"/>
          <w:bCs/>
          <w:sz w:val="24"/>
          <w:szCs w:val="24"/>
          <w:u w:val="single"/>
          <w:rtl/>
          <w:rPrChange w:id="3602" w:author="Meryl Etman" w:date="2020-03-25T10:10:00Z">
            <w:rPr>
              <w:rFonts w:hint="cs"/>
              <w:bCs/>
              <w:sz w:val="24"/>
              <w:szCs w:val="24"/>
              <w:u w:val="single"/>
              <w:rtl/>
            </w:rPr>
          </w:rPrChange>
        </w:rPr>
        <w:lastRenderedPageBreak/>
        <w:t>נספח ב'2</w:t>
      </w:r>
    </w:p>
    <w:p w14:paraId="1626D48D" w14:textId="77777777" w:rsidR="00EB5A81" w:rsidRPr="000748C0" w:rsidRDefault="00EB5A81" w:rsidP="00EB5A81">
      <w:pPr>
        <w:spacing w:line="360" w:lineRule="auto"/>
        <w:jc w:val="right"/>
        <w:rPr>
          <w:rtl/>
          <w:rPrChange w:id="3603" w:author="Meryl Etman" w:date="2020-03-25T10:10:00Z">
            <w:rPr>
              <w:rtl/>
            </w:rPr>
          </w:rPrChange>
        </w:rPr>
      </w:pPr>
      <w:r w:rsidRPr="000748C0">
        <w:rPr>
          <w:rFonts w:hint="cs"/>
          <w:rtl/>
          <w:rPrChange w:id="3604" w:author="Meryl Etman" w:date="2020-03-25T10:10:00Z">
            <w:rPr>
              <w:rFonts w:hint="cs"/>
              <w:rtl/>
            </w:rPr>
          </w:rPrChange>
        </w:rPr>
        <w:t>טופס 3.2</w:t>
      </w:r>
    </w:p>
    <w:p w14:paraId="6AB4DDF1" w14:textId="77777777" w:rsidR="00EB5A81" w:rsidRPr="000748C0" w:rsidRDefault="00EB5A81" w:rsidP="00EB5A81">
      <w:pPr>
        <w:spacing w:line="360" w:lineRule="auto"/>
        <w:jc w:val="right"/>
        <w:rPr>
          <w:sz w:val="24"/>
          <w:szCs w:val="24"/>
          <w:u w:val="single"/>
          <w:rtl/>
          <w:rPrChange w:id="3605" w:author="Meryl Etman" w:date="2020-03-25T10:10:00Z">
            <w:rPr>
              <w:sz w:val="24"/>
              <w:szCs w:val="24"/>
              <w:u w:val="single"/>
              <w:rtl/>
            </w:rPr>
          </w:rPrChange>
        </w:rPr>
      </w:pPr>
      <w:r w:rsidRPr="000748C0">
        <w:rPr>
          <w:rFonts w:hint="cs"/>
          <w:sz w:val="24"/>
          <w:szCs w:val="24"/>
          <w:rtl/>
          <w:rPrChange w:id="3606" w:author="Meryl Etman" w:date="2020-03-25T10:10:00Z">
            <w:rPr>
              <w:rFonts w:hint="cs"/>
              <w:sz w:val="24"/>
              <w:szCs w:val="24"/>
              <w:rtl/>
            </w:rPr>
          </w:rPrChange>
        </w:rPr>
        <w:t>תאריך : _________</w:t>
      </w:r>
    </w:p>
    <w:p w14:paraId="37B353A6" w14:textId="77777777" w:rsidR="00EB5A81" w:rsidRPr="000748C0" w:rsidRDefault="00EB5A81" w:rsidP="00EB5A81">
      <w:pPr>
        <w:spacing w:line="360" w:lineRule="auto"/>
        <w:jc w:val="center"/>
        <w:rPr>
          <w:b/>
          <w:bCs/>
          <w:sz w:val="28"/>
          <w:szCs w:val="28"/>
          <w:u w:val="single"/>
          <w:rtl/>
          <w:rPrChange w:id="3607" w:author="Meryl Etman" w:date="2020-03-25T10:10:00Z">
            <w:rPr>
              <w:b/>
              <w:bCs/>
              <w:sz w:val="28"/>
              <w:szCs w:val="28"/>
              <w:u w:val="single"/>
              <w:rtl/>
            </w:rPr>
          </w:rPrChange>
        </w:rPr>
      </w:pPr>
    </w:p>
    <w:p w14:paraId="759CCCC3" w14:textId="77777777" w:rsidR="00EB5A81" w:rsidRPr="000748C0" w:rsidRDefault="00EB5A81" w:rsidP="00EB5A81">
      <w:pPr>
        <w:spacing w:line="360" w:lineRule="auto"/>
        <w:jc w:val="center"/>
        <w:rPr>
          <w:b/>
          <w:bCs/>
          <w:sz w:val="28"/>
          <w:szCs w:val="28"/>
          <w:u w:val="single"/>
          <w:rtl/>
          <w:rPrChange w:id="3608" w:author="Meryl Etman" w:date="2020-03-25T10:10:00Z">
            <w:rPr>
              <w:b/>
              <w:bCs/>
              <w:sz w:val="28"/>
              <w:szCs w:val="28"/>
              <w:u w:val="single"/>
              <w:rtl/>
            </w:rPr>
          </w:rPrChange>
        </w:rPr>
      </w:pPr>
    </w:p>
    <w:p w14:paraId="1B683D4B" w14:textId="77777777" w:rsidR="00EB5A81" w:rsidRPr="000748C0" w:rsidRDefault="00EB5A81" w:rsidP="00EB5A81">
      <w:pPr>
        <w:spacing w:line="360" w:lineRule="auto"/>
        <w:jc w:val="center"/>
        <w:rPr>
          <w:b/>
          <w:bCs/>
          <w:sz w:val="28"/>
          <w:szCs w:val="28"/>
          <w:u w:val="single"/>
          <w:rtl/>
          <w:rPrChange w:id="3609" w:author="Meryl Etman" w:date="2020-03-25T10:10:00Z">
            <w:rPr>
              <w:b/>
              <w:bCs/>
              <w:sz w:val="28"/>
              <w:szCs w:val="28"/>
              <w:u w:val="single"/>
              <w:rtl/>
            </w:rPr>
          </w:rPrChange>
        </w:rPr>
      </w:pPr>
      <w:r w:rsidRPr="000748C0">
        <w:rPr>
          <w:rFonts w:hint="cs"/>
          <w:b/>
          <w:bCs/>
          <w:sz w:val="28"/>
          <w:szCs w:val="28"/>
          <w:u w:val="single"/>
          <w:rtl/>
          <w:rPrChange w:id="3610" w:author="Meryl Etman" w:date="2020-03-25T10:10:00Z">
            <w:rPr>
              <w:rFonts w:hint="cs"/>
              <w:b/>
              <w:bCs/>
              <w:sz w:val="28"/>
              <w:szCs w:val="28"/>
              <w:u w:val="single"/>
              <w:rtl/>
            </w:rPr>
          </w:rPrChange>
        </w:rPr>
        <w:t>אישור סיום עבודות ברכוש המשותף שבניין מס'              פרויקט                                      .</w:t>
      </w:r>
    </w:p>
    <w:p w14:paraId="090421D1" w14:textId="77777777" w:rsidR="00EB5A81" w:rsidRPr="000748C0" w:rsidRDefault="00EB5A81" w:rsidP="00EB5A81">
      <w:pPr>
        <w:spacing w:line="360" w:lineRule="auto"/>
        <w:jc w:val="center"/>
        <w:rPr>
          <w:i/>
          <w:iCs/>
          <w:rtl/>
          <w:rPrChange w:id="3611" w:author="Meryl Etman" w:date="2020-03-25T10:10:00Z">
            <w:rPr>
              <w:i/>
              <w:iCs/>
              <w:rtl/>
            </w:rPr>
          </w:rPrChange>
        </w:rPr>
      </w:pPr>
      <w:r w:rsidRPr="000748C0">
        <w:rPr>
          <w:rFonts w:hint="cs"/>
          <w:i/>
          <w:iCs/>
          <w:rtl/>
          <w:rPrChange w:id="3612" w:author="Meryl Etman" w:date="2020-03-25T10:10:00Z">
            <w:rPr>
              <w:rFonts w:hint="cs"/>
              <w:i/>
              <w:iCs/>
              <w:rtl/>
            </w:rPr>
          </w:rPrChange>
        </w:rPr>
        <w:t xml:space="preserve"> טופס זה ימולא וייחת</w:t>
      </w:r>
      <w:r w:rsidRPr="000748C0">
        <w:rPr>
          <w:rFonts w:hint="eastAsia"/>
          <w:i/>
          <w:iCs/>
          <w:rtl/>
          <w:rPrChange w:id="3613" w:author="Meryl Etman" w:date="2020-03-25T10:10:00Z">
            <w:rPr>
              <w:rFonts w:hint="eastAsia"/>
              <w:i/>
              <w:iCs/>
              <w:rtl/>
            </w:rPr>
          </w:rPrChange>
        </w:rPr>
        <w:t>ם</w:t>
      </w:r>
      <w:r w:rsidRPr="000748C0">
        <w:rPr>
          <w:rFonts w:hint="cs"/>
          <w:i/>
          <w:iCs/>
          <w:rtl/>
          <w:rPrChange w:id="3614" w:author="Meryl Etman" w:date="2020-03-25T10:10:00Z">
            <w:rPr>
              <w:rFonts w:hint="cs"/>
              <w:i/>
              <w:iCs/>
              <w:rtl/>
            </w:rPr>
          </w:rPrChange>
        </w:rPr>
        <w:t xml:space="preserve"> עם סיום העבודות ברכוש המשותף לכל בניין</w:t>
      </w:r>
    </w:p>
    <w:p w14:paraId="7E9211E8" w14:textId="77777777" w:rsidR="00EB5A81" w:rsidRPr="000748C0" w:rsidRDefault="00EB5A81" w:rsidP="00EB5A81">
      <w:pPr>
        <w:spacing w:line="360" w:lineRule="auto"/>
        <w:jc w:val="both"/>
        <w:rPr>
          <w:sz w:val="24"/>
          <w:szCs w:val="24"/>
          <w:rtl/>
          <w:rPrChange w:id="3615" w:author="Meryl Etman" w:date="2020-03-25T10:10:00Z">
            <w:rPr>
              <w:sz w:val="24"/>
              <w:szCs w:val="24"/>
              <w:rtl/>
            </w:rPr>
          </w:rPrChange>
        </w:rPr>
      </w:pPr>
    </w:p>
    <w:p w14:paraId="44C60052" w14:textId="77777777" w:rsidR="00EB5A81" w:rsidRPr="000748C0" w:rsidRDefault="00EB5A81" w:rsidP="00EB5A81">
      <w:pPr>
        <w:spacing w:line="360" w:lineRule="auto"/>
        <w:jc w:val="both"/>
        <w:rPr>
          <w:sz w:val="24"/>
          <w:szCs w:val="24"/>
          <w:rtl/>
          <w:rPrChange w:id="3616" w:author="Meryl Etman" w:date="2020-03-25T10:10:00Z">
            <w:rPr>
              <w:sz w:val="24"/>
              <w:szCs w:val="24"/>
              <w:rtl/>
            </w:rPr>
          </w:rPrChange>
        </w:rPr>
      </w:pPr>
    </w:p>
    <w:p w14:paraId="7B071A2F" w14:textId="77777777" w:rsidR="00EB5A81" w:rsidRPr="000748C0" w:rsidRDefault="00EB5A81" w:rsidP="00EB5A81">
      <w:pPr>
        <w:spacing w:line="360" w:lineRule="auto"/>
        <w:jc w:val="both"/>
        <w:rPr>
          <w:sz w:val="24"/>
          <w:szCs w:val="24"/>
          <w:rtl/>
          <w:rPrChange w:id="3617" w:author="Meryl Etman" w:date="2020-03-25T10:10:00Z">
            <w:rPr>
              <w:sz w:val="24"/>
              <w:szCs w:val="24"/>
              <w:rtl/>
            </w:rPr>
          </w:rPrChange>
        </w:rPr>
      </w:pPr>
      <w:r w:rsidRPr="000748C0">
        <w:rPr>
          <w:rFonts w:hint="cs"/>
          <w:sz w:val="24"/>
          <w:szCs w:val="24"/>
          <w:rtl/>
          <w:rPrChange w:id="3618" w:author="Meryl Etman" w:date="2020-03-25T10:10:00Z">
            <w:rPr>
              <w:rFonts w:hint="cs"/>
              <w:sz w:val="24"/>
              <w:szCs w:val="24"/>
              <w:rtl/>
            </w:rPr>
          </w:rPrChange>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0748C0">
        <w:rPr>
          <w:rFonts w:hint="eastAsia"/>
          <w:sz w:val="24"/>
          <w:szCs w:val="24"/>
          <w:rtl/>
          <w:rPrChange w:id="3619" w:author="Meryl Etman" w:date="2020-03-25T10:10:00Z">
            <w:rPr>
              <w:rFonts w:hint="eastAsia"/>
              <w:sz w:val="24"/>
              <w:szCs w:val="24"/>
              <w:rtl/>
            </w:rPr>
          </w:rPrChange>
        </w:rPr>
        <w:t>ן</w:t>
      </w:r>
      <w:r w:rsidRPr="000748C0">
        <w:rPr>
          <w:rFonts w:hint="cs"/>
          <w:sz w:val="24"/>
          <w:szCs w:val="24"/>
          <w:rtl/>
          <w:rPrChange w:id="3620" w:author="Meryl Etman" w:date="2020-03-25T10:10:00Z">
            <w:rPr>
              <w:rFonts w:hint="cs"/>
              <w:sz w:val="24"/>
              <w:szCs w:val="24"/>
              <w:rtl/>
            </w:rPr>
          </w:rPrChange>
        </w:rPr>
        <w:t xml:space="preserve"> , אישורים , תעודות וכיו"ב .</w:t>
      </w:r>
    </w:p>
    <w:p w14:paraId="5A847974" w14:textId="77777777" w:rsidR="00EB5A81" w:rsidRPr="000748C0" w:rsidRDefault="00EB5A81" w:rsidP="00EB5A81">
      <w:pPr>
        <w:spacing w:line="360" w:lineRule="auto"/>
        <w:rPr>
          <w:sz w:val="24"/>
          <w:szCs w:val="24"/>
          <w:rtl/>
          <w:rPrChange w:id="3621" w:author="Meryl Etman" w:date="2020-03-25T10:10:00Z">
            <w:rPr>
              <w:sz w:val="24"/>
              <w:szCs w:val="24"/>
              <w:rtl/>
            </w:rPr>
          </w:rPrChange>
        </w:rPr>
      </w:pPr>
    </w:p>
    <w:p w14:paraId="27344510" w14:textId="77777777" w:rsidR="00EB5A81" w:rsidRPr="000748C0" w:rsidRDefault="00EB5A81" w:rsidP="00EB5A81">
      <w:pPr>
        <w:spacing w:line="360" w:lineRule="auto"/>
        <w:rPr>
          <w:sz w:val="24"/>
          <w:szCs w:val="24"/>
          <w:u w:val="single"/>
          <w:rtl/>
          <w:rPrChange w:id="3622" w:author="Meryl Etman" w:date="2020-03-25T10:10:00Z">
            <w:rPr>
              <w:sz w:val="24"/>
              <w:szCs w:val="24"/>
              <w:u w:val="single"/>
              <w:rtl/>
            </w:rPr>
          </w:rPrChange>
        </w:rPr>
      </w:pPr>
    </w:p>
    <w:p w14:paraId="1B4A3C33" w14:textId="77777777" w:rsidR="00EB5A81" w:rsidRPr="000748C0" w:rsidRDefault="00EB5A81" w:rsidP="00EB5A81">
      <w:pPr>
        <w:spacing w:line="360" w:lineRule="auto"/>
        <w:rPr>
          <w:sz w:val="24"/>
          <w:szCs w:val="24"/>
          <w:u w:val="single"/>
          <w:rtl/>
          <w:rPrChange w:id="3623" w:author="Meryl Etman" w:date="2020-03-25T10:10:00Z">
            <w:rPr>
              <w:sz w:val="24"/>
              <w:szCs w:val="24"/>
              <w:u w:val="single"/>
              <w:rtl/>
            </w:rPr>
          </w:rPrChange>
        </w:rPr>
      </w:pPr>
      <w:r w:rsidRPr="000748C0">
        <w:rPr>
          <w:rFonts w:hint="cs"/>
          <w:sz w:val="24"/>
          <w:szCs w:val="24"/>
          <w:u w:val="single"/>
          <w:rtl/>
          <w:rPrChange w:id="3624" w:author="Meryl Etman" w:date="2020-03-25T10:10:00Z">
            <w:rPr>
              <w:rFonts w:hint="cs"/>
              <w:sz w:val="24"/>
              <w:szCs w:val="24"/>
              <w:u w:val="single"/>
              <w:rtl/>
            </w:rPr>
          </w:rPrChange>
        </w:rPr>
        <w:t xml:space="preserve">להלן סטאטוס הנושאים העיקריים שנבדקו על-ידנו ונמצאו כמוכנים סופית וכי לא נותרו כל רג'קטים בנושא: </w:t>
      </w:r>
    </w:p>
    <w:p w14:paraId="09F42BA6" w14:textId="77777777" w:rsidR="00EB5A81" w:rsidRPr="000748C0" w:rsidRDefault="00EB5A81" w:rsidP="00EB5A81">
      <w:pPr>
        <w:numPr>
          <w:ilvl w:val="0"/>
          <w:numId w:val="35"/>
        </w:numPr>
        <w:spacing w:line="360" w:lineRule="auto"/>
        <w:rPr>
          <w:sz w:val="24"/>
          <w:szCs w:val="24"/>
          <w:rPrChange w:id="3625" w:author="Meryl Etman" w:date="2020-03-25T10:10:00Z">
            <w:rPr>
              <w:sz w:val="24"/>
              <w:szCs w:val="24"/>
            </w:rPr>
          </w:rPrChange>
        </w:rPr>
      </w:pPr>
      <w:r w:rsidRPr="000748C0">
        <w:rPr>
          <w:rFonts w:hint="cs"/>
          <w:sz w:val="24"/>
          <w:szCs w:val="24"/>
          <w:rtl/>
          <w:rPrChange w:id="3626" w:author="Meryl Etman" w:date="2020-03-25T10:10:00Z">
            <w:rPr>
              <w:rFonts w:hint="cs"/>
              <w:sz w:val="24"/>
              <w:szCs w:val="24"/>
              <w:rtl/>
            </w:rPr>
          </w:rPrChange>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773B3ED7" w14:textId="77777777" w:rsidR="00EB5A81" w:rsidRPr="000748C0" w:rsidRDefault="00EB5A81" w:rsidP="00EB5A81">
      <w:pPr>
        <w:numPr>
          <w:ilvl w:val="0"/>
          <w:numId w:val="35"/>
        </w:numPr>
        <w:spacing w:line="360" w:lineRule="auto"/>
        <w:rPr>
          <w:sz w:val="24"/>
          <w:szCs w:val="24"/>
          <w:rPrChange w:id="3627" w:author="Meryl Etman" w:date="2020-03-25T10:10:00Z">
            <w:rPr>
              <w:sz w:val="24"/>
              <w:szCs w:val="24"/>
            </w:rPr>
          </w:rPrChange>
        </w:rPr>
      </w:pPr>
      <w:r w:rsidRPr="000748C0">
        <w:rPr>
          <w:rFonts w:hint="cs"/>
          <w:sz w:val="24"/>
          <w:szCs w:val="24"/>
          <w:rtl/>
          <w:rPrChange w:id="3628" w:author="Meryl Etman" w:date="2020-03-25T10:10:00Z">
            <w:rPr>
              <w:rFonts w:hint="cs"/>
              <w:sz w:val="24"/>
              <w:szCs w:val="24"/>
              <w:rtl/>
            </w:rPr>
          </w:rPrChange>
        </w:rPr>
        <w:t xml:space="preserve">אבן/טיח חוץ בקירות החיצוניים. </w:t>
      </w:r>
    </w:p>
    <w:p w14:paraId="36E6BF82" w14:textId="77777777" w:rsidR="00EB5A81" w:rsidRPr="000748C0" w:rsidRDefault="00EB5A81" w:rsidP="00EB5A81">
      <w:pPr>
        <w:numPr>
          <w:ilvl w:val="0"/>
          <w:numId w:val="35"/>
        </w:numPr>
        <w:spacing w:line="360" w:lineRule="auto"/>
        <w:rPr>
          <w:sz w:val="24"/>
          <w:szCs w:val="24"/>
          <w:rPrChange w:id="3629" w:author="Meryl Etman" w:date="2020-03-25T10:10:00Z">
            <w:rPr>
              <w:sz w:val="24"/>
              <w:szCs w:val="24"/>
            </w:rPr>
          </w:rPrChange>
        </w:rPr>
      </w:pPr>
      <w:r w:rsidRPr="000748C0">
        <w:rPr>
          <w:rFonts w:hint="cs"/>
          <w:sz w:val="24"/>
          <w:szCs w:val="24"/>
          <w:rtl/>
          <w:rPrChange w:id="3630" w:author="Meryl Etman" w:date="2020-03-25T10:10:00Z">
            <w:rPr>
              <w:rFonts w:hint="cs"/>
              <w:sz w:val="24"/>
              <w:szCs w:val="24"/>
              <w:rtl/>
            </w:rPr>
          </w:rPrChange>
        </w:rPr>
        <w:t>דלתות כניסה, אש ואלומיניום נפתחים/נסגרים וננעלים כנדרש.</w:t>
      </w:r>
    </w:p>
    <w:p w14:paraId="4D4DAC60" w14:textId="77777777" w:rsidR="00EB5A81" w:rsidRPr="000748C0" w:rsidRDefault="00EB5A81" w:rsidP="00EB5A81">
      <w:pPr>
        <w:numPr>
          <w:ilvl w:val="0"/>
          <w:numId w:val="35"/>
        </w:numPr>
        <w:spacing w:line="360" w:lineRule="auto"/>
        <w:rPr>
          <w:sz w:val="24"/>
          <w:szCs w:val="24"/>
          <w:rPrChange w:id="3631" w:author="Meryl Etman" w:date="2020-03-25T10:10:00Z">
            <w:rPr>
              <w:sz w:val="24"/>
              <w:szCs w:val="24"/>
            </w:rPr>
          </w:rPrChange>
        </w:rPr>
      </w:pPr>
      <w:r w:rsidRPr="000748C0">
        <w:rPr>
          <w:rFonts w:hint="cs"/>
          <w:sz w:val="24"/>
          <w:szCs w:val="24"/>
          <w:rtl/>
          <w:rPrChange w:id="3632" w:author="Meryl Etman" w:date="2020-03-25T10:10:00Z">
            <w:rPr>
              <w:rFonts w:hint="cs"/>
              <w:sz w:val="24"/>
              <w:szCs w:val="24"/>
              <w:rtl/>
            </w:rPr>
          </w:rPrChange>
        </w:rPr>
        <w:t xml:space="preserve">נקודות חשמל במקומם. </w:t>
      </w:r>
    </w:p>
    <w:p w14:paraId="37DACA06" w14:textId="77777777" w:rsidR="00EB5A81" w:rsidRPr="000748C0" w:rsidRDefault="00EB5A81" w:rsidP="00EB5A81">
      <w:pPr>
        <w:numPr>
          <w:ilvl w:val="0"/>
          <w:numId w:val="35"/>
        </w:numPr>
        <w:spacing w:line="360" w:lineRule="auto"/>
        <w:rPr>
          <w:sz w:val="24"/>
          <w:szCs w:val="24"/>
          <w:rPrChange w:id="3633" w:author="Meryl Etman" w:date="2020-03-25T10:10:00Z">
            <w:rPr>
              <w:sz w:val="24"/>
              <w:szCs w:val="24"/>
            </w:rPr>
          </w:rPrChange>
        </w:rPr>
      </w:pPr>
      <w:r w:rsidRPr="000748C0">
        <w:rPr>
          <w:rFonts w:hint="cs"/>
          <w:sz w:val="24"/>
          <w:szCs w:val="24"/>
          <w:rtl/>
          <w:rPrChange w:id="3634" w:author="Meryl Etman" w:date="2020-03-25T10:10:00Z">
            <w:rPr>
              <w:rFonts w:hint="cs"/>
              <w:sz w:val="24"/>
              <w:szCs w:val="24"/>
              <w:rtl/>
            </w:rPr>
          </w:rPrChange>
        </w:rPr>
        <w:t>מספורי ושמות מעגלים בלוח חשמל מצוינים.</w:t>
      </w:r>
    </w:p>
    <w:p w14:paraId="5F851847" w14:textId="77777777" w:rsidR="00EB5A81" w:rsidRPr="000748C0" w:rsidRDefault="00EB5A81" w:rsidP="00EB5A81">
      <w:pPr>
        <w:numPr>
          <w:ilvl w:val="0"/>
          <w:numId w:val="35"/>
        </w:numPr>
        <w:spacing w:line="360" w:lineRule="auto"/>
        <w:rPr>
          <w:sz w:val="24"/>
          <w:szCs w:val="24"/>
          <w:rPrChange w:id="3635" w:author="Meryl Etman" w:date="2020-03-25T10:10:00Z">
            <w:rPr>
              <w:sz w:val="24"/>
              <w:szCs w:val="24"/>
            </w:rPr>
          </w:rPrChange>
        </w:rPr>
      </w:pPr>
      <w:r w:rsidRPr="000748C0">
        <w:rPr>
          <w:rFonts w:hint="cs"/>
          <w:sz w:val="24"/>
          <w:szCs w:val="24"/>
          <w:rtl/>
          <w:rPrChange w:id="3636" w:author="Meryl Etman" w:date="2020-03-25T10:10:00Z">
            <w:rPr>
              <w:rFonts w:hint="cs"/>
              <w:sz w:val="24"/>
              <w:szCs w:val="24"/>
              <w:rtl/>
            </w:rPr>
          </w:rPrChange>
        </w:rPr>
        <w:t>תריסים ככל שישנן מתפקדים ללא תקלות ( נקיים וללא שריטות פנים חוץ לבניי</w:t>
      </w:r>
      <w:r w:rsidRPr="000748C0">
        <w:rPr>
          <w:rFonts w:hint="eastAsia"/>
          <w:sz w:val="24"/>
          <w:szCs w:val="24"/>
          <w:rtl/>
          <w:rPrChange w:id="3637" w:author="Meryl Etman" w:date="2020-03-25T10:10:00Z">
            <w:rPr>
              <w:rFonts w:hint="eastAsia"/>
              <w:sz w:val="24"/>
              <w:szCs w:val="24"/>
              <w:rtl/>
            </w:rPr>
          </w:rPrChange>
        </w:rPr>
        <w:t>ן</w:t>
      </w:r>
      <w:r w:rsidRPr="000748C0">
        <w:rPr>
          <w:rFonts w:hint="cs"/>
          <w:sz w:val="24"/>
          <w:szCs w:val="24"/>
          <w:rtl/>
          <w:rPrChange w:id="3638" w:author="Meryl Etman" w:date="2020-03-25T10:10:00Z">
            <w:rPr>
              <w:rFonts w:hint="cs"/>
              <w:sz w:val="24"/>
              <w:szCs w:val="24"/>
              <w:rtl/>
            </w:rPr>
          </w:rPrChange>
        </w:rPr>
        <w:t xml:space="preserve"> ) </w:t>
      </w:r>
    </w:p>
    <w:p w14:paraId="10013C4E" w14:textId="77777777" w:rsidR="00EB5A81" w:rsidRPr="000748C0" w:rsidRDefault="00EB5A81" w:rsidP="00EB5A81">
      <w:pPr>
        <w:numPr>
          <w:ilvl w:val="0"/>
          <w:numId w:val="35"/>
        </w:numPr>
        <w:spacing w:line="360" w:lineRule="auto"/>
        <w:rPr>
          <w:sz w:val="24"/>
          <w:szCs w:val="24"/>
          <w:rPrChange w:id="3639" w:author="Meryl Etman" w:date="2020-03-25T10:10:00Z">
            <w:rPr>
              <w:sz w:val="24"/>
              <w:szCs w:val="24"/>
            </w:rPr>
          </w:rPrChange>
        </w:rPr>
      </w:pPr>
      <w:r w:rsidRPr="000748C0">
        <w:rPr>
          <w:rFonts w:hint="cs"/>
          <w:sz w:val="24"/>
          <w:szCs w:val="24"/>
          <w:rtl/>
          <w:rPrChange w:id="3640" w:author="Meryl Etman" w:date="2020-03-25T10:10:00Z">
            <w:rPr>
              <w:rFonts w:hint="cs"/>
              <w:sz w:val="24"/>
              <w:szCs w:val="24"/>
              <w:rtl/>
            </w:rPr>
          </w:rPrChange>
        </w:rPr>
        <w:t>חלונות, דלתות אלומיניו</w:t>
      </w:r>
      <w:r w:rsidRPr="000748C0">
        <w:rPr>
          <w:rFonts w:hint="eastAsia"/>
          <w:sz w:val="24"/>
          <w:szCs w:val="24"/>
          <w:rtl/>
          <w:rPrChange w:id="3641" w:author="Meryl Etman" w:date="2020-03-25T10:10:00Z">
            <w:rPr>
              <w:rFonts w:hint="eastAsia"/>
              <w:sz w:val="24"/>
              <w:szCs w:val="24"/>
              <w:rtl/>
            </w:rPr>
          </w:rPrChange>
        </w:rPr>
        <w:t>ם</w:t>
      </w:r>
      <w:r w:rsidRPr="000748C0">
        <w:rPr>
          <w:rFonts w:hint="cs"/>
          <w:sz w:val="24"/>
          <w:szCs w:val="24"/>
          <w:rtl/>
          <w:rPrChange w:id="3642" w:author="Meryl Etman" w:date="2020-03-25T10:10:00Z">
            <w:rPr>
              <w:rFonts w:hint="cs"/>
              <w:sz w:val="24"/>
              <w:szCs w:val="24"/>
              <w:rtl/>
            </w:rPr>
          </w:rPrChange>
        </w:rPr>
        <w:t xml:space="preserve">  נפתחים/נסגרים וננעלים כנדרש , זיגוג תקין.</w:t>
      </w:r>
    </w:p>
    <w:p w14:paraId="1A732E04" w14:textId="77777777" w:rsidR="00EB5A81" w:rsidRPr="000748C0" w:rsidRDefault="00EB5A81" w:rsidP="00EB5A81">
      <w:pPr>
        <w:numPr>
          <w:ilvl w:val="0"/>
          <w:numId w:val="35"/>
        </w:numPr>
        <w:spacing w:line="360" w:lineRule="auto"/>
        <w:rPr>
          <w:sz w:val="24"/>
          <w:szCs w:val="24"/>
          <w:rPrChange w:id="3643" w:author="Meryl Etman" w:date="2020-03-25T10:10:00Z">
            <w:rPr>
              <w:sz w:val="24"/>
              <w:szCs w:val="24"/>
            </w:rPr>
          </w:rPrChange>
        </w:rPr>
      </w:pPr>
      <w:r w:rsidRPr="000748C0">
        <w:rPr>
          <w:rFonts w:hint="cs"/>
          <w:sz w:val="24"/>
          <w:szCs w:val="24"/>
          <w:rtl/>
          <w:rPrChange w:id="3644" w:author="Meryl Etman" w:date="2020-03-25T10:10:00Z">
            <w:rPr>
              <w:rFonts w:hint="cs"/>
              <w:sz w:val="24"/>
              <w:szCs w:val="24"/>
              <w:rtl/>
            </w:rPr>
          </w:rPrChange>
        </w:rPr>
        <w:t>כל האזורים הציבוריים נקיים לאחר שטיפה , כולל ניקוי אלומיניו</w:t>
      </w:r>
      <w:r w:rsidRPr="000748C0">
        <w:rPr>
          <w:rFonts w:hint="eastAsia"/>
          <w:sz w:val="24"/>
          <w:szCs w:val="24"/>
          <w:rtl/>
          <w:rPrChange w:id="3645" w:author="Meryl Etman" w:date="2020-03-25T10:10:00Z">
            <w:rPr>
              <w:rFonts w:hint="eastAsia"/>
              <w:sz w:val="24"/>
              <w:szCs w:val="24"/>
              <w:rtl/>
            </w:rPr>
          </w:rPrChange>
        </w:rPr>
        <w:t>ם</w:t>
      </w:r>
      <w:r w:rsidRPr="000748C0">
        <w:rPr>
          <w:rFonts w:hint="cs"/>
          <w:sz w:val="24"/>
          <w:szCs w:val="24"/>
          <w:rtl/>
          <w:rPrChange w:id="3646" w:author="Meryl Etman" w:date="2020-03-25T10:10:00Z">
            <w:rPr>
              <w:rFonts w:hint="cs"/>
              <w:sz w:val="24"/>
              <w:szCs w:val="24"/>
              <w:rtl/>
            </w:rPr>
          </w:rPrChange>
        </w:rPr>
        <w:t xml:space="preserve"> זיגו</w:t>
      </w:r>
      <w:r w:rsidRPr="000748C0">
        <w:rPr>
          <w:rFonts w:hint="eastAsia"/>
          <w:sz w:val="24"/>
          <w:szCs w:val="24"/>
          <w:rtl/>
          <w:rPrChange w:id="3647" w:author="Meryl Etman" w:date="2020-03-25T10:10:00Z">
            <w:rPr>
              <w:rFonts w:hint="eastAsia"/>
              <w:sz w:val="24"/>
              <w:szCs w:val="24"/>
              <w:rtl/>
            </w:rPr>
          </w:rPrChange>
        </w:rPr>
        <w:t>ג</w:t>
      </w:r>
      <w:r w:rsidRPr="000748C0">
        <w:rPr>
          <w:rFonts w:hint="cs"/>
          <w:sz w:val="24"/>
          <w:szCs w:val="24"/>
          <w:rtl/>
          <w:rPrChange w:id="3648" w:author="Meryl Etman" w:date="2020-03-25T10:10:00Z">
            <w:rPr>
              <w:rFonts w:hint="cs"/>
              <w:sz w:val="24"/>
              <w:szCs w:val="24"/>
              <w:rtl/>
            </w:rPr>
          </w:rPrChange>
        </w:rPr>
        <w:t xml:space="preserve"> וכו' </w:t>
      </w:r>
    </w:p>
    <w:p w14:paraId="4FB91356" w14:textId="77777777" w:rsidR="00EB5A81" w:rsidRPr="000748C0" w:rsidRDefault="00EB5A81" w:rsidP="00EB5A81">
      <w:pPr>
        <w:numPr>
          <w:ilvl w:val="0"/>
          <w:numId w:val="35"/>
        </w:numPr>
        <w:spacing w:line="360" w:lineRule="auto"/>
        <w:rPr>
          <w:sz w:val="24"/>
          <w:szCs w:val="24"/>
          <w:rPrChange w:id="3649" w:author="Meryl Etman" w:date="2020-03-25T10:10:00Z">
            <w:rPr>
              <w:sz w:val="24"/>
              <w:szCs w:val="24"/>
            </w:rPr>
          </w:rPrChange>
        </w:rPr>
      </w:pPr>
      <w:r w:rsidRPr="000748C0">
        <w:rPr>
          <w:rFonts w:hint="cs"/>
          <w:sz w:val="24"/>
          <w:szCs w:val="24"/>
          <w:rtl/>
          <w:rPrChange w:id="3650" w:author="Meryl Etman" w:date="2020-03-25T10:10:00Z">
            <w:rPr>
              <w:rFonts w:hint="cs"/>
              <w:sz w:val="24"/>
              <w:szCs w:val="24"/>
              <w:rtl/>
            </w:rPr>
          </w:rPrChange>
        </w:rPr>
        <w:lastRenderedPageBreak/>
        <w:t>גינה נקייה , מלאי אדמה ללא שיירי בניה/קוצים .</w:t>
      </w:r>
    </w:p>
    <w:p w14:paraId="0A27B9D0" w14:textId="77777777" w:rsidR="00EB5A81" w:rsidRPr="000748C0" w:rsidRDefault="00EB5A81" w:rsidP="00EB5A81">
      <w:pPr>
        <w:numPr>
          <w:ilvl w:val="0"/>
          <w:numId w:val="35"/>
        </w:numPr>
        <w:spacing w:line="360" w:lineRule="auto"/>
        <w:rPr>
          <w:sz w:val="24"/>
          <w:szCs w:val="24"/>
          <w:rPrChange w:id="3651" w:author="Meryl Etman" w:date="2020-03-25T10:10:00Z">
            <w:rPr>
              <w:sz w:val="24"/>
              <w:szCs w:val="24"/>
            </w:rPr>
          </w:rPrChange>
        </w:rPr>
      </w:pPr>
      <w:r w:rsidRPr="000748C0">
        <w:rPr>
          <w:rFonts w:hint="cs"/>
          <w:sz w:val="24"/>
          <w:szCs w:val="24"/>
          <w:rtl/>
          <w:rPrChange w:id="3652" w:author="Meryl Etman" w:date="2020-03-25T10:10:00Z">
            <w:rPr>
              <w:rFonts w:hint="cs"/>
              <w:sz w:val="24"/>
              <w:szCs w:val="24"/>
              <w:rtl/>
            </w:rPr>
          </w:rPrChange>
        </w:rPr>
        <w:t>מעקות תקינים ומושלמים.</w:t>
      </w:r>
    </w:p>
    <w:p w14:paraId="311025CC" w14:textId="77777777" w:rsidR="00EB5A81" w:rsidRPr="000748C0" w:rsidRDefault="00EB5A81" w:rsidP="00EB5A81">
      <w:pPr>
        <w:numPr>
          <w:ilvl w:val="0"/>
          <w:numId w:val="35"/>
        </w:numPr>
        <w:spacing w:line="360" w:lineRule="auto"/>
        <w:rPr>
          <w:sz w:val="24"/>
          <w:szCs w:val="24"/>
          <w:rtl/>
          <w:rPrChange w:id="3653" w:author="Meryl Etman" w:date="2020-03-25T10:10:00Z">
            <w:rPr>
              <w:sz w:val="24"/>
              <w:szCs w:val="24"/>
              <w:rtl/>
            </w:rPr>
          </w:rPrChange>
        </w:rPr>
      </w:pPr>
      <w:r w:rsidRPr="000748C0">
        <w:rPr>
          <w:rFonts w:hint="cs"/>
          <w:sz w:val="24"/>
          <w:szCs w:val="24"/>
          <w:rtl/>
          <w:rPrChange w:id="3654" w:author="Meryl Etman" w:date="2020-03-25T10:10:00Z">
            <w:rPr>
              <w:rFonts w:hint="cs"/>
              <w:sz w:val="24"/>
              <w:szCs w:val="24"/>
              <w:rtl/>
            </w:rPr>
          </w:rPrChange>
        </w:rPr>
        <w:t>תיקי מתקן מאושרים ע"י יועצי הפרויקט ומכילים:</w:t>
      </w:r>
    </w:p>
    <w:p w14:paraId="5386D6A7" w14:textId="77777777" w:rsidR="00EB5A81" w:rsidRPr="000748C0" w:rsidRDefault="00EB5A81" w:rsidP="00EB5A81">
      <w:pPr>
        <w:spacing w:line="360" w:lineRule="auto"/>
        <w:ind w:left="1440"/>
        <w:rPr>
          <w:sz w:val="24"/>
          <w:szCs w:val="24"/>
          <w:rtl/>
          <w:rPrChange w:id="3655" w:author="Meryl Etman" w:date="2020-03-25T10:10:00Z">
            <w:rPr>
              <w:sz w:val="24"/>
              <w:szCs w:val="24"/>
              <w:rtl/>
            </w:rPr>
          </w:rPrChange>
        </w:rPr>
      </w:pPr>
      <w:r w:rsidRPr="000748C0">
        <w:rPr>
          <w:rFonts w:hint="cs"/>
          <w:sz w:val="24"/>
          <w:szCs w:val="24"/>
          <w:rtl/>
          <w:rPrChange w:id="3656" w:author="Meryl Etman" w:date="2020-03-25T10:10:00Z">
            <w:rPr>
              <w:rFonts w:hint="cs"/>
              <w:sz w:val="24"/>
              <w:szCs w:val="24"/>
              <w:rtl/>
            </w:rPr>
          </w:rPrChange>
        </w:rPr>
        <w:t xml:space="preserve"> </w:t>
      </w:r>
      <w:r w:rsidRPr="000748C0">
        <w:rPr>
          <w:sz w:val="24"/>
          <w:szCs w:val="24"/>
          <w:rtl/>
          <w:rPrChange w:id="3657" w:author="Meryl Etman" w:date="2020-03-25T10:10:00Z">
            <w:rPr>
              <w:sz w:val="24"/>
              <w:szCs w:val="24"/>
              <w:rtl/>
            </w:rPr>
          </w:rPrChange>
        </w:rPr>
        <w:t>* מרכיבי מערכות השירות לרבות</w:t>
      </w:r>
      <w:r w:rsidRPr="000748C0">
        <w:rPr>
          <w:sz w:val="24"/>
          <w:szCs w:val="24"/>
          <w:rPrChange w:id="3658" w:author="Meryl Etman" w:date="2020-03-25T10:10:00Z">
            <w:rPr>
              <w:sz w:val="24"/>
              <w:szCs w:val="24"/>
            </w:rPr>
          </w:rPrChange>
        </w:rPr>
        <w:t xml:space="preserve"> </w:t>
      </w:r>
      <w:r w:rsidRPr="000748C0">
        <w:rPr>
          <w:sz w:val="24"/>
          <w:szCs w:val="24"/>
          <w:rtl/>
          <w:rPrChange w:id="3659" w:author="Meryl Etman" w:date="2020-03-25T10:10:00Z">
            <w:rPr>
              <w:sz w:val="24"/>
              <w:szCs w:val="24"/>
              <w:rtl/>
            </w:rPr>
          </w:rPrChange>
        </w:rPr>
        <w:t xml:space="preserve">מערכות בטיחות, מעליות, מערכות מיזוג אויר, </w:t>
      </w:r>
      <w:r w:rsidRPr="000748C0">
        <w:rPr>
          <w:rFonts w:hint="cs"/>
          <w:sz w:val="24"/>
          <w:szCs w:val="24"/>
          <w:rtl/>
          <w:rPrChange w:id="3660" w:author="Meryl Etman" w:date="2020-03-25T10:10:00Z">
            <w:rPr>
              <w:rFonts w:hint="cs"/>
              <w:sz w:val="24"/>
              <w:szCs w:val="24"/>
              <w:rtl/>
            </w:rPr>
          </w:rPrChange>
        </w:rPr>
        <w:t xml:space="preserve"> </w:t>
      </w:r>
    </w:p>
    <w:p w14:paraId="76E5B2CF" w14:textId="77777777" w:rsidR="00EB5A81" w:rsidRPr="000748C0" w:rsidRDefault="00EB5A81" w:rsidP="00EB5A81">
      <w:pPr>
        <w:spacing w:line="360" w:lineRule="auto"/>
        <w:ind w:left="1440"/>
        <w:rPr>
          <w:sz w:val="24"/>
          <w:szCs w:val="24"/>
          <w:rtl/>
          <w:rPrChange w:id="3661" w:author="Meryl Etman" w:date="2020-03-25T10:10:00Z">
            <w:rPr>
              <w:sz w:val="24"/>
              <w:szCs w:val="24"/>
              <w:rtl/>
            </w:rPr>
          </w:rPrChange>
        </w:rPr>
      </w:pPr>
      <w:r w:rsidRPr="000748C0">
        <w:rPr>
          <w:rFonts w:hint="cs"/>
          <w:sz w:val="24"/>
          <w:szCs w:val="24"/>
          <w:rtl/>
          <w:rPrChange w:id="3662" w:author="Meryl Etman" w:date="2020-03-25T10:10:00Z">
            <w:rPr>
              <w:rFonts w:hint="cs"/>
              <w:sz w:val="24"/>
              <w:szCs w:val="24"/>
              <w:rtl/>
            </w:rPr>
          </w:rPrChange>
        </w:rPr>
        <w:t xml:space="preserve">   </w:t>
      </w:r>
      <w:r w:rsidRPr="000748C0">
        <w:rPr>
          <w:sz w:val="24"/>
          <w:szCs w:val="24"/>
          <w:rtl/>
          <w:rPrChange w:id="3663" w:author="Meryl Etman" w:date="2020-03-25T10:10:00Z">
            <w:rPr>
              <w:sz w:val="24"/>
              <w:szCs w:val="24"/>
              <w:rtl/>
            </w:rPr>
          </w:rPrChange>
        </w:rPr>
        <w:t>מערכות אלקטרו-מכאניות וכיוצא באלה.</w:t>
      </w:r>
    </w:p>
    <w:p w14:paraId="6509AFD9" w14:textId="77777777" w:rsidR="00EB5A81" w:rsidRPr="000748C0" w:rsidRDefault="00EB5A81" w:rsidP="00EB5A81">
      <w:pPr>
        <w:spacing w:line="360" w:lineRule="auto"/>
        <w:ind w:left="198"/>
        <w:rPr>
          <w:sz w:val="24"/>
          <w:szCs w:val="24"/>
          <w:rtl/>
          <w:rPrChange w:id="3664" w:author="Meryl Etman" w:date="2020-03-25T10:10:00Z">
            <w:rPr>
              <w:sz w:val="24"/>
              <w:szCs w:val="24"/>
              <w:rtl/>
            </w:rPr>
          </w:rPrChange>
        </w:rPr>
      </w:pPr>
      <w:r w:rsidRPr="000748C0">
        <w:rPr>
          <w:sz w:val="24"/>
          <w:szCs w:val="24"/>
          <w:rtl/>
          <w:rPrChange w:id="3665" w:author="Meryl Etman" w:date="2020-03-25T10:10:00Z">
            <w:rPr>
              <w:sz w:val="24"/>
              <w:szCs w:val="24"/>
              <w:rtl/>
            </w:rPr>
          </w:rPrChange>
        </w:rPr>
        <w:t xml:space="preserve">          </w:t>
      </w:r>
      <w:r w:rsidRPr="000748C0">
        <w:rPr>
          <w:sz w:val="24"/>
          <w:szCs w:val="24"/>
          <w:rtl/>
          <w:rPrChange w:id="3666" w:author="Meryl Etman" w:date="2020-03-25T10:10:00Z">
            <w:rPr>
              <w:sz w:val="24"/>
              <w:szCs w:val="24"/>
              <w:rtl/>
            </w:rPr>
          </w:rPrChange>
        </w:rPr>
        <w:tab/>
        <w:t>* סכמת הפעלה ופעולה.</w:t>
      </w:r>
    </w:p>
    <w:p w14:paraId="3FAC1364" w14:textId="77777777" w:rsidR="00EB5A81" w:rsidRPr="000748C0" w:rsidRDefault="00EB5A81" w:rsidP="00EB5A81">
      <w:pPr>
        <w:spacing w:line="360" w:lineRule="auto"/>
        <w:ind w:left="198"/>
        <w:rPr>
          <w:sz w:val="24"/>
          <w:szCs w:val="24"/>
          <w:rtl/>
          <w:rPrChange w:id="3667" w:author="Meryl Etman" w:date="2020-03-25T10:10:00Z">
            <w:rPr>
              <w:sz w:val="24"/>
              <w:szCs w:val="24"/>
              <w:rtl/>
            </w:rPr>
          </w:rPrChange>
        </w:rPr>
      </w:pPr>
      <w:r w:rsidRPr="000748C0">
        <w:rPr>
          <w:sz w:val="24"/>
          <w:szCs w:val="24"/>
          <w:rtl/>
          <w:rPrChange w:id="3668" w:author="Meryl Etman" w:date="2020-03-25T10:10:00Z">
            <w:rPr>
              <w:sz w:val="24"/>
              <w:szCs w:val="24"/>
              <w:rtl/>
            </w:rPr>
          </w:rPrChange>
        </w:rPr>
        <w:t xml:space="preserve">          </w:t>
      </w:r>
      <w:r w:rsidRPr="000748C0">
        <w:rPr>
          <w:sz w:val="24"/>
          <w:szCs w:val="24"/>
          <w:rtl/>
          <w:rPrChange w:id="3669" w:author="Meryl Etman" w:date="2020-03-25T10:10:00Z">
            <w:rPr>
              <w:sz w:val="24"/>
              <w:szCs w:val="24"/>
              <w:rtl/>
            </w:rPr>
          </w:rPrChange>
        </w:rPr>
        <w:tab/>
        <w:t>* פעולות שוטפות לתחזוקת כל רכיבי הבניין על גימורם ומערכותיו.</w:t>
      </w:r>
    </w:p>
    <w:p w14:paraId="4770AAF6" w14:textId="77777777" w:rsidR="00EB5A81" w:rsidRPr="000748C0" w:rsidRDefault="00EB5A81" w:rsidP="00EB5A81">
      <w:pPr>
        <w:spacing w:line="360" w:lineRule="auto"/>
        <w:ind w:left="1440" w:firstLine="3"/>
        <w:rPr>
          <w:sz w:val="24"/>
          <w:szCs w:val="24"/>
          <w:rtl/>
          <w:rPrChange w:id="3670" w:author="Meryl Etman" w:date="2020-03-25T10:10:00Z">
            <w:rPr>
              <w:sz w:val="24"/>
              <w:szCs w:val="24"/>
              <w:rtl/>
            </w:rPr>
          </w:rPrChange>
        </w:rPr>
      </w:pPr>
      <w:r w:rsidRPr="000748C0">
        <w:rPr>
          <w:sz w:val="24"/>
          <w:szCs w:val="24"/>
          <w:rtl/>
          <w:rPrChange w:id="3671" w:author="Meryl Etman" w:date="2020-03-25T10:10:00Z">
            <w:rPr>
              <w:sz w:val="24"/>
              <w:szCs w:val="24"/>
              <w:rtl/>
            </w:rPr>
          </w:rPrChange>
        </w:rPr>
        <w:t>* הוראות שימוש במקרה חירום.</w:t>
      </w:r>
    </w:p>
    <w:p w14:paraId="485B6BB8" w14:textId="77777777" w:rsidR="00EB5A81" w:rsidRPr="000748C0" w:rsidRDefault="00EB5A81" w:rsidP="00EB5A81">
      <w:pPr>
        <w:spacing w:line="360" w:lineRule="auto"/>
        <w:ind w:left="1440" w:firstLine="6"/>
        <w:rPr>
          <w:sz w:val="24"/>
          <w:szCs w:val="24"/>
          <w:rtl/>
          <w:rPrChange w:id="3672" w:author="Meryl Etman" w:date="2020-03-25T10:10:00Z">
            <w:rPr>
              <w:sz w:val="24"/>
              <w:szCs w:val="24"/>
              <w:rtl/>
            </w:rPr>
          </w:rPrChange>
        </w:rPr>
      </w:pPr>
      <w:r w:rsidRPr="000748C0">
        <w:rPr>
          <w:sz w:val="24"/>
          <w:szCs w:val="24"/>
          <w:rtl/>
          <w:rPrChange w:id="3673" w:author="Meryl Etman" w:date="2020-03-25T10:10:00Z">
            <w:rPr>
              <w:sz w:val="24"/>
              <w:szCs w:val="24"/>
              <w:rtl/>
            </w:rPr>
          </w:rPrChange>
        </w:rPr>
        <w:t>* הוראות תחזוקה כוללת ותחזוקה מונעת של מערכות השרות המותקנות בבניין.</w:t>
      </w:r>
    </w:p>
    <w:p w14:paraId="76404F34" w14:textId="77777777" w:rsidR="00EB5A81" w:rsidRPr="000748C0" w:rsidRDefault="00EB5A81" w:rsidP="00EB5A81">
      <w:pPr>
        <w:spacing w:line="360" w:lineRule="auto"/>
        <w:ind w:left="1443"/>
        <w:rPr>
          <w:sz w:val="24"/>
          <w:szCs w:val="24"/>
          <w:rtl/>
          <w:rPrChange w:id="3674" w:author="Meryl Etman" w:date="2020-03-25T10:10:00Z">
            <w:rPr>
              <w:sz w:val="24"/>
              <w:szCs w:val="24"/>
              <w:rtl/>
            </w:rPr>
          </w:rPrChange>
        </w:rPr>
      </w:pPr>
      <w:r w:rsidRPr="000748C0">
        <w:rPr>
          <w:sz w:val="24"/>
          <w:szCs w:val="24"/>
          <w:rtl/>
          <w:rPrChange w:id="3675" w:author="Meryl Etman" w:date="2020-03-25T10:10:00Z">
            <w:rPr>
              <w:sz w:val="24"/>
              <w:szCs w:val="24"/>
              <w:rtl/>
            </w:rPr>
          </w:rPrChange>
        </w:rPr>
        <w:t>* הוראות בדבר תדירות ואפיון ביקורות שוטפות ותקופתיות, אם נדרשות.</w:t>
      </w:r>
    </w:p>
    <w:p w14:paraId="1C2B642C" w14:textId="77777777" w:rsidR="00EB5A81" w:rsidRPr="000748C0" w:rsidRDefault="00EB5A81" w:rsidP="00EB5A81">
      <w:pPr>
        <w:spacing w:line="360" w:lineRule="auto"/>
        <w:ind w:left="1440"/>
        <w:rPr>
          <w:sz w:val="24"/>
          <w:szCs w:val="24"/>
          <w:rtl/>
          <w:rPrChange w:id="3676" w:author="Meryl Etman" w:date="2020-03-25T10:10:00Z">
            <w:rPr>
              <w:sz w:val="24"/>
              <w:szCs w:val="24"/>
              <w:rtl/>
            </w:rPr>
          </w:rPrChange>
        </w:rPr>
      </w:pPr>
      <w:r w:rsidRPr="000748C0">
        <w:rPr>
          <w:sz w:val="24"/>
          <w:szCs w:val="24"/>
          <w:rtl/>
          <w:rPrChange w:id="3677" w:author="Meryl Etman" w:date="2020-03-25T10:10:00Z">
            <w:rPr>
              <w:sz w:val="24"/>
              <w:szCs w:val="24"/>
              <w:rtl/>
            </w:rPr>
          </w:rPrChange>
        </w:rPr>
        <w:t>* תכניות ביצוע בפועל.</w:t>
      </w:r>
    </w:p>
    <w:p w14:paraId="47AE9D36" w14:textId="77777777" w:rsidR="00EB5A81" w:rsidRPr="000748C0" w:rsidRDefault="00EB5A81" w:rsidP="00EB5A81">
      <w:pPr>
        <w:spacing w:line="360" w:lineRule="auto"/>
        <w:ind w:left="1440" w:firstLine="3"/>
        <w:rPr>
          <w:sz w:val="24"/>
          <w:szCs w:val="24"/>
          <w:rtl/>
          <w:rPrChange w:id="3678" w:author="Meryl Etman" w:date="2020-03-25T10:10:00Z">
            <w:rPr>
              <w:sz w:val="24"/>
              <w:szCs w:val="24"/>
              <w:rtl/>
            </w:rPr>
          </w:rPrChange>
        </w:rPr>
      </w:pPr>
      <w:r w:rsidRPr="000748C0">
        <w:rPr>
          <w:sz w:val="24"/>
          <w:szCs w:val="24"/>
          <w:rtl/>
          <w:rPrChange w:id="3679" w:author="Meryl Etman" w:date="2020-03-25T10:10:00Z">
            <w:rPr>
              <w:sz w:val="24"/>
              <w:szCs w:val="24"/>
              <w:rtl/>
            </w:rPr>
          </w:rPrChange>
        </w:rPr>
        <w:t>* המפרט טכני ותעודות אחריות של ציוד ומערכות המתוקנים במבנה, לרבות שמות</w:t>
      </w:r>
    </w:p>
    <w:p w14:paraId="10D2076C" w14:textId="77777777" w:rsidR="00EB5A81" w:rsidRPr="000748C0" w:rsidRDefault="00EB5A81" w:rsidP="00EB5A81">
      <w:pPr>
        <w:spacing w:line="360" w:lineRule="auto"/>
        <w:ind w:left="1440" w:firstLine="3"/>
        <w:rPr>
          <w:sz w:val="24"/>
          <w:szCs w:val="24"/>
          <w:rtl/>
          <w:rPrChange w:id="3680" w:author="Meryl Etman" w:date="2020-03-25T10:10:00Z">
            <w:rPr>
              <w:sz w:val="24"/>
              <w:szCs w:val="24"/>
              <w:rtl/>
            </w:rPr>
          </w:rPrChange>
        </w:rPr>
      </w:pPr>
      <w:r w:rsidRPr="000748C0">
        <w:rPr>
          <w:sz w:val="24"/>
          <w:szCs w:val="24"/>
          <w:rtl/>
          <w:rPrChange w:id="3681" w:author="Meryl Etman" w:date="2020-03-25T10:10:00Z">
            <w:rPr>
              <w:sz w:val="24"/>
              <w:szCs w:val="24"/>
              <w:rtl/>
            </w:rPr>
          </w:rPrChange>
        </w:rPr>
        <w:t xml:space="preserve"> </w:t>
      </w:r>
      <w:r w:rsidRPr="000748C0">
        <w:rPr>
          <w:rFonts w:hint="cs"/>
          <w:sz w:val="24"/>
          <w:szCs w:val="24"/>
          <w:rtl/>
          <w:rPrChange w:id="3682" w:author="Meryl Etman" w:date="2020-03-25T10:10:00Z">
            <w:rPr>
              <w:rFonts w:hint="cs"/>
              <w:sz w:val="24"/>
              <w:szCs w:val="24"/>
              <w:rtl/>
            </w:rPr>
          </w:rPrChange>
        </w:rPr>
        <w:t xml:space="preserve">  </w:t>
      </w:r>
      <w:r w:rsidRPr="000748C0">
        <w:rPr>
          <w:sz w:val="24"/>
          <w:szCs w:val="24"/>
          <w:rtl/>
          <w:rPrChange w:id="3683" w:author="Meryl Etman" w:date="2020-03-25T10:10:00Z">
            <w:rPr>
              <w:sz w:val="24"/>
              <w:szCs w:val="24"/>
              <w:rtl/>
            </w:rPr>
          </w:rPrChange>
        </w:rPr>
        <w:t>יצרן/ספק  ומספר טלפון ליצירת קשר.</w:t>
      </w:r>
    </w:p>
    <w:p w14:paraId="647375CD" w14:textId="77777777" w:rsidR="00EB5A81" w:rsidRPr="000748C0" w:rsidRDefault="00EB5A81" w:rsidP="00EB5A81">
      <w:pPr>
        <w:spacing w:line="360" w:lineRule="auto"/>
        <w:ind w:left="1440" w:firstLine="3"/>
        <w:rPr>
          <w:sz w:val="24"/>
          <w:szCs w:val="24"/>
          <w:rtl/>
          <w:rPrChange w:id="3684" w:author="Meryl Etman" w:date="2020-03-25T10:10:00Z">
            <w:rPr>
              <w:sz w:val="24"/>
              <w:szCs w:val="24"/>
              <w:rtl/>
            </w:rPr>
          </w:rPrChange>
        </w:rPr>
      </w:pPr>
      <w:r w:rsidRPr="000748C0">
        <w:rPr>
          <w:sz w:val="24"/>
          <w:szCs w:val="24"/>
          <w:rtl/>
          <w:rPrChange w:id="3685" w:author="Meryl Etman" w:date="2020-03-25T10:10:00Z">
            <w:rPr>
              <w:sz w:val="24"/>
              <w:szCs w:val="24"/>
              <w:rtl/>
            </w:rPr>
          </w:rPrChange>
        </w:rPr>
        <w:t>* רשימת כתובות וטלפונים של קבלני המשנה לטיפול וקריאה במצב חירום/תקלה</w:t>
      </w:r>
      <w:r w:rsidRPr="000748C0">
        <w:rPr>
          <w:sz w:val="24"/>
          <w:szCs w:val="24"/>
          <w:rPrChange w:id="3686" w:author="Meryl Etman" w:date="2020-03-25T10:10:00Z">
            <w:rPr>
              <w:sz w:val="24"/>
              <w:szCs w:val="24"/>
            </w:rPr>
          </w:rPrChange>
        </w:rPr>
        <w:t xml:space="preserve"> </w:t>
      </w:r>
      <w:r w:rsidRPr="000748C0">
        <w:rPr>
          <w:sz w:val="24"/>
          <w:szCs w:val="24"/>
          <w:rtl/>
          <w:rPrChange w:id="3687" w:author="Meryl Etman" w:date="2020-03-25T10:10:00Z">
            <w:rPr>
              <w:sz w:val="24"/>
              <w:szCs w:val="24"/>
              <w:rtl/>
            </w:rPr>
          </w:rPrChange>
        </w:rPr>
        <w:t>.</w:t>
      </w:r>
    </w:p>
    <w:p w14:paraId="3C7B22D3" w14:textId="77777777" w:rsidR="00EB5A81" w:rsidRPr="000748C0" w:rsidRDefault="00EB5A81" w:rsidP="00EB5A81">
      <w:pPr>
        <w:spacing w:line="360" w:lineRule="auto"/>
        <w:ind w:left="198"/>
        <w:rPr>
          <w:sz w:val="24"/>
          <w:szCs w:val="24"/>
          <w:rtl/>
          <w:rPrChange w:id="3688" w:author="Meryl Etman" w:date="2020-03-25T10:10:00Z">
            <w:rPr>
              <w:sz w:val="24"/>
              <w:szCs w:val="24"/>
              <w:rtl/>
            </w:rPr>
          </w:rPrChange>
        </w:rPr>
      </w:pPr>
      <w:r w:rsidRPr="000748C0">
        <w:rPr>
          <w:sz w:val="24"/>
          <w:szCs w:val="24"/>
          <w:rtl/>
          <w:rPrChange w:id="3689" w:author="Meryl Etman" w:date="2020-03-25T10:10:00Z">
            <w:rPr>
              <w:sz w:val="24"/>
              <w:szCs w:val="24"/>
              <w:rtl/>
            </w:rPr>
          </w:rPrChange>
        </w:rPr>
        <w:t xml:space="preserve">          </w:t>
      </w:r>
      <w:r w:rsidRPr="000748C0">
        <w:rPr>
          <w:sz w:val="24"/>
          <w:szCs w:val="24"/>
          <w:rtl/>
          <w:rPrChange w:id="3690" w:author="Meryl Etman" w:date="2020-03-25T10:10:00Z">
            <w:rPr>
              <w:sz w:val="24"/>
              <w:szCs w:val="24"/>
              <w:rtl/>
            </w:rPr>
          </w:rPrChange>
        </w:rPr>
        <w:tab/>
        <w:t>* גורם נותן שרות האחזקה בתקופת האחריות, בצרוף כתבי האחריות.</w:t>
      </w:r>
    </w:p>
    <w:p w14:paraId="5AF3BAF6" w14:textId="77777777" w:rsidR="00EB5A81" w:rsidRPr="000748C0" w:rsidRDefault="00EB5A81" w:rsidP="00EB5A81">
      <w:pPr>
        <w:spacing w:line="360" w:lineRule="auto"/>
        <w:ind w:left="1446"/>
        <w:rPr>
          <w:sz w:val="24"/>
          <w:szCs w:val="24"/>
          <w:rtl/>
          <w:rPrChange w:id="3691" w:author="Meryl Etman" w:date="2020-03-25T10:10:00Z">
            <w:rPr>
              <w:sz w:val="24"/>
              <w:szCs w:val="24"/>
              <w:rtl/>
            </w:rPr>
          </w:rPrChange>
        </w:rPr>
      </w:pPr>
      <w:r w:rsidRPr="000748C0">
        <w:rPr>
          <w:sz w:val="24"/>
          <w:szCs w:val="24"/>
          <w:rtl/>
          <w:rPrChange w:id="3692" w:author="Meryl Etman" w:date="2020-03-25T10:10:00Z">
            <w:rPr>
              <w:sz w:val="24"/>
              <w:szCs w:val="24"/>
              <w:rtl/>
            </w:rPr>
          </w:rPrChange>
        </w:rPr>
        <w:t>* אישורי רשויות הנדרשים להפעלת המתקנים.</w:t>
      </w:r>
    </w:p>
    <w:p w14:paraId="5358660E" w14:textId="77777777" w:rsidR="00EB5A81" w:rsidRPr="000748C0" w:rsidRDefault="00EB5A81" w:rsidP="00EB5A81">
      <w:pPr>
        <w:spacing w:line="360" w:lineRule="auto"/>
        <w:ind w:left="1446"/>
        <w:rPr>
          <w:sz w:val="24"/>
          <w:szCs w:val="24"/>
          <w:rtl/>
          <w:rPrChange w:id="3693" w:author="Meryl Etman" w:date="2020-03-25T10:10:00Z">
            <w:rPr>
              <w:sz w:val="24"/>
              <w:szCs w:val="24"/>
              <w:rtl/>
            </w:rPr>
          </w:rPrChange>
        </w:rPr>
      </w:pPr>
      <w:r w:rsidRPr="000748C0">
        <w:rPr>
          <w:sz w:val="24"/>
          <w:szCs w:val="24"/>
          <w:rtl/>
          <w:rPrChange w:id="3694" w:author="Meryl Etman" w:date="2020-03-25T10:10:00Z">
            <w:rPr>
              <w:sz w:val="24"/>
              <w:szCs w:val="24"/>
              <w:rtl/>
            </w:rPr>
          </w:rPrChange>
        </w:rPr>
        <w:t xml:space="preserve">* רשימת צוות המתכננים של הבניין, </w:t>
      </w:r>
      <w:r w:rsidRPr="000748C0">
        <w:rPr>
          <w:rFonts w:hint="cs"/>
          <w:sz w:val="24"/>
          <w:szCs w:val="24"/>
          <w:rtl/>
          <w:rPrChange w:id="3695" w:author="Meryl Etman" w:date="2020-03-25T10:10:00Z">
            <w:rPr>
              <w:rFonts w:hint="cs"/>
              <w:sz w:val="24"/>
              <w:szCs w:val="24"/>
              <w:rtl/>
            </w:rPr>
          </w:rPrChange>
        </w:rPr>
        <w:t xml:space="preserve">  </w:t>
      </w:r>
      <w:r w:rsidRPr="000748C0">
        <w:rPr>
          <w:sz w:val="24"/>
          <w:szCs w:val="24"/>
          <w:rtl/>
          <w:rPrChange w:id="3696" w:author="Meryl Etman" w:date="2020-03-25T10:10:00Z">
            <w:rPr>
              <w:sz w:val="24"/>
              <w:szCs w:val="24"/>
              <w:rtl/>
            </w:rPr>
          </w:rPrChange>
        </w:rPr>
        <w:t xml:space="preserve">המערכות והפיתוח לרבות מספר טלפון ומספר  </w:t>
      </w:r>
    </w:p>
    <w:p w14:paraId="014FF624" w14:textId="77777777" w:rsidR="00EB5A81" w:rsidRPr="000748C0" w:rsidRDefault="00EB5A81" w:rsidP="00EB5A81">
      <w:pPr>
        <w:spacing w:line="360" w:lineRule="auto"/>
        <w:ind w:left="1440" w:firstLine="6"/>
        <w:rPr>
          <w:sz w:val="24"/>
          <w:szCs w:val="24"/>
          <w:rtl/>
          <w:rPrChange w:id="3697" w:author="Meryl Etman" w:date="2020-03-25T10:10:00Z">
            <w:rPr>
              <w:sz w:val="24"/>
              <w:szCs w:val="24"/>
              <w:rtl/>
            </w:rPr>
          </w:rPrChange>
        </w:rPr>
      </w:pPr>
      <w:r w:rsidRPr="000748C0">
        <w:rPr>
          <w:sz w:val="24"/>
          <w:szCs w:val="24"/>
          <w:rtl/>
          <w:rPrChange w:id="3698" w:author="Meryl Etman" w:date="2020-03-25T10:10:00Z">
            <w:rPr>
              <w:sz w:val="24"/>
              <w:szCs w:val="24"/>
              <w:rtl/>
            </w:rPr>
          </w:rPrChange>
        </w:rPr>
        <w:t xml:space="preserve">   פקסימיליה.</w:t>
      </w:r>
    </w:p>
    <w:p w14:paraId="73A26864" w14:textId="77777777" w:rsidR="00EB5A81" w:rsidRPr="000748C0" w:rsidRDefault="00EB5A81" w:rsidP="00EB5A81">
      <w:pPr>
        <w:ind w:left="1440" w:firstLine="6"/>
        <w:rPr>
          <w:sz w:val="24"/>
          <w:szCs w:val="24"/>
          <w:rPrChange w:id="3699" w:author="Meryl Etman" w:date="2020-03-25T10:10:00Z">
            <w:rPr>
              <w:sz w:val="24"/>
              <w:szCs w:val="24"/>
            </w:rPr>
          </w:rPrChange>
        </w:rPr>
      </w:pPr>
    </w:p>
    <w:p w14:paraId="388BAFB4" w14:textId="77777777" w:rsidR="00EB5A81" w:rsidRPr="000748C0" w:rsidRDefault="00EB5A81" w:rsidP="00EB5A81">
      <w:pPr>
        <w:numPr>
          <w:ilvl w:val="0"/>
          <w:numId w:val="35"/>
        </w:numPr>
        <w:spacing w:line="360" w:lineRule="auto"/>
        <w:rPr>
          <w:sz w:val="24"/>
          <w:szCs w:val="24"/>
          <w:rtl/>
          <w:rPrChange w:id="3700" w:author="Meryl Etman" w:date="2020-03-25T10:10:00Z">
            <w:rPr>
              <w:sz w:val="24"/>
              <w:szCs w:val="24"/>
              <w:rtl/>
            </w:rPr>
          </w:rPrChange>
        </w:rPr>
      </w:pPr>
      <w:r w:rsidRPr="000748C0">
        <w:rPr>
          <w:sz w:val="24"/>
          <w:szCs w:val="24"/>
          <w:rtl/>
          <w:rPrChange w:id="3701" w:author="Meryl Etman" w:date="2020-03-25T10:10:00Z">
            <w:rPr>
              <w:sz w:val="24"/>
              <w:szCs w:val="24"/>
              <w:rtl/>
            </w:rPr>
          </w:rPrChange>
        </w:rPr>
        <w:t>תכניות עדות (</w:t>
      </w:r>
      <w:r w:rsidRPr="000748C0">
        <w:rPr>
          <w:sz w:val="24"/>
          <w:szCs w:val="24"/>
          <w:rPrChange w:id="3702" w:author="Meryl Etman" w:date="2020-03-25T10:10:00Z">
            <w:rPr>
              <w:sz w:val="24"/>
              <w:szCs w:val="24"/>
            </w:rPr>
          </w:rPrChange>
        </w:rPr>
        <w:t>AS MADE</w:t>
      </w:r>
      <w:r w:rsidRPr="000748C0">
        <w:rPr>
          <w:sz w:val="24"/>
          <w:szCs w:val="24"/>
          <w:rtl/>
          <w:rPrChange w:id="3703" w:author="Meryl Etman" w:date="2020-03-25T10:10:00Z">
            <w:rPr>
              <w:sz w:val="24"/>
              <w:szCs w:val="24"/>
              <w:rtl/>
            </w:rPr>
          </w:rPrChange>
        </w:rPr>
        <w:t xml:space="preserve">) למערכות המשותפות בלבד של אינסטלציה סניטרית, חשמל   </w:t>
      </w:r>
    </w:p>
    <w:p w14:paraId="61E056A5" w14:textId="77777777" w:rsidR="00EB5A81" w:rsidRPr="000748C0" w:rsidRDefault="00EB5A81" w:rsidP="00EB5A81">
      <w:pPr>
        <w:spacing w:line="360" w:lineRule="auto"/>
        <w:rPr>
          <w:sz w:val="24"/>
          <w:szCs w:val="24"/>
          <w:rPrChange w:id="3704" w:author="Meryl Etman" w:date="2020-03-25T10:10:00Z">
            <w:rPr>
              <w:sz w:val="24"/>
              <w:szCs w:val="24"/>
            </w:rPr>
          </w:rPrChange>
        </w:rPr>
      </w:pPr>
      <w:r w:rsidRPr="000748C0">
        <w:rPr>
          <w:rFonts w:hint="cs"/>
          <w:sz w:val="24"/>
          <w:szCs w:val="24"/>
          <w:rtl/>
          <w:rPrChange w:id="3705" w:author="Meryl Etman" w:date="2020-03-25T10:10:00Z">
            <w:rPr>
              <w:rFonts w:hint="cs"/>
              <w:sz w:val="24"/>
              <w:szCs w:val="24"/>
              <w:rtl/>
            </w:rPr>
          </w:rPrChange>
        </w:rPr>
        <w:t xml:space="preserve">            ות</w:t>
      </w:r>
      <w:r w:rsidRPr="000748C0">
        <w:rPr>
          <w:sz w:val="24"/>
          <w:szCs w:val="24"/>
          <w:rtl/>
          <w:rPrChange w:id="3706" w:author="Meryl Etman" w:date="2020-03-25T10:10:00Z">
            <w:rPr>
              <w:sz w:val="24"/>
              <w:szCs w:val="24"/>
              <w:rtl/>
            </w:rPr>
          </w:rPrChange>
        </w:rPr>
        <w:t>קשורת, מערכות בטיחות ומערכות אלקטרו-מכאניות במבנה ובפיתוח.</w:t>
      </w:r>
    </w:p>
    <w:p w14:paraId="7668D201" w14:textId="77777777" w:rsidR="00EB5A81" w:rsidRPr="000748C0" w:rsidRDefault="00EB5A81" w:rsidP="00EB5A81">
      <w:pPr>
        <w:numPr>
          <w:ilvl w:val="0"/>
          <w:numId w:val="35"/>
        </w:numPr>
        <w:spacing w:line="360" w:lineRule="auto"/>
        <w:rPr>
          <w:sz w:val="24"/>
          <w:szCs w:val="24"/>
          <w:rPrChange w:id="3707" w:author="Meryl Etman" w:date="2020-03-25T10:10:00Z">
            <w:rPr>
              <w:sz w:val="24"/>
              <w:szCs w:val="24"/>
            </w:rPr>
          </w:rPrChange>
        </w:rPr>
      </w:pPr>
      <w:r w:rsidRPr="000748C0">
        <w:rPr>
          <w:rFonts w:hint="cs"/>
          <w:sz w:val="24"/>
          <w:szCs w:val="24"/>
          <w:rtl/>
          <w:rPrChange w:id="3708" w:author="Meryl Etman" w:date="2020-03-25T10:10:00Z">
            <w:rPr>
              <w:rFonts w:hint="cs"/>
              <w:sz w:val="24"/>
              <w:szCs w:val="24"/>
              <w:rtl/>
            </w:rPr>
          </w:rPrChange>
        </w:rPr>
        <w:t xml:space="preserve">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w:t>
      </w:r>
      <w:r w:rsidRPr="000748C0">
        <w:rPr>
          <w:rFonts w:hint="cs"/>
          <w:sz w:val="24"/>
          <w:szCs w:val="24"/>
          <w:rtl/>
          <w:rPrChange w:id="3709" w:author="Meryl Etman" w:date="2020-03-25T10:10:00Z">
            <w:rPr>
              <w:rFonts w:hint="cs"/>
              <w:sz w:val="24"/>
              <w:szCs w:val="24"/>
              <w:rtl/>
            </w:rPr>
          </w:rPrChange>
        </w:rPr>
        <w:lastRenderedPageBreak/>
        <w:t>בטיחות, מערכות מיזוג אויר, מערכות אלקטרו מכאניות אחרות, כל מערת אחרת המשרתת את הרכוש המשותף.</w:t>
      </w:r>
    </w:p>
    <w:p w14:paraId="2E4D56F1" w14:textId="77777777" w:rsidR="00EB5A81" w:rsidRPr="000748C0" w:rsidRDefault="00EB5A81" w:rsidP="00EB5A81">
      <w:pPr>
        <w:spacing w:line="360" w:lineRule="auto"/>
        <w:rPr>
          <w:sz w:val="24"/>
          <w:szCs w:val="24"/>
          <w:rtl/>
          <w:rPrChange w:id="3710" w:author="Meryl Etman" w:date="2020-03-25T10:10:00Z">
            <w:rPr>
              <w:sz w:val="24"/>
              <w:szCs w:val="24"/>
              <w:rtl/>
            </w:rPr>
          </w:rPrChange>
        </w:rPr>
      </w:pPr>
    </w:p>
    <w:p w14:paraId="680D28A6" w14:textId="77777777" w:rsidR="00EB5A81" w:rsidRPr="000748C0" w:rsidRDefault="00EB5A81" w:rsidP="00EB5A81">
      <w:pPr>
        <w:spacing w:line="360" w:lineRule="auto"/>
        <w:rPr>
          <w:sz w:val="24"/>
          <w:szCs w:val="24"/>
          <w:rtl/>
          <w:rPrChange w:id="3711" w:author="Meryl Etman" w:date="2020-03-25T10:10:00Z">
            <w:rPr>
              <w:sz w:val="24"/>
              <w:szCs w:val="24"/>
              <w:rtl/>
            </w:rPr>
          </w:rPrChange>
        </w:rPr>
      </w:pPr>
    </w:p>
    <w:p w14:paraId="5BDD64FC" w14:textId="77777777" w:rsidR="00EB5A81" w:rsidRPr="000748C0" w:rsidRDefault="00EB5A81" w:rsidP="00EB5A81">
      <w:pPr>
        <w:spacing w:line="360" w:lineRule="auto"/>
        <w:rPr>
          <w:b/>
          <w:bCs/>
          <w:sz w:val="24"/>
          <w:szCs w:val="24"/>
          <w:rtl/>
          <w:rPrChange w:id="3712" w:author="Meryl Etman" w:date="2020-03-25T10:10:00Z">
            <w:rPr>
              <w:b/>
              <w:bCs/>
              <w:sz w:val="24"/>
              <w:szCs w:val="24"/>
              <w:rtl/>
            </w:rPr>
          </w:rPrChange>
        </w:rPr>
      </w:pPr>
      <w:r w:rsidRPr="000748C0">
        <w:rPr>
          <w:rFonts w:hint="cs"/>
          <w:b/>
          <w:bCs/>
          <w:sz w:val="24"/>
          <w:szCs w:val="24"/>
          <w:rtl/>
          <w:rPrChange w:id="3713" w:author="Meryl Etman" w:date="2020-03-25T10:10:00Z">
            <w:rPr>
              <w:rFonts w:hint="cs"/>
              <w:b/>
              <w:bCs/>
              <w:sz w:val="24"/>
              <w:szCs w:val="24"/>
              <w:rtl/>
            </w:rPr>
          </w:rPrChange>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5777FAFA" w14:textId="77777777" w:rsidR="000521ED" w:rsidRPr="000748C0" w:rsidRDefault="00EB5A81" w:rsidP="000521ED">
      <w:pPr>
        <w:spacing w:line="360" w:lineRule="auto"/>
        <w:rPr>
          <w:sz w:val="24"/>
          <w:szCs w:val="24"/>
          <w:rtl/>
          <w:rPrChange w:id="3714" w:author="Meryl Etman" w:date="2020-03-25T10:10:00Z">
            <w:rPr>
              <w:sz w:val="24"/>
              <w:szCs w:val="24"/>
              <w:rtl/>
            </w:rPr>
          </w:rPrChange>
        </w:rPr>
      </w:pPr>
      <w:r w:rsidRPr="000748C0">
        <w:rPr>
          <w:rFonts w:hint="cs"/>
          <w:b/>
          <w:bCs/>
          <w:sz w:val="24"/>
          <w:szCs w:val="24"/>
          <w:rtl/>
          <w:rPrChange w:id="3715" w:author="Meryl Etman" w:date="2020-03-25T10:10:00Z">
            <w:rPr>
              <w:rFonts w:hint="cs"/>
              <w:b/>
              <w:bCs/>
              <w:sz w:val="24"/>
              <w:szCs w:val="24"/>
              <w:rtl/>
            </w:rPr>
          </w:rPrChange>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E42416" w14:textId="77777777" w:rsidR="00EB5A81" w:rsidRPr="000748C0" w:rsidRDefault="00EB5A81" w:rsidP="00EB5A81">
      <w:pPr>
        <w:spacing w:line="360" w:lineRule="auto"/>
        <w:rPr>
          <w:sz w:val="24"/>
          <w:szCs w:val="24"/>
          <w:rtl/>
          <w:rPrChange w:id="3716" w:author="Meryl Etman" w:date="2020-03-25T10:10:00Z">
            <w:rPr>
              <w:sz w:val="24"/>
              <w:szCs w:val="24"/>
              <w:rtl/>
            </w:rPr>
          </w:rPrChange>
        </w:rPr>
      </w:pPr>
    </w:p>
    <w:p w14:paraId="3B491C9C" w14:textId="77777777" w:rsidR="00EB5A81" w:rsidRPr="000748C0" w:rsidRDefault="00EB5A81" w:rsidP="00EB5A81">
      <w:pPr>
        <w:spacing w:line="360" w:lineRule="auto"/>
        <w:rPr>
          <w:sz w:val="24"/>
          <w:szCs w:val="24"/>
          <w:rtl/>
          <w:rPrChange w:id="3717" w:author="Meryl Etman" w:date="2020-03-25T10:10:00Z">
            <w:rPr>
              <w:sz w:val="24"/>
              <w:szCs w:val="24"/>
              <w:rtl/>
            </w:rPr>
          </w:rPrChange>
        </w:rPr>
      </w:pPr>
    </w:p>
    <w:p w14:paraId="7EDB647C" w14:textId="77777777" w:rsidR="00EB5A81" w:rsidRPr="000748C0" w:rsidRDefault="00EB5A81" w:rsidP="00EB5A81">
      <w:pPr>
        <w:spacing w:line="360" w:lineRule="auto"/>
        <w:rPr>
          <w:sz w:val="24"/>
          <w:szCs w:val="24"/>
          <w:rtl/>
          <w:rPrChange w:id="3718" w:author="Meryl Etman" w:date="2020-03-25T10:10:00Z">
            <w:rPr>
              <w:sz w:val="24"/>
              <w:szCs w:val="24"/>
              <w:rtl/>
            </w:rPr>
          </w:rPrChange>
        </w:rPr>
      </w:pPr>
    </w:p>
    <w:p w14:paraId="41AAE4C1" w14:textId="77777777" w:rsidR="00EB5A81" w:rsidRPr="000748C0" w:rsidRDefault="00EB5A81" w:rsidP="00EB5A81">
      <w:pPr>
        <w:spacing w:line="360" w:lineRule="auto"/>
        <w:rPr>
          <w:sz w:val="24"/>
          <w:szCs w:val="24"/>
          <w:rtl/>
          <w:rPrChange w:id="3719" w:author="Meryl Etman" w:date="2020-03-25T10:10:00Z">
            <w:rPr>
              <w:sz w:val="24"/>
              <w:szCs w:val="24"/>
              <w:rtl/>
            </w:rPr>
          </w:rPrChange>
        </w:rPr>
      </w:pPr>
    </w:p>
    <w:p w14:paraId="541695C1" w14:textId="77777777" w:rsidR="00EB5A81" w:rsidRPr="000748C0" w:rsidRDefault="000521ED" w:rsidP="00EB5A81">
      <w:pPr>
        <w:spacing w:line="360" w:lineRule="auto"/>
        <w:rPr>
          <w:sz w:val="24"/>
          <w:szCs w:val="24"/>
          <w:rtl/>
        </w:rPr>
      </w:pPr>
      <w:r w:rsidRPr="000748C0">
        <w:rPr>
          <w:rFonts w:hint="cs"/>
          <w:noProof/>
          <w:sz w:val="24"/>
          <w:szCs w:val="24"/>
          <w:rtl/>
        </w:rPr>
        <mc:AlternateContent>
          <mc:Choice Requires="wps">
            <w:drawing>
              <wp:anchor distT="0" distB="0" distL="114300" distR="114300" simplePos="0" relativeHeight="251658245" behindDoc="0" locked="0" layoutInCell="1" allowOverlap="1" wp14:anchorId="6A959DF1" wp14:editId="08D92269">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42ADF" id="Line 20" o:spid="_x0000_s1026" style="position:absolute;left:0;text-align:lef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0748C0">
        <w:rPr>
          <w:rFonts w:hint="cs"/>
          <w:noProof/>
          <w:sz w:val="24"/>
          <w:szCs w:val="24"/>
          <w:rtl/>
          <w:rPrChange w:id="3720" w:author="Meryl Etman" w:date="2020-03-25T10:10:00Z">
            <w:rPr>
              <w:rFonts w:hint="cs"/>
              <w:noProof/>
              <w:sz w:val="24"/>
              <w:szCs w:val="24"/>
              <w:rtl/>
            </w:rPr>
          </w:rPrChange>
        </w:rPr>
        <mc:AlternateContent>
          <mc:Choice Requires="wps">
            <w:drawing>
              <wp:anchor distT="0" distB="0" distL="114300" distR="114300" simplePos="0" relativeHeight="251658244" behindDoc="0" locked="0" layoutInCell="1" allowOverlap="1" wp14:anchorId="0D09D34A" wp14:editId="4CFB79C0">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D3EDA" id="Line 19" o:spid="_x0000_s1026" style="position:absolute;left:0;text-align:lef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0748C0">
        <w:rPr>
          <w:rFonts w:hint="cs"/>
          <w:noProof/>
          <w:sz w:val="24"/>
          <w:szCs w:val="24"/>
          <w:rtl/>
          <w:rPrChange w:id="3721" w:author="Meryl Etman" w:date="2020-03-25T10:10:00Z">
            <w:rPr>
              <w:rFonts w:hint="cs"/>
              <w:noProof/>
              <w:sz w:val="24"/>
              <w:szCs w:val="24"/>
              <w:rtl/>
            </w:rPr>
          </w:rPrChange>
        </w:rPr>
        <mc:AlternateContent>
          <mc:Choice Requires="wps">
            <w:drawing>
              <wp:anchor distT="0" distB="0" distL="114300" distR="114300" simplePos="0" relativeHeight="251658243" behindDoc="0" locked="0" layoutInCell="1" allowOverlap="1" wp14:anchorId="667A999B" wp14:editId="0863CDDE">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490BD" id="Line 18" o:spid="_x0000_s1026" style="position:absolute;left:0;text-align:left;flip:x;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017BFE8F" w14:textId="77777777" w:rsidR="00EB5A81" w:rsidRPr="000748C0" w:rsidRDefault="00EB5A81" w:rsidP="00EB5A81">
      <w:pPr>
        <w:spacing w:line="360" w:lineRule="auto"/>
        <w:rPr>
          <w:b/>
          <w:bCs/>
          <w:sz w:val="24"/>
          <w:szCs w:val="24"/>
          <w:rPrChange w:id="3722" w:author="Meryl Etman" w:date="2020-03-25T10:10:00Z">
            <w:rPr>
              <w:b/>
              <w:bCs/>
              <w:sz w:val="24"/>
              <w:szCs w:val="24"/>
            </w:rPr>
          </w:rPrChange>
        </w:rPr>
      </w:pPr>
      <w:r w:rsidRPr="000748C0">
        <w:rPr>
          <w:rFonts w:hint="cs"/>
          <w:b/>
          <w:bCs/>
          <w:sz w:val="24"/>
          <w:szCs w:val="24"/>
          <w:rtl/>
          <w:rPrChange w:id="3723" w:author="Meryl Etman" w:date="2020-03-25T10:10:00Z">
            <w:rPr>
              <w:rFonts w:hint="cs"/>
              <w:b/>
              <w:bCs/>
              <w:sz w:val="24"/>
              <w:szCs w:val="24"/>
              <w:rtl/>
            </w:rPr>
          </w:rPrChange>
        </w:rPr>
        <w:t xml:space="preserve">נציג חב' הניהול והפיקוח </w:t>
      </w:r>
      <w:r w:rsidRPr="000748C0">
        <w:rPr>
          <w:rFonts w:hint="cs"/>
          <w:b/>
          <w:bCs/>
          <w:sz w:val="24"/>
          <w:szCs w:val="24"/>
          <w:rtl/>
          <w:rPrChange w:id="3724" w:author="Meryl Etman" w:date="2020-03-25T10:10:00Z">
            <w:rPr>
              <w:rFonts w:hint="cs"/>
              <w:b/>
              <w:bCs/>
              <w:sz w:val="24"/>
              <w:szCs w:val="24"/>
              <w:rtl/>
            </w:rPr>
          </w:rPrChange>
        </w:rPr>
        <w:tab/>
        <w:t xml:space="preserve">       בעל  חב' הניהול והפיקוח </w:t>
      </w:r>
      <w:r w:rsidRPr="000748C0">
        <w:rPr>
          <w:rFonts w:hint="cs"/>
          <w:b/>
          <w:bCs/>
          <w:sz w:val="24"/>
          <w:szCs w:val="24"/>
          <w:rtl/>
          <w:rPrChange w:id="3725" w:author="Meryl Etman" w:date="2020-03-25T10:10:00Z">
            <w:rPr>
              <w:rFonts w:hint="cs"/>
              <w:b/>
              <w:bCs/>
              <w:sz w:val="24"/>
              <w:szCs w:val="24"/>
              <w:rtl/>
            </w:rPr>
          </w:rPrChange>
        </w:rPr>
        <w:tab/>
      </w:r>
      <w:r w:rsidRPr="000748C0">
        <w:rPr>
          <w:rFonts w:hint="cs"/>
          <w:b/>
          <w:bCs/>
          <w:sz w:val="24"/>
          <w:szCs w:val="24"/>
          <w:rtl/>
          <w:rPrChange w:id="3726" w:author="Meryl Etman" w:date="2020-03-25T10:10:00Z">
            <w:rPr>
              <w:rFonts w:hint="cs"/>
              <w:b/>
              <w:bCs/>
              <w:sz w:val="24"/>
              <w:szCs w:val="24"/>
              <w:rtl/>
            </w:rPr>
          </w:rPrChange>
        </w:rPr>
        <w:tab/>
        <w:t xml:space="preserve">           תאריך </w:t>
      </w:r>
    </w:p>
    <w:p w14:paraId="0CE16794" w14:textId="77777777" w:rsidR="00EB5A81" w:rsidRPr="000748C0" w:rsidRDefault="00EB5A81" w:rsidP="00EB5A81">
      <w:pPr>
        <w:jc w:val="center"/>
        <w:rPr>
          <w:bCs/>
          <w:sz w:val="24"/>
          <w:szCs w:val="24"/>
          <w:u w:val="single"/>
          <w:rtl/>
          <w:rPrChange w:id="3727" w:author="Meryl Etman" w:date="2020-03-25T10:10:00Z">
            <w:rPr>
              <w:bCs/>
              <w:sz w:val="24"/>
              <w:szCs w:val="24"/>
              <w:u w:val="single"/>
              <w:rtl/>
            </w:rPr>
          </w:rPrChange>
        </w:rPr>
      </w:pPr>
    </w:p>
    <w:p w14:paraId="3E4F5203" w14:textId="77777777" w:rsidR="00EB5A81" w:rsidRPr="000748C0" w:rsidRDefault="008942AD" w:rsidP="008942AD">
      <w:pPr>
        <w:spacing w:after="240"/>
        <w:jc w:val="center"/>
        <w:rPr>
          <w:bCs/>
          <w:u w:val="single"/>
          <w:rtl/>
          <w:rPrChange w:id="3728" w:author="Meryl Etman" w:date="2020-03-25T10:10:00Z">
            <w:rPr>
              <w:bCs/>
              <w:u w:val="single"/>
              <w:rtl/>
            </w:rPr>
          </w:rPrChange>
        </w:rPr>
      </w:pPr>
      <w:r w:rsidRPr="000748C0">
        <w:rPr>
          <w:rFonts w:hint="cs"/>
          <w:bCs/>
          <w:sz w:val="24"/>
          <w:szCs w:val="24"/>
          <w:u w:val="single"/>
          <w:rtl/>
          <w:rPrChange w:id="3729" w:author="Meryl Etman" w:date="2020-03-25T10:10:00Z">
            <w:rPr>
              <w:rFonts w:hint="cs"/>
              <w:bCs/>
              <w:sz w:val="24"/>
              <w:szCs w:val="24"/>
              <w:u w:val="single"/>
              <w:rtl/>
            </w:rPr>
          </w:rPrChange>
        </w:rPr>
        <w:t>נ</w:t>
      </w:r>
      <w:r w:rsidR="00EB5A81" w:rsidRPr="000748C0">
        <w:rPr>
          <w:rFonts w:hint="cs"/>
          <w:bCs/>
          <w:sz w:val="24"/>
          <w:szCs w:val="24"/>
          <w:u w:val="single"/>
          <w:rtl/>
          <w:rPrChange w:id="3730" w:author="Meryl Etman" w:date="2020-03-25T10:10:00Z">
            <w:rPr>
              <w:rFonts w:hint="cs"/>
              <w:bCs/>
              <w:sz w:val="24"/>
              <w:szCs w:val="24"/>
              <w:u w:val="single"/>
              <w:rtl/>
            </w:rPr>
          </w:rPrChange>
        </w:rPr>
        <w:t xml:space="preserve">ספח </w:t>
      </w:r>
      <w:r w:rsidRPr="000748C0">
        <w:rPr>
          <w:rFonts w:hint="cs"/>
          <w:bCs/>
          <w:sz w:val="24"/>
          <w:szCs w:val="24"/>
          <w:u w:val="single"/>
          <w:rtl/>
          <w:rPrChange w:id="3731" w:author="Meryl Etman" w:date="2020-03-25T10:10:00Z">
            <w:rPr>
              <w:rFonts w:hint="cs"/>
              <w:bCs/>
              <w:sz w:val="24"/>
              <w:szCs w:val="24"/>
              <w:u w:val="single"/>
              <w:rtl/>
            </w:rPr>
          </w:rPrChange>
        </w:rPr>
        <w:t>"</w:t>
      </w:r>
      <w:r w:rsidR="00EB5A81" w:rsidRPr="000748C0">
        <w:rPr>
          <w:rFonts w:hint="cs"/>
          <w:bCs/>
          <w:sz w:val="24"/>
          <w:szCs w:val="24"/>
          <w:u w:val="single"/>
          <w:rtl/>
          <w:rPrChange w:id="3732" w:author="Meryl Etman" w:date="2020-03-25T10:10:00Z">
            <w:rPr>
              <w:rFonts w:hint="cs"/>
              <w:bCs/>
              <w:sz w:val="24"/>
              <w:szCs w:val="24"/>
              <w:u w:val="single"/>
              <w:rtl/>
            </w:rPr>
          </w:rPrChange>
        </w:rPr>
        <w:t>ג</w:t>
      </w:r>
      <w:r w:rsidRPr="000748C0">
        <w:rPr>
          <w:rFonts w:hint="cs"/>
          <w:bCs/>
          <w:sz w:val="24"/>
          <w:szCs w:val="24"/>
          <w:u w:val="single"/>
          <w:rtl/>
          <w:rPrChange w:id="3733" w:author="Meryl Etman" w:date="2020-03-25T10:10:00Z">
            <w:rPr>
              <w:rFonts w:hint="cs"/>
              <w:bCs/>
              <w:sz w:val="24"/>
              <w:szCs w:val="24"/>
              <w:u w:val="single"/>
              <w:rtl/>
            </w:rPr>
          </w:rPrChange>
        </w:rPr>
        <w:t>'</w:t>
      </w:r>
      <w:r w:rsidR="00EB5A81" w:rsidRPr="000748C0">
        <w:rPr>
          <w:rFonts w:hint="cs"/>
          <w:bCs/>
          <w:sz w:val="24"/>
          <w:szCs w:val="24"/>
          <w:u w:val="single"/>
          <w:rtl/>
          <w:rPrChange w:id="3734" w:author="Meryl Etman" w:date="2020-03-25T10:10:00Z">
            <w:rPr>
              <w:rFonts w:hint="cs"/>
              <w:bCs/>
              <w:sz w:val="24"/>
              <w:szCs w:val="24"/>
              <w:u w:val="single"/>
              <w:rtl/>
            </w:rPr>
          </w:rPrChange>
        </w:rPr>
        <w:t>'</w:t>
      </w:r>
      <w:r w:rsidR="00EB5A81" w:rsidRPr="000748C0">
        <w:rPr>
          <w:rFonts w:hint="cs"/>
          <w:bCs/>
          <w:u w:val="single"/>
          <w:rtl/>
          <w:rPrChange w:id="3735" w:author="Meryl Etman" w:date="2020-03-25T10:10:00Z">
            <w:rPr>
              <w:rFonts w:hint="cs"/>
              <w:bCs/>
              <w:u w:val="single"/>
              <w:rtl/>
            </w:rPr>
          </w:rPrChange>
        </w:rPr>
        <w:t xml:space="preserve"> </w:t>
      </w:r>
    </w:p>
    <w:p w14:paraId="040A19BE" w14:textId="77777777" w:rsidR="00EB5A81" w:rsidRPr="000748C0" w:rsidRDefault="00EB5A81" w:rsidP="00EB5A81">
      <w:pPr>
        <w:spacing w:after="360"/>
        <w:jc w:val="center"/>
        <w:rPr>
          <w:bCs/>
          <w:sz w:val="24"/>
          <w:szCs w:val="24"/>
          <w:u w:val="single"/>
          <w:rtl/>
          <w:rPrChange w:id="3736" w:author="Meryl Etman" w:date="2020-03-25T10:10:00Z">
            <w:rPr>
              <w:bCs/>
              <w:sz w:val="24"/>
              <w:szCs w:val="24"/>
              <w:u w:val="single"/>
              <w:rtl/>
            </w:rPr>
          </w:rPrChange>
        </w:rPr>
      </w:pPr>
      <w:r w:rsidRPr="000748C0">
        <w:rPr>
          <w:rFonts w:hint="cs"/>
          <w:bCs/>
          <w:sz w:val="24"/>
          <w:szCs w:val="24"/>
          <w:u w:val="single"/>
          <w:rtl/>
          <w:rPrChange w:id="3737" w:author="Meryl Etman" w:date="2020-03-25T10:10:00Z">
            <w:rPr>
              <w:rFonts w:hint="cs"/>
              <w:bCs/>
              <w:sz w:val="24"/>
              <w:szCs w:val="24"/>
              <w:u w:val="single"/>
              <w:rtl/>
            </w:rPr>
          </w:rPrChange>
        </w:rPr>
        <w:t>נוהל הבטחת איכות על ידי המפקח באתר</w:t>
      </w:r>
    </w:p>
    <w:p w14:paraId="128A4553" w14:textId="77777777" w:rsidR="00EB5A81" w:rsidRPr="000748C0" w:rsidRDefault="00EB5A81" w:rsidP="00EB5A81">
      <w:pPr>
        <w:numPr>
          <w:ilvl w:val="0"/>
          <w:numId w:val="31"/>
        </w:numPr>
        <w:spacing w:after="240"/>
        <w:ind w:left="357" w:hanging="357"/>
        <w:rPr>
          <w:b/>
          <w:bCs/>
          <w:szCs w:val="24"/>
          <w:rPrChange w:id="3738" w:author="Meryl Etman" w:date="2020-03-25T10:10:00Z">
            <w:rPr>
              <w:b/>
              <w:bCs/>
              <w:szCs w:val="24"/>
            </w:rPr>
          </w:rPrChange>
        </w:rPr>
      </w:pPr>
      <w:r w:rsidRPr="000748C0">
        <w:rPr>
          <w:b/>
          <w:bCs/>
          <w:szCs w:val="24"/>
          <w:u w:val="single"/>
          <w:rtl/>
          <w:rPrChange w:id="3739" w:author="Meryl Etman" w:date="2020-03-25T10:10:00Z">
            <w:rPr>
              <w:b/>
              <w:bCs/>
              <w:szCs w:val="24"/>
              <w:u w:val="single"/>
              <w:rtl/>
            </w:rPr>
          </w:rPrChange>
        </w:rPr>
        <w:t>מטרת הנוהל</w:t>
      </w:r>
    </w:p>
    <w:p w14:paraId="5D923693"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40" w:author="Meryl Etman" w:date="2020-03-25T10:10:00Z">
            <w:rPr>
              <w:noProof/>
              <w:szCs w:val="24"/>
            </w:rPr>
          </w:rPrChange>
        </w:rPr>
      </w:pPr>
      <w:r w:rsidRPr="000748C0">
        <w:rPr>
          <w:rFonts w:hint="cs"/>
          <w:noProof/>
          <w:sz w:val="24"/>
          <w:szCs w:val="24"/>
          <w:rtl/>
          <w:rPrChange w:id="3741" w:author="Meryl Etman" w:date="2020-03-25T10:10:00Z">
            <w:rPr>
              <w:rFonts w:hint="cs"/>
              <w:noProof/>
              <w:sz w:val="24"/>
              <w:szCs w:val="24"/>
              <w:rtl/>
            </w:rPr>
          </w:rPrChange>
        </w:rPr>
        <w:t>ניהול תהליך בקרת איכות/פיקוח עליון באמצעות המפקח באתר באמצעות סט פעילויות מפתח של תהליכים שונים</w:t>
      </w:r>
      <w:r w:rsidRPr="000748C0">
        <w:rPr>
          <w:noProof/>
          <w:sz w:val="24"/>
          <w:szCs w:val="24"/>
          <w:rtl/>
          <w:rPrChange w:id="3742" w:author="Meryl Etman" w:date="2020-03-25T10:10:00Z">
            <w:rPr>
              <w:noProof/>
              <w:sz w:val="24"/>
              <w:szCs w:val="24"/>
              <w:rtl/>
            </w:rPr>
          </w:rPrChange>
        </w:rPr>
        <w:t>.</w:t>
      </w:r>
      <w:r w:rsidRPr="000748C0">
        <w:rPr>
          <w:rFonts w:hint="cs"/>
          <w:noProof/>
          <w:sz w:val="24"/>
          <w:szCs w:val="24"/>
          <w:rtl/>
          <w:rPrChange w:id="3743" w:author="Meryl Etman" w:date="2020-03-25T10:10:00Z">
            <w:rPr>
              <w:rFonts w:hint="cs"/>
              <w:noProof/>
              <w:sz w:val="24"/>
              <w:szCs w:val="24"/>
              <w:rtl/>
            </w:rPr>
          </w:rPrChange>
        </w:rPr>
        <w:t xml:space="preserve"> </w:t>
      </w:r>
    </w:p>
    <w:p w14:paraId="4D4492CC"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44" w:author="Meryl Etman" w:date="2020-03-25T10:10:00Z">
            <w:rPr>
              <w:noProof/>
              <w:szCs w:val="24"/>
            </w:rPr>
          </w:rPrChange>
        </w:rPr>
      </w:pPr>
      <w:r w:rsidRPr="000748C0">
        <w:rPr>
          <w:rFonts w:hint="cs"/>
          <w:noProof/>
          <w:sz w:val="24"/>
          <w:szCs w:val="24"/>
          <w:rtl/>
          <w:rPrChange w:id="3745" w:author="Meryl Etman" w:date="2020-03-25T10:10:00Z">
            <w:rPr>
              <w:rFonts w:hint="cs"/>
              <w:noProof/>
              <w:sz w:val="24"/>
              <w:szCs w:val="24"/>
              <w:rtl/>
            </w:rPr>
          </w:rPrChange>
        </w:rPr>
        <w:t>כלים לזיהוי אי-התאמות בתהליך הביצוע בזמן אמת</w:t>
      </w:r>
      <w:r w:rsidRPr="000748C0">
        <w:rPr>
          <w:rFonts w:hint="cs"/>
          <w:noProof/>
          <w:szCs w:val="24"/>
          <w:rtl/>
          <w:rPrChange w:id="3746" w:author="Meryl Etman" w:date="2020-03-25T10:10:00Z">
            <w:rPr>
              <w:rFonts w:hint="cs"/>
              <w:noProof/>
              <w:szCs w:val="24"/>
              <w:rtl/>
            </w:rPr>
          </w:rPrChange>
        </w:rPr>
        <w:t>.</w:t>
      </w:r>
    </w:p>
    <w:p w14:paraId="5AC07D71" w14:textId="77777777" w:rsidR="00EB5A81" w:rsidRPr="000748C0" w:rsidRDefault="00EB5A81" w:rsidP="00EB5A81">
      <w:pPr>
        <w:numPr>
          <w:ilvl w:val="1"/>
          <w:numId w:val="31"/>
        </w:numPr>
        <w:spacing w:after="120"/>
        <w:ind w:left="715" w:hanging="431"/>
        <w:rPr>
          <w:noProof/>
          <w:szCs w:val="24"/>
          <w:rtl/>
          <w:rPrChange w:id="3747" w:author="Meryl Etman" w:date="2020-03-25T10:10:00Z">
            <w:rPr>
              <w:noProof/>
              <w:szCs w:val="24"/>
              <w:rtl/>
            </w:rPr>
          </w:rPrChange>
        </w:rPr>
      </w:pPr>
      <w:r w:rsidRPr="000748C0">
        <w:rPr>
          <w:rFonts w:hint="cs"/>
          <w:noProof/>
          <w:szCs w:val="24"/>
          <w:rtl/>
          <w:rPrChange w:id="3748" w:author="Meryl Etman" w:date="2020-03-25T10:10:00Z">
            <w:rPr>
              <w:rFonts w:hint="cs"/>
              <w:noProof/>
              <w:szCs w:val="24"/>
              <w:rtl/>
            </w:rPr>
          </w:rPrChange>
        </w:rPr>
        <w:t xml:space="preserve">הנוהל מגדיר את אופן ביצוע </w:t>
      </w:r>
      <w:r w:rsidRPr="000748C0">
        <w:rPr>
          <w:noProof/>
          <w:szCs w:val="24"/>
          <w:rtl/>
          <w:rPrChange w:id="3749" w:author="Meryl Etman" w:date="2020-03-25T10:10:00Z">
            <w:rPr>
              <w:noProof/>
              <w:szCs w:val="24"/>
              <w:rtl/>
            </w:rPr>
          </w:rPrChange>
        </w:rPr>
        <w:t>בקרת איכות שוטפת ע"י המפקח באתר</w:t>
      </w:r>
      <w:r w:rsidRPr="000748C0">
        <w:rPr>
          <w:rFonts w:hint="cs"/>
          <w:noProof/>
          <w:szCs w:val="24"/>
          <w:rtl/>
          <w:rPrChange w:id="3750" w:author="Meryl Etman" w:date="2020-03-25T10:10:00Z">
            <w:rPr>
              <w:rFonts w:hint="cs"/>
              <w:noProof/>
              <w:szCs w:val="24"/>
              <w:rtl/>
            </w:rPr>
          </w:rPrChange>
        </w:rPr>
        <w:t xml:space="preserve"> (סעיף 5.2).</w:t>
      </w:r>
    </w:p>
    <w:p w14:paraId="25993005" w14:textId="77777777" w:rsidR="00EB5A81" w:rsidRPr="000748C0" w:rsidRDefault="00EB5A81" w:rsidP="00EB5A81">
      <w:pPr>
        <w:numPr>
          <w:ilvl w:val="1"/>
          <w:numId w:val="31"/>
        </w:numPr>
        <w:suppressAutoHyphens/>
        <w:autoSpaceDN w:val="0"/>
        <w:spacing w:after="360"/>
        <w:ind w:left="715" w:hanging="431"/>
        <w:jc w:val="both"/>
        <w:textAlignment w:val="baseline"/>
        <w:rPr>
          <w:noProof/>
          <w:szCs w:val="24"/>
          <w:rPrChange w:id="3751" w:author="Meryl Etman" w:date="2020-03-25T10:10:00Z">
            <w:rPr>
              <w:noProof/>
              <w:szCs w:val="24"/>
            </w:rPr>
          </w:rPrChange>
        </w:rPr>
      </w:pPr>
      <w:r w:rsidRPr="000748C0">
        <w:rPr>
          <w:rFonts w:hint="cs"/>
          <w:noProof/>
          <w:szCs w:val="24"/>
          <w:rtl/>
          <w:rPrChange w:id="3752" w:author="Meryl Etman" w:date="2020-03-25T10:10:00Z">
            <w:rPr>
              <w:rFonts w:hint="cs"/>
              <w:noProof/>
              <w:szCs w:val="24"/>
              <w:rtl/>
            </w:rPr>
          </w:rPrChange>
        </w:rPr>
        <w:t>הנוהל מגדיר את אופן ביצוע בקרת איכות בקטעי ניסוי (סעיף 5.3).</w:t>
      </w:r>
    </w:p>
    <w:p w14:paraId="00D3ECBD" w14:textId="77777777" w:rsidR="00EB5A81" w:rsidRPr="000748C0" w:rsidRDefault="00EB5A81" w:rsidP="00EB5A81">
      <w:pPr>
        <w:numPr>
          <w:ilvl w:val="0"/>
          <w:numId w:val="31"/>
        </w:numPr>
        <w:spacing w:before="120" w:line="480" w:lineRule="auto"/>
        <w:rPr>
          <w:b/>
          <w:bCs/>
          <w:szCs w:val="24"/>
          <w:u w:val="single"/>
          <w:rPrChange w:id="3753" w:author="Meryl Etman" w:date="2020-03-25T10:10:00Z">
            <w:rPr>
              <w:b/>
              <w:bCs/>
              <w:szCs w:val="24"/>
              <w:u w:val="single"/>
            </w:rPr>
          </w:rPrChange>
        </w:rPr>
      </w:pPr>
      <w:r w:rsidRPr="000748C0">
        <w:rPr>
          <w:b/>
          <w:bCs/>
          <w:szCs w:val="24"/>
          <w:u w:val="single"/>
          <w:rtl/>
          <w:rPrChange w:id="3754" w:author="Meryl Etman" w:date="2020-03-25T10:10:00Z">
            <w:rPr>
              <w:b/>
              <w:bCs/>
              <w:szCs w:val="24"/>
              <w:u w:val="single"/>
              <w:rtl/>
            </w:rPr>
          </w:rPrChange>
        </w:rPr>
        <w:t>תחולה</w:t>
      </w:r>
    </w:p>
    <w:p w14:paraId="5D2DB59F" w14:textId="77777777" w:rsidR="00EB5A81" w:rsidRPr="000748C0" w:rsidRDefault="00EB5A81" w:rsidP="00EB5A81">
      <w:pPr>
        <w:numPr>
          <w:ilvl w:val="1"/>
          <w:numId w:val="31"/>
        </w:numPr>
        <w:spacing w:after="360"/>
        <w:ind w:left="715" w:hanging="431"/>
        <w:rPr>
          <w:noProof/>
          <w:sz w:val="24"/>
          <w:szCs w:val="24"/>
          <w:rPrChange w:id="3755" w:author="Meryl Etman" w:date="2020-03-25T10:10:00Z">
            <w:rPr>
              <w:noProof/>
              <w:sz w:val="24"/>
              <w:szCs w:val="24"/>
            </w:rPr>
          </w:rPrChange>
        </w:rPr>
      </w:pPr>
      <w:r w:rsidRPr="000748C0">
        <w:rPr>
          <w:rFonts w:hint="cs"/>
          <w:noProof/>
          <w:sz w:val="24"/>
          <w:szCs w:val="24"/>
          <w:rtl/>
          <w:rPrChange w:id="3756" w:author="Meryl Etman" w:date="2020-03-25T10:10:00Z">
            <w:rPr>
              <w:rFonts w:hint="cs"/>
              <w:noProof/>
              <w:sz w:val="24"/>
              <w:szCs w:val="24"/>
              <w:rtl/>
            </w:rPr>
          </w:rPrChange>
        </w:rPr>
        <w:lastRenderedPageBreak/>
        <w:t>הנוהל חל על  מנהלי פרויקטים</w:t>
      </w:r>
    </w:p>
    <w:p w14:paraId="3D9D7FFC" w14:textId="77777777" w:rsidR="00EB5A81" w:rsidRPr="000748C0" w:rsidRDefault="00EB5A81" w:rsidP="00EB5A81">
      <w:pPr>
        <w:numPr>
          <w:ilvl w:val="0"/>
          <w:numId w:val="31"/>
        </w:numPr>
        <w:spacing w:before="120" w:line="480" w:lineRule="auto"/>
        <w:rPr>
          <w:b/>
          <w:bCs/>
          <w:szCs w:val="24"/>
          <w:u w:val="single"/>
          <w:rPrChange w:id="3757" w:author="Meryl Etman" w:date="2020-03-25T10:10:00Z">
            <w:rPr>
              <w:b/>
              <w:bCs/>
              <w:szCs w:val="24"/>
              <w:u w:val="single"/>
            </w:rPr>
          </w:rPrChange>
        </w:rPr>
      </w:pPr>
      <w:r w:rsidRPr="000748C0">
        <w:rPr>
          <w:b/>
          <w:bCs/>
          <w:szCs w:val="24"/>
          <w:u w:val="single"/>
          <w:rtl/>
          <w:rPrChange w:id="3758" w:author="Meryl Etman" w:date="2020-03-25T10:10:00Z">
            <w:rPr>
              <w:b/>
              <w:bCs/>
              <w:szCs w:val="24"/>
              <w:u w:val="single"/>
              <w:rtl/>
            </w:rPr>
          </w:rPrChange>
        </w:rPr>
        <w:t>אחריות</w:t>
      </w:r>
    </w:p>
    <w:p w14:paraId="5E43C913" w14:textId="77777777" w:rsidR="00EB5A81" w:rsidRPr="000748C0" w:rsidRDefault="00EB5A81" w:rsidP="00EB5A81">
      <w:pPr>
        <w:numPr>
          <w:ilvl w:val="1"/>
          <w:numId w:val="31"/>
        </w:numPr>
        <w:spacing w:after="360"/>
        <w:ind w:left="715" w:hanging="431"/>
        <w:rPr>
          <w:noProof/>
          <w:sz w:val="24"/>
          <w:szCs w:val="24"/>
          <w:rPrChange w:id="3759" w:author="Meryl Etman" w:date="2020-03-25T10:10:00Z">
            <w:rPr>
              <w:noProof/>
              <w:sz w:val="24"/>
              <w:szCs w:val="24"/>
            </w:rPr>
          </w:rPrChange>
        </w:rPr>
      </w:pPr>
      <w:r w:rsidRPr="000748C0">
        <w:rPr>
          <w:rFonts w:hint="cs"/>
          <w:noProof/>
          <w:sz w:val="24"/>
          <w:szCs w:val="24"/>
          <w:rtl/>
          <w:rPrChange w:id="3760" w:author="Meryl Etman" w:date="2020-03-25T10:10:00Z">
            <w:rPr>
              <w:rFonts w:hint="cs"/>
              <w:noProof/>
              <w:sz w:val="24"/>
              <w:szCs w:val="24"/>
              <w:rtl/>
            </w:rPr>
          </w:rPrChange>
        </w:rPr>
        <w:t>סמנכ"ל הנדסה</w:t>
      </w:r>
    </w:p>
    <w:p w14:paraId="6985D8A2" w14:textId="77777777" w:rsidR="00EB5A81" w:rsidRPr="000748C0" w:rsidRDefault="00EB5A81" w:rsidP="00EB5A81">
      <w:pPr>
        <w:numPr>
          <w:ilvl w:val="0"/>
          <w:numId w:val="31"/>
        </w:numPr>
        <w:spacing w:after="240"/>
        <w:ind w:left="357" w:hanging="357"/>
        <w:rPr>
          <w:b/>
          <w:bCs/>
          <w:szCs w:val="24"/>
          <w:u w:val="single"/>
          <w:rPrChange w:id="3761" w:author="Meryl Etman" w:date="2020-03-25T10:10:00Z">
            <w:rPr>
              <w:b/>
              <w:bCs/>
              <w:szCs w:val="24"/>
              <w:u w:val="single"/>
            </w:rPr>
          </w:rPrChange>
        </w:rPr>
      </w:pPr>
      <w:r w:rsidRPr="000748C0">
        <w:rPr>
          <w:rFonts w:hint="cs"/>
          <w:b/>
          <w:bCs/>
          <w:szCs w:val="24"/>
          <w:u w:val="single"/>
          <w:rtl/>
          <w:rPrChange w:id="3762" w:author="Meryl Etman" w:date="2020-03-25T10:10:00Z">
            <w:rPr>
              <w:rFonts w:hint="cs"/>
              <w:b/>
              <w:bCs/>
              <w:szCs w:val="24"/>
              <w:u w:val="single"/>
              <w:rtl/>
            </w:rPr>
          </w:rPrChange>
        </w:rPr>
        <w:t>הגדרות:</w:t>
      </w:r>
    </w:p>
    <w:p w14:paraId="4ED4ACEC"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63" w:author="Meryl Etman" w:date="2020-03-25T10:10:00Z">
            <w:rPr>
              <w:noProof/>
              <w:szCs w:val="24"/>
            </w:rPr>
          </w:rPrChange>
        </w:rPr>
      </w:pPr>
      <w:r w:rsidRPr="000748C0">
        <w:rPr>
          <w:rFonts w:hint="cs"/>
          <w:noProof/>
          <w:szCs w:val="24"/>
          <w:u w:val="single"/>
          <w:rtl/>
          <w:rPrChange w:id="3764" w:author="Meryl Etman" w:date="2020-03-25T10:10:00Z">
            <w:rPr>
              <w:rFonts w:hint="cs"/>
              <w:noProof/>
              <w:szCs w:val="24"/>
              <w:u w:val="single"/>
              <w:rtl/>
            </w:rPr>
          </w:rPrChange>
        </w:rPr>
        <w:t>מנהל פרויקט</w:t>
      </w:r>
      <w:r w:rsidRPr="000748C0">
        <w:rPr>
          <w:rFonts w:hint="cs"/>
          <w:noProof/>
          <w:szCs w:val="24"/>
          <w:rtl/>
          <w:rPrChange w:id="3765" w:author="Meryl Etman" w:date="2020-03-25T10:10:00Z">
            <w:rPr>
              <w:rFonts w:hint="cs"/>
              <w:noProof/>
              <w:szCs w:val="24"/>
              <w:rtl/>
            </w:rPr>
          </w:rPrChange>
        </w:rPr>
        <w:t>: נציג ממונה מטעם היזם (אפריקה-ישראל מגורים בע"מ).</w:t>
      </w:r>
    </w:p>
    <w:p w14:paraId="4FFAAD0E"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66" w:author="Meryl Etman" w:date="2020-03-25T10:10:00Z">
            <w:rPr>
              <w:noProof/>
              <w:szCs w:val="24"/>
            </w:rPr>
          </w:rPrChange>
        </w:rPr>
      </w:pPr>
      <w:r w:rsidRPr="000748C0">
        <w:rPr>
          <w:rFonts w:hint="cs"/>
          <w:noProof/>
          <w:szCs w:val="24"/>
          <w:u w:val="single"/>
          <w:rtl/>
          <w:rPrChange w:id="3767" w:author="Meryl Etman" w:date="2020-03-25T10:10:00Z">
            <w:rPr>
              <w:rFonts w:hint="cs"/>
              <w:noProof/>
              <w:szCs w:val="24"/>
              <w:u w:val="single"/>
              <w:rtl/>
            </w:rPr>
          </w:rPrChange>
        </w:rPr>
        <w:t>קבלן ראשי</w:t>
      </w:r>
      <w:r w:rsidRPr="000748C0">
        <w:rPr>
          <w:rFonts w:hint="cs"/>
          <w:noProof/>
          <w:szCs w:val="24"/>
          <w:rtl/>
          <w:rPrChange w:id="3768" w:author="Meryl Etman" w:date="2020-03-25T10:10:00Z">
            <w:rPr>
              <w:rFonts w:hint="cs"/>
              <w:noProof/>
              <w:szCs w:val="24"/>
              <w:rtl/>
            </w:rPr>
          </w:rPrChange>
        </w:rPr>
        <w:t>: הקבלן המבצע את הפרוייקט באמצעות עובדיו או קבלני משנה.</w:t>
      </w:r>
    </w:p>
    <w:p w14:paraId="5ECDCB53"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69" w:author="Meryl Etman" w:date="2020-03-25T10:10:00Z">
            <w:rPr>
              <w:noProof/>
              <w:szCs w:val="24"/>
            </w:rPr>
          </w:rPrChange>
        </w:rPr>
      </w:pPr>
      <w:r w:rsidRPr="000748C0">
        <w:rPr>
          <w:rFonts w:hint="cs"/>
          <w:noProof/>
          <w:sz w:val="24"/>
          <w:szCs w:val="24"/>
          <w:u w:val="single"/>
          <w:rtl/>
          <w:rPrChange w:id="3770" w:author="Meryl Etman" w:date="2020-03-25T10:10:00Z">
            <w:rPr>
              <w:rFonts w:hint="cs"/>
              <w:noProof/>
              <w:sz w:val="24"/>
              <w:szCs w:val="24"/>
              <w:u w:val="single"/>
              <w:rtl/>
            </w:rPr>
          </w:rPrChange>
        </w:rPr>
        <w:t>בקרה מוקדמת</w:t>
      </w:r>
      <w:r w:rsidRPr="000748C0">
        <w:rPr>
          <w:noProof/>
          <w:sz w:val="24"/>
          <w:szCs w:val="24"/>
          <w:rtl/>
          <w:rPrChange w:id="3771" w:author="Meryl Etman" w:date="2020-03-25T10:10:00Z">
            <w:rPr>
              <w:noProof/>
              <w:sz w:val="24"/>
              <w:szCs w:val="24"/>
              <w:rtl/>
            </w:rPr>
          </w:rPrChange>
        </w:rPr>
        <w:t xml:space="preserve">: </w:t>
      </w:r>
      <w:r w:rsidRPr="000748C0">
        <w:rPr>
          <w:rFonts w:hint="cs"/>
          <w:noProof/>
          <w:sz w:val="24"/>
          <w:szCs w:val="24"/>
          <w:rtl/>
          <w:rPrChange w:id="3772" w:author="Meryl Etman" w:date="2020-03-25T10:10:00Z">
            <w:rPr>
              <w:rFonts w:hint="cs"/>
              <w:noProof/>
              <w:sz w:val="24"/>
              <w:szCs w:val="24"/>
              <w:rtl/>
            </w:rPr>
          </w:rPrChange>
        </w:rPr>
        <w:t>פגישה ראשונה עם קבלן משנה לברור ציפיות</w:t>
      </w:r>
      <w:r w:rsidRPr="000748C0">
        <w:rPr>
          <w:noProof/>
          <w:sz w:val="24"/>
          <w:szCs w:val="24"/>
          <w:rtl/>
          <w:rPrChange w:id="3773" w:author="Meryl Etman" w:date="2020-03-25T10:10:00Z">
            <w:rPr>
              <w:noProof/>
              <w:sz w:val="24"/>
              <w:szCs w:val="24"/>
              <w:rtl/>
            </w:rPr>
          </w:rPrChange>
        </w:rPr>
        <w:t>.</w:t>
      </w:r>
    </w:p>
    <w:p w14:paraId="17FE15CF" w14:textId="77777777" w:rsidR="00EB5A81" w:rsidRPr="000748C0" w:rsidRDefault="00EB5A81" w:rsidP="00EB5A81">
      <w:pPr>
        <w:numPr>
          <w:ilvl w:val="1"/>
          <w:numId w:val="31"/>
        </w:numPr>
        <w:suppressAutoHyphens/>
        <w:autoSpaceDN w:val="0"/>
        <w:spacing w:after="120"/>
        <w:ind w:left="715" w:hanging="431"/>
        <w:jc w:val="both"/>
        <w:textAlignment w:val="baseline"/>
        <w:rPr>
          <w:noProof/>
          <w:szCs w:val="24"/>
          <w:rPrChange w:id="3774" w:author="Meryl Etman" w:date="2020-03-25T10:10:00Z">
            <w:rPr>
              <w:noProof/>
              <w:szCs w:val="24"/>
            </w:rPr>
          </w:rPrChange>
        </w:rPr>
      </w:pPr>
      <w:r w:rsidRPr="000748C0">
        <w:rPr>
          <w:rFonts w:hint="cs"/>
          <w:noProof/>
          <w:sz w:val="24"/>
          <w:szCs w:val="24"/>
          <w:u w:val="single"/>
          <w:rtl/>
          <w:rPrChange w:id="3775" w:author="Meryl Etman" w:date="2020-03-25T10:10:00Z">
            <w:rPr>
              <w:rFonts w:hint="cs"/>
              <w:noProof/>
              <w:sz w:val="24"/>
              <w:szCs w:val="24"/>
              <w:u w:val="single"/>
              <w:rtl/>
            </w:rPr>
          </w:rPrChange>
        </w:rPr>
        <w:t>קטע ניסוי</w:t>
      </w:r>
      <w:r w:rsidRPr="000748C0">
        <w:rPr>
          <w:noProof/>
          <w:sz w:val="24"/>
          <w:szCs w:val="24"/>
          <w:rtl/>
          <w:rPrChange w:id="3776" w:author="Meryl Etman" w:date="2020-03-25T10:10:00Z">
            <w:rPr>
              <w:noProof/>
              <w:sz w:val="24"/>
              <w:szCs w:val="24"/>
              <w:rtl/>
            </w:rPr>
          </w:rPrChange>
        </w:rPr>
        <w:t xml:space="preserve">:  </w:t>
      </w:r>
      <w:r w:rsidRPr="000748C0">
        <w:rPr>
          <w:rFonts w:hint="cs"/>
          <w:noProof/>
          <w:sz w:val="24"/>
          <w:szCs w:val="24"/>
          <w:rtl/>
          <w:rPrChange w:id="3777" w:author="Meryl Etman" w:date="2020-03-25T10:10:00Z">
            <w:rPr>
              <w:rFonts w:hint="cs"/>
              <w:noProof/>
              <w:sz w:val="24"/>
              <w:szCs w:val="24"/>
              <w:rtl/>
            </w:rPr>
          </w:rPrChange>
        </w:rPr>
        <w:t>הכנה פעם ראשונה של תהליך חדש באתר; הוכחת יכולת</w:t>
      </w:r>
      <w:r w:rsidRPr="000748C0">
        <w:rPr>
          <w:noProof/>
          <w:sz w:val="24"/>
          <w:szCs w:val="24"/>
          <w:rtl/>
          <w:rPrChange w:id="3778" w:author="Meryl Etman" w:date="2020-03-25T10:10:00Z">
            <w:rPr>
              <w:noProof/>
              <w:sz w:val="24"/>
              <w:szCs w:val="24"/>
              <w:rtl/>
            </w:rPr>
          </w:rPrChange>
        </w:rPr>
        <w:t>.</w:t>
      </w:r>
    </w:p>
    <w:p w14:paraId="099753D6" w14:textId="77777777" w:rsidR="00EB5A81" w:rsidRPr="000748C0" w:rsidRDefault="00EB5A81" w:rsidP="00EB5A81">
      <w:pPr>
        <w:numPr>
          <w:ilvl w:val="1"/>
          <w:numId w:val="31"/>
        </w:numPr>
        <w:suppressAutoHyphens/>
        <w:autoSpaceDN w:val="0"/>
        <w:spacing w:after="360"/>
        <w:ind w:left="715" w:hanging="431"/>
        <w:jc w:val="both"/>
        <w:textAlignment w:val="baseline"/>
        <w:rPr>
          <w:noProof/>
          <w:szCs w:val="24"/>
          <w:rPrChange w:id="3779" w:author="Meryl Etman" w:date="2020-03-25T10:10:00Z">
            <w:rPr>
              <w:noProof/>
              <w:szCs w:val="24"/>
            </w:rPr>
          </w:rPrChange>
        </w:rPr>
      </w:pPr>
      <w:r w:rsidRPr="000748C0">
        <w:rPr>
          <w:rFonts w:hint="cs"/>
          <w:noProof/>
          <w:sz w:val="24"/>
          <w:szCs w:val="24"/>
          <w:u w:val="single"/>
          <w:rtl/>
          <w:rPrChange w:id="3780" w:author="Meryl Etman" w:date="2020-03-25T10:10:00Z">
            <w:rPr>
              <w:rFonts w:hint="cs"/>
              <w:noProof/>
              <w:sz w:val="24"/>
              <w:szCs w:val="24"/>
              <w:u w:val="single"/>
              <w:rtl/>
            </w:rPr>
          </w:rPrChange>
        </w:rPr>
        <w:t>בקרה בתהליך</w:t>
      </w:r>
      <w:r w:rsidRPr="000748C0">
        <w:rPr>
          <w:noProof/>
          <w:sz w:val="24"/>
          <w:szCs w:val="24"/>
          <w:rtl/>
          <w:rPrChange w:id="3781" w:author="Meryl Etman" w:date="2020-03-25T10:10:00Z">
            <w:rPr>
              <w:noProof/>
              <w:sz w:val="24"/>
              <w:szCs w:val="24"/>
              <w:rtl/>
            </w:rPr>
          </w:rPrChange>
        </w:rPr>
        <w:t xml:space="preserve">: </w:t>
      </w:r>
      <w:r w:rsidRPr="000748C0">
        <w:rPr>
          <w:rFonts w:hint="cs"/>
          <w:noProof/>
          <w:sz w:val="24"/>
          <w:szCs w:val="24"/>
          <w:rtl/>
          <w:rPrChange w:id="3782" w:author="Meryl Etman" w:date="2020-03-25T10:10:00Z">
            <w:rPr>
              <w:rFonts w:hint="cs"/>
              <w:noProof/>
              <w:sz w:val="24"/>
              <w:szCs w:val="24"/>
              <w:rtl/>
            </w:rPr>
          </w:rPrChange>
        </w:rPr>
        <w:t>ניהול עקבי של תהליך בפועל באמצעות רשימת תיוג; חוזר בכל פעם.</w:t>
      </w:r>
    </w:p>
    <w:p w14:paraId="0D77DD9C" w14:textId="77777777" w:rsidR="00EB5A81" w:rsidRPr="000748C0" w:rsidRDefault="00EB5A81" w:rsidP="00EB5A81">
      <w:pPr>
        <w:numPr>
          <w:ilvl w:val="0"/>
          <w:numId w:val="31"/>
        </w:numPr>
        <w:spacing w:after="240"/>
        <w:ind w:left="357" w:hanging="357"/>
        <w:rPr>
          <w:b/>
          <w:bCs/>
          <w:szCs w:val="24"/>
          <w:u w:val="single"/>
          <w:rPrChange w:id="3783" w:author="Meryl Etman" w:date="2020-03-25T10:10:00Z">
            <w:rPr>
              <w:b/>
              <w:bCs/>
              <w:szCs w:val="24"/>
              <w:u w:val="single"/>
            </w:rPr>
          </w:rPrChange>
        </w:rPr>
      </w:pPr>
      <w:r w:rsidRPr="000748C0">
        <w:rPr>
          <w:rFonts w:hint="cs"/>
          <w:b/>
          <w:bCs/>
          <w:szCs w:val="24"/>
          <w:u w:val="single"/>
          <w:rtl/>
          <w:rPrChange w:id="3784" w:author="Meryl Etman" w:date="2020-03-25T10:10:00Z">
            <w:rPr>
              <w:rFonts w:hint="cs"/>
              <w:b/>
              <w:bCs/>
              <w:szCs w:val="24"/>
              <w:u w:val="single"/>
              <w:rtl/>
            </w:rPr>
          </w:rPrChange>
        </w:rPr>
        <w:t>גוף הנוהל:</w:t>
      </w:r>
    </w:p>
    <w:p w14:paraId="4A7D6B3C" w14:textId="77777777" w:rsidR="00EB5A81" w:rsidRPr="000748C0" w:rsidRDefault="00EB5A81" w:rsidP="00EB5A81">
      <w:pPr>
        <w:numPr>
          <w:ilvl w:val="1"/>
          <w:numId w:val="31"/>
        </w:numPr>
        <w:suppressAutoHyphens/>
        <w:autoSpaceDN w:val="0"/>
        <w:spacing w:before="40" w:after="240"/>
        <w:ind w:left="715" w:hanging="431"/>
        <w:jc w:val="both"/>
        <w:textAlignment w:val="baseline"/>
        <w:rPr>
          <w:noProof/>
          <w:szCs w:val="24"/>
          <w:u w:val="single"/>
          <w:rPrChange w:id="3785" w:author="Meryl Etman" w:date="2020-03-25T10:10:00Z">
            <w:rPr>
              <w:noProof/>
              <w:szCs w:val="24"/>
              <w:u w:val="single"/>
            </w:rPr>
          </w:rPrChange>
        </w:rPr>
      </w:pPr>
      <w:r w:rsidRPr="000748C0">
        <w:rPr>
          <w:rFonts w:hint="cs"/>
          <w:noProof/>
          <w:sz w:val="24"/>
          <w:szCs w:val="24"/>
          <w:u w:val="single"/>
          <w:rtl/>
          <w:rPrChange w:id="3786" w:author="Meryl Etman" w:date="2020-03-25T10:10:00Z">
            <w:rPr>
              <w:rFonts w:hint="cs"/>
              <w:noProof/>
              <w:sz w:val="24"/>
              <w:szCs w:val="24"/>
              <w:u w:val="single"/>
              <w:rtl/>
            </w:rPr>
          </w:rPrChange>
        </w:rPr>
        <w:t>תפקידו של המפקח</w:t>
      </w:r>
    </w:p>
    <w:p w14:paraId="4887B42A" w14:textId="77777777" w:rsidR="00EB5A81" w:rsidRPr="000748C0" w:rsidRDefault="00EB5A81" w:rsidP="00EB5A81">
      <w:pPr>
        <w:numPr>
          <w:ilvl w:val="2"/>
          <w:numId w:val="31"/>
        </w:numPr>
        <w:suppressAutoHyphens/>
        <w:autoSpaceDN w:val="0"/>
        <w:spacing w:after="120"/>
        <w:jc w:val="both"/>
        <w:textAlignment w:val="baseline"/>
        <w:rPr>
          <w:noProof/>
          <w:szCs w:val="24"/>
          <w:rPrChange w:id="3787" w:author="Meryl Etman" w:date="2020-03-25T10:10:00Z">
            <w:rPr>
              <w:noProof/>
              <w:szCs w:val="24"/>
            </w:rPr>
          </w:rPrChange>
        </w:rPr>
      </w:pPr>
      <w:r w:rsidRPr="000748C0">
        <w:rPr>
          <w:rFonts w:hint="cs"/>
          <w:b/>
          <w:bCs/>
          <w:noProof/>
          <w:szCs w:val="24"/>
          <w:rtl/>
          <w:rPrChange w:id="3788" w:author="Meryl Etman" w:date="2020-03-25T10:10:00Z">
            <w:rPr>
              <w:rFonts w:hint="cs"/>
              <w:b/>
              <w:bCs/>
              <w:noProof/>
              <w:szCs w:val="24"/>
              <w:rtl/>
            </w:rPr>
          </w:rPrChange>
        </w:rPr>
        <w:t>ניהול עדכני</w:t>
      </w:r>
      <w:r w:rsidRPr="000748C0">
        <w:rPr>
          <w:rFonts w:hint="cs"/>
          <w:noProof/>
          <w:szCs w:val="24"/>
          <w:rtl/>
          <w:rPrChange w:id="3789" w:author="Meryl Etman" w:date="2020-03-25T10:10:00Z">
            <w:rPr>
              <w:rFonts w:hint="cs"/>
              <w:noProof/>
              <w:szCs w:val="24"/>
              <w:rtl/>
            </w:rPr>
          </w:rPrChange>
        </w:rPr>
        <w:t xml:space="preserve"> - בזמן אמת של תכניות העבודה השונות.</w:t>
      </w:r>
    </w:p>
    <w:p w14:paraId="19178128" w14:textId="77777777" w:rsidR="00EB5A81" w:rsidRPr="000748C0" w:rsidRDefault="00EB5A81" w:rsidP="00EB5A81">
      <w:pPr>
        <w:numPr>
          <w:ilvl w:val="3"/>
          <w:numId w:val="31"/>
        </w:numPr>
        <w:suppressAutoHyphens/>
        <w:autoSpaceDN w:val="0"/>
        <w:spacing w:after="120"/>
        <w:jc w:val="both"/>
        <w:textAlignment w:val="baseline"/>
        <w:rPr>
          <w:noProof/>
          <w:szCs w:val="24"/>
          <w:rPrChange w:id="3790" w:author="Meryl Etman" w:date="2020-03-25T10:10:00Z">
            <w:rPr>
              <w:noProof/>
              <w:szCs w:val="24"/>
            </w:rPr>
          </w:rPrChange>
        </w:rPr>
      </w:pPr>
      <w:r w:rsidRPr="000748C0">
        <w:rPr>
          <w:rFonts w:hint="cs"/>
          <w:noProof/>
          <w:szCs w:val="24"/>
          <w:rtl/>
          <w:rPrChange w:id="3791" w:author="Meryl Etman" w:date="2020-03-25T10:10:00Z">
            <w:rPr>
              <w:rFonts w:hint="cs"/>
              <w:noProof/>
              <w:szCs w:val="24"/>
              <w:rtl/>
            </w:rPr>
          </w:rPrChange>
        </w:rPr>
        <w:t xml:space="preserve">אחזקת תיקי תכניות ביצוע מעודכנות/טבלאות מעקב של תכניות הביצוע/לוודא עדכון </w:t>
      </w:r>
    </w:p>
    <w:p w14:paraId="35C2A377" w14:textId="77777777" w:rsidR="00EB5A81" w:rsidRPr="000748C0" w:rsidRDefault="00EB5A81" w:rsidP="00EB5A81">
      <w:pPr>
        <w:suppressAutoHyphens/>
        <w:autoSpaceDN w:val="0"/>
        <w:spacing w:after="120"/>
        <w:ind w:left="1474" w:hanging="34"/>
        <w:jc w:val="both"/>
        <w:textAlignment w:val="baseline"/>
        <w:rPr>
          <w:noProof/>
          <w:szCs w:val="24"/>
          <w:rPrChange w:id="3792" w:author="Meryl Etman" w:date="2020-03-25T10:10:00Z">
            <w:rPr>
              <w:noProof/>
              <w:szCs w:val="24"/>
            </w:rPr>
          </w:rPrChange>
        </w:rPr>
      </w:pPr>
      <w:r w:rsidRPr="000748C0">
        <w:rPr>
          <w:rFonts w:hint="cs"/>
          <w:noProof/>
          <w:szCs w:val="24"/>
          <w:rtl/>
          <w:rPrChange w:id="3793" w:author="Meryl Etman" w:date="2020-03-25T10:10:00Z">
            <w:rPr>
              <w:rFonts w:hint="cs"/>
              <w:noProof/>
              <w:szCs w:val="24"/>
              <w:rtl/>
            </w:rPr>
          </w:rPrChange>
        </w:rPr>
        <w:t xml:space="preserve">שינויים בכל גיליון חדש/מעקב שינויים (של: יועצי תכנון/מזמין העבודה/הצעות הקבלן הראשי) , כמו כן תיוק התכניות שעודכנו . </w:t>
      </w:r>
    </w:p>
    <w:p w14:paraId="0705CE19" w14:textId="77777777" w:rsidR="00EB5A81" w:rsidRPr="000748C0" w:rsidRDefault="00EB5A81" w:rsidP="00EB5A81">
      <w:pPr>
        <w:numPr>
          <w:ilvl w:val="2"/>
          <w:numId w:val="31"/>
        </w:numPr>
        <w:suppressAutoHyphens/>
        <w:autoSpaceDN w:val="0"/>
        <w:spacing w:after="120"/>
        <w:jc w:val="both"/>
        <w:textAlignment w:val="baseline"/>
        <w:rPr>
          <w:noProof/>
          <w:szCs w:val="24"/>
          <w:rPrChange w:id="3794" w:author="Meryl Etman" w:date="2020-03-25T10:10:00Z">
            <w:rPr>
              <w:noProof/>
              <w:szCs w:val="24"/>
            </w:rPr>
          </w:rPrChange>
        </w:rPr>
      </w:pPr>
      <w:r w:rsidRPr="000748C0">
        <w:rPr>
          <w:rFonts w:hint="cs"/>
          <w:b/>
          <w:bCs/>
          <w:noProof/>
          <w:szCs w:val="24"/>
          <w:rtl/>
          <w:rPrChange w:id="3795" w:author="Meryl Etman" w:date="2020-03-25T10:10:00Z">
            <w:rPr>
              <w:rFonts w:hint="cs"/>
              <w:b/>
              <w:bCs/>
              <w:noProof/>
              <w:szCs w:val="24"/>
              <w:rtl/>
            </w:rPr>
          </w:rPrChange>
        </w:rPr>
        <w:t>התאמה או עדכון מפרטי הביצוע</w:t>
      </w:r>
      <w:r w:rsidRPr="000748C0">
        <w:rPr>
          <w:rFonts w:hint="cs"/>
          <w:noProof/>
          <w:szCs w:val="24"/>
          <w:rtl/>
          <w:rPrChange w:id="3796" w:author="Meryl Etman" w:date="2020-03-25T10:10:00Z">
            <w:rPr>
              <w:rFonts w:hint="cs"/>
              <w:noProof/>
              <w:szCs w:val="24"/>
              <w:rtl/>
            </w:rPr>
          </w:rPrChange>
        </w:rPr>
        <w:t xml:space="preserve"> המיוחדים על רקע שינויים בתכניות.</w:t>
      </w:r>
    </w:p>
    <w:p w14:paraId="04C03B99" w14:textId="77777777" w:rsidR="00EB5A81" w:rsidRPr="000748C0" w:rsidRDefault="00EB5A81" w:rsidP="00EB5A81">
      <w:pPr>
        <w:numPr>
          <w:ilvl w:val="3"/>
          <w:numId w:val="31"/>
        </w:numPr>
        <w:suppressAutoHyphens/>
        <w:autoSpaceDN w:val="0"/>
        <w:spacing w:after="120"/>
        <w:jc w:val="both"/>
        <w:textAlignment w:val="baseline"/>
        <w:rPr>
          <w:noProof/>
          <w:szCs w:val="24"/>
          <w:rPrChange w:id="3797" w:author="Meryl Etman" w:date="2020-03-25T10:10:00Z">
            <w:rPr>
              <w:noProof/>
              <w:szCs w:val="24"/>
            </w:rPr>
          </w:rPrChange>
        </w:rPr>
      </w:pPr>
      <w:r w:rsidRPr="000748C0">
        <w:rPr>
          <w:rFonts w:hint="cs"/>
          <w:noProof/>
          <w:szCs w:val="24"/>
          <w:rtl/>
          <w:rPrChange w:id="3798" w:author="Meryl Etman" w:date="2020-03-25T10:10:00Z">
            <w:rPr>
              <w:rFonts w:hint="cs"/>
              <w:noProof/>
              <w:szCs w:val="24"/>
              <w:rtl/>
            </w:rPr>
          </w:rPrChange>
        </w:rPr>
        <w:t>נגישות מלאה לכל מפרטי הביצוע/מפרט מיוחד/מפרטי יועצים/הסכם ביצוע בין המזמין לבין קבלני המשנה/חישוב כללי של שינויים/משמעות הארכת זמן/לוח זמנים.</w:t>
      </w:r>
    </w:p>
    <w:p w14:paraId="5DBB1DFE" w14:textId="77777777" w:rsidR="00EB5A81" w:rsidRPr="000748C0" w:rsidRDefault="00EB5A81" w:rsidP="00EB5A81">
      <w:pPr>
        <w:suppressAutoHyphens/>
        <w:autoSpaceDN w:val="0"/>
        <w:spacing w:after="120"/>
        <w:ind w:left="1728"/>
        <w:jc w:val="both"/>
        <w:textAlignment w:val="baseline"/>
        <w:rPr>
          <w:noProof/>
          <w:szCs w:val="24"/>
          <w:rtl/>
          <w:rPrChange w:id="3799" w:author="Meryl Etman" w:date="2020-03-25T10:10:00Z">
            <w:rPr>
              <w:noProof/>
              <w:szCs w:val="24"/>
              <w:rtl/>
            </w:rPr>
          </w:rPrChange>
        </w:rPr>
      </w:pPr>
    </w:p>
    <w:p w14:paraId="6E7A8910" w14:textId="77777777" w:rsidR="00406518" w:rsidRPr="000748C0" w:rsidRDefault="00406518" w:rsidP="00EB5A81">
      <w:pPr>
        <w:suppressAutoHyphens/>
        <w:autoSpaceDN w:val="0"/>
        <w:spacing w:after="120"/>
        <w:ind w:left="1728"/>
        <w:jc w:val="both"/>
        <w:textAlignment w:val="baseline"/>
        <w:rPr>
          <w:noProof/>
          <w:szCs w:val="24"/>
          <w:rtl/>
          <w:rPrChange w:id="3800" w:author="Meryl Etman" w:date="2020-03-25T10:10:00Z">
            <w:rPr>
              <w:noProof/>
              <w:szCs w:val="24"/>
              <w:rtl/>
            </w:rPr>
          </w:rPrChange>
        </w:rPr>
      </w:pPr>
    </w:p>
    <w:p w14:paraId="6DE92B50" w14:textId="77777777" w:rsidR="00406518" w:rsidRPr="000748C0" w:rsidRDefault="00406518" w:rsidP="00EB5A81">
      <w:pPr>
        <w:suppressAutoHyphens/>
        <w:autoSpaceDN w:val="0"/>
        <w:spacing w:after="120"/>
        <w:ind w:left="1728"/>
        <w:jc w:val="both"/>
        <w:textAlignment w:val="baseline"/>
        <w:rPr>
          <w:noProof/>
          <w:szCs w:val="24"/>
          <w:rPrChange w:id="3801" w:author="Meryl Etman" w:date="2020-03-25T10:10:00Z">
            <w:rPr>
              <w:noProof/>
              <w:szCs w:val="24"/>
            </w:rPr>
          </w:rPrChange>
        </w:rPr>
      </w:pPr>
    </w:p>
    <w:p w14:paraId="252F89AF" w14:textId="77777777" w:rsidR="00EB5A81" w:rsidRPr="000748C0" w:rsidRDefault="00EB5A81" w:rsidP="00EB5A81">
      <w:pPr>
        <w:numPr>
          <w:ilvl w:val="2"/>
          <w:numId w:val="31"/>
        </w:numPr>
        <w:suppressAutoHyphens/>
        <w:autoSpaceDN w:val="0"/>
        <w:spacing w:after="120"/>
        <w:jc w:val="both"/>
        <w:textAlignment w:val="baseline"/>
        <w:rPr>
          <w:noProof/>
          <w:szCs w:val="24"/>
          <w:rPrChange w:id="3802" w:author="Meryl Etman" w:date="2020-03-25T10:10:00Z">
            <w:rPr>
              <w:noProof/>
              <w:szCs w:val="24"/>
            </w:rPr>
          </w:rPrChange>
        </w:rPr>
      </w:pPr>
      <w:r w:rsidRPr="000748C0">
        <w:rPr>
          <w:rFonts w:hint="cs"/>
          <w:b/>
          <w:bCs/>
          <w:noProof/>
          <w:szCs w:val="24"/>
          <w:rtl/>
          <w:rPrChange w:id="3803" w:author="Meryl Etman" w:date="2020-03-25T10:10:00Z">
            <w:rPr>
              <w:rFonts w:hint="cs"/>
              <w:b/>
              <w:bCs/>
              <w:noProof/>
              <w:szCs w:val="24"/>
              <w:rtl/>
            </w:rPr>
          </w:rPrChange>
        </w:rPr>
        <w:t>תיעוד מסמכים</w:t>
      </w:r>
      <w:r w:rsidRPr="000748C0">
        <w:rPr>
          <w:rFonts w:hint="cs"/>
          <w:noProof/>
          <w:szCs w:val="24"/>
          <w:rtl/>
          <w:rPrChange w:id="3804" w:author="Meryl Etman" w:date="2020-03-25T10:10:00Z">
            <w:rPr>
              <w:rFonts w:hint="cs"/>
              <w:noProof/>
              <w:szCs w:val="24"/>
              <w:rtl/>
            </w:rPr>
          </w:rPrChange>
        </w:rPr>
        <w:t>.</w:t>
      </w:r>
    </w:p>
    <w:p w14:paraId="2BC1CE86" w14:textId="77777777" w:rsidR="00EB5A81" w:rsidRPr="000748C0" w:rsidRDefault="00EB5A81" w:rsidP="00EB5A81">
      <w:pPr>
        <w:numPr>
          <w:ilvl w:val="3"/>
          <w:numId w:val="31"/>
        </w:numPr>
        <w:suppressAutoHyphens/>
        <w:autoSpaceDN w:val="0"/>
        <w:spacing w:after="120"/>
        <w:ind w:left="1474" w:hanging="394"/>
        <w:jc w:val="both"/>
        <w:textAlignment w:val="baseline"/>
        <w:rPr>
          <w:noProof/>
          <w:szCs w:val="24"/>
          <w:rPrChange w:id="3805" w:author="Meryl Etman" w:date="2020-03-25T10:10:00Z">
            <w:rPr>
              <w:noProof/>
              <w:szCs w:val="24"/>
            </w:rPr>
          </w:rPrChange>
        </w:rPr>
      </w:pPr>
      <w:r w:rsidRPr="000748C0">
        <w:rPr>
          <w:rFonts w:hint="cs"/>
          <w:noProof/>
          <w:szCs w:val="24"/>
          <w:rtl/>
          <w:rPrChange w:id="3806" w:author="Meryl Etman" w:date="2020-03-25T10:10:00Z">
            <w:rPr>
              <w:rFonts w:hint="cs"/>
              <w:noProof/>
              <w:szCs w:val="24"/>
              <w:rtl/>
            </w:rPr>
          </w:rPrChange>
        </w:rPr>
        <w:t>תעודות מעבדה/פרוטוקולים שבועיים/יומני עבודה/סיכומי פיקוח עליון/תיעוד פגישה מקדימה/ תיעוד קטעי ניסוי/שינויי דיירים.</w:t>
      </w:r>
    </w:p>
    <w:p w14:paraId="451CBD40" w14:textId="77777777" w:rsidR="00EB5A81" w:rsidRPr="000748C0" w:rsidRDefault="00EB5A81" w:rsidP="00EB5A81">
      <w:pPr>
        <w:numPr>
          <w:ilvl w:val="2"/>
          <w:numId w:val="31"/>
        </w:numPr>
        <w:suppressAutoHyphens/>
        <w:autoSpaceDN w:val="0"/>
        <w:spacing w:after="40"/>
        <w:jc w:val="both"/>
        <w:textAlignment w:val="baseline"/>
        <w:rPr>
          <w:b/>
          <w:bCs/>
          <w:noProof/>
          <w:szCs w:val="24"/>
          <w:rPrChange w:id="3807" w:author="Meryl Etman" w:date="2020-03-25T10:10:00Z">
            <w:rPr>
              <w:b/>
              <w:bCs/>
              <w:noProof/>
              <w:szCs w:val="24"/>
            </w:rPr>
          </w:rPrChange>
        </w:rPr>
      </w:pPr>
      <w:r w:rsidRPr="000748C0">
        <w:rPr>
          <w:rFonts w:hint="cs"/>
          <w:b/>
          <w:bCs/>
          <w:noProof/>
          <w:szCs w:val="24"/>
          <w:rtl/>
          <w:rPrChange w:id="3808" w:author="Meryl Etman" w:date="2020-03-25T10:10:00Z">
            <w:rPr>
              <w:rFonts w:hint="cs"/>
              <w:b/>
              <w:bCs/>
              <w:noProof/>
              <w:szCs w:val="24"/>
              <w:rtl/>
            </w:rPr>
          </w:rPrChange>
        </w:rPr>
        <w:t>בקרה</w:t>
      </w:r>
    </w:p>
    <w:p w14:paraId="7A952088" w14:textId="77777777" w:rsidR="00EB5A81" w:rsidRPr="000748C0" w:rsidRDefault="00EB5A81" w:rsidP="00EB5A81">
      <w:pPr>
        <w:numPr>
          <w:ilvl w:val="3"/>
          <w:numId w:val="31"/>
        </w:numPr>
        <w:suppressAutoHyphens/>
        <w:autoSpaceDN w:val="0"/>
        <w:spacing w:after="240"/>
        <w:ind w:left="1723" w:hanging="646"/>
        <w:jc w:val="both"/>
        <w:textAlignment w:val="baseline"/>
        <w:rPr>
          <w:noProof/>
          <w:szCs w:val="24"/>
          <w:rPrChange w:id="3809" w:author="Meryl Etman" w:date="2020-03-25T10:10:00Z">
            <w:rPr>
              <w:noProof/>
              <w:szCs w:val="24"/>
            </w:rPr>
          </w:rPrChange>
        </w:rPr>
      </w:pPr>
      <w:r w:rsidRPr="000748C0">
        <w:rPr>
          <w:rFonts w:hint="cs"/>
          <w:noProof/>
          <w:szCs w:val="24"/>
          <w:rtl/>
          <w:rPrChange w:id="3810" w:author="Meryl Etman" w:date="2020-03-25T10:10:00Z">
            <w:rPr>
              <w:rFonts w:hint="cs"/>
              <w:noProof/>
              <w:szCs w:val="24"/>
              <w:rtl/>
            </w:rPr>
          </w:rPrChange>
        </w:rPr>
        <w:t>בקרה בתהליך על בסיס תדירות שבועית/טבלת תדירות מבדקים/תיעוד והעברת מידע.</w:t>
      </w:r>
    </w:p>
    <w:p w14:paraId="460DEAE8" w14:textId="77777777" w:rsidR="00EB5A81" w:rsidRPr="000748C0" w:rsidRDefault="00EB5A81" w:rsidP="00EB5A81">
      <w:pPr>
        <w:numPr>
          <w:ilvl w:val="1"/>
          <w:numId w:val="31"/>
        </w:numPr>
        <w:suppressAutoHyphens/>
        <w:autoSpaceDN w:val="0"/>
        <w:spacing w:before="40" w:after="240"/>
        <w:ind w:left="715" w:hanging="431"/>
        <w:jc w:val="both"/>
        <w:textAlignment w:val="baseline"/>
        <w:rPr>
          <w:noProof/>
          <w:sz w:val="24"/>
          <w:szCs w:val="24"/>
          <w:u w:val="single"/>
          <w:rPrChange w:id="3811" w:author="Meryl Etman" w:date="2020-03-25T10:10:00Z">
            <w:rPr>
              <w:noProof/>
              <w:sz w:val="24"/>
              <w:szCs w:val="24"/>
              <w:u w:val="single"/>
            </w:rPr>
          </w:rPrChange>
        </w:rPr>
      </w:pPr>
      <w:r w:rsidRPr="000748C0">
        <w:rPr>
          <w:rFonts w:hint="cs"/>
          <w:noProof/>
          <w:sz w:val="24"/>
          <w:szCs w:val="24"/>
          <w:u w:val="single"/>
          <w:rtl/>
          <w:rPrChange w:id="3812" w:author="Meryl Etman" w:date="2020-03-25T10:10:00Z">
            <w:rPr>
              <w:rFonts w:hint="cs"/>
              <w:noProof/>
              <w:sz w:val="24"/>
              <w:szCs w:val="24"/>
              <w:u w:val="single"/>
              <w:rtl/>
            </w:rPr>
          </w:rPrChange>
        </w:rPr>
        <w:lastRenderedPageBreak/>
        <w:t>בקרת הבטחת איכות שוטפת ע"י המפקח באתר</w:t>
      </w:r>
    </w:p>
    <w:p w14:paraId="1EF99688" w14:textId="77777777" w:rsidR="00EB5A81" w:rsidRPr="000748C0" w:rsidRDefault="00EB5A81" w:rsidP="00EB5A81">
      <w:pPr>
        <w:numPr>
          <w:ilvl w:val="2"/>
          <w:numId w:val="31"/>
        </w:numPr>
        <w:suppressAutoHyphens/>
        <w:autoSpaceDN w:val="0"/>
        <w:spacing w:after="120"/>
        <w:ind w:left="1225" w:hanging="505"/>
        <w:jc w:val="both"/>
        <w:textAlignment w:val="baseline"/>
        <w:rPr>
          <w:noProof/>
          <w:szCs w:val="24"/>
          <w:rPrChange w:id="3813" w:author="Meryl Etman" w:date="2020-03-25T10:10:00Z">
            <w:rPr>
              <w:noProof/>
              <w:szCs w:val="24"/>
            </w:rPr>
          </w:rPrChange>
        </w:rPr>
      </w:pPr>
      <w:r w:rsidRPr="000748C0">
        <w:rPr>
          <w:rFonts w:hint="cs"/>
          <w:noProof/>
          <w:szCs w:val="24"/>
          <w:rtl/>
          <w:rPrChange w:id="3814" w:author="Meryl Etman" w:date="2020-03-25T10:10:00Z">
            <w:rPr>
              <w:rFonts w:hint="cs"/>
              <w:noProof/>
              <w:szCs w:val="24"/>
              <w:rtl/>
            </w:rPr>
          </w:rPrChange>
        </w:rPr>
        <w:t>בקרת הבטחת האיכות, תעשה באחריות הקבלן הראשי</w:t>
      </w:r>
      <w:r w:rsidRPr="000748C0">
        <w:rPr>
          <w:noProof/>
          <w:szCs w:val="24"/>
          <w:rtl/>
          <w:rPrChange w:id="3815" w:author="Meryl Etman" w:date="2020-03-25T10:10:00Z">
            <w:rPr>
              <w:noProof/>
              <w:szCs w:val="24"/>
              <w:rtl/>
            </w:rPr>
          </w:rPrChange>
        </w:rPr>
        <w:t>.</w:t>
      </w:r>
    </w:p>
    <w:p w14:paraId="6810A77C" w14:textId="77777777" w:rsidR="00EB5A81" w:rsidRPr="000748C0" w:rsidRDefault="00EB5A81" w:rsidP="00EB5A81">
      <w:pPr>
        <w:numPr>
          <w:ilvl w:val="2"/>
          <w:numId w:val="31"/>
        </w:numPr>
        <w:suppressAutoHyphens/>
        <w:autoSpaceDN w:val="0"/>
        <w:spacing w:after="40"/>
        <w:ind w:left="1225" w:hanging="505"/>
        <w:jc w:val="both"/>
        <w:textAlignment w:val="baseline"/>
        <w:rPr>
          <w:noProof/>
          <w:szCs w:val="24"/>
          <w:rPrChange w:id="3816" w:author="Meryl Etman" w:date="2020-03-25T10:10:00Z">
            <w:rPr>
              <w:noProof/>
              <w:szCs w:val="24"/>
            </w:rPr>
          </w:rPrChange>
        </w:rPr>
      </w:pPr>
      <w:r w:rsidRPr="000748C0">
        <w:rPr>
          <w:rFonts w:hint="cs"/>
          <w:noProof/>
          <w:szCs w:val="24"/>
          <w:rtl/>
          <w:rPrChange w:id="3817" w:author="Meryl Etman" w:date="2020-03-25T10:10:00Z">
            <w:rPr>
              <w:rFonts w:hint="cs"/>
              <w:noProof/>
              <w:szCs w:val="24"/>
              <w:rtl/>
            </w:rPr>
          </w:rPrChange>
        </w:rPr>
        <w:t>בקרה מדגמית של פעילויות המפתח של התהליכים השונים, תעשה על ידי המפקח</w:t>
      </w:r>
      <w:r w:rsidRPr="000748C0">
        <w:rPr>
          <w:noProof/>
          <w:szCs w:val="24"/>
          <w:rtl/>
          <w:rPrChange w:id="3818" w:author="Meryl Etman" w:date="2020-03-25T10:10:00Z">
            <w:rPr>
              <w:noProof/>
              <w:szCs w:val="24"/>
              <w:rtl/>
            </w:rPr>
          </w:rPrChange>
        </w:rPr>
        <w:t>.</w:t>
      </w:r>
    </w:p>
    <w:p w14:paraId="61F63635"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19" w:author="Meryl Etman" w:date="2020-03-25T10:10:00Z">
            <w:rPr>
              <w:noProof/>
              <w:szCs w:val="24"/>
            </w:rPr>
          </w:rPrChange>
        </w:rPr>
      </w:pPr>
      <w:r w:rsidRPr="000748C0">
        <w:rPr>
          <w:rFonts w:hint="cs"/>
          <w:noProof/>
          <w:szCs w:val="24"/>
          <w:rtl/>
          <w:rPrChange w:id="3820" w:author="Meryl Etman" w:date="2020-03-25T10:10:00Z">
            <w:rPr>
              <w:rFonts w:hint="cs"/>
              <w:noProof/>
              <w:szCs w:val="24"/>
              <w:rtl/>
            </w:rPr>
          </w:rPrChange>
        </w:rPr>
        <w:t>הבקרה המדגמית תעשה על בסיס שבועי במקביל לפעילויות השונות בתהליך הביצוע, תוך שימוש ברשימות תיוג מובנות לתהליכים הנבחרים</w:t>
      </w:r>
      <w:r w:rsidRPr="000748C0">
        <w:rPr>
          <w:noProof/>
          <w:szCs w:val="24"/>
          <w:rtl/>
          <w:rPrChange w:id="3821" w:author="Meryl Etman" w:date="2020-03-25T10:10:00Z">
            <w:rPr>
              <w:noProof/>
              <w:szCs w:val="24"/>
              <w:rtl/>
            </w:rPr>
          </w:rPrChange>
        </w:rPr>
        <w:t>.</w:t>
      </w:r>
    </w:p>
    <w:p w14:paraId="3D8A7A41"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22" w:author="Meryl Etman" w:date="2020-03-25T10:10:00Z">
            <w:rPr>
              <w:noProof/>
              <w:szCs w:val="24"/>
            </w:rPr>
          </w:rPrChange>
        </w:rPr>
      </w:pPr>
      <w:r w:rsidRPr="000748C0">
        <w:rPr>
          <w:rFonts w:hint="cs"/>
          <w:noProof/>
          <w:szCs w:val="24"/>
          <w:rtl/>
          <w:rPrChange w:id="3823" w:author="Meryl Etman" w:date="2020-03-25T10:10:00Z">
            <w:rPr>
              <w:rFonts w:hint="cs"/>
              <w:noProof/>
              <w:szCs w:val="24"/>
              <w:rtl/>
            </w:rPr>
          </w:rPrChange>
        </w:rPr>
        <w:t>סטאטוס ביצוע הבקרות ידווח באמצעות דוח חודשי למנהל הפרוייקט</w:t>
      </w:r>
      <w:r w:rsidRPr="000748C0">
        <w:rPr>
          <w:noProof/>
          <w:szCs w:val="24"/>
          <w:rtl/>
          <w:rPrChange w:id="3824" w:author="Meryl Etman" w:date="2020-03-25T10:10:00Z">
            <w:rPr>
              <w:noProof/>
              <w:szCs w:val="24"/>
              <w:rtl/>
            </w:rPr>
          </w:rPrChange>
        </w:rPr>
        <w:t>.</w:t>
      </w:r>
      <w:r w:rsidRPr="000748C0">
        <w:rPr>
          <w:rFonts w:hint="cs"/>
          <w:noProof/>
          <w:szCs w:val="24"/>
          <w:rtl/>
          <w:rPrChange w:id="3825" w:author="Meryl Etman" w:date="2020-03-25T10:10:00Z">
            <w:rPr>
              <w:rFonts w:hint="cs"/>
              <w:noProof/>
              <w:szCs w:val="24"/>
              <w:rtl/>
            </w:rPr>
          </w:rPrChange>
        </w:rPr>
        <w:t xml:space="preserve"> בדוח החודשי יצויינו נושאי בקרה שוטפים ופירוט בקרות בתהליך שבוצעו במהלך החודש בהתאם לשלב הביצוע.</w:t>
      </w:r>
    </w:p>
    <w:p w14:paraId="0480D1C7" w14:textId="77777777" w:rsidR="00EB5A81" w:rsidRPr="000748C0" w:rsidRDefault="00EB5A81" w:rsidP="00EB5A81">
      <w:pPr>
        <w:numPr>
          <w:ilvl w:val="3"/>
          <w:numId w:val="31"/>
        </w:numPr>
        <w:suppressAutoHyphens/>
        <w:autoSpaceDN w:val="0"/>
        <w:spacing w:after="120"/>
        <w:ind w:left="1723" w:hanging="646"/>
        <w:jc w:val="both"/>
        <w:textAlignment w:val="baseline"/>
        <w:rPr>
          <w:noProof/>
          <w:szCs w:val="24"/>
          <w:rtl/>
          <w:rPrChange w:id="3826" w:author="Meryl Etman" w:date="2020-03-25T10:10:00Z">
            <w:rPr>
              <w:noProof/>
              <w:szCs w:val="24"/>
              <w:rtl/>
            </w:rPr>
          </w:rPrChange>
        </w:rPr>
      </w:pPr>
      <w:r w:rsidRPr="000748C0">
        <w:rPr>
          <w:rFonts w:hint="cs"/>
          <w:noProof/>
          <w:szCs w:val="24"/>
          <w:rtl/>
          <w:rPrChange w:id="3827" w:author="Meryl Etman" w:date="2020-03-25T10:10:00Z">
            <w:rPr>
              <w:rFonts w:hint="cs"/>
              <w:noProof/>
              <w:szCs w:val="24"/>
              <w:rtl/>
            </w:rPr>
          </w:rPrChange>
        </w:rPr>
        <w:t>דוח חודשי מפקח יועבר על גבי טופס דוח חודשי מס' 320 כמפורט בנספח מס' 1.</w:t>
      </w:r>
    </w:p>
    <w:p w14:paraId="5CFC81AE" w14:textId="77777777" w:rsidR="00EB5A81" w:rsidRPr="000748C0" w:rsidRDefault="00EB5A81" w:rsidP="00EB5A81">
      <w:pPr>
        <w:numPr>
          <w:ilvl w:val="2"/>
          <w:numId w:val="31"/>
        </w:numPr>
        <w:suppressAutoHyphens/>
        <w:autoSpaceDN w:val="0"/>
        <w:spacing w:after="40"/>
        <w:jc w:val="both"/>
        <w:textAlignment w:val="baseline"/>
        <w:rPr>
          <w:noProof/>
          <w:szCs w:val="24"/>
          <w:rPrChange w:id="3828" w:author="Meryl Etman" w:date="2020-03-25T10:10:00Z">
            <w:rPr>
              <w:noProof/>
              <w:szCs w:val="24"/>
            </w:rPr>
          </w:rPrChange>
        </w:rPr>
      </w:pPr>
      <w:r w:rsidRPr="000748C0">
        <w:rPr>
          <w:rFonts w:hint="cs"/>
          <w:noProof/>
          <w:sz w:val="24"/>
          <w:szCs w:val="24"/>
          <w:rtl/>
          <w:rPrChange w:id="3829" w:author="Meryl Etman" w:date="2020-03-25T10:10:00Z">
            <w:rPr>
              <w:rFonts w:hint="cs"/>
              <w:noProof/>
              <w:sz w:val="24"/>
              <w:szCs w:val="24"/>
              <w:rtl/>
            </w:rPr>
          </w:rPrChange>
        </w:rPr>
        <w:t>תמהיל הבדיקות של המפקח:</w:t>
      </w:r>
    </w:p>
    <w:p w14:paraId="5E07C780" w14:textId="77777777" w:rsidR="00EB5A81" w:rsidRPr="000748C0" w:rsidRDefault="00EB5A81" w:rsidP="00EB5A81">
      <w:pPr>
        <w:numPr>
          <w:ilvl w:val="3"/>
          <w:numId w:val="31"/>
        </w:numPr>
        <w:suppressAutoHyphens/>
        <w:autoSpaceDN w:val="0"/>
        <w:spacing w:after="40"/>
        <w:jc w:val="both"/>
        <w:textAlignment w:val="baseline"/>
        <w:rPr>
          <w:noProof/>
          <w:szCs w:val="24"/>
          <w:rPrChange w:id="3830" w:author="Meryl Etman" w:date="2020-03-25T10:10:00Z">
            <w:rPr>
              <w:noProof/>
              <w:szCs w:val="24"/>
            </w:rPr>
          </w:rPrChange>
        </w:rPr>
      </w:pPr>
      <w:r w:rsidRPr="000748C0">
        <w:rPr>
          <w:rFonts w:hint="cs"/>
          <w:noProof/>
          <w:szCs w:val="24"/>
          <w:rtl/>
          <w:rPrChange w:id="3831" w:author="Meryl Etman" w:date="2020-03-25T10:10:00Z">
            <w:rPr>
              <w:rFonts w:hint="cs"/>
              <w:noProof/>
              <w:szCs w:val="24"/>
              <w:rtl/>
            </w:rPr>
          </w:rPrChange>
        </w:rPr>
        <w:t>בקרה שוטפת ודיווח בפורמט דוח חודשי הכולל:</w:t>
      </w:r>
    </w:p>
    <w:p w14:paraId="6B7D6ACA" w14:textId="77777777" w:rsidR="00EB5A81" w:rsidRPr="000748C0" w:rsidRDefault="00EB5A81" w:rsidP="00EB5A81">
      <w:pPr>
        <w:numPr>
          <w:ilvl w:val="4"/>
          <w:numId w:val="33"/>
        </w:numPr>
        <w:suppressAutoHyphens/>
        <w:autoSpaceDN w:val="0"/>
        <w:spacing w:after="40"/>
        <w:jc w:val="both"/>
        <w:textAlignment w:val="baseline"/>
        <w:rPr>
          <w:noProof/>
          <w:szCs w:val="24"/>
          <w:rPrChange w:id="3832" w:author="Meryl Etman" w:date="2020-03-25T10:10:00Z">
            <w:rPr>
              <w:noProof/>
              <w:szCs w:val="24"/>
            </w:rPr>
          </w:rPrChange>
        </w:rPr>
      </w:pPr>
      <w:r w:rsidRPr="000748C0">
        <w:rPr>
          <w:rFonts w:hint="cs"/>
          <w:noProof/>
          <w:szCs w:val="24"/>
          <w:rtl/>
          <w:rPrChange w:id="3833" w:author="Meryl Etman" w:date="2020-03-25T10:10:00Z">
            <w:rPr>
              <w:rFonts w:hint="cs"/>
              <w:noProof/>
              <w:szCs w:val="24"/>
              <w:rtl/>
            </w:rPr>
          </w:rPrChange>
        </w:rPr>
        <w:t>יומן עבודה, בטיחות, עדכון מהדורות תכניות, רישוי, שינויי דיירים.</w:t>
      </w:r>
    </w:p>
    <w:p w14:paraId="4576B9CC" w14:textId="77777777" w:rsidR="00EB5A81" w:rsidRPr="000748C0" w:rsidRDefault="00EB5A81" w:rsidP="00EB5A81">
      <w:pPr>
        <w:numPr>
          <w:ilvl w:val="3"/>
          <w:numId w:val="31"/>
        </w:numPr>
        <w:rPr>
          <w:noProof/>
          <w:szCs w:val="24"/>
          <w:rPrChange w:id="3834" w:author="Meryl Etman" w:date="2020-03-25T10:10:00Z">
            <w:rPr>
              <w:noProof/>
              <w:szCs w:val="24"/>
            </w:rPr>
          </w:rPrChange>
        </w:rPr>
      </w:pPr>
      <w:r w:rsidRPr="000748C0">
        <w:rPr>
          <w:rFonts w:hint="cs"/>
          <w:noProof/>
          <w:szCs w:val="24"/>
          <w:rtl/>
          <w:rPrChange w:id="3835" w:author="Meryl Etman" w:date="2020-03-25T10:10:00Z">
            <w:rPr>
              <w:rFonts w:hint="cs"/>
              <w:noProof/>
              <w:szCs w:val="24"/>
              <w:rtl/>
            </w:rPr>
          </w:rPrChange>
        </w:rPr>
        <w:t xml:space="preserve">בקרת איכות בתהליך הביצוע </w:t>
      </w:r>
      <w:r w:rsidRPr="000748C0">
        <w:rPr>
          <w:noProof/>
          <w:szCs w:val="24"/>
          <w:rtl/>
          <w:rPrChange w:id="3836" w:author="Meryl Etman" w:date="2020-03-25T10:10:00Z">
            <w:rPr>
              <w:noProof/>
              <w:szCs w:val="24"/>
              <w:rtl/>
            </w:rPr>
          </w:rPrChange>
        </w:rPr>
        <w:t xml:space="preserve">ע"פ רשימות תיוג </w:t>
      </w:r>
      <w:r w:rsidRPr="000748C0">
        <w:rPr>
          <w:rFonts w:hint="cs"/>
          <w:noProof/>
          <w:szCs w:val="24"/>
          <w:rtl/>
          <w:rPrChange w:id="3837" w:author="Meryl Etman" w:date="2020-03-25T10:10:00Z">
            <w:rPr>
              <w:rFonts w:hint="cs"/>
              <w:noProof/>
              <w:szCs w:val="24"/>
              <w:rtl/>
            </w:rPr>
          </w:rPrChange>
        </w:rPr>
        <w:t xml:space="preserve">- </w:t>
      </w:r>
      <w:r w:rsidRPr="000748C0">
        <w:rPr>
          <w:noProof/>
          <w:szCs w:val="24"/>
          <w:rtl/>
          <w:rPrChange w:id="3838" w:author="Meryl Etman" w:date="2020-03-25T10:10:00Z">
            <w:rPr>
              <w:noProof/>
              <w:szCs w:val="24"/>
              <w:rtl/>
            </w:rPr>
          </w:rPrChange>
        </w:rPr>
        <w:t>כמפורט בנספח מס' 2</w:t>
      </w:r>
      <w:r w:rsidRPr="000748C0">
        <w:rPr>
          <w:rFonts w:hint="cs"/>
          <w:noProof/>
          <w:szCs w:val="24"/>
          <w:rtl/>
          <w:rPrChange w:id="3839" w:author="Meryl Etman" w:date="2020-03-25T10:10:00Z">
            <w:rPr>
              <w:rFonts w:hint="cs"/>
              <w:noProof/>
              <w:szCs w:val="24"/>
              <w:rtl/>
            </w:rPr>
          </w:rPrChange>
        </w:rPr>
        <w:t>:</w:t>
      </w:r>
    </w:p>
    <w:p w14:paraId="76C2AF08" w14:textId="77777777" w:rsidR="00EB5A81" w:rsidRPr="000748C0" w:rsidRDefault="00EB5A81" w:rsidP="00EB5A81">
      <w:pPr>
        <w:numPr>
          <w:ilvl w:val="4"/>
          <w:numId w:val="33"/>
        </w:numPr>
        <w:suppressAutoHyphens/>
        <w:autoSpaceDN w:val="0"/>
        <w:spacing w:after="40"/>
        <w:jc w:val="both"/>
        <w:textAlignment w:val="baseline"/>
        <w:rPr>
          <w:noProof/>
          <w:szCs w:val="24"/>
          <w:rPrChange w:id="3840" w:author="Meryl Etman" w:date="2020-03-25T10:10:00Z">
            <w:rPr>
              <w:noProof/>
              <w:szCs w:val="24"/>
            </w:rPr>
          </w:rPrChange>
        </w:rPr>
      </w:pPr>
      <w:r w:rsidRPr="000748C0">
        <w:rPr>
          <w:noProof/>
          <w:szCs w:val="24"/>
          <w:rtl/>
          <w:rPrChange w:id="3841" w:author="Meryl Etman" w:date="2020-03-25T10:10:00Z">
            <w:rPr>
              <w:noProof/>
              <w:szCs w:val="24"/>
              <w:rtl/>
            </w:rPr>
          </w:rPrChange>
        </w:rPr>
        <w:t>קידוח ויציקת כלונסאות</w:t>
      </w:r>
      <w:r w:rsidRPr="000748C0">
        <w:rPr>
          <w:rFonts w:hint="cs"/>
          <w:noProof/>
          <w:szCs w:val="24"/>
          <w:rtl/>
          <w:rPrChange w:id="3842" w:author="Meryl Etman" w:date="2020-03-25T10:10:00Z">
            <w:rPr>
              <w:rFonts w:hint="cs"/>
              <w:noProof/>
              <w:szCs w:val="24"/>
              <w:rtl/>
            </w:rPr>
          </w:rPrChange>
        </w:rPr>
        <w:t xml:space="preserve"> </w:t>
      </w:r>
    </w:p>
    <w:p w14:paraId="25C1C3A3" w14:textId="77777777" w:rsidR="00EB5A81" w:rsidRPr="000748C0" w:rsidRDefault="00EB5A81" w:rsidP="00EB5A81">
      <w:pPr>
        <w:numPr>
          <w:ilvl w:val="4"/>
          <w:numId w:val="33"/>
        </w:numPr>
        <w:suppressAutoHyphens/>
        <w:autoSpaceDN w:val="0"/>
        <w:spacing w:after="40"/>
        <w:jc w:val="both"/>
        <w:textAlignment w:val="baseline"/>
        <w:rPr>
          <w:noProof/>
          <w:szCs w:val="24"/>
          <w:rPrChange w:id="3843" w:author="Meryl Etman" w:date="2020-03-25T10:10:00Z">
            <w:rPr>
              <w:noProof/>
              <w:szCs w:val="24"/>
            </w:rPr>
          </w:rPrChange>
        </w:rPr>
      </w:pPr>
      <w:r w:rsidRPr="000748C0">
        <w:rPr>
          <w:noProof/>
          <w:szCs w:val="24"/>
          <w:rtl/>
          <w:rPrChange w:id="3844" w:author="Meryl Etman" w:date="2020-03-25T10:10:00Z">
            <w:rPr>
              <w:noProof/>
              <w:szCs w:val="24"/>
              <w:rtl/>
            </w:rPr>
          </w:rPrChange>
        </w:rPr>
        <w:t>יציקת בטון באתר</w:t>
      </w:r>
      <w:r w:rsidRPr="000748C0">
        <w:rPr>
          <w:rFonts w:hint="cs"/>
          <w:noProof/>
          <w:szCs w:val="24"/>
          <w:rtl/>
          <w:rPrChange w:id="3845" w:author="Meryl Etman" w:date="2020-03-25T10:10:00Z">
            <w:rPr>
              <w:rFonts w:hint="cs"/>
              <w:noProof/>
              <w:szCs w:val="24"/>
              <w:rtl/>
            </w:rPr>
          </w:rPrChange>
        </w:rPr>
        <w:t xml:space="preserve"> </w:t>
      </w:r>
    </w:p>
    <w:p w14:paraId="157B1644" w14:textId="77777777" w:rsidR="00EB5A81" w:rsidRPr="000748C0" w:rsidRDefault="00EB5A81" w:rsidP="00EB5A81">
      <w:pPr>
        <w:numPr>
          <w:ilvl w:val="4"/>
          <w:numId w:val="33"/>
        </w:numPr>
        <w:suppressAutoHyphens/>
        <w:autoSpaceDN w:val="0"/>
        <w:spacing w:after="40"/>
        <w:jc w:val="both"/>
        <w:textAlignment w:val="baseline"/>
        <w:rPr>
          <w:noProof/>
          <w:szCs w:val="24"/>
          <w:rPrChange w:id="3846" w:author="Meryl Etman" w:date="2020-03-25T10:10:00Z">
            <w:rPr>
              <w:noProof/>
              <w:szCs w:val="24"/>
            </w:rPr>
          </w:rPrChange>
        </w:rPr>
      </w:pPr>
      <w:r w:rsidRPr="000748C0">
        <w:rPr>
          <w:rFonts w:hint="cs"/>
          <w:noProof/>
          <w:szCs w:val="24"/>
          <w:rtl/>
          <w:rPrChange w:id="3847" w:author="Meryl Etman" w:date="2020-03-25T10:10:00Z">
            <w:rPr>
              <w:rFonts w:hint="cs"/>
              <w:noProof/>
              <w:szCs w:val="24"/>
              <w:rtl/>
            </w:rPr>
          </w:rPrChange>
        </w:rPr>
        <w:t xml:space="preserve">עבודות בנייה/ </w:t>
      </w:r>
      <w:r w:rsidRPr="000748C0">
        <w:rPr>
          <w:noProof/>
          <w:szCs w:val="24"/>
          <w:rtl/>
          <w:rPrChange w:id="3848" w:author="Meryl Etman" w:date="2020-03-25T10:10:00Z">
            <w:rPr>
              <w:noProof/>
              <w:szCs w:val="24"/>
              <w:rtl/>
            </w:rPr>
          </w:rPrChange>
        </w:rPr>
        <w:t xml:space="preserve">בניית מחיצות </w:t>
      </w:r>
    </w:p>
    <w:p w14:paraId="2E11DE36" w14:textId="77777777" w:rsidR="00EB5A81" w:rsidRPr="000748C0" w:rsidRDefault="00EB5A81" w:rsidP="00EB5A81">
      <w:pPr>
        <w:numPr>
          <w:ilvl w:val="4"/>
          <w:numId w:val="33"/>
        </w:numPr>
        <w:suppressAutoHyphens/>
        <w:autoSpaceDN w:val="0"/>
        <w:spacing w:after="40"/>
        <w:jc w:val="both"/>
        <w:textAlignment w:val="baseline"/>
        <w:rPr>
          <w:noProof/>
          <w:szCs w:val="24"/>
          <w:rPrChange w:id="3849" w:author="Meryl Etman" w:date="2020-03-25T10:10:00Z">
            <w:rPr>
              <w:noProof/>
              <w:szCs w:val="24"/>
            </w:rPr>
          </w:rPrChange>
        </w:rPr>
      </w:pPr>
      <w:r w:rsidRPr="000748C0">
        <w:rPr>
          <w:noProof/>
          <w:szCs w:val="24"/>
          <w:rtl/>
          <w:rPrChange w:id="3850" w:author="Meryl Etman" w:date="2020-03-25T10:10:00Z">
            <w:rPr>
              <w:noProof/>
              <w:szCs w:val="24"/>
              <w:rtl/>
            </w:rPr>
          </w:rPrChange>
        </w:rPr>
        <w:t xml:space="preserve">התקנת מערכות אינסטלציה </w:t>
      </w:r>
    </w:p>
    <w:p w14:paraId="7E86773C" w14:textId="77777777" w:rsidR="00EB5A81" w:rsidRPr="000748C0" w:rsidRDefault="00EB5A81" w:rsidP="00EB5A81">
      <w:pPr>
        <w:numPr>
          <w:ilvl w:val="4"/>
          <w:numId w:val="33"/>
        </w:numPr>
        <w:suppressAutoHyphens/>
        <w:autoSpaceDN w:val="0"/>
        <w:spacing w:after="40"/>
        <w:jc w:val="both"/>
        <w:textAlignment w:val="baseline"/>
        <w:rPr>
          <w:noProof/>
          <w:szCs w:val="24"/>
          <w:rPrChange w:id="3851" w:author="Meryl Etman" w:date="2020-03-25T10:10:00Z">
            <w:rPr>
              <w:noProof/>
              <w:szCs w:val="24"/>
            </w:rPr>
          </w:rPrChange>
        </w:rPr>
      </w:pPr>
      <w:r w:rsidRPr="000748C0">
        <w:rPr>
          <w:noProof/>
          <w:szCs w:val="24"/>
          <w:rtl/>
          <w:rPrChange w:id="3852" w:author="Meryl Etman" w:date="2020-03-25T10:10:00Z">
            <w:rPr>
              <w:noProof/>
              <w:szCs w:val="24"/>
              <w:rtl/>
            </w:rPr>
          </w:rPrChange>
        </w:rPr>
        <w:t xml:space="preserve">התקנת מערכת החשמל </w:t>
      </w:r>
    </w:p>
    <w:p w14:paraId="07992CCA" w14:textId="77777777" w:rsidR="00EB5A81" w:rsidRPr="000748C0" w:rsidRDefault="00EB5A81" w:rsidP="00EB5A81">
      <w:pPr>
        <w:numPr>
          <w:ilvl w:val="4"/>
          <w:numId w:val="33"/>
        </w:numPr>
        <w:suppressAutoHyphens/>
        <w:autoSpaceDN w:val="0"/>
        <w:spacing w:after="40"/>
        <w:jc w:val="both"/>
        <w:textAlignment w:val="baseline"/>
        <w:rPr>
          <w:noProof/>
          <w:szCs w:val="24"/>
          <w:rPrChange w:id="3853" w:author="Meryl Etman" w:date="2020-03-25T10:10:00Z">
            <w:rPr>
              <w:noProof/>
              <w:szCs w:val="24"/>
            </w:rPr>
          </w:rPrChange>
        </w:rPr>
      </w:pPr>
      <w:r w:rsidRPr="000748C0">
        <w:rPr>
          <w:noProof/>
          <w:szCs w:val="24"/>
          <w:rtl/>
          <w:rPrChange w:id="3854" w:author="Meryl Etman" w:date="2020-03-25T10:10:00Z">
            <w:rPr>
              <w:noProof/>
              <w:szCs w:val="24"/>
              <w:rtl/>
            </w:rPr>
          </w:rPrChange>
        </w:rPr>
        <w:t xml:space="preserve">איטום חדר רטוב </w:t>
      </w:r>
    </w:p>
    <w:p w14:paraId="1A57FBC1" w14:textId="77777777" w:rsidR="00EB5A81" w:rsidRPr="000748C0" w:rsidRDefault="00EB5A81" w:rsidP="00EB5A81">
      <w:pPr>
        <w:numPr>
          <w:ilvl w:val="4"/>
          <w:numId w:val="33"/>
        </w:numPr>
        <w:suppressAutoHyphens/>
        <w:autoSpaceDN w:val="0"/>
        <w:spacing w:after="40"/>
        <w:jc w:val="both"/>
        <w:textAlignment w:val="baseline"/>
        <w:rPr>
          <w:noProof/>
          <w:szCs w:val="24"/>
          <w:rPrChange w:id="3855" w:author="Meryl Etman" w:date="2020-03-25T10:10:00Z">
            <w:rPr>
              <w:noProof/>
              <w:szCs w:val="24"/>
            </w:rPr>
          </w:rPrChange>
        </w:rPr>
      </w:pPr>
      <w:r w:rsidRPr="000748C0">
        <w:rPr>
          <w:noProof/>
          <w:szCs w:val="24"/>
          <w:rtl/>
          <w:rPrChange w:id="3856" w:author="Meryl Etman" w:date="2020-03-25T10:10:00Z">
            <w:rPr>
              <w:noProof/>
              <w:szCs w:val="24"/>
              <w:rtl/>
            </w:rPr>
          </w:rPrChange>
        </w:rPr>
        <w:t xml:space="preserve">חיפוי קרמיקה חדר רטוב </w:t>
      </w:r>
    </w:p>
    <w:p w14:paraId="3C61E1B2" w14:textId="77777777" w:rsidR="00EB5A81" w:rsidRPr="000748C0" w:rsidRDefault="00EB5A81" w:rsidP="00EB5A81">
      <w:pPr>
        <w:numPr>
          <w:ilvl w:val="4"/>
          <w:numId w:val="33"/>
        </w:numPr>
        <w:suppressAutoHyphens/>
        <w:autoSpaceDN w:val="0"/>
        <w:spacing w:after="40"/>
        <w:jc w:val="both"/>
        <w:textAlignment w:val="baseline"/>
        <w:rPr>
          <w:noProof/>
          <w:szCs w:val="24"/>
          <w:rPrChange w:id="3857" w:author="Meryl Etman" w:date="2020-03-25T10:10:00Z">
            <w:rPr>
              <w:noProof/>
              <w:szCs w:val="24"/>
            </w:rPr>
          </w:rPrChange>
        </w:rPr>
      </w:pPr>
      <w:r w:rsidRPr="000748C0">
        <w:rPr>
          <w:noProof/>
          <w:szCs w:val="24"/>
          <w:rtl/>
          <w:rPrChange w:id="3858" w:author="Meryl Etman" w:date="2020-03-25T10:10:00Z">
            <w:rPr>
              <w:noProof/>
              <w:szCs w:val="24"/>
              <w:rtl/>
            </w:rPr>
          </w:rPrChange>
        </w:rPr>
        <w:t>חיפוי אבן/אתר/טרומי</w:t>
      </w:r>
      <w:r w:rsidRPr="000748C0">
        <w:rPr>
          <w:rFonts w:hint="cs"/>
          <w:noProof/>
          <w:szCs w:val="24"/>
          <w:rtl/>
          <w:rPrChange w:id="3859" w:author="Meryl Etman" w:date="2020-03-25T10:10:00Z">
            <w:rPr>
              <w:rFonts w:hint="cs"/>
              <w:noProof/>
              <w:szCs w:val="24"/>
              <w:rtl/>
            </w:rPr>
          </w:rPrChange>
        </w:rPr>
        <w:t xml:space="preserve"> </w:t>
      </w:r>
    </w:p>
    <w:p w14:paraId="121C478D" w14:textId="77777777" w:rsidR="00EB5A81" w:rsidRPr="000748C0" w:rsidRDefault="00EB5A81" w:rsidP="00EB5A81">
      <w:pPr>
        <w:numPr>
          <w:ilvl w:val="4"/>
          <w:numId w:val="33"/>
        </w:numPr>
        <w:suppressAutoHyphens/>
        <w:autoSpaceDN w:val="0"/>
        <w:spacing w:after="40"/>
        <w:jc w:val="both"/>
        <w:textAlignment w:val="baseline"/>
        <w:rPr>
          <w:noProof/>
          <w:szCs w:val="24"/>
          <w:rPrChange w:id="3860" w:author="Meryl Etman" w:date="2020-03-25T10:10:00Z">
            <w:rPr>
              <w:noProof/>
              <w:szCs w:val="24"/>
            </w:rPr>
          </w:rPrChange>
        </w:rPr>
      </w:pPr>
      <w:r w:rsidRPr="000748C0">
        <w:rPr>
          <w:noProof/>
          <w:szCs w:val="24"/>
          <w:rtl/>
          <w:rPrChange w:id="3861" w:author="Meryl Etman" w:date="2020-03-25T10:10:00Z">
            <w:rPr>
              <w:noProof/>
              <w:szCs w:val="24"/>
              <w:rtl/>
            </w:rPr>
          </w:rPrChange>
        </w:rPr>
        <w:t xml:space="preserve">איטום מרפסת </w:t>
      </w:r>
    </w:p>
    <w:p w14:paraId="61F1B68D" w14:textId="77777777" w:rsidR="00EB5A81" w:rsidRPr="000748C0" w:rsidRDefault="00EB5A81" w:rsidP="00EB5A81">
      <w:pPr>
        <w:numPr>
          <w:ilvl w:val="4"/>
          <w:numId w:val="33"/>
        </w:numPr>
        <w:suppressAutoHyphens/>
        <w:autoSpaceDN w:val="0"/>
        <w:spacing w:after="40"/>
        <w:jc w:val="both"/>
        <w:textAlignment w:val="baseline"/>
        <w:rPr>
          <w:noProof/>
          <w:szCs w:val="24"/>
          <w:rPrChange w:id="3862" w:author="Meryl Etman" w:date="2020-03-25T10:10:00Z">
            <w:rPr>
              <w:noProof/>
              <w:szCs w:val="24"/>
            </w:rPr>
          </w:rPrChange>
        </w:rPr>
      </w:pPr>
      <w:r w:rsidRPr="000748C0">
        <w:rPr>
          <w:noProof/>
          <w:szCs w:val="24"/>
          <w:rtl/>
          <w:rPrChange w:id="3863" w:author="Meryl Etman" w:date="2020-03-25T10:10:00Z">
            <w:rPr>
              <w:noProof/>
              <w:szCs w:val="24"/>
              <w:rtl/>
            </w:rPr>
          </w:rPrChange>
        </w:rPr>
        <w:t xml:space="preserve"> ריצוף </w:t>
      </w:r>
    </w:p>
    <w:p w14:paraId="10F52042" w14:textId="77777777" w:rsidR="00EB5A81" w:rsidRPr="000748C0" w:rsidRDefault="00EB5A81" w:rsidP="00EB5A81">
      <w:pPr>
        <w:numPr>
          <w:ilvl w:val="4"/>
          <w:numId w:val="33"/>
        </w:numPr>
        <w:suppressAutoHyphens/>
        <w:autoSpaceDN w:val="0"/>
        <w:spacing w:after="40"/>
        <w:jc w:val="both"/>
        <w:textAlignment w:val="baseline"/>
        <w:rPr>
          <w:noProof/>
          <w:szCs w:val="24"/>
          <w:rPrChange w:id="3864" w:author="Meryl Etman" w:date="2020-03-25T10:10:00Z">
            <w:rPr>
              <w:noProof/>
              <w:szCs w:val="24"/>
            </w:rPr>
          </w:rPrChange>
        </w:rPr>
      </w:pPr>
      <w:r w:rsidRPr="000748C0">
        <w:rPr>
          <w:noProof/>
          <w:szCs w:val="24"/>
          <w:rtl/>
          <w:rPrChange w:id="3865" w:author="Meryl Etman" w:date="2020-03-25T10:10:00Z">
            <w:rPr>
              <w:noProof/>
              <w:szCs w:val="24"/>
              <w:rtl/>
            </w:rPr>
          </w:rPrChange>
        </w:rPr>
        <w:t xml:space="preserve">התקנת אלומיניום </w:t>
      </w:r>
    </w:p>
    <w:p w14:paraId="26E34012" w14:textId="77777777" w:rsidR="00EB5A81" w:rsidRPr="000748C0" w:rsidRDefault="00EB5A81" w:rsidP="00EB5A81">
      <w:pPr>
        <w:numPr>
          <w:ilvl w:val="4"/>
          <w:numId w:val="33"/>
        </w:numPr>
        <w:suppressAutoHyphens/>
        <w:autoSpaceDN w:val="0"/>
        <w:spacing w:after="40"/>
        <w:jc w:val="both"/>
        <w:textAlignment w:val="baseline"/>
        <w:rPr>
          <w:noProof/>
          <w:szCs w:val="24"/>
          <w:rPrChange w:id="3866" w:author="Meryl Etman" w:date="2020-03-25T10:10:00Z">
            <w:rPr>
              <w:noProof/>
              <w:szCs w:val="24"/>
            </w:rPr>
          </w:rPrChange>
        </w:rPr>
      </w:pPr>
      <w:r w:rsidRPr="000748C0">
        <w:rPr>
          <w:noProof/>
          <w:szCs w:val="24"/>
          <w:rtl/>
          <w:rPrChange w:id="3867" w:author="Meryl Etman" w:date="2020-03-25T10:10:00Z">
            <w:rPr>
              <w:noProof/>
              <w:szCs w:val="24"/>
              <w:rtl/>
            </w:rPr>
          </w:rPrChange>
        </w:rPr>
        <w:t>איטום גגות (חניון/גג עליון)</w:t>
      </w:r>
      <w:r w:rsidRPr="000748C0">
        <w:rPr>
          <w:rFonts w:hint="cs"/>
          <w:noProof/>
          <w:szCs w:val="24"/>
          <w:rtl/>
          <w:rPrChange w:id="3868" w:author="Meryl Etman" w:date="2020-03-25T10:10:00Z">
            <w:rPr>
              <w:rFonts w:hint="cs"/>
              <w:noProof/>
              <w:szCs w:val="24"/>
              <w:rtl/>
            </w:rPr>
          </w:rPrChange>
        </w:rPr>
        <w:t xml:space="preserve"> </w:t>
      </w:r>
    </w:p>
    <w:p w14:paraId="771DBFF0" w14:textId="77777777" w:rsidR="00EB5A81" w:rsidRPr="000748C0" w:rsidRDefault="00EB5A81" w:rsidP="00EB5A81">
      <w:pPr>
        <w:numPr>
          <w:ilvl w:val="4"/>
          <w:numId w:val="33"/>
        </w:numPr>
        <w:suppressAutoHyphens/>
        <w:autoSpaceDN w:val="0"/>
        <w:spacing w:after="40"/>
        <w:jc w:val="both"/>
        <w:textAlignment w:val="baseline"/>
        <w:rPr>
          <w:noProof/>
          <w:szCs w:val="24"/>
          <w:rPrChange w:id="3869" w:author="Meryl Etman" w:date="2020-03-25T10:10:00Z">
            <w:rPr>
              <w:noProof/>
              <w:szCs w:val="24"/>
            </w:rPr>
          </w:rPrChange>
        </w:rPr>
      </w:pPr>
      <w:r w:rsidRPr="000748C0">
        <w:rPr>
          <w:rFonts w:hint="cs"/>
          <w:noProof/>
          <w:szCs w:val="24"/>
          <w:rtl/>
          <w:rPrChange w:id="3870" w:author="Meryl Etman" w:date="2020-03-25T10:10:00Z">
            <w:rPr>
              <w:rFonts w:hint="cs"/>
              <w:noProof/>
              <w:szCs w:val="24"/>
              <w:rtl/>
            </w:rPr>
          </w:rPrChange>
        </w:rPr>
        <w:t xml:space="preserve">עב' פיתוח </w:t>
      </w:r>
    </w:p>
    <w:p w14:paraId="4B594C61" w14:textId="77777777" w:rsidR="00EB5A81" w:rsidRPr="000748C0" w:rsidRDefault="00EB5A81" w:rsidP="00EB5A81">
      <w:pPr>
        <w:numPr>
          <w:ilvl w:val="3"/>
          <w:numId w:val="33"/>
        </w:numPr>
        <w:suppressAutoHyphens/>
        <w:autoSpaceDN w:val="0"/>
        <w:spacing w:after="240"/>
        <w:ind w:left="1723" w:hanging="646"/>
        <w:jc w:val="both"/>
        <w:textAlignment w:val="baseline"/>
        <w:rPr>
          <w:noProof/>
          <w:szCs w:val="24"/>
          <w:rPrChange w:id="3871" w:author="Meryl Etman" w:date="2020-03-25T10:10:00Z">
            <w:rPr>
              <w:noProof/>
              <w:szCs w:val="24"/>
            </w:rPr>
          </w:rPrChange>
        </w:rPr>
      </w:pPr>
      <w:r w:rsidRPr="000748C0">
        <w:rPr>
          <w:rFonts w:hint="cs"/>
          <w:noProof/>
          <w:szCs w:val="24"/>
          <w:rtl/>
          <w:rPrChange w:id="3872" w:author="Meryl Etman" w:date="2020-03-25T10:10:00Z">
            <w:rPr>
              <w:rFonts w:hint="cs"/>
              <w:noProof/>
              <w:szCs w:val="24"/>
              <w:rtl/>
            </w:rPr>
          </w:rPrChange>
        </w:rPr>
        <w:t>פירוט  בדיקות מעבדה / יועצים ובדיקות אחרות נדרשות (כמפורט בדוגמא המצורפת - נספח מס' 3).</w:t>
      </w:r>
    </w:p>
    <w:p w14:paraId="3BD3F82F" w14:textId="77777777" w:rsidR="00EB5A81" w:rsidRPr="000748C0" w:rsidRDefault="00EB5A81" w:rsidP="00EB5A81">
      <w:pPr>
        <w:numPr>
          <w:ilvl w:val="1"/>
          <w:numId w:val="31"/>
        </w:numPr>
        <w:suppressAutoHyphens/>
        <w:autoSpaceDN w:val="0"/>
        <w:spacing w:before="40" w:after="120"/>
        <w:ind w:left="715" w:hanging="431"/>
        <w:jc w:val="both"/>
        <w:textAlignment w:val="baseline"/>
        <w:rPr>
          <w:noProof/>
          <w:sz w:val="24"/>
          <w:szCs w:val="24"/>
          <w:u w:val="single"/>
          <w:rPrChange w:id="3873" w:author="Meryl Etman" w:date="2020-03-25T10:10:00Z">
            <w:rPr>
              <w:noProof/>
              <w:sz w:val="24"/>
              <w:szCs w:val="24"/>
              <w:u w:val="single"/>
            </w:rPr>
          </w:rPrChange>
        </w:rPr>
      </w:pPr>
      <w:r w:rsidRPr="000748C0">
        <w:rPr>
          <w:rFonts w:hint="cs"/>
          <w:noProof/>
          <w:sz w:val="24"/>
          <w:szCs w:val="24"/>
          <w:u w:val="single"/>
          <w:rtl/>
          <w:rPrChange w:id="3874" w:author="Meryl Etman" w:date="2020-03-25T10:10:00Z">
            <w:rPr>
              <w:rFonts w:hint="cs"/>
              <w:noProof/>
              <w:sz w:val="24"/>
              <w:szCs w:val="24"/>
              <w:u w:val="single"/>
              <w:rtl/>
            </w:rPr>
          </w:rPrChange>
        </w:rPr>
        <w:t>בקרה מוקדמת וביצוע קטעי ניסוי</w:t>
      </w:r>
    </w:p>
    <w:p w14:paraId="4DE4FFD6" w14:textId="77777777" w:rsidR="00EB5A81" w:rsidRPr="000748C0" w:rsidRDefault="00EB5A81" w:rsidP="00EB5A81">
      <w:pPr>
        <w:numPr>
          <w:ilvl w:val="2"/>
          <w:numId w:val="31"/>
        </w:numPr>
        <w:suppressAutoHyphens/>
        <w:autoSpaceDN w:val="0"/>
        <w:spacing w:after="40"/>
        <w:jc w:val="both"/>
        <w:textAlignment w:val="baseline"/>
        <w:rPr>
          <w:noProof/>
          <w:szCs w:val="24"/>
          <w:rPrChange w:id="3875" w:author="Meryl Etman" w:date="2020-03-25T10:10:00Z">
            <w:rPr>
              <w:noProof/>
              <w:szCs w:val="24"/>
            </w:rPr>
          </w:rPrChange>
        </w:rPr>
      </w:pPr>
      <w:r w:rsidRPr="000748C0">
        <w:rPr>
          <w:noProof/>
          <w:szCs w:val="24"/>
          <w:rtl/>
          <w:rPrChange w:id="3876" w:author="Meryl Etman" w:date="2020-03-25T10:10:00Z">
            <w:rPr>
              <w:noProof/>
              <w:szCs w:val="24"/>
              <w:rtl/>
            </w:rPr>
          </w:rPrChange>
        </w:rPr>
        <w:t xml:space="preserve">יישום בפועל של קטעי ניסוי מוגדרים מראש. </w:t>
      </w:r>
      <w:r w:rsidRPr="000748C0">
        <w:rPr>
          <w:rFonts w:hint="cs"/>
          <w:noProof/>
          <w:szCs w:val="24"/>
          <w:rtl/>
          <w:rPrChange w:id="3877" w:author="Meryl Etman" w:date="2020-03-25T10:10:00Z">
            <w:rPr>
              <w:rFonts w:hint="cs"/>
              <w:noProof/>
              <w:szCs w:val="24"/>
              <w:rtl/>
            </w:rPr>
          </w:rPrChange>
        </w:rPr>
        <w:t>טבלת קטעי הניסוי</w:t>
      </w:r>
      <w:r w:rsidRPr="000748C0">
        <w:rPr>
          <w:noProof/>
          <w:szCs w:val="24"/>
          <w:rtl/>
          <w:rPrChange w:id="3878" w:author="Meryl Etman" w:date="2020-03-25T10:10:00Z">
            <w:rPr>
              <w:noProof/>
              <w:szCs w:val="24"/>
              <w:rtl/>
            </w:rPr>
          </w:rPrChange>
        </w:rPr>
        <w:t xml:space="preserve"> ת</w:t>
      </w:r>
      <w:r w:rsidRPr="000748C0">
        <w:rPr>
          <w:rFonts w:hint="cs"/>
          <w:noProof/>
          <w:szCs w:val="24"/>
          <w:rtl/>
          <w:rPrChange w:id="3879" w:author="Meryl Etman" w:date="2020-03-25T10:10:00Z">
            <w:rPr>
              <w:rFonts w:hint="cs"/>
              <w:noProof/>
              <w:szCs w:val="24"/>
              <w:rtl/>
            </w:rPr>
          </w:rPrChange>
        </w:rPr>
        <w:t>ות</w:t>
      </w:r>
      <w:r w:rsidRPr="000748C0">
        <w:rPr>
          <w:noProof/>
          <w:szCs w:val="24"/>
          <w:rtl/>
          <w:rPrChange w:id="3880" w:author="Meryl Etman" w:date="2020-03-25T10:10:00Z">
            <w:rPr>
              <w:noProof/>
              <w:szCs w:val="24"/>
              <w:rtl/>
            </w:rPr>
          </w:rPrChange>
        </w:rPr>
        <w:t>אם לתמהיל הפרוייקט ע"י המפקח והממונה עליו ותימסר לקבלן הראשי לידיעה והתארגנות.</w:t>
      </w:r>
    </w:p>
    <w:p w14:paraId="653789A2" w14:textId="77777777" w:rsidR="00EB5A81" w:rsidRPr="000748C0" w:rsidRDefault="00EB5A81" w:rsidP="00EB5A81">
      <w:pPr>
        <w:numPr>
          <w:ilvl w:val="2"/>
          <w:numId w:val="31"/>
        </w:numPr>
        <w:suppressAutoHyphens/>
        <w:autoSpaceDN w:val="0"/>
        <w:spacing w:after="40"/>
        <w:jc w:val="both"/>
        <w:textAlignment w:val="baseline"/>
        <w:rPr>
          <w:noProof/>
          <w:szCs w:val="24"/>
          <w:rPrChange w:id="3881" w:author="Meryl Etman" w:date="2020-03-25T10:10:00Z">
            <w:rPr>
              <w:noProof/>
              <w:szCs w:val="24"/>
            </w:rPr>
          </w:rPrChange>
        </w:rPr>
      </w:pPr>
      <w:r w:rsidRPr="000748C0">
        <w:rPr>
          <w:noProof/>
          <w:szCs w:val="24"/>
          <w:rtl/>
          <w:rPrChange w:id="3882" w:author="Meryl Etman" w:date="2020-03-25T10:10:00Z">
            <w:rPr>
              <w:noProof/>
              <w:szCs w:val="24"/>
              <w:rtl/>
            </w:rPr>
          </w:rPrChange>
        </w:rPr>
        <w:t>לכל קטע ניסוי תתקיים קודם פגישת בקרה מוקדמת (ראה הגדרה) עם קבלן המשנה, נציגי הקבלן הראשי, יועצים או מתכננים שהמפקח יזמין.</w:t>
      </w:r>
    </w:p>
    <w:p w14:paraId="1EA80457" w14:textId="77777777" w:rsidR="00EB5A81" w:rsidRPr="000748C0" w:rsidRDefault="00EB5A81" w:rsidP="00EB5A81">
      <w:pPr>
        <w:numPr>
          <w:ilvl w:val="2"/>
          <w:numId w:val="31"/>
        </w:numPr>
        <w:suppressAutoHyphens/>
        <w:autoSpaceDN w:val="0"/>
        <w:spacing w:after="40"/>
        <w:jc w:val="both"/>
        <w:textAlignment w:val="baseline"/>
        <w:rPr>
          <w:noProof/>
          <w:szCs w:val="24"/>
          <w:rPrChange w:id="3883" w:author="Meryl Etman" w:date="2020-03-25T10:10:00Z">
            <w:rPr>
              <w:noProof/>
              <w:szCs w:val="24"/>
            </w:rPr>
          </w:rPrChange>
        </w:rPr>
      </w:pPr>
      <w:r w:rsidRPr="000748C0">
        <w:rPr>
          <w:noProof/>
          <w:szCs w:val="24"/>
          <w:rtl/>
          <w:rPrChange w:id="3884" w:author="Meryl Etman" w:date="2020-03-25T10:10:00Z">
            <w:rPr>
              <w:noProof/>
              <w:szCs w:val="24"/>
              <w:rtl/>
            </w:rPr>
          </w:rPrChange>
        </w:rPr>
        <w:t>מטרת הבקרה המוקדמת:</w:t>
      </w:r>
    </w:p>
    <w:p w14:paraId="2EBB3414"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85" w:author="Meryl Etman" w:date="2020-03-25T10:10:00Z">
            <w:rPr>
              <w:noProof/>
              <w:szCs w:val="24"/>
            </w:rPr>
          </w:rPrChange>
        </w:rPr>
      </w:pPr>
      <w:r w:rsidRPr="000748C0">
        <w:rPr>
          <w:noProof/>
          <w:szCs w:val="24"/>
          <w:rtl/>
          <w:rPrChange w:id="3886" w:author="Meryl Etman" w:date="2020-03-25T10:10:00Z">
            <w:rPr>
              <w:noProof/>
              <w:szCs w:val="24"/>
              <w:rtl/>
            </w:rPr>
          </w:rPrChange>
        </w:rPr>
        <w:lastRenderedPageBreak/>
        <w:t>לוודא התאמת הקבלן למשימה: בקיאות מקצועית; הסמכות מקצועיות; כוח אדם מנוסה; ציוד וכלי עבודה מתאימים; תזמון ועמידה במסגרת לוח הזמנים.</w:t>
      </w:r>
    </w:p>
    <w:p w14:paraId="5EC9BF20"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87" w:author="Meryl Etman" w:date="2020-03-25T10:10:00Z">
            <w:rPr>
              <w:noProof/>
              <w:szCs w:val="24"/>
            </w:rPr>
          </w:rPrChange>
        </w:rPr>
      </w:pPr>
      <w:r w:rsidRPr="000748C0">
        <w:rPr>
          <w:noProof/>
          <w:szCs w:val="24"/>
          <w:rtl/>
          <w:rPrChange w:id="3888" w:author="Meryl Etman" w:date="2020-03-25T10:10:00Z">
            <w:rPr>
              <w:noProof/>
              <w:szCs w:val="24"/>
              <w:rtl/>
            </w:rPr>
          </w:rPrChange>
        </w:rPr>
        <w:t xml:space="preserve">בפורום זה יכול </w:t>
      </w:r>
      <w:r w:rsidRPr="000748C0">
        <w:rPr>
          <w:rFonts w:hint="cs"/>
          <w:noProof/>
          <w:szCs w:val="24"/>
          <w:rtl/>
          <w:rPrChange w:id="3889" w:author="Meryl Etman" w:date="2020-03-25T10:10:00Z">
            <w:rPr>
              <w:rFonts w:hint="cs"/>
              <w:noProof/>
              <w:szCs w:val="24"/>
              <w:rtl/>
            </w:rPr>
          </w:rPrChange>
        </w:rPr>
        <w:t>ה</w:t>
      </w:r>
      <w:r w:rsidRPr="000748C0">
        <w:rPr>
          <w:noProof/>
          <w:szCs w:val="24"/>
          <w:rtl/>
          <w:rPrChange w:id="3890" w:author="Meryl Etman" w:date="2020-03-25T10:10:00Z">
            <w:rPr>
              <w:noProof/>
              <w:szCs w:val="24"/>
              <w:rtl/>
            </w:rPr>
          </w:rPrChange>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7CB622FC"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91" w:author="Meryl Etman" w:date="2020-03-25T10:10:00Z">
            <w:rPr>
              <w:noProof/>
              <w:szCs w:val="24"/>
            </w:rPr>
          </w:rPrChange>
        </w:rPr>
      </w:pPr>
      <w:r w:rsidRPr="000748C0">
        <w:rPr>
          <w:noProof/>
          <w:szCs w:val="24"/>
          <w:rtl/>
          <w:rPrChange w:id="3892" w:author="Meryl Etman" w:date="2020-03-25T10:10:00Z">
            <w:rPr>
              <w:noProof/>
              <w:szCs w:val="24"/>
              <w:rtl/>
            </w:rPr>
          </w:rPrChange>
        </w:rPr>
        <w:t xml:space="preserve">יש לוודא שהתכניות ו/או המפרט המיוחד או הנחיות </w:t>
      </w:r>
      <w:r w:rsidRPr="000748C0">
        <w:rPr>
          <w:rFonts w:hint="cs"/>
          <w:noProof/>
          <w:szCs w:val="24"/>
          <w:rtl/>
          <w:rPrChange w:id="3893" w:author="Meryl Etman" w:date="2020-03-25T10:10:00Z">
            <w:rPr>
              <w:rFonts w:hint="cs"/>
              <w:noProof/>
              <w:szCs w:val="24"/>
              <w:rtl/>
            </w:rPr>
          </w:rPrChange>
        </w:rPr>
        <w:t>ה</w:t>
      </w:r>
      <w:r w:rsidRPr="000748C0">
        <w:rPr>
          <w:noProof/>
          <w:szCs w:val="24"/>
          <w:rtl/>
          <w:rPrChange w:id="3894" w:author="Meryl Etman" w:date="2020-03-25T10:10:00Z">
            <w:rPr>
              <w:noProof/>
              <w:szCs w:val="24"/>
              <w:rtl/>
            </w:rPr>
          </w:rPrChange>
        </w:rPr>
        <w:t>יועץ מובנות לחלוטין לקבלן המשנה; במפגש הזה יכול הקבלן לבדוק ולהשלים את המידע החסר או שמבקש לעדכן מיוזמתו</w:t>
      </w:r>
      <w:r w:rsidRPr="000748C0">
        <w:rPr>
          <w:rFonts w:hint="cs"/>
          <w:noProof/>
          <w:szCs w:val="24"/>
          <w:rtl/>
          <w:rPrChange w:id="3895" w:author="Meryl Etman" w:date="2020-03-25T10:10:00Z">
            <w:rPr>
              <w:rFonts w:hint="cs"/>
              <w:noProof/>
              <w:szCs w:val="24"/>
              <w:rtl/>
            </w:rPr>
          </w:rPrChange>
        </w:rPr>
        <w:t>.</w:t>
      </w:r>
    </w:p>
    <w:p w14:paraId="7269211E"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96" w:author="Meryl Etman" w:date="2020-03-25T10:10:00Z">
            <w:rPr>
              <w:noProof/>
              <w:szCs w:val="24"/>
            </w:rPr>
          </w:rPrChange>
        </w:rPr>
      </w:pPr>
      <w:r w:rsidRPr="000748C0">
        <w:rPr>
          <w:rFonts w:hint="cs"/>
          <w:noProof/>
          <w:szCs w:val="24"/>
          <w:rtl/>
          <w:rPrChange w:id="3897" w:author="Meryl Etman" w:date="2020-03-25T10:10:00Z">
            <w:rPr>
              <w:rFonts w:hint="cs"/>
              <w:noProof/>
              <w:szCs w:val="24"/>
              <w:rtl/>
            </w:rPr>
          </w:rPrChange>
        </w:rPr>
        <w:t>ה</w:t>
      </w:r>
      <w:r w:rsidRPr="000748C0">
        <w:rPr>
          <w:noProof/>
          <w:szCs w:val="24"/>
          <w:rtl/>
          <w:rPrChange w:id="3898" w:author="Meryl Etman" w:date="2020-03-25T10:10:00Z">
            <w:rPr>
              <w:noProof/>
              <w:szCs w:val="24"/>
              <w:rtl/>
            </w:rPr>
          </w:rPrChange>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46287A9A"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899" w:author="Meryl Etman" w:date="2020-03-25T10:10:00Z">
            <w:rPr>
              <w:noProof/>
              <w:szCs w:val="24"/>
            </w:rPr>
          </w:rPrChange>
        </w:rPr>
      </w:pPr>
      <w:r w:rsidRPr="000748C0">
        <w:rPr>
          <w:noProof/>
          <w:szCs w:val="24"/>
          <w:rtl/>
          <w:rPrChange w:id="3900" w:author="Meryl Etman" w:date="2020-03-25T10:10:00Z">
            <w:rPr>
              <w:noProof/>
              <w:szCs w:val="24"/>
              <w:rtl/>
            </w:rPr>
          </w:rPrChange>
        </w:rPr>
        <w:t xml:space="preserve">הקבלן ישכנע שיכול ומתכוון לבצע את העבודה על פי הנחיות הנוהל הזה וללא סטיות. </w:t>
      </w:r>
    </w:p>
    <w:p w14:paraId="19F445C8"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01" w:author="Meryl Etman" w:date="2020-03-25T10:10:00Z">
            <w:rPr>
              <w:noProof/>
              <w:szCs w:val="24"/>
            </w:rPr>
          </w:rPrChange>
        </w:rPr>
      </w:pPr>
      <w:r w:rsidRPr="000748C0">
        <w:rPr>
          <w:noProof/>
          <w:szCs w:val="24"/>
          <w:rtl/>
          <w:rPrChange w:id="3902" w:author="Meryl Etman" w:date="2020-03-25T10:10:00Z">
            <w:rPr>
              <w:noProof/>
              <w:szCs w:val="24"/>
              <w:rtl/>
            </w:rPr>
          </w:rPrChange>
        </w:rPr>
        <w:t>קביעת תאריך ביצוע של קטע ניסוי.</w:t>
      </w:r>
    </w:p>
    <w:p w14:paraId="4B25C958" w14:textId="77777777" w:rsidR="00EB5A81" w:rsidRPr="000748C0" w:rsidRDefault="00EB5A81" w:rsidP="00EB5A81">
      <w:pPr>
        <w:numPr>
          <w:ilvl w:val="3"/>
          <w:numId w:val="31"/>
        </w:numPr>
        <w:suppressAutoHyphens/>
        <w:autoSpaceDN w:val="0"/>
        <w:spacing w:after="120"/>
        <w:ind w:left="1468" w:hanging="391"/>
        <w:jc w:val="both"/>
        <w:textAlignment w:val="baseline"/>
        <w:rPr>
          <w:noProof/>
          <w:szCs w:val="24"/>
          <w:rtl/>
          <w:rPrChange w:id="3903" w:author="Meryl Etman" w:date="2020-03-25T10:10:00Z">
            <w:rPr>
              <w:noProof/>
              <w:szCs w:val="24"/>
              <w:rtl/>
            </w:rPr>
          </w:rPrChange>
        </w:rPr>
      </w:pPr>
      <w:r w:rsidRPr="000748C0">
        <w:rPr>
          <w:noProof/>
          <w:szCs w:val="24"/>
          <w:rtl/>
          <w:rPrChange w:id="3904" w:author="Meryl Etman" w:date="2020-03-25T10:10:00Z">
            <w:rPr>
              <w:noProof/>
              <w:szCs w:val="24"/>
              <w:rtl/>
            </w:rPr>
          </w:rPrChange>
        </w:rPr>
        <w:t xml:space="preserve">התרשמות כללית </w:t>
      </w:r>
      <w:r w:rsidRPr="000748C0">
        <w:rPr>
          <w:rFonts w:hint="cs"/>
          <w:noProof/>
          <w:szCs w:val="24"/>
          <w:rtl/>
          <w:rPrChange w:id="3905" w:author="Meryl Etman" w:date="2020-03-25T10:10:00Z">
            <w:rPr>
              <w:rFonts w:hint="cs"/>
              <w:noProof/>
              <w:szCs w:val="24"/>
              <w:rtl/>
            </w:rPr>
          </w:rPrChange>
        </w:rPr>
        <w:t xml:space="preserve">מהקבלן - </w:t>
      </w:r>
      <w:r w:rsidRPr="000748C0">
        <w:rPr>
          <w:noProof/>
          <w:szCs w:val="24"/>
          <w:rtl/>
          <w:rPrChange w:id="3906" w:author="Meryl Etman" w:date="2020-03-25T10:10:00Z">
            <w:rPr>
              <w:noProof/>
              <w:szCs w:val="24"/>
              <w:rtl/>
            </w:rPr>
          </w:rPrChange>
        </w:rPr>
        <w:t xml:space="preserve">בתום הפגישה </w:t>
      </w:r>
      <w:r w:rsidRPr="000748C0">
        <w:rPr>
          <w:rFonts w:hint="cs"/>
          <w:noProof/>
          <w:szCs w:val="24"/>
          <w:rtl/>
          <w:rPrChange w:id="3907" w:author="Meryl Etman" w:date="2020-03-25T10:10:00Z">
            <w:rPr>
              <w:rFonts w:hint="cs"/>
              <w:noProof/>
              <w:szCs w:val="24"/>
              <w:rtl/>
            </w:rPr>
          </w:rPrChange>
        </w:rPr>
        <w:t>אם הקבלן איננו</w:t>
      </w:r>
      <w:r w:rsidRPr="000748C0">
        <w:rPr>
          <w:noProof/>
          <w:szCs w:val="24"/>
          <w:rtl/>
          <w:rPrChange w:id="3908" w:author="Meryl Etman" w:date="2020-03-25T10:10:00Z">
            <w:rPr>
              <w:noProof/>
              <w:szCs w:val="24"/>
              <w:rtl/>
            </w:rPr>
          </w:rPrChange>
        </w:rPr>
        <w:t xml:space="preserve"> עומד ברמת הציפיות, יש לשקול פסילת</w:t>
      </w:r>
      <w:r w:rsidRPr="000748C0">
        <w:rPr>
          <w:rFonts w:hint="cs"/>
          <w:noProof/>
          <w:szCs w:val="24"/>
          <w:rtl/>
          <w:rPrChange w:id="3909" w:author="Meryl Etman" w:date="2020-03-25T10:10:00Z">
            <w:rPr>
              <w:rFonts w:hint="cs"/>
              <w:noProof/>
              <w:szCs w:val="24"/>
              <w:rtl/>
            </w:rPr>
          </w:rPrChange>
        </w:rPr>
        <w:t>ו.</w:t>
      </w:r>
    </w:p>
    <w:p w14:paraId="03AA1DF3" w14:textId="77777777" w:rsidR="00EB5A81" w:rsidRPr="000748C0" w:rsidRDefault="00EB5A81" w:rsidP="00EB5A81">
      <w:pPr>
        <w:numPr>
          <w:ilvl w:val="2"/>
          <w:numId w:val="31"/>
        </w:numPr>
        <w:suppressAutoHyphens/>
        <w:autoSpaceDN w:val="0"/>
        <w:spacing w:after="40"/>
        <w:jc w:val="both"/>
        <w:textAlignment w:val="baseline"/>
        <w:rPr>
          <w:noProof/>
          <w:szCs w:val="24"/>
          <w:rPrChange w:id="3910" w:author="Meryl Etman" w:date="2020-03-25T10:10:00Z">
            <w:rPr>
              <w:noProof/>
              <w:szCs w:val="24"/>
            </w:rPr>
          </w:rPrChange>
        </w:rPr>
      </w:pPr>
      <w:r w:rsidRPr="000748C0">
        <w:rPr>
          <w:rFonts w:hint="cs"/>
          <w:noProof/>
          <w:szCs w:val="24"/>
          <w:rtl/>
          <w:rPrChange w:id="3911" w:author="Meryl Etman" w:date="2020-03-25T10:10:00Z">
            <w:rPr>
              <w:rFonts w:hint="cs"/>
              <w:noProof/>
              <w:szCs w:val="24"/>
              <w:rtl/>
            </w:rPr>
          </w:rPrChange>
        </w:rPr>
        <w:t xml:space="preserve">ביצוע </w:t>
      </w:r>
      <w:r w:rsidRPr="000748C0">
        <w:rPr>
          <w:noProof/>
          <w:szCs w:val="24"/>
          <w:rtl/>
          <w:rPrChange w:id="3912" w:author="Meryl Etman" w:date="2020-03-25T10:10:00Z">
            <w:rPr>
              <w:noProof/>
              <w:szCs w:val="24"/>
              <w:rtl/>
            </w:rPr>
          </w:rPrChange>
        </w:rPr>
        <w:t>קטע ניסוי</w:t>
      </w:r>
      <w:r w:rsidRPr="000748C0">
        <w:rPr>
          <w:rFonts w:hint="cs"/>
          <w:noProof/>
          <w:szCs w:val="24"/>
          <w:rtl/>
          <w:rPrChange w:id="3913" w:author="Meryl Etman" w:date="2020-03-25T10:10:00Z">
            <w:rPr>
              <w:rFonts w:hint="cs"/>
              <w:noProof/>
              <w:szCs w:val="24"/>
              <w:rtl/>
            </w:rPr>
          </w:rPrChange>
        </w:rPr>
        <w:t>:</w:t>
      </w:r>
    </w:p>
    <w:p w14:paraId="304B92C0"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14" w:author="Meryl Etman" w:date="2020-03-25T10:10:00Z">
            <w:rPr>
              <w:noProof/>
              <w:szCs w:val="24"/>
            </w:rPr>
          </w:rPrChange>
        </w:rPr>
      </w:pPr>
      <w:r w:rsidRPr="000748C0">
        <w:rPr>
          <w:noProof/>
          <w:szCs w:val="24"/>
          <w:rtl/>
          <w:rPrChange w:id="3915" w:author="Meryl Etman" w:date="2020-03-25T10:10:00Z">
            <w:rPr>
              <w:noProof/>
              <w:szCs w:val="24"/>
              <w:rtl/>
            </w:rPr>
          </w:rPrChange>
        </w:rPr>
        <w:t>התארגנות באחריות קבלן המשנה בתאריך המוסכם.</w:t>
      </w:r>
    </w:p>
    <w:p w14:paraId="5E498E50"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16" w:author="Meryl Etman" w:date="2020-03-25T10:10:00Z">
            <w:rPr>
              <w:noProof/>
              <w:szCs w:val="24"/>
            </w:rPr>
          </w:rPrChange>
        </w:rPr>
      </w:pPr>
      <w:r w:rsidRPr="000748C0">
        <w:rPr>
          <w:noProof/>
          <w:szCs w:val="24"/>
          <w:rtl/>
          <w:rPrChange w:id="3917" w:author="Meryl Etman" w:date="2020-03-25T10:10:00Z">
            <w:rPr>
              <w:noProof/>
              <w:szCs w:val="24"/>
              <w:rtl/>
            </w:rPr>
          </w:rPrChange>
        </w:rPr>
        <w:t>זימון מראש והשתתפות: הפיקוח, מנהל הפרוייקט ויועצים רלוונטיים שיוזמנו בהתאמה.</w:t>
      </w:r>
    </w:p>
    <w:p w14:paraId="46E5869A"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18" w:author="Meryl Etman" w:date="2020-03-25T10:10:00Z">
            <w:rPr>
              <w:noProof/>
              <w:szCs w:val="24"/>
            </w:rPr>
          </w:rPrChange>
        </w:rPr>
      </w:pPr>
      <w:r w:rsidRPr="000748C0">
        <w:rPr>
          <w:noProof/>
          <w:szCs w:val="24"/>
          <w:rtl/>
          <w:rPrChange w:id="3919" w:author="Meryl Etman" w:date="2020-03-25T10:10:00Z">
            <w:rPr>
              <w:noProof/>
              <w:szCs w:val="24"/>
              <w:rtl/>
            </w:rPr>
          </w:rPrChange>
        </w:rPr>
        <w:t>זימון מעבדה מוסמכת לצורך נטילת מדגמים (בהתאמה לקטע הניסוי).</w:t>
      </w:r>
    </w:p>
    <w:p w14:paraId="6E699F3B"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20" w:author="Meryl Etman" w:date="2020-03-25T10:10:00Z">
            <w:rPr>
              <w:noProof/>
              <w:szCs w:val="24"/>
            </w:rPr>
          </w:rPrChange>
        </w:rPr>
      </w:pPr>
      <w:r w:rsidRPr="000748C0">
        <w:rPr>
          <w:noProof/>
          <w:szCs w:val="24"/>
          <w:rtl/>
          <w:rPrChange w:id="3921" w:author="Meryl Etman" w:date="2020-03-25T10:10:00Z">
            <w:rPr>
              <w:noProof/>
              <w:szCs w:val="24"/>
              <w:rtl/>
            </w:rPr>
          </w:rPrChange>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650E79BE"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22" w:author="Meryl Etman" w:date="2020-03-25T10:10:00Z">
            <w:rPr>
              <w:noProof/>
              <w:szCs w:val="24"/>
            </w:rPr>
          </w:rPrChange>
        </w:rPr>
      </w:pPr>
      <w:r w:rsidRPr="000748C0">
        <w:rPr>
          <w:noProof/>
          <w:szCs w:val="24"/>
          <w:rtl/>
          <w:rPrChange w:id="3923" w:author="Meryl Etman" w:date="2020-03-25T10:10:00Z">
            <w:rPr>
              <w:noProof/>
              <w:szCs w:val="24"/>
              <w:rtl/>
            </w:rPr>
          </w:rPrChange>
        </w:rPr>
        <w:t>אישור הקטע; בדיקות ביצוע/מעבדה/אישור יציקה.</w:t>
      </w:r>
    </w:p>
    <w:p w14:paraId="776149A8"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24" w:author="Meryl Etman" w:date="2020-03-25T10:10:00Z">
            <w:rPr>
              <w:noProof/>
              <w:szCs w:val="24"/>
            </w:rPr>
          </w:rPrChange>
        </w:rPr>
      </w:pPr>
      <w:r w:rsidRPr="000748C0">
        <w:rPr>
          <w:noProof/>
          <w:szCs w:val="24"/>
          <w:rtl/>
          <w:rPrChange w:id="3925" w:author="Meryl Etman" w:date="2020-03-25T10:10:00Z">
            <w:rPr>
              <w:noProof/>
              <w:szCs w:val="24"/>
              <w:rtl/>
            </w:rPr>
          </w:rPrChange>
        </w:rPr>
        <w:t>בדיקה ויזואלית; הערות לשיפור.</w:t>
      </w:r>
    </w:p>
    <w:p w14:paraId="6A53B7DA"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26" w:author="Meryl Etman" w:date="2020-03-25T10:10:00Z">
            <w:rPr>
              <w:noProof/>
              <w:szCs w:val="24"/>
            </w:rPr>
          </w:rPrChange>
        </w:rPr>
      </w:pPr>
      <w:r w:rsidRPr="000748C0">
        <w:rPr>
          <w:noProof/>
          <w:szCs w:val="24"/>
          <w:rtl/>
          <w:rPrChange w:id="3927" w:author="Meryl Etman" w:date="2020-03-25T10:10:00Z">
            <w:rPr>
              <w:noProof/>
              <w:szCs w:val="24"/>
              <w:rtl/>
            </w:rPr>
          </w:rPrChange>
        </w:rPr>
        <w:t>תיקונים - במקום.</w:t>
      </w:r>
    </w:p>
    <w:p w14:paraId="28C10FEC" w14:textId="77777777" w:rsidR="00EB5A81" w:rsidRPr="000748C0" w:rsidRDefault="00EB5A81" w:rsidP="00EB5A81">
      <w:pPr>
        <w:numPr>
          <w:ilvl w:val="3"/>
          <w:numId w:val="31"/>
        </w:numPr>
        <w:suppressAutoHyphens/>
        <w:autoSpaceDN w:val="0"/>
        <w:spacing w:after="40"/>
        <w:ind w:left="1474" w:hanging="394"/>
        <w:jc w:val="both"/>
        <w:textAlignment w:val="baseline"/>
        <w:rPr>
          <w:noProof/>
          <w:szCs w:val="24"/>
          <w:rPrChange w:id="3928" w:author="Meryl Etman" w:date="2020-03-25T10:10:00Z">
            <w:rPr>
              <w:noProof/>
              <w:szCs w:val="24"/>
            </w:rPr>
          </w:rPrChange>
        </w:rPr>
      </w:pPr>
      <w:r w:rsidRPr="000748C0">
        <w:rPr>
          <w:noProof/>
          <w:szCs w:val="24"/>
          <w:rtl/>
          <w:rPrChange w:id="3929" w:author="Meryl Etman" w:date="2020-03-25T10:10:00Z">
            <w:rPr>
              <w:noProof/>
              <w:szCs w:val="24"/>
              <w:rtl/>
            </w:rPr>
          </w:rPrChange>
        </w:rPr>
        <w:t>תיעוד התהליך בכתב (וצילומים). הערות תיקונים וסיכום כללי.</w:t>
      </w:r>
    </w:p>
    <w:p w14:paraId="118C8F87" w14:textId="77777777" w:rsidR="00EB5A81" w:rsidRPr="000748C0" w:rsidRDefault="00EB5A81" w:rsidP="00EB5A81">
      <w:pPr>
        <w:numPr>
          <w:ilvl w:val="3"/>
          <w:numId w:val="31"/>
        </w:numPr>
        <w:suppressAutoHyphens/>
        <w:autoSpaceDN w:val="0"/>
        <w:spacing w:after="240"/>
        <w:ind w:left="1468" w:hanging="391"/>
        <w:jc w:val="both"/>
        <w:textAlignment w:val="baseline"/>
        <w:rPr>
          <w:noProof/>
          <w:szCs w:val="24"/>
          <w:rPrChange w:id="3930" w:author="Meryl Etman" w:date="2020-03-25T10:10:00Z">
            <w:rPr>
              <w:noProof/>
              <w:szCs w:val="24"/>
            </w:rPr>
          </w:rPrChange>
        </w:rPr>
      </w:pPr>
      <w:r w:rsidRPr="000748C0">
        <w:rPr>
          <w:noProof/>
          <w:szCs w:val="24"/>
          <w:rtl/>
          <w:rPrChange w:id="3931" w:author="Meryl Etman" w:date="2020-03-25T10:10:00Z">
            <w:rPr>
              <w:noProof/>
              <w:szCs w:val="24"/>
              <w:rtl/>
            </w:rPr>
          </w:rPrChange>
        </w:rPr>
        <w:t>אישור המשך ביצוע כפוף לשיפורים הנדרשים.</w:t>
      </w:r>
    </w:p>
    <w:p w14:paraId="586AE9C2" w14:textId="77777777" w:rsidR="00EB5A81" w:rsidRPr="000748C0" w:rsidRDefault="00EB5A81" w:rsidP="00EB5A81">
      <w:pPr>
        <w:spacing w:before="120" w:line="480" w:lineRule="auto"/>
        <w:ind w:left="360"/>
        <w:rPr>
          <w:b/>
          <w:bCs/>
          <w:szCs w:val="24"/>
          <w:u w:val="single"/>
          <w:rtl/>
          <w:rPrChange w:id="3932" w:author="Meryl Etman" w:date="2020-03-25T10:10:00Z">
            <w:rPr>
              <w:b/>
              <w:bCs/>
              <w:szCs w:val="24"/>
              <w:u w:val="single"/>
              <w:rtl/>
            </w:rPr>
          </w:rPrChange>
        </w:rPr>
      </w:pPr>
      <w:r w:rsidRPr="000748C0">
        <w:rPr>
          <w:b/>
          <w:bCs/>
          <w:szCs w:val="24"/>
          <w:u w:val="single"/>
          <w:rtl/>
          <w:rPrChange w:id="3933" w:author="Meryl Etman" w:date="2020-03-25T10:10:00Z">
            <w:rPr>
              <w:b/>
              <w:bCs/>
              <w:szCs w:val="24"/>
              <w:u w:val="single"/>
              <w:rtl/>
            </w:rPr>
          </w:rPrChange>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934" w:author="Meryl Etman" w:date="2020-02-11T16:29:00Z">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675"/>
        <w:gridCol w:w="3182"/>
        <w:gridCol w:w="1726"/>
        <w:gridCol w:w="1503"/>
        <w:gridCol w:w="993"/>
        <w:tblGridChange w:id="3935">
          <w:tblGrid>
            <w:gridCol w:w="675"/>
            <w:gridCol w:w="3182"/>
            <w:gridCol w:w="1726"/>
            <w:gridCol w:w="1736"/>
            <w:gridCol w:w="760"/>
          </w:tblGrid>
        </w:tblGridChange>
      </w:tblGrid>
      <w:tr w:rsidR="00EB5A81" w:rsidRPr="000748C0" w14:paraId="2E82AF3A" w14:textId="77777777" w:rsidTr="00346A17">
        <w:tc>
          <w:tcPr>
            <w:tcW w:w="675" w:type="dxa"/>
            <w:shd w:val="clear" w:color="auto" w:fill="auto"/>
            <w:tcPrChange w:id="3936" w:author="Meryl Etman" w:date="2020-02-11T16:29:00Z">
              <w:tcPr>
                <w:tcW w:w="709" w:type="dxa"/>
                <w:shd w:val="clear" w:color="auto" w:fill="auto"/>
              </w:tcPr>
            </w:tcPrChange>
          </w:tcPr>
          <w:p w14:paraId="1896AEC4" w14:textId="77777777" w:rsidR="00EB5A81" w:rsidRPr="000748C0" w:rsidRDefault="00EB5A81" w:rsidP="00341985">
            <w:pPr>
              <w:suppressAutoHyphens/>
              <w:autoSpaceDN w:val="0"/>
              <w:spacing w:after="40"/>
              <w:jc w:val="center"/>
              <w:textAlignment w:val="baseline"/>
              <w:rPr>
                <w:rFonts w:ascii="Arial" w:eastAsia="Calibri" w:hAnsi="Arial" w:cs="Narkisim"/>
                <w:sz w:val="18"/>
                <w:szCs w:val="24"/>
                <w:rtl/>
                <w:rPrChange w:id="3937" w:author="Meryl Etman" w:date="2020-03-25T10:10:00Z">
                  <w:rPr>
                    <w:rFonts w:ascii="Arial" w:eastAsia="Calibri" w:hAnsi="Arial" w:cs="Narkisim"/>
                    <w:sz w:val="18"/>
                    <w:szCs w:val="24"/>
                    <w:rtl/>
                  </w:rPr>
                </w:rPrChange>
              </w:rPr>
            </w:pPr>
          </w:p>
        </w:tc>
        <w:tc>
          <w:tcPr>
            <w:tcW w:w="3182" w:type="dxa"/>
            <w:shd w:val="clear" w:color="auto" w:fill="auto"/>
            <w:vAlign w:val="center"/>
            <w:tcPrChange w:id="3938" w:author="Meryl Etman" w:date="2020-02-11T16:29:00Z">
              <w:tcPr>
                <w:tcW w:w="3401" w:type="dxa"/>
                <w:shd w:val="clear" w:color="auto" w:fill="auto"/>
                <w:vAlign w:val="center"/>
              </w:tcPr>
            </w:tcPrChange>
          </w:tcPr>
          <w:p w14:paraId="67BB4F4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39" w:author="Meryl Etman" w:date="2020-03-25T10:10:00Z">
                  <w:rPr>
                    <w:rFonts w:ascii="Arial" w:eastAsia="Calibri" w:hAnsi="Arial" w:cs="Arial"/>
                    <w:sz w:val="14"/>
                    <w:rtl/>
                  </w:rPr>
                </w:rPrChange>
              </w:rPr>
            </w:pPr>
            <w:r w:rsidRPr="000748C0">
              <w:rPr>
                <w:rFonts w:ascii="Arial" w:eastAsia="Calibri" w:hAnsi="Arial" w:cs="Arial" w:hint="cs"/>
                <w:sz w:val="14"/>
                <w:rtl/>
                <w:rPrChange w:id="3940" w:author="Meryl Etman" w:date="2020-03-25T10:10:00Z">
                  <w:rPr>
                    <w:rFonts w:ascii="Arial" w:eastAsia="Calibri" w:hAnsi="Arial" w:cs="Arial" w:hint="cs"/>
                    <w:sz w:val="14"/>
                    <w:rtl/>
                  </w:rPr>
                </w:rPrChange>
              </w:rPr>
              <w:t>תיאור</w:t>
            </w:r>
          </w:p>
        </w:tc>
        <w:tc>
          <w:tcPr>
            <w:tcW w:w="1726" w:type="dxa"/>
            <w:shd w:val="clear" w:color="auto" w:fill="auto"/>
            <w:vAlign w:val="center"/>
            <w:tcPrChange w:id="3941" w:author="Meryl Etman" w:date="2020-02-11T16:29:00Z">
              <w:tcPr>
                <w:tcW w:w="1843" w:type="dxa"/>
                <w:shd w:val="clear" w:color="auto" w:fill="auto"/>
                <w:vAlign w:val="center"/>
              </w:tcPr>
            </w:tcPrChange>
          </w:tcPr>
          <w:p w14:paraId="17DD0181"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42" w:author="Meryl Etman" w:date="2020-03-25T10:10:00Z">
                  <w:rPr>
                    <w:rFonts w:ascii="Arial" w:eastAsia="Calibri" w:hAnsi="Arial" w:cs="Arial"/>
                    <w:sz w:val="14"/>
                    <w:rtl/>
                  </w:rPr>
                </w:rPrChange>
              </w:rPr>
            </w:pPr>
            <w:r w:rsidRPr="000748C0">
              <w:rPr>
                <w:rFonts w:ascii="Arial" w:eastAsia="Calibri" w:hAnsi="Arial" w:cs="Arial" w:hint="cs"/>
                <w:sz w:val="14"/>
                <w:rtl/>
                <w:rPrChange w:id="3943" w:author="Meryl Etman" w:date="2020-03-25T10:10:00Z">
                  <w:rPr>
                    <w:rFonts w:ascii="Arial" w:eastAsia="Calibri" w:hAnsi="Arial" w:cs="Arial" w:hint="cs"/>
                    <w:sz w:val="14"/>
                    <w:rtl/>
                  </w:rPr>
                </w:rPrChange>
              </w:rPr>
              <w:t>שם הקבלן המבצע</w:t>
            </w:r>
          </w:p>
        </w:tc>
        <w:tc>
          <w:tcPr>
            <w:tcW w:w="1503" w:type="dxa"/>
            <w:shd w:val="clear" w:color="auto" w:fill="auto"/>
            <w:vAlign w:val="center"/>
            <w:tcPrChange w:id="3944" w:author="Meryl Etman" w:date="2020-02-11T16:29:00Z">
              <w:tcPr>
                <w:tcW w:w="1843" w:type="dxa"/>
                <w:shd w:val="clear" w:color="auto" w:fill="auto"/>
                <w:vAlign w:val="center"/>
              </w:tcPr>
            </w:tcPrChange>
          </w:tcPr>
          <w:p w14:paraId="148F79DF"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45" w:author="Meryl Etman" w:date="2020-03-25T10:10:00Z">
                  <w:rPr>
                    <w:rFonts w:ascii="Arial" w:eastAsia="Calibri" w:hAnsi="Arial" w:cs="Arial"/>
                    <w:sz w:val="14"/>
                    <w:rtl/>
                  </w:rPr>
                </w:rPrChange>
              </w:rPr>
            </w:pPr>
            <w:r w:rsidRPr="000748C0">
              <w:rPr>
                <w:rFonts w:ascii="Arial" w:eastAsia="Calibri" w:hAnsi="Arial" w:cs="Arial" w:hint="cs"/>
                <w:sz w:val="14"/>
                <w:rtl/>
                <w:rPrChange w:id="3946" w:author="Meryl Etman" w:date="2020-03-25T10:10:00Z">
                  <w:rPr>
                    <w:rFonts w:ascii="Arial" w:eastAsia="Calibri" w:hAnsi="Arial" w:cs="Arial" w:hint="cs"/>
                    <w:sz w:val="14"/>
                    <w:rtl/>
                  </w:rPr>
                </w:rPrChange>
              </w:rPr>
              <w:t>תאריך פ. מוקדמת</w:t>
            </w:r>
          </w:p>
        </w:tc>
        <w:tc>
          <w:tcPr>
            <w:tcW w:w="993" w:type="dxa"/>
            <w:shd w:val="clear" w:color="auto" w:fill="auto"/>
            <w:vAlign w:val="center"/>
            <w:tcPrChange w:id="3947" w:author="Meryl Etman" w:date="2020-02-11T16:29:00Z">
              <w:tcPr>
                <w:tcW w:w="283" w:type="dxa"/>
                <w:shd w:val="clear" w:color="auto" w:fill="auto"/>
                <w:vAlign w:val="center"/>
              </w:tcPr>
            </w:tcPrChange>
          </w:tcPr>
          <w:p w14:paraId="5F4328D7"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48" w:author="Meryl Etman" w:date="2020-03-25T10:10:00Z">
                  <w:rPr>
                    <w:rFonts w:ascii="Arial" w:eastAsia="Calibri" w:hAnsi="Arial" w:cs="Arial"/>
                    <w:sz w:val="14"/>
                    <w:rtl/>
                  </w:rPr>
                </w:rPrChange>
              </w:rPr>
            </w:pPr>
            <w:r w:rsidRPr="000748C0">
              <w:rPr>
                <w:rFonts w:ascii="Arial" w:eastAsia="Calibri" w:hAnsi="Arial" w:cs="Arial" w:hint="cs"/>
                <w:sz w:val="14"/>
                <w:rtl/>
                <w:rPrChange w:id="3949" w:author="Meryl Etman" w:date="2020-03-25T10:10:00Z">
                  <w:rPr>
                    <w:rFonts w:ascii="Arial" w:eastAsia="Calibri" w:hAnsi="Arial" w:cs="Arial" w:hint="cs"/>
                    <w:sz w:val="14"/>
                    <w:rtl/>
                  </w:rPr>
                </w:rPrChange>
              </w:rPr>
              <w:t>תאריך ק. ניסוי</w:t>
            </w:r>
          </w:p>
        </w:tc>
      </w:tr>
      <w:tr w:rsidR="00EB5A81" w:rsidRPr="000748C0" w14:paraId="3167DCBF" w14:textId="77777777" w:rsidTr="00346A17">
        <w:tc>
          <w:tcPr>
            <w:tcW w:w="675" w:type="dxa"/>
            <w:shd w:val="clear" w:color="auto" w:fill="auto"/>
            <w:tcPrChange w:id="3950" w:author="Meryl Etman" w:date="2020-02-11T16:29:00Z">
              <w:tcPr>
                <w:tcW w:w="709" w:type="dxa"/>
                <w:shd w:val="clear" w:color="auto" w:fill="auto"/>
              </w:tcPr>
            </w:tcPrChange>
          </w:tcPr>
          <w:p w14:paraId="668905DB" w14:textId="77777777" w:rsidR="00EB5A81" w:rsidRPr="000748C0" w:rsidRDefault="00EB5A81" w:rsidP="00341985">
            <w:pPr>
              <w:suppressAutoHyphens/>
              <w:autoSpaceDN w:val="0"/>
              <w:spacing w:after="40"/>
              <w:jc w:val="center"/>
              <w:textAlignment w:val="baseline"/>
              <w:rPr>
                <w:rFonts w:ascii="Arial" w:eastAsia="Calibri" w:hAnsi="Arial" w:cs="Narkisim"/>
                <w:sz w:val="18"/>
                <w:szCs w:val="24"/>
                <w:rtl/>
                <w:rPrChange w:id="3951"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3952" w:author="Meryl Etman" w:date="2020-03-25T10:10:00Z">
                  <w:rPr>
                    <w:rFonts w:ascii="Arial" w:eastAsia="Calibri" w:hAnsi="Arial" w:cs="Narkisim" w:hint="cs"/>
                    <w:sz w:val="18"/>
                    <w:szCs w:val="24"/>
                    <w:rtl/>
                  </w:rPr>
                </w:rPrChange>
              </w:rPr>
              <w:t>1</w:t>
            </w:r>
          </w:p>
        </w:tc>
        <w:tc>
          <w:tcPr>
            <w:tcW w:w="3182" w:type="dxa"/>
            <w:shd w:val="clear" w:color="auto" w:fill="auto"/>
            <w:vAlign w:val="center"/>
            <w:tcPrChange w:id="3953" w:author="Meryl Etman" w:date="2020-02-11T16:29:00Z">
              <w:tcPr>
                <w:tcW w:w="3401" w:type="dxa"/>
                <w:shd w:val="clear" w:color="auto" w:fill="auto"/>
                <w:vAlign w:val="center"/>
              </w:tcPr>
            </w:tcPrChange>
          </w:tcPr>
          <w:p w14:paraId="31B28ED5" w14:textId="77777777" w:rsidR="00EB5A81" w:rsidRPr="000748C0" w:rsidRDefault="00EB5A81" w:rsidP="00341985">
            <w:pPr>
              <w:suppressAutoHyphens/>
              <w:autoSpaceDN w:val="0"/>
              <w:spacing w:before="20" w:after="20"/>
              <w:textAlignment w:val="baseline"/>
              <w:rPr>
                <w:rFonts w:ascii="Arial" w:eastAsia="Calibri" w:hAnsi="Arial" w:cs="Arial"/>
                <w:sz w:val="18"/>
                <w:szCs w:val="24"/>
                <w:rtl/>
                <w:rPrChange w:id="3954" w:author="Meryl Etman" w:date="2020-03-25T10:10:00Z">
                  <w:rPr>
                    <w:rFonts w:ascii="Arial" w:eastAsia="Calibri" w:hAnsi="Arial" w:cs="Arial"/>
                    <w:sz w:val="18"/>
                    <w:szCs w:val="24"/>
                    <w:rtl/>
                  </w:rPr>
                </w:rPrChange>
              </w:rPr>
            </w:pPr>
            <w:r w:rsidRPr="000748C0">
              <w:rPr>
                <w:rFonts w:ascii="Arial" w:eastAsia="Calibri" w:hAnsi="Arial" w:cs="Arial"/>
                <w:sz w:val="14"/>
                <w:rtl/>
                <w:rPrChange w:id="3955" w:author="Meryl Etman" w:date="2020-03-25T10:10:00Z">
                  <w:rPr>
                    <w:rFonts w:ascii="Arial" w:eastAsia="Calibri" w:hAnsi="Arial" w:cs="Arial"/>
                    <w:sz w:val="14"/>
                    <w:rtl/>
                  </w:rPr>
                </w:rPrChange>
              </w:rPr>
              <w:t>קידוח ויציקת כלונסאות</w:t>
            </w:r>
            <w:r w:rsidRPr="000748C0">
              <w:rPr>
                <w:rFonts w:ascii="Arial" w:eastAsia="Calibri" w:hAnsi="Arial" w:cs="Arial" w:hint="cs"/>
                <w:sz w:val="18"/>
                <w:szCs w:val="24"/>
                <w:rtl/>
                <w:rPrChange w:id="3956" w:author="Meryl Etman" w:date="2020-03-25T10:10:00Z">
                  <w:rPr>
                    <w:rFonts w:ascii="Arial" w:eastAsia="Calibri" w:hAnsi="Arial" w:cs="Arial" w:hint="cs"/>
                    <w:sz w:val="18"/>
                    <w:szCs w:val="24"/>
                    <w:rtl/>
                  </w:rPr>
                </w:rPrChange>
              </w:rPr>
              <w:t xml:space="preserve"> </w:t>
            </w:r>
            <w:r w:rsidRPr="000748C0">
              <w:rPr>
                <w:rFonts w:ascii="Arial" w:eastAsia="Calibri" w:hAnsi="Arial" w:cs="Arial" w:hint="cs"/>
                <w:sz w:val="14"/>
                <w:rtl/>
                <w:rPrChange w:id="3957" w:author="Meryl Etman" w:date="2020-03-25T10:10:00Z">
                  <w:rPr>
                    <w:rFonts w:ascii="Arial" w:eastAsia="Calibri" w:hAnsi="Arial" w:cs="Arial" w:hint="cs"/>
                    <w:sz w:val="14"/>
                    <w:rtl/>
                  </w:rPr>
                </w:rPrChange>
              </w:rPr>
              <w:t>(כלונס ראשון)</w:t>
            </w:r>
          </w:p>
        </w:tc>
        <w:tc>
          <w:tcPr>
            <w:tcW w:w="1726" w:type="dxa"/>
            <w:shd w:val="clear" w:color="auto" w:fill="auto"/>
            <w:vAlign w:val="center"/>
            <w:tcPrChange w:id="3958" w:author="Meryl Etman" w:date="2020-02-11T16:29:00Z">
              <w:tcPr>
                <w:tcW w:w="1843" w:type="dxa"/>
                <w:shd w:val="clear" w:color="auto" w:fill="auto"/>
                <w:vAlign w:val="center"/>
              </w:tcPr>
            </w:tcPrChange>
          </w:tcPr>
          <w:p w14:paraId="2A1E46E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59" w:author="Meryl Etman" w:date="2020-03-25T10:10:00Z">
                  <w:rPr>
                    <w:rFonts w:ascii="Arial" w:eastAsia="Calibri" w:hAnsi="Arial" w:cs="Arial"/>
                    <w:sz w:val="14"/>
                    <w:rtl/>
                  </w:rPr>
                </w:rPrChange>
              </w:rPr>
            </w:pPr>
          </w:p>
        </w:tc>
        <w:tc>
          <w:tcPr>
            <w:tcW w:w="1503" w:type="dxa"/>
            <w:shd w:val="clear" w:color="auto" w:fill="auto"/>
            <w:vAlign w:val="center"/>
            <w:tcPrChange w:id="3960" w:author="Meryl Etman" w:date="2020-02-11T16:29:00Z">
              <w:tcPr>
                <w:tcW w:w="1843" w:type="dxa"/>
                <w:shd w:val="clear" w:color="auto" w:fill="auto"/>
                <w:vAlign w:val="center"/>
              </w:tcPr>
            </w:tcPrChange>
          </w:tcPr>
          <w:p w14:paraId="66934810"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61" w:author="Meryl Etman" w:date="2020-03-25T10:10:00Z">
                  <w:rPr>
                    <w:rFonts w:ascii="Arial" w:eastAsia="Calibri" w:hAnsi="Arial" w:cs="Arial"/>
                    <w:sz w:val="14"/>
                    <w:rtl/>
                  </w:rPr>
                </w:rPrChange>
              </w:rPr>
            </w:pPr>
          </w:p>
        </w:tc>
        <w:tc>
          <w:tcPr>
            <w:tcW w:w="993" w:type="dxa"/>
            <w:shd w:val="clear" w:color="auto" w:fill="auto"/>
            <w:vAlign w:val="center"/>
            <w:tcPrChange w:id="3962" w:author="Meryl Etman" w:date="2020-02-11T16:29:00Z">
              <w:tcPr>
                <w:tcW w:w="283" w:type="dxa"/>
                <w:shd w:val="clear" w:color="auto" w:fill="auto"/>
                <w:vAlign w:val="center"/>
              </w:tcPr>
            </w:tcPrChange>
          </w:tcPr>
          <w:p w14:paraId="3B406B79"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63" w:author="Meryl Etman" w:date="2020-03-25T10:10:00Z">
                  <w:rPr>
                    <w:rFonts w:ascii="Arial" w:eastAsia="Calibri" w:hAnsi="Arial" w:cs="Arial"/>
                    <w:sz w:val="14"/>
                    <w:rtl/>
                  </w:rPr>
                </w:rPrChange>
              </w:rPr>
            </w:pPr>
          </w:p>
        </w:tc>
      </w:tr>
      <w:tr w:rsidR="00EB5A81" w:rsidRPr="000748C0" w14:paraId="2020FA63" w14:textId="77777777" w:rsidTr="00346A17">
        <w:tc>
          <w:tcPr>
            <w:tcW w:w="675" w:type="dxa"/>
            <w:shd w:val="clear" w:color="auto" w:fill="auto"/>
            <w:tcPrChange w:id="3964" w:author="Meryl Etman" w:date="2020-02-11T16:29:00Z">
              <w:tcPr>
                <w:tcW w:w="709" w:type="dxa"/>
                <w:shd w:val="clear" w:color="auto" w:fill="auto"/>
              </w:tcPr>
            </w:tcPrChange>
          </w:tcPr>
          <w:p w14:paraId="788C526A"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3965"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3966" w:author="Meryl Etman" w:date="2020-03-25T10:10:00Z">
                  <w:rPr>
                    <w:rFonts w:ascii="Arial" w:eastAsia="Calibri" w:hAnsi="Arial" w:cs="Narkisim" w:hint="cs"/>
                    <w:sz w:val="18"/>
                    <w:szCs w:val="24"/>
                    <w:rtl/>
                  </w:rPr>
                </w:rPrChange>
              </w:rPr>
              <w:t>2</w:t>
            </w:r>
          </w:p>
        </w:tc>
        <w:tc>
          <w:tcPr>
            <w:tcW w:w="3182" w:type="dxa"/>
            <w:shd w:val="clear" w:color="auto" w:fill="auto"/>
            <w:vAlign w:val="center"/>
            <w:tcPrChange w:id="3967" w:author="Meryl Etman" w:date="2020-02-11T16:29:00Z">
              <w:tcPr>
                <w:tcW w:w="3401" w:type="dxa"/>
                <w:shd w:val="clear" w:color="auto" w:fill="auto"/>
                <w:vAlign w:val="center"/>
              </w:tcPr>
            </w:tcPrChange>
          </w:tcPr>
          <w:p w14:paraId="3A42B434" w14:textId="77777777" w:rsidR="00EB5A81" w:rsidRPr="000748C0" w:rsidRDefault="00EB5A81" w:rsidP="00341985">
            <w:pPr>
              <w:suppressAutoHyphens/>
              <w:autoSpaceDN w:val="0"/>
              <w:spacing w:before="20" w:after="20"/>
              <w:textAlignment w:val="baseline"/>
              <w:rPr>
                <w:rFonts w:ascii="Arial" w:eastAsia="Calibri" w:hAnsi="Arial" w:cs="Arial"/>
                <w:rtl/>
                <w:rPrChange w:id="3968" w:author="Meryl Etman" w:date="2020-03-25T10:10:00Z">
                  <w:rPr>
                    <w:rFonts w:ascii="Arial" w:eastAsia="Calibri" w:hAnsi="Arial" w:cs="Arial"/>
                    <w:rtl/>
                  </w:rPr>
                </w:rPrChange>
              </w:rPr>
            </w:pPr>
            <w:r w:rsidRPr="000748C0">
              <w:rPr>
                <w:rFonts w:ascii="Arial" w:eastAsia="Calibri" w:hAnsi="Arial" w:cs="Arial"/>
                <w:rtl/>
                <w:rPrChange w:id="3969" w:author="Meryl Etman" w:date="2020-03-25T10:10:00Z">
                  <w:rPr>
                    <w:rFonts w:ascii="Arial" w:eastAsia="Calibri" w:hAnsi="Arial" w:cs="Arial"/>
                    <w:rtl/>
                  </w:rPr>
                </w:rPrChange>
              </w:rPr>
              <w:t>יציקת בטון באתר</w:t>
            </w:r>
            <w:r w:rsidRPr="000748C0">
              <w:rPr>
                <w:rFonts w:ascii="Arial" w:eastAsia="Calibri" w:hAnsi="Arial" w:cs="Arial" w:hint="cs"/>
                <w:rtl/>
                <w:rPrChange w:id="3970" w:author="Meryl Etman" w:date="2020-03-25T10:10:00Z">
                  <w:rPr>
                    <w:rFonts w:ascii="Arial" w:eastAsia="Calibri" w:hAnsi="Arial" w:cs="Arial" w:hint="cs"/>
                    <w:rtl/>
                  </w:rPr>
                </w:rPrChange>
              </w:rPr>
              <w:t xml:space="preserve"> (קיר; עמוד - ראשון)</w:t>
            </w:r>
          </w:p>
        </w:tc>
        <w:tc>
          <w:tcPr>
            <w:tcW w:w="1726" w:type="dxa"/>
            <w:shd w:val="clear" w:color="auto" w:fill="auto"/>
            <w:vAlign w:val="center"/>
            <w:tcPrChange w:id="3971" w:author="Meryl Etman" w:date="2020-02-11T16:29:00Z">
              <w:tcPr>
                <w:tcW w:w="1843" w:type="dxa"/>
                <w:shd w:val="clear" w:color="auto" w:fill="auto"/>
                <w:vAlign w:val="center"/>
              </w:tcPr>
            </w:tcPrChange>
          </w:tcPr>
          <w:p w14:paraId="2C0806EF"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72" w:author="Meryl Etman" w:date="2020-03-25T10:10:00Z">
                  <w:rPr>
                    <w:rFonts w:ascii="Arial" w:eastAsia="Calibri" w:hAnsi="Arial" w:cs="Arial"/>
                    <w:sz w:val="14"/>
                    <w:rtl/>
                  </w:rPr>
                </w:rPrChange>
              </w:rPr>
            </w:pPr>
          </w:p>
        </w:tc>
        <w:tc>
          <w:tcPr>
            <w:tcW w:w="1503" w:type="dxa"/>
            <w:shd w:val="clear" w:color="auto" w:fill="auto"/>
            <w:vAlign w:val="center"/>
            <w:tcPrChange w:id="3973" w:author="Meryl Etman" w:date="2020-02-11T16:29:00Z">
              <w:tcPr>
                <w:tcW w:w="1843" w:type="dxa"/>
                <w:shd w:val="clear" w:color="auto" w:fill="auto"/>
                <w:vAlign w:val="center"/>
              </w:tcPr>
            </w:tcPrChange>
          </w:tcPr>
          <w:p w14:paraId="4AFEC2B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74" w:author="Meryl Etman" w:date="2020-03-25T10:10:00Z">
                  <w:rPr>
                    <w:rFonts w:ascii="Arial" w:eastAsia="Calibri" w:hAnsi="Arial" w:cs="Arial"/>
                    <w:sz w:val="14"/>
                    <w:rtl/>
                  </w:rPr>
                </w:rPrChange>
              </w:rPr>
            </w:pPr>
          </w:p>
        </w:tc>
        <w:tc>
          <w:tcPr>
            <w:tcW w:w="993" w:type="dxa"/>
            <w:shd w:val="clear" w:color="auto" w:fill="auto"/>
            <w:vAlign w:val="center"/>
            <w:tcPrChange w:id="3975" w:author="Meryl Etman" w:date="2020-02-11T16:29:00Z">
              <w:tcPr>
                <w:tcW w:w="283" w:type="dxa"/>
                <w:shd w:val="clear" w:color="auto" w:fill="auto"/>
                <w:vAlign w:val="center"/>
              </w:tcPr>
            </w:tcPrChange>
          </w:tcPr>
          <w:p w14:paraId="2A808953"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76" w:author="Meryl Etman" w:date="2020-03-25T10:10:00Z">
                  <w:rPr>
                    <w:rFonts w:ascii="Arial" w:eastAsia="Calibri" w:hAnsi="Arial" w:cs="Arial"/>
                    <w:sz w:val="14"/>
                    <w:rtl/>
                  </w:rPr>
                </w:rPrChange>
              </w:rPr>
            </w:pPr>
          </w:p>
        </w:tc>
      </w:tr>
      <w:tr w:rsidR="00EB5A81" w:rsidRPr="000748C0" w14:paraId="25E78B94" w14:textId="77777777" w:rsidTr="00346A17">
        <w:tc>
          <w:tcPr>
            <w:tcW w:w="675" w:type="dxa"/>
            <w:shd w:val="clear" w:color="auto" w:fill="auto"/>
            <w:tcPrChange w:id="3977" w:author="Meryl Etman" w:date="2020-02-11T16:29:00Z">
              <w:tcPr>
                <w:tcW w:w="709" w:type="dxa"/>
                <w:shd w:val="clear" w:color="auto" w:fill="auto"/>
              </w:tcPr>
            </w:tcPrChange>
          </w:tcPr>
          <w:p w14:paraId="2C327B83"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3978"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3979" w:author="Meryl Etman" w:date="2020-03-25T10:10:00Z">
                  <w:rPr>
                    <w:rFonts w:ascii="Arial" w:eastAsia="Calibri" w:hAnsi="Arial" w:cs="Narkisim" w:hint="cs"/>
                    <w:sz w:val="18"/>
                    <w:szCs w:val="24"/>
                    <w:rtl/>
                  </w:rPr>
                </w:rPrChange>
              </w:rPr>
              <w:t>3</w:t>
            </w:r>
          </w:p>
        </w:tc>
        <w:tc>
          <w:tcPr>
            <w:tcW w:w="3182" w:type="dxa"/>
            <w:shd w:val="clear" w:color="auto" w:fill="auto"/>
            <w:vAlign w:val="center"/>
            <w:tcPrChange w:id="3980" w:author="Meryl Etman" w:date="2020-02-11T16:29:00Z">
              <w:tcPr>
                <w:tcW w:w="3401" w:type="dxa"/>
                <w:shd w:val="clear" w:color="auto" w:fill="auto"/>
                <w:vAlign w:val="center"/>
              </w:tcPr>
            </w:tcPrChange>
          </w:tcPr>
          <w:p w14:paraId="27B9185F"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81" w:author="Meryl Etman" w:date="2020-03-25T10:10:00Z">
                  <w:rPr>
                    <w:rFonts w:ascii="Arial" w:eastAsia="Calibri" w:hAnsi="Arial" w:cs="Arial"/>
                    <w:sz w:val="14"/>
                    <w:rtl/>
                  </w:rPr>
                </w:rPrChange>
              </w:rPr>
            </w:pPr>
            <w:r w:rsidRPr="000748C0">
              <w:rPr>
                <w:rFonts w:ascii="Arial" w:eastAsia="Calibri" w:hAnsi="Arial" w:cs="Arial" w:hint="cs"/>
                <w:sz w:val="14"/>
                <w:rtl/>
                <w:rPrChange w:id="3982" w:author="Meryl Etman" w:date="2020-03-25T10:10:00Z">
                  <w:rPr>
                    <w:rFonts w:ascii="Arial" w:eastAsia="Calibri" w:hAnsi="Arial" w:cs="Arial" w:hint="cs"/>
                    <w:sz w:val="14"/>
                    <w:rtl/>
                  </w:rPr>
                </w:rPrChange>
              </w:rPr>
              <w:t xml:space="preserve">בניית מחיצות כולל </w:t>
            </w:r>
            <w:r w:rsidRPr="000748C0">
              <w:rPr>
                <w:rFonts w:ascii="Arial" w:eastAsia="Calibri" w:hAnsi="Arial" w:cs="Arial"/>
                <w:sz w:val="14"/>
                <w:rtl/>
                <w:rPrChange w:id="3983" w:author="Meryl Etman" w:date="2020-03-25T10:10:00Z">
                  <w:rPr>
                    <w:rFonts w:ascii="Arial" w:eastAsia="Calibri" w:hAnsi="Arial" w:cs="Arial"/>
                    <w:sz w:val="14"/>
                    <w:rtl/>
                  </w:rPr>
                </w:rPrChange>
              </w:rPr>
              <w:t>גימור (צבע/טיח וכו</w:t>
            </w:r>
            <w:r w:rsidRPr="000748C0">
              <w:rPr>
                <w:rFonts w:ascii="Arial" w:eastAsia="Calibri" w:hAnsi="Arial" w:cs="Arial" w:hint="cs"/>
                <w:sz w:val="14"/>
                <w:rtl/>
                <w:rPrChange w:id="3984" w:author="Meryl Etman" w:date="2020-03-25T10:10:00Z">
                  <w:rPr>
                    <w:rFonts w:ascii="Arial" w:eastAsia="Calibri" w:hAnsi="Arial" w:cs="Arial" w:hint="cs"/>
                    <w:sz w:val="14"/>
                    <w:rtl/>
                  </w:rPr>
                </w:rPrChange>
              </w:rPr>
              <w:t xml:space="preserve">)  (ד. טכ) </w:t>
            </w:r>
          </w:p>
        </w:tc>
        <w:tc>
          <w:tcPr>
            <w:tcW w:w="1726" w:type="dxa"/>
            <w:shd w:val="clear" w:color="auto" w:fill="auto"/>
            <w:vAlign w:val="center"/>
            <w:tcPrChange w:id="3985" w:author="Meryl Etman" w:date="2020-02-11T16:29:00Z">
              <w:tcPr>
                <w:tcW w:w="1843" w:type="dxa"/>
                <w:shd w:val="clear" w:color="auto" w:fill="auto"/>
                <w:vAlign w:val="center"/>
              </w:tcPr>
            </w:tcPrChange>
          </w:tcPr>
          <w:p w14:paraId="02E8CECE"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86" w:author="Meryl Etman" w:date="2020-03-25T10:10:00Z">
                  <w:rPr>
                    <w:rFonts w:ascii="Arial" w:eastAsia="Calibri" w:hAnsi="Arial" w:cs="Arial"/>
                    <w:sz w:val="14"/>
                    <w:rtl/>
                  </w:rPr>
                </w:rPrChange>
              </w:rPr>
            </w:pPr>
          </w:p>
        </w:tc>
        <w:tc>
          <w:tcPr>
            <w:tcW w:w="1503" w:type="dxa"/>
            <w:shd w:val="clear" w:color="auto" w:fill="auto"/>
            <w:vAlign w:val="center"/>
            <w:tcPrChange w:id="3987" w:author="Meryl Etman" w:date="2020-02-11T16:29:00Z">
              <w:tcPr>
                <w:tcW w:w="1843" w:type="dxa"/>
                <w:shd w:val="clear" w:color="auto" w:fill="auto"/>
                <w:vAlign w:val="center"/>
              </w:tcPr>
            </w:tcPrChange>
          </w:tcPr>
          <w:p w14:paraId="38526398"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88" w:author="Meryl Etman" w:date="2020-03-25T10:10:00Z">
                  <w:rPr>
                    <w:rFonts w:ascii="Arial" w:eastAsia="Calibri" w:hAnsi="Arial" w:cs="Arial"/>
                    <w:sz w:val="14"/>
                    <w:rtl/>
                  </w:rPr>
                </w:rPrChange>
              </w:rPr>
            </w:pPr>
          </w:p>
        </w:tc>
        <w:tc>
          <w:tcPr>
            <w:tcW w:w="993" w:type="dxa"/>
            <w:shd w:val="clear" w:color="auto" w:fill="auto"/>
            <w:vAlign w:val="center"/>
            <w:tcPrChange w:id="3989" w:author="Meryl Etman" w:date="2020-02-11T16:29:00Z">
              <w:tcPr>
                <w:tcW w:w="283" w:type="dxa"/>
                <w:shd w:val="clear" w:color="auto" w:fill="auto"/>
                <w:vAlign w:val="center"/>
              </w:tcPr>
            </w:tcPrChange>
          </w:tcPr>
          <w:p w14:paraId="4BC37EE2"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90" w:author="Meryl Etman" w:date="2020-03-25T10:10:00Z">
                  <w:rPr>
                    <w:rFonts w:ascii="Arial" w:eastAsia="Calibri" w:hAnsi="Arial" w:cs="Arial"/>
                    <w:sz w:val="14"/>
                    <w:rtl/>
                  </w:rPr>
                </w:rPrChange>
              </w:rPr>
            </w:pPr>
          </w:p>
        </w:tc>
      </w:tr>
      <w:tr w:rsidR="00EB5A81" w:rsidRPr="000748C0" w14:paraId="70B7C0E4" w14:textId="77777777" w:rsidTr="00346A17">
        <w:tc>
          <w:tcPr>
            <w:tcW w:w="675" w:type="dxa"/>
            <w:shd w:val="clear" w:color="auto" w:fill="auto"/>
            <w:tcPrChange w:id="3991" w:author="Meryl Etman" w:date="2020-02-11T16:29:00Z">
              <w:tcPr>
                <w:tcW w:w="709" w:type="dxa"/>
                <w:shd w:val="clear" w:color="auto" w:fill="auto"/>
              </w:tcPr>
            </w:tcPrChange>
          </w:tcPr>
          <w:p w14:paraId="3EE280B0"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3992"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3993" w:author="Meryl Etman" w:date="2020-03-25T10:10:00Z">
                  <w:rPr>
                    <w:rFonts w:ascii="Arial" w:eastAsia="Calibri" w:hAnsi="Arial" w:cs="Narkisim" w:hint="cs"/>
                    <w:sz w:val="18"/>
                    <w:szCs w:val="24"/>
                    <w:rtl/>
                  </w:rPr>
                </w:rPrChange>
              </w:rPr>
              <w:t>4</w:t>
            </w:r>
          </w:p>
        </w:tc>
        <w:tc>
          <w:tcPr>
            <w:tcW w:w="3182" w:type="dxa"/>
            <w:shd w:val="clear" w:color="auto" w:fill="auto"/>
            <w:vAlign w:val="center"/>
            <w:tcPrChange w:id="3994" w:author="Meryl Etman" w:date="2020-02-11T16:29:00Z">
              <w:tcPr>
                <w:tcW w:w="3401" w:type="dxa"/>
                <w:shd w:val="clear" w:color="auto" w:fill="auto"/>
                <w:vAlign w:val="center"/>
              </w:tcPr>
            </w:tcPrChange>
          </w:tcPr>
          <w:p w14:paraId="126FA433"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95" w:author="Meryl Etman" w:date="2020-03-25T10:10:00Z">
                  <w:rPr>
                    <w:rFonts w:ascii="Arial" w:eastAsia="Calibri" w:hAnsi="Arial" w:cs="Arial"/>
                    <w:sz w:val="14"/>
                    <w:rtl/>
                  </w:rPr>
                </w:rPrChange>
              </w:rPr>
            </w:pPr>
            <w:r w:rsidRPr="000748C0">
              <w:rPr>
                <w:rFonts w:ascii="Arial" w:eastAsia="Calibri" w:hAnsi="Arial" w:cs="Arial" w:hint="cs"/>
                <w:sz w:val="14"/>
                <w:rtl/>
                <w:rPrChange w:id="3996" w:author="Meryl Etman" w:date="2020-03-25T10:10:00Z">
                  <w:rPr>
                    <w:rFonts w:ascii="Arial" w:eastAsia="Calibri" w:hAnsi="Arial" w:cs="Arial" w:hint="cs"/>
                    <w:sz w:val="14"/>
                    <w:rtl/>
                  </w:rPr>
                </w:rPrChange>
              </w:rPr>
              <w:t>התקנת מערכות אינסטלציה (ד. טכ)</w:t>
            </w:r>
          </w:p>
        </w:tc>
        <w:tc>
          <w:tcPr>
            <w:tcW w:w="1726" w:type="dxa"/>
            <w:shd w:val="clear" w:color="auto" w:fill="auto"/>
            <w:vAlign w:val="center"/>
            <w:tcPrChange w:id="3997" w:author="Meryl Etman" w:date="2020-02-11T16:29:00Z">
              <w:tcPr>
                <w:tcW w:w="1843" w:type="dxa"/>
                <w:shd w:val="clear" w:color="auto" w:fill="auto"/>
                <w:vAlign w:val="center"/>
              </w:tcPr>
            </w:tcPrChange>
          </w:tcPr>
          <w:p w14:paraId="5FFAFE36"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3998" w:author="Meryl Etman" w:date="2020-03-25T10:10:00Z">
                  <w:rPr>
                    <w:rFonts w:ascii="Arial" w:eastAsia="Calibri" w:hAnsi="Arial" w:cs="Arial"/>
                    <w:sz w:val="14"/>
                    <w:rtl/>
                  </w:rPr>
                </w:rPrChange>
              </w:rPr>
            </w:pPr>
          </w:p>
        </w:tc>
        <w:tc>
          <w:tcPr>
            <w:tcW w:w="1503" w:type="dxa"/>
            <w:shd w:val="clear" w:color="auto" w:fill="auto"/>
            <w:vAlign w:val="center"/>
            <w:tcPrChange w:id="3999" w:author="Meryl Etman" w:date="2020-02-11T16:29:00Z">
              <w:tcPr>
                <w:tcW w:w="1843" w:type="dxa"/>
                <w:shd w:val="clear" w:color="auto" w:fill="auto"/>
                <w:vAlign w:val="center"/>
              </w:tcPr>
            </w:tcPrChange>
          </w:tcPr>
          <w:p w14:paraId="3AF7349C"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00" w:author="Meryl Etman" w:date="2020-03-25T10:10:00Z">
                  <w:rPr>
                    <w:rFonts w:ascii="Arial" w:eastAsia="Calibri" w:hAnsi="Arial" w:cs="Arial"/>
                    <w:sz w:val="14"/>
                    <w:rtl/>
                  </w:rPr>
                </w:rPrChange>
              </w:rPr>
            </w:pPr>
          </w:p>
        </w:tc>
        <w:tc>
          <w:tcPr>
            <w:tcW w:w="993" w:type="dxa"/>
            <w:shd w:val="clear" w:color="auto" w:fill="auto"/>
            <w:vAlign w:val="center"/>
            <w:tcPrChange w:id="4001" w:author="Meryl Etman" w:date="2020-02-11T16:29:00Z">
              <w:tcPr>
                <w:tcW w:w="283" w:type="dxa"/>
                <w:shd w:val="clear" w:color="auto" w:fill="auto"/>
                <w:vAlign w:val="center"/>
              </w:tcPr>
            </w:tcPrChange>
          </w:tcPr>
          <w:p w14:paraId="38AA1A17"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02" w:author="Meryl Etman" w:date="2020-03-25T10:10:00Z">
                  <w:rPr>
                    <w:rFonts w:ascii="Arial" w:eastAsia="Calibri" w:hAnsi="Arial" w:cs="Arial"/>
                    <w:sz w:val="14"/>
                    <w:rtl/>
                  </w:rPr>
                </w:rPrChange>
              </w:rPr>
            </w:pPr>
          </w:p>
        </w:tc>
      </w:tr>
      <w:tr w:rsidR="00EB5A81" w:rsidRPr="000748C0" w14:paraId="7C73EF6C" w14:textId="77777777" w:rsidTr="00346A17">
        <w:tc>
          <w:tcPr>
            <w:tcW w:w="675" w:type="dxa"/>
            <w:shd w:val="clear" w:color="auto" w:fill="auto"/>
            <w:tcPrChange w:id="4003" w:author="Meryl Etman" w:date="2020-02-11T16:29:00Z">
              <w:tcPr>
                <w:tcW w:w="709" w:type="dxa"/>
                <w:shd w:val="clear" w:color="auto" w:fill="auto"/>
              </w:tcPr>
            </w:tcPrChange>
          </w:tcPr>
          <w:p w14:paraId="546FD12E"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04"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05" w:author="Meryl Etman" w:date="2020-03-25T10:10:00Z">
                  <w:rPr>
                    <w:rFonts w:ascii="Arial" w:eastAsia="Calibri" w:hAnsi="Arial" w:cs="Narkisim" w:hint="cs"/>
                    <w:sz w:val="18"/>
                    <w:szCs w:val="24"/>
                    <w:rtl/>
                  </w:rPr>
                </w:rPrChange>
              </w:rPr>
              <w:t>5</w:t>
            </w:r>
          </w:p>
        </w:tc>
        <w:tc>
          <w:tcPr>
            <w:tcW w:w="3182" w:type="dxa"/>
            <w:shd w:val="clear" w:color="auto" w:fill="auto"/>
            <w:vAlign w:val="center"/>
            <w:tcPrChange w:id="4006" w:author="Meryl Etman" w:date="2020-02-11T16:29:00Z">
              <w:tcPr>
                <w:tcW w:w="3401" w:type="dxa"/>
                <w:shd w:val="clear" w:color="auto" w:fill="auto"/>
                <w:vAlign w:val="center"/>
              </w:tcPr>
            </w:tcPrChange>
          </w:tcPr>
          <w:p w14:paraId="60B8B058"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07" w:author="Meryl Etman" w:date="2020-03-25T10:10:00Z">
                  <w:rPr>
                    <w:rFonts w:ascii="Arial" w:eastAsia="Calibri" w:hAnsi="Arial" w:cs="Arial"/>
                    <w:sz w:val="14"/>
                    <w:rtl/>
                  </w:rPr>
                </w:rPrChange>
              </w:rPr>
            </w:pPr>
            <w:r w:rsidRPr="000748C0">
              <w:rPr>
                <w:rFonts w:ascii="Arial" w:eastAsia="Calibri" w:hAnsi="Arial" w:cs="Arial" w:hint="cs"/>
                <w:sz w:val="14"/>
                <w:rtl/>
                <w:rPrChange w:id="4008" w:author="Meryl Etman" w:date="2020-03-25T10:10:00Z">
                  <w:rPr>
                    <w:rFonts w:ascii="Arial" w:eastAsia="Calibri" w:hAnsi="Arial" w:cs="Arial" w:hint="cs"/>
                    <w:sz w:val="14"/>
                    <w:rtl/>
                  </w:rPr>
                </w:rPrChange>
              </w:rPr>
              <w:t>התקנת מערכת החשמל (ד. טכ)</w:t>
            </w:r>
          </w:p>
        </w:tc>
        <w:tc>
          <w:tcPr>
            <w:tcW w:w="1726" w:type="dxa"/>
            <w:shd w:val="clear" w:color="auto" w:fill="auto"/>
            <w:vAlign w:val="center"/>
            <w:tcPrChange w:id="4009" w:author="Meryl Etman" w:date="2020-02-11T16:29:00Z">
              <w:tcPr>
                <w:tcW w:w="1843" w:type="dxa"/>
                <w:shd w:val="clear" w:color="auto" w:fill="auto"/>
                <w:vAlign w:val="center"/>
              </w:tcPr>
            </w:tcPrChange>
          </w:tcPr>
          <w:p w14:paraId="2852099F"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10" w:author="Meryl Etman" w:date="2020-03-25T10:10:00Z">
                  <w:rPr>
                    <w:rFonts w:ascii="Arial" w:eastAsia="Calibri" w:hAnsi="Arial" w:cs="Arial"/>
                    <w:sz w:val="14"/>
                    <w:rtl/>
                  </w:rPr>
                </w:rPrChange>
              </w:rPr>
            </w:pPr>
          </w:p>
        </w:tc>
        <w:tc>
          <w:tcPr>
            <w:tcW w:w="1503" w:type="dxa"/>
            <w:shd w:val="clear" w:color="auto" w:fill="auto"/>
            <w:vAlign w:val="center"/>
            <w:tcPrChange w:id="4011" w:author="Meryl Etman" w:date="2020-02-11T16:29:00Z">
              <w:tcPr>
                <w:tcW w:w="1843" w:type="dxa"/>
                <w:shd w:val="clear" w:color="auto" w:fill="auto"/>
                <w:vAlign w:val="center"/>
              </w:tcPr>
            </w:tcPrChange>
          </w:tcPr>
          <w:p w14:paraId="6E47D09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12" w:author="Meryl Etman" w:date="2020-03-25T10:10:00Z">
                  <w:rPr>
                    <w:rFonts w:ascii="Arial" w:eastAsia="Calibri" w:hAnsi="Arial" w:cs="Arial"/>
                    <w:sz w:val="14"/>
                    <w:rtl/>
                  </w:rPr>
                </w:rPrChange>
              </w:rPr>
            </w:pPr>
          </w:p>
        </w:tc>
        <w:tc>
          <w:tcPr>
            <w:tcW w:w="993" w:type="dxa"/>
            <w:shd w:val="clear" w:color="auto" w:fill="auto"/>
            <w:vAlign w:val="center"/>
            <w:tcPrChange w:id="4013" w:author="Meryl Etman" w:date="2020-02-11T16:29:00Z">
              <w:tcPr>
                <w:tcW w:w="283" w:type="dxa"/>
                <w:shd w:val="clear" w:color="auto" w:fill="auto"/>
                <w:vAlign w:val="center"/>
              </w:tcPr>
            </w:tcPrChange>
          </w:tcPr>
          <w:p w14:paraId="5419CA5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14" w:author="Meryl Etman" w:date="2020-03-25T10:10:00Z">
                  <w:rPr>
                    <w:rFonts w:ascii="Arial" w:eastAsia="Calibri" w:hAnsi="Arial" w:cs="Arial"/>
                    <w:sz w:val="14"/>
                    <w:rtl/>
                  </w:rPr>
                </w:rPrChange>
              </w:rPr>
            </w:pPr>
          </w:p>
        </w:tc>
      </w:tr>
      <w:tr w:rsidR="00EB5A81" w:rsidRPr="000748C0" w14:paraId="54086DCC" w14:textId="77777777" w:rsidTr="00346A17">
        <w:tc>
          <w:tcPr>
            <w:tcW w:w="675" w:type="dxa"/>
            <w:shd w:val="clear" w:color="auto" w:fill="auto"/>
            <w:tcPrChange w:id="4015" w:author="Meryl Etman" w:date="2020-02-11T16:29:00Z">
              <w:tcPr>
                <w:tcW w:w="709" w:type="dxa"/>
                <w:shd w:val="clear" w:color="auto" w:fill="auto"/>
              </w:tcPr>
            </w:tcPrChange>
          </w:tcPr>
          <w:p w14:paraId="06B50C8E"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16"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17" w:author="Meryl Etman" w:date="2020-03-25T10:10:00Z">
                  <w:rPr>
                    <w:rFonts w:ascii="Arial" w:eastAsia="Calibri" w:hAnsi="Arial" w:cs="Narkisim" w:hint="cs"/>
                    <w:sz w:val="18"/>
                    <w:szCs w:val="24"/>
                    <w:rtl/>
                  </w:rPr>
                </w:rPrChange>
              </w:rPr>
              <w:lastRenderedPageBreak/>
              <w:t>6</w:t>
            </w:r>
          </w:p>
        </w:tc>
        <w:tc>
          <w:tcPr>
            <w:tcW w:w="3182" w:type="dxa"/>
            <w:shd w:val="clear" w:color="auto" w:fill="auto"/>
            <w:vAlign w:val="center"/>
            <w:tcPrChange w:id="4018" w:author="Meryl Etman" w:date="2020-02-11T16:29:00Z">
              <w:tcPr>
                <w:tcW w:w="3401" w:type="dxa"/>
                <w:shd w:val="clear" w:color="auto" w:fill="auto"/>
                <w:vAlign w:val="center"/>
              </w:tcPr>
            </w:tcPrChange>
          </w:tcPr>
          <w:p w14:paraId="6AAF630C"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19" w:author="Meryl Etman" w:date="2020-03-25T10:10:00Z">
                  <w:rPr>
                    <w:rFonts w:ascii="Arial" w:eastAsia="Calibri" w:hAnsi="Arial" w:cs="Arial"/>
                    <w:sz w:val="14"/>
                    <w:rtl/>
                  </w:rPr>
                </w:rPrChange>
              </w:rPr>
            </w:pPr>
            <w:r w:rsidRPr="000748C0">
              <w:rPr>
                <w:rFonts w:ascii="Arial" w:eastAsia="Calibri" w:hAnsi="Arial" w:cs="Arial"/>
                <w:sz w:val="14"/>
                <w:rtl/>
                <w:rPrChange w:id="4020" w:author="Meryl Etman" w:date="2020-03-25T10:10:00Z">
                  <w:rPr>
                    <w:rFonts w:ascii="Arial" w:eastAsia="Calibri" w:hAnsi="Arial" w:cs="Arial"/>
                    <w:sz w:val="14"/>
                    <w:rtl/>
                  </w:rPr>
                </w:rPrChange>
              </w:rPr>
              <w:t xml:space="preserve">איטום חדר רטוב (ד. טכ) </w:t>
            </w:r>
          </w:p>
        </w:tc>
        <w:tc>
          <w:tcPr>
            <w:tcW w:w="1726" w:type="dxa"/>
            <w:shd w:val="clear" w:color="auto" w:fill="auto"/>
            <w:vAlign w:val="center"/>
            <w:tcPrChange w:id="4021" w:author="Meryl Etman" w:date="2020-02-11T16:29:00Z">
              <w:tcPr>
                <w:tcW w:w="1843" w:type="dxa"/>
                <w:shd w:val="clear" w:color="auto" w:fill="auto"/>
                <w:vAlign w:val="center"/>
              </w:tcPr>
            </w:tcPrChange>
          </w:tcPr>
          <w:p w14:paraId="6577BDC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22" w:author="Meryl Etman" w:date="2020-03-25T10:10:00Z">
                  <w:rPr>
                    <w:rFonts w:ascii="Arial" w:eastAsia="Calibri" w:hAnsi="Arial" w:cs="Arial"/>
                    <w:sz w:val="14"/>
                    <w:rtl/>
                  </w:rPr>
                </w:rPrChange>
              </w:rPr>
            </w:pPr>
          </w:p>
        </w:tc>
        <w:tc>
          <w:tcPr>
            <w:tcW w:w="1503" w:type="dxa"/>
            <w:shd w:val="clear" w:color="auto" w:fill="auto"/>
            <w:vAlign w:val="center"/>
            <w:tcPrChange w:id="4023" w:author="Meryl Etman" w:date="2020-02-11T16:29:00Z">
              <w:tcPr>
                <w:tcW w:w="1843" w:type="dxa"/>
                <w:shd w:val="clear" w:color="auto" w:fill="auto"/>
                <w:vAlign w:val="center"/>
              </w:tcPr>
            </w:tcPrChange>
          </w:tcPr>
          <w:p w14:paraId="3DB8E6F1"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24" w:author="Meryl Etman" w:date="2020-03-25T10:10:00Z">
                  <w:rPr>
                    <w:rFonts w:ascii="Arial" w:eastAsia="Calibri" w:hAnsi="Arial" w:cs="Arial"/>
                    <w:sz w:val="14"/>
                    <w:rtl/>
                  </w:rPr>
                </w:rPrChange>
              </w:rPr>
            </w:pPr>
          </w:p>
        </w:tc>
        <w:tc>
          <w:tcPr>
            <w:tcW w:w="993" w:type="dxa"/>
            <w:shd w:val="clear" w:color="auto" w:fill="auto"/>
            <w:vAlign w:val="center"/>
            <w:tcPrChange w:id="4025" w:author="Meryl Etman" w:date="2020-02-11T16:29:00Z">
              <w:tcPr>
                <w:tcW w:w="283" w:type="dxa"/>
                <w:shd w:val="clear" w:color="auto" w:fill="auto"/>
                <w:vAlign w:val="center"/>
              </w:tcPr>
            </w:tcPrChange>
          </w:tcPr>
          <w:p w14:paraId="79808F5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26" w:author="Meryl Etman" w:date="2020-03-25T10:10:00Z">
                  <w:rPr>
                    <w:rFonts w:ascii="Arial" w:eastAsia="Calibri" w:hAnsi="Arial" w:cs="Arial"/>
                    <w:sz w:val="14"/>
                    <w:rtl/>
                  </w:rPr>
                </w:rPrChange>
              </w:rPr>
            </w:pPr>
          </w:p>
        </w:tc>
      </w:tr>
      <w:tr w:rsidR="00EB5A81" w:rsidRPr="000748C0" w14:paraId="66767E2D" w14:textId="77777777" w:rsidTr="00346A17">
        <w:tc>
          <w:tcPr>
            <w:tcW w:w="675" w:type="dxa"/>
            <w:shd w:val="clear" w:color="auto" w:fill="auto"/>
            <w:tcPrChange w:id="4027" w:author="Meryl Etman" w:date="2020-02-11T16:29:00Z">
              <w:tcPr>
                <w:tcW w:w="709" w:type="dxa"/>
                <w:shd w:val="clear" w:color="auto" w:fill="auto"/>
              </w:tcPr>
            </w:tcPrChange>
          </w:tcPr>
          <w:p w14:paraId="62691FEC"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28"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29" w:author="Meryl Etman" w:date="2020-03-25T10:10:00Z">
                  <w:rPr>
                    <w:rFonts w:ascii="Arial" w:eastAsia="Calibri" w:hAnsi="Arial" w:cs="Narkisim" w:hint="cs"/>
                    <w:sz w:val="18"/>
                    <w:szCs w:val="24"/>
                    <w:rtl/>
                  </w:rPr>
                </w:rPrChange>
              </w:rPr>
              <w:t>7</w:t>
            </w:r>
          </w:p>
        </w:tc>
        <w:tc>
          <w:tcPr>
            <w:tcW w:w="3182" w:type="dxa"/>
            <w:shd w:val="clear" w:color="auto" w:fill="auto"/>
            <w:vAlign w:val="center"/>
            <w:tcPrChange w:id="4030" w:author="Meryl Etman" w:date="2020-02-11T16:29:00Z">
              <w:tcPr>
                <w:tcW w:w="3401" w:type="dxa"/>
                <w:shd w:val="clear" w:color="auto" w:fill="auto"/>
                <w:vAlign w:val="center"/>
              </w:tcPr>
            </w:tcPrChange>
          </w:tcPr>
          <w:p w14:paraId="75FA8164"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31" w:author="Meryl Etman" w:date="2020-03-25T10:10:00Z">
                  <w:rPr>
                    <w:rFonts w:ascii="Arial" w:eastAsia="Calibri" w:hAnsi="Arial" w:cs="Arial"/>
                    <w:sz w:val="14"/>
                    <w:rtl/>
                  </w:rPr>
                </w:rPrChange>
              </w:rPr>
            </w:pPr>
            <w:r w:rsidRPr="000748C0">
              <w:rPr>
                <w:rFonts w:ascii="Arial" w:eastAsia="Calibri" w:hAnsi="Arial" w:cs="Arial"/>
                <w:sz w:val="14"/>
                <w:rtl/>
                <w:rPrChange w:id="4032" w:author="Meryl Etman" w:date="2020-03-25T10:10:00Z">
                  <w:rPr>
                    <w:rFonts w:ascii="Arial" w:eastAsia="Calibri" w:hAnsi="Arial" w:cs="Arial"/>
                    <w:sz w:val="14"/>
                    <w:rtl/>
                  </w:rPr>
                </w:rPrChange>
              </w:rPr>
              <w:t>חיפוי קרמיקה חדר רטוב (ד. טכ)</w:t>
            </w:r>
          </w:p>
        </w:tc>
        <w:tc>
          <w:tcPr>
            <w:tcW w:w="1726" w:type="dxa"/>
            <w:shd w:val="clear" w:color="auto" w:fill="auto"/>
            <w:vAlign w:val="center"/>
            <w:tcPrChange w:id="4033" w:author="Meryl Etman" w:date="2020-02-11T16:29:00Z">
              <w:tcPr>
                <w:tcW w:w="1843" w:type="dxa"/>
                <w:shd w:val="clear" w:color="auto" w:fill="auto"/>
                <w:vAlign w:val="center"/>
              </w:tcPr>
            </w:tcPrChange>
          </w:tcPr>
          <w:p w14:paraId="2642BF4F"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34" w:author="Meryl Etman" w:date="2020-03-25T10:10:00Z">
                  <w:rPr>
                    <w:rFonts w:ascii="Arial" w:eastAsia="Calibri" w:hAnsi="Arial" w:cs="Arial"/>
                    <w:sz w:val="14"/>
                    <w:rtl/>
                  </w:rPr>
                </w:rPrChange>
              </w:rPr>
            </w:pPr>
          </w:p>
        </w:tc>
        <w:tc>
          <w:tcPr>
            <w:tcW w:w="1503" w:type="dxa"/>
            <w:shd w:val="clear" w:color="auto" w:fill="auto"/>
            <w:vAlign w:val="center"/>
            <w:tcPrChange w:id="4035" w:author="Meryl Etman" w:date="2020-02-11T16:29:00Z">
              <w:tcPr>
                <w:tcW w:w="1843" w:type="dxa"/>
                <w:shd w:val="clear" w:color="auto" w:fill="auto"/>
                <w:vAlign w:val="center"/>
              </w:tcPr>
            </w:tcPrChange>
          </w:tcPr>
          <w:p w14:paraId="69B1F56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36" w:author="Meryl Etman" w:date="2020-03-25T10:10:00Z">
                  <w:rPr>
                    <w:rFonts w:ascii="Arial" w:eastAsia="Calibri" w:hAnsi="Arial" w:cs="Arial"/>
                    <w:sz w:val="14"/>
                    <w:rtl/>
                  </w:rPr>
                </w:rPrChange>
              </w:rPr>
            </w:pPr>
          </w:p>
        </w:tc>
        <w:tc>
          <w:tcPr>
            <w:tcW w:w="993" w:type="dxa"/>
            <w:shd w:val="clear" w:color="auto" w:fill="auto"/>
            <w:vAlign w:val="center"/>
            <w:tcPrChange w:id="4037" w:author="Meryl Etman" w:date="2020-02-11T16:29:00Z">
              <w:tcPr>
                <w:tcW w:w="283" w:type="dxa"/>
                <w:shd w:val="clear" w:color="auto" w:fill="auto"/>
                <w:vAlign w:val="center"/>
              </w:tcPr>
            </w:tcPrChange>
          </w:tcPr>
          <w:p w14:paraId="6B20DACB"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38" w:author="Meryl Etman" w:date="2020-03-25T10:10:00Z">
                  <w:rPr>
                    <w:rFonts w:ascii="Arial" w:eastAsia="Calibri" w:hAnsi="Arial" w:cs="Arial"/>
                    <w:sz w:val="14"/>
                    <w:rtl/>
                  </w:rPr>
                </w:rPrChange>
              </w:rPr>
            </w:pPr>
          </w:p>
        </w:tc>
      </w:tr>
      <w:tr w:rsidR="00EB5A81" w:rsidRPr="000748C0" w14:paraId="359D86CD" w14:textId="77777777" w:rsidTr="00346A17">
        <w:tc>
          <w:tcPr>
            <w:tcW w:w="675" w:type="dxa"/>
            <w:shd w:val="clear" w:color="auto" w:fill="auto"/>
            <w:tcPrChange w:id="4039" w:author="Meryl Etman" w:date="2020-02-11T16:29:00Z">
              <w:tcPr>
                <w:tcW w:w="709" w:type="dxa"/>
                <w:shd w:val="clear" w:color="auto" w:fill="auto"/>
              </w:tcPr>
            </w:tcPrChange>
          </w:tcPr>
          <w:p w14:paraId="6AD37BDB"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40"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41" w:author="Meryl Etman" w:date="2020-03-25T10:10:00Z">
                  <w:rPr>
                    <w:rFonts w:ascii="Arial" w:eastAsia="Calibri" w:hAnsi="Arial" w:cs="Narkisim" w:hint="cs"/>
                    <w:sz w:val="18"/>
                    <w:szCs w:val="24"/>
                    <w:rtl/>
                  </w:rPr>
                </w:rPrChange>
              </w:rPr>
              <w:t>8</w:t>
            </w:r>
          </w:p>
        </w:tc>
        <w:tc>
          <w:tcPr>
            <w:tcW w:w="3182" w:type="dxa"/>
            <w:shd w:val="clear" w:color="auto" w:fill="auto"/>
            <w:vAlign w:val="center"/>
            <w:tcPrChange w:id="4042" w:author="Meryl Etman" w:date="2020-02-11T16:29:00Z">
              <w:tcPr>
                <w:tcW w:w="3401" w:type="dxa"/>
                <w:shd w:val="clear" w:color="auto" w:fill="auto"/>
                <w:vAlign w:val="center"/>
              </w:tcPr>
            </w:tcPrChange>
          </w:tcPr>
          <w:p w14:paraId="4E4375E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43" w:author="Meryl Etman" w:date="2020-03-25T10:10:00Z">
                  <w:rPr>
                    <w:rFonts w:ascii="Arial" w:eastAsia="Calibri" w:hAnsi="Arial" w:cs="Arial"/>
                    <w:sz w:val="14"/>
                    <w:rtl/>
                  </w:rPr>
                </w:rPrChange>
              </w:rPr>
            </w:pPr>
            <w:r w:rsidRPr="000748C0">
              <w:rPr>
                <w:rFonts w:ascii="Arial" w:eastAsia="Calibri" w:hAnsi="Arial" w:cs="Arial"/>
                <w:sz w:val="14"/>
                <w:rtl/>
                <w:rPrChange w:id="4044" w:author="Meryl Etman" w:date="2020-03-25T10:10:00Z">
                  <w:rPr>
                    <w:rFonts w:ascii="Arial" w:eastAsia="Calibri" w:hAnsi="Arial" w:cs="Arial"/>
                    <w:sz w:val="14"/>
                    <w:rtl/>
                  </w:rPr>
                </w:rPrChange>
              </w:rPr>
              <w:t>חיפוי אבן/אתר/טרומי</w:t>
            </w:r>
          </w:p>
        </w:tc>
        <w:tc>
          <w:tcPr>
            <w:tcW w:w="1726" w:type="dxa"/>
            <w:shd w:val="clear" w:color="auto" w:fill="auto"/>
            <w:vAlign w:val="center"/>
            <w:tcPrChange w:id="4045" w:author="Meryl Etman" w:date="2020-02-11T16:29:00Z">
              <w:tcPr>
                <w:tcW w:w="1843" w:type="dxa"/>
                <w:shd w:val="clear" w:color="auto" w:fill="auto"/>
                <w:vAlign w:val="center"/>
              </w:tcPr>
            </w:tcPrChange>
          </w:tcPr>
          <w:p w14:paraId="0D0EBD6B"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46" w:author="Meryl Etman" w:date="2020-03-25T10:10:00Z">
                  <w:rPr>
                    <w:rFonts w:ascii="Arial" w:eastAsia="Calibri" w:hAnsi="Arial" w:cs="Arial"/>
                    <w:sz w:val="14"/>
                    <w:rtl/>
                  </w:rPr>
                </w:rPrChange>
              </w:rPr>
            </w:pPr>
          </w:p>
        </w:tc>
        <w:tc>
          <w:tcPr>
            <w:tcW w:w="1503" w:type="dxa"/>
            <w:shd w:val="clear" w:color="auto" w:fill="auto"/>
            <w:vAlign w:val="center"/>
            <w:tcPrChange w:id="4047" w:author="Meryl Etman" w:date="2020-02-11T16:29:00Z">
              <w:tcPr>
                <w:tcW w:w="1843" w:type="dxa"/>
                <w:shd w:val="clear" w:color="auto" w:fill="auto"/>
                <w:vAlign w:val="center"/>
              </w:tcPr>
            </w:tcPrChange>
          </w:tcPr>
          <w:p w14:paraId="09856294"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48" w:author="Meryl Etman" w:date="2020-03-25T10:10:00Z">
                  <w:rPr>
                    <w:rFonts w:ascii="Arial" w:eastAsia="Calibri" w:hAnsi="Arial" w:cs="Arial"/>
                    <w:sz w:val="14"/>
                    <w:rtl/>
                  </w:rPr>
                </w:rPrChange>
              </w:rPr>
            </w:pPr>
          </w:p>
        </w:tc>
        <w:tc>
          <w:tcPr>
            <w:tcW w:w="993" w:type="dxa"/>
            <w:shd w:val="clear" w:color="auto" w:fill="auto"/>
            <w:vAlign w:val="center"/>
            <w:tcPrChange w:id="4049" w:author="Meryl Etman" w:date="2020-02-11T16:29:00Z">
              <w:tcPr>
                <w:tcW w:w="283" w:type="dxa"/>
                <w:shd w:val="clear" w:color="auto" w:fill="auto"/>
                <w:vAlign w:val="center"/>
              </w:tcPr>
            </w:tcPrChange>
          </w:tcPr>
          <w:p w14:paraId="5D237DC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50" w:author="Meryl Etman" w:date="2020-03-25T10:10:00Z">
                  <w:rPr>
                    <w:rFonts w:ascii="Arial" w:eastAsia="Calibri" w:hAnsi="Arial" w:cs="Arial"/>
                    <w:sz w:val="14"/>
                    <w:rtl/>
                  </w:rPr>
                </w:rPrChange>
              </w:rPr>
            </w:pPr>
          </w:p>
        </w:tc>
      </w:tr>
      <w:tr w:rsidR="00EB5A81" w:rsidRPr="000748C0" w14:paraId="7C8F0348" w14:textId="77777777" w:rsidTr="00346A17">
        <w:tc>
          <w:tcPr>
            <w:tcW w:w="675" w:type="dxa"/>
            <w:shd w:val="clear" w:color="auto" w:fill="auto"/>
            <w:tcPrChange w:id="4051" w:author="Meryl Etman" w:date="2020-02-11T16:29:00Z">
              <w:tcPr>
                <w:tcW w:w="709" w:type="dxa"/>
                <w:shd w:val="clear" w:color="auto" w:fill="auto"/>
              </w:tcPr>
            </w:tcPrChange>
          </w:tcPr>
          <w:p w14:paraId="774926D5"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52"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53" w:author="Meryl Etman" w:date="2020-03-25T10:10:00Z">
                  <w:rPr>
                    <w:rFonts w:ascii="Arial" w:eastAsia="Calibri" w:hAnsi="Arial" w:cs="Narkisim" w:hint="cs"/>
                    <w:sz w:val="18"/>
                    <w:szCs w:val="24"/>
                    <w:rtl/>
                  </w:rPr>
                </w:rPrChange>
              </w:rPr>
              <w:t>9</w:t>
            </w:r>
          </w:p>
        </w:tc>
        <w:tc>
          <w:tcPr>
            <w:tcW w:w="3182" w:type="dxa"/>
            <w:shd w:val="clear" w:color="auto" w:fill="auto"/>
            <w:vAlign w:val="center"/>
            <w:tcPrChange w:id="4054" w:author="Meryl Etman" w:date="2020-02-11T16:29:00Z">
              <w:tcPr>
                <w:tcW w:w="3401" w:type="dxa"/>
                <w:shd w:val="clear" w:color="auto" w:fill="auto"/>
                <w:vAlign w:val="center"/>
              </w:tcPr>
            </w:tcPrChange>
          </w:tcPr>
          <w:p w14:paraId="4C63BAB4"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55" w:author="Meryl Etman" w:date="2020-03-25T10:10:00Z">
                  <w:rPr>
                    <w:rFonts w:ascii="Arial" w:eastAsia="Calibri" w:hAnsi="Arial" w:cs="Arial"/>
                    <w:sz w:val="14"/>
                    <w:rtl/>
                  </w:rPr>
                </w:rPrChange>
              </w:rPr>
            </w:pPr>
            <w:r w:rsidRPr="000748C0">
              <w:rPr>
                <w:rFonts w:ascii="Arial" w:eastAsia="Calibri" w:hAnsi="Arial" w:cs="Arial"/>
                <w:sz w:val="14"/>
                <w:rtl/>
                <w:rPrChange w:id="4056" w:author="Meryl Etman" w:date="2020-03-25T10:10:00Z">
                  <w:rPr>
                    <w:rFonts w:ascii="Arial" w:eastAsia="Calibri" w:hAnsi="Arial" w:cs="Arial"/>
                    <w:sz w:val="14"/>
                    <w:rtl/>
                  </w:rPr>
                </w:rPrChange>
              </w:rPr>
              <w:t>איטום מרפסת (ד. טכ)</w:t>
            </w:r>
          </w:p>
        </w:tc>
        <w:tc>
          <w:tcPr>
            <w:tcW w:w="1726" w:type="dxa"/>
            <w:shd w:val="clear" w:color="auto" w:fill="auto"/>
            <w:vAlign w:val="center"/>
            <w:tcPrChange w:id="4057" w:author="Meryl Etman" w:date="2020-02-11T16:29:00Z">
              <w:tcPr>
                <w:tcW w:w="1843" w:type="dxa"/>
                <w:shd w:val="clear" w:color="auto" w:fill="auto"/>
                <w:vAlign w:val="center"/>
              </w:tcPr>
            </w:tcPrChange>
          </w:tcPr>
          <w:p w14:paraId="28FE7903"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58" w:author="Meryl Etman" w:date="2020-03-25T10:10:00Z">
                  <w:rPr>
                    <w:rFonts w:ascii="Arial" w:eastAsia="Calibri" w:hAnsi="Arial" w:cs="Arial"/>
                    <w:sz w:val="14"/>
                    <w:rtl/>
                  </w:rPr>
                </w:rPrChange>
              </w:rPr>
            </w:pPr>
          </w:p>
        </w:tc>
        <w:tc>
          <w:tcPr>
            <w:tcW w:w="1503" w:type="dxa"/>
            <w:shd w:val="clear" w:color="auto" w:fill="auto"/>
            <w:vAlign w:val="center"/>
            <w:tcPrChange w:id="4059" w:author="Meryl Etman" w:date="2020-02-11T16:29:00Z">
              <w:tcPr>
                <w:tcW w:w="1843" w:type="dxa"/>
                <w:shd w:val="clear" w:color="auto" w:fill="auto"/>
                <w:vAlign w:val="center"/>
              </w:tcPr>
            </w:tcPrChange>
          </w:tcPr>
          <w:p w14:paraId="457537F7"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60" w:author="Meryl Etman" w:date="2020-03-25T10:10:00Z">
                  <w:rPr>
                    <w:rFonts w:ascii="Arial" w:eastAsia="Calibri" w:hAnsi="Arial" w:cs="Arial"/>
                    <w:sz w:val="14"/>
                    <w:rtl/>
                  </w:rPr>
                </w:rPrChange>
              </w:rPr>
            </w:pPr>
          </w:p>
        </w:tc>
        <w:tc>
          <w:tcPr>
            <w:tcW w:w="993" w:type="dxa"/>
            <w:shd w:val="clear" w:color="auto" w:fill="auto"/>
            <w:vAlign w:val="center"/>
            <w:tcPrChange w:id="4061" w:author="Meryl Etman" w:date="2020-02-11T16:29:00Z">
              <w:tcPr>
                <w:tcW w:w="283" w:type="dxa"/>
                <w:shd w:val="clear" w:color="auto" w:fill="auto"/>
                <w:vAlign w:val="center"/>
              </w:tcPr>
            </w:tcPrChange>
          </w:tcPr>
          <w:p w14:paraId="3CF0CA55"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62" w:author="Meryl Etman" w:date="2020-03-25T10:10:00Z">
                  <w:rPr>
                    <w:rFonts w:ascii="Arial" w:eastAsia="Calibri" w:hAnsi="Arial" w:cs="Arial"/>
                    <w:sz w:val="14"/>
                    <w:rtl/>
                  </w:rPr>
                </w:rPrChange>
              </w:rPr>
            </w:pPr>
          </w:p>
        </w:tc>
      </w:tr>
      <w:tr w:rsidR="00EB5A81" w:rsidRPr="000748C0" w14:paraId="28857F5D" w14:textId="77777777" w:rsidTr="00346A17">
        <w:tc>
          <w:tcPr>
            <w:tcW w:w="675" w:type="dxa"/>
            <w:shd w:val="clear" w:color="auto" w:fill="auto"/>
            <w:tcPrChange w:id="4063" w:author="Meryl Etman" w:date="2020-02-11T16:29:00Z">
              <w:tcPr>
                <w:tcW w:w="709" w:type="dxa"/>
                <w:shd w:val="clear" w:color="auto" w:fill="auto"/>
              </w:tcPr>
            </w:tcPrChange>
          </w:tcPr>
          <w:p w14:paraId="157DCA49"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64"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65" w:author="Meryl Etman" w:date="2020-03-25T10:10:00Z">
                  <w:rPr>
                    <w:rFonts w:ascii="Arial" w:eastAsia="Calibri" w:hAnsi="Arial" w:cs="Narkisim" w:hint="cs"/>
                    <w:sz w:val="18"/>
                    <w:szCs w:val="24"/>
                    <w:rtl/>
                  </w:rPr>
                </w:rPrChange>
              </w:rPr>
              <w:t>10</w:t>
            </w:r>
          </w:p>
        </w:tc>
        <w:tc>
          <w:tcPr>
            <w:tcW w:w="3182" w:type="dxa"/>
            <w:shd w:val="clear" w:color="auto" w:fill="auto"/>
            <w:vAlign w:val="center"/>
            <w:tcPrChange w:id="4066" w:author="Meryl Etman" w:date="2020-02-11T16:29:00Z">
              <w:tcPr>
                <w:tcW w:w="3401" w:type="dxa"/>
                <w:shd w:val="clear" w:color="auto" w:fill="auto"/>
                <w:vAlign w:val="center"/>
              </w:tcPr>
            </w:tcPrChange>
          </w:tcPr>
          <w:p w14:paraId="15C60001"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67" w:author="Meryl Etman" w:date="2020-03-25T10:10:00Z">
                  <w:rPr>
                    <w:rFonts w:ascii="Arial" w:eastAsia="Calibri" w:hAnsi="Arial" w:cs="Arial"/>
                    <w:sz w:val="14"/>
                    <w:rtl/>
                  </w:rPr>
                </w:rPrChange>
              </w:rPr>
            </w:pPr>
            <w:r w:rsidRPr="000748C0">
              <w:rPr>
                <w:rFonts w:ascii="Arial" w:eastAsia="Calibri" w:hAnsi="Arial" w:cs="Arial"/>
                <w:sz w:val="14"/>
                <w:rtl/>
                <w:rPrChange w:id="4068" w:author="Meryl Etman" w:date="2020-03-25T10:10:00Z">
                  <w:rPr>
                    <w:rFonts w:ascii="Arial" w:eastAsia="Calibri" w:hAnsi="Arial" w:cs="Arial"/>
                    <w:sz w:val="14"/>
                    <w:rtl/>
                  </w:rPr>
                </w:rPrChange>
              </w:rPr>
              <w:t>הנחת ריצוף (ד. טכ)</w:t>
            </w:r>
          </w:p>
        </w:tc>
        <w:tc>
          <w:tcPr>
            <w:tcW w:w="1726" w:type="dxa"/>
            <w:shd w:val="clear" w:color="auto" w:fill="auto"/>
            <w:vAlign w:val="center"/>
            <w:tcPrChange w:id="4069" w:author="Meryl Etman" w:date="2020-02-11T16:29:00Z">
              <w:tcPr>
                <w:tcW w:w="1843" w:type="dxa"/>
                <w:shd w:val="clear" w:color="auto" w:fill="auto"/>
                <w:vAlign w:val="center"/>
              </w:tcPr>
            </w:tcPrChange>
          </w:tcPr>
          <w:p w14:paraId="67FAE3A7"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70" w:author="Meryl Etman" w:date="2020-03-25T10:10:00Z">
                  <w:rPr>
                    <w:rFonts w:ascii="Arial" w:eastAsia="Calibri" w:hAnsi="Arial" w:cs="Arial"/>
                    <w:sz w:val="14"/>
                    <w:rtl/>
                  </w:rPr>
                </w:rPrChange>
              </w:rPr>
            </w:pPr>
          </w:p>
        </w:tc>
        <w:tc>
          <w:tcPr>
            <w:tcW w:w="1503" w:type="dxa"/>
            <w:shd w:val="clear" w:color="auto" w:fill="auto"/>
            <w:vAlign w:val="center"/>
            <w:tcPrChange w:id="4071" w:author="Meryl Etman" w:date="2020-02-11T16:29:00Z">
              <w:tcPr>
                <w:tcW w:w="1843" w:type="dxa"/>
                <w:shd w:val="clear" w:color="auto" w:fill="auto"/>
                <w:vAlign w:val="center"/>
              </w:tcPr>
            </w:tcPrChange>
          </w:tcPr>
          <w:p w14:paraId="1EFC6DD7"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72" w:author="Meryl Etman" w:date="2020-03-25T10:10:00Z">
                  <w:rPr>
                    <w:rFonts w:ascii="Arial" w:eastAsia="Calibri" w:hAnsi="Arial" w:cs="Arial"/>
                    <w:sz w:val="14"/>
                    <w:rtl/>
                  </w:rPr>
                </w:rPrChange>
              </w:rPr>
            </w:pPr>
          </w:p>
        </w:tc>
        <w:tc>
          <w:tcPr>
            <w:tcW w:w="993" w:type="dxa"/>
            <w:shd w:val="clear" w:color="auto" w:fill="auto"/>
            <w:vAlign w:val="center"/>
            <w:tcPrChange w:id="4073" w:author="Meryl Etman" w:date="2020-02-11T16:29:00Z">
              <w:tcPr>
                <w:tcW w:w="283" w:type="dxa"/>
                <w:shd w:val="clear" w:color="auto" w:fill="auto"/>
                <w:vAlign w:val="center"/>
              </w:tcPr>
            </w:tcPrChange>
          </w:tcPr>
          <w:p w14:paraId="550E815C"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74" w:author="Meryl Etman" w:date="2020-03-25T10:10:00Z">
                  <w:rPr>
                    <w:rFonts w:ascii="Arial" w:eastAsia="Calibri" w:hAnsi="Arial" w:cs="Arial"/>
                    <w:sz w:val="14"/>
                    <w:rtl/>
                  </w:rPr>
                </w:rPrChange>
              </w:rPr>
            </w:pPr>
          </w:p>
        </w:tc>
      </w:tr>
      <w:tr w:rsidR="00EB5A81" w:rsidRPr="000748C0" w14:paraId="5AE8FCEF" w14:textId="77777777" w:rsidTr="00346A17">
        <w:tc>
          <w:tcPr>
            <w:tcW w:w="675" w:type="dxa"/>
            <w:shd w:val="clear" w:color="auto" w:fill="auto"/>
            <w:tcPrChange w:id="4075" w:author="Meryl Etman" w:date="2020-02-11T16:29:00Z">
              <w:tcPr>
                <w:tcW w:w="709" w:type="dxa"/>
                <w:shd w:val="clear" w:color="auto" w:fill="auto"/>
              </w:tcPr>
            </w:tcPrChange>
          </w:tcPr>
          <w:p w14:paraId="2473DD91"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76"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77" w:author="Meryl Etman" w:date="2020-03-25T10:10:00Z">
                  <w:rPr>
                    <w:rFonts w:ascii="Arial" w:eastAsia="Calibri" w:hAnsi="Arial" w:cs="Narkisim" w:hint="cs"/>
                    <w:sz w:val="18"/>
                    <w:szCs w:val="24"/>
                    <w:rtl/>
                  </w:rPr>
                </w:rPrChange>
              </w:rPr>
              <w:t>11</w:t>
            </w:r>
          </w:p>
        </w:tc>
        <w:tc>
          <w:tcPr>
            <w:tcW w:w="3182" w:type="dxa"/>
            <w:shd w:val="clear" w:color="auto" w:fill="auto"/>
            <w:vAlign w:val="center"/>
            <w:tcPrChange w:id="4078" w:author="Meryl Etman" w:date="2020-02-11T16:29:00Z">
              <w:tcPr>
                <w:tcW w:w="3401" w:type="dxa"/>
                <w:shd w:val="clear" w:color="auto" w:fill="auto"/>
                <w:vAlign w:val="center"/>
              </w:tcPr>
            </w:tcPrChange>
          </w:tcPr>
          <w:p w14:paraId="0C07C1CB"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79" w:author="Meryl Etman" w:date="2020-03-25T10:10:00Z">
                  <w:rPr>
                    <w:rFonts w:ascii="Arial" w:eastAsia="Calibri" w:hAnsi="Arial" w:cs="Arial"/>
                    <w:sz w:val="14"/>
                    <w:rtl/>
                  </w:rPr>
                </w:rPrChange>
              </w:rPr>
            </w:pPr>
            <w:r w:rsidRPr="000748C0">
              <w:rPr>
                <w:rFonts w:ascii="Arial" w:eastAsia="Calibri" w:hAnsi="Arial" w:cs="Arial"/>
                <w:sz w:val="14"/>
                <w:rtl/>
                <w:rPrChange w:id="4080" w:author="Meryl Etman" w:date="2020-03-25T10:10:00Z">
                  <w:rPr>
                    <w:rFonts w:ascii="Arial" w:eastAsia="Calibri" w:hAnsi="Arial" w:cs="Arial"/>
                    <w:sz w:val="14"/>
                    <w:rtl/>
                  </w:rPr>
                </w:rPrChange>
              </w:rPr>
              <w:t>התקנת אלומיניום (ד. טכ)</w:t>
            </w:r>
          </w:p>
        </w:tc>
        <w:tc>
          <w:tcPr>
            <w:tcW w:w="1726" w:type="dxa"/>
            <w:shd w:val="clear" w:color="auto" w:fill="auto"/>
            <w:vAlign w:val="center"/>
            <w:tcPrChange w:id="4081" w:author="Meryl Etman" w:date="2020-02-11T16:29:00Z">
              <w:tcPr>
                <w:tcW w:w="1843" w:type="dxa"/>
                <w:shd w:val="clear" w:color="auto" w:fill="auto"/>
                <w:vAlign w:val="center"/>
              </w:tcPr>
            </w:tcPrChange>
          </w:tcPr>
          <w:p w14:paraId="20A2527A"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82" w:author="Meryl Etman" w:date="2020-03-25T10:10:00Z">
                  <w:rPr>
                    <w:rFonts w:ascii="Arial" w:eastAsia="Calibri" w:hAnsi="Arial" w:cs="Arial"/>
                    <w:sz w:val="14"/>
                    <w:rtl/>
                  </w:rPr>
                </w:rPrChange>
              </w:rPr>
            </w:pPr>
          </w:p>
        </w:tc>
        <w:tc>
          <w:tcPr>
            <w:tcW w:w="1503" w:type="dxa"/>
            <w:shd w:val="clear" w:color="auto" w:fill="auto"/>
            <w:vAlign w:val="center"/>
            <w:tcPrChange w:id="4083" w:author="Meryl Etman" w:date="2020-02-11T16:29:00Z">
              <w:tcPr>
                <w:tcW w:w="1843" w:type="dxa"/>
                <w:shd w:val="clear" w:color="auto" w:fill="auto"/>
                <w:vAlign w:val="center"/>
              </w:tcPr>
            </w:tcPrChange>
          </w:tcPr>
          <w:p w14:paraId="0E42E1F9"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84" w:author="Meryl Etman" w:date="2020-03-25T10:10:00Z">
                  <w:rPr>
                    <w:rFonts w:ascii="Arial" w:eastAsia="Calibri" w:hAnsi="Arial" w:cs="Arial"/>
                    <w:sz w:val="14"/>
                    <w:rtl/>
                  </w:rPr>
                </w:rPrChange>
              </w:rPr>
            </w:pPr>
          </w:p>
        </w:tc>
        <w:tc>
          <w:tcPr>
            <w:tcW w:w="993" w:type="dxa"/>
            <w:shd w:val="clear" w:color="auto" w:fill="auto"/>
            <w:vAlign w:val="center"/>
            <w:tcPrChange w:id="4085" w:author="Meryl Etman" w:date="2020-02-11T16:29:00Z">
              <w:tcPr>
                <w:tcW w:w="283" w:type="dxa"/>
                <w:shd w:val="clear" w:color="auto" w:fill="auto"/>
                <w:vAlign w:val="center"/>
              </w:tcPr>
            </w:tcPrChange>
          </w:tcPr>
          <w:p w14:paraId="36E3C428"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86" w:author="Meryl Etman" w:date="2020-03-25T10:10:00Z">
                  <w:rPr>
                    <w:rFonts w:ascii="Arial" w:eastAsia="Calibri" w:hAnsi="Arial" w:cs="Arial"/>
                    <w:sz w:val="14"/>
                    <w:rtl/>
                  </w:rPr>
                </w:rPrChange>
              </w:rPr>
            </w:pPr>
          </w:p>
        </w:tc>
      </w:tr>
      <w:tr w:rsidR="00EB5A81" w:rsidRPr="000748C0" w14:paraId="7D4ACDB4" w14:textId="77777777" w:rsidTr="00346A17">
        <w:tc>
          <w:tcPr>
            <w:tcW w:w="675" w:type="dxa"/>
            <w:shd w:val="clear" w:color="auto" w:fill="auto"/>
            <w:tcPrChange w:id="4087" w:author="Meryl Etman" w:date="2020-02-11T16:29:00Z">
              <w:tcPr>
                <w:tcW w:w="709" w:type="dxa"/>
                <w:shd w:val="clear" w:color="auto" w:fill="auto"/>
              </w:tcPr>
            </w:tcPrChange>
          </w:tcPr>
          <w:p w14:paraId="373C44D3" w14:textId="77777777" w:rsidR="00EB5A81" w:rsidRPr="000748C0" w:rsidRDefault="00EB5A81" w:rsidP="00341985">
            <w:pPr>
              <w:suppressAutoHyphens/>
              <w:autoSpaceDN w:val="0"/>
              <w:spacing w:before="20" w:after="20"/>
              <w:jc w:val="center"/>
              <w:textAlignment w:val="baseline"/>
              <w:rPr>
                <w:rFonts w:ascii="Arial" w:eastAsia="Calibri" w:hAnsi="Arial" w:cs="Narkisim"/>
                <w:sz w:val="18"/>
                <w:szCs w:val="24"/>
                <w:rtl/>
                <w:rPrChange w:id="4088" w:author="Meryl Etman" w:date="2020-03-25T10:10:00Z">
                  <w:rPr>
                    <w:rFonts w:ascii="Arial" w:eastAsia="Calibri" w:hAnsi="Arial" w:cs="Narkisim"/>
                    <w:sz w:val="18"/>
                    <w:szCs w:val="24"/>
                    <w:rtl/>
                  </w:rPr>
                </w:rPrChange>
              </w:rPr>
            </w:pPr>
            <w:r w:rsidRPr="000748C0">
              <w:rPr>
                <w:rFonts w:ascii="Arial" w:eastAsia="Calibri" w:hAnsi="Arial" w:cs="Narkisim" w:hint="cs"/>
                <w:sz w:val="18"/>
                <w:szCs w:val="24"/>
                <w:rtl/>
                <w:rPrChange w:id="4089" w:author="Meryl Etman" w:date="2020-03-25T10:10:00Z">
                  <w:rPr>
                    <w:rFonts w:ascii="Arial" w:eastAsia="Calibri" w:hAnsi="Arial" w:cs="Narkisim" w:hint="cs"/>
                    <w:sz w:val="18"/>
                    <w:szCs w:val="24"/>
                    <w:rtl/>
                  </w:rPr>
                </w:rPrChange>
              </w:rPr>
              <w:t>12</w:t>
            </w:r>
          </w:p>
        </w:tc>
        <w:tc>
          <w:tcPr>
            <w:tcW w:w="3182" w:type="dxa"/>
            <w:shd w:val="clear" w:color="auto" w:fill="auto"/>
            <w:vAlign w:val="center"/>
            <w:tcPrChange w:id="4090" w:author="Meryl Etman" w:date="2020-02-11T16:29:00Z">
              <w:tcPr>
                <w:tcW w:w="3401" w:type="dxa"/>
                <w:shd w:val="clear" w:color="auto" w:fill="auto"/>
                <w:vAlign w:val="center"/>
              </w:tcPr>
            </w:tcPrChange>
          </w:tcPr>
          <w:p w14:paraId="1E2930FD"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91" w:author="Meryl Etman" w:date="2020-03-25T10:10:00Z">
                  <w:rPr>
                    <w:rFonts w:ascii="Arial" w:eastAsia="Calibri" w:hAnsi="Arial" w:cs="Arial"/>
                    <w:sz w:val="14"/>
                    <w:rtl/>
                  </w:rPr>
                </w:rPrChange>
              </w:rPr>
            </w:pPr>
            <w:r w:rsidRPr="000748C0">
              <w:rPr>
                <w:rFonts w:ascii="Arial" w:eastAsia="Calibri" w:hAnsi="Arial" w:cs="Arial" w:hint="cs"/>
                <w:sz w:val="14"/>
                <w:rtl/>
                <w:rPrChange w:id="4092" w:author="Meryl Etman" w:date="2020-03-25T10:10:00Z">
                  <w:rPr>
                    <w:rFonts w:ascii="Arial" w:eastAsia="Calibri" w:hAnsi="Arial" w:cs="Arial" w:hint="cs"/>
                    <w:sz w:val="14"/>
                    <w:rtl/>
                  </w:rPr>
                </w:rPrChange>
              </w:rPr>
              <w:t>איטום גגות (חניון/גג עליון)</w:t>
            </w:r>
          </w:p>
        </w:tc>
        <w:tc>
          <w:tcPr>
            <w:tcW w:w="1726" w:type="dxa"/>
            <w:shd w:val="clear" w:color="auto" w:fill="auto"/>
            <w:vAlign w:val="center"/>
            <w:tcPrChange w:id="4093" w:author="Meryl Etman" w:date="2020-02-11T16:29:00Z">
              <w:tcPr>
                <w:tcW w:w="1843" w:type="dxa"/>
                <w:shd w:val="clear" w:color="auto" w:fill="auto"/>
                <w:vAlign w:val="center"/>
              </w:tcPr>
            </w:tcPrChange>
          </w:tcPr>
          <w:p w14:paraId="2D4927B0"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94" w:author="Meryl Etman" w:date="2020-03-25T10:10:00Z">
                  <w:rPr>
                    <w:rFonts w:ascii="Arial" w:eastAsia="Calibri" w:hAnsi="Arial" w:cs="Arial"/>
                    <w:sz w:val="14"/>
                    <w:rtl/>
                  </w:rPr>
                </w:rPrChange>
              </w:rPr>
            </w:pPr>
          </w:p>
        </w:tc>
        <w:tc>
          <w:tcPr>
            <w:tcW w:w="1503" w:type="dxa"/>
            <w:shd w:val="clear" w:color="auto" w:fill="auto"/>
            <w:vAlign w:val="center"/>
            <w:tcPrChange w:id="4095" w:author="Meryl Etman" w:date="2020-02-11T16:29:00Z">
              <w:tcPr>
                <w:tcW w:w="1843" w:type="dxa"/>
                <w:shd w:val="clear" w:color="auto" w:fill="auto"/>
                <w:vAlign w:val="center"/>
              </w:tcPr>
            </w:tcPrChange>
          </w:tcPr>
          <w:p w14:paraId="6A84533E"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96" w:author="Meryl Etman" w:date="2020-03-25T10:10:00Z">
                  <w:rPr>
                    <w:rFonts w:ascii="Arial" w:eastAsia="Calibri" w:hAnsi="Arial" w:cs="Arial"/>
                    <w:sz w:val="14"/>
                    <w:rtl/>
                  </w:rPr>
                </w:rPrChange>
              </w:rPr>
            </w:pPr>
          </w:p>
        </w:tc>
        <w:tc>
          <w:tcPr>
            <w:tcW w:w="993" w:type="dxa"/>
            <w:shd w:val="clear" w:color="auto" w:fill="auto"/>
            <w:vAlign w:val="center"/>
            <w:tcPrChange w:id="4097" w:author="Meryl Etman" w:date="2020-02-11T16:29:00Z">
              <w:tcPr>
                <w:tcW w:w="283" w:type="dxa"/>
                <w:shd w:val="clear" w:color="auto" w:fill="auto"/>
                <w:vAlign w:val="center"/>
              </w:tcPr>
            </w:tcPrChange>
          </w:tcPr>
          <w:p w14:paraId="717A5639" w14:textId="77777777" w:rsidR="00EB5A81" w:rsidRPr="000748C0" w:rsidRDefault="00EB5A81" w:rsidP="00341985">
            <w:pPr>
              <w:suppressAutoHyphens/>
              <w:autoSpaceDN w:val="0"/>
              <w:spacing w:before="20" w:after="20"/>
              <w:textAlignment w:val="baseline"/>
              <w:rPr>
                <w:rFonts w:ascii="Arial" w:eastAsia="Calibri" w:hAnsi="Arial" w:cs="Arial"/>
                <w:sz w:val="14"/>
                <w:rtl/>
                <w:rPrChange w:id="4098" w:author="Meryl Etman" w:date="2020-03-25T10:10:00Z">
                  <w:rPr>
                    <w:rFonts w:ascii="Arial" w:eastAsia="Calibri" w:hAnsi="Arial" w:cs="Arial"/>
                    <w:sz w:val="14"/>
                    <w:rtl/>
                  </w:rPr>
                </w:rPrChange>
              </w:rPr>
            </w:pPr>
          </w:p>
        </w:tc>
      </w:tr>
    </w:tbl>
    <w:p w14:paraId="39C25C1D" w14:textId="77777777" w:rsidR="00EB5A81" w:rsidRPr="000748C0" w:rsidRDefault="00EB5A81" w:rsidP="00EB5A81">
      <w:pPr>
        <w:suppressAutoHyphens/>
        <w:autoSpaceDN w:val="0"/>
        <w:spacing w:before="240" w:after="40"/>
        <w:ind w:left="397"/>
        <w:jc w:val="both"/>
        <w:textAlignment w:val="baseline"/>
        <w:rPr>
          <w:rFonts w:ascii="Arial" w:eastAsia="Calibri" w:hAnsi="Arial" w:cs="Arial"/>
          <w:sz w:val="16"/>
          <w:rtl/>
          <w:rPrChange w:id="4099" w:author="Meryl Etman" w:date="2020-03-25T10:10:00Z">
            <w:rPr>
              <w:rFonts w:ascii="Arial" w:eastAsia="Calibri" w:hAnsi="Arial" w:cs="Arial"/>
              <w:sz w:val="16"/>
              <w:rtl/>
            </w:rPr>
          </w:rPrChange>
        </w:rPr>
      </w:pPr>
      <w:r w:rsidRPr="000748C0">
        <w:rPr>
          <w:rFonts w:ascii="Arial" w:eastAsia="Calibri" w:hAnsi="Arial" w:cs="Arial"/>
          <w:sz w:val="14"/>
          <w:rtl/>
          <w:rPrChange w:id="4100" w:author="Meryl Etman" w:date="2020-03-25T10:10:00Z">
            <w:rPr>
              <w:rFonts w:ascii="Arial" w:eastAsia="Calibri" w:hAnsi="Arial" w:cs="Arial"/>
              <w:sz w:val="14"/>
              <w:rtl/>
            </w:rPr>
          </w:rPrChange>
        </w:rPr>
        <w:t>ד. טכ. = דירה טכנית</w:t>
      </w:r>
    </w:p>
    <w:p w14:paraId="7054A9C3" w14:textId="77777777" w:rsidR="00661BCC" w:rsidRPr="000748C0" w:rsidRDefault="00EB5A81" w:rsidP="00661BCC">
      <w:pPr>
        <w:suppressAutoHyphens/>
        <w:autoSpaceDN w:val="0"/>
        <w:spacing w:after="40"/>
        <w:ind w:left="397"/>
        <w:jc w:val="both"/>
        <w:textAlignment w:val="baseline"/>
        <w:rPr>
          <w:rFonts w:ascii="Arial" w:eastAsia="Calibri" w:hAnsi="Arial" w:cs="Arial"/>
          <w:rtl/>
          <w:rPrChange w:id="4101" w:author="Meryl Etman" w:date="2020-03-25T10:10:00Z">
            <w:rPr>
              <w:rFonts w:ascii="Arial" w:eastAsia="Calibri" w:hAnsi="Arial" w:cs="Arial"/>
              <w:rtl/>
            </w:rPr>
          </w:rPrChange>
        </w:rPr>
      </w:pPr>
      <w:r w:rsidRPr="000748C0">
        <w:rPr>
          <w:rFonts w:ascii="Arial" w:eastAsia="Calibri" w:hAnsi="Arial" w:cs="Arial" w:hint="cs"/>
          <w:rtl/>
          <w:rPrChange w:id="4102" w:author="Meryl Etman" w:date="2020-03-25T10:10:00Z">
            <w:rPr>
              <w:rFonts w:ascii="Arial" w:eastAsia="Calibri" w:hAnsi="Arial" w:cs="Arial" w:hint="cs"/>
              <w:rtl/>
            </w:rPr>
          </w:rPrChange>
        </w:rPr>
        <w:t xml:space="preserve">ק.טכ = קומה טכנית -  רכוש משותף </w:t>
      </w:r>
    </w:p>
    <w:p w14:paraId="7B0186E3" w14:textId="77777777" w:rsidR="00EB5A81" w:rsidRPr="000748C0" w:rsidRDefault="00EB5A81" w:rsidP="00EB5A81">
      <w:pPr>
        <w:spacing w:before="120" w:line="480" w:lineRule="auto"/>
        <w:rPr>
          <w:b/>
          <w:bCs/>
          <w:szCs w:val="24"/>
          <w:u w:val="single"/>
          <w:rPrChange w:id="4103" w:author="Meryl Etman" w:date="2020-03-25T10:10:00Z">
            <w:rPr>
              <w:b/>
              <w:bCs/>
              <w:szCs w:val="24"/>
              <w:u w:val="single"/>
            </w:rPr>
          </w:rPrChange>
        </w:rPr>
      </w:pPr>
      <w:r w:rsidRPr="000748C0">
        <w:rPr>
          <w:rFonts w:hint="cs"/>
          <w:b/>
          <w:bCs/>
          <w:szCs w:val="24"/>
          <w:u w:val="single"/>
          <w:rtl/>
          <w:rPrChange w:id="4104" w:author="Meryl Etman" w:date="2020-03-25T10:10:00Z">
            <w:rPr>
              <w:rFonts w:hint="cs"/>
              <w:b/>
              <w:bCs/>
              <w:szCs w:val="24"/>
              <w:u w:val="single"/>
              <w:rtl/>
            </w:rPr>
          </w:rPrChange>
        </w:rPr>
        <w:t>בקרה:</w:t>
      </w:r>
    </w:p>
    <w:p w14:paraId="04A0A5C9" w14:textId="77777777" w:rsidR="00EB5A81" w:rsidRPr="000748C0" w:rsidRDefault="00EB5A81" w:rsidP="00EB5A81">
      <w:pPr>
        <w:numPr>
          <w:ilvl w:val="2"/>
          <w:numId w:val="31"/>
        </w:numPr>
        <w:spacing w:after="120"/>
        <w:ind w:left="1225" w:hanging="505"/>
        <w:rPr>
          <w:noProof/>
          <w:szCs w:val="24"/>
          <w:rPrChange w:id="4105" w:author="Meryl Etman" w:date="2020-03-25T10:10:00Z">
            <w:rPr>
              <w:noProof/>
              <w:szCs w:val="24"/>
            </w:rPr>
          </w:rPrChange>
        </w:rPr>
      </w:pPr>
      <w:r w:rsidRPr="000748C0">
        <w:rPr>
          <w:rFonts w:hint="cs"/>
          <w:noProof/>
          <w:szCs w:val="24"/>
          <w:rtl/>
          <w:rPrChange w:id="4106" w:author="Meryl Etman" w:date="2020-03-25T10:10:00Z">
            <w:rPr>
              <w:rFonts w:hint="cs"/>
              <w:noProof/>
              <w:szCs w:val="24"/>
              <w:rtl/>
            </w:rPr>
          </w:rPrChange>
        </w:rPr>
        <w:t xml:space="preserve"> המפקח ינהל טבלת מעקב עם עמודות לציון תאריכי מבדקי האיכות השוטפים.</w:t>
      </w:r>
    </w:p>
    <w:p w14:paraId="2204B21D" w14:textId="77777777" w:rsidR="00EB5A81" w:rsidRPr="000748C0" w:rsidRDefault="00EB5A81" w:rsidP="00EB5A81">
      <w:pPr>
        <w:numPr>
          <w:ilvl w:val="2"/>
          <w:numId w:val="31"/>
        </w:numPr>
        <w:spacing w:after="120"/>
        <w:ind w:left="1225" w:hanging="505"/>
        <w:rPr>
          <w:noProof/>
          <w:szCs w:val="24"/>
          <w:rPrChange w:id="4107" w:author="Meryl Etman" w:date="2020-03-25T10:10:00Z">
            <w:rPr>
              <w:noProof/>
              <w:szCs w:val="24"/>
            </w:rPr>
          </w:rPrChange>
        </w:rPr>
      </w:pPr>
      <w:r w:rsidRPr="000748C0">
        <w:rPr>
          <w:rFonts w:hint="cs"/>
          <w:noProof/>
          <w:szCs w:val="24"/>
          <w:rtl/>
          <w:rPrChange w:id="4108" w:author="Meryl Etman" w:date="2020-03-25T10:10:00Z">
            <w:rPr>
              <w:rFonts w:hint="cs"/>
              <w:noProof/>
              <w:szCs w:val="24"/>
              <w:rtl/>
            </w:rPr>
          </w:rPrChange>
        </w:rPr>
        <w:t>המפקח ינהל טבלת מעקב של אי-התאמות ופעילויות מתקנות.</w:t>
      </w:r>
    </w:p>
    <w:p w14:paraId="2931CED0" w14:textId="77777777" w:rsidR="00EB5A81" w:rsidRPr="000748C0" w:rsidRDefault="00EB5A81" w:rsidP="00EB5A81">
      <w:pPr>
        <w:numPr>
          <w:ilvl w:val="2"/>
          <w:numId w:val="31"/>
        </w:numPr>
        <w:spacing w:after="360"/>
        <w:ind w:left="1225" w:hanging="505"/>
        <w:rPr>
          <w:noProof/>
          <w:szCs w:val="24"/>
          <w:rPrChange w:id="4109" w:author="Meryl Etman" w:date="2020-03-25T10:10:00Z">
            <w:rPr>
              <w:noProof/>
              <w:szCs w:val="24"/>
            </w:rPr>
          </w:rPrChange>
        </w:rPr>
      </w:pPr>
      <w:r w:rsidRPr="000748C0">
        <w:rPr>
          <w:rFonts w:hint="cs"/>
          <w:noProof/>
          <w:szCs w:val="24"/>
          <w:rtl/>
          <w:rPrChange w:id="4110" w:author="Meryl Etman" w:date="2020-03-25T10:10:00Z">
            <w:rPr>
              <w:rFonts w:hint="cs"/>
              <w:noProof/>
              <w:szCs w:val="24"/>
              <w:rtl/>
            </w:rPr>
          </w:rPrChange>
        </w:rPr>
        <w:t xml:space="preserve">יש לבצע מספר מבדקים בדירות שונות, בלפחות 10% מסה"כ הדירות באתר. </w:t>
      </w:r>
    </w:p>
    <w:p w14:paraId="76D7D7F4" w14:textId="77777777" w:rsidR="00EB5A81" w:rsidRPr="000748C0" w:rsidRDefault="00EB5A81" w:rsidP="00EB5A81">
      <w:pPr>
        <w:numPr>
          <w:ilvl w:val="0"/>
          <w:numId w:val="31"/>
        </w:numPr>
        <w:spacing w:after="240"/>
        <w:ind w:left="357" w:hanging="357"/>
        <w:rPr>
          <w:b/>
          <w:bCs/>
          <w:szCs w:val="24"/>
          <w:u w:val="single"/>
          <w:rPrChange w:id="4111" w:author="Meryl Etman" w:date="2020-03-25T10:10:00Z">
            <w:rPr>
              <w:b/>
              <w:bCs/>
              <w:szCs w:val="24"/>
              <w:u w:val="single"/>
            </w:rPr>
          </w:rPrChange>
        </w:rPr>
      </w:pPr>
      <w:r w:rsidRPr="000748C0">
        <w:rPr>
          <w:rFonts w:hint="cs"/>
          <w:b/>
          <w:bCs/>
          <w:szCs w:val="24"/>
          <w:u w:val="single"/>
          <w:rtl/>
          <w:rPrChange w:id="4112" w:author="Meryl Etman" w:date="2020-03-25T10:10:00Z">
            <w:rPr>
              <w:rFonts w:hint="cs"/>
              <w:b/>
              <w:bCs/>
              <w:szCs w:val="24"/>
              <w:u w:val="single"/>
              <w:rtl/>
            </w:rPr>
          </w:rPrChange>
        </w:rPr>
        <w:t>נספחים:</w:t>
      </w:r>
    </w:p>
    <w:p w14:paraId="5184960A" w14:textId="77777777" w:rsidR="00EB5A81" w:rsidRPr="000748C0" w:rsidRDefault="00EB5A81" w:rsidP="00EB5A81">
      <w:pPr>
        <w:numPr>
          <w:ilvl w:val="1"/>
          <w:numId w:val="31"/>
        </w:numPr>
        <w:spacing w:after="120"/>
        <w:ind w:left="715" w:hanging="431"/>
        <w:rPr>
          <w:szCs w:val="24"/>
          <w:rPrChange w:id="4113" w:author="Meryl Etman" w:date="2020-03-25T10:10:00Z">
            <w:rPr>
              <w:szCs w:val="24"/>
            </w:rPr>
          </w:rPrChange>
        </w:rPr>
      </w:pPr>
      <w:r w:rsidRPr="000748C0">
        <w:rPr>
          <w:rFonts w:hint="cs"/>
          <w:szCs w:val="24"/>
          <w:rtl/>
          <w:rPrChange w:id="4114" w:author="Meryl Etman" w:date="2020-03-25T10:10:00Z">
            <w:rPr>
              <w:rFonts w:hint="cs"/>
              <w:szCs w:val="24"/>
              <w:rtl/>
            </w:rPr>
          </w:rPrChange>
        </w:rPr>
        <w:t xml:space="preserve">נספח מס' 1 </w:t>
      </w:r>
      <w:r w:rsidRPr="000748C0">
        <w:rPr>
          <w:szCs w:val="24"/>
          <w:rtl/>
          <w:rPrChange w:id="4115" w:author="Meryl Etman" w:date="2020-03-25T10:10:00Z">
            <w:rPr>
              <w:szCs w:val="24"/>
              <w:rtl/>
            </w:rPr>
          </w:rPrChange>
        </w:rPr>
        <w:t>–</w:t>
      </w:r>
      <w:r w:rsidRPr="000748C0">
        <w:rPr>
          <w:rFonts w:hint="cs"/>
          <w:szCs w:val="24"/>
          <w:rtl/>
          <w:rPrChange w:id="4116" w:author="Meryl Etman" w:date="2020-03-25T10:10:00Z">
            <w:rPr>
              <w:rFonts w:hint="cs"/>
              <w:szCs w:val="24"/>
              <w:rtl/>
            </w:rPr>
          </w:rPrChange>
        </w:rPr>
        <w:t xml:space="preserve"> פורמט דוח חודשי למפקח (טופס מס' 320)</w:t>
      </w:r>
    </w:p>
    <w:p w14:paraId="667CD4C6" w14:textId="77777777" w:rsidR="00EB5A81" w:rsidRPr="000748C0" w:rsidRDefault="00EB5A81" w:rsidP="00EB5A81">
      <w:pPr>
        <w:numPr>
          <w:ilvl w:val="1"/>
          <w:numId w:val="31"/>
        </w:numPr>
        <w:spacing w:after="120"/>
        <w:ind w:left="715" w:hanging="431"/>
        <w:rPr>
          <w:szCs w:val="24"/>
          <w:rPrChange w:id="4117" w:author="Meryl Etman" w:date="2020-03-25T10:10:00Z">
            <w:rPr>
              <w:szCs w:val="24"/>
            </w:rPr>
          </w:rPrChange>
        </w:rPr>
      </w:pPr>
      <w:r w:rsidRPr="000748C0">
        <w:rPr>
          <w:rFonts w:hint="cs"/>
          <w:szCs w:val="24"/>
          <w:rtl/>
          <w:rPrChange w:id="4118" w:author="Meryl Etman" w:date="2020-03-25T10:10:00Z">
            <w:rPr>
              <w:rFonts w:hint="cs"/>
              <w:szCs w:val="24"/>
              <w:rtl/>
            </w:rPr>
          </w:rPrChange>
        </w:rPr>
        <w:t xml:space="preserve">נספח מס' 2 </w:t>
      </w:r>
      <w:r w:rsidRPr="000748C0">
        <w:rPr>
          <w:szCs w:val="24"/>
          <w:rtl/>
          <w:rPrChange w:id="4119" w:author="Meryl Etman" w:date="2020-03-25T10:10:00Z">
            <w:rPr>
              <w:szCs w:val="24"/>
              <w:rtl/>
            </w:rPr>
          </w:rPrChange>
        </w:rPr>
        <w:t>–</w:t>
      </w:r>
      <w:r w:rsidRPr="000748C0">
        <w:rPr>
          <w:rFonts w:hint="cs"/>
          <w:szCs w:val="24"/>
          <w:rtl/>
          <w:rPrChange w:id="4120" w:author="Meryl Etman" w:date="2020-03-25T10:10:00Z">
            <w:rPr>
              <w:rFonts w:hint="cs"/>
              <w:szCs w:val="24"/>
              <w:rtl/>
            </w:rPr>
          </w:rPrChange>
        </w:rPr>
        <w:t xml:space="preserve"> רשימות תיוג לבקרת איכות בתהליך:</w:t>
      </w:r>
    </w:p>
    <w:p w14:paraId="5DFB9348" w14:textId="77777777" w:rsidR="00EB5A81" w:rsidRPr="000748C0" w:rsidRDefault="00EB5A81" w:rsidP="00EB5A81">
      <w:pPr>
        <w:numPr>
          <w:ilvl w:val="2"/>
          <w:numId w:val="32"/>
        </w:numPr>
        <w:spacing w:before="120" w:after="40"/>
        <w:ind w:left="1225" w:hanging="505"/>
        <w:jc w:val="both"/>
        <w:rPr>
          <w:szCs w:val="24"/>
          <w:rPrChange w:id="4121" w:author="Meryl Etman" w:date="2020-03-25T10:10:00Z">
            <w:rPr>
              <w:szCs w:val="24"/>
            </w:rPr>
          </w:rPrChange>
        </w:rPr>
      </w:pPr>
      <w:r w:rsidRPr="000748C0">
        <w:rPr>
          <w:rFonts w:hint="cs"/>
          <w:szCs w:val="24"/>
          <w:rtl/>
          <w:rPrChange w:id="4122" w:author="Meryl Etman" w:date="2020-03-25T10:10:00Z">
            <w:rPr>
              <w:rFonts w:hint="cs"/>
              <w:szCs w:val="24"/>
              <w:rtl/>
            </w:rPr>
          </w:rPrChange>
        </w:rPr>
        <w:t>רשימת תיוג:  קידוח ויציקת כלונסאות</w:t>
      </w:r>
      <w:r w:rsidRPr="000748C0">
        <w:rPr>
          <w:rFonts w:hint="cs"/>
          <w:szCs w:val="24"/>
          <w:rtl/>
          <w:rPrChange w:id="4123" w:author="Meryl Etman" w:date="2020-03-25T10:10:00Z">
            <w:rPr>
              <w:rFonts w:hint="cs"/>
              <w:szCs w:val="24"/>
              <w:rtl/>
            </w:rPr>
          </w:rPrChange>
        </w:rPr>
        <w:tab/>
      </w:r>
      <w:r w:rsidRPr="000748C0">
        <w:rPr>
          <w:rFonts w:hint="cs"/>
          <w:szCs w:val="24"/>
          <w:rtl/>
          <w:rPrChange w:id="4124" w:author="Meryl Etman" w:date="2020-03-25T10:10:00Z">
            <w:rPr>
              <w:rFonts w:hint="cs"/>
              <w:szCs w:val="24"/>
              <w:rtl/>
            </w:rPr>
          </w:rPrChange>
        </w:rPr>
        <w:tab/>
        <w:t xml:space="preserve"> מס' </w:t>
      </w:r>
      <w:r w:rsidRPr="000748C0">
        <w:rPr>
          <w:rFonts w:hint="cs"/>
          <w:szCs w:val="24"/>
          <w:rtl/>
          <w:rPrChange w:id="4125" w:author="Meryl Etman" w:date="2020-03-25T10:10:00Z">
            <w:rPr>
              <w:rFonts w:hint="cs"/>
              <w:szCs w:val="24"/>
              <w:rtl/>
            </w:rPr>
          </w:rPrChange>
        </w:rPr>
        <w:tab/>
        <w:t>02/001</w:t>
      </w:r>
    </w:p>
    <w:p w14:paraId="174E2BD1" w14:textId="77777777" w:rsidR="00EB5A81" w:rsidRPr="000748C0" w:rsidRDefault="00EB5A81" w:rsidP="00EB5A81">
      <w:pPr>
        <w:numPr>
          <w:ilvl w:val="2"/>
          <w:numId w:val="32"/>
        </w:numPr>
        <w:spacing w:before="120" w:after="40"/>
        <w:ind w:left="1225" w:hanging="505"/>
        <w:jc w:val="both"/>
        <w:rPr>
          <w:szCs w:val="24"/>
          <w:rPrChange w:id="4126" w:author="Meryl Etman" w:date="2020-03-25T10:10:00Z">
            <w:rPr>
              <w:szCs w:val="24"/>
            </w:rPr>
          </w:rPrChange>
        </w:rPr>
      </w:pPr>
      <w:r w:rsidRPr="000748C0">
        <w:rPr>
          <w:szCs w:val="24"/>
          <w:rtl/>
          <w:rPrChange w:id="4127" w:author="Meryl Etman" w:date="2020-03-25T10:10:00Z">
            <w:rPr>
              <w:szCs w:val="24"/>
              <w:rtl/>
            </w:rPr>
          </w:rPrChange>
        </w:rPr>
        <w:t>רשימת תיוג:</w:t>
      </w:r>
      <w:r w:rsidRPr="000748C0">
        <w:rPr>
          <w:rFonts w:hint="cs"/>
          <w:szCs w:val="24"/>
          <w:rtl/>
          <w:rPrChange w:id="4128" w:author="Meryl Etman" w:date="2020-03-25T10:10:00Z">
            <w:rPr>
              <w:rFonts w:hint="cs"/>
              <w:szCs w:val="24"/>
              <w:rtl/>
            </w:rPr>
          </w:rPrChange>
        </w:rPr>
        <w:t xml:space="preserve"> יציקת בטון</w:t>
      </w:r>
      <w:r w:rsidRPr="000748C0">
        <w:rPr>
          <w:szCs w:val="24"/>
          <w:rtl/>
          <w:rPrChange w:id="4129" w:author="Meryl Etman" w:date="2020-03-25T10:10:00Z">
            <w:rPr>
              <w:szCs w:val="24"/>
              <w:rtl/>
            </w:rPr>
          </w:rPrChange>
        </w:rPr>
        <w:tab/>
      </w:r>
      <w:r w:rsidRPr="000748C0">
        <w:rPr>
          <w:szCs w:val="24"/>
          <w:rtl/>
          <w:rPrChange w:id="4130" w:author="Meryl Etman" w:date="2020-03-25T10:10:00Z">
            <w:rPr>
              <w:szCs w:val="24"/>
              <w:rtl/>
            </w:rPr>
          </w:rPrChange>
        </w:rPr>
        <w:tab/>
      </w:r>
      <w:r w:rsidRPr="000748C0">
        <w:rPr>
          <w:rFonts w:hint="cs"/>
          <w:szCs w:val="24"/>
          <w:rtl/>
          <w:rPrChange w:id="4131" w:author="Meryl Etman" w:date="2020-03-25T10:10:00Z">
            <w:rPr>
              <w:rFonts w:hint="cs"/>
              <w:szCs w:val="24"/>
              <w:rtl/>
            </w:rPr>
          </w:rPrChange>
        </w:rPr>
        <w:tab/>
      </w:r>
      <w:r w:rsidRPr="000748C0">
        <w:rPr>
          <w:rFonts w:hint="cs"/>
          <w:szCs w:val="24"/>
          <w:rtl/>
          <w:rPrChange w:id="4132" w:author="Meryl Etman" w:date="2020-03-25T10:10:00Z">
            <w:rPr>
              <w:rFonts w:hint="cs"/>
              <w:szCs w:val="24"/>
              <w:rtl/>
            </w:rPr>
          </w:rPrChange>
        </w:rPr>
        <w:tab/>
      </w:r>
      <w:r w:rsidRPr="000748C0">
        <w:rPr>
          <w:szCs w:val="24"/>
          <w:rtl/>
          <w:rPrChange w:id="4133" w:author="Meryl Etman" w:date="2020-03-25T10:10:00Z">
            <w:rPr>
              <w:szCs w:val="24"/>
              <w:rtl/>
            </w:rPr>
          </w:rPrChange>
        </w:rPr>
        <w:t xml:space="preserve"> מס'</w:t>
      </w:r>
      <w:r w:rsidRPr="000748C0">
        <w:rPr>
          <w:szCs w:val="24"/>
          <w:rtl/>
          <w:rPrChange w:id="4134" w:author="Meryl Etman" w:date="2020-03-25T10:10:00Z">
            <w:rPr>
              <w:szCs w:val="24"/>
              <w:rtl/>
            </w:rPr>
          </w:rPrChange>
        </w:rPr>
        <w:tab/>
        <w:t>02/002</w:t>
      </w:r>
    </w:p>
    <w:p w14:paraId="2CF3B1AA" w14:textId="77777777" w:rsidR="00EB5A81" w:rsidRPr="000748C0" w:rsidRDefault="00EB5A81" w:rsidP="00EB5A81">
      <w:pPr>
        <w:numPr>
          <w:ilvl w:val="2"/>
          <w:numId w:val="32"/>
        </w:numPr>
        <w:spacing w:before="120" w:after="40"/>
        <w:ind w:left="1225" w:hanging="505"/>
        <w:jc w:val="both"/>
        <w:rPr>
          <w:szCs w:val="24"/>
          <w:rPrChange w:id="4135" w:author="Meryl Etman" w:date="2020-03-25T10:10:00Z">
            <w:rPr>
              <w:szCs w:val="24"/>
            </w:rPr>
          </w:rPrChange>
        </w:rPr>
      </w:pPr>
      <w:r w:rsidRPr="000748C0">
        <w:rPr>
          <w:rFonts w:hint="cs"/>
          <w:szCs w:val="24"/>
          <w:rtl/>
          <w:rPrChange w:id="4136" w:author="Meryl Etman" w:date="2020-03-25T10:10:00Z">
            <w:rPr>
              <w:rFonts w:hint="cs"/>
              <w:szCs w:val="24"/>
              <w:rtl/>
            </w:rPr>
          </w:rPrChange>
        </w:rPr>
        <w:t>רשימת תיוג : עבודות בניה</w:t>
      </w:r>
      <w:r w:rsidRPr="000748C0">
        <w:rPr>
          <w:rFonts w:hint="cs"/>
          <w:szCs w:val="24"/>
          <w:rtl/>
          <w:rPrChange w:id="4137" w:author="Meryl Etman" w:date="2020-03-25T10:10:00Z">
            <w:rPr>
              <w:rFonts w:hint="cs"/>
              <w:szCs w:val="24"/>
              <w:rtl/>
            </w:rPr>
          </w:rPrChange>
        </w:rPr>
        <w:tab/>
      </w:r>
      <w:r w:rsidRPr="000748C0">
        <w:rPr>
          <w:rFonts w:hint="cs"/>
          <w:szCs w:val="24"/>
          <w:rtl/>
          <w:rPrChange w:id="4138" w:author="Meryl Etman" w:date="2020-03-25T10:10:00Z">
            <w:rPr>
              <w:rFonts w:hint="cs"/>
              <w:szCs w:val="24"/>
              <w:rtl/>
            </w:rPr>
          </w:rPrChange>
        </w:rPr>
        <w:tab/>
      </w:r>
      <w:r w:rsidRPr="000748C0">
        <w:rPr>
          <w:rFonts w:hint="cs"/>
          <w:szCs w:val="24"/>
          <w:rtl/>
          <w:rPrChange w:id="4139" w:author="Meryl Etman" w:date="2020-03-25T10:10:00Z">
            <w:rPr>
              <w:rFonts w:hint="cs"/>
              <w:szCs w:val="24"/>
              <w:rtl/>
            </w:rPr>
          </w:rPrChange>
        </w:rPr>
        <w:tab/>
      </w:r>
      <w:r w:rsidRPr="000748C0">
        <w:rPr>
          <w:rFonts w:hint="cs"/>
          <w:szCs w:val="24"/>
          <w:rtl/>
          <w:rPrChange w:id="4140" w:author="Meryl Etman" w:date="2020-03-25T10:10:00Z">
            <w:rPr>
              <w:rFonts w:hint="cs"/>
              <w:szCs w:val="24"/>
              <w:rtl/>
            </w:rPr>
          </w:rPrChange>
        </w:rPr>
        <w:tab/>
        <w:t xml:space="preserve">מס' </w:t>
      </w:r>
      <w:r w:rsidRPr="000748C0">
        <w:rPr>
          <w:rFonts w:hint="cs"/>
          <w:szCs w:val="24"/>
          <w:rtl/>
          <w:rPrChange w:id="4141" w:author="Meryl Etman" w:date="2020-03-25T10:10:00Z">
            <w:rPr>
              <w:rFonts w:hint="cs"/>
              <w:szCs w:val="24"/>
              <w:rtl/>
            </w:rPr>
          </w:rPrChange>
        </w:rPr>
        <w:tab/>
        <w:t>02/003</w:t>
      </w:r>
    </w:p>
    <w:p w14:paraId="1BF39E34" w14:textId="77777777" w:rsidR="00EB5A81" w:rsidRPr="000748C0" w:rsidRDefault="00EB5A81" w:rsidP="00EB5A81">
      <w:pPr>
        <w:numPr>
          <w:ilvl w:val="2"/>
          <w:numId w:val="32"/>
        </w:numPr>
        <w:spacing w:before="120" w:after="40"/>
        <w:ind w:left="1225" w:hanging="505"/>
        <w:jc w:val="both"/>
        <w:rPr>
          <w:szCs w:val="24"/>
          <w:rPrChange w:id="4142" w:author="Meryl Etman" w:date="2020-03-25T10:10:00Z">
            <w:rPr>
              <w:szCs w:val="24"/>
            </w:rPr>
          </w:rPrChange>
        </w:rPr>
      </w:pPr>
      <w:r w:rsidRPr="000748C0">
        <w:rPr>
          <w:szCs w:val="24"/>
          <w:rtl/>
          <w:rPrChange w:id="4143" w:author="Meryl Etman" w:date="2020-03-25T10:10:00Z">
            <w:rPr>
              <w:szCs w:val="24"/>
              <w:rtl/>
            </w:rPr>
          </w:rPrChange>
        </w:rPr>
        <w:t>רשימת תיוג:  עבודות אינסטלציה</w:t>
      </w:r>
      <w:r w:rsidRPr="000748C0">
        <w:rPr>
          <w:szCs w:val="24"/>
          <w:rtl/>
          <w:rPrChange w:id="4144" w:author="Meryl Etman" w:date="2020-03-25T10:10:00Z">
            <w:rPr>
              <w:szCs w:val="24"/>
              <w:rtl/>
            </w:rPr>
          </w:rPrChange>
        </w:rPr>
        <w:tab/>
      </w:r>
      <w:r w:rsidRPr="000748C0">
        <w:rPr>
          <w:szCs w:val="24"/>
          <w:rtl/>
          <w:rPrChange w:id="4145" w:author="Meryl Etman" w:date="2020-03-25T10:10:00Z">
            <w:rPr>
              <w:szCs w:val="24"/>
              <w:rtl/>
            </w:rPr>
          </w:rPrChange>
        </w:rPr>
        <w:tab/>
      </w:r>
      <w:r w:rsidRPr="000748C0">
        <w:rPr>
          <w:szCs w:val="24"/>
          <w:rtl/>
          <w:rPrChange w:id="4146" w:author="Meryl Etman" w:date="2020-03-25T10:10:00Z">
            <w:rPr>
              <w:szCs w:val="24"/>
              <w:rtl/>
            </w:rPr>
          </w:rPrChange>
        </w:rPr>
        <w:tab/>
        <w:t>מס'</w:t>
      </w:r>
      <w:r w:rsidRPr="000748C0">
        <w:rPr>
          <w:szCs w:val="24"/>
          <w:rtl/>
          <w:rPrChange w:id="4147" w:author="Meryl Etman" w:date="2020-03-25T10:10:00Z">
            <w:rPr>
              <w:szCs w:val="24"/>
              <w:rtl/>
            </w:rPr>
          </w:rPrChange>
        </w:rPr>
        <w:tab/>
        <w:t>02/00</w:t>
      </w:r>
      <w:r w:rsidRPr="000748C0">
        <w:rPr>
          <w:rFonts w:hint="cs"/>
          <w:szCs w:val="24"/>
          <w:rtl/>
          <w:rPrChange w:id="4148" w:author="Meryl Etman" w:date="2020-03-25T10:10:00Z">
            <w:rPr>
              <w:rFonts w:hint="cs"/>
              <w:szCs w:val="24"/>
              <w:rtl/>
            </w:rPr>
          </w:rPrChange>
        </w:rPr>
        <w:t>4</w:t>
      </w:r>
    </w:p>
    <w:p w14:paraId="6C08E364" w14:textId="77777777" w:rsidR="00EB5A81" w:rsidRPr="000748C0" w:rsidRDefault="00EB5A81" w:rsidP="00EB5A81">
      <w:pPr>
        <w:numPr>
          <w:ilvl w:val="2"/>
          <w:numId w:val="32"/>
        </w:numPr>
        <w:spacing w:before="120" w:after="40"/>
        <w:ind w:left="1225" w:hanging="505"/>
        <w:jc w:val="both"/>
        <w:rPr>
          <w:szCs w:val="24"/>
          <w:rPrChange w:id="4149" w:author="Meryl Etman" w:date="2020-03-25T10:10:00Z">
            <w:rPr>
              <w:szCs w:val="24"/>
            </w:rPr>
          </w:rPrChange>
        </w:rPr>
      </w:pPr>
      <w:r w:rsidRPr="000748C0">
        <w:rPr>
          <w:szCs w:val="24"/>
          <w:rtl/>
          <w:rPrChange w:id="4150" w:author="Meryl Etman" w:date="2020-03-25T10:10:00Z">
            <w:rPr>
              <w:szCs w:val="24"/>
              <w:rtl/>
            </w:rPr>
          </w:rPrChange>
        </w:rPr>
        <w:t xml:space="preserve">רשימת תיוג:  עבודות חשמל </w:t>
      </w:r>
      <w:r w:rsidRPr="000748C0">
        <w:rPr>
          <w:szCs w:val="24"/>
          <w:rtl/>
          <w:rPrChange w:id="4151" w:author="Meryl Etman" w:date="2020-03-25T10:10:00Z">
            <w:rPr>
              <w:szCs w:val="24"/>
              <w:rtl/>
            </w:rPr>
          </w:rPrChange>
        </w:rPr>
        <w:tab/>
      </w:r>
      <w:r w:rsidRPr="000748C0">
        <w:rPr>
          <w:szCs w:val="24"/>
          <w:rtl/>
          <w:rPrChange w:id="4152" w:author="Meryl Etman" w:date="2020-03-25T10:10:00Z">
            <w:rPr>
              <w:szCs w:val="24"/>
              <w:rtl/>
            </w:rPr>
          </w:rPrChange>
        </w:rPr>
        <w:tab/>
      </w:r>
      <w:r w:rsidRPr="000748C0">
        <w:rPr>
          <w:szCs w:val="24"/>
          <w:rtl/>
          <w:rPrChange w:id="4153" w:author="Meryl Etman" w:date="2020-03-25T10:10:00Z">
            <w:rPr>
              <w:szCs w:val="24"/>
              <w:rtl/>
            </w:rPr>
          </w:rPrChange>
        </w:rPr>
        <w:tab/>
        <w:t>מס'</w:t>
      </w:r>
      <w:r w:rsidRPr="000748C0">
        <w:rPr>
          <w:szCs w:val="24"/>
          <w:rtl/>
          <w:rPrChange w:id="4154" w:author="Meryl Etman" w:date="2020-03-25T10:10:00Z">
            <w:rPr>
              <w:szCs w:val="24"/>
              <w:rtl/>
            </w:rPr>
          </w:rPrChange>
        </w:rPr>
        <w:tab/>
        <w:t>02/00</w:t>
      </w:r>
      <w:r w:rsidRPr="000748C0">
        <w:rPr>
          <w:rFonts w:hint="cs"/>
          <w:szCs w:val="24"/>
          <w:rtl/>
          <w:rPrChange w:id="4155" w:author="Meryl Etman" w:date="2020-03-25T10:10:00Z">
            <w:rPr>
              <w:rFonts w:hint="cs"/>
              <w:szCs w:val="24"/>
              <w:rtl/>
            </w:rPr>
          </w:rPrChange>
        </w:rPr>
        <w:t>5</w:t>
      </w:r>
    </w:p>
    <w:p w14:paraId="2C085D81" w14:textId="77777777" w:rsidR="00EB5A81" w:rsidRPr="000748C0" w:rsidRDefault="00EB5A81" w:rsidP="00EB5A81">
      <w:pPr>
        <w:numPr>
          <w:ilvl w:val="2"/>
          <w:numId w:val="32"/>
        </w:numPr>
        <w:spacing w:before="120" w:after="40"/>
        <w:ind w:left="1225" w:hanging="505"/>
        <w:jc w:val="both"/>
        <w:rPr>
          <w:szCs w:val="24"/>
          <w:rPrChange w:id="4156" w:author="Meryl Etman" w:date="2020-03-25T10:10:00Z">
            <w:rPr>
              <w:szCs w:val="24"/>
            </w:rPr>
          </w:rPrChange>
        </w:rPr>
      </w:pPr>
      <w:r w:rsidRPr="000748C0">
        <w:rPr>
          <w:szCs w:val="24"/>
          <w:rtl/>
          <w:rPrChange w:id="4157" w:author="Meryl Etman" w:date="2020-03-25T10:10:00Z">
            <w:rPr>
              <w:szCs w:val="24"/>
              <w:rtl/>
            </w:rPr>
          </w:rPrChange>
        </w:rPr>
        <w:t xml:space="preserve">רשימת תיוג: איטום מרפסות שמש/חדרים רטובים </w:t>
      </w:r>
      <w:r w:rsidRPr="000748C0">
        <w:rPr>
          <w:szCs w:val="24"/>
          <w:rtl/>
          <w:rPrChange w:id="4158" w:author="Meryl Etman" w:date="2020-03-25T10:10:00Z">
            <w:rPr>
              <w:szCs w:val="24"/>
              <w:rtl/>
            </w:rPr>
          </w:rPrChange>
        </w:rPr>
        <w:tab/>
        <w:t>מס'</w:t>
      </w:r>
      <w:r w:rsidRPr="000748C0">
        <w:rPr>
          <w:szCs w:val="24"/>
          <w:rtl/>
          <w:rPrChange w:id="4159" w:author="Meryl Etman" w:date="2020-03-25T10:10:00Z">
            <w:rPr>
              <w:szCs w:val="24"/>
              <w:rtl/>
            </w:rPr>
          </w:rPrChange>
        </w:rPr>
        <w:tab/>
        <w:t>02/00</w:t>
      </w:r>
      <w:r w:rsidRPr="000748C0">
        <w:rPr>
          <w:rFonts w:hint="cs"/>
          <w:szCs w:val="24"/>
          <w:rtl/>
          <w:rPrChange w:id="4160" w:author="Meryl Etman" w:date="2020-03-25T10:10:00Z">
            <w:rPr>
              <w:rFonts w:hint="cs"/>
              <w:szCs w:val="24"/>
              <w:rtl/>
            </w:rPr>
          </w:rPrChange>
        </w:rPr>
        <w:t>6</w:t>
      </w:r>
    </w:p>
    <w:p w14:paraId="57F7E02C" w14:textId="77777777" w:rsidR="00EB5A81" w:rsidRPr="000748C0" w:rsidRDefault="00EB5A81" w:rsidP="00EB5A81">
      <w:pPr>
        <w:numPr>
          <w:ilvl w:val="2"/>
          <w:numId w:val="32"/>
        </w:numPr>
        <w:spacing w:before="120" w:after="40"/>
        <w:ind w:left="1225" w:hanging="505"/>
        <w:jc w:val="both"/>
        <w:rPr>
          <w:szCs w:val="24"/>
          <w:rPrChange w:id="4161" w:author="Meryl Etman" w:date="2020-03-25T10:10:00Z">
            <w:rPr>
              <w:szCs w:val="24"/>
            </w:rPr>
          </w:rPrChange>
        </w:rPr>
      </w:pPr>
      <w:r w:rsidRPr="000748C0">
        <w:rPr>
          <w:szCs w:val="24"/>
          <w:rtl/>
          <w:rPrChange w:id="4162" w:author="Meryl Etman" w:date="2020-03-25T10:10:00Z">
            <w:rPr>
              <w:szCs w:val="24"/>
              <w:rtl/>
            </w:rPr>
          </w:rPrChange>
        </w:rPr>
        <w:t xml:space="preserve">רשימת תיוג:  חיפוי קרמיקה </w:t>
      </w:r>
      <w:r w:rsidRPr="000748C0">
        <w:rPr>
          <w:szCs w:val="24"/>
          <w:rtl/>
          <w:rPrChange w:id="4163" w:author="Meryl Etman" w:date="2020-03-25T10:10:00Z">
            <w:rPr>
              <w:szCs w:val="24"/>
              <w:rtl/>
            </w:rPr>
          </w:rPrChange>
        </w:rPr>
        <w:tab/>
      </w:r>
      <w:r w:rsidRPr="000748C0">
        <w:rPr>
          <w:szCs w:val="24"/>
          <w:rtl/>
          <w:rPrChange w:id="4164" w:author="Meryl Etman" w:date="2020-03-25T10:10:00Z">
            <w:rPr>
              <w:szCs w:val="24"/>
              <w:rtl/>
            </w:rPr>
          </w:rPrChange>
        </w:rPr>
        <w:tab/>
      </w:r>
      <w:r w:rsidRPr="000748C0">
        <w:rPr>
          <w:szCs w:val="24"/>
          <w:rtl/>
          <w:rPrChange w:id="4165" w:author="Meryl Etman" w:date="2020-03-25T10:10:00Z">
            <w:rPr>
              <w:szCs w:val="24"/>
              <w:rtl/>
            </w:rPr>
          </w:rPrChange>
        </w:rPr>
        <w:tab/>
        <w:t>מס'</w:t>
      </w:r>
      <w:r w:rsidRPr="000748C0">
        <w:rPr>
          <w:szCs w:val="24"/>
          <w:rtl/>
          <w:rPrChange w:id="4166" w:author="Meryl Etman" w:date="2020-03-25T10:10:00Z">
            <w:rPr>
              <w:szCs w:val="24"/>
              <w:rtl/>
            </w:rPr>
          </w:rPrChange>
        </w:rPr>
        <w:tab/>
        <w:t>02/00</w:t>
      </w:r>
      <w:r w:rsidRPr="000748C0">
        <w:rPr>
          <w:rFonts w:hint="cs"/>
          <w:szCs w:val="24"/>
          <w:rtl/>
          <w:rPrChange w:id="4167" w:author="Meryl Etman" w:date="2020-03-25T10:10:00Z">
            <w:rPr>
              <w:rFonts w:hint="cs"/>
              <w:szCs w:val="24"/>
              <w:rtl/>
            </w:rPr>
          </w:rPrChange>
        </w:rPr>
        <w:t>7</w:t>
      </w:r>
    </w:p>
    <w:p w14:paraId="5B5FEEAB" w14:textId="77777777" w:rsidR="00EB5A81" w:rsidRPr="000748C0" w:rsidRDefault="00EB5A81" w:rsidP="00EB5A81">
      <w:pPr>
        <w:numPr>
          <w:ilvl w:val="2"/>
          <w:numId w:val="32"/>
        </w:numPr>
        <w:spacing w:before="120" w:after="40"/>
        <w:ind w:left="1225" w:hanging="505"/>
        <w:jc w:val="both"/>
        <w:rPr>
          <w:szCs w:val="24"/>
          <w:rtl/>
          <w:rPrChange w:id="4168" w:author="Meryl Etman" w:date="2020-03-25T10:10:00Z">
            <w:rPr>
              <w:szCs w:val="24"/>
              <w:rtl/>
            </w:rPr>
          </w:rPrChange>
        </w:rPr>
      </w:pPr>
      <w:r w:rsidRPr="000748C0">
        <w:rPr>
          <w:szCs w:val="24"/>
          <w:rtl/>
          <w:rPrChange w:id="4169" w:author="Meryl Etman" w:date="2020-03-25T10:10:00Z">
            <w:rPr>
              <w:szCs w:val="24"/>
              <w:rtl/>
            </w:rPr>
          </w:rPrChange>
        </w:rPr>
        <w:t xml:space="preserve">רשימת תיוג:  חיפוי אבן </w:t>
      </w:r>
      <w:r w:rsidRPr="000748C0">
        <w:rPr>
          <w:szCs w:val="24"/>
          <w:rtl/>
          <w:rPrChange w:id="4170" w:author="Meryl Etman" w:date="2020-03-25T10:10:00Z">
            <w:rPr>
              <w:szCs w:val="24"/>
              <w:rtl/>
            </w:rPr>
          </w:rPrChange>
        </w:rPr>
        <w:tab/>
      </w:r>
      <w:r w:rsidRPr="000748C0">
        <w:rPr>
          <w:szCs w:val="24"/>
          <w:rtl/>
          <w:rPrChange w:id="4171" w:author="Meryl Etman" w:date="2020-03-25T10:10:00Z">
            <w:rPr>
              <w:szCs w:val="24"/>
              <w:rtl/>
            </w:rPr>
          </w:rPrChange>
        </w:rPr>
        <w:tab/>
      </w:r>
      <w:r w:rsidRPr="000748C0">
        <w:rPr>
          <w:szCs w:val="24"/>
          <w:rtl/>
          <w:rPrChange w:id="4172" w:author="Meryl Etman" w:date="2020-03-25T10:10:00Z">
            <w:rPr>
              <w:szCs w:val="24"/>
              <w:rtl/>
            </w:rPr>
          </w:rPrChange>
        </w:rPr>
        <w:tab/>
      </w:r>
      <w:r w:rsidRPr="000748C0">
        <w:rPr>
          <w:szCs w:val="24"/>
          <w:rtl/>
          <w:rPrChange w:id="4173" w:author="Meryl Etman" w:date="2020-03-25T10:10:00Z">
            <w:rPr>
              <w:szCs w:val="24"/>
              <w:rtl/>
            </w:rPr>
          </w:rPrChange>
        </w:rPr>
        <w:tab/>
        <w:t>מס'</w:t>
      </w:r>
      <w:r w:rsidRPr="000748C0">
        <w:rPr>
          <w:szCs w:val="24"/>
          <w:rtl/>
          <w:rPrChange w:id="4174" w:author="Meryl Etman" w:date="2020-03-25T10:10:00Z">
            <w:rPr>
              <w:szCs w:val="24"/>
              <w:rtl/>
            </w:rPr>
          </w:rPrChange>
        </w:rPr>
        <w:tab/>
        <w:t>02/00</w:t>
      </w:r>
      <w:r w:rsidRPr="000748C0">
        <w:rPr>
          <w:rFonts w:hint="cs"/>
          <w:szCs w:val="24"/>
          <w:rtl/>
          <w:rPrChange w:id="4175" w:author="Meryl Etman" w:date="2020-03-25T10:10:00Z">
            <w:rPr>
              <w:rFonts w:hint="cs"/>
              <w:szCs w:val="24"/>
              <w:rtl/>
            </w:rPr>
          </w:rPrChange>
        </w:rPr>
        <w:t>8</w:t>
      </w:r>
      <w:r w:rsidRPr="000748C0">
        <w:rPr>
          <w:szCs w:val="24"/>
          <w:rtl/>
          <w:rPrChange w:id="4176" w:author="Meryl Etman" w:date="2020-03-25T10:10:00Z">
            <w:rPr>
              <w:szCs w:val="24"/>
              <w:rtl/>
            </w:rPr>
          </w:rPrChange>
        </w:rPr>
        <w:t xml:space="preserve"> </w:t>
      </w:r>
    </w:p>
    <w:p w14:paraId="0A540B8A" w14:textId="77777777" w:rsidR="00EB5A81" w:rsidRPr="000748C0" w:rsidRDefault="00EB5A81" w:rsidP="00EB5A81">
      <w:pPr>
        <w:numPr>
          <w:ilvl w:val="2"/>
          <w:numId w:val="32"/>
        </w:numPr>
        <w:spacing w:before="120" w:after="40"/>
        <w:ind w:left="1225" w:hanging="505"/>
        <w:jc w:val="both"/>
        <w:rPr>
          <w:szCs w:val="24"/>
          <w:rPrChange w:id="4177" w:author="Meryl Etman" w:date="2020-03-25T10:10:00Z">
            <w:rPr>
              <w:szCs w:val="24"/>
            </w:rPr>
          </w:rPrChange>
        </w:rPr>
      </w:pPr>
      <w:r w:rsidRPr="000748C0">
        <w:rPr>
          <w:szCs w:val="24"/>
          <w:rtl/>
          <w:rPrChange w:id="4178" w:author="Meryl Etman" w:date="2020-03-25T10:10:00Z">
            <w:rPr>
              <w:szCs w:val="24"/>
              <w:rtl/>
            </w:rPr>
          </w:rPrChange>
        </w:rPr>
        <w:t xml:space="preserve">רשימת תיוג:  איטום מרפסת </w:t>
      </w:r>
      <w:r w:rsidRPr="000748C0">
        <w:rPr>
          <w:szCs w:val="24"/>
          <w:rtl/>
          <w:rPrChange w:id="4179" w:author="Meryl Etman" w:date="2020-03-25T10:10:00Z">
            <w:rPr>
              <w:szCs w:val="24"/>
              <w:rtl/>
            </w:rPr>
          </w:rPrChange>
        </w:rPr>
        <w:tab/>
      </w:r>
      <w:r w:rsidRPr="000748C0">
        <w:rPr>
          <w:szCs w:val="24"/>
          <w:rtl/>
          <w:rPrChange w:id="4180" w:author="Meryl Etman" w:date="2020-03-25T10:10:00Z">
            <w:rPr>
              <w:szCs w:val="24"/>
              <w:rtl/>
            </w:rPr>
          </w:rPrChange>
        </w:rPr>
        <w:tab/>
      </w:r>
      <w:r w:rsidRPr="000748C0">
        <w:rPr>
          <w:szCs w:val="24"/>
          <w:rtl/>
          <w:rPrChange w:id="4181" w:author="Meryl Etman" w:date="2020-03-25T10:10:00Z">
            <w:rPr>
              <w:szCs w:val="24"/>
              <w:rtl/>
            </w:rPr>
          </w:rPrChange>
        </w:rPr>
        <w:tab/>
        <w:t>מס'</w:t>
      </w:r>
      <w:r w:rsidRPr="000748C0">
        <w:rPr>
          <w:szCs w:val="24"/>
          <w:rtl/>
          <w:rPrChange w:id="4182" w:author="Meryl Etman" w:date="2020-03-25T10:10:00Z">
            <w:rPr>
              <w:szCs w:val="24"/>
              <w:rtl/>
            </w:rPr>
          </w:rPrChange>
        </w:rPr>
        <w:tab/>
        <w:t>02/00</w:t>
      </w:r>
      <w:r w:rsidRPr="000748C0">
        <w:rPr>
          <w:rFonts w:hint="cs"/>
          <w:szCs w:val="24"/>
          <w:rtl/>
          <w:rPrChange w:id="4183" w:author="Meryl Etman" w:date="2020-03-25T10:10:00Z">
            <w:rPr>
              <w:rFonts w:hint="cs"/>
              <w:szCs w:val="24"/>
              <w:rtl/>
            </w:rPr>
          </w:rPrChange>
        </w:rPr>
        <w:t>9</w:t>
      </w:r>
    </w:p>
    <w:p w14:paraId="554B5272" w14:textId="77777777" w:rsidR="00EB5A81" w:rsidRPr="000748C0" w:rsidRDefault="00EB5A81" w:rsidP="00EB5A81">
      <w:pPr>
        <w:numPr>
          <w:ilvl w:val="2"/>
          <w:numId w:val="32"/>
        </w:numPr>
        <w:spacing w:before="120" w:after="40"/>
        <w:jc w:val="both"/>
        <w:rPr>
          <w:szCs w:val="24"/>
          <w:rPrChange w:id="4184" w:author="Meryl Etman" w:date="2020-03-25T10:10:00Z">
            <w:rPr>
              <w:szCs w:val="24"/>
            </w:rPr>
          </w:rPrChange>
        </w:rPr>
      </w:pPr>
      <w:r w:rsidRPr="000748C0">
        <w:rPr>
          <w:szCs w:val="24"/>
          <w:rtl/>
          <w:rPrChange w:id="4185" w:author="Meryl Etman" w:date="2020-03-25T10:10:00Z">
            <w:rPr>
              <w:szCs w:val="24"/>
              <w:rtl/>
            </w:rPr>
          </w:rPrChange>
        </w:rPr>
        <w:t xml:space="preserve">רשימת תיוג:  הנחת ריצוף </w:t>
      </w:r>
      <w:r w:rsidRPr="000748C0">
        <w:rPr>
          <w:szCs w:val="24"/>
          <w:rtl/>
          <w:rPrChange w:id="4186" w:author="Meryl Etman" w:date="2020-03-25T10:10:00Z">
            <w:rPr>
              <w:szCs w:val="24"/>
              <w:rtl/>
            </w:rPr>
          </w:rPrChange>
        </w:rPr>
        <w:tab/>
      </w:r>
      <w:r w:rsidRPr="000748C0">
        <w:rPr>
          <w:szCs w:val="24"/>
          <w:rtl/>
          <w:rPrChange w:id="4187" w:author="Meryl Etman" w:date="2020-03-25T10:10:00Z">
            <w:rPr>
              <w:szCs w:val="24"/>
              <w:rtl/>
            </w:rPr>
          </w:rPrChange>
        </w:rPr>
        <w:tab/>
      </w:r>
      <w:r w:rsidRPr="000748C0">
        <w:rPr>
          <w:szCs w:val="24"/>
          <w:rtl/>
          <w:rPrChange w:id="4188" w:author="Meryl Etman" w:date="2020-03-25T10:10:00Z">
            <w:rPr>
              <w:szCs w:val="24"/>
              <w:rtl/>
            </w:rPr>
          </w:rPrChange>
        </w:rPr>
        <w:tab/>
      </w:r>
      <w:r w:rsidRPr="000748C0">
        <w:rPr>
          <w:szCs w:val="24"/>
          <w:rtl/>
          <w:rPrChange w:id="4189" w:author="Meryl Etman" w:date="2020-03-25T10:10:00Z">
            <w:rPr>
              <w:szCs w:val="24"/>
              <w:rtl/>
            </w:rPr>
          </w:rPrChange>
        </w:rPr>
        <w:tab/>
        <w:t>מס'</w:t>
      </w:r>
      <w:r w:rsidRPr="000748C0">
        <w:rPr>
          <w:szCs w:val="24"/>
          <w:rtl/>
          <w:rPrChange w:id="4190" w:author="Meryl Etman" w:date="2020-03-25T10:10:00Z">
            <w:rPr>
              <w:szCs w:val="24"/>
              <w:rtl/>
            </w:rPr>
          </w:rPrChange>
        </w:rPr>
        <w:tab/>
        <w:t>02/0</w:t>
      </w:r>
      <w:r w:rsidRPr="000748C0">
        <w:rPr>
          <w:rFonts w:hint="cs"/>
          <w:szCs w:val="24"/>
          <w:rtl/>
          <w:rPrChange w:id="4191" w:author="Meryl Etman" w:date="2020-03-25T10:10:00Z">
            <w:rPr>
              <w:rFonts w:hint="cs"/>
              <w:szCs w:val="24"/>
              <w:rtl/>
            </w:rPr>
          </w:rPrChange>
        </w:rPr>
        <w:t>10</w:t>
      </w:r>
    </w:p>
    <w:p w14:paraId="45A6CAC9" w14:textId="77777777" w:rsidR="00EB5A81" w:rsidRPr="000748C0" w:rsidRDefault="00EB5A81" w:rsidP="00EB5A81">
      <w:pPr>
        <w:numPr>
          <w:ilvl w:val="2"/>
          <w:numId w:val="32"/>
        </w:numPr>
        <w:spacing w:before="120" w:after="40"/>
        <w:jc w:val="both"/>
        <w:rPr>
          <w:szCs w:val="24"/>
          <w:rPrChange w:id="4192" w:author="Meryl Etman" w:date="2020-03-25T10:10:00Z">
            <w:rPr>
              <w:szCs w:val="24"/>
            </w:rPr>
          </w:rPrChange>
        </w:rPr>
      </w:pPr>
      <w:r w:rsidRPr="000748C0">
        <w:rPr>
          <w:szCs w:val="24"/>
          <w:rtl/>
          <w:rPrChange w:id="4193" w:author="Meryl Etman" w:date="2020-03-25T10:10:00Z">
            <w:rPr>
              <w:szCs w:val="24"/>
              <w:rtl/>
            </w:rPr>
          </w:rPrChange>
        </w:rPr>
        <w:t xml:space="preserve">רשימת תיוג:  התקנת אלומיניום  </w:t>
      </w:r>
      <w:r w:rsidRPr="000748C0">
        <w:rPr>
          <w:szCs w:val="24"/>
          <w:rtl/>
          <w:rPrChange w:id="4194" w:author="Meryl Etman" w:date="2020-03-25T10:10:00Z">
            <w:rPr>
              <w:szCs w:val="24"/>
              <w:rtl/>
            </w:rPr>
          </w:rPrChange>
        </w:rPr>
        <w:tab/>
      </w:r>
      <w:r w:rsidRPr="000748C0">
        <w:rPr>
          <w:szCs w:val="24"/>
          <w:rtl/>
          <w:rPrChange w:id="4195" w:author="Meryl Etman" w:date="2020-03-25T10:10:00Z">
            <w:rPr>
              <w:szCs w:val="24"/>
              <w:rtl/>
            </w:rPr>
          </w:rPrChange>
        </w:rPr>
        <w:tab/>
      </w:r>
      <w:r w:rsidRPr="000748C0">
        <w:rPr>
          <w:rFonts w:hint="cs"/>
          <w:szCs w:val="24"/>
          <w:rtl/>
          <w:rPrChange w:id="4196" w:author="Meryl Etman" w:date="2020-03-25T10:10:00Z">
            <w:rPr>
              <w:rFonts w:hint="cs"/>
              <w:szCs w:val="24"/>
              <w:rtl/>
            </w:rPr>
          </w:rPrChange>
        </w:rPr>
        <w:tab/>
      </w:r>
      <w:r w:rsidRPr="000748C0">
        <w:rPr>
          <w:szCs w:val="24"/>
          <w:rtl/>
          <w:rPrChange w:id="4197" w:author="Meryl Etman" w:date="2020-03-25T10:10:00Z">
            <w:rPr>
              <w:szCs w:val="24"/>
              <w:rtl/>
            </w:rPr>
          </w:rPrChange>
        </w:rPr>
        <w:t xml:space="preserve">מס' </w:t>
      </w:r>
      <w:r w:rsidRPr="000748C0">
        <w:rPr>
          <w:rFonts w:hint="cs"/>
          <w:szCs w:val="24"/>
          <w:rtl/>
          <w:rPrChange w:id="4198" w:author="Meryl Etman" w:date="2020-03-25T10:10:00Z">
            <w:rPr>
              <w:rFonts w:hint="cs"/>
              <w:szCs w:val="24"/>
              <w:rtl/>
            </w:rPr>
          </w:rPrChange>
        </w:rPr>
        <w:tab/>
      </w:r>
      <w:r w:rsidRPr="000748C0">
        <w:rPr>
          <w:szCs w:val="24"/>
          <w:rtl/>
          <w:rPrChange w:id="4199" w:author="Meryl Etman" w:date="2020-03-25T10:10:00Z">
            <w:rPr>
              <w:szCs w:val="24"/>
              <w:rtl/>
            </w:rPr>
          </w:rPrChange>
        </w:rPr>
        <w:t xml:space="preserve"> 02/0</w:t>
      </w:r>
      <w:r w:rsidRPr="000748C0">
        <w:rPr>
          <w:rFonts w:hint="cs"/>
          <w:szCs w:val="24"/>
          <w:rtl/>
          <w:rPrChange w:id="4200" w:author="Meryl Etman" w:date="2020-03-25T10:10:00Z">
            <w:rPr>
              <w:rFonts w:hint="cs"/>
              <w:szCs w:val="24"/>
              <w:rtl/>
            </w:rPr>
          </w:rPrChange>
        </w:rPr>
        <w:t>11</w:t>
      </w:r>
    </w:p>
    <w:p w14:paraId="2ABE6606" w14:textId="77777777" w:rsidR="00EB5A81" w:rsidRPr="000748C0" w:rsidRDefault="00EB5A81" w:rsidP="00EB5A81">
      <w:pPr>
        <w:numPr>
          <w:ilvl w:val="2"/>
          <w:numId w:val="32"/>
        </w:numPr>
        <w:spacing w:before="120" w:after="40"/>
        <w:jc w:val="both"/>
        <w:rPr>
          <w:szCs w:val="24"/>
          <w:rPrChange w:id="4201" w:author="Meryl Etman" w:date="2020-03-25T10:10:00Z">
            <w:rPr>
              <w:szCs w:val="24"/>
            </w:rPr>
          </w:rPrChange>
        </w:rPr>
      </w:pPr>
      <w:r w:rsidRPr="000748C0">
        <w:rPr>
          <w:szCs w:val="24"/>
          <w:rtl/>
          <w:rPrChange w:id="4202" w:author="Meryl Etman" w:date="2020-03-25T10:10:00Z">
            <w:rPr>
              <w:szCs w:val="24"/>
              <w:rtl/>
            </w:rPr>
          </w:rPrChange>
        </w:rPr>
        <w:t xml:space="preserve">רשימת תיוג:  איטום גג/חניון </w:t>
      </w:r>
      <w:r w:rsidRPr="000748C0">
        <w:rPr>
          <w:szCs w:val="24"/>
          <w:rtl/>
          <w:rPrChange w:id="4203" w:author="Meryl Etman" w:date="2020-03-25T10:10:00Z">
            <w:rPr>
              <w:szCs w:val="24"/>
              <w:rtl/>
            </w:rPr>
          </w:rPrChange>
        </w:rPr>
        <w:tab/>
      </w:r>
      <w:r w:rsidRPr="000748C0">
        <w:rPr>
          <w:szCs w:val="24"/>
          <w:rtl/>
          <w:rPrChange w:id="4204" w:author="Meryl Etman" w:date="2020-03-25T10:10:00Z">
            <w:rPr>
              <w:szCs w:val="24"/>
              <w:rtl/>
            </w:rPr>
          </w:rPrChange>
        </w:rPr>
        <w:tab/>
      </w:r>
      <w:r w:rsidRPr="000748C0">
        <w:rPr>
          <w:szCs w:val="24"/>
          <w:rtl/>
          <w:rPrChange w:id="4205" w:author="Meryl Etman" w:date="2020-03-25T10:10:00Z">
            <w:rPr>
              <w:szCs w:val="24"/>
              <w:rtl/>
            </w:rPr>
          </w:rPrChange>
        </w:rPr>
        <w:tab/>
        <w:t>מס'</w:t>
      </w:r>
      <w:r w:rsidRPr="000748C0">
        <w:rPr>
          <w:rFonts w:hint="cs"/>
          <w:szCs w:val="24"/>
          <w:rtl/>
          <w:rPrChange w:id="4206" w:author="Meryl Etman" w:date="2020-03-25T10:10:00Z">
            <w:rPr>
              <w:rFonts w:hint="cs"/>
              <w:szCs w:val="24"/>
              <w:rtl/>
            </w:rPr>
          </w:rPrChange>
        </w:rPr>
        <w:tab/>
      </w:r>
      <w:r w:rsidRPr="000748C0">
        <w:rPr>
          <w:szCs w:val="24"/>
          <w:rtl/>
          <w:rPrChange w:id="4207" w:author="Meryl Etman" w:date="2020-03-25T10:10:00Z">
            <w:rPr>
              <w:szCs w:val="24"/>
              <w:rtl/>
            </w:rPr>
          </w:rPrChange>
        </w:rPr>
        <w:t xml:space="preserve"> 02/0</w:t>
      </w:r>
      <w:r w:rsidRPr="000748C0">
        <w:rPr>
          <w:rFonts w:hint="cs"/>
          <w:szCs w:val="24"/>
          <w:rtl/>
          <w:rPrChange w:id="4208" w:author="Meryl Etman" w:date="2020-03-25T10:10:00Z">
            <w:rPr>
              <w:rFonts w:hint="cs"/>
              <w:szCs w:val="24"/>
              <w:rtl/>
            </w:rPr>
          </w:rPrChange>
        </w:rPr>
        <w:t>12</w:t>
      </w:r>
    </w:p>
    <w:p w14:paraId="655CC852" w14:textId="77777777" w:rsidR="00EB5A81" w:rsidRPr="000748C0" w:rsidRDefault="00EB5A81" w:rsidP="00EB5A81">
      <w:pPr>
        <w:numPr>
          <w:ilvl w:val="2"/>
          <w:numId w:val="32"/>
        </w:numPr>
        <w:spacing w:after="40"/>
        <w:ind w:left="1225" w:hanging="505"/>
        <w:jc w:val="both"/>
        <w:rPr>
          <w:szCs w:val="24"/>
          <w:rPrChange w:id="4209" w:author="Meryl Etman" w:date="2020-03-25T10:10:00Z">
            <w:rPr>
              <w:szCs w:val="24"/>
            </w:rPr>
          </w:rPrChange>
        </w:rPr>
      </w:pPr>
      <w:r w:rsidRPr="000748C0">
        <w:rPr>
          <w:rFonts w:hint="cs"/>
          <w:szCs w:val="24"/>
          <w:rtl/>
          <w:rPrChange w:id="4210" w:author="Meryl Etman" w:date="2020-03-25T10:10:00Z">
            <w:rPr>
              <w:rFonts w:hint="cs"/>
              <w:szCs w:val="24"/>
              <w:rtl/>
            </w:rPr>
          </w:rPrChange>
        </w:rPr>
        <w:t>רשימת תיוג: עבודות פיתוח</w:t>
      </w:r>
      <w:r w:rsidRPr="000748C0">
        <w:rPr>
          <w:rFonts w:hint="cs"/>
          <w:szCs w:val="24"/>
          <w:rtl/>
          <w:rPrChange w:id="4211" w:author="Meryl Etman" w:date="2020-03-25T10:10:00Z">
            <w:rPr>
              <w:rFonts w:hint="cs"/>
              <w:szCs w:val="24"/>
              <w:rtl/>
            </w:rPr>
          </w:rPrChange>
        </w:rPr>
        <w:tab/>
      </w:r>
      <w:r w:rsidRPr="000748C0">
        <w:rPr>
          <w:rFonts w:hint="cs"/>
          <w:szCs w:val="24"/>
          <w:rtl/>
          <w:rPrChange w:id="4212" w:author="Meryl Etman" w:date="2020-03-25T10:10:00Z">
            <w:rPr>
              <w:rFonts w:hint="cs"/>
              <w:szCs w:val="24"/>
              <w:rtl/>
            </w:rPr>
          </w:rPrChange>
        </w:rPr>
        <w:tab/>
      </w:r>
      <w:r w:rsidRPr="000748C0">
        <w:rPr>
          <w:rFonts w:hint="cs"/>
          <w:szCs w:val="24"/>
          <w:rtl/>
          <w:rPrChange w:id="4213" w:author="Meryl Etman" w:date="2020-03-25T10:10:00Z">
            <w:rPr>
              <w:rFonts w:hint="cs"/>
              <w:szCs w:val="24"/>
              <w:rtl/>
            </w:rPr>
          </w:rPrChange>
        </w:rPr>
        <w:tab/>
      </w:r>
      <w:r w:rsidRPr="000748C0">
        <w:rPr>
          <w:rFonts w:hint="cs"/>
          <w:szCs w:val="24"/>
          <w:rtl/>
          <w:rPrChange w:id="4214" w:author="Meryl Etman" w:date="2020-03-25T10:10:00Z">
            <w:rPr>
              <w:rFonts w:hint="cs"/>
              <w:szCs w:val="24"/>
              <w:rtl/>
            </w:rPr>
          </w:rPrChange>
        </w:rPr>
        <w:tab/>
        <w:t>מס'</w:t>
      </w:r>
      <w:r w:rsidRPr="000748C0">
        <w:rPr>
          <w:rFonts w:hint="cs"/>
          <w:szCs w:val="24"/>
          <w:rtl/>
          <w:rPrChange w:id="4215" w:author="Meryl Etman" w:date="2020-03-25T10:10:00Z">
            <w:rPr>
              <w:rFonts w:hint="cs"/>
              <w:szCs w:val="24"/>
              <w:rtl/>
            </w:rPr>
          </w:rPrChange>
        </w:rPr>
        <w:tab/>
        <w:t>02/013</w:t>
      </w:r>
    </w:p>
    <w:p w14:paraId="337DF151" w14:textId="77777777" w:rsidR="00EB5A81" w:rsidRPr="000748C0" w:rsidRDefault="00EB5A81" w:rsidP="00EB5A81">
      <w:pPr>
        <w:numPr>
          <w:ilvl w:val="1"/>
          <w:numId w:val="31"/>
        </w:numPr>
        <w:spacing w:before="120" w:line="480" w:lineRule="auto"/>
        <w:rPr>
          <w:szCs w:val="24"/>
          <w:rPrChange w:id="4216" w:author="Meryl Etman" w:date="2020-03-25T10:10:00Z">
            <w:rPr>
              <w:szCs w:val="24"/>
            </w:rPr>
          </w:rPrChange>
        </w:rPr>
      </w:pPr>
      <w:r w:rsidRPr="000748C0">
        <w:rPr>
          <w:rFonts w:hint="cs"/>
          <w:szCs w:val="24"/>
          <w:rtl/>
          <w:rPrChange w:id="4217" w:author="Meryl Etman" w:date="2020-03-25T10:10:00Z">
            <w:rPr>
              <w:rFonts w:hint="cs"/>
              <w:szCs w:val="24"/>
              <w:rtl/>
            </w:rPr>
          </w:rPrChange>
        </w:rPr>
        <w:t xml:space="preserve">נספח מס' 3 - </w:t>
      </w:r>
      <w:r w:rsidRPr="000748C0">
        <w:rPr>
          <w:szCs w:val="24"/>
          <w:rtl/>
          <w:rPrChange w:id="4218" w:author="Meryl Etman" w:date="2020-03-25T10:10:00Z">
            <w:rPr>
              <w:szCs w:val="24"/>
              <w:rtl/>
            </w:rPr>
          </w:rPrChange>
        </w:rPr>
        <w:t xml:space="preserve">בדיקות </w:t>
      </w:r>
      <w:r w:rsidRPr="000748C0">
        <w:rPr>
          <w:rFonts w:hint="cs"/>
          <w:szCs w:val="24"/>
          <w:rtl/>
          <w:rPrChange w:id="4219" w:author="Meryl Etman" w:date="2020-03-25T10:10:00Z">
            <w:rPr>
              <w:rFonts w:hint="cs"/>
              <w:szCs w:val="24"/>
              <w:rtl/>
            </w:rPr>
          </w:rPrChange>
        </w:rPr>
        <w:t xml:space="preserve">נדרשות </w:t>
      </w:r>
      <w:r w:rsidRPr="000748C0">
        <w:rPr>
          <w:szCs w:val="24"/>
          <w:rtl/>
          <w:rPrChange w:id="4220" w:author="Meryl Etman" w:date="2020-03-25T10:10:00Z">
            <w:rPr>
              <w:szCs w:val="24"/>
              <w:rtl/>
            </w:rPr>
          </w:rPrChange>
        </w:rPr>
        <w:t>–</w:t>
      </w:r>
      <w:r w:rsidRPr="000748C0">
        <w:rPr>
          <w:rFonts w:hint="cs"/>
          <w:szCs w:val="24"/>
          <w:rtl/>
          <w:rPrChange w:id="4221" w:author="Meryl Etman" w:date="2020-03-25T10:10:00Z">
            <w:rPr>
              <w:rFonts w:hint="cs"/>
              <w:szCs w:val="24"/>
              <w:rtl/>
            </w:rPr>
          </w:rPrChange>
        </w:rPr>
        <w:t xml:space="preserve"> מעבדה ויועצים (דוגמא).</w:t>
      </w:r>
    </w:p>
    <w:p w14:paraId="019F901D" w14:textId="77777777" w:rsidR="00EB5A81" w:rsidRPr="000748C0" w:rsidRDefault="00EB5A81" w:rsidP="00EB5A81">
      <w:pPr>
        <w:spacing w:before="120" w:line="480" w:lineRule="auto"/>
        <w:ind w:left="308"/>
        <w:rPr>
          <w:szCs w:val="24"/>
          <w:rPrChange w:id="4222" w:author="Meryl Etman" w:date="2020-03-25T10:10:00Z">
            <w:rPr>
              <w:szCs w:val="24"/>
            </w:rPr>
          </w:rPrChange>
        </w:rPr>
      </w:pPr>
      <w:r w:rsidRPr="000748C0">
        <w:rPr>
          <w:rFonts w:hint="cs"/>
          <w:szCs w:val="24"/>
          <w:rtl/>
          <w:rPrChange w:id="4223" w:author="Meryl Etman" w:date="2020-03-25T10:10:00Z">
            <w:rPr>
              <w:rFonts w:hint="cs"/>
              <w:szCs w:val="24"/>
              <w:rtl/>
            </w:rPr>
          </w:rPrChange>
        </w:rPr>
        <w:lastRenderedPageBreak/>
        <w:t>(ראה הנספחים להלן)</w:t>
      </w:r>
    </w:p>
    <w:p w14:paraId="61685A49" w14:textId="77777777" w:rsidR="00EB5A81" w:rsidRPr="000748C0" w:rsidRDefault="00EB5A81" w:rsidP="00EB5A81">
      <w:pPr>
        <w:spacing w:before="120" w:line="480" w:lineRule="auto"/>
        <w:ind w:left="792"/>
        <w:jc w:val="right"/>
        <w:rPr>
          <w:rtl/>
          <w:rPrChange w:id="4224" w:author="Meryl Etman" w:date="2020-03-25T10:10:00Z">
            <w:rPr>
              <w:rtl/>
            </w:rPr>
          </w:rPrChange>
        </w:rPr>
      </w:pPr>
      <w:r w:rsidRPr="000748C0">
        <w:rPr>
          <w:b/>
          <w:bCs/>
          <w:szCs w:val="24"/>
          <w:rtl/>
          <w:rPrChange w:id="4225" w:author="Meryl Etman" w:date="2020-03-25T10:10:00Z">
            <w:rPr>
              <w:b/>
              <w:bCs/>
              <w:szCs w:val="24"/>
              <w:rtl/>
            </w:rPr>
          </w:rPrChange>
        </w:rPr>
        <w:br w:type="page"/>
      </w:r>
      <w:r w:rsidRPr="000748C0">
        <w:rPr>
          <w:rFonts w:hint="cs"/>
          <w:rtl/>
          <w:rPrChange w:id="4226" w:author="Meryl Etman" w:date="2020-03-25T10:10:00Z">
            <w:rPr>
              <w:rFonts w:hint="cs"/>
              <w:rtl/>
            </w:rPr>
          </w:rPrChange>
        </w:rPr>
        <w:lastRenderedPageBreak/>
        <w:t>טופס מס' 320</w:t>
      </w:r>
    </w:p>
    <w:p w14:paraId="7B5C93BC" w14:textId="77777777" w:rsidR="00EB5A81" w:rsidRPr="000748C0" w:rsidRDefault="00EB5A81" w:rsidP="00EB5A81">
      <w:pPr>
        <w:spacing w:before="120" w:line="480" w:lineRule="auto"/>
        <w:ind w:left="24"/>
        <w:jc w:val="both"/>
        <w:rPr>
          <w:b/>
          <w:bCs/>
          <w:sz w:val="24"/>
          <w:szCs w:val="24"/>
          <w:u w:val="single"/>
          <w:rtl/>
          <w:rPrChange w:id="4227" w:author="Meryl Etman" w:date="2020-03-25T10:10:00Z">
            <w:rPr>
              <w:b/>
              <w:bCs/>
              <w:sz w:val="24"/>
              <w:szCs w:val="24"/>
              <w:u w:val="single"/>
              <w:rtl/>
            </w:rPr>
          </w:rPrChange>
        </w:rPr>
      </w:pPr>
      <w:r w:rsidRPr="000748C0">
        <w:rPr>
          <w:rFonts w:hint="cs"/>
          <w:b/>
          <w:bCs/>
          <w:sz w:val="24"/>
          <w:szCs w:val="24"/>
          <w:u w:val="single"/>
          <w:rtl/>
          <w:rPrChange w:id="4228" w:author="Meryl Etman" w:date="2020-03-25T10:10:00Z">
            <w:rPr>
              <w:rFonts w:hint="cs"/>
              <w:b/>
              <w:bCs/>
              <w:sz w:val="24"/>
              <w:szCs w:val="24"/>
              <w:u w:val="single"/>
              <w:rtl/>
            </w:rPr>
          </w:rPrChange>
        </w:rPr>
        <w:t xml:space="preserve">6.1 </w:t>
      </w:r>
      <w:r w:rsidRPr="000748C0">
        <w:rPr>
          <w:b/>
          <w:bCs/>
          <w:sz w:val="24"/>
          <w:szCs w:val="24"/>
          <w:u w:val="single"/>
          <w:rtl/>
          <w:rPrChange w:id="4229" w:author="Meryl Etman" w:date="2020-03-25T10:10:00Z">
            <w:rPr>
              <w:b/>
              <w:bCs/>
              <w:sz w:val="24"/>
              <w:szCs w:val="24"/>
              <w:u w:val="single"/>
              <w:rtl/>
            </w:rPr>
          </w:rPrChange>
        </w:rPr>
        <w:tab/>
      </w:r>
      <w:r w:rsidRPr="000748C0">
        <w:rPr>
          <w:rFonts w:hint="cs"/>
          <w:b/>
          <w:bCs/>
          <w:sz w:val="24"/>
          <w:szCs w:val="24"/>
          <w:u w:val="single"/>
          <w:rtl/>
          <w:rPrChange w:id="4230" w:author="Meryl Etman" w:date="2020-03-25T10:10:00Z">
            <w:rPr>
              <w:rFonts w:hint="cs"/>
              <w:b/>
              <w:bCs/>
              <w:sz w:val="24"/>
              <w:szCs w:val="24"/>
              <w:u w:val="single"/>
              <w:rtl/>
            </w:rPr>
          </w:rPrChange>
        </w:rPr>
        <w:t xml:space="preserve">נספח מס' 1 </w:t>
      </w:r>
      <w:r w:rsidRPr="000748C0">
        <w:rPr>
          <w:rFonts w:hint="cs"/>
          <w:b/>
          <w:bCs/>
          <w:sz w:val="24"/>
          <w:szCs w:val="24"/>
          <w:u w:val="single"/>
          <w:rtl/>
          <w:rPrChange w:id="4231" w:author="Meryl Etman" w:date="2020-03-25T10:10:00Z">
            <w:rPr>
              <w:rFonts w:hint="cs"/>
              <w:b/>
              <w:bCs/>
              <w:sz w:val="24"/>
              <w:szCs w:val="24"/>
              <w:u w:val="single"/>
              <w:rtl/>
            </w:rPr>
          </w:rPrChange>
        </w:rPr>
        <w:tab/>
      </w:r>
      <w:r w:rsidRPr="000748C0">
        <w:rPr>
          <w:rFonts w:hint="cs"/>
          <w:b/>
          <w:bCs/>
          <w:sz w:val="24"/>
          <w:szCs w:val="24"/>
          <w:u w:val="single"/>
          <w:rtl/>
          <w:rPrChange w:id="4232" w:author="Meryl Etman" w:date="2020-03-25T10:10:00Z">
            <w:rPr>
              <w:rFonts w:hint="cs"/>
              <w:b/>
              <w:bCs/>
              <w:sz w:val="24"/>
              <w:szCs w:val="24"/>
              <w:u w:val="single"/>
              <w:rtl/>
            </w:rPr>
          </w:rPrChange>
        </w:rPr>
        <w:tab/>
      </w:r>
      <w:r w:rsidRPr="000748C0">
        <w:rPr>
          <w:rFonts w:hint="cs"/>
          <w:b/>
          <w:bCs/>
          <w:sz w:val="24"/>
          <w:szCs w:val="24"/>
          <w:u w:val="single"/>
          <w:rtl/>
          <w:rPrChange w:id="4233" w:author="Meryl Etman" w:date="2020-03-25T10:10:00Z">
            <w:rPr>
              <w:rFonts w:hint="cs"/>
              <w:b/>
              <w:bCs/>
              <w:sz w:val="24"/>
              <w:szCs w:val="24"/>
              <w:u w:val="single"/>
              <w:rtl/>
            </w:rPr>
          </w:rPrChange>
        </w:rPr>
        <w:tab/>
        <w:t>דוח חודשי - פיקוח</w:t>
      </w:r>
    </w:p>
    <w:p w14:paraId="299C8A36" w14:textId="77777777" w:rsidR="00EB5A81" w:rsidRPr="000748C0" w:rsidRDefault="00EB5A81" w:rsidP="00EB5A81">
      <w:pPr>
        <w:jc w:val="both"/>
        <w:rPr>
          <w:sz w:val="26"/>
          <w:szCs w:val="26"/>
          <w:rtl/>
          <w:rPrChange w:id="4234" w:author="Meryl Etman" w:date="2020-03-25T10:10:00Z">
            <w:rPr>
              <w:sz w:val="26"/>
              <w:szCs w:val="26"/>
              <w:rtl/>
            </w:rPr>
          </w:rPrChange>
        </w:rPr>
      </w:pPr>
      <w:r w:rsidRPr="000748C0">
        <w:rPr>
          <w:rFonts w:hint="cs"/>
          <w:sz w:val="26"/>
          <w:szCs w:val="26"/>
          <w:rtl/>
          <w:rPrChange w:id="4235" w:author="Meryl Etman" w:date="2020-03-25T10:10:00Z">
            <w:rPr>
              <w:rFonts w:hint="cs"/>
              <w:sz w:val="26"/>
              <w:szCs w:val="26"/>
              <w:rtl/>
            </w:rPr>
          </w:rPrChange>
        </w:rPr>
        <w:t>חודש:_____________</w:t>
      </w:r>
    </w:p>
    <w:p w14:paraId="756EF748" w14:textId="77777777" w:rsidR="00EB5A81" w:rsidRPr="000748C0" w:rsidRDefault="00EB5A81" w:rsidP="00EB5A81">
      <w:pPr>
        <w:jc w:val="both"/>
        <w:rPr>
          <w:sz w:val="26"/>
          <w:szCs w:val="26"/>
          <w:rtl/>
          <w:rPrChange w:id="4236" w:author="Meryl Etman" w:date="2020-03-25T10:10:00Z">
            <w:rPr>
              <w:sz w:val="26"/>
              <w:szCs w:val="26"/>
              <w:rtl/>
            </w:rPr>
          </w:rPrChange>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0748C0" w14:paraId="46673FE8" w14:textId="77777777" w:rsidTr="00603F1E">
        <w:tc>
          <w:tcPr>
            <w:tcW w:w="2375" w:type="dxa"/>
            <w:shd w:val="pct5" w:color="auto" w:fill="auto"/>
          </w:tcPr>
          <w:p w14:paraId="3D1171CE" w14:textId="77777777" w:rsidR="00EB5A81" w:rsidRPr="000748C0" w:rsidRDefault="00EB5A81" w:rsidP="00341985">
            <w:pPr>
              <w:jc w:val="both"/>
              <w:rPr>
                <w:sz w:val="24"/>
                <w:szCs w:val="24"/>
                <w:rtl/>
                <w:rPrChange w:id="4237" w:author="Meryl Etman" w:date="2020-03-25T10:10:00Z">
                  <w:rPr>
                    <w:sz w:val="24"/>
                    <w:szCs w:val="24"/>
                    <w:rtl/>
                  </w:rPr>
                </w:rPrChange>
              </w:rPr>
            </w:pPr>
            <w:r w:rsidRPr="000748C0">
              <w:rPr>
                <w:rFonts w:hint="cs"/>
                <w:sz w:val="24"/>
                <w:szCs w:val="24"/>
                <w:rtl/>
                <w:rPrChange w:id="4238" w:author="Meryl Etman" w:date="2020-03-25T10:10:00Z">
                  <w:rPr>
                    <w:rFonts w:hint="cs"/>
                    <w:sz w:val="24"/>
                    <w:szCs w:val="24"/>
                    <w:rtl/>
                  </w:rPr>
                </w:rPrChange>
              </w:rPr>
              <w:t>פרויקט/בניין</w:t>
            </w:r>
          </w:p>
        </w:tc>
        <w:tc>
          <w:tcPr>
            <w:tcW w:w="2551" w:type="dxa"/>
            <w:shd w:val="clear" w:color="auto" w:fill="auto"/>
          </w:tcPr>
          <w:p w14:paraId="6147ADFF" w14:textId="77777777" w:rsidR="00EB5A81" w:rsidRPr="000748C0" w:rsidRDefault="00EB5A81" w:rsidP="00341985">
            <w:pPr>
              <w:jc w:val="both"/>
              <w:rPr>
                <w:sz w:val="24"/>
                <w:szCs w:val="24"/>
                <w:rtl/>
                <w:rPrChange w:id="4239" w:author="Meryl Etman" w:date="2020-03-25T10:10:00Z">
                  <w:rPr>
                    <w:sz w:val="24"/>
                    <w:szCs w:val="24"/>
                    <w:rtl/>
                  </w:rPr>
                </w:rPrChange>
              </w:rPr>
            </w:pPr>
          </w:p>
        </w:tc>
        <w:tc>
          <w:tcPr>
            <w:tcW w:w="2552" w:type="dxa"/>
            <w:shd w:val="pct5" w:color="auto" w:fill="auto"/>
          </w:tcPr>
          <w:p w14:paraId="15EAF864" w14:textId="77777777" w:rsidR="00EB5A81" w:rsidRPr="000748C0" w:rsidRDefault="00EB5A81" w:rsidP="00341985">
            <w:pPr>
              <w:jc w:val="both"/>
              <w:rPr>
                <w:sz w:val="24"/>
                <w:szCs w:val="24"/>
                <w:rtl/>
                <w:rPrChange w:id="4240" w:author="Meryl Etman" w:date="2020-03-25T10:10:00Z">
                  <w:rPr>
                    <w:sz w:val="24"/>
                    <w:szCs w:val="24"/>
                    <w:rtl/>
                  </w:rPr>
                </w:rPrChange>
              </w:rPr>
            </w:pPr>
            <w:r w:rsidRPr="000748C0">
              <w:rPr>
                <w:rFonts w:hint="cs"/>
                <w:sz w:val="24"/>
                <w:szCs w:val="24"/>
                <w:rtl/>
                <w:rPrChange w:id="4241" w:author="Meryl Etman" w:date="2020-03-25T10:10:00Z">
                  <w:rPr>
                    <w:rFonts w:hint="cs"/>
                    <w:sz w:val="24"/>
                    <w:szCs w:val="24"/>
                    <w:rtl/>
                  </w:rPr>
                </w:rPrChange>
              </w:rPr>
              <w:t>מנ"פ אפריקה</w:t>
            </w:r>
          </w:p>
        </w:tc>
        <w:tc>
          <w:tcPr>
            <w:tcW w:w="1843" w:type="dxa"/>
            <w:shd w:val="clear" w:color="auto" w:fill="auto"/>
          </w:tcPr>
          <w:p w14:paraId="7247C541" w14:textId="77777777" w:rsidR="00EB5A81" w:rsidRPr="000748C0" w:rsidRDefault="00EB5A81" w:rsidP="00341985">
            <w:pPr>
              <w:jc w:val="both"/>
              <w:rPr>
                <w:sz w:val="24"/>
                <w:szCs w:val="24"/>
                <w:rtl/>
                <w:rPrChange w:id="4242" w:author="Meryl Etman" w:date="2020-03-25T10:10:00Z">
                  <w:rPr>
                    <w:sz w:val="24"/>
                    <w:szCs w:val="24"/>
                    <w:rtl/>
                  </w:rPr>
                </w:rPrChange>
              </w:rPr>
            </w:pPr>
          </w:p>
        </w:tc>
      </w:tr>
      <w:tr w:rsidR="00EB5A81" w:rsidRPr="000748C0" w14:paraId="47E3826F" w14:textId="77777777" w:rsidTr="00603F1E">
        <w:tc>
          <w:tcPr>
            <w:tcW w:w="2375" w:type="dxa"/>
            <w:shd w:val="pct5" w:color="auto" w:fill="auto"/>
          </w:tcPr>
          <w:p w14:paraId="020B7356" w14:textId="77777777" w:rsidR="00EB5A81" w:rsidRPr="000748C0" w:rsidRDefault="00EB5A81" w:rsidP="00341985">
            <w:pPr>
              <w:jc w:val="both"/>
              <w:rPr>
                <w:sz w:val="24"/>
                <w:szCs w:val="24"/>
                <w:rtl/>
                <w:rPrChange w:id="4243" w:author="Meryl Etman" w:date="2020-03-25T10:10:00Z">
                  <w:rPr>
                    <w:sz w:val="24"/>
                    <w:szCs w:val="24"/>
                    <w:rtl/>
                  </w:rPr>
                </w:rPrChange>
              </w:rPr>
            </w:pPr>
            <w:r w:rsidRPr="000748C0">
              <w:rPr>
                <w:rFonts w:hint="cs"/>
                <w:sz w:val="24"/>
                <w:szCs w:val="24"/>
                <w:rtl/>
                <w:rPrChange w:id="4244" w:author="Meryl Etman" w:date="2020-03-25T10:10:00Z">
                  <w:rPr>
                    <w:rFonts w:hint="cs"/>
                    <w:sz w:val="24"/>
                    <w:szCs w:val="24"/>
                    <w:rtl/>
                  </w:rPr>
                </w:rPrChange>
              </w:rPr>
              <w:t>חברת פיקוח:</w:t>
            </w:r>
          </w:p>
        </w:tc>
        <w:tc>
          <w:tcPr>
            <w:tcW w:w="2551" w:type="dxa"/>
            <w:shd w:val="clear" w:color="auto" w:fill="auto"/>
          </w:tcPr>
          <w:p w14:paraId="0C546BBC" w14:textId="77777777" w:rsidR="00EB5A81" w:rsidRPr="000748C0" w:rsidRDefault="00EB5A81" w:rsidP="00341985">
            <w:pPr>
              <w:jc w:val="both"/>
              <w:rPr>
                <w:sz w:val="24"/>
                <w:szCs w:val="24"/>
                <w:rtl/>
                <w:rPrChange w:id="4245" w:author="Meryl Etman" w:date="2020-03-25T10:10:00Z">
                  <w:rPr>
                    <w:sz w:val="24"/>
                    <w:szCs w:val="24"/>
                    <w:rtl/>
                  </w:rPr>
                </w:rPrChange>
              </w:rPr>
            </w:pPr>
          </w:p>
        </w:tc>
        <w:tc>
          <w:tcPr>
            <w:tcW w:w="2552" w:type="dxa"/>
            <w:shd w:val="pct5" w:color="auto" w:fill="auto"/>
          </w:tcPr>
          <w:p w14:paraId="1DB5B556" w14:textId="77777777" w:rsidR="00EB5A81" w:rsidRPr="000748C0" w:rsidRDefault="00EB5A81" w:rsidP="00341985">
            <w:pPr>
              <w:jc w:val="both"/>
              <w:rPr>
                <w:sz w:val="24"/>
                <w:szCs w:val="24"/>
                <w:rtl/>
                <w:rPrChange w:id="4246" w:author="Meryl Etman" w:date="2020-03-25T10:10:00Z">
                  <w:rPr>
                    <w:sz w:val="24"/>
                    <w:szCs w:val="24"/>
                    <w:rtl/>
                  </w:rPr>
                </w:rPrChange>
              </w:rPr>
            </w:pPr>
            <w:r w:rsidRPr="000748C0">
              <w:rPr>
                <w:rFonts w:hint="cs"/>
                <w:sz w:val="24"/>
                <w:szCs w:val="24"/>
                <w:rtl/>
                <w:rPrChange w:id="4247" w:author="Meryl Etman" w:date="2020-03-25T10:10:00Z">
                  <w:rPr>
                    <w:rFonts w:hint="cs"/>
                    <w:sz w:val="24"/>
                    <w:szCs w:val="24"/>
                    <w:rtl/>
                  </w:rPr>
                </w:rPrChange>
              </w:rPr>
              <w:t>שם המפקח:</w:t>
            </w:r>
          </w:p>
        </w:tc>
        <w:tc>
          <w:tcPr>
            <w:tcW w:w="1843" w:type="dxa"/>
            <w:shd w:val="clear" w:color="auto" w:fill="auto"/>
          </w:tcPr>
          <w:p w14:paraId="5EFA6AE3" w14:textId="77777777" w:rsidR="00EB5A81" w:rsidRPr="000748C0" w:rsidRDefault="00EB5A81" w:rsidP="00341985">
            <w:pPr>
              <w:jc w:val="both"/>
              <w:rPr>
                <w:sz w:val="24"/>
                <w:szCs w:val="24"/>
                <w:rtl/>
                <w:rPrChange w:id="4248" w:author="Meryl Etman" w:date="2020-03-25T10:10:00Z">
                  <w:rPr>
                    <w:sz w:val="24"/>
                    <w:szCs w:val="24"/>
                    <w:rtl/>
                  </w:rPr>
                </w:rPrChange>
              </w:rPr>
            </w:pPr>
          </w:p>
        </w:tc>
      </w:tr>
      <w:tr w:rsidR="00EB5A81" w:rsidRPr="000748C0" w14:paraId="46B827E0" w14:textId="77777777" w:rsidTr="00603F1E">
        <w:tc>
          <w:tcPr>
            <w:tcW w:w="2375" w:type="dxa"/>
            <w:shd w:val="pct5" w:color="auto" w:fill="auto"/>
          </w:tcPr>
          <w:p w14:paraId="7E0FB722" w14:textId="77777777" w:rsidR="00EB5A81" w:rsidRPr="000748C0" w:rsidRDefault="00EB5A81" w:rsidP="00341985">
            <w:pPr>
              <w:jc w:val="both"/>
              <w:rPr>
                <w:sz w:val="24"/>
                <w:szCs w:val="24"/>
                <w:rtl/>
                <w:rPrChange w:id="4249" w:author="Meryl Etman" w:date="2020-03-25T10:10:00Z">
                  <w:rPr>
                    <w:sz w:val="24"/>
                    <w:szCs w:val="24"/>
                    <w:rtl/>
                  </w:rPr>
                </w:rPrChange>
              </w:rPr>
            </w:pPr>
            <w:r w:rsidRPr="000748C0">
              <w:rPr>
                <w:rFonts w:hint="cs"/>
                <w:sz w:val="24"/>
                <w:szCs w:val="24"/>
                <w:rtl/>
                <w:rPrChange w:id="4250" w:author="Meryl Etman" w:date="2020-03-25T10:10:00Z">
                  <w:rPr>
                    <w:rFonts w:hint="cs"/>
                    <w:sz w:val="24"/>
                    <w:szCs w:val="24"/>
                    <w:rtl/>
                  </w:rPr>
                </w:rPrChange>
              </w:rPr>
              <w:t>קבלן:</w:t>
            </w:r>
          </w:p>
        </w:tc>
        <w:tc>
          <w:tcPr>
            <w:tcW w:w="2551" w:type="dxa"/>
            <w:shd w:val="clear" w:color="auto" w:fill="auto"/>
          </w:tcPr>
          <w:p w14:paraId="3BF19940" w14:textId="77777777" w:rsidR="00EB5A81" w:rsidRPr="000748C0" w:rsidRDefault="00EB5A81" w:rsidP="00341985">
            <w:pPr>
              <w:jc w:val="both"/>
              <w:rPr>
                <w:sz w:val="24"/>
                <w:szCs w:val="24"/>
                <w:rtl/>
                <w:rPrChange w:id="4251" w:author="Meryl Etman" w:date="2020-03-25T10:10:00Z">
                  <w:rPr>
                    <w:sz w:val="24"/>
                    <w:szCs w:val="24"/>
                    <w:rtl/>
                  </w:rPr>
                </w:rPrChange>
              </w:rPr>
            </w:pPr>
          </w:p>
        </w:tc>
        <w:tc>
          <w:tcPr>
            <w:tcW w:w="2552" w:type="dxa"/>
            <w:shd w:val="pct5" w:color="auto" w:fill="auto"/>
          </w:tcPr>
          <w:p w14:paraId="3E90F681" w14:textId="77777777" w:rsidR="00EB5A81" w:rsidRPr="000748C0" w:rsidRDefault="00EB5A81" w:rsidP="00341985">
            <w:pPr>
              <w:jc w:val="both"/>
              <w:rPr>
                <w:sz w:val="24"/>
                <w:szCs w:val="24"/>
                <w:rtl/>
                <w:rPrChange w:id="4252" w:author="Meryl Etman" w:date="2020-03-25T10:10:00Z">
                  <w:rPr>
                    <w:sz w:val="24"/>
                    <w:szCs w:val="24"/>
                    <w:rtl/>
                  </w:rPr>
                </w:rPrChange>
              </w:rPr>
            </w:pPr>
            <w:r w:rsidRPr="000748C0">
              <w:rPr>
                <w:rFonts w:hint="cs"/>
                <w:sz w:val="24"/>
                <w:szCs w:val="24"/>
                <w:rtl/>
                <w:rPrChange w:id="4253" w:author="Meryl Etman" w:date="2020-03-25T10:10:00Z">
                  <w:rPr>
                    <w:rFonts w:hint="cs"/>
                    <w:sz w:val="24"/>
                    <w:szCs w:val="24"/>
                    <w:rtl/>
                  </w:rPr>
                </w:rPrChange>
              </w:rPr>
              <w:t xml:space="preserve">מנ"פ קבלן:     </w:t>
            </w:r>
          </w:p>
          <w:p w14:paraId="5A4D8CED" w14:textId="77777777" w:rsidR="00EB5A81" w:rsidRPr="000748C0" w:rsidRDefault="00EB5A81" w:rsidP="00341985">
            <w:pPr>
              <w:jc w:val="both"/>
              <w:rPr>
                <w:sz w:val="24"/>
                <w:szCs w:val="24"/>
                <w:rtl/>
                <w:rPrChange w:id="4254" w:author="Meryl Etman" w:date="2020-03-25T10:10:00Z">
                  <w:rPr>
                    <w:sz w:val="24"/>
                    <w:szCs w:val="24"/>
                    <w:rtl/>
                  </w:rPr>
                </w:rPrChange>
              </w:rPr>
            </w:pPr>
            <w:r w:rsidRPr="000748C0">
              <w:rPr>
                <w:rFonts w:hint="cs"/>
                <w:sz w:val="24"/>
                <w:szCs w:val="24"/>
                <w:rtl/>
                <w:rPrChange w:id="4255" w:author="Meryl Etman" w:date="2020-03-25T10:10:00Z">
                  <w:rPr>
                    <w:rFonts w:hint="cs"/>
                    <w:sz w:val="24"/>
                    <w:szCs w:val="24"/>
                    <w:rtl/>
                  </w:rPr>
                </w:rPrChange>
              </w:rPr>
              <w:t>מנהל עבודה:</w:t>
            </w:r>
          </w:p>
        </w:tc>
        <w:tc>
          <w:tcPr>
            <w:tcW w:w="1843" w:type="dxa"/>
            <w:shd w:val="clear" w:color="auto" w:fill="auto"/>
          </w:tcPr>
          <w:p w14:paraId="6C2446AC" w14:textId="77777777" w:rsidR="00EB5A81" w:rsidRPr="000748C0" w:rsidRDefault="00EB5A81" w:rsidP="00341985">
            <w:pPr>
              <w:jc w:val="both"/>
              <w:rPr>
                <w:sz w:val="24"/>
                <w:szCs w:val="24"/>
                <w:rtl/>
                <w:rPrChange w:id="4256" w:author="Meryl Etman" w:date="2020-03-25T10:10:00Z">
                  <w:rPr>
                    <w:sz w:val="24"/>
                    <w:szCs w:val="24"/>
                    <w:rtl/>
                  </w:rPr>
                </w:rPrChange>
              </w:rPr>
            </w:pPr>
          </w:p>
        </w:tc>
      </w:tr>
    </w:tbl>
    <w:p w14:paraId="21DE8BBA" w14:textId="77777777" w:rsidR="00EB5A81" w:rsidRPr="000748C0" w:rsidRDefault="00EB5A81" w:rsidP="00EB5A81">
      <w:pPr>
        <w:jc w:val="both"/>
        <w:rPr>
          <w:sz w:val="26"/>
          <w:szCs w:val="26"/>
          <w:rtl/>
          <w:rPrChange w:id="4257" w:author="Meryl Etman" w:date="2020-03-25T10:10:00Z">
            <w:rPr>
              <w:sz w:val="26"/>
              <w:szCs w:val="26"/>
              <w:rtl/>
            </w:rPr>
          </w:rPrChange>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0748C0" w14:paraId="15793CEA" w14:textId="77777777" w:rsidTr="00603F1E">
        <w:tc>
          <w:tcPr>
            <w:tcW w:w="2463" w:type="dxa"/>
            <w:shd w:val="pct5" w:color="auto" w:fill="auto"/>
          </w:tcPr>
          <w:p w14:paraId="71A31FC1" w14:textId="77777777" w:rsidR="00EB5A81" w:rsidRPr="000748C0" w:rsidRDefault="00EB5A81" w:rsidP="00341985">
            <w:pPr>
              <w:jc w:val="both"/>
              <w:rPr>
                <w:sz w:val="26"/>
                <w:szCs w:val="26"/>
                <w:rtl/>
                <w:rPrChange w:id="4258" w:author="Meryl Etman" w:date="2020-03-25T10:10:00Z">
                  <w:rPr>
                    <w:sz w:val="26"/>
                    <w:szCs w:val="26"/>
                    <w:rtl/>
                  </w:rPr>
                </w:rPrChange>
              </w:rPr>
            </w:pPr>
            <w:r w:rsidRPr="000748C0">
              <w:rPr>
                <w:rFonts w:hint="cs"/>
                <w:sz w:val="26"/>
                <w:szCs w:val="26"/>
                <w:rtl/>
                <w:rPrChange w:id="4259" w:author="Meryl Etman" w:date="2020-03-25T10:10:00Z">
                  <w:rPr>
                    <w:rFonts w:hint="cs"/>
                    <w:sz w:val="26"/>
                    <w:szCs w:val="26"/>
                    <w:rtl/>
                  </w:rPr>
                </w:rPrChange>
              </w:rPr>
              <w:t>נושא</w:t>
            </w:r>
          </w:p>
        </w:tc>
        <w:tc>
          <w:tcPr>
            <w:tcW w:w="2747" w:type="dxa"/>
            <w:shd w:val="pct5" w:color="auto" w:fill="auto"/>
          </w:tcPr>
          <w:p w14:paraId="1A06305E" w14:textId="77777777" w:rsidR="00EB5A81" w:rsidRPr="000748C0" w:rsidRDefault="00EB5A81" w:rsidP="00341985">
            <w:pPr>
              <w:jc w:val="both"/>
              <w:rPr>
                <w:sz w:val="26"/>
                <w:szCs w:val="26"/>
                <w:rtl/>
                <w:rPrChange w:id="4260" w:author="Meryl Etman" w:date="2020-03-25T10:10:00Z">
                  <w:rPr>
                    <w:sz w:val="26"/>
                    <w:szCs w:val="26"/>
                    <w:rtl/>
                  </w:rPr>
                </w:rPrChange>
              </w:rPr>
            </w:pPr>
            <w:r w:rsidRPr="000748C0">
              <w:rPr>
                <w:rFonts w:hint="cs"/>
                <w:sz w:val="26"/>
                <w:szCs w:val="26"/>
                <w:rtl/>
                <w:rPrChange w:id="4261" w:author="Meryl Etman" w:date="2020-03-25T10:10:00Z">
                  <w:rPr>
                    <w:rFonts w:hint="cs"/>
                    <w:sz w:val="26"/>
                    <w:szCs w:val="26"/>
                    <w:rtl/>
                  </w:rPr>
                </w:rPrChange>
              </w:rPr>
              <w:t>פירוט</w:t>
            </w:r>
          </w:p>
        </w:tc>
        <w:tc>
          <w:tcPr>
            <w:tcW w:w="2268" w:type="dxa"/>
            <w:shd w:val="pct5" w:color="auto" w:fill="auto"/>
          </w:tcPr>
          <w:p w14:paraId="7A7A465C" w14:textId="77777777" w:rsidR="00EB5A81" w:rsidRPr="000748C0" w:rsidRDefault="00EB5A81" w:rsidP="00341985">
            <w:pPr>
              <w:jc w:val="both"/>
              <w:rPr>
                <w:sz w:val="26"/>
                <w:szCs w:val="26"/>
                <w:rtl/>
                <w:rPrChange w:id="4262" w:author="Meryl Etman" w:date="2020-03-25T10:10:00Z">
                  <w:rPr>
                    <w:sz w:val="26"/>
                    <w:szCs w:val="26"/>
                    <w:rtl/>
                  </w:rPr>
                </w:rPrChange>
              </w:rPr>
            </w:pPr>
            <w:r w:rsidRPr="000748C0">
              <w:rPr>
                <w:rFonts w:hint="cs"/>
                <w:sz w:val="26"/>
                <w:szCs w:val="26"/>
                <w:rtl/>
                <w:rPrChange w:id="4263" w:author="Meryl Etman" w:date="2020-03-25T10:10:00Z">
                  <w:rPr>
                    <w:rFonts w:hint="cs"/>
                    <w:sz w:val="26"/>
                    <w:szCs w:val="26"/>
                    <w:rtl/>
                  </w:rPr>
                </w:rPrChange>
              </w:rPr>
              <w:t>סטאטוס</w:t>
            </w:r>
          </w:p>
        </w:tc>
        <w:tc>
          <w:tcPr>
            <w:tcW w:w="1903" w:type="dxa"/>
            <w:shd w:val="pct5" w:color="auto" w:fill="auto"/>
          </w:tcPr>
          <w:p w14:paraId="3FEA2AD0" w14:textId="77777777" w:rsidR="00EB5A81" w:rsidRPr="000748C0" w:rsidRDefault="00EB5A81" w:rsidP="00341985">
            <w:pPr>
              <w:jc w:val="both"/>
              <w:rPr>
                <w:sz w:val="26"/>
                <w:szCs w:val="26"/>
                <w:rtl/>
                <w:rPrChange w:id="4264" w:author="Meryl Etman" w:date="2020-03-25T10:10:00Z">
                  <w:rPr>
                    <w:sz w:val="26"/>
                    <w:szCs w:val="26"/>
                    <w:rtl/>
                  </w:rPr>
                </w:rPrChange>
              </w:rPr>
            </w:pPr>
            <w:r w:rsidRPr="000748C0">
              <w:rPr>
                <w:rFonts w:hint="cs"/>
                <w:sz w:val="26"/>
                <w:szCs w:val="26"/>
                <w:rtl/>
                <w:rPrChange w:id="4265" w:author="Meryl Etman" w:date="2020-03-25T10:10:00Z">
                  <w:rPr>
                    <w:rFonts w:hint="cs"/>
                    <w:sz w:val="26"/>
                    <w:szCs w:val="26"/>
                    <w:rtl/>
                  </w:rPr>
                </w:rPrChange>
              </w:rPr>
              <w:t>הערות</w:t>
            </w:r>
          </w:p>
        </w:tc>
      </w:tr>
      <w:tr w:rsidR="00EB5A81" w:rsidRPr="000748C0" w14:paraId="3C90E882" w14:textId="77777777" w:rsidTr="00603F1E">
        <w:tc>
          <w:tcPr>
            <w:tcW w:w="2463" w:type="dxa"/>
            <w:shd w:val="clear" w:color="auto" w:fill="auto"/>
          </w:tcPr>
          <w:p w14:paraId="67229E32" w14:textId="77777777" w:rsidR="00EB5A81" w:rsidRPr="000748C0" w:rsidRDefault="00EB5A81" w:rsidP="00341985">
            <w:pPr>
              <w:jc w:val="both"/>
              <w:rPr>
                <w:rtl/>
                <w:rPrChange w:id="4266" w:author="Meryl Etman" w:date="2020-03-25T10:10:00Z">
                  <w:rPr>
                    <w:rtl/>
                  </w:rPr>
                </w:rPrChange>
              </w:rPr>
            </w:pPr>
            <w:r w:rsidRPr="000748C0">
              <w:rPr>
                <w:rFonts w:hint="cs"/>
                <w:rtl/>
                <w:rPrChange w:id="4267" w:author="Meryl Etman" w:date="2020-03-25T10:10:00Z">
                  <w:rPr>
                    <w:rFonts w:hint="cs"/>
                    <w:rtl/>
                  </w:rPr>
                </w:rPrChange>
              </w:rPr>
              <w:t>יומן עבודה</w:t>
            </w:r>
          </w:p>
        </w:tc>
        <w:tc>
          <w:tcPr>
            <w:tcW w:w="2747" w:type="dxa"/>
            <w:shd w:val="clear" w:color="auto" w:fill="auto"/>
          </w:tcPr>
          <w:p w14:paraId="361BBF0E" w14:textId="77777777" w:rsidR="00EB5A81" w:rsidRPr="000748C0" w:rsidRDefault="00EB5A81" w:rsidP="00341985">
            <w:pPr>
              <w:jc w:val="both"/>
              <w:rPr>
                <w:rtl/>
                <w:rPrChange w:id="4268" w:author="Meryl Etman" w:date="2020-03-25T10:10:00Z">
                  <w:rPr>
                    <w:rtl/>
                  </w:rPr>
                </w:rPrChange>
              </w:rPr>
            </w:pPr>
            <w:r w:rsidRPr="000748C0">
              <w:rPr>
                <w:rFonts w:hint="cs"/>
                <w:rtl/>
                <w:rPrChange w:id="4269" w:author="Meryl Etman" w:date="2020-03-25T10:10:00Z">
                  <w:rPr>
                    <w:rFonts w:hint="cs"/>
                    <w:rtl/>
                  </w:rPr>
                </w:rPrChange>
              </w:rPr>
              <w:t>נבדק מתאריך_______</w:t>
            </w:r>
          </w:p>
          <w:p w14:paraId="617D3C39" w14:textId="77777777" w:rsidR="00EB5A81" w:rsidRPr="000748C0" w:rsidRDefault="00EB5A81" w:rsidP="00341985">
            <w:pPr>
              <w:jc w:val="both"/>
              <w:rPr>
                <w:rtl/>
                <w:rPrChange w:id="4270" w:author="Meryl Etman" w:date="2020-03-25T10:10:00Z">
                  <w:rPr>
                    <w:rtl/>
                  </w:rPr>
                </w:rPrChange>
              </w:rPr>
            </w:pPr>
            <w:r w:rsidRPr="000748C0">
              <w:rPr>
                <w:rFonts w:hint="cs"/>
                <w:rtl/>
                <w:rPrChange w:id="4271" w:author="Meryl Etman" w:date="2020-03-25T10:10:00Z">
                  <w:rPr>
                    <w:rFonts w:hint="cs"/>
                    <w:rtl/>
                  </w:rPr>
                </w:rPrChange>
              </w:rPr>
              <w:t>עד תאריך__________</w:t>
            </w:r>
          </w:p>
        </w:tc>
        <w:tc>
          <w:tcPr>
            <w:tcW w:w="2268" w:type="dxa"/>
            <w:shd w:val="clear" w:color="auto" w:fill="auto"/>
          </w:tcPr>
          <w:p w14:paraId="1C7C4321" w14:textId="77777777" w:rsidR="00EB5A81" w:rsidRPr="000748C0" w:rsidRDefault="00EB5A81" w:rsidP="00341985">
            <w:pPr>
              <w:jc w:val="both"/>
              <w:rPr>
                <w:rtl/>
                <w:rPrChange w:id="4272" w:author="Meryl Etman" w:date="2020-03-25T10:10:00Z">
                  <w:rPr>
                    <w:rtl/>
                  </w:rPr>
                </w:rPrChange>
              </w:rPr>
            </w:pPr>
            <w:r w:rsidRPr="000748C0">
              <w:rPr>
                <w:rPrChange w:id="4273" w:author="Meryl Etman" w:date="2020-03-25T10:10:00Z">
                  <w:rPr/>
                </w:rPrChange>
              </w:rPr>
              <w:t></w:t>
            </w:r>
            <w:r w:rsidRPr="000748C0">
              <w:rPr>
                <w:rtl/>
                <w:rPrChange w:id="4274" w:author="Meryl Etman" w:date="2020-03-25T10:10:00Z">
                  <w:rPr>
                    <w:rtl/>
                  </w:rPr>
                </w:rPrChange>
              </w:rPr>
              <w:t xml:space="preserve"> </w:t>
            </w:r>
            <w:r w:rsidRPr="000748C0">
              <w:rPr>
                <w:rFonts w:hint="cs"/>
                <w:rtl/>
                <w:rPrChange w:id="4275" w:author="Meryl Etman" w:date="2020-03-25T10:10:00Z">
                  <w:rPr>
                    <w:rFonts w:hint="cs"/>
                    <w:rtl/>
                  </w:rPr>
                </w:rPrChange>
              </w:rPr>
              <w:t>תקין</w:t>
            </w:r>
          </w:p>
          <w:p w14:paraId="66281C75" w14:textId="77777777" w:rsidR="00EB5A81" w:rsidRPr="000748C0" w:rsidRDefault="00EB5A81" w:rsidP="00341985">
            <w:pPr>
              <w:jc w:val="both"/>
              <w:rPr>
                <w:rtl/>
                <w:rPrChange w:id="4276" w:author="Meryl Etman" w:date="2020-03-25T10:10:00Z">
                  <w:rPr>
                    <w:rtl/>
                  </w:rPr>
                </w:rPrChange>
              </w:rPr>
            </w:pPr>
            <w:r w:rsidRPr="000748C0">
              <w:rPr>
                <w:rPrChange w:id="4277" w:author="Meryl Etman" w:date="2020-03-25T10:10:00Z">
                  <w:rPr/>
                </w:rPrChange>
              </w:rPr>
              <w:t></w:t>
            </w:r>
            <w:r w:rsidRPr="000748C0">
              <w:rPr>
                <w:rtl/>
                <w:rPrChange w:id="4278" w:author="Meryl Etman" w:date="2020-03-25T10:10:00Z">
                  <w:rPr>
                    <w:rtl/>
                  </w:rPr>
                </w:rPrChange>
              </w:rPr>
              <w:t xml:space="preserve"> </w:t>
            </w:r>
            <w:r w:rsidRPr="000748C0">
              <w:rPr>
                <w:rFonts w:hint="cs"/>
                <w:rtl/>
                <w:rPrChange w:id="4279" w:author="Meryl Etman" w:date="2020-03-25T10:10:00Z">
                  <w:rPr>
                    <w:rFonts w:hint="cs"/>
                    <w:rtl/>
                  </w:rPr>
                </w:rPrChange>
              </w:rPr>
              <w:t>לא תקין</w:t>
            </w:r>
          </w:p>
          <w:p w14:paraId="2BD89BAF" w14:textId="77777777" w:rsidR="00EB5A81" w:rsidRPr="000748C0" w:rsidRDefault="00EB5A81" w:rsidP="00341985">
            <w:pPr>
              <w:jc w:val="both"/>
              <w:rPr>
                <w:rtl/>
                <w:rPrChange w:id="4280" w:author="Meryl Etman" w:date="2020-03-25T10:10:00Z">
                  <w:rPr>
                    <w:rtl/>
                  </w:rPr>
                </w:rPrChange>
              </w:rPr>
            </w:pPr>
          </w:p>
        </w:tc>
        <w:tc>
          <w:tcPr>
            <w:tcW w:w="1903" w:type="dxa"/>
            <w:shd w:val="clear" w:color="auto" w:fill="auto"/>
          </w:tcPr>
          <w:p w14:paraId="2FD9409F" w14:textId="77777777" w:rsidR="00EB5A81" w:rsidRPr="000748C0" w:rsidRDefault="00EB5A81" w:rsidP="00341985">
            <w:pPr>
              <w:jc w:val="both"/>
              <w:rPr>
                <w:rtl/>
                <w:rPrChange w:id="4281" w:author="Meryl Etman" w:date="2020-03-25T10:10:00Z">
                  <w:rPr>
                    <w:rtl/>
                  </w:rPr>
                </w:rPrChange>
              </w:rPr>
            </w:pPr>
          </w:p>
        </w:tc>
      </w:tr>
      <w:tr w:rsidR="00EB5A81" w:rsidRPr="000748C0" w14:paraId="32DAE0A2" w14:textId="77777777" w:rsidTr="00603F1E">
        <w:tc>
          <w:tcPr>
            <w:tcW w:w="2463" w:type="dxa"/>
            <w:shd w:val="clear" w:color="auto" w:fill="auto"/>
          </w:tcPr>
          <w:p w14:paraId="1E34876A" w14:textId="77777777" w:rsidR="00EB5A81" w:rsidRPr="000748C0" w:rsidRDefault="00EB5A81" w:rsidP="00341985">
            <w:pPr>
              <w:jc w:val="both"/>
              <w:rPr>
                <w:rtl/>
                <w:rPrChange w:id="4282" w:author="Meryl Etman" w:date="2020-03-25T10:10:00Z">
                  <w:rPr>
                    <w:rtl/>
                  </w:rPr>
                </w:rPrChange>
              </w:rPr>
            </w:pPr>
            <w:r w:rsidRPr="000748C0">
              <w:rPr>
                <w:rFonts w:hint="cs"/>
                <w:rtl/>
                <w:rPrChange w:id="4283" w:author="Meryl Etman" w:date="2020-03-25T10:10:00Z">
                  <w:rPr>
                    <w:rFonts w:hint="cs"/>
                    <w:rtl/>
                  </w:rPr>
                </w:rPrChange>
              </w:rPr>
              <w:t>שלב ביצוע</w:t>
            </w:r>
          </w:p>
        </w:tc>
        <w:tc>
          <w:tcPr>
            <w:tcW w:w="2747" w:type="dxa"/>
            <w:shd w:val="clear" w:color="auto" w:fill="auto"/>
          </w:tcPr>
          <w:p w14:paraId="603BAC39" w14:textId="77777777" w:rsidR="00EB5A81" w:rsidRPr="000748C0" w:rsidRDefault="00EB5A81" w:rsidP="00341985">
            <w:pPr>
              <w:jc w:val="both"/>
              <w:rPr>
                <w:rtl/>
                <w:rPrChange w:id="4284" w:author="Meryl Etman" w:date="2020-03-25T10:10:00Z">
                  <w:rPr>
                    <w:rtl/>
                  </w:rPr>
                </w:rPrChange>
              </w:rPr>
            </w:pPr>
            <w:r w:rsidRPr="000748C0">
              <w:rPr>
                <w:rPrChange w:id="4285" w:author="Meryl Etman" w:date="2020-03-25T10:10:00Z">
                  <w:rPr/>
                </w:rPrChange>
              </w:rPr>
              <w:t></w:t>
            </w:r>
            <w:r w:rsidRPr="000748C0">
              <w:rPr>
                <w:rFonts w:hint="cs"/>
                <w:rtl/>
                <w:rPrChange w:id="4286" w:author="Meryl Etman" w:date="2020-03-25T10:10:00Z">
                  <w:rPr>
                    <w:rFonts w:hint="cs"/>
                    <w:rtl/>
                  </w:rPr>
                </w:rPrChange>
              </w:rPr>
              <w:t>קידוח ויציקת כלונסאות</w:t>
            </w:r>
          </w:p>
          <w:p w14:paraId="6C4AE1D1" w14:textId="77777777" w:rsidR="00EB5A81" w:rsidRPr="000748C0" w:rsidRDefault="00EB5A81" w:rsidP="00341985">
            <w:pPr>
              <w:jc w:val="both"/>
              <w:rPr>
                <w:rtl/>
                <w:rPrChange w:id="4287" w:author="Meryl Etman" w:date="2020-03-25T10:10:00Z">
                  <w:rPr>
                    <w:rtl/>
                  </w:rPr>
                </w:rPrChange>
              </w:rPr>
            </w:pPr>
            <w:r w:rsidRPr="000748C0">
              <w:rPr>
                <w:rPrChange w:id="4288" w:author="Meryl Etman" w:date="2020-03-25T10:10:00Z">
                  <w:rPr/>
                </w:rPrChange>
              </w:rPr>
              <w:t></w:t>
            </w:r>
            <w:r w:rsidRPr="000748C0">
              <w:rPr>
                <w:rtl/>
                <w:rPrChange w:id="4289" w:author="Meryl Etman" w:date="2020-03-25T10:10:00Z">
                  <w:rPr>
                    <w:rtl/>
                  </w:rPr>
                </w:rPrChange>
              </w:rPr>
              <w:t xml:space="preserve"> </w:t>
            </w:r>
            <w:r w:rsidRPr="000748C0">
              <w:rPr>
                <w:rFonts w:hint="cs"/>
                <w:rtl/>
                <w:rPrChange w:id="4290" w:author="Meryl Etman" w:date="2020-03-25T10:10:00Z">
                  <w:rPr>
                    <w:rFonts w:hint="cs"/>
                    <w:rtl/>
                  </w:rPr>
                </w:rPrChange>
              </w:rPr>
              <w:t>יציקות בטון</w:t>
            </w:r>
          </w:p>
          <w:p w14:paraId="0FC60A56" w14:textId="77777777" w:rsidR="00EB5A81" w:rsidRPr="000748C0" w:rsidRDefault="00EB5A81" w:rsidP="00341985">
            <w:pPr>
              <w:jc w:val="both"/>
              <w:rPr>
                <w:rtl/>
                <w:rPrChange w:id="4291" w:author="Meryl Etman" w:date="2020-03-25T10:10:00Z">
                  <w:rPr>
                    <w:rtl/>
                  </w:rPr>
                </w:rPrChange>
              </w:rPr>
            </w:pPr>
            <w:r w:rsidRPr="000748C0">
              <w:rPr>
                <w:rPrChange w:id="4292" w:author="Meryl Etman" w:date="2020-03-25T10:10:00Z">
                  <w:rPr/>
                </w:rPrChange>
              </w:rPr>
              <w:t></w:t>
            </w:r>
            <w:r w:rsidRPr="000748C0">
              <w:rPr>
                <w:rtl/>
                <w:rPrChange w:id="4293" w:author="Meryl Etman" w:date="2020-03-25T10:10:00Z">
                  <w:rPr>
                    <w:rtl/>
                  </w:rPr>
                </w:rPrChange>
              </w:rPr>
              <w:t xml:space="preserve"> </w:t>
            </w:r>
            <w:r w:rsidRPr="000748C0">
              <w:rPr>
                <w:rFonts w:hint="cs"/>
                <w:rtl/>
                <w:rPrChange w:id="4294" w:author="Meryl Etman" w:date="2020-03-25T10:10:00Z">
                  <w:rPr>
                    <w:rFonts w:hint="cs"/>
                    <w:rtl/>
                  </w:rPr>
                </w:rPrChange>
              </w:rPr>
              <w:t>בניית מחיצות</w:t>
            </w:r>
          </w:p>
          <w:p w14:paraId="3B873F03" w14:textId="77777777" w:rsidR="00EB5A81" w:rsidRPr="000748C0" w:rsidRDefault="00EB5A81" w:rsidP="00341985">
            <w:pPr>
              <w:jc w:val="both"/>
              <w:rPr>
                <w:rtl/>
                <w:rPrChange w:id="4295" w:author="Meryl Etman" w:date="2020-03-25T10:10:00Z">
                  <w:rPr>
                    <w:rtl/>
                  </w:rPr>
                </w:rPrChange>
              </w:rPr>
            </w:pPr>
            <w:r w:rsidRPr="000748C0">
              <w:rPr>
                <w:rPrChange w:id="4296" w:author="Meryl Etman" w:date="2020-03-25T10:10:00Z">
                  <w:rPr/>
                </w:rPrChange>
              </w:rPr>
              <w:t></w:t>
            </w:r>
            <w:r w:rsidRPr="000748C0">
              <w:rPr>
                <w:rtl/>
                <w:rPrChange w:id="4297" w:author="Meryl Etman" w:date="2020-03-25T10:10:00Z">
                  <w:rPr>
                    <w:rtl/>
                  </w:rPr>
                </w:rPrChange>
              </w:rPr>
              <w:t xml:space="preserve"> </w:t>
            </w:r>
            <w:r w:rsidRPr="000748C0">
              <w:rPr>
                <w:rFonts w:hint="cs"/>
                <w:rtl/>
                <w:rPrChange w:id="4298" w:author="Meryl Etman" w:date="2020-03-25T10:10:00Z">
                  <w:rPr>
                    <w:rFonts w:hint="cs"/>
                    <w:rtl/>
                  </w:rPr>
                </w:rPrChange>
              </w:rPr>
              <w:t>אינסטלציה</w:t>
            </w:r>
          </w:p>
          <w:p w14:paraId="4E8931A7" w14:textId="77777777" w:rsidR="00EB5A81" w:rsidRPr="000748C0" w:rsidRDefault="00EB5A81" w:rsidP="00341985">
            <w:pPr>
              <w:jc w:val="both"/>
              <w:rPr>
                <w:rtl/>
                <w:rPrChange w:id="4299" w:author="Meryl Etman" w:date="2020-03-25T10:10:00Z">
                  <w:rPr>
                    <w:rtl/>
                  </w:rPr>
                </w:rPrChange>
              </w:rPr>
            </w:pPr>
            <w:r w:rsidRPr="000748C0">
              <w:rPr>
                <w:rPrChange w:id="4300" w:author="Meryl Etman" w:date="2020-03-25T10:10:00Z">
                  <w:rPr/>
                </w:rPrChange>
              </w:rPr>
              <w:t></w:t>
            </w:r>
            <w:r w:rsidRPr="000748C0">
              <w:rPr>
                <w:rtl/>
                <w:rPrChange w:id="4301" w:author="Meryl Etman" w:date="2020-03-25T10:10:00Z">
                  <w:rPr>
                    <w:rtl/>
                  </w:rPr>
                </w:rPrChange>
              </w:rPr>
              <w:t xml:space="preserve"> </w:t>
            </w:r>
            <w:r w:rsidRPr="000748C0">
              <w:rPr>
                <w:rFonts w:hint="cs"/>
                <w:rtl/>
                <w:rPrChange w:id="4302" w:author="Meryl Etman" w:date="2020-03-25T10:10:00Z">
                  <w:rPr>
                    <w:rFonts w:hint="cs"/>
                    <w:rtl/>
                  </w:rPr>
                </w:rPrChange>
              </w:rPr>
              <w:t>חשמל</w:t>
            </w:r>
          </w:p>
          <w:p w14:paraId="0042AC2A" w14:textId="77777777" w:rsidR="00EB5A81" w:rsidRPr="000748C0" w:rsidRDefault="00EB5A81" w:rsidP="00341985">
            <w:pPr>
              <w:jc w:val="both"/>
              <w:rPr>
                <w:rtl/>
                <w:rPrChange w:id="4303" w:author="Meryl Etman" w:date="2020-03-25T10:10:00Z">
                  <w:rPr>
                    <w:rtl/>
                  </w:rPr>
                </w:rPrChange>
              </w:rPr>
            </w:pPr>
            <w:r w:rsidRPr="000748C0">
              <w:rPr>
                <w:rPrChange w:id="4304" w:author="Meryl Etman" w:date="2020-03-25T10:10:00Z">
                  <w:rPr/>
                </w:rPrChange>
              </w:rPr>
              <w:t></w:t>
            </w:r>
            <w:r w:rsidRPr="000748C0">
              <w:rPr>
                <w:rtl/>
                <w:rPrChange w:id="4305" w:author="Meryl Etman" w:date="2020-03-25T10:10:00Z">
                  <w:rPr>
                    <w:rtl/>
                  </w:rPr>
                </w:rPrChange>
              </w:rPr>
              <w:t xml:space="preserve"> </w:t>
            </w:r>
            <w:r w:rsidRPr="000748C0">
              <w:rPr>
                <w:rFonts w:hint="cs"/>
                <w:rtl/>
                <w:rPrChange w:id="4306" w:author="Meryl Etman" w:date="2020-03-25T10:10:00Z">
                  <w:rPr>
                    <w:rFonts w:hint="cs"/>
                    <w:rtl/>
                  </w:rPr>
                </w:rPrChange>
              </w:rPr>
              <w:t>אלומיניום</w:t>
            </w:r>
          </w:p>
          <w:p w14:paraId="18D3683B" w14:textId="77777777" w:rsidR="00EB5A81" w:rsidRPr="000748C0" w:rsidRDefault="00EB5A81" w:rsidP="00341985">
            <w:pPr>
              <w:jc w:val="both"/>
              <w:rPr>
                <w:rtl/>
                <w:rPrChange w:id="4307" w:author="Meryl Etman" w:date="2020-03-25T10:10:00Z">
                  <w:rPr>
                    <w:rtl/>
                  </w:rPr>
                </w:rPrChange>
              </w:rPr>
            </w:pPr>
            <w:r w:rsidRPr="000748C0">
              <w:rPr>
                <w:rPrChange w:id="4308" w:author="Meryl Etman" w:date="2020-03-25T10:10:00Z">
                  <w:rPr/>
                </w:rPrChange>
              </w:rPr>
              <w:t></w:t>
            </w:r>
            <w:r w:rsidRPr="000748C0">
              <w:rPr>
                <w:rtl/>
                <w:rPrChange w:id="4309" w:author="Meryl Etman" w:date="2020-03-25T10:10:00Z">
                  <w:rPr>
                    <w:rtl/>
                  </w:rPr>
                </w:rPrChange>
              </w:rPr>
              <w:t xml:space="preserve"> </w:t>
            </w:r>
            <w:r w:rsidRPr="000748C0">
              <w:rPr>
                <w:rFonts w:hint="cs"/>
                <w:rtl/>
                <w:rPrChange w:id="4310" w:author="Meryl Etman" w:date="2020-03-25T10:10:00Z">
                  <w:rPr>
                    <w:rFonts w:hint="cs"/>
                    <w:rtl/>
                  </w:rPr>
                </w:rPrChange>
              </w:rPr>
              <w:t>איטום</w:t>
            </w:r>
          </w:p>
          <w:p w14:paraId="01524FEB" w14:textId="77777777" w:rsidR="00EB5A81" w:rsidRPr="000748C0" w:rsidRDefault="00EB5A81" w:rsidP="00341985">
            <w:pPr>
              <w:jc w:val="both"/>
              <w:rPr>
                <w:rtl/>
                <w:rPrChange w:id="4311" w:author="Meryl Etman" w:date="2020-03-25T10:10:00Z">
                  <w:rPr>
                    <w:rtl/>
                  </w:rPr>
                </w:rPrChange>
              </w:rPr>
            </w:pPr>
            <w:r w:rsidRPr="000748C0">
              <w:rPr>
                <w:rPrChange w:id="4312" w:author="Meryl Etman" w:date="2020-03-25T10:10:00Z">
                  <w:rPr/>
                </w:rPrChange>
              </w:rPr>
              <w:t></w:t>
            </w:r>
            <w:r w:rsidRPr="000748C0">
              <w:rPr>
                <w:rtl/>
                <w:rPrChange w:id="4313" w:author="Meryl Etman" w:date="2020-03-25T10:10:00Z">
                  <w:rPr>
                    <w:rtl/>
                  </w:rPr>
                </w:rPrChange>
              </w:rPr>
              <w:t xml:space="preserve"> </w:t>
            </w:r>
            <w:r w:rsidRPr="000748C0">
              <w:rPr>
                <w:rFonts w:hint="cs"/>
                <w:rtl/>
                <w:rPrChange w:id="4314" w:author="Meryl Etman" w:date="2020-03-25T10:10:00Z">
                  <w:rPr>
                    <w:rFonts w:hint="cs"/>
                    <w:rtl/>
                  </w:rPr>
                </w:rPrChange>
              </w:rPr>
              <w:t>חיפוי</w:t>
            </w:r>
          </w:p>
          <w:p w14:paraId="4DD099DB" w14:textId="77777777" w:rsidR="00EB5A81" w:rsidRPr="000748C0" w:rsidRDefault="00EB5A81" w:rsidP="00341985">
            <w:pPr>
              <w:jc w:val="both"/>
              <w:rPr>
                <w:rtl/>
                <w:rPrChange w:id="4315" w:author="Meryl Etman" w:date="2020-03-25T10:10:00Z">
                  <w:rPr>
                    <w:rtl/>
                  </w:rPr>
                </w:rPrChange>
              </w:rPr>
            </w:pPr>
            <w:r w:rsidRPr="000748C0">
              <w:rPr>
                <w:rPrChange w:id="4316" w:author="Meryl Etman" w:date="2020-03-25T10:10:00Z">
                  <w:rPr/>
                </w:rPrChange>
              </w:rPr>
              <w:t></w:t>
            </w:r>
            <w:r w:rsidRPr="000748C0">
              <w:rPr>
                <w:rtl/>
                <w:rPrChange w:id="4317" w:author="Meryl Etman" w:date="2020-03-25T10:10:00Z">
                  <w:rPr>
                    <w:rtl/>
                  </w:rPr>
                </w:rPrChange>
              </w:rPr>
              <w:t xml:space="preserve"> </w:t>
            </w:r>
            <w:r w:rsidRPr="000748C0">
              <w:rPr>
                <w:rFonts w:hint="cs"/>
                <w:rtl/>
                <w:rPrChange w:id="4318" w:author="Meryl Etman" w:date="2020-03-25T10:10:00Z">
                  <w:rPr>
                    <w:rFonts w:hint="cs"/>
                    <w:rtl/>
                  </w:rPr>
                </w:rPrChange>
              </w:rPr>
              <w:t>ריצוף</w:t>
            </w:r>
          </w:p>
          <w:p w14:paraId="56AB4E64" w14:textId="77777777" w:rsidR="00EB5A81" w:rsidRPr="000748C0" w:rsidRDefault="00EB5A81" w:rsidP="00341985">
            <w:pPr>
              <w:jc w:val="both"/>
              <w:rPr>
                <w:rtl/>
                <w:rPrChange w:id="4319" w:author="Meryl Etman" w:date="2020-03-25T10:10:00Z">
                  <w:rPr>
                    <w:rtl/>
                  </w:rPr>
                </w:rPrChange>
              </w:rPr>
            </w:pPr>
            <w:r w:rsidRPr="000748C0">
              <w:rPr>
                <w:rFonts w:hint="cs"/>
                <w:rtl/>
                <w:rPrChange w:id="4320" w:author="Meryl Etman" w:date="2020-03-25T10:10:00Z">
                  <w:rPr>
                    <w:rFonts w:hint="cs"/>
                    <w:rtl/>
                  </w:rPr>
                </w:rPrChange>
              </w:rPr>
              <w:t>* יש לסמן עבודות מבוצעות באתר</w:t>
            </w:r>
          </w:p>
        </w:tc>
        <w:tc>
          <w:tcPr>
            <w:tcW w:w="2268" w:type="dxa"/>
            <w:shd w:val="clear" w:color="auto" w:fill="auto"/>
          </w:tcPr>
          <w:p w14:paraId="04EB3610" w14:textId="77777777" w:rsidR="00EB5A81" w:rsidRPr="000748C0" w:rsidRDefault="00EB5A81" w:rsidP="00341985">
            <w:pPr>
              <w:jc w:val="both"/>
              <w:rPr>
                <w:rtl/>
                <w:rPrChange w:id="4321" w:author="Meryl Etman" w:date="2020-03-25T10:10:00Z">
                  <w:rPr>
                    <w:rtl/>
                  </w:rPr>
                </w:rPrChange>
              </w:rPr>
            </w:pPr>
            <w:r w:rsidRPr="000748C0">
              <w:rPr>
                <w:rPrChange w:id="4322" w:author="Meryl Etman" w:date="2020-03-25T10:10:00Z">
                  <w:rPr/>
                </w:rPrChange>
              </w:rPr>
              <w:t></w:t>
            </w:r>
            <w:r w:rsidRPr="000748C0">
              <w:rPr>
                <w:rtl/>
                <w:rPrChange w:id="4323" w:author="Meryl Etman" w:date="2020-03-25T10:10:00Z">
                  <w:rPr>
                    <w:rtl/>
                  </w:rPr>
                </w:rPrChange>
              </w:rPr>
              <w:t xml:space="preserve"> </w:t>
            </w:r>
            <w:r w:rsidRPr="000748C0">
              <w:rPr>
                <w:rFonts w:hint="cs"/>
                <w:rtl/>
                <w:rPrChange w:id="4324" w:author="Meryl Etman" w:date="2020-03-25T10:10:00Z">
                  <w:rPr>
                    <w:rFonts w:hint="cs"/>
                    <w:rtl/>
                  </w:rPr>
                </w:rPrChange>
              </w:rPr>
              <w:t>נבדק ע"פ רשימת תיוג</w:t>
            </w:r>
          </w:p>
          <w:p w14:paraId="4E85AE39" w14:textId="77777777" w:rsidR="00EB5A81" w:rsidRPr="000748C0" w:rsidRDefault="00EB5A81" w:rsidP="00341985">
            <w:pPr>
              <w:jc w:val="both"/>
              <w:rPr>
                <w:rtl/>
                <w:rPrChange w:id="4325" w:author="Meryl Etman" w:date="2020-03-25T10:10:00Z">
                  <w:rPr>
                    <w:rtl/>
                  </w:rPr>
                </w:rPrChange>
              </w:rPr>
            </w:pPr>
            <w:r w:rsidRPr="000748C0">
              <w:rPr>
                <w:rPrChange w:id="4326" w:author="Meryl Etman" w:date="2020-03-25T10:10:00Z">
                  <w:rPr/>
                </w:rPrChange>
              </w:rPr>
              <w:t></w:t>
            </w:r>
            <w:r w:rsidRPr="000748C0">
              <w:rPr>
                <w:rtl/>
                <w:rPrChange w:id="4327" w:author="Meryl Etman" w:date="2020-03-25T10:10:00Z">
                  <w:rPr>
                    <w:rtl/>
                  </w:rPr>
                </w:rPrChange>
              </w:rPr>
              <w:t xml:space="preserve"> </w:t>
            </w:r>
            <w:r w:rsidRPr="000748C0">
              <w:rPr>
                <w:rFonts w:hint="cs"/>
                <w:rtl/>
                <w:rPrChange w:id="4328" w:author="Meryl Etman" w:date="2020-03-25T10:10:00Z">
                  <w:rPr>
                    <w:rFonts w:hint="cs"/>
                    <w:rtl/>
                  </w:rPr>
                </w:rPrChange>
              </w:rPr>
              <w:t>נבדק ע"פ רשימת תיוג</w:t>
            </w:r>
          </w:p>
          <w:p w14:paraId="79799333" w14:textId="77777777" w:rsidR="00EB5A81" w:rsidRPr="000748C0" w:rsidRDefault="00EB5A81" w:rsidP="00341985">
            <w:pPr>
              <w:jc w:val="both"/>
              <w:rPr>
                <w:rtl/>
                <w:rPrChange w:id="4329" w:author="Meryl Etman" w:date="2020-03-25T10:10:00Z">
                  <w:rPr>
                    <w:rtl/>
                  </w:rPr>
                </w:rPrChange>
              </w:rPr>
            </w:pPr>
            <w:r w:rsidRPr="000748C0">
              <w:rPr>
                <w:rPrChange w:id="4330" w:author="Meryl Etman" w:date="2020-03-25T10:10:00Z">
                  <w:rPr/>
                </w:rPrChange>
              </w:rPr>
              <w:t></w:t>
            </w:r>
            <w:r w:rsidRPr="000748C0">
              <w:rPr>
                <w:rtl/>
                <w:rPrChange w:id="4331" w:author="Meryl Etman" w:date="2020-03-25T10:10:00Z">
                  <w:rPr>
                    <w:rtl/>
                  </w:rPr>
                </w:rPrChange>
              </w:rPr>
              <w:t xml:space="preserve"> </w:t>
            </w:r>
            <w:r w:rsidRPr="000748C0">
              <w:rPr>
                <w:rFonts w:hint="cs"/>
                <w:rtl/>
                <w:rPrChange w:id="4332" w:author="Meryl Etman" w:date="2020-03-25T10:10:00Z">
                  <w:rPr>
                    <w:rFonts w:hint="cs"/>
                    <w:rtl/>
                  </w:rPr>
                </w:rPrChange>
              </w:rPr>
              <w:t>נבדק ע"פ רשימת תיוג</w:t>
            </w:r>
          </w:p>
          <w:p w14:paraId="48110B34" w14:textId="77777777" w:rsidR="00EB5A81" w:rsidRPr="000748C0" w:rsidRDefault="00EB5A81" w:rsidP="00341985">
            <w:pPr>
              <w:jc w:val="both"/>
              <w:rPr>
                <w:rtl/>
                <w:rPrChange w:id="4333" w:author="Meryl Etman" w:date="2020-03-25T10:10:00Z">
                  <w:rPr>
                    <w:rtl/>
                  </w:rPr>
                </w:rPrChange>
              </w:rPr>
            </w:pPr>
            <w:r w:rsidRPr="000748C0">
              <w:rPr>
                <w:rPrChange w:id="4334" w:author="Meryl Etman" w:date="2020-03-25T10:10:00Z">
                  <w:rPr/>
                </w:rPrChange>
              </w:rPr>
              <w:t></w:t>
            </w:r>
            <w:r w:rsidRPr="000748C0">
              <w:rPr>
                <w:rtl/>
                <w:rPrChange w:id="4335" w:author="Meryl Etman" w:date="2020-03-25T10:10:00Z">
                  <w:rPr>
                    <w:rtl/>
                  </w:rPr>
                </w:rPrChange>
              </w:rPr>
              <w:t xml:space="preserve"> </w:t>
            </w:r>
            <w:r w:rsidRPr="000748C0">
              <w:rPr>
                <w:rFonts w:hint="cs"/>
                <w:rtl/>
                <w:rPrChange w:id="4336" w:author="Meryl Etman" w:date="2020-03-25T10:10:00Z">
                  <w:rPr>
                    <w:rFonts w:hint="cs"/>
                    <w:rtl/>
                  </w:rPr>
                </w:rPrChange>
              </w:rPr>
              <w:t>נבדק ע"פ רשימת תיוג</w:t>
            </w:r>
          </w:p>
          <w:p w14:paraId="50E7B783" w14:textId="77777777" w:rsidR="00EB5A81" w:rsidRPr="000748C0" w:rsidRDefault="00EB5A81" w:rsidP="00341985">
            <w:pPr>
              <w:jc w:val="both"/>
              <w:rPr>
                <w:rtl/>
                <w:rPrChange w:id="4337" w:author="Meryl Etman" w:date="2020-03-25T10:10:00Z">
                  <w:rPr>
                    <w:rtl/>
                  </w:rPr>
                </w:rPrChange>
              </w:rPr>
            </w:pPr>
            <w:r w:rsidRPr="000748C0">
              <w:rPr>
                <w:rPrChange w:id="4338" w:author="Meryl Etman" w:date="2020-03-25T10:10:00Z">
                  <w:rPr/>
                </w:rPrChange>
              </w:rPr>
              <w:t></w:t>
            </w:r>
            <w:r w:rsidRPr="000748C0">
              <w:rPr>
                <w:rtl/>
                <w:rPrChange w:id="4339" w:author="Meryl Etman" w:date="2020-03-25T10:10:00Z">
                  <w:rPr>
                    <w:rtl/>
                  </w:rPr>
                </w:rPrChange>
              </w:rPr>
              <w:t xml:space="preserve"> </w:t>
            </w:r>
            <w:r w:rsidRPr="000748C0">
              <w:rPr>
                <w:rFonts w:hint="cs"/>
                <w:rtl/>
                <w:rPrChange w:id="4340" w:author="Meryl Etman" w:date="2020-03-25T10:10:00Z">
                  <w:rPr>
                    <w:rFonts w:hint="cs"/>
                    <w:rtl/>
                  </w:rPr>
                </w:rPrChange>
              </w:rPr>
              <w:t>נבדק ע"פ רשימת תיוג</w:t>
            </w:r>
          </w:p>
          <w:p w14:paraId="6477EC76" w14:textId="77777777" w:rsidR="00EB5A81" w:rsidRPr="000748C0" w:rsidRDefault="00EB5A81" w:rsidP="00341985">
            <w:pPr>
              <w:jc w:val="both"/>
              <w:rPr>
                <w:rtl/>
                <w:rPrChange w:id="4341" w:author="Meryl Etman" w:date="2020-03-25T10:10:00Z">
                  <w:rPr>
                    <w:rtl/>
                  </w:rPr>
                </w:rPrChange>
              </w:rPr>
            </w:pPr>
            <w:r w:rsidRPr="000748C0">
              <w:rPr>
                <w:rPrChange w:id="4342" w:author="Meryl Etman" w:date="2020-03-25T10:10:00Z">
                  <w:rPr/>
                </w:rPrChange>
              </w:rPr>
              <w:t></w:t>
            </w:r>
            <w:r w:rsidRPr="000748C0">
              <w:rPr>
                <w:rtl/>
                <w:rPrChange w:id="4343" w:author="Meryl Etman" w:date="2020-03-25T10:10:00Z">
                  <w:rPr>
                    <w:rtl/>
                  </w:rPr>
                </w:rPrChange>
              </w:rPr>
              <w:t xml:space="preserve"> </w:t>
            </w:r>
            <w:r w:rsidRPr="000748C0">
              <w:rPr>
                <w:rFonts w:hint="cs"/>
                <w:rtl/>
                <w:rPrChange w:id="4344" w:author="Meryl Etman" w:date="2020-03-25T10:10:00Z">
                  <w:rPr>
                    <w:rFonts w:hint="cs"/>
                    <w:rtl/>
                  </w:rPr>
                </w:rPrChange>
              </w:rPr>
              <w:t>נבדק ע"פ רשימת תיוג</w:t>
            </w:r>
          </w:p>
          <w:p w14:paraId="67B75CD5" w14:textId="77777777" w:rsidR="00EB5A81" w:rsidRPr="000748C0" w:rsidRDefault="00EB5A81" w:rsidP="00341985">
            <w:pPr>
              <w:jc w:val="both"/>
              <w:rPr>
                <w:rtl/>
                <w:rPrChange w:id="4345" w:author="Meryl Etman" w:date="2020-03-25T10:10:00Z">
                  <w:rPr>
                    <w:rtl/>
                  </w:rPr>
                </w:rPrChange>
              </w:rPr>
            </w:pPr>
            <w:r w:rsidRPr="000748C0">
              <w:rPr>
                <w:rPrChange w:id="4346" w:author="Meryl Etman" w:date="2020-03-25T10:10:00Z">
                  <w:rPr/>
                </w:rPrChange>
              </w:rPr>
              <w:t></w:t>
            </w:r>
            <w:r w:rsidRPr="000748C0">
              <w:rPr>
                <w:rtl/>
                <w:rPrChange w:id="4347" w:author="Meryl Etman" w:date="2020-03-25T10:10:00Z">
                  <w:rPr>
                    <w:rtl/>
                  </w:rPr>
                </w:rPrChange>
              </w:rPr>
              <w:t xml:space="preserve"> </w:t>
            </w:r>
            <w:r w:rsidRPr="000748C0">
              <w:rPr>
                <w:rFonts w:hint="cs"/>
                <w:rtl/>
                <w:rPrChange w:id="4348" w:author="Meryl Etman" w:date="2020-03-25T10:10:00Z">
                  <w:rPr>
                    <w:rFonts w:hint="cs"/>
                    <w:rtl/>
                  </w:rPr>
                </w:rPrChange>
              </w:rPr>
              <w:t>נבדק ע"פ רשימת תיוג</w:t>
            </w:r>
          </w:p>
          <w:p w14:paraId="00713BC9" w14:textId="77777777" w:rsidR="00EB5A81" w:rsidRPr="000748C0" w:rsidRDefault="00EB5A81" w:rsidP="00341985">
            <w:pPr>
              <w:jc w:val="both"/>
              <w:rPr>
                <w:rtl/>
                <w:rPrChange w:id="4349" w:author="Meryl Etman" w:date="2020-03-25T10:10:00Z">
                  <w:rPr>
                    <w:rtl/>
                  </w:rPr>
                </w:rPrChange>
              </w:rPr>
            </w:pPr>
            <w:r w:rsidRPr="000748C0">
              <w:rPr>
                <w:rPrChange w:id="4350" w:author="Meryl Etman" w:date="2020-03-25T10:10:00Z">
                  <w:rPr/>
                </w:rPrChange>
              </w:rPr>
              <w:t></w:t>
            </w:r>
            <w:r w:rsidRPr="000748C0">
              <w:rPr>
                <w:rtl/>
                <w:rPrChange w:id="4351" w:author="Meryl Etman" w:date="2020-03-25T10:10:00Z">
                  <w:rPr>
                    <w:rtl/>
                  </w:rPr>
                </w:rPrChange>
              </w:rPr>
              <w:t xml:space="preserve"> </w:t>
            </w:r>
            <w:r w:rsidRPr="000748C0">
              <w:rPr>
                <w:rFonts w:hint="cs"/>
                <w:rtl/>
                <w:rPrChange w:id="4352" w:author="Meryl Etman" w:date="2020-03-25T10:10:00Z">
                  <w:rPr>
                    <w:rFonts w:hint="cs"/>
                    <w:rtl/>
                  </w:rPr>
                </w:rPrChange>
              </w:rPr>
              <w:t>נבדק ע"פ רשימת תיוג</w:t>
            </w:r>
          </w:p>
          <w:p w14:paraId="130F50C9" w14:textId="77777777" w:rsidR="00EB5A81" w:rsidRPr="000748C0" w:rsidRDefault="00EB5A81" w:rsidP="00341985">
            <w:pPr>
              <w:jc w:val="both"/>
              <w:rPr>
                <w:rtl/>
                <w:rPrChange w:id="4353" w:author="Meryl Etman" w:date="2020-03-25T10:10:00Z">
                  <w:rPr>
                    <w:rtl/>
                  </w:rPr>
                </w:rPrChange>
              </w:rPr>
            </w:pPr>
            <w:r w:rsidRPr="000748C0">
              <w:rPr>
                <w:rPrChange w:id="4354" w:author="Meryl Etman" w:date="2020-03-25T10:10:00Z">
                  <w:rPr/>
                </w:rPrChange>
              </w:rPr>
              <w:t></w:t>
            </w:r>
            <w:r w:rsidRPr="000748C0">
              <w:rPr>
                <w:rtl/>
                <w:rPrChange w:id="4355" w:author="Meryl Etman" w:date="2020-03-25T10:10:00Z">
                  <w:rPr>
                    <w:rtl/>
                  </w:rPr>
                </w:rPrChange>
              </w:rPr>
              <w:t xml:space="preserve"> </w:t>
            </w:r>
            <w:r w:rsidRPr="000748C0">
              <w:rPr>
                <w:rFonts w:hint="cs"/>
                <w:rtl/>
                <w:rPrChange w:id="4356" w:author="Meryl Etman" w:date="2020-03-25T10:10:00Z">
                  <w:rPr>
                    <w:rFonts w:hint="cs"/>
                    <w:rtl/>
                  </w:rPr>
                </w:rPrChange>
              </w:rPr>
              <w:t>נבדק ע"פ רשימת תיוג</w:t>
            </w:r>
          </w:p>
          <w:p w14:paraId="4D9ADC6D" w14:textId="77777777" w:rsidR="00EB5A81" w:rsidRPr="000748C0" w:rsidRDefault="00EB5A81" w:rsidP="00341985">
            <w:pPr>
              <w:jc w:val="both"/>
              <w:rPr>
                <w:rtl/>
                <w:rPrChange w:id="4357" w:author="Meryl Etman" w:date="2020-03-25T10:10:00Z">
                  <w:rPr>
                    <w:rtl/>
                  </w:rPr>
                </w:rPrChange>
              </w:rPr>
            </w:pPr>
            <w:r w:rsidRPr="000748C0">
              <w:rPr>
                <w:rFonts w:hint="cs"/>
                <w:rtl/>
                <w:rPrChange w:id="4358" w:author="Meryl Etman" w:date="2020-03-25T10:10:00Z">
                  <w:rPr>
                    <w:rFonts w:hint="cs"/>
                    <w:rtl/>
                  </w:rPr>
                </w:rPrChange>
              </w:rPr>
              <w:t>* יש לצרף דוח בדיקה</w:t>
            </w:r>
          </w:p>
        </w:tc>
        <w:tc>
          <w:tcPr>
            <w:tcW w:w="1903" w:type="dxa"/>
            <w:shd w:val="clear" w:color="auto" w:fill="auto"/>
          </w:tcPr>
          <w:p w14:paraId="490729C9" w14:textId="77777777" w:rsidR="00EB5A81" w:rsidRPr="000748C0" w:rsidRDefault="00EB5A81" w:rsidP="00341985">
            <w:pPr>
              <w:jc w:val="both"/>
              <w:rPr>
                <w:rtl/>
                <w:rPrChange w:id="4359" w:author="Meryl Etman" w:date="2020-03-25T10:10:00Z">
                  <w:rPr>
                    <w:rtl/>
                  </w:rPr>
                </w:rPrChange>
              </w:rPr>
            </w:pPr>
          </w:p>
        </w:tc>
      </w:tr>
      <w:tr w:rsidR="00EB5A81" w:rsidRPr="000748C0" w14:paraId="4B389537" w14:textId="77777777" w:rsidTr="00603F1E">
        <w:tc>
          <w:tcPr>
            <w:tcW w:w="2463" w:type="dxa"/>
            <w:vMerge w:val="restart"/>
            <w:shd w:val="clear" w:color="auto" w:fill="auto"/>
          </w:tcPr>
          <w:p w14:paraId="11E86DD0" w14:textId="77777777" w:rsidR="00EB5A81" w:rsidRPr="000748C0" w:rsidRDefault="00EB5A81" w:rsidP="00341985">
            <w:pPr>
              <w:jc w:val="both"/>
              <w:rPr>
                <w:rtl/>
                <w:rPrChange w:id="4360" w:author="Meryl Etman" w:date="2020-03-25T10:10:00Z">
                  <w:rPr>
                    <w:rtl/>
                  </w:rPr>
                </w:rPrChange>
              </w:rPr>
            </w:pPr>
            <w:r w:rsidRPr="000748C0">
              <w:rPr>
                <w:rFonts w:hint="cs"/>
                <w:rtl/>
                <w:rPrChange w:id="4361" w:author="Meryl Etman" w:date="2020-03-25T10:10:00Z">
                  <w:rPr>
                    <w:rFonts w:hint="cs"/>
                    <w:rtl/>
                  </w:rPr>
                </w:rPrChange>
              </w:rPr>
              <w:t>בטיחות</w:t>
            </w:r>
          </w:p>
        </w:tc>
        <w:tc>
          <w:tcPr>
            <w:tcW w:w="2747" w:type="dxa"/>
            <w:shd w:val="clear" w:color="auto" w:fill="auto"/>
          </w:tcPr>
          <w:p w14:paraId="1CC97891" w14:textId="77777777" w:rsidR="00EB5A81" w:rsidRPr="000748C0" w:rsidRDefault="00EB5A81" w:rsidP="00341985">
            <w:pPr>
              <w:jc w:val="both"/>
              <w:rPr>
                <w:rtl/>
                <w:rPrChange w:id="4362" w:author="Meryl Etman" w:date="2020-03-25T10:10:00Z">
                  <w:rPr>
                    <w:rtl/>
                  </w:rPr>
                </w:rPrChange>
              </w:rPr>
            </w:pPr>
            <w:r w:rsidRPr="000748C0">
              <w:rPr>
                <w:rFonts w:hint="cs"/>
                <w:rtl/>
                <w:rPrChange w:id="4363" w:author="Meryl Etman" w:date="2020-03-25T10:10:00Z">
                  <w:rPr>
                    <w:rFonts w:hint="cs"/>
                    <w:rtl/>
                  </w:rPr>
                </w:rPrChange>
              </w:rPr>
              <w:t>אירועי בטיחות</w:t>
            </w:r>
          </w:p>
        </w:tc>
        <w:tc>
          <w:tcPr>
            <w:tcW w:w="2268" w:type="dxa"/>
            <w:shd w:val="clear" w:color="auto" w:fill="auto"/>
          </w:tcPr>
          <w:p w14:paraId="78230865" w14:textId="77777777" w:rsidR="00EB5A81" w:rsidRPr="000748C0" w:rsidRDefault="00EB5A81" w:rsidP="00341985">
            <w:pPr>
              <w:jc w:val="both"/>
              <w:rPr>
                <w:rtl/>
                <w:rPrChange w:id="4364" w:author="Meryl Etman" w:date="2020-03-25T10:10:00Z">
                  <w:rPr>
                    <w:rtl/>
                  </w:rPr>
                </w:rPrChange>
              </w:rPr>
            </w:pPr>
          </w:p>
        </w:tc>
        <w:tc>
          <w:tcPr>
            <w:tcW w:w="1903" w:type="dxa"/>
            <w:shd w:val="clear" w:color="auto" w:fill="auto"/>
          </w:tcPr>
          <w:p w14:paraId="730613F5" w14:textId="77777777" w:rsidR="00EB5A81" w:rsidRPr="000748C0" w:rsidRDefault="00EB5A81" w:rsidP="00341985">
            <w:pPr>
              <w:jc w:val="both"/>
              <w:rPr>
                <w:rtl/>
                <w:rPrChange w:id="4365" w:author="Meryl Etman" w:date="2020-03-25T10:10:00Z">
                  <w:rPr>
                    <w:rtl/>
                  </w:rPr>
                </w:rPrChange>
              </w:rPr>
            </w:pPr>
          </w:p>
        </w:tc>
      </w:tr>
      <w:tr w:rsidR="00EB5A81" w:rsidRPr="000748C0" w14:paraId="28ACD2AB" w14:textId="77777777" w:rsidTr="00603F1E">
        <w:tc>
          <w:tcPr>
            <w:tcW w:w="2463" w:type="dxa"/>
            <w:vMerge/>
            <w:shd w:val="clear" w:color="auto" w:fill="auto"/>
          </w:tcPr>
          <w:p w14:paraId="54C13885" w14:textId="77777777" w:rsidR="00EB5A81" w:rsidRPr="000748C0" w:rsidRDefault="00EB5A81" w:rsidP="00341985">
            <w:pPr>
              <w:jc w:val="both"/>
              <w:rPr>
                <w:rtl/>
                <w:rPrChange w:id="4366" w:author="Meryl Etman" w:date="2020-03-25T10:10:00Z">
                  <w:rPr>
                    <w:rtl/>
                  </w:rPr>
                </w:rPrChange>
              </w:rPr>
            </w:pPr>
          </w:p>
        </w:tc>
        <w:tc>
          <w:tcPr>
            <w:tcW w:w="2747" w:type="dxa"/>
            <w:shd w:val="clear" w:color="auto" w:fill="auto"/>
          </w:tcPr>
          <w:p w14:paraId="13A2227B" w14:textId="77777777" w:rsidR="00EB5A81" w:rsidRPr="000748C0" w:rsidRDefault="00EB5A81" w:rsidP="00341985">
            <w:pPr>
              <w:jc w:val="both"/>
              <w:rPr>
                <w:rtl/>
                <w:rPrChange w:id="4367" w:author="Meryl Etman" w:date="2020-03-25T10:10:00Z">
                  <w:rPr>
                    <w:rtl/>
                  </w:rPr>
                </w:rPrChange>
              </w:rPr>
            </w:pPr>
            <w:r w:rsidRPr="000748C0">
              <w:rPr>
                <w:rFonts w:hint="cs"/>
                <w:rtl/>
                <w:rPrChange w:id="4368" w:author="Meryl Etman" w:date="2020-03-25T10:10:00Z">
                  <w:rPr>
                    <w:rFonts w:hint="cs"/>
                    <w:rtl/>
                  </w:rPr>
                </w:rPrChange>
              </w:rPr>
              <w:t>מפגעי בטיחות</w:t>
            </w:r>
          </w:p>
        </w:tc>
        <w:tc>
          <w:tcPr>
            <w:tcW w:w="2268" w:type="dxa"/>
            <w:shd w:val="clear" w:color="auto" w:fill="auto"/>
          </w:tcPr>
          <w:p w14:paraId="4E118C32" w14:textId="77777777" w:rsidR="00EB5A81" w:rsidRPr="000748C0" w:rsidRDefault="00EB5A81" w:rsidP="00341985">
            <w:pPr>
              <w:jc w:val="both"/>
              <w:rPr>
                <w:rtl/>
                <w:rPrChange w:id="4369" w:author="Meryl Etman" w:date="2020-03-25T10:10:00Z">
                  <w:rPr>
                    <w:rtl/>
                  </w:rPr>
                </w:rPrChange>
              </w:rPr>
            </w:pPr>
          </w:p>
        </w:tc>
        <w:tc>
          <w:tcPr>
            <w:tcW w:w="1903" w:type="dxa"/>
            <w:shd w:val="clear" w:color="auto" w:fill="auto"/>
          </w:tcPr>
          <w:p w14:paraId="123C26E5" w14:textId="77777777" w:rsidR="00EB5A81" w:rsidRPr="000748C0" w:rsidRDefault="00EB5A81" w:rsidP="00341985">
            <w:pPr>
              <w:jc w:val="both"/>
              <w:rPr>
                <w:rtl/>
                <w:rPrChange w:id="4370" w:author="Meryl Etman" w:date="2020-03-25T10:10:00Z">
                  <w:rPr>
                    <w:rtl/>
                  </w:rPr>
                </w:rPrChange>
              </w:rPr>
            </w:pPr>
          </w:p>
        </w:tc>
      </w:tr>
      <w:tr w:rsidR="00EB5A81" w:rsidRPr="000748C0" w14:paraId="0B4A9151" w14:textId="77777777" w:rsidTr="00603F1E">
        <w:tc>
          <w:tcPr>
            <w:tcW w:w="2463" w:type="dxa"/>
            <w:vMerge/>
            <w:shd w:val="clear" w:color="auto" w:fill="auto"/>
          </w:tcPr>
          <w:p w14:paraId="091ABBCC" w14:textId="77777777" w:rsidR="00EB5A81" w:rsidRPr="000748C0" w:rsidRDefault="00EB5A81" w:rsidP="00341985">
            <w:pPr>
              <w:jc w:val="both"/>
              <w:rPr>
                <w:rtl/>
                <w:rPrChange w:id="4371" w:author="Meryl Etman" w:date="2020-03-25T10:10:00Z">
                  <w:rPr>
                    <w:rtl/>
                  </w:rPr>
                </w:rPrChange>
              </w:rPr>
            </w:pPr>
          </w:p>
        </w:tc>
        <w:tc>
          <w:tcPr>
            <w:tcW w:w="2747" w:type="dxa"/>
            <w:shd w:val="clear" w:color="auto" w:fill="auto"/>
          </w:tcPr>
          <w:p w14:paraId="61A33422" w14:textId="77777777" w:rsidR="00EB5A81" w:rsidRPr="000748C0" w:rsidRDefault="00EB5A81" w:rsidP="00341985">
            <w:pPr>
              <w:jc w:val="both"/>
              <w:rPr>
                <w:rtl/>
                <w:rPrChange w:id="4372" w:author="Meryl Etman" w:date="2020-03-25T10:10:00Z">
                  <w:rPr>
                    <w:rtl/>
                  </w:rPr>
                </w:rPrChange>
              </w:rPr>
            </w:pPr>
            <w:r w:rsidRPr="000748C0">
              <w:rPr>
                <w:rFonts w:hint="cs"/>
                <w:rtl/>
                <w:rPrChange w:id="4373" w:author="Meryl Etman" w:date="2020-03-25T10:10:00Z">
                  <w:rPr>
                    <w:rFonts w:hint="cs"/>
                    <w:rtl/>
                  </w:rPr>
                </w:rPrChange>
              </w:rPr>
              <w:t xml:space="preserve">פעולות לשיפור </w:t>
            </w:r>
            <w:r w:rsidRPr="000748C0">
              <w:rPr>
                <w:rtl/>
                <w:rPrChange w:id="4374" w:author="Meryl Etman" w:date="2020-03-25T10:10:00Z">
                  <w:rPr>
                    <w:rtl/>
                  </w:rPr>
                </w:rPrChange>
              </w:rPr>
              <w:t>–</w:t>
            </w:r>
            <w:r w:rsidRPr="000748C0">
              <w:rPr>
                <w:rFonts w:hint="cs"/>
                <w:rtl/>
                <w:rPrChange w:id="4375" w:author="Meryl Etman" w:date="2020-03-25T10:10:00Z">
                  <w:rPr>
                    <w:rFonts w:hint="cs"/>
                    <w:rtl/>
                  </w:rPr>
                </w:rPrChange>
              </w:rPr>
              <w:t xml:space="preserve"> קבלן</w:t>
            </w:r>
          </w:p>
        </w:tc>
        <w:tc>
          <w:tcPr>
            <w:tcW w:w="2268" w:type="dxa"/>
            <w:shd w:val="clear" w:color="auto" w:fill="auto"/>
          </w:tcPr>
          <w:p w14:paraId="4D13F0F1" w14:textId="77777777" w:rsidR="00EB5A81" w:rsidRPr="000748C0" w:rsidRDefault="00EB5A81" w:rsidP="00341985">
            <w:pPr>
              <w:jc w:val="both"/>
              <w:rPr>
                <w:rtl/>
                <w:rPrChange w:id="4376" w:author="Meryl Etman" w:date="2020-03-25T10:10:00Z">
                  <w:rPr>
                    <w:rtl/>
                  </w:rPr>
                </w:rPrChange>
              </w:rPr>
            </w:pPr>
          </w:p>
        </w:tc>
        <w:tc>
          <w:tcPr>
            <w:tcW w:w="1903" w:type="dxa"/>
            <w:shd w:val="clear" w:color="auto" w:fill="auto"/>
          </w:tcPr>
          <w:p w14:paraId="110F194E" w14:textId="77777777" w:rsidR="00EB5A81" w:rsidRPr="000748C0" w:rsidRDefault="00EB5A81" w:rsidP="00341985">
            <w:pPr>
              <w:jc w:val="both"/>
              <w:rPr>
                <w:rtl/>
                <w:rPrChange w:id="4377" w:author="Meryl Etman" w:date="2020-03-25T10:10:00Z">
                  <w:rPr>
                    <w:rtl/>
                  </w:rPr>
                </w:rPrChange>
              </w:rPr>
            </w:pPr>
          </w:p>
        </w:tc>
      </w:tr>
      <w:tr w:rsidR="00EB5A81" w:rsidRPr="000748C0" w14:paraId="6A0603F9" w14:textId="77777777" w:rsidTr="00603F1E">
        <w:tc>
          <w:tcPr>
            <w:tcW w:w="2463" w:type="dxa"/>
            <w:vMerge/>
            <w:shd w:val="clear" w:color="auto" w:fill="auto"/>
          </w:tcPr>
          <w:p w14:paraId="46B58AF2" w14:textId="77777777" w:rsidR="00EB5A81" w:rsidRPr="000748C0" w:rsidRDefault="00EB5A81" w:rsidP="00341985">
            <w:pPr>
              <w:jc w:val="both"/>
              <w:rPr>
                <w:rtl/>
                <w:rPrChange w:id="4378" w:author="Meryl Etman" w:date="2020-03-25T10:10:00Z">
                  <w:rPr>
                    <w:rtl/>
                  </w:rPr>
                </w:rPrChange>
              </w:rPr>
            </w:pPr>
          </w:p>
        </w:tc>
        <w:tc>
          <w:tcPr>
            <w:tcW w:w="2747" w:type="dxa"/>
            <w:shd w:val="clear" w:color="auto" w:fill="auto"/>
          </w:tcPr>
          <w:p w14:paraId="3DA03A6F" w14:textId="77777777" w:rsidR="00EB5A81" w:rsidRPr="000748C0" w:rsidRDefault="00EB5A81" w:rsidP="00341985">
            <w:pPr>
              <w:jc w:val="both"/>
              <w:rPr>
                <w:rtl/>
                <w:rPrChange w:id="4379" w:author="Meryl Etman" w:date="2020-03-25T10:10:00Z">
                  <w:rPr>
                    <w:rtl/>
                  </w:rPr>
                </w:rPrChange>
              </w:rPr>
            </w:pPr>
            <w:r w:rsidRPr="000748C0">
              <w:rPr>
                <w:rFonts w:hint="cs"/>
                <w:rtl/>
                <w:rPrChange w:id="4380" w:author="Meryl Etman" w:date="2020-03-25T10:10:00Z">
                  <w:rPr>
                    <w:rFonts w:hint="cs"/>
                    <w:rtl/>
                  </w:rPr>
                </w:rPrChange>
              </w:rPr>
              <w:t>הדרכות</w:t>
            </w:r>
          </w:p>
        </w:tc>
        <w:tc>
          <w:tcPr>
            <w:tcW w:w="2268" w:type="dxa"/>
            <w:shd w:val="clear" w:color="auto" w:fill="auto"/>
          </w:tcPr>
          <w:p w14:paraId="46EE89F8" w14:textId="77777777" w:rsidR="00EB5A81" w:rsidRPr="000748C0" w:rsidRDefault="00EB5A81" w:rsidP="00341985">
            <w:pPr>
              <w:jc w:val="both"/>
              <w:rPr>
                <w:rtl/>
                <w:rPrChange w:id="4381" w:author="Meryl Etman" w:date="2020-03-25T10:10:00Z">
                  <w:rPr>
                    <w:rtl/>
                  </w:rPr>
                </w:rPrChange>
              </w:rPr>
            </w:pPr>
          </w:p>
        </w:tc>
        <w:tc>
          <w:tcPr>
            <w:tcW w:w="1903" w:type="dxa"/>
            <w:shd w:val="clear" w:color="auto" w:fill="auto"/>
          </w:tcPr>
          <w:p w14:paraId="482FBA2C" w14:textId="77777777" w:rsidR="00EB5A81" w:rsidRPr="000748C0" w:rsidRDefault="00EB5A81" w:rsidP="00341985">
            <w:pPr>
              <w:jc w:val="both"/>
              <w:rPr>
                <w:rtl/>
                <w:rPrChange w:id="4382" w:author="Meryl Etman" w:date="2020-03-25T10:10:00Z">
                  <w:rPr>
                    <w:rtl/>
                  </w:rPr>
                </w:rPrChange>
              </w:rPr>
            </w:pPr>
          </w:p>
        </w:tc>
      </w:tr>
      <w:tr w:rsidR="00EB5A81" w:rsidRPr="000748C0" w14:paraId="2CF2F929" w14:textId="77777777" w:rsidTr="00603F1E">
        <w:tc>
          <w:tcPr>
            <w:tcW w:w="2463" w:type="dxa"/>
            <w:vMerge/>
            <w:shd w:val="clear" w:color="auto" w:fill="auto"/>
          </w:tcPr>
          <w:p w14:paraId="03D34712" w14:textId="77777777" w:rsidR="00EB5A81" w:rsidRPr="000748C0" w:rsidRDefault="00EB5A81" w:rsidP="00341985">
            <w:pPr>
              <w:jc w:val="both"/>
              <w:rPr>
                <w:rtl/>
                <w:rPrChange w:id="4383" w:author="Meryl Etman" w:date="2020-03-25T10:10:00Z">
                  <w:rPr>
                    <w:rtl/>
                  </w:rPr>
                </w:rPrChange>
              </w:rPr>
            </w:pPr>
          </w:p>
        </w:tc>
        <w:tc>
          <w:tcPr>
            <w:tcW w:w="2747" w:type="dxa"/>
            <w:shd w:val="clear" w:color="auto" w:fill="auto"/>
          </w:tcPr>
          <w:p w14:paraId="5B5A2852" w14:textId="77777777" w:rsidR="00EB5A81" w:rsidRPr="000748C0" w:rsidRDefault="00EB5A81" w:rsidP="00341985">
            <w:pPr>
              <w:jc w:val="both"/>
              <w:rPr>
                <w:rtl/>
                <w:rPrChange w:id="4384" w:author="Meryl Etman" w:date="2020-03-25T10:10:00Z">
                  <w:rPr>
                    <w:rtl/>
                  </w:rPr>
                </w:rPrChange>
              </w:rPr>
            </w:pPr>
            <w:r w:rsidRPr="000748C0">
              <w:rPr>
                <w:rFonts w:hint="cs"/>
                <w:rtl/>
                <w:rPrChange w:id="4385" w:author="Meryl Etman" w:date="2020-03-25T10:10:00Z">
                  <w:rPr>
                    <w:rFonts w:hint="cs"/>
                    <w:rtl/>
                  </w:rPr>
                </w:rPrChange>
              </w:rPr>
              <w:t>אחר</w:t>
            </w:r>
          </w:p>
        </w:tc>
        <w:tc>
          <w:tcPr>
            <w:tcW w:w="2268" w:type="dxa"/>
            <w:shd w:val="clear" w:color="auto" w:fill="auto"/>
          </w:tcPr>
          <w:p w14:paraId="2CC9C721" w14:textId="77777777" w:rsidR="00EB5A81" w:rsidRPr="000748C0" w:rsidRDefault="00EB5A81" w:rsidP="00341985">
            <w:pPr>
              <w:jc w:val="both"/>
              <w:rPr>
                <w:rtl/>
                <w:rPrChange w:id="4386" w:author="Meryl Etman" w:date="2020-03-25T10:10:00Z">
                  <w:rPr>
                    <w:rtl/>
                  </w:rPr>
                </w:rPrChange>
              </w:rPr>
            </w:pPr>
          </w:p>
        </w:tc>
        <w:tc>
          <w:tcPr>
            <w:tcW w:w="1903" w:type="dxa"/>
            <w:shd w:val="clear" w:color="auto" w:fill="auto"/>
          </w:tcPr>
          <w:p w14:paraId="53E901B2" w14:textId="77777777" w:rsidR="00EB5A81" w:rsidRPr="000748C0" w:rsidRDefault="00EB5A81" w:rsidP="00341985">
            <w:pPr>
              <w:jc w:val="both"/>
              <w:rPr>
                <w:rtl/>
                <w:rPrChange w:id="4387" w:author="Meryl Etman" w:date="2020-03-25T10:10:00Z">
                  <w:rPr>
                    <w:rtl/>
                  </w:rPr>
                </w:rPrChange>
              </w:rPr>
            </w:pPr>
          </w:p>
        </w:tc>
      </w:tr>
      <w:tr w:rsidR="00EB5A81" w:rsidRPr="000748C0" w14:paraId="1D8003D9" w14:textId="77777777" w:rsidTr="00603F1E">
        <w:tc>
          <w:tcPr>
            <w:tcW w:w="2463" w:type="dxa"/>
            <w:shd w:val="clear" w:color="auto" w:fill="auto"/>
          </w:tcPr>
          <w:p w14:paraId="004D582A" w14:textId="77777777" w:rsidR="00EB5A81" w:rsidRPr="000748C0" w:rsidRDefault="00EB5A81" w:rsidP="00341985">
            <w:pPr>
              <w:jc w:val="both"/>
              <w:rPr>
                <w:rtl/>
                <w:rPrChange w:id="4388" w:author="Meryl Etman" w:date="2020-03-25T10:10:00Z">
                  <w:rPr>
                    <w:rtl/>
                  </w:rPr>
                </w:rPrChange>
              </w:rPr>
            </w:pPr>
            <w:r w:rsidRPr="000748C0">
              <w:rPr>
                <w:rFonts w:hint="cs"/>
                <w:rtl/>
                <w:rPrChange w:id="4389" w:author="Meryl Etman" w:date="2020-03-25T10:10:00Z">
                  <w:rPr>
                    <w:rFonts w:hint="cs"/>
                    <w:rtl/>
                  </w:rPr>
                </w:rPrChange>
              </w:rPr>
              <w:t>תכניות</w:t>
            </w:r>
          </w:p>
        </w:tc>
        <w:tc>
          <w:tcPr>
            <w:tcW w:w="2747" w:type="dxa"/>
            <w:shd w:val="clear" w:color="auto" w:fill="auto"/>
          </w:tcPr>
          <w:p w14:paraId="323BF490" w14:textId="77777777" w:rsidR="00EB5A81" w:rsidRPr="000748C0" w:rsidRDefault="00EB5A81" w:rsidP="00341985">
            <w:pPr>
              <w:jc w:val="both"/>
              <w:rPr>
                <w:rtl/>
                <w:rPrChange w:id="4390" w:author="Meryl Etman" w:date="2020-03-25T10:10:00Z">
                  <w:rPr>
                    <w:rtl/>
                  </w:rPr>
                </w:rPrChange>
              </w:rPr>
            </w:pPr>
            <w:r w:rsidRPr="000748C0">
              <w:rPr>
                <w:rFonts w:hint="cs"/>
                <w:rtl/>
                <w:rPrChange w:id="4391" w:author="Meryl Etman" w:date="2020-03-25T10:10:00Z">
                  <w:rPr>
                    <w:rFonts w:hint="cs"/>
                    <w:rtl/>
                  </w:rPr>
                </w:rPrChange>
              </w:rPr>
              <w:t>בדיקה ועדכון  מהדורת תכניות</w:t>
            </w:r>
          </w:p>
          <w:p w14:paraId="4121FFB9" w14:textId="77777777" w:rsidR="00EB5A81" w:rsidRPr="000748C0" w:rsidRDefault="00EB5A81" w:rsidP="00341985">
            <w:pPr>
              <w:jc w:val="both"/>
              <w:rPr>
                <w:rtl/>
                <w:rPrChange w:id="4392" w:author="Meryl Etman" w:date="2020-03-25T10:10:00Z">
                  <w:rPr>
                    <w:rtl/>
                  </w:rPr>
                </w:rPrChange>
              </w:rPr>
            </w:pPr>
          </w:p>
        </w:tc>
        <w:tc>
          <w:tcPr>
            <w:tcW w:w="2268" w:type="dxa"/>
            <w:shd w:val="clear" w:color="auto" w:fill="auto"/>
          </w:tcPr>
          <w:p w14:paraId="505C220A" w14:textId="77777777" w:rsidR="00EB5A81" w:rsidRPr="000748C0" w:rsidRDefault="00EB5A81" w:rsidP="00341985">
            <w:pPr>
              <w:jc w:val="both"/>
              <w:rPr>
                <w:rtl/>
                <w:rPrChange w:id="4393" w:author="Meryl Etman" w:date="2020-03-25T10:10:00Z">
                  <w:rPr>
                    <w:rtl/>
                  </w:rPr>
                </w:rPrChange>
              </w:rPr>
            </w:pPr>
            <w:r w:rsidRPr="000748C0">
              <w:rPr>
                <w:rPrChange w:id="4394" w:author="Meryl Etman" w:date="2020-03-25T10:10:00Z">
                  <w:rPr/>
                </w:rPrChange>
              </w:rPr>
              <w:t></w:t>
            </w:r>
            <w:r w:rsidRPr="000748C0">
              <w:rPr>
                <w:rtl/>
                <w:rPrChange w:id="4395" w:author="Meryl Etman" w:date="2020-03-25T10:10:00Z">
                  <w:rPr>
                    <w:rtl/>
                  </w:rPr>
                </w:rPrChange>
              </w:rPr>
              <w:t xml:space="preserve"> </w:t>
            </w:r>
            <w:r w:rsidRPr="000748C0">
              <w:rPr>
                <w:rFonts w:hint="cs"/>
                <w:rtl/>
                <w:rPrChange w:id="4396" w:author="Meryl Etman" w:date="2020-03-25T10:10:00Z">
                  <w:rPr>
                    <w:rFonts w:hint="cs"/>
                    <w:rtl/>
                  </w:rPr>
                </w:rPrChange>
              </w:rPr>
              <w:t>תקין</w:t>
            </w:r>
          </w:p>
          <w:p w14:paraId="7992BE8F" w14:textId="77777777" w:rsidR="00EB5A81" w:rsidRPr="000748C0" w:rsidRDefault="00EB5A81" w:rsidP="00341985">
            <w:pPr>
              <w:jc w:val="both"/>
              <w:rPr>
                <w:rtl/>
                <w:rPrChange w:id="4397" w:author="Meryl Etman" w:date="2020-03-25T10:10:00Z">
                  <w:rPr>
                    <w:rtl/>
                  </w:rPr>
                </w:rPrChange>
              </w:rPr>
            </w:pPr>
            <w:r w:rsidRPr="000748C0">
              <w:rPr>
                <w:rPrChange w:id="4398" w:author="Meryl Etman" w:date="2020-03-25T10:10:00Z">
                  <w:rPr/>
                </w:rPrChange>
              </w:rPr>
              <w:t></w:t>
            </w:r>
            <w:r w:rsidRPr="000748C0">
              <w:rPr>
                <w:rtl/>
                <w:rPrChange w:id="4399" w:author="Meryl Etman" w:date="2020-03-25T10:10:00Z">
                  <w:rPr>
                    <w:rtl/>
                  </w:rPr>
                </w:rPrChange>
              </w:rPr>
              <w:t xml:space="preserve"> </w:t>
            </w:r>
            <w:r w:rsidRPr="000748C0">
              <w:rPr>
                <w:rFonts w:hint="cs"/>
                <w:rtl/>
                <w:rPrChange w:id="4400" w:author="Meryl Etman" w:date="2020-03-25T10:10:00Z">
                  <w:rPr>
                    <w:rFonts w:hint="cs"/>
                    <w:rtl/>
                  </w:rPr>
                </w:rPrChange>
              </w:rPr>
              <w:t>לא תקין</w:t>
            </w:r>
          </w:p>
        </w:tc>
        <w:tc>
          <w:tcPr>
            <w:tcW w:w="1903" w:type="dxa"/>
            <w:shd w:val="clear" w:color="auto" w:fill="auto"/>
          </w:tcPr>
          <w:p w14:paraId="0DA5677E" w14:textId="77777777" w:rsidR="00EB5A81" w:rsidRPr="000748C0" w:rsidRDefault="00EB5A81" w:rsidP="00341985">
            <w:pPr>
              <w:jc w:val="both"/>
              <w:rPr>
                <w:rtl/>
                <w:rPrChange w:id="4401" w:author="Meryl Etman" w:date="2020-03-25T10:10:00Z">
                  <w:rPr>
                    <w:rtl/>
                  </w:rPr>
                </w:rPrChange>
              </w:rPr>
            </w:pPr>
            <w:r w:rsidRPr="000748C0">
              <w:rPr>
                <w:rFonts w:hint="cs"/>
                <w:rtl/>
                <w:rPrChange w:id="4402" w:author="Meryl Etman" w:date="2020-03-25T10:10:00Z">
                  <w:rPr>
                    <w:rFonts w:hint="cs"/>
                    <w:rtl/>
                  </w:rPr>
                </w:rPrChange>
              </w:rPr>
              <w:t>פרוט רשימת תכניות</w:t>
            </w:r>
          </w:p>
        </w:tc>
      </w:tr>
      <w:tr w:rsidR="00EB5A81" w:rsidRPr="000748C0" w14:paraId="772C3BF0" w14:textId="77777777" w:rsidTr="00603F1E">
        <w:tc>
          <w:tcPr>
            <w:tcW w:w="2463" w:type="dxa"/>
            <w:shd w:val="clear" w:color="auto" w:fill="auto"/>
          </w:tcPr>
          <w:p w14:paraId="532062B7" w14:textId="77777777" w:rsidR="00EB5A81" w:rsidRPr="000748C0" w:rsidRDefault="00EB5A81" w:rsidP="00341985">
            <w:pPr>
              <w:jc w:val="both"/>
              <w:rPr>
                <w:rtl/>
                <w:rPrChange w:id="4403" w:author="Meryl Etman" w:date="2020-03-25T10:10:00Z">
                  <w:rPr>
                    <w:rtl/>
                  </w:rPr>
                </w:rPrChange>
              </w:rPr>
            </w:pPr>
            <w:r w:rsidRPr="000748C0">
              <w:rPr>
                <w:rFonts w:hint="cs"/>
                <w:rtl/>
                <w:rPrChange w:id="4404" w:author="Meryl Etman" w:date="2020-03-25T10:10:00Z">
                  <w:rPr>
                    <w:rFonts w:hint="cs"/>
                    <w:rtl/>
                  </w:rPr>
                </w:rPrChange>
              </w:rPr>
              <w:t>רישוי</w:t>
            </w:r>
          </w:p>
        </w:tc>
        <w:tc>
          <w:tcPr>
            <w:tcW w:w="2747" w:type="dxa"/>
            <w:shd w:val="clear" w:color="auto" w:fill="auto"/>
          </w:tcPr>
          <w:p w14:paraId="1C77D9E1" w14:textId="77777777" w:rsidR="00EB5A81" w:rsidRPr="000748C0" w:rsidRDefault="00EB5A81" w:rsidP="00341985">
            <w:pPr>
              <w:jc w:val="both"/>
              <w:rPr>
                <w:rtl/>
                <w:rPrChange w:id="4405" w:author="Meryl Etman" w:date="2020-03-25T10:10:00Z">
                  <w:rPr>
                    <w:rtl/>
                  </w:rPr>
                </w:rPrChange>
              </w:rPr>
            </w:pPr>
            <w:r w:rsidRPr="000748C0">
              <w:rPr>
                <w:rPrChange w:id="4406" w:author="Meryl Etman" w:date="2020-03-25T10:10:00Z">
                  <w:rPr/>
                </w:rPrChange>
              </w:rPr>
              <w:t></w:t>
            </w:r>
            <w:r w:rsidRPr="000748C0">
              <w:rPr>
                <w:rtl/>
                <w:rPrChange w:id="4407" w:author="Meryl Etman" w:date="2020-03-25T10:10:00Z">
                  <w:rPr>
                    <w:rtl/>
                  </w:rPr>
                </w:rPrChange>
              </w:rPr>
              <w:t xml:space="preserve"> </w:t>
            </w:r>
            <w:r w:rsidRPr="000748C0">
              <w:rPr>
                <w:rFonts w:hint="cs"/>
                <w:rtl/>
                <w:rPrChange w:id="4408" w:author="Meryl Etman" w:date="2020-03-25T10:10:00Z">
                  <w:rPr>
                    <w:rFonts w:hint="cs"/>
                    <w:rtl/>
                  </w:rPr>
                </w:rPrChange>
              </w:rPr>
              <w:t>היתר בניה</w:t>
            </w:r>
          </w:p>
          <w:p w14:paraId="3CEE4695" w14:textId="77777777" w:rsidR="00EB5A81" w:rsidRPr="000748C0" w:rsidRDefault="00EB5A81" w:rsidP="00341985">
            <w:pPr>
              <w:jc w:val="both"/>
              <w:rPr>
                <w:rtl/>
                <w:rPrChange w:id="4409" w:author="Meryl Etman" w:date="2020-03-25T10:10:00Z">
                  <w:rPr>
                    <w:rtl/>
                  </w:rPr>
                </w:rPrChange>
              </w:rPr>
            </w:pPr>
            <w:r w:rsidRPr="000748C0">
              <w:rPr>
                <w:rPrChange w:id="4410" w:author="Meryl Etman" w:date="2020-03-25T10:10:00Z">
                  <w:rPr/>
                </w:rPrChange>
              </w:rPr>
              <w:t></w:t>
            </w:r>
            <w:r w:rsidRPr="000748C0">
              <w:rPr>
                <w:rtl/>
                <w:rPrChange w:id="4411" w:author="Meryl Etman" w:date="2020-03-25T10:10:00Z">
                  <w:rPr>
                    <w:rtl/>
                  </w:rPr>
                </w:rPrChange>
              </w:rPr>
              <w:t xml:space="preserve"> </w:t>
            </w:r>
            <w:r w:rsidRPr="000748C0">
              <w:rPr>
                <w:rFonts w:hint="cs"/>
                <w:rtl/>
                <w:rPrChange w:id="4412" w:author="Meryl Etman" w:date="2020-03-25T10:10:00Z">
                  <w:rPr>
                    <w:rFonts w:hint="cs"/>
                    <w:rtl/>
                  </w:rPr>
                </w:rPrChange>
              </w:rPr>
              <w:t>טופס 4</w:t>
            </w:r>
          </w:p>
          <w:p w14:paraId="1C16A4AA" w14:textId="77777777" w:rsidR="00EB5A81" w:rsidRPr="000748C0" w:rsidRDefault="00EB5A81" w:rsidP="00341985">
            <w:pPr>
              <w:jc w:val="both"/>
              <w:rPr>
                <w:rtl/>
                <w:rPrChange w:id="4413" w:author="Meryl Etman" w:date="2020-03-25T10:10:00Z">
                  <w:rPr>
                    <w:rtl/>
                  </w:rPr>
                </w:rPrChange>
              </w:rPr>
            </w:pPr>
            <w:r w:rsidRPr="000748C0">
              <w:rPr>
                <w:rFonts w:hint="cs"/>
                <w:rtl/>
                <w:rPrChange w:id="4414" w:author="Meryl Etman" w:date="2020-03-25T10:10:00Z">
                  <w:rPr>
                    <w:rFonts w:hint="cs"/>
                    <w:rtl/>
                  </w:rPr>
                </w:rPrChange>
              </w:rPr>
              <w:t xml:space="preserve">ת. גמר </w:t>
            </w:r>
          </w:p>
          <w:p w14:paraId="2BB7BBC4" w14:textId="77777777" w:rsidR="00EB5A81" w:rsidRPr="000748C0" w:rsidRDefault="00EB5A81" w:rsidP="00341985">
            <w:pPr>
              <w:jc w:val="both"/>
              <w:rPr>
                <w:rtl/>
                <w:rPrChange w:id="4415" w:author="Meryl Etman" w:date="2020-03-25T10:10:00Z">
                  <w:rPr>
                    <w:rtl/>
                  </w:rPr>
                </w:rPrChange>
              </w:rPr>
            </w:pPr>
          </w:p>
        </w:tc>
        <w:tc>
          <w:tcPr>
            <w:tcW w:w="2268" w:type="dxa"/>
            <w:shd w:val="clear" w:color="auto" w:fill="auto"/>
          </w:tcPr>
          <w:p w14:paraId="42AB15E9" w14:textId="77777777" w:rsidR="00EB5A81" w:rsidRPr="000748C0" w:rsidRDefault="00EB5A81" w:rsidP="00341985">
            <w:pPr>
              <w:jc w:val="both"/>
              <w:rPr>
                <w:rtl/>
                <w:rPrChange w:id="4416" w:author="Meryl Etman" w:date="2020-03-25T10:10:00Z">
                  <w:rPr>
                    <w:rtl/>
                  </w:rPr>
                </w:rPrChange>
              </w:rPr>
            </w:pPr>
          </w:p>
          <w:p w14:paraId="38745EF7" w14:textId="77777777" w:rsidR="00EB5A81" w:rsidRPr="000748C0" w:rsidRDefault="00EB5A81" w:rsidP="00341985">
            <w:pPr>
              <w:jc w:val="both"/>
              <w:rPr>
                <w:rtl/>
                <w:rPrChange w:id="4417" w:author="Meryl Etman" w:date="2020-03-25T10:10:00Z">
                  <w:rPr>
                    <w:rtl/>
                  </w:rPr>
                </w:rPrChange>
              </w:rPr>
            </w:pPr>
          </w:p>
          <w:p w14:paraId="636C02F8" w14:textId="77777777" w:rsidR="00EB5A81" w:rsidRPr="000748C0" w:rsidRDefault="00EB5A81" w:rsidP="00341985">
            <w:pPr>
              <w:jc w:val="both"/>
              <w:rPr>
                <w:rtl/>
                <w:rPrChange w:id="4418" w:author="Meryl Etman" w:date="2020-03-25T10:10:00Z">
                  <w:rPr>
                    <w:rtl/>
                  </w:rPr>
                </w:rPrChange>
              </w:rPr>
            </w:pPr>
          </w:p>
          <w:p w14:paraId="41BACABF" w14:textId="77777777" w:rsidR="00EB5A81" w:rsidRPr="000748C0" w:rsidRDefault="00EB5A81" w:rsidP="00341985">
            <w:pPr>
              <w:jc w:val="both"/>
              <w:rPr>
                <w:rtl/>
                <w:rPrChange w:id="4419" w:author="Meryl Etman" w:date="2020-03-25T10:10:00Z">
                  <w:rPr>
                    <w:rtl/>
                  </w:rPr>
                </w:rPrChange>
              </w:rPr>
            </w:pPr>
          </w:p>
          <w:p w14:paraId="3600D562" w14:textId="77777777" w:rsidR="00EB5A81" w:rsidRPr="000748C0" w:rsidRDefault="00EB5A81" w:rsidP="00341985">
            <w:pPr>
              <w:jc w:val="both"/>
              <w:rPr>
                <w:rtl/>
                <w:rPrChange w:id="4420" w:author="Meryl Etman" w:date="2020-03-25T10:10:00Z">
                  <w:rPr>
                    <w:rtl/>
                  </w:rPr>
                </w:rPrChange>
              </w:rPr>
            </w:pPr>
            <w:r w:rsidRPr="000748C0">
              <w:rPr>
                <w:rFonts w:hint="cs"/>
                <w:rtl/>
                <w:rPrChange w:id="4421" w:author="Meryl Etman" w:date="2020-03-25T10:10:00Z">
                  <w:rPr>
                    <w:rFonts w:hint="cs"/>
                    <w:rtl/>
                  </w:rPr>
                </w:rPrChange>
              </w:rPr>
              <w:t>* צרף דוח סטאטוס</w:t>
            </w:r>
          </w:p>
        </w:tc>
        <w:tc>
          <w:tcPr>
            <w:tcW w:w="1903" w:type="dxa"/>
            <w:shd w:val="clear" w:color="auto" w:fill="auto"/>
          </w:tcPr>
          <w:p w14:paraId="5906DBD4" w14:textId="77777777" w:rsidR="00EB5A81" w:rsidRPr="000748C0" w:rsidRDefault="00EB5A81" w:rsidP="00341985">
            <w:pPr>
              <w:jc w:val="both"/>
              <w:rPr>
                <w:rtl/>
                <w:rPrChange w:id="4422" w:author="Meryl Etman" w:date="2020-03-25T10:10:00Z">
                  <w:rPr>
                    <w:rtl/>
                  </w:rPr>
                </w:rPrChange>
              </w:rPr>
            </w:pPr>
          </w:p>
        </w:tc>
      </w:tr>
      <w:tr w:rsidR="00EB5A81" w:rsidRPr="000748C0" w14:paraId="7D73304C" w14:textId="77777777" w:rsidTr="00603F1E">
        <w:tc>
          <w:tcPr>
            <w:tcW w:w="2463" w:type="dxa"/>
            <w:shd w:val="clear" w:color="auto" w:fill="auto"/>
          </w:tcPr>
          <w:p w14:paraId="770463EA" w14:textId="77777777" w:rsidR="00EB5A81" w:rsidRPr="000748C0" w:rsidRDefault="00EB5A81" w:rsidP="00341985">
            <w:pPr>
              <w:jc w:val="both"/>
              <w:rPr>
                <w:rtl/>
                <w:rPrChange w:id="4423" w:author="Meryl Etman" w:date="2020-03-25T10:10:00Z">
                  <w:rPr>
                    <w:rtl/>
                  </w:rPr>
                </w:rPrChange>
              </w:rPr>
            </w:pPr>
            <w:r w:rsidRPr="000748C0">
              <w:rPr>
                <w:rFonts w:hint="cs"/>
                <w:rtl/>
                <w:rPrChange w:id="4424" w:author="Meryl Etman" w:date="2020-03-25T10:10:00Z">
                  <w:rPr>
                    <w:rFonts w:hint="cs"/>
                    <w:rtl/>
                  </w:rPr>
                </w:rPrChange>
              </w:rPr>
              <w:t>שינויי  דיירים</w:t>
            </w:r>
          </w:p>
        </w:tc>
        <w:tc>
          <w:tcPr>
            <w:tcW w:w="2747" w:type="dxa"/>
            <w:shd w:val="clear" w:color="auto" w:fill="auto"/>
          </w:tcPr>
          <w:p w14:paraId="7E7A006A" w14:textId="77777777" w:rsidR="00EB5A81" w:rsidRPr="000748C0" w:rsidRDefault="00EB5A81" w:rsidP="00341985">
            <w:pPr>
              <w:jc w:val="both"/>
              <w:rPr>
                <w:rtl/>
                <w:rPrChange w:id="4425" w:author="Meryl Etman" w:date="2020-03-25T10:10:00Z">
                  <w:rPr>
                    <w:rtl/>
                  </w:rPr>
                </w:rPrChange>
              </w:rPr>
            </w:pPr>
            <w:r w:rsidRPr="000748C0">
              <w:rPr>
                <w:rPrChange w:id="4426" w:author="Meryl Etman" w:date="2020-03-25T10:10:00Z">
                  <w:rPr/>
                </w:rPrChange>
              </w:rPr>
              <w:t></w:t>
            </w:r>
            <w:r w:rsidRPr="000748C0">
              <w:rPr>
                <w:rtl/>
                <w:rPrChange w:id="4427" w:author="Meryl Etman" w:date="2020-03-25T10:10:00Z">
                  <w:rPr>
                    <w:rtl/>
                  </w:rPr>
                </w:rPrChange>
              </w:rPr>
              <w:t xml:space="preserve"> </w:t>
            </w:r>
            <w:r w:rsidRPr="000748C0">
              <w:rPr>
                <w:rFonts w:hint="cs"/>
                <w:rtl/>
                <w:rPrChange w:id="4428" w:author="Meryl Etman" w:date="2020-03-25T10:10:00Z">
                  <w:rPr>
                    <w:rFonts w:hint="cs"/>
                    <w:rtl/>
                  </w:rPr>
                </w:rPrChange>
              </w:rPr>
              <w:t>בדיקת דירות מיוחדות- כל הדירות</w:t>
            </w:r>
          </w:p>
          <w:p w14:paraId="296EDED1" w14:textId="77777777" w:rsidR="00EB5A81" w:rsidRPr="000748C0" w:rsidDel="00E00F08" w:rsidRDefault="00EB5A81" w:rsidP="00341985">
            <w:pPr>
              <w:jc w:val="both"/>
              <w:rPr>
                <w:rPrChange w:id="4429" w:author="Meryl Etman" w:date="2020-03-25T10:10:00Z">
                  <w:rPr/>
                </w:rPrChange>
              </w:rPr>
            </w:pPr>
            <w:r w:rsidRPr="000748C0">
              <w:rPr>
                <w:rPrChange w:id="4430" w:author="Meryl Etman" w:date="2020-03-25T10:10:00Z">
                  <w:rPr/>
                </w:rPrChange>
              </w:rPr>
              <w:t></w:t>
            </w:r>
            <w:r w:rsidRPr="000748C0">
              <w:rPr>
                <w:rtl/>
                <w:rPrChange w:id="4431" w:author="Meryl Etman" w:date="2020-03-25T10:10:00Z">
                  <w:rPr>
                    <w:rtl/>
                  </w:rPr>
                </w:rPrChange>
              </w:rPr>
              <w:t xml:space="preserve"> </w:t>
            </w:r>
            <w:r w:rsidRPr="000748C0">
              <w:rPr>
                <w:rFonts w:hint="cs"/>
                <w:rtl/>
                <w:rPrChange w:id="4432" w:author="Meryl Etman" w:date="2020-03-25T10:10:00Z">
                  <w:rPr>
                    <w:rFonts w:hint="cs"/>
                    <w:rtl/>
                  </w:rPr>
                </w:rPrChange>
              </w:rPr>
              <w:t>דירות רגילות- בדיקת דירה בקומה</w:t>
            </w:r>
          </w:p>
          <w:p w14:paraId="1D66B897" w14:textId="77777777" w:rsidR="00EB5A81" w:rsidRPr="000748C0" w:rsidRDefault="00EB5A81" w:rsidP="00341985">
            <w:pPr>
              <w:jc w:val="both"/>
              <w:rPr>
                <w:rtl/>
                <w:rPrChange w:id="4433" w:author="Meryl Etman" w:date="2020-03-25T10:10:00Z">
                  <w:rPr>
                    <w:rtl/>
                  </w:rPr>
                </w:rPrChange>
              </w:rPr>
            </w:pPr>
          </w:p>
        </w:tc>
        <w:tc>
          <w:tcPr>
            <w:tcW w:w="2268" w:type="dxa"/>
            <w:shd w:val="clear" w:color="auto" w:fill="auto"/>
          </w:tcPr>
          <w:p w14:paraId="08C44955" w14:textId="77777777" w:rsidR="00EB5A81" w:rsidRPr="000748C0" w:rsidRDefault="00EB5A81" w:rsidP="00341985">
            <w:pPr>
              <w:jc w:val="both"/>
              <w:rPr>
                <w:rtl/>
                <w:rPrChange w:id="4434" w:author="Meryl Etman" w:date="2020-03-25T10:10:00Z">
                  <w:rPr>
                    <w:rtl/>
                  </w:rPr>
                </w:rPrChange>
              </w:rPr>
            </w:pPr>
          </w:p>
        </w:tc>
        <w:tc>
          <w:tcPr>
            <w:tcW w:w="1903" w:type="dxa"/>
            <w:shd w:val="clear" w:color="auto" w:fill="auto"/>
          </w:tcPr>
          <w:p w14:paraId="6D3DF880" w14:textId="77777777" w:rsidR="00EB5A81" w:rsidRPr="000748C0" w:rsidRDefault="00EB5A81" w:rsidP="00341985">
            <w:pPr>
              <w:jc w:val="both"/>
              <w:rPr>
                <w:rtl/>
                <w:rPrChange w:id="4435" w:author="Meryl Etman" w:date="2020-03-25T10:10:00Z">
                  <w:rPr>
                    <w:rtl/>
                  </w:rPr>
                </w:rPrChange>
              </w:rPr>
            </w:pPr>
          </w:p>
        </w:tc>
      </w:tr>
      <w:tr w:rsidR="00EB5A81" w:rsidRPr="000748C0" w14:paraId="6F769557" w14:textId="77777777" w:rsidTr="00603F1E">
        <w:tc>
          <w:tcPr>
            <w:tcW w:w="2463" w:type="dxa"/>
            <w:shd w:val="clear" w:color="auto" w:fill="auto"/>
          </w:tcPr>
          <w:p w14:paraId="4710BFBB" w14:textId="77777777" w:rsidR="00EB5A81" w:rsidRPr="000748C0" w:rsidRDefault="00EB5A81" w:rsidP="00341985">
            <w:pPr>
              <w:jc w:val="both"/>
              <w:rPr>
                <w:rtl/>
                <w:rPrChange w:id="4436" w:author="Meryl Etman" w:date="2020-03-25T10:10:00Z">
                  <w:rPr>
                    <w:rtl/>
                  </w:rPr>
                </w:rPrChange>
              </w:rPr>
            </w:pPr>
            <w:r w:rsidRPr="000748C0">
              <w:rPr>
                <w:rFonts w:hint="cs"/>
                <w:rtl/>
                <w:rPrChange w:id="4437" w:author="Meryl Etman" w:date="2020-03-25T10:10:00Z">
                  <w:rPr>
                    <w:rFonts w:hint="cs"/>
                    <w:rtl/>
                  </w:rPr>
                </w:rPrChange>
              </w:rPr>
              <w:t xml:space="preserve">מבדקי איכות </w:t>
            </w:r>
          </w:p>
        </w:tc>
        <w:tc>
          <w:tcPr>
            <w:tcW w:w="2747" w:type="dxa"/>
            <w:shd w:val="clear" w:color="auto" w:fill="auto"/>
          </w:tcPr>
          <w:p w14:paraId="689846F7" w14:textId="77777777" w:rsidR="00EB5A81" w:rsidRPr="000748C0" w:rsidRDefault="00EB5A81" w:rsidP="00341985">
            <w:pPr>
              <w:jc w:val="both"/>
              <w:rPr>
                <w:rtl/>
                <w:rPrChange w:id="4438" w:author="Meryl Etman" w:date="2020-03-25T10:10:00Z">
                  <w:rPr>
                    <w:rtl/>
                  </w:rPr>
                </w:rPrChange>
              </w:rPr>
            </w:pPr>
            <w:r w:rsidRPr="000748C0">
              <w:rPr>
                <w:rPrChange w:id="4439" w:author="Meryl Etman" w:date="2020-03-25T10:10:00Z">
                  <w:rPr/>
                </w:rPrChange>
              </w:rPr>
              <w:t></w:t>
            </w:r>
            <w:r w:rsidRPr="000748C0">
              <w:rPr>
                <w:rtl/>
                <w:rPrChange w:id="4440" w:author="Meryl Etman" w:date="2020-03-25T10:10:00Z">
                  <w:rPr>
                    <w:rtl/>
                  </w:rPr>
                </w:rPrChange>
              </w:rPr>
              <w:t xml:space="preserve"> </w:t>
            </w:r>
            <w:r w:rsidRPr="000748C0">
              <w:rPr>
                <w:rFonts w:hint="cs"/>
                <w:rtl/>
                <w:rPrChange w:id="4441" w:author="Meryl Etman" w:date="2020-03-25T10:10:00Z">
                  <w:rPr>
                    <w:rFonts w:hint="cs"/>
                    <w:rtl/>
                  </w:rPr>
                </w:rPrChange>
              </w:rPr>
              <w:t>מבדק פנימי</w:t>
            </w:r>
          </w:p>
          <w:p w14:paraId="34E7705C" w14:textId="77777777" w:rsidR="00EB5A81" w:rsidRPr="000748C0" w:rsidRDefault="00EB5A81" w:rsidP="00341985">
            <w:pPr>
              <w:jc w:val="both"/>
              <w:rPr>
                <w:rtl/>
                <w:rPrChange w:id="4442" w:author="Meryl Etman" w:date="2020-03-25T10:10:00Z">
                  <w:rPr>
                    <w:rtl/>
                  </w:rPr>
                </w:rPrChange>
              </w:rPr>
            </w:pPr>
            <w:r w:rsidRPr="000748C0">
              <w:rPr>
                <w:rPrChange w:id="4443" w:author="Meryl Etman" w:date="2020-03-25T10:10:00Z">
                  <w:rPr/>
                </w:rPrChange>
              </w:rPr>
              <w:t></w:t>
            </w:r>
            <w:r w:rsidRPr="000748C0">
              <w:rPr>
                <w:rtl/>
                <w:rPrChange w:id="4444" w:author="Meryl Etman" w:date="2020-03-25T10:10:00Z">
                  <w:rPr>
                    <w:rtl/>
                  </w:rPr>
                </w:rPrChange>
              </w:rPr>
              <w:t xml:space="preserve"> </w:t>
            </w:r>
            <w:r w:rsidRPr="000748C0">
              <w:rPr>
                <w:rFonts w:hint="cs"/>
                <w:rtl/>
                <w:rPrChange w:id="4445" w:author="Meryl Etman" w:date="2020-03-25T10:10:00Z">
                  <w:rPr>
                    <w:rFonts w:hint="cs"/>
                    <w:rtl/>
                  </w:rPr>
                </w:rPrChange>
              </w:rPr>
              <w:t>מבדק חיצוני</w:t>
            </w:r>
          </w:p>
        </w:tc>
        <w:tc>
          <w:tcPr>
            <w:tcW w:w="2268" w:type="dxa"/>
            <w:shd w:val="clear" w:color="auto" w:fill="auto"/>
          </w:tcPr>
          <w:p w14:paraId="2DCE5237" w14:textId="77777777" w:rsidR="00EB5A81" w:rsidRPr="000748C0" w:rsidRDefault="00EB5A81" w:rsidP="00341985">
            <w:pPr>
              <w:jc w:val="both"/>
              <w:rPr>
                <w:rtl/>
                <w:rPrChange w:id="4446" w:author="Meryl Etman" w:date="2020-03-25T10:10:00Z">
                  <w:rPr>
                    <w:rtl/>
                  </w:rPr>
                </w:rPrChange>
              </w:rPr>
            </w:pPr>
            <w:r w:rsidRPr="000748C0">
              <w:rPr>
                <w:rPrChange w:id="4447" w:author="Meryl Etman" w:date="2020-03-25T10:10:00Z">
                  <w:rPr/>
                </w:rPrChange>
              </w:rPr>
              <w:t></w:t>
            </w:r>
            <w:r w:rsidRPr="000748C0">
              <w:rPr>
                <w:rtl/>
                <w:rPrChange w:id="4448" w:author="Meryl Etman" w:date="2020-03-25T10:10:00Z">
                  <w:rPr>
                    <w:rtl/>
                  </w:rPr>
                </w:rPrChange>
              </w:rPr>
              <w:t xml:space="preserve"> </w:t>
            </w:r>
            <w:r w:rsidRPr="000748C0">
              <w:rPr>
                <w:rFonts w:hint="cs"/>
                <w:rtl/>
                <w:rPrChange w:id="4449" w:author="Meryl Etman" w:date="2020-03-25T10:10:00Z">
                  <w:rPr>
                    <w:rFonts w:hint="cs"/>
                    <w:rtl/>
                  </w:rPr>
                </w:rPrChange>
              </w:rPr>
              <w:t>בוצע בדירות:</w:t>
            </w:r>
          </w:p>
          <w:p w14:paraId="5F34C4D2" w14:textId="77777777" w:rsidR="00EB5A81" w:rsidRPr="000748C0" w:rsidRDefault="00EB5A81" w:rsidP="00341985">
            <w:pPr>
              <w:jc w:val="both"/>
              <w:rPr>
                <w:rtl/>
                <w:rPrChange w:id="4450" w:author="Meryl Etman" w:date="2020-03-25T10:10:00Z">
                  <w:rPr>
                    <w:rtl/>
                  </w:rPr>
                </w:rPrChange>
              </w:rPr>
            </w:pPr>
            <w:r w:rsidRPr="000748C0">
              <w:rPr>
                <w:rFonts w:hint="cs"/>
                <w:rtl/>
                <w:rPrChange w:id="4451" w:author="Meryl Etman" w:date="2020-03-25T10:10:00Z">
                  <w:rPr>
                    <w:rFonts w:hint="cs"/>
                    <w:rtl/>
                  </w:rPr>
                </w:rPrChange>
              </w:rPr>
              <w:t>_______________</w:t>
            </w:r>
          </w:p>
          <w:p w14:paraId="066F9904" w14:textId="77777777" w:rsidR="00EB5A81" w:rsidRPr="000748C0" w:rsidRDefault="00EB5A81" w:rsidP="00341985">
            <w:pPr>
              <w:jc w:val="both"/>
              <w:rPr>
                <w:rtl/>
                <w:rPrChange w:id="4452" w:author="Meryl Etman" w:date="2020-03-25T10:10:00Z">
                  <w:rPr>
                    <w:rtl/>
                  </w:rPr>
                </w:rPrChange>
              </w:rPr>
            </w:pPr>
          </w:p>
          <w:p w14:paraId="024DD113" w14:textId="77777777" w:rsidR="00EB5A81" w:rsidRPr="000748C0" w:rsidRDefault="00EB5A81" w:rsidP="00341985">
            <w:pPr>
              <w:jc w:val="both"/>
              <w:rPr>
                <w:rtl/>
                <w:rPrChange w:id="4453" w:author="Meryl Etman" w:date="2020-03-25T10:10:00Z">
                  <w:rPr>
                    <w:rtl/>
                  </w:rPr>
                </w:rPrChange>
              </w:rPr>
            </w:pPr>
            <w:r w:rsidRPr="000748C0">
              <w:rPr>
                <w:rFonts w:hint="cs"/>
                <w:rtl/>
                <w:rPrChange w:id="4454" w:author="Meryl Etman" w:date="2020-03-25T10:10:00Z">
                  <w:rPr>
                    <w:rFonts w:hint="cs"/>
                    <w:rtl/>
                  </w:rPr>
                </w:rPrChange>
              </w:rPr>
              <w:t>* צרף דוח מבדק</w:t>
            </w:r>
          </w:p>
        </w:tc>
        <w:tc>
          <w:tcPr>
            <w:tcW w:w="1903" w:type="dxa"/>
            <w:shd w:val="clear" w:color="auto" w:fill="auto"/>
          </w:tcPr>
          <w:p w14:paraId="7E5A763A" w14:textId="77777777" w:rsidR="00EB5A81" w:rsidRPr="000748C0" w:rsidRDefault="00EB5A81" w:rsidP="00341985">
            <w:pPr>
              <w:jc w:val="both"/>
              <w:rPr>
                <w:rtl/>
                <w:rPrChange w:id="4455" w:author="Meryl Etman" w:date="2020-03-25T10:10:00Z">
                  <w:rPr>
                    <w:rtl/>
                  </w:rPr>
                </w:rPrChange>
              </w:rPr>
            </w:pPr>
          </w:p>
        </w:tc>
      </w:tr>
    </w:tbl>
    <w:p w14:paraId="334C2EB5" w14:textId="77777777" w:rsidR="00EB5A81" w:rsidRPr="000748C0" w:rsidRDefault="00EB5A81" w:rsidP="00EB5A81">
      <w:pPr>
        <w:jc w:val="both"/>
        <w:rPr>
          <w:rtl/>
          <w:rPrChange w:id="4456" w:author="Meryl Etman" w:date="2020-03-25T10:10:00Z">
            <w:rPr>
              <w:rtl/>
            </w:rPr>
          </w:rPrChange>
        </w:rPr>
      </w:pPr>
      <w:r w:rsidRPr="000748C0">
        <w:rPr>
          <w:rPrChange w:id="4457" w:author="Meryl Etman" w:date="2020-03-25T10:10:00Z">
            <w:rPr/>
          </w:rPrChange>
        </w:rPr>
        <w:t></w:t>
      </w:r>
      <w:r w:rsidRPr="000748C0">
        <w:rPr>
          <w:rtl/>
          <w:rPrChange w:id="4458" w:author="Meryl Etman" w:date="2020-03-25T10:10:00Z">
            <w:rPr>
              <w:rtl/>
            </w:rPr>
          </w:rPrChange>
        </w:rPr>
        <w:t xml:space="preserve"> </w:t>
      </w:r>
      <w:r w:rsidRPr="000748C0">
        <w:rPr>
          <w:rFonts w:hint="cs"/>
          <w:rtl/>
          <w:rPrChange w:id="4459" w:author="Meryl Etman" w:date="2020-03-25T10:10:00Z">
            <w:rPr>
              <w:rFonts w:hint="cs"/>
              <w:rtl/>
            </w:rPr>
          </w:rPrChange>
        </w:rPr>
        <w:t>יש לצרף לחשבון חודשי - מפקח</w:t>
      </w:r>
    </w:p>
    <w:p w14:paraId="0CA89239" w14:textId="77777777" w:rsidR="00EB5A81" w:rsidRPr="000748C0" w:rsidRDefault="00EB5A81" w:rsidP="00EB5A81">
      <w:pPr>
        <w:jc w:val="both"/>
        <w:rPr>
          <w:rtl/>
          <w:rPrChange w:id="4460" w:author="Meryl Etman" w:date="2020-03-25T10:10:00Z">
            <w:rPr>
              <w:rtl/>
            </w:rPr>
          </w:rPrChange>
        </w:rPr>
      </w:pPr>
    </w:p>
    <w:p w14:paraId="39FE5E96" w14:textId="77777777" w:rsidR="00EB5A81" w:rsidRPr="000748C0" w:rsidRDefault="00EB5A81" w:rsidP="00EB5A81">
      <w:pPr>
        <w:spacing w:after="120"/>
        <w:ind w:left="24"/>
        <w:jc w:val="both"/>
        <w:rPr>
          <w:b/>
          <w:bCs/>
          <w:sz w:val="24"/>
          <w:szCs w:val="24"/>
          <w:rPrChange w:id="4461" w:author="Meryl Etman" w:date="2020-03-25T10:10:00Z">
            <w:rPr>
              <w:b/>
              <w:bCs/>
              <w:sz w:val="24"/>
              <w:szCs w:val="24"/>
            </w:rPr>
          </w:rPrChange>
        </w:rPr>
      </w:pPr>
      <w:r w:rsidRPr="000748C0">
        <w:rPr>
          <w:rFonts w:ascii="Arial" w:eastAsia="Calibri" w:hAnsi="Arial"/>
          <w:sz w:val="26"/>
          <w:szCs w:val="26"/>
          <w:rtl/>
          <w:rPrChange w:id="4462" w:author="Meryl Etman" w:date="2020-03-25T10:10:00Z">
            <w:rPr>
              <w:rFonts w:ascii="Arial" w:eastAsia="Calibri" w:hAnsi="Arial"/>
              <w:sz w:val="26"/>
              <w:szCs w:val="26"/>
              <w:rtl/>
            </w:rPr>
          </w:rPrChange>
        </w:rPr>
        <w:br w:type="page"/>
      </w:r>
      <w:r w:rsidRPr="000748C0">
        <w:rPr>
          <w:rFonts w:hint="cs"/>
          <w:b/>
          <w:bCs/>
          <w:sz w:val="24"/>
          <w:szCs w:val="24"/>
          <w:u w:val="single"/>
          <w:rtl/>
          <w:rPrChange w:id="4463" w:author="Meryl Etman" w:date="2020-03-25T10:10:00Z">
            <w:rPr>
              <w:rFonts w:hint="cs"/>
              <w:b/>
              <w:bCs/>
              <w:sz w:val="24"/>
              <w:szCs w:val="24"/>
              <w:u w:val="single"/>
              <w:rtl/>
            </w:rPr>
          </w:rPrChange>
        </w:rPr>
        <w:lastRenderedPageBreak/>
        <w:t xml:space="preserve">6.2 </w:t>
      </w:r>
      <w:r w:rsidRPr="000748C0">
        <w:rPr>
          <w:b/>
          <w:bCs/>
          <w:sz w:val="24"/>
          <w:szCs w:val="24"/>
          <w:u w:val="single"/>
          <w:rtl/>
          <w:rPrChange w:id="4464" w:author="Meryl Etman" w:date="2020-03-25T10:10:00Z">
            <w:rPr>
              <w:b/>
              <w:bCs/>
              <w:sz w:val="24"/>
              <w:szCs w:val="24"/>
              <w:u w:val="single"/>
              <w:rtl/>
            </w:rPr>
          </w:rPrChange>
        </w:rPr>
        <w:tab/>
      </w:r>
      <w:r w:rsidRPr="000748C0">
        <w:rPr>
          <w:rFonts w:hint="cs"/>
          <w:b/>
          <w:bCs/>
          <w:sz w:val="24"/>
          <w:szCs w:val="24"/>
          <w:u w:val="single"/>
          <w:rtl/>
          <w:rPrChange w:id="4465" w:author="Meryl Etman" w:date="2020-03-25T10:10:00Z">
            <w:rPr>
              <w:rFonts w:hint="cs"/>
              <w:b/>
              <w:bCs/>
              <w:sz w:val="24"/>
              <w:szCs w:val="24"/>
              <w:u w:val="single"/>
              <w:rtl/>
            </w:rPr>
          </w:rPrChange>
        </w:rPr>
        <w:t xml:space="preserve">נספח מס' 2 </w:t>
      </w:r>
      <w:r w:rsidRPr="000748C0">
        <w:rPr>
          <w:b/>
          <w:bCs/>
          <w:sz w:val="24"/>
          <w:szCs w:val="24"/>
          <w:u w:val="single"/>
          <w:rtl/>
          <w:rPrChange w:id="4466" w:author="Meryl Etman" w:date="2020-03-25T10:10:00Z">
            <w:rPr>
              <w:b/>
              <w:bCs/>
              <w:sz w:val="24"/>
              <w:szCs w:val="24"/>
              <w:u w:val="single"/>
              <w:rtl/>
            </w:rPr>
          </w:rPrChange>
        </w:rPr>
        <w:t>–</w:t>
      </w:r>
      <w:r w:rsidRPr="000748C0">
        <w:rPr>
          <w:rFonts w:hint="cs"/>
          <w:b/>
          <w:bCs/>
          <w:sz w:val="24"/>
          <w:szCs w:val="24"/>
          <w:u w:val="single"/>
          <w:rtl/>
          <w:rPrChange w:id="4467" w:author="Meryl Etman" w:date="2020-03-25T10:10:00Z">
            <w:rPr>
              <w:rFonts w:hint="cs"/>
              <w:b/>
              <w:bCs/>
              <w:sz w:val="24"/>
              <w:szCs w:val="24"/>
              <w:u w:val="single"/>
              <w:rtl/>
            </w:rPr>
          </w:rPrChange>
        </w:rPr>
        <w:t xml:space="preserve"> רשימות תיוג לבקרת איכות בתהליך</w:t>
      </w:r>
    </w:p>
    <w:p w14:paraId="6E7F7E13" w14:textId="77777777" w:rsidR="00EB5A81" w:rsidRPr="000748C0" w:rsidRDefault="00EB5A81" w:rsidP="00EB5A81">
      <w:pPr>
        <w:spacing w:after="40"/>
        <w:rPr>
          <w:rFonts w:ascii="Arial" w:eastAsia="Calibri" w:hAnsi="Arial"/>
          <w:sz w:val="26"/>
          <w:szCs w:val="26"/>
          <w:rtl/>
          <w:rPrChange w:id="4468" w:author="Meryl Etman" w:date="2020-03-25T10:10:00Z">
            <w:rPr>
              <w:rFonts w:ascii="Arial" w:eastAsia="Calibri" w:hAnsi="Arial"/>
              <w:sz w:val="26"/>
              <w:szCs w:val="26"/>
              <w:rtl/>
            </w:rPr>
          </w:rPrChange>
        </w:rPr>
      </w:pPr>
    </w:p>
    <w:p w14:paraId="2C149A16" w14:textId="77777777" w:rsidR="00EB5A81" w:rsidRPr="000748C0" w:rsidRDefault="00EB5A81" w:rsidP="00EB5A81">
      <w:pPr>
        <w:spacing w:after="40"/>
        <w:rPr>
          <w:rFonts w:ascii="Arial" w:eastAsia="Calibri" w:hAnsi="Arial"/>
          <w:sz w:val="18"/>
          <w:szCs w:val="24"/>
          <w:rPrChange w:id="4469" w:author="Meryl Etman" w:date="2020-03-25T10:10:00Z">
            <w:rPr>
              <w:rFonts w:ascii="Arial" w:eastAsia="Calibri" w:hAnsi="Arial"/>
              <w:sz w:val="18"/>
              <w:szCs w:val="24"/>
            </w:rPr>
          </w:rPrChange>
        </w:rPr>
      </w:pPr>
      <w:r w:rsidRPr="000748C0">
        <w:rPr>
          <w:rFonts w:ascii="Arial" w:eastAsia="Calibri" w:hAnsi="Arial" w:hint="cs"/>
          <w:b/>
          <w:bCs/>
          <w:sz w:val="26"/>
          <w:szCs w:val="26"/>
          <w:rtl/>
          <w:rPrChange w:id="4470" w:author="Meryl Etman" w:date="2020-03-25T10:10:00Z">
            <w:rPr>
              <w:rFonts w:ascii="Arial" w:eastAsia="Calibri" w:hAnsi="Arial" w:hint="cs"/>
              <w:b/>
              <w:bCs/>
              <w:sz w:val="26"/>
              <w:szCs w:val="26"/>
              <w:rtl/>
            </w:rPr>
          </w:rPrChange>
        </w:rPr>
        <w:t>רשימת תיוג:  קידוח ויציקת כלונסאות</w:t>
      </w:r>
      <w:r w:rsidRPr="000748C0">
        <w:rPr>
          <w:rFonts w:ascii="Arial" w:eastAsia="Calibri" w:hAnsi="Arial" w:hint="cs"/>
          <w:sz w:val="18"/>
          <w:szCs w:val="24"/>
          <w:rtl/>
          <w:rPrChange w:id="4471" w:author="Meryl Etman" w:date="2020-03-25T10:10:00Z">
            <w:rPr>
              <w:rFonts w:ascii="Arial" w:eastAsia="Calibri" w:hAnsi="Arial" w:hint="cs"/>
              <w:sz w:val="18"/>
              <w:szCs w:val="24"/>
              <w:rtl/>
            </w:rPr>
          </w:rPrChange>
        </w:rPr>
        <w:tab/>
        <w:t xml:space="preserve"> </w:t>
      </w:r>
      <w:r w:rsidRPr="000748C0">
        <w:rPr>
          <w:rFonts w:ascii="Arial" w:eastAsia="Calibri" w:hAnsi="Arial" w:hint="cs"/>
          <w:sz w:val="18"/>
          <w:szCs w:val="24"/>
          <w:rtl/>
          <w:rPrChange w:id="4472"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47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47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475" w:author="Meryl Etman" w:date="2020-03-25T10:10:00Z">
            <w:rPr>
              <w:rFonts w:ascii="Arial" w:eastAsia="Calibri" w:hAnsi="Arial" w:hint="cs"/>
              <w:sz w:val="18"/>
              <w:szCs w:val="24"/>
              <w:rtl/>
            </w:rPr>
          </w:rPrChange>
        </w:rPr>
        <w:tab/>
        <w:t xml:space="preserve">מס' </w:t>
      </w:r>
      <w:r w:rsidRPr="000748C0">
        <w:rPr>
          <w:rFonts w:ascii="Arial" w:eastAsia="Calibri" w:hAnsi="Arial" w:hint="cs"/>
          <w:sz w:val="18"/>
          <w:szCs w:val="24"/>
          <w:rtl/>
          <w:rPrChange w:id="4476" w:author="Meryl Etman" w:date="2020-03-25T10:10:00Z">
            <w:rPr>
              <w:rFonts w:ascii="Arial" w:eastAsia="Calibri" w:hAnsi="Arial" w:hint="cs"/>
              <w:sz w:val="18"/>
              <w:szCs w:val="24"/>
              <w:rtl/>
            </w:rPr>
          </w:rPrChange>
        </w:rPr>
        <w:tab/>
        <w:t>02/001</w:t>
      </w:r>
    </w:p>
    <w:p w14:paraId="2D680926" w14:textId="77777777" w:rsidR="00EB5A81" w:rsidRPr="000748C0" w:rsidRDefault="00EB5A81" w:rsidP="00EB5A81">
      <w:pPr>
        <w:suppressAutoHyphens/>
        <w:autoSpaceDN w:val="0"/>
        <w:spacing w:after="40"/>
        <w:jc w:val="both"/>
        <w:textAlignment w:val="baseline"/>
        <w:rPr>
          <w:rFonts w:ascii="Arial" w:eastAsia="Calibri" w:hAnsi="Arial"/>
          <w:rPrChange w:id="4477"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0748C0" w14:paraId="25F5B305" w14:textId="77777777" w:rsidTr="00341985">
        <w:tc>
          <w:tcPr>
            <w:tcW w:w="533" w:type="dxa"/>
            <w:tcBorders>
              <w:bottom w:val="single" w:sz="4" w:space="0" w:color="auto"/>
            </w:tcBorders>
            <w:shd w:val="clear" w:color="auto" w:fill="auto"/>
            <w:vAlign w:val="center"/>
          </w:tcPr>
          <w:p w14:paraId="0B33B167" w14:textId="77777777" w:rsidR="00EB5A81" w:rsidRPr="000748C0" w:rsidRDefault="00EB5A81" w:rsidP="00341985">
            <w:pPr>
              <w:suppressAutoHyphens/>
              <w:autoSpaceDN w:val="0"/>
              <w:textAlignment w:val="baseline"/>
              <w:rPr>
                <w:rFonts w:ascii="Arial" w:eastAsia="Calibri" w:hAnsi="Arial"/>
                <w:b/>
                <w:bCs/>
                <w:sz w:val="16"/>
                <w:rtl/>
                <w:rPrChange w:id="4478" w:author="Meryl Etman" w:date="2020-03-25T10:10:00Z">
                  <w:rPr>
                    <w:rFonts w:ascii="Arial" w:eastAsia="Calibri" w:hAnsi="Arial"/>
                    <w:b/>
                    <w:bCs/>
                    <w:sz w:val="16"/>
                    <w:rtl/>
                  </w:rPr>
                </w:rPrChange>
              </w:rPr>
            </w:pPr>
          </w:p>
        </w:tc>
        <w:tc>
          <w:tcPr>
            <w:tcW w:w="9095" w:type="dxa"/>
            <w:gridSpan w:val="3"/>
            <w:tcBorders>
              <w:bottom w:val="single" w:sz="4" w:space="0" w:color="auto"/>
            </w:tcBorders>
            <w:shd w:val="pct5" w:color="auto" w:fill="auto"/>
            <w:vAlign w:val="center"/>
          </w:tcPr>
          <w:p w14:paraId="5929718A" w14:textId="77777777" w:rsidR="00EB5A81" w:rsidRPr="000748C0" w:rsidRDefault="00EB5A81" w:rsidP="00341985">
            <w:pPr>
              <w:suppressAutoHyphens/>
              <w:autoSpaceDN w:val="0"/>
              <w:textAlignment w:val="baseline"/>
              <w:rPr>
                <w:rFonts w:ascii="Arial" w:eastAsia="Calibri" w:hAnsi="Arial"/>
                <w:b/>
                <w:bCs/>
                <w:sz w:val="16"/>
                <w:rtl/>
                <w:rPrChange w:id="4479" w:author="Meryl Etman" w:date="2020-03-25T10:10:00Z">
                  <w:rPr>
                    <w:rFonts w:ascii="Arial" w:eastAsia="Calibri" w:hAnsi="Arial"/>
                    <w:b/>
                    <w:bCs/>
                    <w:sz w:val="16"/>
                    <w:rtl/>
                  </w:rPr>
                </w:rPrChange>
              </w:rPr>
            </w:pPr>
            <w:r w:rsidRPr="000748C0">
              <w:rPr>
                <w:rFonts w:ascii="Arial" w:eastAsia="Calibri" w:hAnsi="Arial" w:hint="cs"/>
                <w:b/>
                <w:bCs/>
                <w:sz w:val="16"/>
                <w:rtl/>
                <w:rPrChange w:id="4480" w:author="Meryl Etman" w:date="2020-03-25T10:10:00Z">
                  <w:rPr>
                    <w:rFonts w:ascii="Arial" w:eastAsia="Calibri" w:hAnsi="Arial" w:hint="cs"/>
                    <w:b/>
                    <w:bCs/>
                    <w:sz w:val="16"/>
                    <w:rtl/>
                  </w:rPr>
                </w:rPrChange>
              </w:rPr>
              <w:t>פרויקט:                                        בניין:                   דירה:</w:t>
            </w:r>
          </w:p>
        </w:tc>
      </w:tr>
      <w:tr w:rsidR="00EB5A81" w:rsidRPr="000748C0" w14:paraId="10204DC7" w14:textId="77777777" w:rsidTr="00341985">
        <w:tc>
          <w:tcPr>
            <w:tcW w:w="533" w:type="dxa"/>
            <w:shd w:val="clear" w:color="auto" w:fill="auto"/>
            <w:vAlign w:val="center"/>
          </w:tcPr>
          <w:p w14:paraId="5DE19245" w14:textId="77777777" w:rsidR="00EB5A81" w:rsidRPr="000748C0" w:rsidRDefault="00EB5A81" w:rsidP="00341985">
            <w:pPr>
              <w:suppressAutoHyphens/>
              <w:autoSpaceDN w:val="0"/>
              <w:textAlignment w:val="baseline"/>
              <w:rPr>
                <w:rFonts w:ascii="Arial" w:eastAsia="Calibri" w:hAnsi="Arial"/>
                <w:b/>
                <w:bCs/>
                <w:sz w:val="16"/>
                <w:rtl/>
                <w:rPrChange w:id="4481" w:author="Meryl Etman" w:date="2020-03-25T10:10:00Z">
                  <w:rPr>
                    <w:rFonts w:ascii="Arial" w:eastAsia="Calibri" w:hAnsi="Arial"/>
                    <w:b/>
                    <w:bCs/>
                    <w:sz w:val="16"/>
                    <w:rtl/>
                  </w:rPr>
                </w:rPrChange>
              </w:rPr>
            </w:pPr>
          </w:p>
        </w:tc>
        <w:tc>
          <w:tcPr>
            <w:tcW w:w="9095" w:type="dxa"/>
            <w:gridSpan w:val="3"/>
            <w:shd w:val="clear" w:color="auto" w:fill="auto"/>
            <w:vAlign w:val="center"/>
          </w:tcPr>
          <w:p w14:paraId="31B53789" w14:textId="77777777" w:rsidR="00EB5A81" w:rsidRPr="000748C0" w:rsidRDefault="00EB5A81" w:rsidP="00341985">
            <w:pPr>
              <w:suppressAutoHyphens/>
              <w:autoSpaceDN w:val="0"/>
              <w:textAlignment w:val="baseline"/>
              <w:rPr>
                <w:rFonts w:ascii="Arial" w:eastAsia="Calibri" w:hAnsi="Arial"/>
                <w:b/>
                <w:bCs/>
                <w:sz w:val="16"/>
                <w:rtl/>
                <w:rPrChange w:id="4482" w:author="Meryl Etman" w:date="2020-03-25T10:10:00Z">
                  <w:rPr>
                    <w:rFonts w:ascii="Arial" w:eastAsia="Calibri" w:hAnsi="Arial"/>
                    <w:b/>
                    <w:bCs/>
                    <w:sz w:val="16"/>
                    <w:rtl/>
                  </w:rPr>
                </w:rPrChange>
              </w:rPr>
            </w:pPr>
          </w:p>
        </w:tc>
      </w:tr>
      <w:tr w:rsidR="00EB5A81" w:rsidRPr="000748C0" w14:paraId="1E4481F4" w14:textId="77777777" w:rsidTr="00341985">
        <w:tc>
          <w:tcPr>
            <w:tcW w:w="533" w:type="dxa"/>
            <w:shd w:val="clear" w:color="auto" w:fill="auto"/>
            <w:vAlign w:val="center"/>
          </w:tcPr>
          <w:p w14:paraId="425477F3" w14:textId="77777777" w:rsidR="00EB5A81" w:rsidRPr="000748C0" w:rsidRDefault="00EB5A81" w:rsidP="00341985">
            <w:pPr>
              <w:suppressAutoHyphens/>
              <w:autoSpaceDN w:val="0"/>
              <w:textAlignment w:val="baseline"/>
              <w:rPr>
                <w:rFonts w:ascii="Arial" w:eastAsia="Calibri" w:hAnsi="Arial"/>
                <w:b/>
                <w:bCs/>
                <w:sz w:val="16"/>
                <w:rtl/>
                <w:rPrChange w:id="4483" w:author="Meryl Etman" w:date="2020-03-25T10:10:00Z">
                  <w:rPr>
                    <w:rFonts w:ascii="Arial" w:eastAsia="Calibri" w:hAnsi="Arial"/>
                    <w:b/>
                    <w:bCs/>
                    <w:sz w:val="16"/>
                    <w:rtl/>
                  </w:rPr>
                </w:rPrChange>
              </w:rPr>
            </w:pPr>
            <w:r w:rsidRPr="000748C0">
              <w:rPr>
                <w:rFonts w:ascii="Arial" w:eastAsia="Calibri" w:hAnsi="Arial" w:hint="cs"/>
                <w:b/>
                <w:bCs/>
                <w:sz w:val="16"/>
                <w:rtl/>
                <w:rPrChange w:id="4484" w:author="Meryl Etman" w:date="2020-03-25T10:10:00Z">
                  <w:rPr>
                    <w:rFonts w:ascii="Arial" w:eastAsia="Calibri" w:hAnsi="Arial" w:hint="cs"/>
                    <w:b/>
                    <w:bCs/>
                    <w:sz w:val="16"/>
                    <w:rtl/>
                  </w:rPr>
                </w:rPrChange>
              </w:rPr>
              <w:t>סעיף</w:t>
            </w:r>
          </w:p>
        </w:tc>
        <w:tc>
          <w:tcPr>
            <w:tcW w:w="3640" w:type="dxa"/>
            <w:shd w:val="clear" w:color="auto" w:fill="auto"/>
            <w:vAlign w:val="center"/>
          </w:tcPr>
          <w:p w14:paraId="3D8A8902" w14:textId="77777777" w:rsidR="00EB5A81" w:rsidRPr="000748C0" w:rsidRDefault="00EB5A81" w:rsidP="00341985">
            <w:pPr>
              <w:suppressAutoHyphens/>
              <w:autoSpaceDN w:val="0"/>
              <w:textAlignment w:val="baseline"/>
              <w:rPr>
                <w:rFonts w:ascii="Arial" w:eastAsia="Calibri" w:hAnsi="Arial"/>
                <w:b/>
                <w:bCs/>
                <w:sz w:val="16"/>
                <w:rtl/>
                <w:rPrChange w:id="4485" w:author="Meryl Etman" w:date="2020-03-25T10:10:00Z">
                  <w:rPr>
                    <w:rFonts w:ascii="Arial" w:eastAsia="Calibri" w:hAnsi="Arial"/>
                    <w:b/>
                    <w:bCs/>
                    <w:sz w:val="16"/>
                    <w:rtl/>
                  </w:rPr>
                </w:rPrChange>
              </w:rPr>
            </w:pPr>
            <w:r w:rsidRPr="000748C0">
              <w:rPr>
                <w:rFonts w:ascii="Arial" w:eastAsia="Calibri" w:hAnsi="Arial"/>
                <w:b/>
                <w:bCs/>
                <w:sz w:val="16"/>
                <w:rtl/>
                <w:rPrChange w:id="4486"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4487" w:author="Meryl Etman" w:date="2020-03-25T10:10:00Z">
                  <w:rPr>
                    <w:rFonts w:ascii="Arial" w:eastAsia="Calibri" w:hAnsi="Arial" w:hint="cs"/>
                    <w:b/>
                    <w:bCs/>
                    <w:sz w:val="16"/>
                    <w:rtl/>
                  </w:rPr>
                </w:rPrChange>
              </w:rPr>
              <w:t xml:space="preserve"> *</w:t>
            </w:r>
          </w:p>
        </w:tc>
        <w:tc>
          <w:tcPr>
            <w:tcW w:w="848" w:type="dxa"/>
            <w:shd w:val="clear" w:color="auto" w:fill="auto"/>
            <w:vAlign w:val="center"/>
          </w:tcPr>
          <w:p w14:paraId="06B6E281" w14:textId="77777777" w:rsidR="00EB5A81" w:rsidRPr="000748C0" w:rsidRDefault="00EB5A81" w:rsidP="00341985">
            <w:pPr>
              <w:suppressAutoHyphens/>
              <w:autoSpaceDN w:val="0"/>
              <w:textAlignment w:val="baseline"/>
              <w:rPr>
                <w:rFonts w:ascii="Arial" w:eastAsia="Calibri" w:hAnsi="Arial"/>
                <w:b/>
                <w:bCs/>
                <w:sz w:val="16"/>
                <w:rtl/>
                <w:rPrChange w:id="4488" w:author="Meryl Etman" w:date="2020-03-25T10:10:00Z">
                  <w:rPr>
                    <w:rFonts w:ascii="Arial" w:eastAsia="Calibri" w:hAnsi="Arial"/>
                    <w:b/>
                    <w:bCs/>
                    <w:sz w:val="16"/>
                    <w:rtl/>
                  </w:rPr>
                </w:rPrChange>
              </w:rPr>
            </w:pPr>
            <w:r w:rsidRPr="000748C0">
              <w:rPr>
                <w:rFonts w:ascii="Arial" w:eastAsia="Calibri" w:hAnsi="Arial" w:hint="cs"/>
                <w:b/>
                <w:bCs/>
                <w:sz w:val="16"/>
                <w:rtl/>
                <w:rPrChange w:id="4489" w:author="Meryl Etman" w:date="2020-03-25T10:10:00Z">
                  <w:rPr>
                    <w:rFonts w:ascii="Arial" w:eastAsia="Calibri" w:hAnsi="Arial" w:hint="cs"/>
                    <w:b/>
                    <w:bCs/>
                    <w:sz w:val="16"/>
                    <w:rtl/>
                  </w:rPr>
                </w:rPrChange>
              </w:rPr>
              <w:t>ת/ש/פ</w:t>
            </w:r>
          </w:p>
        </w:tc>
        <w:tc>
          <w:tcPr>
            <w:tcW w:w="4607" w:type="dxa"/>
            <w:shd w:val="clear" w:color="auto" w:fill="auto"/>
            <w:vAlign w:val="center"/>
          </w:tcPr>
          <w:p w14:paraId="311C1AFF" w14:textId="77777777" w:rsidR="00EB5A81" w:rsidRPr="000748C0" w:rsidRDefault="00EB5A81" w:rsidP="00341985">
            <w:pPr>
              <w:suppressAutoHyphens/>
              <w:autoSpaceDN w:val="0"/>
              <w:textAlignment w:val="baseline"/>
              <w:rPr>
                <w:rFonts w:ascii="Arial" w:eastAsia="Calibri" w:hAnsi="Arial"/>
                <w:b/>
                <w:bCs/>
                <w:sz w:val="16"/>
                <w:rtl/>
                <w:rPrChange w:id="4490" w:author="Meryl Etman" w:date="2020-03-25T10:10:00Z">
                  <w:rPr>
                    <w:rFonts w:ascii="Arial" w:eastAsia="Calibri" w:hAnsi="Arial"/>
                    <w:b/>
                    <w:bCs/>
                    <w:sz w:val="16"/>
                    <w:rtl/>
                  </w:rPr>
                </w:rPrChange>
              </w:rPr>
            </w:pPr>
            <w:r w:rsidRPr="000748C0">
              <w:rPr>
                <w:rFonts w:ascii="Arial" w:eastAsia="Calibri" w:hAnsi="Arial" w:hint="cs"/>
                <w:b/>
                <w:bCs/>
                <w:sz w:val="16"/>
                <w:rtl/>
                <w:rPrChange w:id="4491" w:author="Meryl Etman" w:date="2020-03-25T10:10:00Z">
                  <w:rPr>
                    <w:rFonts w:ascii="Arial" w:eastAsia="Calibri" w:hAnsi="Arial" w:hint="cs"/>
                    <w:b/>
                    <w:bCs/>
                    <w:sz w:val="16"/>
                    <w:rtl/>
                  </w:rPr>
                </w:rPrChange>
              </w:rPr>
              <w:t>הערות</w:t>
            </w:r>
          </w:p>
        </w:tc>
      </w:tr>
      <w:tr w:rsidR="00EB5A81" w:rsidRPr="000748C0" w14:paraId="60BA839A" w14:textId="77777777" w:rsidTr="00341985">
        <w:tc>
          <w:tcPr>
            <w:tcW w:w="533" w:type="dxa"/>
            <w:shd w:val="clear" w:color="auto" w:fill="auto"/>
          </w:tcPr>
          <w:p w14:paraId="453A34E6" w14:textId="77777777" w:rsidR="00EB5A81" w:rsidRPr="000748C0" w:rsidRDefault="00EB5A81" w:rsidP="00341985">
            <w:pPr>
              <w:suppressAutoHyphens/>
              <w:autoSpaceDN w:val="0"/>
              <w:jc w:val="both"/>
              <w:textAlignment w:val="baseline"/>
              <w:rPr>
                <w:rFonts w:ascii="Arial" w:eastAsia="Calibri" w:hAnsi="Arial"/>
                <w:sz w:val="18"/>
                <w:szCs w:val="24"/>
                <w:rtl/>
                <w:rPrChange w:id="4492" w:author="Meryl Etman" w:date="2020-03-25T10:10:00Z">
                  <w:rPr>
                    <w:rFonts w:ascii="Arial" w:eastAsia="Calibri" w:hAnsi="Arial"/>
                    <w:sz w:val="18"/>
                    <w:szCs w:val="24"/>
                    <w:rtl/>
                  </w:rPr>
                </w:rPrChange>
              </w:rPr>
            </w:pPr>
            <w:r w:rsidRPr="000748C0">
              <w:rPr>
                <w:rFonts w:ascii="Arial" w:eastAsia="Calibri" w:hAnsi="Arial" w:hint="cs"/>
                <w:sz w:val="18"/>
                <w:szCs w:val="24"/>
                <w:rtl/>
                <w:rPrChange w:id="4493" w:author="Meryl Etman" w:date="2020-03-25T10:10:00Z">
                  <w:rPr>
                    <w:rFonts w:ascii="Arial" w:eastAsia="Calibri" w:hAnsi="Arial" w:hint="cs"/>
                    <w:sz w:val="18"/>
                    <w:szCs w:val="24"/>
                    <w:rtl/>
                  </w:rPr>
                </w:rPrChange>
              </w:rPr>
              <w:t>1</w:t>
            </w:r>
          </w:p>
        </w:tc>
        <w:tc>
          <w:tcPr>
            <w:tcW w:w="3640" w:type="dxa"/>
            <w:shd w:val="clear" w:color="auto" w:fill="auto"/>
          </w:tcPr>
          <w:p w14:paraId="650C2B6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494"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495" w:author="Meryl Etman" w:date="2020-03-25T10:10:00Z">
                  <w:rPr>
                    <w:rFonts w:ascii="Arial" w:eastAsia="Calibri" w:hAnsi="Arial" w:hint="cs"/>
                    <w:i/>
                    <w:iCs/>
                    <w:sz w:val="18"/>
                    <w:szCs w:val="24"/>
                    <w:rtl/>
                  </w:rPr>
                </w:rPrChange>
              </w:rPr>
              <w:t>בדיקות ואישור בנטונייט/ניקיון הקידוח</w:t>
            </w:r>
          </w:p>
        </w:tc>
        <w:tc>
          <w:tcPr>
            <w:tcW w:w="848" w:type="dxa"/>
            <w:shd w:val="clear" w:color="auto" w:fill="auto"/>
          </w:tcPr>
          <w:p w14:paraId="1EEAE691" w14:textId="77777777" w:rsidR="00EB5A81" w:rsidRPr="000748C0" w:rsidRDefault="00EB5A81" w:rsidP="00341985">
            <w:pPr>
              <w:suppressAutoHyphens/>
              <w:autoSpaceDN w:val="0"/>
              <w:jc w:val="both"/>
              <w:textAlignment w:val="baseline"/>
              <w:rPr>
                <w:rFonts w:ascii="Arial" w:eastAsia="Calibri" w:hAnsi="Arial"/>
                <w:sz w:val="18"/>
                <w:szCs w:val="24"/>
                <w:rtl/>
                <w:rPrChange w:id="4496" w:author="Meryl Etman" w:date="2020-03-25T10:10:00Z">
                  <w:rPr>
                    <w:rFonts w:ascii="Arial" w:eastAsia="Calibri" w:hAnsi="Arial"/>
                    <w:sz w:val="18"/>
                    <w:szCs w:val="24"/>
                    <w:rtl/>
                  </w:rPr>
                </w:rPrChange>
              </w:rPr>
            </w:pPr>
          </w:p>
        </w:tc>
        <w:tc>
          <w:tcPr>
            <w:tcW w:w="4607" w:type="dxa"/>
            <w:shd w:val="clear" w:color="auto" w:fill="auto"/>
            <w:vAlign w:val="center"/>
          </w:tcPr>
          <w:p w14:paraId="349C06B8" w14:textId="77777777" w:rsidR="00EB5A81" w:rsidRPr="000748C0" w:rsidRDefault="00EB5A81" w:rsidP="00341985">
            <w:pPr>
              <w:suppressAutoHyphens/>
              <w:autoSpaceDN w:val="0"/>
              <w:textAlignment w:val="baseline"/>
              <w:rPr>
                <w:rFonts w:ascii="Arial" w:eastAsia="Calibri" w:hAnsi="Arial"/>
                <w:i/>
                <w:iCs/>
                <w:rtl/>
                <w:rPrChange w:id="4497" w:author="Meryl Etman" w:date="2020-03-25T10:10:00Z">
                  <w:rPr>
                    <w:rFonts w:ascii="Arial" w:eastAsia="Calibri" w:hAnsi="Arial"/>
                    <w:i/>
                    <w:iCs/>
                    <w:rtl/>
                  </w:rPr>
                </w:rPrChange>
              </w:rPr>
            </w:pPr>
            <w:r w:rsidRPr="000748C0">
              <w:rPr>
                <w:rFonts w:ascii="Arial" w:eastAsia="Calibri" w:hAnsi="Arial" w:hint="cs"/>
                <w:i/>
                <w:iCs/>
                <w:rtl/>
                <w:rPrChange w:id="4498" w:author="Meryl Etman" w:date="2020-03-25T10:10:00Z">
                  <w:rPr>
                    <w:rFonts w:ascii="Arial" w:eastAsia="Calibri" w:hAnsi="Arial" w:hint="cs"/>
                    <w:i/>
                    <w:iCs/>
                    <w:rtl/>
                  </w:rPr>
                </w:rPrChange>
              </w:rPr>
              <w:t>עומק הקידוח/בדיקות איכות של הבנטונייט</w:t>
            </w:r>
          </w:p>
        </w:tc>
      </w:tr>
      <w:tr w:rsidR="00EB5A81" w:rsidRPr="000748C0" w14:paraId="58E597B9" w14:textId="77777777" w:rsidTr="00341985">
        <w:tc>
          <w:tcPr>
            <w:tcW w:w="533" w:type="dxa"/>
            <w:shd w:val="clear" w:color="auto" w:fill="auto"/>
          </w:tcPr>
          <w:p w14:paraId="6E57A513" w14:textId="77777777" w:rsidR="00EB5A81" w:rsidRPr="000748C0" w:rsidRDefault="00EB5A81" w:rsidP="00341985">
            <w:pPr>
              <w:suppressAutoHyphens/>
              <w:autoSpaceDN w:val="0"/>
              <w:jc w:val="both"/>
              <w:textAlignment w:val="baseline"/>
              <w:rPr>
                <w:rFonts w:ascii="Arial" w:eastAsia="Calibri" w:hAnsi="Arial"/>
                <w:sz w:val="18"/>
                <w:szCs w:val="24"/>
                <w:rtl/>
                <w:rPrChange w:id="4499" w:author="Meryl Etman" w:date="2020-03-25T10:10:00Z">
                  <w:rPr>
                    <w:rFonts w:ascii="Arial" w:eastAsia="Calibri" w:hAnsi="Arial"/>
                    <w:sz w:val="18"/>
                    <w:szCs w:val="24"/>
                    <w:rtl/>
                  </w:rPr>
                </w:rPrChange>
              </w:rPr>
            </w:pPr>
            <w:r w:rsidRPr="000748C0">
              <w:rPr>
                <w:rFonts w:ascii="Arial" w:eastAsia="Calibri" w:hAnsi="Arial" w:hint="cs"/>
                <w:sz w:val="18"/>
                <w:szCs w:val="24"/>
                <w:rtl/>
                <w:rPrChange w:id="4500" w:author="Meryl Etman" w:date="2020-03-25T10:10:00Z">
                  <w:rPr>
                    <w:rFonts w:ascii="Arial" w:eastAsia="Calibri" w:hAnsi="Arial" w:hint="cs"/>
                    <w:sz w:val="18"/>
                    <w:szCs w:val="24"/>
                    <w:rtl/>
                  </w:rPr>
                </w:rPrChange>
              </w:rPr>
              <w:t>2</w:t>
            </w:r>
          </w:p>
        </w:tc>
        <w:tc>
          <w:tcPr>
            <w:tcW w:w="3640" w:type="dxa"/>
            <w:shd w:val="clear" w:color="auto" w:fill="auto"/>
          </w:tcPr>
          <w:p w14:paraId="3364CCF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0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502" w:author="Meryl Etman" w:date="2020-03-25T10:10:00Z">
                  <w:rPr>
                    <w:rFonts w:ascii="Arial" w:eastAsia="Calibri" w:hAnsi="Arial" w:hint="cs"/>
                    <w:i/>
                    <w:iCs/>
                    <w:sz w:val="18"/>
                    <w:szCs w:val="24"/>
                    <w:rtl/>
                  </w:rPr>
                </w:rPrChange>
              </w:rPr>
              <w:t>קידוח - קייסינג/קוטר</w:t>
            </w:r>
          </w:p>
        </w:tc>
        <w:tc>
          <w:tcPr>
            <w:tcW w:w="848" w:type="dxa"/>
            <w:shd w:val="clear" w:color="auto" w:fill="auto"/>
          </w:tcPr>
          <w:p w14:paraId="3D177AA4" w14:textId="77777777" w:rsidR="00EB5A81" w:rsidRPr="000748C0" w:rsidRDefault="00EB5A81" w:rsidP="00341985">
            <w:pPr>
              <w:suppressAutoHyphens/>
              <w:autoSpaceDN w:val="0"/>
              <w:jc w:val="both"/>
              <w:textAlignment w:val="baseline"/>
              <w:rPr>
                <w:rFonts w:ascii="Arial" w:eastAsia="Calibri" w:hAnsi="Arial"/>
                <w:sz w:val="18"/>
                <w:szCs w:val="24"/>
                <w:rtl/>
                <w:rPrChange w:id="4503" w:author="Meryl Etman" w:date="2020-03-25T10:10:00Z">
                  <w:rPr>
                    <w:rFonts w:ascii="Arial" w:eastAsia="Calibri" w:hAnsi="Arial"/>
                    <w:sz w:val="18"/>
                    <w:szCs w:val="24"/>
                    <w:rtl/>
                  </w:rPr>
                </w:rPrChange>
              </w:rPr>
            </w:pPr>
          </w:p>
        </w:tc>
        <w:tc>
          <w:tcPr>
            <w:tcW w:w="4607" w:type="dxa"/>
            <w:shd w:val="clear" w:color="auto" w:fill="auto"/>
          </w:tcPr>
          <w:p w14:paraId="48C8C2CA" w14:textId="77777777" w:rsidR="00EB5A81" w:rsidRPr="000748C0" w:rsidRDefault="00EB5A81" w:rsidP="00341985">
            <w:pPr>
              <w:suppressAutoHyphens/>
              <w:autoSpaceDN w:val="0"/>
              <w:jc w:val="both"/>
              <w:textAlignment w:val="baseline"/>
              <w:rPr>
                <w:rFonts w:ascii="Arial" w:eastAsia="Calibri" w:hAnsi="Arial"/>
                <w:i/>
                <w:iCs/>
                <w:rtl/>
                <w:rPrChange w:id="4504" w:author="Meryl Etman" w:date="2020-03-25T10:10:00Z">
                  <w:rPr>
                    <w:rFonts w:ascii="Arial" w:eastAsia="Calibri" w:hAnsi="Arial"/>
                    <w:i/>
                    <w:iCs/>
                    <w:rtl/>
                  </w:rPr>
                </w:rPrChange>
              </w:rPr>
            </w:pPr>
          </w:p>
        </w:tc>
      </w:tr>
      <w:tr w:rsidR="00EB5A81" w:rsidRPr="000748C0" w14:paraId="2A7ABA69" w14:textId="77777777" w:rsidTr="00341985">
        <w:tc>
          <w:tcPr>
            <w:tcW w:w="533" w:type="dxa"/>
            <w:shd w:val="clear" w:color="auto" w:fill="auto"/>
          </w:tcPr>
          <w:p w14:paraId="7AFA73F6" w14:textId="77777777" w:rsidR="00EB5A81" w:rsidRPr="000748C0" w:rsidRDefault="00EB5A81" w:rsidP="00341985">
            <w:pPr>
              <w:suppressAutoHyphens/>
              <w:autoSpaceDN w:val="0"/>
              <w:jc w:val="both"/>
              <w:textAlignment w:val="baseline"/>
              <w:rPr>
                <w:rFonts w:ascii="Arial" w:eastAsia="Calibri" w:hAnsi="Arial"/>
                <w:sz w:val="18"/>
                <w:szCs w:val="24"/>
                <w:rtl/>
                <w:rPrChange w:id="4505" w:author="Meryl Etman" w:date="2020-03-25T10:10:00Z">
                  <w:rPr>
                    <w:rFonts w:ascii="Arial" w:eastAsia="Calibri" w:hAnsi="Arial"/>
                    <w:sz w:val="18"/>
                    <w:szCs w:val="24"/>
                    <w:rtl/>
                  </w:rPr>
                </w:rPrChange>
              </w:rPr>
            </w:pPr>
            <w:r w:rsidRPr="000748C0">
              <w:rPr>
                <w:rFonts w:ascii="Arial" w:eastAsia="Calibri" w:hAnsi="Arial" w:hint="cs"/>
                <w:sz w:val="18"/>
                <w:szCs w:val="24"/>
                <w:rtl/>
                <w:rPrChange w:id="4506" w:author="Meryl Etman" w:date="2020-03-25T10:10:00Z">
                  <w:rPr>
                    <w:rFonts w:ascii="Arial" w:eastAsia="Calibri" w:hAnsi="Arial" w:hint="cs"/>
                    <w:sz w:val="18"/>
                    <w:szCs w:val="24"/>
                    <w:rtl/>
                  </w:rPr>
                </w:rPrChange>
              </w:rPr>
              <w:t>3</w:t>
            </w:r>
          </w:p>
        </w:tc>
        <w:tc>
          <w:tcPr>
            <w:tcW w:w="3640" w:type="dxa"/>
            <w:shd w:val="clear" w:color="auto" w:fill="auto"/>
          </w:tcPr>
          <w:p w14:paraId="753FA9D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07" w:author="Meryl Etman" w:date="2020-03-25T10:10:00Z">
                  <w:rPr>
                    <w:rFonts w:ascii="Arial" w:eastAsia="Calibri" w:hAnsi="Arial"/>
                    <w:i/>
                    <w:iCs/>
                    <w:sz w:val="18"/>
                    <w:szCs w:val="24"/>
                    <w:rtl/>
                  </w:rPr>
                </w:rPrChange>
              </w:rPr>
            </w:pPr>
            <w:r w:rsidRPr="000748C0">
              <w:rPr>
                <w:rFonts w:ascii="Arial" w:eastAsia="Calibri" w:hAnsi="Arial" w:hint="cs"/>
                <w:i/>
                <w:iCs/>
                <w:sz w:val="16"/>
                <w:rtl/>
                <w:rPrChange w:id="4508" w:author="Meryl Etman" w:date="2020-03-25T10:10:00Z">
                  <w:rPr>
                    <w:rFonts w:ascii="Arial" w:eastAsia="Calibri" w:hAnsi="Arial" w:hint="cs"/>
                    <w:i/>
                    <w:iCs/>
                    <w:sz w:val="16"/>
                    <w:rtl/>
                  </w:rPr>
                </w:rPrChange>
              </w:rPr>
              <w:t>בדיקת כלובים/שומרי מרחק/צינור גמא</w:t>
            </w:r>
          </w:p>
        </w:tc>
        <w:tc>
          <w:tcPr>
            <w:tcW w:w="848" w:type="dxa"/>
            <w:shd w:val="clear" w:color="auto" w:fill="auto"/>
          </w:tcPr>
          <w:p w14:paraId="26627DBC" w14:textId="77777777" w:rsidR="00EB5A81" w:rsidRPr="000748C0" w:rsidRDefault="00EB5A81" w:rsidP="00341985">
            <w:pPr>
              <w:suppressAutoHyphens/>
              <w:autoSpaceDN w:val="0"/>
              <w:jc w:val="both"/>
              <w:textAlignment w:val="baseline"/>
              <w:rPr>
                <w:rFonts w:ascii="Arial" w:eastAsia="Calibri" w:hAnsi="Arial"/>
                <w:sz w:val="18"/>
                <w:szCs w:val="24"/>
                <w:rtl/>
                <w:rPrChange w:id="4509" w:author="Meryl Etman" w:date="2020-03-25T10:10:00Z">
                  <w:rPr>
                    <w:rFonts w:ascii="Arial" w:eastAsia="Calibri" w:hAnsi="Arial"/>
                    <w:sz w:val="18"/>
                    <w:szCs w:val="24"/>
                    <w:rtl/>
                  </w:rPr>
                </w:rPrChange>
              </w:rPr>
            </w:pPr>
          </w:p>
        </w:tc>
        <w:tc>
          <w:tcPr>
            <w:tcW w:w="4607" w:type="dxa"/>
            <w:shd w:val="clear" w:color="auto" w:fill="auto"/>
          </w:tcPr>
          <w:p w14:paraId="2B7E61CD" w14:textId="77777777" w:rsidR="00EB5A81" w:rsidRPr="000748C0" w:rsidRDefault="00EB5A81" w:rsidP="00341985">
            <w:pPr>
              <w:suppressAutoHyphens/>
              <w:autoSpaceDN w:val="0"/>
              <w:jc w:val="both"/>
              <w:textAlignment w:val="baseline"/>
              <w:rPr>
                <w:rFonts w:ascii="Arial" w:eastAsia="Calibri" w:hAnsi="Arial"/>
                <w:i/>
                <w:iCs/>
                <w:rtl/>
                <w:rPrChange w:id="4510" w:author="Meryl Etman" w:date="2020-03-25T10:10:00Z">
                  <w:rPr>
                    <w:rFonts w:ascii="Arial" w:eastAsia="Calibri" w:hAnsi="Arial"/>
                    <w:i/>
                    <w:iCs/>
                    <w:rtl/>
                  </w:rPr>
                </w:rPrChange>
              </w:rPr>
            </w:pPr>
            <w:r w:rsidRPr="000748C0">
              <w:rPr>
                <w:rFonts w:ascii="Arial" w:eastAsia="Calibri" w:hAnsi="Arial" w:hint="cs"/>
                <w:i/>
                <w:iCs/>
                <w:rtl/>
                <w:rPrChange w:id="4511" w:author="Meryl Etman" w:date="2020-03-25T10:10:00Z">
                  <w:rPr>
                    <w:rFonts w:ascii="Arial" w:eastAsia="Calibri" w:hAnsi="Arial" w:hint="cs"/>
                    <w:i/>
                    <w:iCs/>
                    <w:rtl/>
                  </w:rPr>
                </w:rPrChange>
              </w:rPr>
              <w:t>צינורות בדיקה/ריתוכים</w:t>
            </w:r>
          </w:p>
        </w:tc>
      </w:tr>
      <w:tr w:rsidR="00EB5A81" w:rsidRPr="000748C0" w14:paraId="3239B72C" w14:textId="77777777" w:rsidTr="00341985">
        <w:tc>
          <w:tcPr>
            <w:tcW w:w="533" w:type="dxa"/>
            <w:shd w:val="clear" w:color="auto" w:fill="auto"/>
          </w:tcPr>
          <w:p w14:paraId="414E05D1" w14:textId="77777777" w:rsidR="00EB5A81" w:rsidRPr="000748C0" w:rsidRDefault="00EB5A81" w:rsidP="00341985">
            <w:pPr>
              <w:suppressAutoHyphens/>
              <w:autoSpaceDN w:val="0"/>
              <w:jc w:val="both"/>
              <w:textAlignment w:val="baseline"/>
              <w:rPr>
                <w:rFonts w:ascii="Arial" w:eastAsia="Calibri" w:hAnsi="Arial"/>
                <w:sz w:val="18"/>
                <w:szCs w:val="24"/>
                <w:rtl/>
                <w:rPrChange w:id="4512" w:author="Meryl Etman" w:date="2020-03-25T10:10:00Z">
                  <w:rPr>
                    <w:rFonts w:ascii="Arial" w:eastAsia="Calibri" w:hAnsi="Arial"/>
                    <w:sz w:val="18"/>
                    <w:szCs w:val="24"/>
                    <w:rtl/>
                  </w:rPr>
                </w:rPrChange>
              </w:rPr>
            </w:pPr>
            <w:r w:rsidRPr="000748C0">
              <w:rPr>
                <w:rFonts w:ascii="Arial" w:eastAsia="Calibri" w:hAnsi="Arial" w:hint="cs"/>
                <w:sz w:val="18"/>
                <w:szCs w:val="24"/>
                <w:rtl/>
                <w:rPrChange w:id="4513" w:author="Meryl Etman" w:date="2020-03-25T10:10:00Z">
                  <w:rPr>
                    <w:rFonts w:ascii="Arial" w:eastAsia="Calibri" w:hAnsi="Arial" w:hint="cs"/>
                    <w:sz w:val="18"/>
                    <w:szCs w:val="24"/>
                    <w:rtl/>
                  </w:rPr>
                </w:rPrChange>
              </w:rPr>
              <w:t>4</w:t>
            </w:r>
          </w:p>
        </w:tc>
        <w:tc>
          <w:tcPr>
            <w:tcW w:w="3640" w:type="dxa"/>
            <w:shd w:val="clear" w:color="auto" w:fill="auto"/>
          </w:tcPr>
          <w:p w14:paraId="6941FB3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14"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515" w:author="Meryl Etman" w:date="2020-03-25T10:10:00Z">
                  <w:rPr>
                    <w:rFonts w:ascii="Arial" w:eastAsia="Calibri" w:hAnsi="Arial" w:hint="cs"/>
                    <w:i/>
                    <w:iCs/>
                    <w:sz w:val="18"/>
                    <w:szCs w:val="24"/>
                    <w:rtl/>
                  </w:rPr>
                </w:rPrChange>
              </w:rPr>
              <w:t>יציקה רצופה</w:t>
            </w:r>
          </w:p>
        </w:tc>
        <w:tc>
          <w:tcPr>
            <w:tcW w:w="848" w:type="dxa"/>
            <w:shd w:val="clear" w:color="auto" w:fill="auto"/>
          </w:tcPr>
          <w:p w14:paraId="234E5F98" w14:textId="77777777" w:rsidR="00EB5A81" w:rsidRPr="000748C0" w:rsidRDefault="00EB5A81" w:rsidP="00341985">
            <w:pPr>
              <w:suppressAutoHyphens/>
              <w:autoSpaceDN w:val="0"/>
              <w:jc w:val="both"/>
              <w:textAlignment w:val="baseline"/>
              <w:rPr>
                <w:rFonts w:ascii="Arial" w:eastAsia="Calibri" w:hAnsi="Arial"/>
                <w:sz w:val="18"/>
                <w:szCs w:val="24"/>
                <w:rtl/>
                <w:rPrChange w:id="4516" w:author="Meryl Etman" w:date="2020-03-25T10:10:00Z">
                  <w:rPr>
                    <w:rFonts w:ascii="Arial" w:eastAsia="Calibri" w:hAnsi="Arial"/>
                    <w:sz w:val="18"/>
                    <w:szCs w:val="24"/>
                    <w:rtl/>
                  </w:rPr>
                </w:rPrChange>
              </w:rPr>
            </w:pPr>
          </w:p>
        </w:tc>
        <w:tc>
          <w:tcPr>
            <w:tcW w:w="4607" w:type="dxa"/>
            <w:shd w:val="clear" w:color="auto" w:fill="auto"/>
          </w:tcPr>
          <w:p w14:paraId="10B60710" w14:textId="77777777" w:rsidR="00EB5A81" w:rsidRPr="000748C0" w:rsidRDefault="00EB5A81" w:rsidP="00341985">
            <w:pPr>
              <w:suppressAutoHyphens/>
              <w:autoSpaceDN w:val="0"/>
              <w:jc w:val="both"/>
              <w:textAlignment w:val="baseline"/>
              <w:rPr>
                <w:rFonts w:ascii="Arial" w:eastAsia="Calibri" w:hAnsi="Arial"/>
                <w:i/>
                <w:iCs/>
                <w:rtl/>
                <w:rPrChange w:id="4517" w:author="Meryl Etman" w:date="2020-03-25T10:10:00Z">
                  <w:rPr>
                    <w:rFonts w:ascii="Arial" w:eastAsia="Calibri" w:hAnsi="Arial"/>
                    <w:i/>
                    <w:iCs/>
                    <w:rtl/>
                  </w:rPr>
                </w:rPrChange>
              </w:rPr>
            </w:pPr>
            <w:r w:rsidRPr="000748C0">
              <w:rPr>
                <w:rFonts w:ascii="Arial" w:eastAsia="Calibri" w:hAnsi="Arial" w:hint="cs"/>
                <w:i/>
                <w:iCs/>
                <w:rtl/>
                <w:rPrChange w:id="4518" w:author="Meryl Etman" w:date="2020-03-25T10:10:00Z">
                  <w:rPr>
                    <w:rFonts w:ascii="Arial" w:eastAsia="Calibri" w:hAnsi="Arial" w:hint="cs"/>
                    <w:i/>
                    <w:iCs/>
                    <w:rtl/>
                  </w:rPr>
                </w:rPrChange>
              </w:rPr>
              <w:t>עומק הצינור  הטרמי בתהליך היציקה</w:t>
            </w:r>
          </w:p>
        </w:tc>
      </w:tr>
      <w:tr w:rsidR="00EB5A81" w:rsidRPr="000748C0" w14:paraId="589BABD3" w14:textId="77777777" w:rsidTr="00341985">
        <w:tc>
          <w:tcPr>
            <w:tcW w:w="533" w:type="dxa"/>
            <w:shd w:val="clear" w:color="auto" w:fill="auto"/>
          </w:tcPr>
          <w:p w14:paraId="6B34DBF6" w14:textId="77777777" w:rsidR="00EB5A81" w:rsidRPr="000748C0" w:rsidRDefault="00EB5A81" w:rsidP="00341985">
            <w:pPr>
              <w:suppressAutoHyphens/>
              <w:autoSpaceDN w:val="0"/>
              <w:jc w:val="both"/>
              <w:textAlignment w:val="baseline"/>
              <w:rPr>
                <w:rFonts w:ascii="Arial" w:eastAsia="Calibri" w:hAnsi="Arial"/>
                <w:sz w:val="18"/>
                <w:szCs w:val="24"/>
                <w:rtl/>
                <w:rPrChange w:id="4519" w:author="Meryl Etman" w:date="2020-03-25T10:10:00Z">
                  <w:rPr>
                    <w:rFonts w:ascii="Arial" w:eastAsia="Calibri" w:hAnsi="Arial"/>
                    <w:sz w:val="18"/>
                    <w:szCs w:val="24"/>
                    <w:rtl/>
                  </w:rPr>
                </w:rPrChange>
              </w:rPr>
            </w:pPr>
            <w:r w:rsidRPr="000748C0">
              <w:rPr>
                <w:rFonts w:ascii="Arial" w:eastAsia="Calibri" w:hAnsi="Arial" w:hint="cs"/>
                <w:sz w:val="18"/>
                <w:szCs w:val="24"/>
                <w:rtl/>
                <w:rPrChange w:id="4520" w:author="Meryl Etman" w:date="2020-03-25T10:10:00Z">
                  <w:rPr>
                    <w:rFonts w:ascii="Arial" w:eastAsia="Calibri" w:hAnsi="Arial" w:hint="cs"/>
                    <w:sz w:val="18"/>
                    <w:szCs w:val="24"/>
                    <w:rtl/>
                  </w:rPr>
                </w:rPrChange>
              </w:rPr>
              <w:t>5</w:t>
            </w:r>
          </w:p>
        </w:tc>
        <w:tc>
          <w:tcPr>
            <w:tcW w:w="3640" w:type="dxa"/>
            <w:shd w:val="clear" w:color="auto" w:fill="auto"/>
          </w:tcPr>
          <w:p w14:paraId="65E7696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2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522" w:author="Meryl Etman" w:date="2020-03-25T10:10:00Z">
                  <w:rPr>
                    <w:rFonts w:ascii="Arial" w:eastAsia="Calibri" w:hAnsi="Arial" w:hint="cs"/>
                    <w:i/>
                    <w:iCs/>
                    <w:sz w:val="18"/>
                    <w:szCs w:val="24"/>
                    <w:rtl/>
                  </w:rPr>
                </w:rPrChange>
              </w:rPr>
              <w:t>גובה יציקה/גובה קוצים; נקודת יחוס</w:t>
            </w:r>
          </w:p>
        </w:tc>
        <w:tc>
          <w:tcPr>
            <w:tcW w:w="848" w:type="dxa"/>
            <w:shd w:val="clear" w:color="auto" w:fill="auto"/>
          </w:tcPr>
          <w:p w14:paraId="79C43437" w14:textId="77777777" w:rsidR="00EB5A81" w:rsidRPr="000748C0" w:rsidRDefault="00EB5A81" w:rsidP="00341985">
            <w:pPr>
              <w:suppressAutoHyphens/>
              <w:autoSpaceDN w:val="0"/>
              <w:jc w:val="both"/>
              <w:textAlignment w:val="baseline"/>
              <w:rPr>
                <w:rFonts w:ascii="Arial" w:eastAsia="Calibri" w:hAnsi="Arial"/>
                <w:sz w:val="18"/>
                <w:szCs w:val="24"/>
                <w:rtl/>
                <w:rPrChange w:id="4523" w:author="Meryl Etman" w:date="2020-03-25T10:10:00Z">
                  <w:rPr>
                    <w:rFonts w:ascii="Arial" w:eastAsia="Calibri" w:hAnsi="Arial"/>
                    <w:sz w:val="18"/>
                    <w:szCs w:val="24"/>
                    <w:rtl/>
                  </w:rPr>
                </w:rPrChange>
              </w:rPr>
            </w:pPr>
          </w:p>
        </w:tc>
        <w:tc>
          <w:tcPr>
            <w:tcW w:w="4607" w:type="dxa"/>
            <w:shd w:val="clear" w:color="auto" w:fill="auto"/>
          </w:tcPr>
          <w:p w14:paraId="771415F7" w14:textId="77777777" w:rsidR="00EB5A81" w:rsidRPr="000748C0" w:rsidRDefault="00EB5A81" w:rsidP="00341985">
            <w:pPr>
              <w:suppressAutoHyphens/>
              <w:autoSpaceDN w:val="0"/>
              <w:jc w:val="both"/>
              <w:textAlignment w:val="baseline"/>
              <w:rPr>
                <w:rFonts w:ascii="Arial" w:eastAsia="Calibri" w:hAnsi="Arial"/>
                <w:i/>
                <w:iCs/>
                <w:rtl/>
                <w:rPrChange w:id="4524" w:author="Meryl Etman" w:date="2020-03-25T10:10:00Z">
                  <w:rPr>
                    <w:rFonts w:ascii="Arial" w:eastAsia="Calibri" w:hAnsi="Arial"/>
                    <w:i/>
                    <w:iCs/>
                    <w:rtl/>
                  </w:rPr>
                </w:rPrChange>
              </w:rPr>
            </w:pPr>
            <w:r w:rsidRPr="000748C0">
              <w:rPr>
                <w:rFonts w:ascii="Arial" w:eastAsia="Calibri" w:hAnsi="Arial" w:hint="cs"/>
                <w:i/>
                <w:iCs/>
                <w:rtl/>
                <w:rPrChange w:id="4525" w:author="Meryl Etman" w:date="2020-03-25T10:10:00Z">
                  <w:rPr>
                    <w:rFonts w:ascii="Arial" w:eastAsia="Calibri" w:hAnsi="Arial" w:hint="cs"/>
                    <w:i/>
                    <w:iCs/>
                    <w:rtl/>
                  </w:rPr>
                </w:rPrChange>
              </w:rPr>
              <w:t>סימון באמצעות מודד; מדידה</w:t>
            </w:r>
          </w:p>
        </w:tc>
      </w:tr>
      <w:tr w:rsidR="00EB5A81" w:rsidRPr="000748C0" w14:paraId="07660D08" w14:textId="77777777" w:rsidTr="00341985">
        <w:tc>
          <w:tcPr>
            <w:tcW w:w="533" w:type="dxa"/>
            <w:shd w:val="clear" w:color="auto" w:fill="auto"/>
          </w:tcPr>
          <w:p w14:paraId="671BAAAC" w14:textId="77777777" w:rsidR="00EB5A81" w:rsidRPr="000748C0" w:rsidRDefault="00EB5A81" w:rsidP="00341985">
            <w:pPr>
              <w:suppressAutoHyphens/>
              <w:autoSpaceDN w:val="0"/>
              <w:jc w:val="both"/>
              <w:textAlignment w:val="baseline"/>
              <w:rPr>
                <w:rFonts w:ascii="Arial" w:eastAsia="Calibri" w:hAnsi="Arial"/>
                <w:sz w:val="18"/>
                <w:szCs w:val="24"/>
                <w:rtl/>
                <w:rPrChange w:id="4526" w:author="Meryl Etman" w:date="2020-03-25T10:10:00Z">
                  <w:rPr>
                    <w:rFonts w:ascii="Arial" w:eastAsia="Calibri" w:hAnsi="Arial"/>
                    <w:sz w:val="18"/>
                    <w:szCs w:val="24"/>
                    <w:rtl/>
                  </w:rPr>
                </w:rPrChange>
              </w:rPr>
            </w:pPr>
            <w:r w:rsidRPr="000748C0">
              <w:rPr>
                <w:rFonts w:ascii="Arial" w:eastAsia="Calibri" w:hAnsi="Arial" w:hint="cs"/>
                <w:sz w:val="18"/>
                <w:szCs w:val="24"/>
                <w:rtl/>
                <w:rPrChange w:id="4527" w:author="Meryl Etman" w:date="2020-03-25T10:10:00Z">
                  <w:rPr>
                    <w:rFonts w:ascii="Arial" w:eastAsia="Calibri" w:hAnsi="Arial" w:hint="cs"/>
                    <w:sz w:val="18"/>
                    <w:szCs w:val="24"/>
                    <w:rtl/>
                  </w:rPr>
                </w:rPrChange>
              </w:rPr>
              <w:t>6</w:t>
            </w:r>
          </w:p>
        </w:tc>
        <w:tc>
          <w:tcPr>
            <w:tcW w:w="3640" w:type="dxa"/>
            <w:shd w:val="clear" w:color="auto" w:fill="auto"/>
          </w:tcPr>
          <w:p w14:paraId="2B6F6D5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2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529" w:author="Meryl Etman" w:date="2020-03-25T10:10:00Z">
                  <w:rPr>
                    <w:rFonts w:ascii="Arial" w:eastAsia="Calibri" w:hAnsi="Arial" w:hint="cs"/>
                    <w:i/>
                    <w:iCs/>
                    <w:sz w:val="18"/>
                    <w:szCs w:val="24"/>
                    <w:rtl/>
                  </w:rPr>
                </w:rPrChange>
              </w:rPr>
              <w:t>התקנת מערכות ברפסודה</w:t>
            </w:r>
          </w:p>
        </w:tc>
        <w:tc>
          <w:tcPr>
            <w:tcW w:w="848" w:type="dxa"/>
            <w:shd w:val="clear" w:color="auto" w:fill="auto"/>
          </w:tcPr>
          <w:p w14:paraId="6CC268D0" w14:textId="77777777" w:rsidR="00EB5A81" w:rsidRPr="000748C0" w:rsidRDefault="00EB5A81" w:rsidP="00341985">
            <w:pPr>
              <w:suppressAutoHyphens/>
              <w:autoSpaceDN w:val="0"/>
              <w:jc w:val="both"/>
              <w:textAlignment w:val="baseline"/>
              <w:rPr>
                <w:rFonts w:ascii="Arial" w:eastAsia="Calibri" w:hAnsi="Arial"/>
                <w:sz w:val="18"/>
                <w:szCs w:val="24"/>
                <w:rtl/>
                <w:rPrChange w:id="4530" w:author="Meryl Etman" w:date="2020-03-25T10:10:00Z">
                  <w:rPr>
                    <w:rFonts w:ascii="Arial" w:eastAsia="Calibri" w:hAnsi="Arial"/>
                    <w:sz w:val="18"/>
                    <w:szCs w:val="24"/>
                    <w:rtl/>
                  </w:rPr>
                </w:rPrChange>
              </w:rPr>
            </w:pPr>
          </w:p>
        </w:tc>
        <w:tc>
          <w:tcPr>
            <w:tcW w:w="4607" w:type="dxa"/>
            <w:shd w:val="clear" w:color="auto" w:fill="auto"/>
          </w:tcPr>
          <w:p w14:paraId="793BD4F7" w14:textId="77777777" w:rsidR="00EB5A81" w:rsidRPr="000748C0" w:rsidRDefault="00EB5A81" w:rsidP="00341985">
            <w:pPr>
              <w:suppressAutoHyphens/>
              <w:autoSpaceDN w:val="0"/>
              <w:jc w:val="both"/>
              <w:textAlignment w:val="baseline"/>
              <w:rPr>
                <w:rFonts w:ascii="Arial" w:eastAsia="Calibri" w:hAnsi="Arial"/>
                <w:i/>
                <w:iCs/>
                <w:rtl/>
                <w:rPrChange w:id="4531" w:author="Meryl Etman" w:date="2020-03-25T10:10:00Z">
                  <w:rPr>
                    <w:rFonts w:ascii="Arial" w:eastAsia="Calibri" w:hAnsi="Arial"/>
                    <w:i/>
                    <w:iCs/>
                    <w:rtl/>
                  </w:rPr>
                </w:rPrChange>
              </w:rPr>
            </w:pPr>
          </w:p>
        </w:tc>
      </w:tr>
      <w:tr w:rsidR="00EB5A81" w:rsidRPr="000748C0" w14:paraId="566E420E" w14:textId="77777777" w:rsidTr="00341985">
        <w:tc>
          <w:tcPr>
            <w:tcW w:w="533" w:type="dxa"/>
            <w:shd w:val="clear" w:color="auto" w:fill="auto"/>
          </w:tcPr>
          <w:p w14:paraId="710EA4C6" w14:textId="77777777" w:rsidR="00EB5A81" w:rsidRPr="000748C0" w:rsidRDefault="00EB5A81" w:rsidP="00341985">
            <w:pPr>
              <w:suppressAutoHyphens/>
              <w:autoSpaceDN w:val="0"/>
              <w:jc w:val="both"/>
              <w:textAlignment w:val="baseline"/>
              <w:rPr>
                <w:rFonts w:ascii="Arial" w:eastAsia="Calibri" w:hAnsi="Arial"/>
                <w:sz w:val="18"/>
                <w:szCs w:val="24"/>
                <w:rtl/>
                <w:rPrChange w:id="4532" w:author="Meryl Etman" w:date="2020-03-25T10:10:00Z">
                  <w:rPr>
                    <w:rFonts w:ascii="Arial" w:eastAsia="Calibri" w:hAnsi="Arial"/>
                    <w:sz w:val="18"/>
                    <w:szCs w:val="24"/>
                    <w:rtl/>
                  </w:rPr>
                </w:rPrChange>
              </w:rPr>
            </w:pPr>
            <w:r w:rsidRPr="000748C0">
              <w:rPr>
                <w:rFonts w:ascii="Arial" w:eastAsia="Calibri" w:hAnsi="Arial" w:hint="cs"/>
                <w:sz w:val="18"/>
                <w:szCs w:val="24"/>
                <w:rtl/>
                <w:rPrChange w:id="4533" w:author="Meryl Etman" w:date="2020-03-25T10:10:00Z">
                  <w:rPr>
                    <w:rFonts w:ascii="Arial" w:eastAsia="Calibri" w:hAnsi="Arial" w:hint="cs"/>
                    <w:sz w:val="18"/>
                    <w:szCs w:val="24"/>
                    <w:rtl/>
                  </w:rPr>
                </w:rPrChange>
              </w:rPr>
              <w:t>7</w:t>
            </w:r>
          </w:p>
        </w:tc>
        <w:tc>
          <w:tcPr>
            <w:tcW w:w="3640" w:type="dxa"/>
            <w:shd w:val="clear" w:color="auto" w:fill="auto"/>
          </w:tcPr>
          <w:p w14:paraId="59D43AF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34" w:author="Meryl Etman" w:date="2020-03-25T10:10:00Z">
                  <w:rPr>
                    <w:rFonts w:ascii="Arial" w:eastAsia="Calibri" w:hAnsi="Arial"/>
                    <w:i/>
                    <w:iCs/>
                    <w:sz w:val="18"/>
                    <w:szCs w:val="24"/>
                    <w:rtl/>
                  </w:rPr>
                </w:rPrChange>
              </w:rPr>
            </w:pPr>
          </w:p>
        </w:tc>
        <w:tc>
          <w:tcPr>
            <w:tcW w:w="848" w:type="dxa"/>
            <w:shd w:val="clear" w:color="auto" w:fill="auto"/>
          </w:tcPr>
          <w:p w14:paraId="3DE6D319" w14:textId="77777777" w:rsidR="00EB5A81" w:rsidRPr="000748C0" w:rsidRDefault="00EB5A81" w:rsidP="00341985">
            <w:pPr>
              <w:suppressAutoHyphens/>
              <w:autoSpaceDN w:val="0"/>
              <w:jc w:val="both"/>
              <w:textAlignment w:val="baseline"/>
              <w:rPr>
                <w:rFonts w:ascii="Arial" w:eastAsia="Calibri" w:hAnsi="Arial"/>
                <w:sz w:val="18"/>
                <w:szCs w:val="24"/>
                <w:rtl/>
                <w:rPrChange w:id="4535" w:author="Meryl Etman" w:date="2020-03-25T10:10:00Z">
                  <w:rPr>
                    <w:rFonts w:ascii="Arial" w:eastAsia="Calibri" w:hAnsi="Arial"/>
                    <w:sz w:val="18"/>
                    <w:szCs w:val="24"/>
                    <w:rtl/>
                  </w:rPr>
                </w:rPrChange>
              </w:rPr>
            </w:pPr>
          </w:p>
        </w:tc>
        <w:tc>
          <w:tcPr>
            <w:tcW w:w="4607" w:type="dxa"/>
            <w:shd w:val="clear" w:color="auto" w:fill="auto"/>
          </w:tcPr>
          <w:p w14:paraId="5B3D36DA" w14:textId="77777777" w:rsidR="00EB5A81" w:rsidRPr="000748C0" w:rsidRDefault="00EB5A81" w:rsidP="00341985">
            <w:pPr>
              <w:suppressAutoHyphens/>
              <w:autoSpaceDN w:val="0"/>
              <w:jc w:val="both"/>
              <w:textAlignment w:val="baseline"/>
              <w:rPr>
                <w:rFonts w:ascii="Arial" w:eastAsia="Calibri" w:hAnsi="Arial"/>
                <w:i/>
                <w:iCs/>
                <w:rtl/>
                <w:rPrChange w:id="4536" w:author="Meryl Etman" w:date="2020-03-25T10:10:00Z">
                  <w:rPr>
                    <w:rFonts w:ascii="Arial" w:eastAsia="Calibri" w:hAnsi="Arial"/>
                    <w:i/>
                    <w:iCs/>
                    <w:rtl/>
                  </w:rPr>
                </w:rPrChange>
              </w:rPr>
            </w:pPr>
          </w:p>
        </w:tc>
      </w:tr>
      <w:tr w:rsidR="00EB5A81" w:rsidRPr="000748C0" w14:paraId="718B339A" w14:textId="77777777" w:rsidTr="00341985">
        <w:tc>
          <w:tcPr>
            <w:tcW w:w="533" w:type="dxa"/>
            <w:shd w:val="clear" w:color="auto" w:fill="auto"/>
          </w:tcPr>
          <w:p w14:paraId="5EE8EC66" w14:textId="77777777" w:rsidR="00EB5A81" w:rsidRPr="000748C0" w:rsidRDefault="00EB5A81" w:rsidP="00341985">
            <w:pPr>
              <w:suppressAutoHyphens/>
              <w:autoSpaceDN w:val="0"/>
              <w:jc w:val="both"/>
              <w:textAlignment w:val="baseline"/>
              <w:rPr>
                <w:rFonts w:ascii="Arial" w:eastAsia="Calibri" w:hAnsi="Arial"/>
                <w:sz w:val="18"/>
                <w:szCs w:val="24"/>
                <w:rtl/>
                <w:rPrChange w:id="4537" w:author="Meryl Etman" w:date="2020-03-25T10:10:00Z">
                  <w:rPr>
                    <w:rFonts w:ascii="Arial" w:eastAsia="Calibri" w:hAnsi="Arial"/>
                    <w:sz w:val="18"/>
                    <w:szCs w:val="24"/>
                    <w:rtl/>
                  </w:rPr>
                </w:rPrChange>
              </w:rPr>
            </w:pPr>
          </w:p>
        </w:tc>
        <w:tc>
          <w:tcPr>
            <w:tcW w:w="3640" w:type="dxa"/>
            <w:shd w:val="clear" w:color="auto" w:fill="auto"/>
          </w:tcPr>
          <w:p w14:paraId="28C1F2A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38" w:author="Meryl Etman" w:date="2020-03-25T10:10:00Z">
                  <w:rPr>
                    <w:rFonts w:ascii="Arial" w:eastAsia="Calibri" w:hAnsi="Arial"/>
                    <w:i/>
                    <w:iCs/>
                    <w:sz w:val="18"/>
                    <w:szCs w:val="24"/>
                    <w:rtl/>
                  </w:rPr>
                </w:rPrChange>
              </w:rPr>
            </w:pPr>
          </w:p>
        </w:tc>
        <w:tc>
          <w:tcPr>
            <w:tcW w:w="848" w:type="dxa"/>
            <w:shd w:val="clear" w:color="auto" w:fill="auto"/>
          </w:tcPr>
          <w:p w14:paraId="3387A6B9" w14:textId="77777777" w:rsidR="00EB5A81" w:rsidRPr="000748C0" w:rsidRDefault="00EB5A81" w:rsidP="00341985">
            <w:pPr>
              <w:suppressAutoHyphens/>
              <w:autoSpaceDN w:val="0"/>
              <w:jc w:val="both"/>
              <w:textAlignment w:val="baseline"/>
              <w:rPr>
                <w:rFonts w:ascii="Arial" w:eastAsia="Calibri" w:hAnsi="Arial"/>
                <w:sz w:val="18"/>
                <w:szCs w:val="24"/>
                <w:rtl/>
                <w:rPrChange w:id="4539" w:author="Meryl Etman" w:date="2020-03-25T10:10:00Z">
                  <w:rPr>
                    <w:rFonts w:ascii="Arial" w:eastAsia="Calibri" w:hAnsi="Arial"/>
                    <w:sz w:val="18"/>
                    <w:szCs w:val="24"/>
                    <w:rtl/>
                  </w:rPr>
                </w:rPrChange>
              </w:rPr>
            </w:pPr>
          </w:p>
        </w:tc>
        <w:tc>
          <w:tcPr>
            <w:tcW w:w="4607" w:type="dxa"/>
            <w:shd w:val="clear" w:color="auto" w:fill="auto"/>
          </w:tcPr>
          <w:p w14:paraId="7613D2CF" w14:textId="77777777" w:rsidR="00EB5A81" w:rsidRPr="000748C0" w:rsidRDefault="00EB5A81" w:rsidP="00341985">
            <w:pPr>
              <w:suppressAutoHyphens/>
              <w:autoSpaceDN w:val="0"/>
              <w:jc w:val="both"/>
              <w:textAlignment w:val="baseline"/>
              <w:rPr>
                <w:rFonts w:ascii="Arial" w:eastAsia="Calibri" w:hAnsi="Arial"/>
                <w:i/>
                <w:iCs/>
                <w:rtl/>
                <w:rPrChange w:id="4540" w:author="Meryl Etman" w:date="2020-03-25T10:10:00Z">
                  <w:rPr>
                    <w:rFonts w:ascii="Arial" w:eastAsia="Calibri" w:hAnsi="Arial"/>
                    <w:i/>
                    <w:iCs/>
                    <w:rtl/>
                  </w:rPr>
                </w:rPrChange>
              </w:rPr>
            </w:pPr>
          </w:p>
        </w:tc>
      </w:tr>
      <w:tr w:rsidR="00EB5A81" w:rsidRPr="000748C0" w14:paraId="7FBF7545" w14:textId="77777777" w:rsidTr="00341985">
        <w:tc>
          <w:tcPr>
            <w:tcW w:w="533" w:type="dxa"/>
            <w:shd w:val="clear" w:color="auto" w:fill="auto"/>
          </w:tcPr>
          <w:p w14:paraId="04478413" w14:textId="77777777" w:rsidR="00EB5A81" w:rsidRPr="000748C0" w:rsidRDefault="00EB5A81" w:rsidP="00341985">
            <w:pPr>
              <w:suppressAutoHyphens/>
              <w:autoSpaceDN w:val="0"/>
              <w:jc w:val="both"/>
              <w:textAlignment w:val="baseline"/>
              <w:rPr>
                <w:rFonts w:ascii="Arial" w:eastAsia="Calibri" w:hAnsi="Arial"/>
                <w:sz w:val="18"/>
                <w:szCs w:val="24"/>
                <w:rtl/>
                <w:rPrChange w:id="4541" w:author="Meryl Etman" w:date="2020-03-25T10:10:00Z">
                  <w:rPr>
                    <w:rFonts w:ascii="Arial" w:eastAsia="Calibri" w:hAnsi="Arial"/>
                    <w:sz w:val="18"/>
                    <w:szCs w:val="24"/>
                    <w:rtl/>
                  </w:rPr>
                </w:rPrChange>
              </w:rPr>
            </w:pPr>
          </w:p>
        </w:tc>
        <w:tc>
          <w:tcPr>
            <w:tcW w:w="3640" w:type="dxa"/>
            <w:shd w:val="clear" w:color="auto" w:fill="auto"/>
          </w:tcPr>
          <w:p w14:paraId="46A27A62"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542" w:author="Meryl Etman" w:date="2020-03-25T10:10:00Z">
                  <w:rPr>
                    <w:rFonts w:ascii="Arial" w:eastAsia="Calibri" w:hAnsi="Arial"/>
                    <w:i/>
                    <w:iCs/>
                    <w:sz w:val="18"/>
                    <w:szCs w:val="24"/>
                    <w:rtl/>
                  </w:rPr>
                </w:rPrChange>
              </w:rPr>
            </w:pPr>
          </w:p>
        </w:tc>
        <w:tc>
          <w:tcPr>
            <w:tcW w:w="848" w:type="dxa"/>
            <w:shd w:val="clear" w:color="auto" w:fill="auto"/>
          </w:tcPr>
          <w:p w14:paraId="623DE541" w14:textId="77777777" w:rsidR="00EB5A81" w:rsidRPr="000748C0" w:rsidRDefault="00EB5A81" w:rsidP="00341985">
            <w:pPr>
              <w:suppressAutoHyphens/>
              <w:autoSpaceDN w:val="0"/>
              <w:jc w:val="both"/>
              <w:textAlignment w:val="baseline"/>
              <w:rPr>
                <w:rFonts w:ascii="Arial" w:eastAsia="Calibri" w:hAnsi="Arial"/>
                <w:sz w:val="18"/>
                <w:szCs w:val="24"/>
                <w:rtl/>
                <w:rPrChange w:id="4543" w:author="Meryl Etman" w:date="2020-03-25T10:10:00Z">
                  <w:rPr>
                    <w:rFonts w:ascii="Arial" w:eastAsia="Calibri" w:hAnsi="Arial"/>
                    <w:sz w:val="18"/>
                    <w:szCs w:val="24"/>
                    <w:rtl/>
                  </w:rPr>
                </w:rPrChange>
              </w:rPr>
            </w:pPr>
          </w:p>
        </w:tc>
        <w:tc>
          <w:tcPr>
            <w:tcW w:w="4607" w:type="dxa"/>
            <w:shd w:val="clear" w:color="auto" w:fill="auto"/>
          </w:tcPr>
          <w:p w14:paraId="7B90DEC7" w14:textId="77777777" w:rsidR="00EB5A81" w:rsidRPr="000748C0" w:rsidRDefault="00EB5A81" w:rsidP="00341985">
            <w:pPr>
              <w:suppressAutoHyphens/>
              <w:autoSpaceDN w:val="0"/>
              <w:jc w:val="both"/>
              <w:textAlignment w:val="baseline"/>
              <w:rPr>
                <w:rFonts w:ascii="Arial" w:eastAsia="Calibri" w:hAnsi="Arial"/>
                <w:i/>
                <w:iCs/>
                <w:rtl/>
                <w:rPrChange w:id="4544" w:author="Meryl Etman" w:date="2020-03-25T10:10:00Z">
                  <w:rPr>
                    <w:rFonts w:ascii="Arial" w:eastAsia="Calibri" w:hAnsi="Arial"/>
                    <w:i/>
                    <w:iCs/>
                    <w:rtl/>
                  </w:rPr>
                </w:rPrChange>
              </w:rPr>
            </w:pPr>
          </w:p>
        </w:tc>
      </w:tr>
    </w:tbl>
    <w:p w14:paraId="6F02D75E" w14:textId="77777777" w:rsidR="00EB5A81" w:rsidRPr="000748C0" w:rsidRDefault="00EB5A81" w:rsidP="00EB5A81">
      <w:pPr>
        <w:suppressAutoHyphens/>
        <w:autoSpaceDN w:val="0"/>
        <w:jc w:val="both"/>
        <w:textAlignment w:val="baseline"/>
        <w:rPr>
          <w:rFonts w:ascii="Arial" w:eastAsia="Calibri" w:hAnsi="Arial"/>
          <w:i/>
          <w:iCs/>
          <w:rtl/>
          <w:rPrChange w:id="4545" w:author="Meryl Etman" w:date="2020-03-25T10:10:00Z">
            <w:rPr>
              <w:rFonts w:ascii="Arial" w:eastAsia="Calibri" w:hAnsi="Arial"/>
              <w:i/>
              <w:iCs/>
              <w:rtl/>
            </w:rPr>
          </w:rPrChange>
        </w:rPr>
      </w:pPr>
      <w:r w:rsidRPr="000748C0">
        <w:rPr>
          <w:rFonts w:ascii="Arial" w:eastAsia="Calibri" w:hAnsi="Arial" w:hint="cs"/>
          <w:i/>
          <w:iCs/>
          <w:rtl/>
          <w:rPrChange w:id="4546" w:author="Meryl Etman" w:date="2020-03-25T10:10:00Z">
            <w:rPr>
              <w:rFonts w:ascii="Arial" w:eastAsia="Calibri" w:hAnsi="Arial" w:hint="cs"/>
              <w:i/>
              <w:iCs/>
              <w:rtl/>
            </w:rPr>
          </w:rPrChange>
        </w:rPr>
        <w:t>ת=תקין; ש=שיפור; פ=פסול.</w:t>
      </w:r>
    </w:p>
    <w:p w14:paraId="5B0D225D"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547" w:author="Meryl Etman" w:date="2020-03-25T10:10:00Z">
            <w:rPr>
              <w:rFonts w:ascii="Arial" w:eastAsia="Calibri" w:hAnsi="Arial"/>
              <w:i/>
              <w:iCs/>
              <w:sz w:val="18"/>
              <w:szCs w:val="24"/>
              <w:rtl/>
            </w:rPr>
          </w:rPrChange>
        </w:rPr>
      </w:pPr>
    </w:p>
    <w:p w14:paraId="21EC354F"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54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549" w:author="Meryl Etman" w:date="2020-03-25T10:10:00Z">
            <w:rPr>
              <w:rFonts w:ascii="Arial" w:eastAsia="Calibri" w:hAnsi="Arial" w:hint="cs"/>
              <w:i/>
              <w:iCs/>
              <w:sz w:val="18"/>
              <w:szCs w:val="24"/>
              <w:rtl/>
            </w:rPr>
          </w:rPrChange>
        </w:rPr>
        <w:t>הערות</w:t>
      </w:r>
    </w:p>
    <w:p w14:paraId="7DC5E446"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550"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0748C0" w14:paraId="2A61BAC1" w14:textId="77777777" w:rsidTr="00341985">
        <w:tc>
          <w:tcPr>
            <w:tcW w:w="815" w:type="dxa"/>
            <w:shd w:val="clear" w:color="auto" w:fill="auto"/>
          </w:tcPr>
          <w:p w14:paraId="2BD343B2" w14:textId="77777777" w:rsidR="00EB5A81" w:rsidRPr="000748C0" w:rsidRDefault="00EB5A81" w:rsidP="00341985">
            <w:pPr>
              <w:suppressAutoHyphens/>
              <w:autoSpaceDN w:val="0"/>
              <w:textAlignment w:val="baseline"/>
              <w:rPr>
                <w:rFonts w:ascii="Arial" w:eastAsia="Calibri" w:hAnsi="Arial"/>
                <w:b/>
                <w:bCs/>
                <w:sz w:val="16"/>
                <w:rtl/>
                <w:rPrChange w:id="4551" w:author="Meryl Etman" w:date="2020-03-25T10:10:00Z">
                  <w:rPr>
                    <w:rFonts w:ascii="Arial" w:eastAsia="Calibri" w:hAnsi="Arial"/>
                    <w:b/>
                    <w:bCs/>
                    <w:sz w:val="16"/>
                    <w:rtl/>
                  </w:rPr>
                </w:rPrChange>
              </w:rPr>
            </w:pPr>
            <w:r w:rsidRPr="000748C0">
              <w:rPr>
                <w:rFonts w:ascii="Arial" w:eastAsia="Calibri" w:hAnsi="Arial" w:hint="cs"/>
                <w:b/>
                <w:bCs/>
                <w:sz w:val="16"/>
                <w:rtl/>
                <w:rPrChange w:id="4552" w:author="Meryl Etman" w:date="2020-03-25T10:10:00Z">
                  <w:rPr>
                    <w:rFonts w:ascii="Arial" w:eastAsia="Calibri" w:hAnsi="Arial" w:hint="cs"/>
                    <w:b/>
                    <w:bCs/>
                    <w:sz w:val="16"/>
                    <w:rtl/>
                  </w:rPr>
                </w:rPrChange>
              </w:rPr>
              <w:t>תאריך</w:t>
            </w:r>
          </w:p>
        </w:tc>
        <w:tc>
          <w:tcPr>
            <w:tcW w:w="847" w:type="dxa"/>
            <w:shd w:val="clear" w:color="auto" w:fill="auto"/>
          </w:tcPr>
          <w:p w14:paraId="62D8DDA7" w14:textId="77777777" w:rsidR="00EB5A81" w:rsidRPr="000748C0" w:rsidRDefault="00EB5A81" w:rsidP="00341985">
            <w:pPr>
              <w:suppressAutoHyphens/>
              <w:autoSpaceDN w:val="0"/>
              <w:textAlignment w:val="baseline"/>
              <w:rPr>
                <w:rFonts w:ascii="Arial" w:eastAsia="Calibri" w:hAnsi="Arial"/>
                <w:b/>
                <w:bCs/>
                <w:sz w:val="16"/>
                <w:rtl/>
                <w:rPrChange w:id="4553" w:author="Meryl Etman" w:date="2020-03-25T10:10:00Z">
                  <w:rPr>
                    <w:rFonts w:ascii="Arial" w:eastAsia="Calibri" w:hAnsi="Arial"/>
                    <w:b/>
                    <w:bCs/>
                    <w:sz w:val="16"/>
                    <w:rtl/>
                  </w:rPr>
                </w:rPrChange>
              </w:rPr>
            </w:pPr>
            <w:r w:rsidRPr="000748C0">
              <w:rPr>
                <w:rFonts w:ascii="Arial" w:eastAsia="Calibri" w:hAnsi="Arial" w:hint="cs"/>
                <w:b/>
                <w:bCs/>
                <w:sz w:val="16"/>
                <w:rtl/>
                <w:rPrChange w:id="4554" w:author="Meryl Etman" w:date="2020-03-25T10:10:00Z">
                  <w:rPr>
                    <w:rFonts w:ascii="Arial" w:eastAsia="Calibri" w:hAnsi="Arial" w:hint="cs"/>
                    <w:b/>
                    <w:bCs/>
                    <w:sz w:val="16"/>
                    <w:rtl/>
                  </w:rPr>
                </w:rPrChange>
              </w:rPr>
              <w:t>סעיף</w:t>
            </w:r>
          </w:p>
        </w:tc>
        <w:tc>
          <w:tcPr>
            <w:tcW w:w="1944" w:type="dxa"/>
            <w:shd w:val="clear" w:color="auto" w:fill="auto"/>
          </w:tcPr>
          <w:p w14:paraId="34BC2F47" w14:textId="77777777" w:rsidR="00EB5A81" w:rsidRPr="000748C0" w:rsidRDefault="00EB5A81" w:rsidP="00341985">
            <w:pPr>
              <w:suppressAutoHyphens/>
              <w:autoSpaceDN w:val="0"/>
              <w:textAlignment w:val="baseline"/>
              <w:rPr>
                <w:rFonts w:ascii="Arial" w:eastAsia="Calibri" w:hAnsi="Arial"/>
                <w:b/>
                <w:bCs/>
                <w:sz w:val="16"/>
                <w:rtl/>
                <w:rPrChange w:id="4555" w:author="Meryl Etman" w:date="2020-03-25T10:10:00Z">
                  <w:rPr>
                    <w:rFonts w:ascii="Arial" w:eastAsia="Calibri" w:hAnsi="Arial"/>
                    <w:b/>
                    <w:bCs/>
                    <w:sz w:val="16"/>
                    <w:rtl/>
                  </w:rPr>
                </w:rPrChange>
              </w:rPr>
            </w:pPr>
            <w:r w:rsidRPr="000748C0">
              <w:rPr>
                <w:rFonts w:ascii="Arial" w:eastAsia="Calibri" w:hAnsi="Arial" w:hint="cs"/>
                <w:b/>
                <w:bCs/>
                <w:sz w:val="16"/>
                <w:rtl/>
                <w:rPrChange w:id="4556" w:author="Meryl Etman" w:date="2020-03-25T10:10:00Z">
                  <w:rPr>
                    <w:rFonts w:ascii="Arial" w:eastAsia="Calibri" w:hAnsi="Arial" w:hint="cs"/>
                    <w:b/>
                    <w:bCs/>
                    <w:sz w:val="16"/>
                    <w:rtl/>
                  </w:rPr>
                </w:rPrChange>
              </w:rPr>
              <w:t>תיאור הליקוי</w:t>
            </w:r>
          </w:p>
        </w:tc>
        <w:tc>
          <w:tcPr>
            <w:tcW w:w="3220" w:type="dxa"/>
            <w:shd w:val="clear" w:color="auto" w:fill="auto"/>
          </w:tcPr>
          <w:p w14:paraId="326E87F1" w14:textId="77777777" w:rsidR="00EB5A81" w:rsidRPr="000748C0" w:rsidRDefault="00EB5A81" w:rsidP="00341985">
            <w:pPr>
              <w:suppressAutoHyphens/>
              <w:autoSpaceDN w:val="0"/>
              <w:textAlignment w:val="baseline"/>
              <w:rPr>
                <w:rFonts w:ascii="Arial" w:eastAsia="Calibri" w:hAnsi="Arial"/>
                <w:b/>
                <w:bCs/>
                <w:sz w:val="16"/>
                <w:rtl/>
                <w:rPrChange w:id="4557" w:author="Meryl Etman" w:date="2020-03-25T10:10:00Z">
                  <w:rPr>
                    <w:rFonts w:ascii="Arial" w:eastAsia="Calibri" w:hAnsi="Arial"/>
                    <w:b/>
                    <w:bCs/>
                    <w:sz w:val="16"/>
                    <w:rtl/>
                  </w:rPr>
                </w:rPrChange>
              </w:rPr>
            </w:pPr>
            <w:r w:rsidRPr="000748C0">
              <w:rPr>
                <w:rFonts w:ascii="Arial" w:eastAsia="Calibri" w:hAnsi="Arial" w:hint="cs"/>
                <w:b/>
                <w:bCs/>
                <w:sz w:val="16"/>
                <w:rtl/>
                <w:rPrChange w:id="4558" w:author="Meryl Etman" w:date="2020-03-25T10:10:00Z">
                  <w:rPr>
                    <w:rFonts w:ascii="Arial" w:eastAsia="Calibri" w:hAnsi="Arial" w:hint="cs"/>
                    <w:b/>
                    <w:bCs/>
                    <w:sz w:val="16"/>
                    <w:rtl/>
                  </w:rPr>
                </w:rPrChange>
              </w:rPr>
              <w:t>הנחיות לתיקון</w:t>
            </w:r>
          </w:p>
        </w:tc>
        <w:tc>
          <w:tcPr>
            <w:tcW w:w="2802" w:type="dxa"/>
            <w:shd w:val="clear" w:color="auto" w:fill="auto"/>
          </w:tcPr>
          <w:p w14:paraId="5561F786" w14:textId="77777777" w:rsidR="00EB5A81" w:rsidRPr="000748C0" w:rsidRDefault="00EB5A81" w:rsidP="00341985">
            <w:pPr>
              <w:suppressAutoHyphens/>
              <w:autoSpaceDN w:val="0"/>
              <w:textAlignment w:val="baseline"/>
              <w:rPr>
                <w:rFonts w:ascii="Arial" w:eastAsia="Calibri" w:hAnsi="Arial"/>
                <w:b/>
                <w:bCs/>
                <w:sz w:val="16"/>
                <w:rtl/>
                <w:rPrChange w:id="4559" w:author="Meryl Etman" w:date="2020-03-25T10:10:00Z">
                  <w:rPr>
                    <w:rFonts w:ascii="Arial" w:eastAsia="Calibri" w:hAnsi="Arial"/>
                    <w:b/>
                    <w:bCs/>
                    <w:sz w:val="16"/>
                    <w:rtl/>
                  </w:rPr>
                </w:rPrChange>
              </w:rPr>
            </w:pPr>
            <w:r w:rsidRPr="000748C0">
              <w:rPr>
                <w:rFonts w:ascii="Arial" w:eastAsia="Calibri" w:hAnsi="Arial" w:hint="cs"/>
                <w:b/>
                <w:bCs/>
                <w:sz w:val="16"/>
                <w:rtl/>
                <w:rPrChange w:id="4560" w:author="Meryl Etman" w:date="2020-03-25T10:10:00Z">
                  <w:rPr>
                    <w:rFonts w:ascii="Arial" w:eastAsia="Calibri" w:hAnsi="Arial" w:hint="cs"/>
                    <w:b/>
                    <w:bCs/>
                    <w:sz w:val="16"/>
                    <w:rtl/>
                  </w:rPr>
                </w:rPrChange>
              </w:rPr>
              <w:t>סטאטוס טיפול</w:t>
            </w:r>
          </w:p>
        </w:tc>
      </w:tr>
      <w:tr w:rsidR="00EB5A81" w:rsidRPr="000748C0" w14:paraId="0A474632" w14:textId="77777777" w:rsidTr="00341985">
        <w:tc>
          <w:tcPr>
            <w:tcW w:w="815" w:type="dxa"/>
            <w:shd w:val="clear" w:color="auto" w:fill="auto"/>
            <w:vAlign w:val="center"/>
          </w:tcPr>
          <w:p w14:paraId="0246473F" w14:textId="77777777" w:rsidR="00EB5A81" w:rsidRPr="000748C0" w:rsidRDefault="00EB5A81" w:rsidP="00341985">
            <w:pPr>
              <w:suppressAutoHyphens/>
              <w:autoSpaceDN w:val="0"/>
              <w:jc w:val="center"/>
              <w:textAlignment w:val="baseline"/>
              <w:rPr>
                <w:rFonts w:ascii="Arial" w:eastAsia="Calibri" w:hAnsi="Arial"/>
                <w:sz w:val="18"/>
                <w:szCs w:val="24"/>
                <w:rtl/>
                <w:rPrChange w:id="4561" w:author="Meryl Etman" w:date="2020-03-25T10:10:00Z">
                  <w:rPr>
                    <w:rFonts w:ascii="Arial" w:eastAsia="Calibri" w:hAnsi="Arial"/>
                    <w:sz w:val="18"/>
                    <w:szCs w:val="24"/>
                    <w:rtl/>
                  </w:rPr>
                </w:rPrChange>
              </w:rPr>
            </w:pPr>
          </w:p>
        </w:tc>
        <w:tc>
          <w:tcPr>
            <w:tcW w:w="847" w:type="dxa"/>
            <w:shd w:val="clear" w:color="auto" w:fill="auto"/>
            <w:vAlign w:val="center"/>
          </w:tcPr>
          <w:p w14:paraId="5D27FA27" w14:textId="77777777" w:rsidR="00EB5A81" w:rsidRPr="000748C0" w:rsidRDefault="00EB5A81" w:rsidP="00341985">
            <w:pPr>
              <w:suppressAutoHyphens/>
              <w:autoSpaceDN w:val="0"/>
              <w:textAlignment w:val="baseline"/>
              <w:rPr>
                <w:rFonts w:ascii="Arial" w:eastAsia="Calibri" w:hAnsi="Arial"/>
                <w:sz w:val="18"/>
                <w:szCs w:val="24"/>
                <w:rtl/>
                <w:rPrChange w:id="4562" w:author="Meryl Etman" w:date="2020-03-25T10:10:00Z">
                  <w:rPr>
                    <w:rFonts w:ascii="Arial" w:eastAsia="Calibri" w:hAnsi="Arial"/>
                    <w:sz w:val="18"/>
                    <w:szCs w:val="24"/>
                    <w:rtl/>
                  </w:rPr>
                </w:rPrChange>
              </w:rPr>
            </w:pPr>
          </w:p>
        </w:tc>
        <w:tc>
          <w:tcPr>
            <w:tcW w:w="1944" w:type="dxa"/>
            <w:shd w:val="clear" w:color="auto" w:fill="auto"/>
            <w:vAlign w:val="center"/>
          </w:tcPr>
          <w:p w14:paraId="61B481D6" w14:textId="77777777" w:rsidR="00EB5A81" w:rsidRPr="000748C0" w:rsidRDefault="00EB5A81" w:rsidP="00341985">
            <w:pPr>
              <w:suppressAutoHyphens/>
              <w:autoSpaceDN w:val="0"/>
              <w:textAlignment w:val="baseline"/>
              <w:rPr>
                <w:rFonts w:ascii="Arial" w:eastAsia="Calibri" w:hAnsi="Arial"/>
                <w:sz w:val="14"/>
                <w:rtl/>
                <w:rPrChange w:id="4563" w:author="Meryl Etman" w:date="2020-03-25T10:10:00Z">
                  <w:rPr>
                    <w:rFonts w:ascii="Arial" w:eastAsia="Calibri" w:hAnsi="Arial"/>
                    <w:sz w:val="14"/>
                    <w:rtl/>
                  </w:rPr>
                </w:rPrChange>
              </w:rPr>
            </w:pPr>
          </w:p>
        </w:tc>
        <w:tc>
          <w:tcPr>
            <w:tcW w:w="3220" w:type="dxa"/>
            <w:shd w:val="clear" w:color="auto" w:fill="auto"/>
            <w:vAlign w:val="center"/>
          </w:tcPr>
          <w:p w14:paraId="64E5CD26" w14:textId="77777777" w:rsidR="00EB5A81" w:rsidRPr="000748C0" w:rsidRDefault="00EB5A81" w:rsidP="00341985">
            <w:pPr>
              <w:suppressAutoHyphens/>
              <w:autoSpaceDN w:val="0"/>
              <w:textAlignment w:val="baseline"/>
              <w:rPr>
                <w:rFonts w:ascii="Arial" w:eastAsia="Calibri" w:hAnsi="Arial"/>
                <w:sz w:val="14"/>
                <w:rtl/>
                <w:rPrChange w:id="4564" w:author="Meryl Etman" w:date="2020-03-25T10:10:00Z">
                  <w:rPr>
                    <w:rFonts w:ascii="Arial" w:eastAsia="Calibri" w:hAnsi="Arial"/>
                    <w:sz w:val="14"/>
                    <w:rtl/>
                  </w:rPr>
                </w:rPrChange>
              </w:rPr>
            </w:pPr>
          </w:p>
        </w:tc>
        <w:tc>
          <w:tcPr>
            <w:tcW w:w="2802" w:type="dxa"/>
            <w:shd w:val="clear" w:color="auto" w:fill="auto"/>
            <w:vAlign w:val="center"/>
          </w:tcPr>
          <w:p w14:paraId="5EFC25E9" w14:textId="77777777" w:rsidR="00EB5A81" w:rsidRPr="000748C0" w:rsidRDefault="00EB5A81" w:rsidP="00341985">
            <w:pPr>
              <w:suppressAutoHyphens/>
              <w:autoSpaceDN w:val="0"/>
              <w:textAlignment w:val="baseline"/>
              <w:rPr>
                <w:rFonts w:ascii="Arial" w:eastAsia="Calibri" w:hAnsi="Arial"/>
                <w:sz w:val="14"/>
                <w:rtl/>
                <w:rPrChange w:id="4565" w:author="Meryl Etman" w:date="2020-03-25T10:10:00Z">
                  <w:rPr>
                    <w:rFonts w:ascii="Arial" w:eastAsia="Calibri" w:hAnsi="Arial"/>
                    <w:sz w:val="14"/>
                    <w:rtl/>
                  </w:rPr>
                </w:rPrChange>
              </w:rPr>
            </w:pPr>
          </w:p>
        </w:tc>
      </w:tr>
      <w:tr w:rsidR="00EB5A81" w:rsidRPr="000748C0" w14:paraId="58C1239D" w14:textId="77777777" w:rsidTr="00341985">
        <w:tc>
          <w:tcPr>
            <w:tcW w:w="815" w:type="dxa"/>
            <w:shd w:val="clear" w:color="auto" w:fill="auto"/>
            <w:vAlign w:val="center"/>
          </w:tcPr>
          <w:p w14:paraId="6B5CAAE0" w14:textId="77777777" w:rsidR="00EB5A81" w:rsidRPr="000748C0" w:rsidRDefault="00EB5A81" w:rsidP="00341985">
            <w:pPr>
              <w:suppressAutoHyphens/>
              <w:autoSpaceDN w:val="0"/>
              <w:jc w:val="center"/>
              <w:textAlignment w:val="baseline"/>
              <w:rPr>
                <w:rFonts w:ascii="Arial" w:eastAsia="Calibri" w:hAnsi="Arial"/>
                <w:sz w:val="18"/>
                <w:szCs w:val="24"/>
                <w:rtl/>
                <w:rPrChange w:id="4566" w:author="Meryl Etman" w:date="2020-03-25T10:10:00Z">
                  <w:rPr>
                    <w:rFonts w:ascii="Arial" w:eastAsia="Calibri" w:hAnsi="Arial"/>
                    <w:sz w:val="18"/>
                    <w:szCs w:val="24"/>
                    <w:rtl/>
                  </w:rPr>
                </w:rPrChange>
              </w:rPr>
            </w:pPr>
          </w:p>
        </w:tc>
        <w:tc>
          <w:tcPr>
            <w:tcW w:w="847" w:type="dxa"/>
            <w:shd w:val="clear" w:color="auto" w:fill="auto"/>
            <w:vAlign w:val="center"/>
          </w:tcPr>
          <w:p w14:paraId="5D1454DA" w14:textId="77777777" w:rsidR="00EB5A81" w:rsidRPr="000748C0" w:rsidRDefault="00EB5A81" w:rsidP="00341985">
            <w:pPr>
              <w:suppressAutoHyphens/>
              <w:autoSpaceDN w:val="0"/>
              <w:textAlignment w:val="baseline"/>
              <w:rPr>
                <w:rFonts w:ascii="Arial" w:eastAsia="Calibri" w:hAnsi="Arial"/>
                <w:sz w:val="18"/>
                <w:szCs w:val="24"/>
                <w:rtl/>
                <w:rPrChange w:id="4567" w:author="Meryl Etman" w:date="2020-03-25T10:10:00Z">
                  <w:rPr>
                    <w:rFonts w:ascii="Arial" w:eastAsia="Calibri" w:hAnsi="Arial"/>
                    <w:sz w:val="18"/>
                    <w:szCs w:val="24"/>
                    <w:rtl/>
                  </w:rPr>
                </w:rPrChange>
              </w:rPr>
            </w:pPr>
          </w:p>
        </w:tc>
        <w:tc>
          <w:tcPr>
            <w:tcW w:w="1944" w:type="dxa"/>
            <w:shd w:val="clear" w:color="auto" w:fill="auto"/>
            <w:vAlign w:val="center"/>
          </w:tcPr>
          <w:p w14:paraId="7008043C" w14:textId="77777777" w:rsidR="00EB5A81" w:rsidRPr="000748C0" w:rsidRDefault="00EB5A81" w:rsidP="00341985">
            <w:pPr>
              <w:suppressAutoHyphens/>
              <w:autoSpaceDN w:val="0"/>
              <w:textAlignment w:val="baseline"/>
              <w:rPr>
                <w:rFonts w:ascii="Arial" w:eastAsia="Calibri" w:hAnsi="Arial"/>
                <w:sz w:val="14"/>
                <w:rtl/>
                <w:rPrChange w:id="4568" w:author="Meryl Etman" w:date="2020-03-25T10:10:00Z">
                  <w:rPr>
                    <w:rFonts w:ascii="Arial" w:eastAsia="Calibri" w:hAnsi="Arial"/>
                    <w:sz w:val="14"/>
                    <w:rtl/>
                  </w:rPr>
                </w:rPrChange>
              </w:rPr>
            </w:pPr>
          </w:p>
        </w:tc>
        <w:tc>
          <w:tcPr>
            <w:tcW w:w="3220" w:type="dxa"/>
            <w:shd w:val="clear" w:color="auto" w:fill="auto"/>
            <w:vAlign w:val="center"/>
          </w:tcPr>
          <w:p w14:paraId="7E977837" w14:textId="77777777" w:rsidR="00EB5A81" w:rsidRPr="000748C0" w:rsidRDefault="00EB5A81" w:rsidP="00341985">
            <w:pPr>
              <w:suppressAutoHyphens/>
              <w:autoSpaceDN w:val="0"/>
              <w:textAlignment w:val="baseline"/>
              <w:rPr>
                <w:rFonts w:ascii="Arial" w:eastAsia="Calibri" w:hAnsi="Arial"/>
                <w:sz w:val="14"/>
                <w:rtl/>
                <w:rPrChange w:id="4569" w:author="Meryl Etman" w:date="2020-03-25T10:10:00Z">
                  <w:rPr>
                    <w:rFonts w:ascii="Arial" w:eastAsia="Calibri" w:hAnsi="Arial"/>
                    <w:sz w:val="14"/>
                    <w:rtl/>
                  </w:rPr>
                </w:rPrChange>
              </w:rPr>
            </w:pPr>
          </w:p>
        </w:tc>
        <w:tc>
          <w:tcPr>
            <w:tcW w:w="2802" w:type="dxa"/>
            <w:shd w:val="clear" w:color="auto" w:fill="auto"/>
            <w:vAlign w:val="center"/>
          </w:tcPr>
          <w:p w14:paraId="13EBD117" w14:textId="77777777" w:rsidR="00EB5A81" w:rsidRPr="000748C0" w:rsidRDefault="00EB5A81" w:rsidP="00341985">
            <w:pPr>
              <w:suppressAutoHyphens/>
              <w:autoSpaceDN w:val="0"/>
              <w:textAlignment w:val="baseline"/>
              <w:rPr>
                <w:rFonts w:ascii="Arial" w:eastAsia="Calibri" w:hAnsi="Arial"/>
                <w:sz w:val="14"/>
                <w:rtl/>
                <w:rPrChange w:id="4570" w:author="Meryl Etman" w:date="2020-03-25T10:10:00Z">
                  <w:rPr>
                    <w:rFonts w:ascii="Arial" w:eastAsia="Calibri" w:hAnsi="Arial"/>
                    <w:sz w:val="14"/>
                    <w:rtl/>
                  </w:rPr>
                </w:rPrChange>
              </w:rPr>
            </w:pPr>
          </w:p>
        </w:tc>
      </w:tr>
      <w:tr w:rsidR="00EB5A81" w:rsidRPr="000748C0" w14:paraId="6CCC11A4" w14:textId="77777777" w:rsidTr="00341985">
        <w:tc>
          <w:tcPr>
            <w:tcW w:w="815" w:type="dxa"/>
            <w:shd w:val="clear" w:color="auto" w:fill="auto"/>
            <w:vAlign w:val="center"/>
          </w:tcPr>
          <w:p w14:paraId="04802A16" w14:textId="77777777" w:rsidR="00EB5A81" w:rsidRPr="000748C0" w:rsidRDefault="00EB5A81" w:rsidP="00341985">
            <w:pPr>
              <w:suppressAutoHyphens/>
              <w:autoSpaceDN w:val="0"/>
              <w:jc w:val="center"/>
              <w:textAlignment w:val="baseline"/>
              <w:rPr>
                <w:rFonts w:ascii="Arial" w:eastAsia="Calibri" w:hAnsi="Arial"/>
                <w:sz w:val="18"/>
                <w:szCs w:val="24"/>
                <w:rtl/>
                <w:rPrChange w:id="4571" w:author="Meryl Etman" w:date="2020-03-25T10:10:00Z">
                  <w:rPr>
                    <w:rFonts w:ascii="Arial" w:eastAsia="Calibri" w:hAnsi="Arial"/>
                    <w:sz w:val="18"/>
                    <w:szCs w:val="24"/>
                    <w:rtl/>
                  </w:rPr>
                </w:rPrChange>
              </w:rPr>
            </w:pPr>
          </w:p>
        </w:tc>
        <w:tc>
          <w:tcPr>
            <w:tcW w:w="847" w:type="dxa"/>
            <w:shd w:val="clear" w:color="auto" w:fill="auto"/>
          </w:tcPr>
          <w:p w14:paraId="43DB3E9F" w14:textId="77777777" w:rsidR="00EB5A81" w:rsidRPr="000748C0" w:rsidRDefault="00EB5A81" w:rsidP="00341985">
            <w:pPr>
              <w:suppressAutoHyphens/>
              <w:autoSpaceDN w:val="0"/>
              <w:jc w:val="both"/>
              <w:textAlignment w:val="baseline"/>
              <w:rPr>
                <w:rFonts w:ascii="Arial" w:eastAsia="Calibri" w:hAnsi="Arial"/>
                <w:sz w:val="18"/>
                <w:szCs w:val="24"/>
                <w:rtl/>
                <w:rPrChange w:id="4572" w:author="Meryl Etman" w:date="2020-03-25T10:10:00Z">
                  <w:rPr>
                    <w:rFonts w:ascii="Arial" w:eastAsia="Calibri" w:hAnsi="Arial"/>
                    <w:sz w:val="18"/>
                    <w:szCs w:val="24"/>
                    <w:rtl/>
                  </w:rPr>
                </w:rPrChange>
              </w:rPr>
            </w:pPr>
          </w:p>
        </w:tc>
        <w:tc>
          <w:tcPr>
            <w:tcW w:w="1944" w:type="dxa"/>
            <w:shd w:val="clear" w:color="auto" w:fill="auto"/>
            <w:vAlign w:val="center"/>
          </w:tcPr>
          <w:p w14:paraId="4CFE2F2E" w14:textId="77777777" w:rsidR="00EB5A81" w:rsidRPr="000748C0" w:rsidRDefault="00EB5A81" w:rsidP="00341985">
            <w:pPr>
              <w:suppressAutoHyphens/>
              <w:autoSpaceDN w:val="0"/>
              <w:textAlignment w:val="baseline"/>
              <w:rPr>
                <w:rFonts w:ascii="Arial" w:eastAsia="Calibri" w:hAnsi="Arial"/>
                <w:sz w:val="14"/>
                <w:rtl/>
                <w:rPrChange w:id="4573" w:author="Meryl Etman" w:date="2020-03-25T10:10:00Z">
                  <w:rPr>
                    <w:rFonts w:ascii="Arial" w:eastAsia="Calibri" w:hAnsi="Arial"/>
                    <w:sz w:val="14"/>
                    <w:rtl/>
                  </w:rPr>
                </w:rPrChange>
              </w:rPr>
            </w:pPr>
          </w:p>
        </w:tc>
        <w:tc>
          <w:tcPr>
            <w:tcW w:w="3220" w:type="dxa"/>
            <w:shd w:val="clear" w:color="auto" w:fill="auto"/>
            <w:vAlign w:val="center"/>
          </w:tcPr>
          <w:p w14:paraId="4E64D43F" w14:textId="77777777" w:rsidR="00EB5A81" w:rsidRPr="000748C0" w:rsidRDefault="00EB5A81" w:rsidP="00341985">
            <w:pPr>
              <w:suppressAutoHyphens/>
              <w:autoSpaceDN w:val="0"/>
              <w:textAlignment w:val="baseline"/>
              <w:rPr>
                <w:rFonts w:ascii="Arial" w:eastAsia="Calibri" w:hAnsi="Arial"/>
                <w:sz w:val="14"/>
                <w:rtl/>
                <w:rPrChange w:id="4574" w:author="Meryl Etman" w:date="2020-03-25T10:10:00Z">
                  <w:rPr>
                    <w:rFonts w:ascii="Arial" w:eastAsia="Calibri" w:hAnsi="Arial"/>
                    <w:sz w:val="14"/>
                    <w:rtl/>
                  </w:rPr>
                </w:rPrChange>
              </w:rPr>
            </w:pPr>
          </w:p>
        </w:tc>
        <w:tc>
          <w:tcPr>
            <w:tcW w:w="2802" w:type="dxa"/>
            <w:shd w:val="clear" w:color="auto" w:fill="auto"/>
            <w:vAlign w:val="center"/>
          </w:tcPr>
          <w:p w14:paraId="0D2F5B3E" w14:textId="77777777" w:rsidR="00EB5A81" w:rsidRPr="000748C0" w:rsidRDefault="00EB5A81" w:rsidP="00341985">
            <w:pPr>
              <w:suppressAutoHyphens/>
              <w:autoSpaceDN w:val="0"/>
              <w:textAlignment w:val="baseline"/>
              <w:rPr>
                <w:rFonts w:ascii="Arial" w:eastAsia="Calibri" w:hAnsi="Arial"/>
                <w:sz w:val="14"/>
                <w:rtl/>
                <w:rPrChange w:id="4575" w:author="Meryl Etman" w:date="2020-03-25T10:10:00Z">
                  <w:rPr>
                    <w:rFonts w:ascii="Arial" w:eastAsia="Calibri" w:hAnsi="Arial"/>
                    <w:sz w:val="14"/>
                    <w:rtl/>
                  </w:rPr>
                </w:rPrChange>
              </w:rPr>
            </w:pPr>
          </w:p>
        </w:tc>
      </w:tr>
      <w:tr w:rsidR="00EB5A81" w:rsidRPr="000748C0" w14:paraId="29A32707" w14:textId="77777777" w:rsidTr="00341985">
        <w:tc>
          <w:tcPr>
            <w:tcW w:w="815" w:type="dxa"/>
            <w:shd w:val="clear" w:color="auto" w:fill="auto"/>
            <w:vAlign w:val="center"/>
          </w:tcPr>
          <w:p w14:paraId="6BCDC2A7" w14:textId="77777777" w:rsidR="00EB5A81" w:rsidRPr="000748C0" w:rsidRDefault="00EB5A81" w:rsidP="00341985">
            <w:pPr>
              <w:suppressAutoHyphens/>
              <w:autoSpaceDN w:val="0"/>
              <w:jc w:val="center"/>
              <w:textAlignment w:val="baseline"/>
              <w:rPr>
                <w:rFonts w:ascii="Arial" w:eastAsia="Calibri" w:hAnsi="Arial"/>
                <w:sz w:val="18"/>
                <w:szCs w:val="24"/>
                <w:rtl/>
                <w:rPrChange w:id="4576" w:author="Meryl Etman" w:date="2020-03-25T10:10:00Z">
                  <w:rPr>
                    <w:rFonts w:ascii="Arial" w:eastAsia="Calibri" w:hAnsi="Arial"/>
                    <w:sz w:val="18"/>
                    <w:szCs w:val="24"/>
                    <w:rtl/>
                  </w:rPr>
                </w:rPrChange>
              </w:rPr>
            </w:pPr>
          </w:p>
        </w:tc>
        <w:tc>
          <w:tcPr>
            <w:tcW w:w="847" w:type="dxa"/>
            <w:shd w:val="clear" w:color="auto" w:fill="auto"/>
          </w:tcPr>
          <w:p w14:paraId="4FB16718" w14:textId="77777777" w:rsidR="00EB5A81" w:rsidRPr="000748C0" w:rsidRDefault="00EB5A81" w:rsidP="00341985">
            <w:pPr>
              <w:suppressAutoHyphens/>
              <w:autoSpaceDN w:val="0"/>
              <w:jc w:val="both"/>
              <w:textAlignment w:val="baseline"/>
              <w:rPr>
                <w:rFonts w:ascii="Arial" w:eastAsia="Calibri" w:hAnsi="Arial"/>
                <w:sz w:val="18"/>
                <w:szCs w:val="24"/>
                <w:rtl/>
                <w:rPrChange w:id="4577" w:author="Meryl Etman" w:date="2020-03-25T10:10:00Z">
                  <w:rPr>
                    <w:rFonts w:ascii="Arial" w:eastAsia="Calibri" w:hAnsi="Arial"/>
                    <w:sz w:val="18"/>
                    <w:szCs w:val="24"/>
                    <w:rtl/>
                  </w:rPr>
                </w:rPrChange>
              </w:rPr>
            </w:pPr>
          </w:p>
        </w:tc>
        <w:tc>
          <w:tcPr>
            <w:tcW w:w="1944" w:type="dxa"/>
            <w:shd w:val="clear" w:color="auto" w:fill="auto"/>
            <w:vAlign w:val="center"/>
          </w:tcPr>
          <w:p w14:paraId="63CCE93F" w14:textId="77777777" w:rsidR="00EB5A81" w:rsidRPr="000748C0" w:rsidRDefault="00EB5A81" w:rsidP="00341985">
            <w:pPr>
              <w:suppressAutoHyphens/>
              <w:autoSpaceDN w:val="0"/>
              <w:textAlignment w:val="baseline"/>
              <w:rPr>
                <w:rFonts w:ascii="Arial" w:eastAsia="Calibri" w:hAnsi="Arial"/>
                <w:sz w:val="14"/>
                <w:rtl/>
                <w:rPrChange w:id="4578" w:author="Meryl Etman" w:date="2020-03-25T10:10:00Z">
                  <w:rPr>
                    <w:rFonts w:ascii="Arial" w:eastAsia="Calibri" w:hAnsi="Arial"/>
                    <w:sz w:val="14"/>
                    <w:rtl/>
                  </w:rPr>
                </w:rPrChange>
              </w:rPr>
            </w:pPr>
          </w:p>
        </w:tc>
        <w:tc>
          <w:tcPr>
            <w:tcW w:w="3220" w:type="dxa"/>
            <w:shd w:val="clear" w:color="auto" w:fill="auto"/>
            <w:vAlign w:val="center"/>
          </w:tcPr>
          <w:p w14:paraId="471CF472" w14:textId="77777777" w:rsidR="00EB5A81" w:rsidRPr="000748C0" w:rsidRDefault="00EB5A81" w:rsidP="00341985">
            <w:pPr>
              <w:suppressAutoHyphens/>
              <w:autoSpaceDN w:val="0"/>
              <w:textAlignment w:val="baseline"/>
              <w:rPr>
                <w:rFonts w:ascii="Arial" w:eastAsia="Calibri" w:hAnsi="Arial"/>
                <w:sz w:val="14"/>
                <w:rtl/>
                <w:rPrChange w:id="4579" w:author="Meryl Etman" w:date="2020-03-25T10:10:00Z">
                  <w:rPr>
                    <w:rFonts w:ascii="Arial" w:eastAsia="Calibri" w:hAnsi="Arial"/>
                    <w:sz w:val="14"/>
                    <w:rtl/>
                  </w:rPr>
                </w:rPrChange>
              </w:rPr>
            </w:pPr>
          </w:p>
        </w:tc>
        <w:tc>
          <w:tcPr>
            <w:tcW w:w="2802" w:type="dxa"/>
            <w:shd w:val="clear" w:color="auto" w:fill="auto"/>
            <w:vAlign w:val="center"/>
          </w:tcPr>
          <w:p w14:paraId="3CDA9C18" w14:textId="77777777" w:rsidR="00EB5A81" w:rsidRPr="000748C0" w:rsidRDefault="00EB5A81" w:rsidP="00341985">
            <w:pPr>
              <w:suppressAutoHyphens/>
              <w:autoSpaceDN w:val="0"/>
              <w:textAlignment w:val="baseline"/>
              <w:rPr>
                <w:rFonts w:ascii="Arial" w:eastAsia="Calibri" w:hAnsi="Arial"/>
                <w:sz w:val="14"/>
                <w:rtl/>
                <w:rPrChange w:id="4580" w:author="Meryl Etman" w:date="2020-03-25T10:10:00Z">
                  <w:rPr>
                    <w:rFonts w:ascii="Arial" w:eastAsia="Calibri" w:hAnsi="Arial"/>
                    <w:sz w:val="14"/>
                    <w:rtl/>
                  </w:rPr>
                </w:rPrChange>
              </w:rPr>
            </w:pPr>
          </w:p>
        </w:tc>
      </w:tr>
      <w:tr w:rsidR="00EB5A81" w:rsidRPr="000748C0" w14:paraId="74A765CF" w14:textId="77777777" w:rsidTr="00341985">
        <w:tc>
          <w:tcPr>
            <w:tcW w:w="815" w:type="dxa"/>
            <w:shd w:val="clear" w:color="auto" w:fill="auto"/>
            <w:vAlign w:val="center"/>
          </w:tcPr>
          <w:p w14:paraId="731CF701" w14:textId="77777777" w:rsidR="00EB5A81" w:rsidRPr="000748C0" w:rsidRDefault="00EB5A81" w:rsidP="00341985">
            <w:pPr>
              <w:suppressAutoHyphens/>
              <w:autoSpaceDN w:val="0"/>
              <w:jc w:val="center"/>
              <w:textAlignment w:val="baseline"/>
              <w:rPr>
                <w:rFonts w:ascii="Arial" w:eastAsia="Calibri" w:hAnsi="Arial"/>
                <w:sz w:val="18"/>
                <w:szCs w:val="24"/>
                <w:rtl/>
                <w:rPrChange w:id="4581" w:author="Meryl Etman" w:date="2020-03-25T10:10:00Z">
                  <w:rPr>
                    <w:rFonts w:ascii="Arial" w:eastAsia="Calibri" w:hAnsi="Arial"/>
                    <w:sz w:val="18"/>
                    <w:szCs w:val="24"/>
                    <w:rtl/>
                  </w:rPr>
                </w:rPrChange>
              </w:rPr>
            </w:pPr>
          </w:p>
        </w:tc>
        <w:tc>
          <w:tcPr>
            <w:tcW w:w="847" w:type="dxa"/>
            <w:shd w:val="clear" w:color="auto" w:fill="auto"/>
          </w:tcPr>
          <w:p w14:paraId="393CDBCC" w14:textId="77777777" w:rsidR="00EB5A81" w:rsidRPr="000748C0" w:rsidRDefault="00EB5A81" w:rsidP="00341985">
            <w:pPr>
              <w:suppressAutoHyphens/>
              <w:autoSpaceDN w:val="0"/>
              <w:jc w:val="both"/>
              <w:textAlignment w:val="baseline"/>
              <w:rPr>
                <w:rFonts w:ascii="Arial" w:eastAsia="Calibri" w:hAnsi="Arial"/>
                <w:sz w:val="18"/>
                <w:szCs w:val="24"/>
                <w:rtl/>
                <w:rPrChange w:id="4582" w:author="Meryl Etman" w:date="2020-03-25T10:10:00Z">
                  <w:rPr>
                    <w:rFonts w:ascii="Arial" w:eastAsia="Calibri" w:hAnsi="Arial"/>
                    <w:sz w:val="18"/>
                    <w:szCs w:val="24"/>
                    <w:rtl/>
                  </w:rPr>
                </w:rPrChange>
              </w:rPr>
            </w:pPr>
          </w:p>
        </w:tc>
        <w:tc>
          <w:tcPr>
            <w:tcW w:w="1944" w:type="dxa"/>
            <w:shd w:val="clear" w:color="auto" w:fill="auto"/>
            <w:vAlign w:val="center"/>
          </w:tcPr>
          <w:p w14:paraId="6EC8F374" w14:textId="77777777" w:rsidR="00EB5A81" w:rsidRPr="000748C0" w:rsidRDefault="00EB5A81" w:rsidP="00341985">
            <w:pPr>
              <w:suppressAutoHyphens/>
              <w:autoSpaceDN w:val="0"/>
              <w:textAlignment w:val="baseline"/>
              <w:rPr>
                <w:rFonts w:ascii="Arial" w:eastAsia="Calibri" w:hAnsi="Arial"/>
                <w:sz w:val="14"/>
                <w:rtl/>
                <w:rPrChange w:id="4583" w:author="Meryl Etman" w:date="2020-03-25T10:10:00Z">
                  <w:rPr>
                    <w:rFonts w:ascii="Arial" w:eastAsia="Calibri" w:hAnsi="Arial"/>
                    <w:sz w:val="14"/>
                    <w:rtl/>
                  </w:rPr>
                </w:rPrChange>
              </w:rPr>
            </w:pPr>
          </w:p>
        </w:tc>
        <w:tc>
          <w:tcPr>
            <w:tcW w:w="3220" w:type="dxa"/>
            <w:shd w:val="clear" w:color="auto" w:fill="auto"/>
            <w:vAlign w:val="center"/>
          </w:tcPr>
          <w:p w14:paraId="2E309AE2" w14:textId="77777777" w:rsidR="00EB5A81" w:rsidRPr="000748C0" w:rsidRDefault="00EB5A81" w:rsidP="00341985">
            <w:pPr>
              <w:suppressAutoHyphens/>
              <w:autoSpaceDN w:val="0"/>
              <w:textAlignment w:val="baseline"/>
              <w:rPr>
                <w:rFonts w:ascii="Arial" w:eastAsia="Calibri" w:hAnsi="Arial"/>
                <w:sz w:val="14"/>
                <w:rtl/>
                <w:rPrChange w:id="4584" w:author="Meryl Etman" w:date="2020-03-25T10:10:00Z">
                  <w:rPr>
                    <w:rFonts w:ascii="Arial" w:eastAsia="Calibri" w:hAnsi="Arial"/>
                    <w:sz w:val="14"/>
                    <w:rtl/>
                  </w:rPr>
                </w:rPrChange>
              </w:rPr>
            </w:pPr>
          </w:p>
        </w:tc>
        <w:tc>
          <w:tcPr>
            <w:tcW w:w="2802" w:type="dxa"/>
            <w:shd w:val="clear" w:color="auto" w:fill="auto"/>
            <w:vAlign w:val="center"/>
          </w:tcPr>
          <w:p w14:paraId="19B29FC1" w14:textId="77777777" w:rsidR="00EB5A81" w:rsidRPr="000748C0" w:rsidRDefault="00EB5A81" w:rsidP="00341985">
            <w:pPr>
              <w:suppressAutoHyphens/>
              <w:autoSpaceDN w:val="0"/>
              <w:textAlignment w:val="baseline"/>
              <w:rPr>
                <w:rFonts w:ascii="Arial" w:eastAsia="Calibri" w:hAnsi="Arial"/>
                <w:sz w:val="14"/>
                <w:rtl/>
                <w:rPrChange w:id="4585" w:author="Meryl Etman" w:date="2020-03-25T10:10:00Z">
                  <w:rPr>
                    <w:rFonts w:ascii="Arial" w:eastAsia="Calibri" w:hAnsi="Arial"/>
                    <w:sz w:val="14"/>
                    <w:rtl/>
                  </w:rPr>
                </w:rPrChange>
              </w:rPr>
            </w:pPr>
          </w:p>
        </w:tc>
      </w:tr>
      <w:tr w:rsidR="00EB5A81" w:rsidRPr="000748C0" w14:paraId="4FD67700" w14:textId="77777777" w:rsidTr="00341985">
        <w:tc>
          <w:tcPr>
            <w:tcW w:w="815" w:type="dxa"/>
            <w:shd w:val="clear" w:color="auto" w:fill="auto"/>
            <w:vAlign w:val="center"/>
          </w:tcPr>
          <w:p w14:paraId="54F9A6F7" w14:textId="77777777" w:rsidR="00EB5A81" w:rsidRPr="000748C0" w:rsidRDefault="00EB5A81" w:rsidP="00341985">
            <w:pPr>
              <w:suppressAutoHyphens/>
              <w:autoSpaceDN w:val="0"/>
              <w:jc w:val="center"/>
              <w:textAlignment w:val="baseline"/>
              <w:rPr>
                <w:rFonts w:ascii="Arial" w:eastAsia="Calibri" w:hAnsi="Arial"/>
                <w:sz w:val="18"/>
                <w:szCs w:val="24"/>
                <w:rtl/>
                <w:rPrChange w:id="4586" w:author="Meryl Etman" w:date="2020-03-25T10:10:00Z">
                  <w:rPr>
                    <w:rFonts w:ascii="Arial" w:eastAsia="Calibri" w:hAnsi="Arial"/>
                    <w:sz w:val="18"/>
                    <w:szCs w:val="24"/>
                    <w:rtl/>
                  </w:rPr>
                </w:rPrChange>
              </w:rPr>
            </w:pPr>
          </w:p>
        </w:tc>
        <w:tc>
          <w:tcPr>
            <w:tcW w:w="847" w:type="dxa"/>
            <w:shd w:val="clear" w:color="auto" w:fill="auto"/>
          </w:tcPr>
          <w:p w14:paraId="088739CF" w14:textId="77777777" w:rsidR="00EB5A81" w:rsidRPr="000748C0" w:rsidRDefault="00EB5A81" w:rsidP="00341985">
            <w:pPr>
              <w:suppressAutoHyphens/>
              <w:autoSpaceDN w:val="0"/>
              <w:jc w:val="both"/>
              <w:textAlignment w:val="baseline"/>
              <w:rPr>
                <w:rFonts w:ascii="Arial" w:eastAsia="Calibri" w:hAnsi="Arial"/>
                <w:sz w:val="18"/>
                <w:szCs w:val="24"/>
                <w:rtl/>
                <w:rPrChange w:id="4587" w:author="Meryl Etman" w:date="2020-03-25T10:10:00Z">
                  <w:rPr>
                    <w:rFonts w:ascii="Arial" w:eastAsia="Calibri" w:hAnsi="Arial"/>
                    <w:sz w:val="18"/>
                    <w:szCs w:val="24"/>
                    <w:rtl/>
                  </w:rPr>
                </w:rPrChange>
              </w:rPr>
            </w:pPr>
          </w:p>
        </w:tc>
        <w:tc>
          <w:tcPr>
            <w:tcW w:w="1944" w:type="dxa"/>
            <w:shd w:val="clear" w:color="auto" w:fill="auto"/>
            <w:vAlign w:val="center"/>
          </w:tcPr>
          <w:p w14:paraId="46C17924" w14:textId="77777777" w:rsidR="00EB5A81" w:rsidRPr="000748C0" w:rsidRDefault="00EB5A81" w:rsidP="00341985">
            <w:pPr>
              <w:suppressAutoHyphens/>
              <w:autoSpaceDN w:val="0"/>
              <w:textAlignment w:val="baseline"/>
              <w:rPr>
                <w:rFonts w:ascii="Arial" w:eastAsia="Calibri" w:hAnsi="Arial"/>
                <w:sz w:val="14"/>
                <w:rtl/>
                <w:rPrChange w:id="4588" w:author="Meryl Etman" w:date="2020-03-25T10:10:00Z">
                  <w:rPr>
                    <w:rFonts w:ascii="Arial" w:eastAsia="Calibri" w:hAnsi="Arial"/>
                    <w:sz w:val="14"/>
                    <w:rtl/>
                  </w:rPr>
                </w:rPrChange>
              </w:rPr>
            </w:pPr>
          </w:p>
        </w:tc>
        <w:tc>
          <w:tcPr>
            <w:tcW w:w="3220" w:type="dxa"/>
            <w:shd w:val="clear" w:color="auto" w:fill="auto"/>
            <w:vAlign w:val="center"/>
          </w:tcPr>
          <w:p w14:paraId="075123BD" w14:textId="77777777" w:rsidR="00EB5A81" w:rsidRPr="000748C0" w:rsidRDefault="00EB5A81" w:rsidP="00341985">
            <w:pPr>
              <w:suppressAutoHyphens/>
              <w:autoSpaceDN w:val="0"/>
              <w:textAlignment w:val="baseline"/>
              <w:rPr>
                <w:rFonts w:ascii="Arial" w:eastAsia="Calibri" w:hAnsi="Arial"/>
                <w:sz w:val="14"/>
                <w:rtl/>
                <w:rPrChange w:id="4589" w:author="Meryl Etman" w:date="2020-03-25T10:10:00Z">
                  <w:rPr>
                    <w:rFonts w:ascii="Arial" w:eastAsia="Calibri" w:hAnsi="Arial"/>
                    <w:sz w:val="14"/>
                    <w:rtl/>
                  </w:rPr>
                </w:rPrChange>
              </w:rPr>
            </w:pPr>
          </w:p>
        </w:tc>
        <w:tc>
          <w:tcPr>
            <w:tcW w:w="2802" w:type="dxa"/>
            <w:shd w:val="clear" w:color="auto" w:fill="auto"/>
            <w:vAlign w:val="center"/>
          </w:tcPr>
          <w:p w14:paraId="4ED4ABFA" w14:textId="77777777" w:rsidR="00EB5A81" w:rsidRPr="000748C0" w:rsidRDefault="00EB5A81" w:rsidP="00341985">
            <w:pPr>
              <w:suppressAutoHyphens/>
              <w:autoSpaceDN w:val="0"/>
              <w:textAlignment w:val="baseline"/>
              <w:rPr>
                <w:rFonts w:ascii="Arial" w:eastAsia="Calibri" w:hAnsi="Arial"/>
                <w:sz w:val="14"/>
                <w:rtl/>
                <w:rPrChange w:id="4590" w:author="Meryl Etman" w:date="2020-03-25T10:10:00Z">
                  <w:rPr>
                    <w:rFonts w:ascii="Arial" w:eastAsia="Calibri" w:hAnsi="Arial"/>
                    <w:sz w:val="14"/>
                    <w:rtl/>
                  </w:rPr>
                </w:rPrChange>
              </w:rPr>
            </w:pPr>
          </w:p>
        </w:tc>
      </w:tr>
      <w:tr w:rsidR="00EB5A81" w:rsidRPr="000748C0" w14:paraId="02881F18" w14:textId="77777777" w:rsidTr="00341985">
        <w:tc>
          <w:tcPr>
            <w:tcW w:w="815" w:type="dxa"/>
            <w:shd w:val="clear" w:color="auto" w:fill="auto"/>
            <w:vAlign w:val="center"/>
          </w:tcPr>
          <w:p w14:paraId="71A02B64" w14:textId="77777777" w:rsidR="00EB5A81" w:rsidRPr="000748C0" w:rsidRDefault="00EB5A81" w:rsidP="00341985">
            <w:pPr>
              <w:suppressAutoHyphens/>
              <w:autoSpaceDN w:val="0"/>
              <w:jc w:val="center"/>
              <w:textAlignment w:val="baseline"/>
              <w:rPr>
                <w:rFonts w:ascii="Arial" w:eastAsia="Calibri" w:hAnsi="Arial"/>
                <w:sz w:val="18"/>
                <w:szCs w:val="24"/>
                <w:rtl/>
                <w:rPrChange w:id="4591" w:author="Meryl Etman" w:date="2020-03-25T10:10:00Z">
                  <w:rPr>
                    <w:rFonts w:ascii="Arial" w:eastAsia="Calibri" w:hAnsi="Arial"/>
                    <w:sz w:val="18"/>
                    <w:szCs w:val="24"/>
                    <w:rtl/>
                  </w:rPr>
                </w:rPrChange>
              </w:rPr>
            </w:pPr>
          </w:p>
        </w:tc>
        <w:tc>
          <w:tcPr>
            <w:tcW w:w="847" w:type="dxa"/>
            <w:shd w:val="clear" w:color="auto" w:fill="auto"/>
          </w:tcPr>
          <w:p w14:paraId="28AD86DA" w14:textId="77777777" w:rsidR="00EB5A81" w:rsidRPr="000748C0" w:rsidRDefault="00EB5A81" w:rsidP="00341985">
            <w:pPr>
              <w:suppressAutoHyphens/>
              <w:autoSpaceDN w:val="0"/>
              <w:jc w:val="both"/>
              <w:textAlignment w:val="baseline"/>
              <w:rPr>
                <w:rFonts w:ascii="Arial" w:eastAsia="Calibri" w:hAnsi="Arial"/>
                <w:sz w:val="18"/>
                <w:szCs w:val="24"/>
                <w:rtl/>
                <w:rPrChange w:id="4592" w:author="Meryl Etman" w:date="2020-03-25T10:10:00Z">
                  <w:rPr>
                    <w:rFonts w:ascii="Arial" w:eastAsia="Calibri" w:hAnsi="Arial"/>
                    <w:sz w:val="18"/>
                    <w:szCs w:val="24"/>
                    <w:rtl/>
                  </w:rPr>
                </w:rPrChange>
              </w:rPr>
            </w:pPr>
          </w:p>
        </w:tc>
        <w:tc>
          <w:tcPr>
            <w:tcW w:w="1944" w:type="dxa"/>
            <w:shd w:val="clear" w:color="auto" w:fill="auto"/>
            <w:vAlign w:val="center"/>
          </w:tcPr>
          <w:p w14:paraId="241B25D9" w14:textId="77777777" w:rsidR="00EB5A81" w:rsidRPr="000748C0" w:rsidRDefault="00EB5A81" w:rsidP="00341985">
            <w:pPr>
              <w:suppressAutoHyphens/>
              <w:autoSpaceDN w:val="0"/>
              <w:textAlignment w:val="baseline"/>
              <w:rPr>
                <w:rFonts w:ascii="Arial" w:eastAsia="Calibri" w:hAnsi="Arial"/>
                <w:sz w:val="14"/>
                <w:rtl/>
                <w:rPrChange w:id="4593" w:author="Meryl Etman" w:date="2020-03-25T10:10:00Z">
                  <w:rPr>
                    <w:rFonts w:ascii="Arial" w:eastAsia="Calibri" w:hAnsi="Arial"/>
                    <w:sz w:val="14"/>
                    <w:rtl/>
                  </w:rPr>
                </w:rPrChange>
              </w:rPr>
            </w:pPr>
          </w:p>
        </w:tc>
        <w:tc>
          <w:tcPr>
            <w:tcW w:w="3220" w:type="dxa"/>
            <w:shd w:val="clear" w:color="auto" w:fill="auto"/>
            <w:vAlign w:val="center"/>
          </w:tcPr>
          <w:p w14:paraId="4087C8B4" w14:textId="77777777" w:rsidR="00EB5A81" w:rsidRPr="000748C0" w:rsidRDefault="00EB5A81" w:rsidP="00341985">
            <w:pPr>
              <w:suppressAutoHyphens/>
              <w:autoSpaceDN w:val="0"/>
              <w:textAlignment w:val="baseline"/>
              <w:rPr>
                <w:rFonts w:ascii="Arial" w:eastAsia="Calibri" w:hAnsi="Arial"/>
                <w:sz w:val="14"/>
                <w:rtl/>
                <w:rPrChange w:id="4594" w:author="Meryl Etman" w:date="2020-03-25T10:10:00Z">
                  <w:rPr>
                    <w:rFonts w:ascii="Arial" w:eastAsia="Calibri" w:hAnsi="Arial"/>
                    <w:sz w:val="14"/>
                    <w:rtl/>
                  </w:rPr>
                </w:rPrChange>
              </w:rPr>
            </w:pPr>
          </w:p>
        </w:tc>
        <w:tc>
          <w:tcPr>
            <w:tcW w:w="2802" w:type="dxa"/>
            <w:shd w:val="clear" w:color="auto" w:fill="auto"/>
            <w:vAlign w:val="center"/>
          </w:tcPr>
          <w:p w14:paraId="342B772F" w14:textId="77777777" w:rsidR="00EB5A81" w:rsidRPr="000748C0" w:rsidRDefault="00EB5A81" w:rsidP="00341985">
            <w:pPr>
              <w:suppressAutoHyphens/>
              <w:autoSpaceDN w:val="0"/>
              <w:textAlignment w:val="baseline"/>
              <w:rPr>
                <w:rFonts w:ascii="Arial" w:eastAsia="Calibri" w:hAnsi="Arial"/>
                <w:sz w:val="14"/>
                <w:rtl/>
                <w:rPrChange w:id="4595" w:author="Meryl Etman" w:date="2020-03-25T10:10:00Z">
                  <w:rPr>
                    <w:rFonts w:ascii="Arial" w:eastAsia="Calibri" w:hAnsi="Arial"/>
                    <w:sz w:val="14"/>
                    <w:rtl/>
                  </w:rPr>
                </w:rPrChange>
              </w:rPr>
            </w:pPr>
          </w:p>
        </w:tc>
      </w:tr>
      <w:tr w:rsidR="00EB5A81" w:rsidRPr="000748C0" w14:paraId="3C3E32A6" w14:textId="77777777" w:rsidTr="00341985">
        <w:tc>
          <w:tcPr>
            <w:tcW w:w="815" w:type="dxa"/>
            <w:shd w:val="clear" w:color="auto" w:fill="auto"/>
            <w:vAlign w:val="center"/>
          </w:tcPr>
          <w:p w14:paraId="3B1D871A" w14:textId="77777777" w:rsidR="00EB5A81" w:rsidRPr="000748C0" w:rsidRDefault="00EB5A81" w:rsidP="00341985">
            <w:pPr>
              <w:suppressAutoHyphens/>
              <w:autoSpaceDN w:val="0"/>
              <w:jc w:val="center"/>
              <w:textAlignment w:val="baseline"/>
              <w:rPr>
                <w:rFonts w:ascii="Arial" w:eastAsia="Calibri" w:hAnsi="Arial"/>
                <w:sz w:val="18"/>
                <w:szCs w:val="24"/>
                <w:rtl/>
                <w:rPrChange w:id="4596" w:author="Meryl Etman" w:date="2020-03-25T10:10:00Z">
                  <w:rPr>
                    <w:rFonts w:ascii="Arial" w:eastAsia="Calibri" w:hAnsi="Arial"/>
                    <w:sz w:val="18"/>
                    <w:szCs w:val="24"/>
                    <w:rtl/>
                  </w:rPr>
                </w:rPrChange>
              </w:rPr>
            </w:pPr>
          </w:p>
        </w:tc>
        <w:tc>
          <w:tcPr>
            <w:tcW w:w="847" w:type="dxa"/>
            <w:shd w:val="clear" w:color="auto" w:fill="auto"/>
          </w:tcPr>
          <w:p w14:paraId="76D4D0CD" w14:textId="77777777" w:rsidR="00EB5A81" w:rsidRPr="000748C0" w:rsidRDefault="00EB5A81" w:rsidP="00341985">
            <w:pPr>
              <w:suppressAutoHyphens/>
              <w:autoSpaceDN w:val="0"/>
              <w:jc w:val="both"/>
              <w:textAlignment w:val="baseline"/>
              <w:rPr>
                <w:rFonts w:ascii="Arial" w:eastAsia="Calibri" w:hAnsi="Arial"/>
                <w:sz w:val="18"/>
                <w:szCs w:val="24"/>
                <w:rtl/>
                <w:rPrChange w:id="4597" w:author="Meryl Etman" w:date="2020-03-25T10:10:00Z">
                  <w:rPr>
                    <w:rFonts w:ascii="Arial" w:eastAsia="Calibri" w:hAnsi="Arial"/>
                    <w:sz w:val="18"/>
                    <w:szCs w:val="24"/>
                    <w:rtl/>
                  </w:rPr>
                </w:rPrChange>
              </w:rPr>
            </w:pPr>
          </w:p>
        </w:tc>
        <w:tc>
          <w:tcPr>
            <w:tcW w:w="1944" w:type="dxa"/>
            <w:shd w:val="clear" w:color="auto" w:fill="auto"/>
            <w:vAlign w:val="center"/>
          </w:tcPr>
          <w:p w14:paraId="5D5B4FF1" w14:textId="77777777" w:rsidR="00EB5A81" w:rsidRPr="000748C0" w:rsidRDefault="00EB5A81" w:rsidP="00341985">
            <w:pPr>
              <w:suppressAutoHyphens/>
              <w:autoSpaceDN w:val="0"/>
              <w:textAlignment w:val="baseline"/>
              <w:rPr>
                <w:rFonts w:ascii="Arial" w:eastAsia="Calibri" w:hAnsi="Arial"/>
                <w:sz w:val="14"/>
                <w:rtl/>
                <w:rPrChange w:id="4598" w:author="Meryl Etman" w:date="2020-03-25T10:10:00Z">
                  <w:rPr>
                    <w:rFonts w:ascii="Arial" w:eastAsia="Calibri" w:hAnsi="Arial"/>
                    <w:sz w:val="14"/>
                    <w:rtl/>
                  </w:rPr>
                </w:rPrChange>
              </w:rPr>
            </w:pPr>
          </w:p>
        </w:tc>
        <w:tc>
          <w:tcPr>
            <w:tcW w:w="3220" w:type="dxa"/>
            <w:shd w:val="clear" w:color="auto" w:fill="auto"/>
            <w:vAlign w:val="center"/>
          </w:tcPr>
          <w:p w14:paraId="1316B9FA" w14:textId="77777777" w:rsidR="00EB5A81" w:rsidRPr="000748C0" w:rsidRDefault="00EB5A81" w:rsidP="00341985">
            <w:pPr>
              <w:suppressAutoHyphens/>
              <w:autoSpaceDN w:val="0"/>
              <w:textAlignment w:val="baseline"/>
              <w:rPr>
                <w:rFonts w:ascii="Arial" w:eastAsia="Calibri" w:hAnsi="Arial"/>
                <w:sz w:val="14"/>
                <w:rtl/>
                <w:rPrChange w:id="4599" w:author="Meryl Etman" w:date="2020-03-25T10:10:00Z">
                  <w:rPr>
                    <w:rFonts w:ascii="Arial" w:eastAsia="Calibri" w:hAnsi="Arial"/>
                    <w:sz w:val="14"/>
                    <w:rtl/>
                  </w:rPr>
                </w:rPrChange>
              </w:rPr>
            </w:pPr>
          </w:p>
        </w:tc>
        <w:tc>
          <w:tcPr>
            <w:tcW w:w="2802" w:type="dxa"/>
            <w:shd w:val="clear" w:color="auto" w:fill="auto"/>
            <w:vAlign w:val="center"/>
          </w:tcPr>
          <w:p w14:paraId="69E97519" w14:textId="77777777" w:rsidR="00EB5A81" w:rsidRPr="000748C0" w:rsidRDefault="00EB5A81" w:rsidP="00341985">
            <w:pPr>
              <w:suppressAutoHyphens/>
              <w:autoSpaceDN w:val="0"/>
              <w:textAlignment w:val="baseline"/>
              <w:rPr>
                <w:rFonts w:ascii="Arial" w:eastAsia="Calibri" w:hAnsi="Arial"/>
                <w:sz w:val="14"/>
                <w:rtl/>
                <w:rPrChange w:id="4600" w:author="Meryl Etman" w:date="2020-03-25T10:10:00Z">
                  <w:rPr>
                    <w:rFonts w:ascii="Arial" w:eastAsia="Calibri" w:hAnsi="Arial"/>
                    <w:sz w:val="14"/>
                    <w:rtl/>
                  </w:rPr>
                </w:rPrChange>
              </w:rPr>
            </w:pPr>
          </w:p>
        </w:tc>
      </w:tr>
      <w:tr w:rsidR="00EB5A81" w:rsidRPr="000748C0" w14:paraId="334F0344" w14:textId="77777777" w:rsidTr="00341985">
        <w:tc>
          <w:tcPr>
            <w:tcW w:w="815" w:type="dxa"/>
            <w:shd w:val="clear" w:color="auto" w:fill="auto"/>
            <w:vAlign w:val="center"/>
          </w:tcPr>
          <w:p w14:paraId="3929D9BB" w14:textId="77777777" w:rsidR="00EB5A81" w:rsidRPr="000748C0" w:rsidRDefault="00EB5A81" w:rsidP="00341985">
            <w:pPr>
              <w:suppressAutoHyphens/>
              <w:autoSpaceDN w:val="0"/>
              <w:jc w:val="center"/>
              <w:textAlignment w:val="baseline"/>
              <w:rPr>
                <w:rFonts w:ascii="Arial" w:eastAsia="Calibri" w:hAnsi="Arial"/>
                <w:sz w:val="18"/>
                <w:szCs w:val="24"/>
                <w:rtl/>
                <w:rPrChange w:id="4601" w:author="Meryl Etman" w:date="2020-03-25T10:10:00Z">
                  <w:rPr>
                    <w:rFonts w:ascii="Arial" w:eastAsia="Calibri" w:hAnsi="Arial"/>
                    <w:sz w:val="18"/>
                    <w:szCs w:val="24"/>
                    <w:rtl/>
                  </w:rPr>
                </w:rPrChange>
              </w:rPr>
            </w:pPr>
          </w:p>
        </w:tc>
        <w:tc>
          <w:tcPr>
            <w:tcW w:w="847" w:type="dxa"/>
            <w:shd w:val="clear" w:color="auto" w:fill="auto"/>
          </w:tcPr>
          <w:p w14:paraId="1592A318" w14:textId="77777777" w:rsidR="00EB5A81" w:rsidRPr="000748C0" w:rsidRDefault="00EB5A81" w:rsidP="00341985">
            <w:pPr>
              <w:suppressAutoHyphens/>
              <w:autoSpaceDN w:val="0"/>
              <w:jc w:val="both"/>
              <w:textAlignment w:val="baseline"/>
              <w:rPr>
                <w:rFonts w:ascii="Arial" w:eastAsia="Calibri" w:hAnsi="Arial"/>
                <w:sz w:val="18"/>
                <w:szCs w:val="24"/>
                <w:rtl/>
                <w:rPrChange w:id="4602" w:author="Meryl Etman" w:date="2020-03-25T10:10:00Z">
                  <w:rPr>
                    <w:rFonts w:ascii="Arial" w:eastAsia="Calibri" w:hAnsi="Arial"/>
                    <w:sz w:val="18"/>
                    <w:szCs w:val="24"/>
                    <w:rtl/>
                  </w:rPr>
                </w:rPrChange>
              </w:rPr>
            </w:pPr>
          </w:p>
        </w:tc>
        <w:tc>
          <w:tcPr>
            <w:tcW w:w="1944" w:type="dxa"/>
            <w:shd w:val="clear" w:color="auto" w:fill="auto"/>
            <w:vAlign w:val="center"/>
          </w:tcPr>
          <w:p w14:paraId="35878020" w14:textId="77777777" w:rsidR="00EB5A81" w:rsidRPr="000748C0" w:rsidRDefault="00EB5A81" w:rsidP="00341985">
            <w:pPr>
              <w:suppressAutoHyphens/>
              <w:autoSpaceDN w:val="0"/>
              <w:textAlignment w:val="baseline"/>
              <w:rPr>
                <w:rFonts w:ascii="Arial" w:eastAsia="Calibri" w:hAnsi="Arial"/>
                <w:sz w:val="14"/>
                <w:rtl/>
                <w:rPrChange w:id="4603" w:author="Meryl Etman" w:date="2020-03-25T10:10:00Z">
                  <w:rPr>
                    <w:rFonts w:ascii="Arial" w:eastAsia="Calibri" w:hAnsi="Arial"/>
                    <w:sz w:val="14"/>
                    <w:rtl/>
                  </w:rPr>
                </w:rPrChange>
              </w:rPr>
            </w:pPr>
          </w:p>
        </w:tc>
        <w:tc>
          <w:tcPr>
            <w:tcW w:w="3220" w:type="dxa"/>
            <w:shd w:val="clear" w:color="auto" w:fill="auto"/>
            <w:vAlign w:val="center"/>
          </w:tcPr>
          <w:p w14:paraId="2A4B0C24" w14:textId="77777777" w:rsidR="00EB5A81" w:rsidRPr="000748C0" w:rsidRDefault="00EB5A81" w:rsidP="00341985">
            <w:pPr>
              <w:suppressAutoHyphens/>
              <w:autoSpaceDN w:val="0"/>
              <w:textAlignment w:val="baseline"/>
              <w:rPr>
                <w:rFonts w:ascii="Arial" w:eastAsia="Calibri" w:hAnsi="Arial"/>
                <w:sz w:val="14"/>
                <w:rtl/>
                <w:rPrChange w:id="4604" w:author="Meryl Etman" w:date="2020-03-25T10:10:00Z">
                  <w:rPr>
                    <w:rFonts w:ascii="Arial" w:eastAsia="Calibri" w:hAnsi="Arial"/>
                    <w:sz w:val="14"/>
                    <w:rtl/>
                  </w:rPr>
                </w:rPrChange>
              </w:rPr>
            </w:pPr>
          </w:p>
        </w:tc>
        <w:tc>
          <w:tcPr>
            <w:tcW w:w="2802" w:type="dxa"/>
            <w:shd w:val="clear" w:color="auto" w:fill="auto"/>
            <w:vAlign w:val="center"/>
          </w:tcPr>
          <w:p w14:paraId="1C1D839E" w14:textId="77777777" w:rsidR="00EB5A81" w:rsidRPr="000748C0" w:rsidRDefault="00EB5A81" w:rsidP="00341985">
            <w:pPr>
              <w:suppressAutoHyphens/>
              <w:autoSpaceDN w:val="0"/>
              <w:textAlignment w:val="baseline"/>
              <w:rPr>
                <w:rFonts w:ascii="Arial" w:eastAsia="Calibri" w:hAnsi="Arial"/>
                <w:sz w:val="14"/>
                <w:rtl/>
                <w:rPrChange w:id="4605" w:author="Meryl Etman" w:date="2020-03-25T10:10:00Z">
                  <w:rPr>
                    <w:rFonts w:ascii="Arial" w:eastAsia="Calibri" w:hAnsi="Arial"/>
                    <w:sz w:val="14"/>
                    <w:rtl/>
                  </w:rPr>
                </w:rPrChange>
              </w:rPr>
            </w:pPr>
          </w:p>
        </w:tc>
      </w:tr>
      <w:tr w:rsidR="00EB5A81" w:rsidRPr="000748C0" w14:paraId="36EDA4CD" w14:textId="77777777" w:rsidTr="00341985">
        <w:tc>
          <w:tcPr>
            <w:tcW w:w="815" w:type="dxa"/>
            <w:shd w:val="clear" w:color="auto" w:fill="auto"/>
            <w:vAlign w:val="center"/>
          </w:tcPr>
          <w:p w14:paraId="793D0A63" w14:textId="77777777" w:rsidR="00EB5A81" w:rsidRPr="000748C0" w:rsidRDefault="00EB5A81" w:rsidP="00341985">
            <w:pPr>
              <w:suppressAutoHyphens/>
              <w:autoSpaceDN w:val="0"/>
              <w:jc w:val="center"/>
              <w:textAlignment w:val="baseline"/>
              <w:rPr>
                <w:rFonts w:ascii="Arial" w:eastAsia="Calibri" w:hAnsi="Arial"/>
                <w:sz w:val="18"/>
                <w:szCs w:val="24"/>
                <w:rtl/>
                <w:rPrChange w:id="4606" w:author="Meryl Etman" w:date="2020-03-25T10:10:00Z">
                  <w:rPr>
                    <w:rFonts w:ascii="Arial" w:eastAsia="Calibri" w:hAnsi="Arial"/>
                    <w:sz w:val="18"/>
                    <w:szCs w:val="24"/>
                    <w:rtl/>
                  </w:rPr>
                </w:rPrChange>
              </w:rPr>
            </w:pPr>
          </w:p>
        </w:tc>
        <w:tc>
          <w:tcPr>
            <w:tcW w:w="847" w:type="dxa"/>
            <w:shd w:val="clear" w:color="auto" w:fill="auto"/>
          </w:tcPr>
          <w:p w14:paraId="35C46B21" w14:textId="77777777" w:rsidR="00EB5A81" w:rsidRPr="000748C0" w:rsidRDefault="00EB5A81" w:rsidP="00341985">
            <w:pPr>
              <w:suppressAutoHyphens/>
              <w:autoSpaceDN w:val="0"/>
              <w:jc w:val="both"/>
              <w:textAlignment w:val="baseline"/>
              <w:rPr>
                <w:rFonts w:ascii="Arial" w:eastAsia="Calibri" w:hAnsi="Arial"/>
                <w:sz w:val="18"/>
                <w:szCs w:val="24"/>
                <w:rtl/>
                <w:rPrChange w:id="4607" w:author="Meryl Etman" w:date="2020-03-25T10:10:00Z">
                  <w:rPr>
                    <w:rFonts w:ascii="Arial" w:eastAsia="Calibri" w:hAnsi="Arial"/>
                    <w:sz w:val="18"/>
                    <w:szCs w:val="24"/>
                    <w:rtl/>
                  </w:rPr>
                </w:rPrChange>
              </w:rPr>
            </w:pPr>
          </w:p>
        </w:tc>
        <w:tc>
          <w:tcPr>
            <w:tcW w:w="1944" w:type="dxa"/>
            <w:shd w:val="clear" w:color="auto" w:fill="auto"/>
            <w:vAlign w:val="center"/>
          </w:tcPr>
          <w:p w14:paraId="4B4EB1DF" w14:textId="77777777" w:rsidR="00EB5A81" w:rsidRPr="000748C0" w:rsidRDefault="00EB5A81" w:rsidP="00341985">
            <w:pPr>
              <w:suppressAutoHyphens/>
              <w:autoSpaceDN w:val="0"/>
              <w:textAlignment w:val="baseline"/>
              <w:rPr>
                <w:rFonts w:ascii="Arial" w:eastAsia="Calibri" w:hAnsi="Arial"/>
                <w:sz w:val="14"/>
                <w:rtl/>
                <w:rPrChange w:id="4608" w:author="Meryl Etman" w:date="2020-03-25T10:10:00Z">
                  <w:rPr>
                    <w:rFonts w:ascii="Arial" w:eastAsia="Calibri" w:hAnsi="Arial"/>
                    <w:sz w:val="14"/>
                    <w:rtl/>
                  </w:rPr>
                </w:rPrChange>
              </w:rPr>
            </w:pPr>
          </w:p>
        </w:tc>
        <w:tc>
          <w:tcPr>
            <w:tcW w:w="3220" w:type="dxa"/>
            <w:shd w:val="clear" w:color="auto" w:fill="auto"/>
            <w:vAlign w:val="center"/>
          </w:tcPr>
          <w:p w14:paraId="250A8C88" w14:textId="77777777" w:rsidR="00EB5A81" w:rsidRPr="000748C0" w:rsidRDefault="00EB5A81" w:rsidP="00341985">
            <w:pPr>
              <w:suppressAutoHyphens/>
              <w:autoSpaceDN w:val="0"/>
              <w:textAlignment w:val="baseline"/>
              <w:rPr>
                <w:rFonts w:ascii="Arial" w:eastAsia="Calibri" w:hAnsi="Arial"/>
                <w:sz w:val="14"/>
                <w:rtl/>
                <w:rPrChange w:id="4609" w:author="Meryl Etman" w:date="2020-03-25T10:10:00Z">
                  <w:rPr>
                    <w:rFonts w:ascii="Arial" w:eastAsia="Calibri" w:hAnsi="Arial"/>
                    <w:sz w:val="14"/>
                    <w:rtl/>
                  </w:rPr>
                </w:rPrChange>
              </w:rPr>
            </w:pPr>
          </w:p>
        </w:tc>
        <w:tc>
          <w:tcPr>
            <w:tcW w:w="2802" w:type="dxa"/>
            <w:shd w:val="clear" w:color="auto" w:fill="auto"/>
            <w:vAlign w:val="center"/>
          </w:tcPr>
          <w:p w14:paraId="20BE130D" w14:textId="77777777" w:rsidR="00EB5A81" w:rsidRPr="000748C0" w:rsidRDefault="00EB5A81" w:rsidP="00341985">
            <w:pPr>
              <w:suppressAutoHyphens/>
              <w:autoSpaceDN w:val="0"/>
              <w:textAlignment w:val="baseline"/>
              <w:rPr>
                <w:rFonts w:ascii="Arial" w:eastAsia="Calibri" w:hAnsi="Arial"/>
                <w:sz w:val="14"/>
                <w:rtl/>
                <w:rPrChange w:id="4610" w:author="Meryl Etman" w:date="2020-03-25T10:10:00Z">
                  <w:rPr>
                    <w:rFonts w:ascii="Arial" w:eastAsia="Calibri" w:hAnsi="Arial"/>
                    <w:sz w:val="14"/>
                    <w:rtl/>
                  </w:rPr>
                </w:rPrChange>
              </w:rPr>
            </w:pPr>
          </w:p>
        </w:tc>
      </w:tr>
    </w:tbl>
    <w:p w14:paraId="55D82676" w14:textId="77777777" w:rsidR="00EB5A81" w:rsidRPr="000748C0" w:rsidRDefault="00EB5A81" w:rsidP="00EB5A81">
      <w:pPr>
        <w:suppressAutoHyphens/>
        <w:autoSpaceDN w:val="0"/>
        <w:jc w:val="both"/>
        <w:textAlignment w:val="baseline"/>
        <w:rPr>
          <w:rFonts w:ascii="Arial" w:eastAsia="Calibri" w:hAnsi="Arial"/>
          <w:sz w:val="18"/>
          <w:szCs w:val="24"/>
          <w:rPrChange w:id="4611" w:author="Meryl Etman" w:date="2020-03-25T10:10:00Z">
            <w:rPr>
              <w:rFonts w:ascii="Arial" w:eastAsia="Calibri" w:hAnsi="Arial"/>
              <w:sz w:val="18"/>
              <w:szCs w:val="24"/>
            </w:rPr>
          </w:rPrChange>
        </w:rPr>
      </w:pPr>
    </w:p>
    <w:p w14:paraId="60485C79" w14:textId="77777777" w:rsidR="00EB5A81" w:rsidRPr="000748C0" w:rsidRDefault="00EB5A81" w:rsidP="00EB5A81">
      <w:pPr>
        <w:suppressAutoHyphens/>
        <w:autoSpaceDN w:val="0"/>
        <w:jc w:val="both"/>
        <w:textAlignment w:val="baseline"/>
        <w:rPr>
          <w:rFonts w:ascii="Arial" w:eastAsia="Calibri" w:hAnsi="Arial"/>
          <w:sz w:val="18"/>
          <w:szCs w:val="24"/>
          <w:rtl/>
          <w:rPrChange w:id="4612" w:author="Meryl Etman" w:date="2020-03-25T10:10:00Z">
            <w:rPr>
              <w:rFonts w:ascii="Arial" w:eastAsia="Calibri" w:hAnsi="Arial"/>
              <w:sz w:val="18"/>
              <w:szCs w:val="24"/>
              <w:rtl/>
            </w:rPr>
          </w:rPrChange>
        </w:rPr>
      </w:pPr>
      <w:r w:rsidRPr="000748C0">
        <w:rPr>
          <w:rFonts w:ascii="Arial" w:eastAsia="Calibri" w:hAnsi="Arial" w:hint="cs"/>
          <w:sz w:val="18"/>
          <w:szCs w:val="24"/>
          <w:rtl/>
          <w:rPrChange w:id="4613" w:author="Meryl Etman" w:date="2020-03-25T10:10:00Z">
            <w:rPr>
              <w:rFonts w:ascii="Arial" w:eastAsia="Calibri" w:hAnsi="Arial" w:hint="cs"/>
              <w:sz w:val="18"/>
              <w:szCs w:val="24"/>
              <w:rtl/>
            </w:rPr>
          </w:rPrChange>
        </w:rPr>
        <w:t>צילומים (רצוי במידות 4/3 ס"מ) + תאריך.</w:t>
      </w:r>
    </w:p>
    <w:p w14:paraId="53108578" w14:textId="77777777" w:rsidR="00EB5A81" w:rsidRPr="000748C0" w:rsidRDefault="00EB5A81" w:rsidP="00EB5A81">
      <w:pPr>
        <w:suppressAutoHyphens/>
        <w:autoSpaceDN w:val="0"/>
        <w:jc w:val="both"/>
        <w:textAlignment w:val="baseline"/>
        <w:rPr>
          <w:rFonts w:ascii="Arial" w:eastAsia="Calibri" w:hAnsi="Arial"/>
          <w:sz w:val="18"/>
          <w:szCs w:val="24"/>
          <w:rPrChange w:id="4614" w:author="Meryl Etman" w:date="2020-03-25T10:10:00Z">
            <w:rPr>
              <w:rFonts w:ascii="Arial" w:eastAsia="Calibri" w:hAnsi="Arial"/>
              <w:sz w:val="18"/>
              <w:szCs w:val="24"/>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0748C0" w14:paraId="269D5BE4" w14:textId="77777777" w:rsidTr="00341985">
        <w:trPr>
          <w:trHeight w:val="1701"/>
        </w:trPr>
        <w:tc>
          <w:tcPr>
            <w:tcW w:w="2268" w:type="dxa"/>
            <w:shd w:val="clear" w:color="auto" w:fill="auto"/>
            <w:tcMar>
              <w:left w:w="0" w:type="dxa"/>
              <w:right w:w="0" w:type="dxa"/>
            </w:tcMar>
          </w:tcPr>
          <w:p w14:paraId="3BDD1B92" w14:textId="77777777" w:rsidR="00EB5A81" w:rsidRPr="000748C0" w:rsidRDefault="00EB5A81" w:rsidP="00341985">
            <w:pPr>
              <w:suppressAutoHyphens/>
              <w:autoSpaceDN w:val="0"/>
              <w:jc w:val="both"/>
              <w:textAlignment w:val="baseline"/>
              <w:rPr>
                <w:rFonts w:ascii="Arial" w:eastAsia="Calibri" w:hAnsi="Arial"/>
                <w:sz w:val="18"/>
                <w:szCs w:val="24"/>
                <w:rtl/>
                <w:rPrChange w:id="461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2C7774C0" w14:textId="77777777" w:rsidR="00EB5A81" w:rsidRPr="000748C0" w:rsidRDefault="00EB5A81" w:rsidP="00341985">
            <w:pPr>
              <w:suppressAutoHyphens/>
              <w:autoSpaceDN w:val="0"/>
              <w:jc w:val="both"/>
              <w:textAlignment w:val="baseline"/>
              <w:rPr>
                <w:rFonts w:ascii="Arial" w:eastAsia="Calibri" w:hAnsi="Arial"/>
                <w:sz w:val="18"/>
                <w:szCs w:val="24"/>
                <w:rtl/>
                <w:rPrChange w:id="4616"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7DC6B2E0" w14:textId="77777777" w:rsidR="00EB5A81" w:rsidRPr="000748C0" w:rsidRDefault="00EB5A81" w:rsidP="00341985">
            <w:pPr>
              <w:suppressAutoHyphens/>
              <w:autoSpaceDN w:val="0"/>
              <w:jc w:val="both"/>
              <w:textAlignment w:val="baseline"/>
              <w:rPr>
                <w:rFonts w:ascii="Arial" w:eastAsia="Calibri" w:hAnsi="Arial"/>
                <w:sz w:val="18"/>
                <w:szCs w:val="24"/>
                <w:rtl/>
                <w:rPrChange w:id="4617" w:author="Meryl Etman" w:date="2020-03-25T10:10:00Z">
                  <w:rPr>
                    <w:rFonts w:ascii="Arial" w:eastAsia="Calibri" w:hAnsi="Arial"/>
                    <w:sz w:val="18"/>
                    <w:szCs w:val="24"/>
                    <w:rtl/>
                  </w:rPr>
                </w:rPrChange>
              </w:rPr>
            </w:pPr>
          </w:p>
        </w:tc>
        <w:tc>
          <w:tcPr>
            <w:tcW w:w="2613" w:type="dxa"/>
            <w:shd w:val="clear" w:color="auto" w:fill="auto"/>
            <w:tcMar>
              <w:left w:w="0" w:type="dxa"/>
              <w:right w:w="0" w:type="dxa"/>
            </w:tcMar>
          </w:tcPr>
          <w:p w14:paraId="4AC9465E" w14:textId="77777777" w:rsidR="00EB5A81" w:rsidRPr="000748C0" w:rsidRDefault="00EB5A81" w:rsidP="00341985">
            <w:pPr>
              <w:suppressAutoHyphens/>
              <w:autoSpaceDN w:val="0"/>
              <w:jc w:val="both"/>
              <w:textAlignment w:val="baseline"/>
              <w:rPr>
                <w:rFonts w:ascii="Arial" w:eastAsia="Calibri" w:hAnsi="Arial"/>
                <w:sz w:val="18"/>
                <w:szCs w:val="24"/>
                <w:rtl/>
                <w:rPrChange w:id="4618" w:author="Meryl Etman" w:date="2020-03-25T10:10:00Z">
                  <w:rPr>
                    <w:rFonts w:ascii="Arial" w:eastAsia="Calibri" w:hAnsi="Arial"/>
                    <w:sz w:val="18"/>
                    <w:szCs w:val="24"/>
                    <w:rtl/>
                  </w:rPr>
                </w:rPrChange>
              </w:rPr>
            </w:pPr>
          </w:p>
        </w:tc>
      </w:tr>
    </w:tbl>
    <w:p w14:paraId="7DDB0833" w14:textId="77777777" w:rsidR="00EB5A81" w:rsidRPr="000748C0" w:rsidRDefault="00EB5A81" w:rsidP="00EB5A81">
      <w:pPr>
        <w:suppressAutoHyphens/>
        <w:autoSpaceDN w:val="0"/>
        <w:jc w:val="both"/>
        <w:textAlignment w:val="baseline"/>
        <w:rPr>
          <w:rFonts w:ascii="Arial" w:eastAsia="Calibri" w:hAnsi="Arial"/>
          <w:sz w:val="18"/>
          <w:szCs w:val="24"/>
          <w:rPrChange w:id="4619" w:author="Meryl Etman" w:date="2020-03-25T10:10:00Z">
            <w:rPr>
              <w:rFonts w:ascii="Arial" w:eastAsia="Calibri" w:hAnsi="Arial"/>
              <w:sz w:val="18"/>
              <w:szCs w:val="24"/>
            </w:rPr>
          </w:rPrChange>
        </w:rPr>
      </w:pPr>
    </w:p>
    <w:p w14:paraId="56D68C94" w14:textId="77777777" w:rsidR="00EB5A81" w:rsidRPr="000748C0" w:rsidRDefault="00EB5A81" w:rsidP="00EB5A81">
      <w:pPr>
        <w:spacing w:after="40"/>
        <w:rPr>
          <w:rFonts w:ascii="Arial" w:eastAsia="Calibri" w:hAnsi="Arial"/>
          <w:b/>
          <w:bCs/>
          <w:sz w:val="26"/>
          <w:szCs w:val="26"/>
          <w:rtl/>
          <w:rPrChange w:id="4620" w:author="Meryl Etman" w:date="2020-03-25T10:10:00Z">
            <w:rPr>
              <w:rFonts w:ascii="Arial" w:eastAsia="Calibri" w:hAnsi="Arial"/>
              <w:b/>
              <w:bCs/>
              <w:sz w:val="26"/>
              <w:szCs w:val="26"/>
              <w:rtl/>
            </w:rPr>
          </w:rPrChange>
        </w:rPr>
      </w:pPr>
      <w:r w:rsidRPr="000748C0">
        <w:rPr>
          <w:rFonts w:hint="cs"/>
          <w:noProof/>
          <w:szCs w:val="24"/>
          <w:rtl/>
          <w:rPrChange w:id="4621" w:author="Meryl Etman" w:date="2020-03-25T10:10:00Z">
            <w:rPr>
              <w:rFonts w:hint="cs"/>
              <w:noProof/>
              <w:szCs w:val="24"/>
              <w:rtl/>
            </w:rPr>
          </w:rPrChange>
        </w:rPr>
        <w:t xml:space="preserve">* </w:t>
      </w:r>
      <w:r w:rsidRPr="000748C0">
        <w:rPr>
          <w:rFonts w:hint="cs"/>
          <w:noProof/>
          <w:rtl/>
          <w:rPrChange w:id="4622" w:author="Meryl Etman" w:date="2020-03-25T10:10:00Z">
            <w:rPr>
              <w:rFonts w:hint="cs"/>
              <w:noProof/>
              <w:rtl/>
            </w:rPr>
          </w:rPrChange>
        </w:rPr>
        <w:t>מבצע הסיור יתאים את סעיפי הבדיקה לסוג העבודה ו/או לסוג המבנה בהתאם לצורך.</w:t>
      </w:r>
    </w:p>
    <w:p w14:paraId="7FDBF3EF" w14:textId="77777777" w:rsidR="00EB5A81" w:rsidRPr="000748C0" w:rsidRDefault="00EB5A81" w:rsidP="00EB5A81">
      <w:pPr>
        <w:spacing w:after="40"/>
        <w:rPr>
          <w:rFonts w:ascii="Arial" w:eastAsia="Calibri" w:hAnsi="Arial"/>
          <w:sz w:val="18"/>
          <w:szCs w:val="24"/>
          <w:rPrChange w:id="4623" w:author="Meryl Etman" w:date="2020-03-25T10:10:00Z">
            <w:rPr>
              <w:rFonts w:ascii="Arial" w:eastAsia="Calibri" w:hAnsi="Arial"/>
              <w:sz w:val="18"/>
              <w:szCs w:val="24"/>
            </w:rPr>
          </w:rPrChange>
        </w:rPr>
      </w:pPr>
      <w:r w:rsidRPr="000748C0">
        <w:rPr>
          <w:szCs w:val="24"/>
          <w:rtl/>
          <w:rPrChange w:id="4624" w:author="Meryl Etman" w:date="2020-03-25T10:10:00Z">
            <w:rPr>
              <w:szCs w:val="24"/>
              <w:rtl/>
            </w:rPr>
          </w:rPrChange>
        </w:rPr>
        <w:br w:type="page"/>
      </w:r>
      <w:r w:rsidRPr="000748C0">
        <w:rPr>
          <w:rFonts w:ascii="Arial" w:eastAsia="Calibri" w:hAnsi="Arial" w:hint="cs"/>
          <w:b/>
          <w:bCs/>
          <w:sz w:val="26"/>
          <w:szCs w:val="26"/>
          <w:rtl/>
          <w:rPrChange w:id="4625" w:author="Meryl Etman" w:date="2020-03-25T10:10:00Z">
            <w:rPr>
              <w:rFonts w:ascii="Arial" w:eastAsia="Calibri" w:hAnsi="Arial" w:hint="cs"/>
              <w:b/>
              <w:bCs/>
              <w:sz w:val="26"/>
              <w:szCs w:val="26"/>
              <w:rtl/>
            </w:rPr>
          </w:rPrChange>
        </w:rPr>
        <w:lastRenderedPageBreak/>
        <w:t>רשימת תיוג:  יציקות בטון</w:t>
      </w:r>
      <w:r w:rsidRPr="000748C0">
        <w:rPr>
          <w:rFonts w:ascii="Arial" w:eastAsia="Calibri" w:hAnsi="Arial" w:hint="cs"/>
          <w:sz w:val="18"/>
          <w:szCs w:val="24"/>
          <w:rtl/>
          <w:rPrChange w:id="4626" w:author="Meryl Etman" w:date="2020-03-25T10:10:00Z">
            <w:rPr>
              <w:rFonts w:ascii="Arial" w:eastAsia="Calibri" w:hAnsi="Arial" w:hint="cs"/>
              <w:sz w:val="18"/>
              <w:szCs w:val="24"/>
              <w:rtl/>
            </w:rPr>
          </w:rPrChange>
        </w:rPr>
        <w:tab/>
        <w:t xml:space="preserve"> </w:t>
      </w:r>
      <w:r w:rsidRPr="000748C0">
        <w:rPr>
          <w:rFonts w:ascii="Arial" w:eastAsia="Calibri" w:hAnsi="Arial" w:hint="cs"/>
          <w:sz w:val="18"/>
          <w:szCs w:val="24"/>
          <w:rtl/>
          <w:rPrChange w:id="462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62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629"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630" w:author="Meryl Etman" w:date="2020-03-25T10:10:00Z">
            <w:rPr>
              <w:rFonts w:ascii="Arial" w:eastAsia="Calibri" w:hAnsi="Arial" w:hint="cs"/>
              <w:sz w:val="18"/>
              <w:szCs w:val="24"/>
              <w:rtl/>
            </w:rPr>
          </w:rPrChange>
        </w:rPr>
        <w:tab/>
        <w:t xml:space="preserve">מס' </w:t>
      </w:r>
      <w:r w:rsidRPr="000748C0">
        <w:rPr>
          <w:rFonts w:ascii="Arial" w:eastAsia="Calibri" w:hAnsi="Arial" w:hint="cs"/>
          <w:sz w:val="18"/>
          <w:szCs w:val="24"/>
          <w:rtl/>
          <w:rPrChange w:id="4631" w:author="Meryl Etman" w:date="2020-03-25T10:10:00Z">
            <w:rPr>
              <w:rFonts w:ascii="Arial" w:eastAsia="Calibri" w:hAnsi="Arial" w:hint="cs"/>
              <w:sz w:val="18"/>
              <w:szCs w:val="24"/>
              <w:rtl/>
            </w:rPr>
          </w:rPrChange>
        </w:rPr>
        <w:tab/>
        <w:t>02/002</w:t>
      </w:r>
    </w:p>
    <w:p w14:paraId="342A26CA" w14:textId="77777777" w:rsidR="00EB5A81" w:rsidRPr="000748C0" w:rsidRDefault="00EB5A81" w:rsidP="00EB5A81">
      <w:pPr>
        <w:suppressAutoHyphens/>
        <w:autoSpaceDN w:val="0"/>
        <w:spacing w:after="40"/>
        <w:jc w:val="both"/>
        <w:textAlignment w:val="baseline"/>
        <w:rPr>
          <w:rFonts w:ascii="Arial" w:eastAsia="Calibri" w:hAnsi="Arial"/>
          <w:rPrChange w:id="4632"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0748C0" w14:paraId="6943E3AE" w14:textId="77777777" w:rsidTr="00341985">
        <w:tc>
          <w:tcPr>
            <w:tcW w:w="533" w:type="dxa"/>
            <w:tcBorders>
              <w:bottom w:val="single" w:sz="4" w:space="0" w:color="auto"/>
            </w:tcBorders>
            <w:shd w:val="clear" w:color="auto" w:fill="auto"/>
            <w:vAlign w:val="center"/>
          </w:tcPr>
          <w:p w14:paraId="501EDCBD" w14:textId="77777777" w:rsidR="00EB5A81" w:rsidRPr="000748C0" w:rsidRDefault="00EB5A81" w:rsidP="00341985">
            <w:pPr>
              <w:suppressAutoHyphens/>
              <w:autoSpaceDN w:val="0"/>
              <w:textAlignment w:val="baseline"/>
              <w:rPr>
                <w:rFonts w:ascii="Arial" w:eastAsia="Calibri" w:hAnsi="Arial"/>
                <w:b/>
                <w:bCs/>
                <w:sz w:val="16"/>
                <w:rtl/>
                <w:rPrChange w:id="4633" w:author="Meryl Etman" w:date="2020-03-25T10:10:00Z">
                  <w:rPr>
                    <w:rFonts w:ascii="Arial" w:eastAsia="Calibri" w:hAnsi="Arial"/>
                    <w:b/>
                    <w:bCs/>
                    <w:sz w:val="16"/>
                    <w:rtl/>
                  </w:rPr>
                </w:rPrChange>
              </w:rPr>
            </w:pPr>
          </w:p>
        </w:tc>
        <w:tc>
          <w:tcPr>
            <w:tcW w:w="9095" w:type="dxa"/>
            <w:gridSpan w:val="3"/>
            <w:tcBorders>
              <w:bottom w:val="single" w:sz="4" w:space="0" w:color="auto"/>
            </w:tcBorders>
            <w:shd w:val="pct5" w:color="auto" w:fill="auto"/>
            <w:vAlign w:val="center"/>
          </w:tcPr>
          <w:p w14:paraId="4B0711D5" w14:textId="77777777" w:rsidR="00EB5A81" w:rsidRPr="000748C0" w:rsidRDefault="00EB5A81" w:rsidP="00341985">
            <w:pPr>
              <w:suppressAutoHyphens/>
              <w:autoSpaceDN w:val="0"/>
              <w:textAlignment w:val="baseline"/>
              <w:rPr>
                <w:rFonts w:ascii="Arial" w:eastAsia="Calibri" w:hAnsi="Arial"/>
                <w:b/>
                <w:bCs/>
                <w:sz w:val="16"/>
                <w:rtl/>
                <w:rPrChange w:id="4634" w:author="Meryl Etman" w:date="2020-03-25T10:10:00Z">
                  <w:rPr>
                    <w:rFonts w:ascii="Arial" w:eastAsia="Calibri" w:hAnsi="Arial"/>
                    <w:b/>
                    <w:bCs/>
                    <w:sz w:val="16"/>
                    <w:rtl/>
                  </w:rPr>
                </w:rPrChange>
              </w:rPr>
            </w:pPr>
            <w:r w:rsidRPr="000748C0">
              <w:rPr>
                <w:rFonts w:ascii="Arial" w:eastAsia="Calibri" w:hAnsi="Arial" w:hint="cs"/>
                <w:b/>
                <w:bCs/>
                <w:sz w:val="16"/>
                <w:rtl/>
                <w:rPrChange w:id="4635" w:author="Meryl Etman" w:date="2020-03-25T10:10:00Z">
                  <w:rPr>
                    <w:rFonts w:ascii="Arial" w:eastAsia="Calibri" w:hAnsi="Arial" w:hint="cs"/>
                    <w:b/>
                    <w:bCs/>
                    <w:sz w:val="16"/>
                    <w:rtl/>
                  </w:rPr>
                </w:rPrChange>
              </w:rPr>
              <w:t>פרויקט:                                        בניין:                   דירה:</w:t>
            </w:r>
          </w:p>
        </w:tc>
      </w:tr>
      <w:tr w:rsidR="00EB5A81" w:rsidRPr="000748C0" w14:paraId="3E0FEF6F" w14:textId="77777777" w:rsidTr="00341985">
        <w:tc>
          <w:tcPr>
            <w:tcW w:w="533" w:type="dxa"/>
            <w:shd w:val="clear" w:color="auto" w:fill="auto"/>
            <w:vAlign w:val="center"/>
          </w:tcPr>
          <w:p w14:paraId="6C82791A" w14:textId="77777777" w:rsidR="00EB5A81" w:rsidRPr="000748C0" w:rsidRDefault="00EB5A81" w:rsidP="00341985">
            <w:pPr>
              <w:suppressAutoHyphens/>
              <w:autoSpaceDN w:val="0"/>
              <w:textAlignment w:val="baseline"/>
              <w:rPr>
                <w:rFonts w:ascii="Arial" w:eastAsia="Calibri" w:hAnsi="Arial"/>
                <w:b/>
                <w:bCs/>
                <w:sz w:val="16"/>
                <w:rtl/>
                <w:rPrChange w:id="4636" w:author="Meryl Etman" w:date="2020-03-25T10:10:00Z">
                  <w:rPr>
                    <w:rFonts w:ascii="Arial" w:eastAsia="Calibri" w:hAnsi="Arial"/>
                    <w:b/>
                    <w:bCs/>
                    <w:sz w:val="16"/>
                    <w:rtl/>
                  </w:rPr>
                </w:rPrChange>
              </w:rPr>
            </w:pPr>
          </w:p>
        </w:tc>
        <w:tc>
          <w:tcPr>
            <w:tcW w:w="9095" w:type="dxa"/>
            <w:gridSpan w:val="3"/>
            <w:shd w:val="clear" w:color="auto" w:fill="auto"/>
            <w:vAlign w:val="center"/>
          </w:tcPr>
          <w:p w14:paraId="646CD40D" w14:textId="77777777" w:rsidR="00EB5A81" w:rsidRPr="000748C0" w:rsidRDefault="00EB5A81" w:rsidP="00341985">
            <w:pPr>
              <w:suppressAutoHyphens/>
              <w:autoSpaceDN w:val="0"/>
              <w:textAlignment w:val="baseline"/>
              <w:rPr>
                <w:rFonts w:ascii="Arial" w:eastAsia="Calibri" w:hAnsi="Arial"/>
                <w:b/>
                <w:bCs/>
                <w:sz w:val="16"/>
                <w:rtl/>
                <w:rPrChange w:id="4637" w:author="Meryl Etman" w:date="2020-03-25T10:10:00Z">
                  <w:rPr>
                    <w:rFonts w:ascii="Arial" w:eastAsia="Calibri" w:hAnsi="Arial"/>
                    <w:b/>
                    <w:bCs/>
                    <w:sz w:val="16"/>
                    <w:rtl/>
                  </w:rPr>
                </w:rPrChange>
              </w:rPr>
            </w:pPr>
          </w:p>
        </w:tc>
      </w:tr>
      <w:tr w:rsidR="00EB5A81" w:rsidRPr="000748C0" w14:paraId="459D77C5" w14:textId="77777777" w:rsidTr="00341985">
        <w:tc>
          <w:tcPr>
            <w:tcW w:w="533" w:type="dxa"/>
            <w:shd w:val="clear" w:color="auto" w:fill="auto"/>
            <w:vAlign w:val="center"/>
          </w:tcPr>
          <w:p w14:paraId="046140B5" w14:textId="77777777" w:rsidR="00EB5A81" w:rsidRPr="000748C0" w:rsidRDefault="00EB5A81" w:rsidP="00341985">
            <w:pPr>
              <w:suppressAutoHyphens/>
              <w:autoSpaceDN w:val="0"/>
              <w:textAlignment w:val="baseline"/>
              <w:rPr>
                <w:rFonts w:ascii="Arial" w:eastAsia="Calibri" w:hAnsi="Arial"/>
                <w:b/>
                <w:bCs/>
                <w:sz w:val="16"/>
                <w:rtl/>
                <w:rPrChange w:id="4638" w:author="Meryl Etman" w:date="2020-03-25T10:10:00Z">
                  <w:rPr>
                    <w:rFonts w:ascii="Arial" w:eastAsia="Calibri" w:hAnsi="Arial"/>
                    <w:b/>
                    <w:bCs/>
                    <w:sz w:val="16"/>
                    <w:rtl/>
                  </w:rPr>
                </w:rPrChange>
              </w:rPr>
            </w:pPr>
            <w:r w:rsidRPr="000748C0">
              <w:rPr>
                <w:rFonts w:ascii="Arial" w:eastAsia="Calibri" w:hAnsi="Arial" w:hint="cs"/>
                <w:b/>
                <w:bCs/>
                <w:sz w:val="16"/>
                <w:rtl/>
                <w:rPrChange w:id="4639" w:author="Meryl Etman" w:date="2020-03-25T10:10:00Z">
                  <w:rPr>
                    <w:rFonts w:ascii="Arial" w:eastAsia="Calibri" w:hAnsi="Arial" w:hint="cs"/>
                    <w:b/>
                    <w:bCs/>
                    <w:sz w:val="16"/>
                    <w:rtl/>
                  </w:rPr>
                </w:rPrChange>
              </w:rPr>
              <w:t>סעיף</w:t>
            </w:r>
          </w:p>
        </w:tc>
        <w:tc>
          <w:tcPr>
            <w:tcW w:w="3640" w:type="dxa"/>
            <w:shd w:val="clear" w:color="auto" w:fill="auto"/>
            <w:vAlign w:val="center"/>
          </w:tcPr>
          <w:p w14:paraId="21FC08E4" w14:textId="77777777" w:rsidR="00EB5A81" w:rsidRPr="000748C0" w:rsidRDefault="00EB5A81" w:rsidP="00341985">
            <w:pPr>
              <w:suppressAutoHyphens/>
              <w:autoSpaceDN w:val="0"/>
              <w:textAlignment w:val="baseline"/>
              <w:rPr>
                <w:rFonts w:ascii="Arial" w:eastAsia="Calibri" w:hAnsi="Arial"/>
                <w:b/>
                <w:bCs/>
                <w:sz w:val="16"/>
                <w:rtl/>
                <w:rPrChange w:id="4640" w:author="Meryl Etman" w:date="2020-03-25T10:10:00Z">
                  <w:rPr>
                    <w:rFonts w:ascii="Arial" w:eastAsia="Calibri" w:hAnsi="Arial"/>
                    <w:b/>
                    <w:bCs/>
                    <w:sz w:val="16"/>
                    <w:rtl/>
                  </w:rPr>
                </w:rPrChange>
              </w:rPr>
            </w:pPr>
            <w:r w:rsidRPr="000748C0">
              <w:rPr>
                <w:rFonts w:ascii="Arial" w:eastAsia="Calibri" w:hAnsi="Arial"/>
                <w:b/>
                <w:bCs/>
                <w:sz w:val="16"/>
                <w:rtl/>
                <w:rPrChange w:id="4641"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4642" w:author="Meryl Etman" w:date="2020-03-25T10:10:00Z">
                  <w:rPr>
                    <w:rFonts w:ascii="Arial" w:eastAsia="Calibri" w:hAnsi="Arial" w:hint="cs"/>
                    <w:b/>
                    <w:bCs/>
                    <w:sz w:val="16"/>
                    <w:rtl/>
                  </w:rPr>
                </w:rPrChange>
              </w:rPr>
              <w:t>*</w:t>
            </w:r>
          </w:p>
        </w:tc>
        <w:tc>
          <w:tcPr>
            <w:tcW w:w="848" w:type="dxa"/>
            <w:shd w:val="clear" w:color="auto" w:fill="auto"/>
            <w:vAlign w:val="center"/>
          </w:tcPr>
          <w:p w14:paraId="5CEDE1F3" w14:textId="77777777" w:rsidR="00EB5A81" w:rsidRPr="000748C0" w:rsidRDefault="00EB5A81" w:rsidP="00341985">
            <w:pPr>
              <w:suppressAutoHyphens/>
              <w:autoSpaceDN w:val="0"/>
              <w:textAlignment w:val="baseline"/>
              <w:rPr>
                <w:rFonts w:ascii="Arial" w:eastAsia="Calibri" w:hAnsi="Arial"/>
                <w:b/>
                <w:bCs/>
                <w:sz w:val="16"/>
                <w:rtl/>
                <w:rPrChange w:id="4643" w:author="Meryl Etman" w:date="2020-03-25T10:10:00Z">
                  <w:rPr>
                    <w:rFonts w:ascii="Arial" w:eastAsia="Calibri" w:hAnsi="Arial"/>
                    <w:b/>
                    <w:bCs/>
                    <w:sz w:val="16"/>
                    <w:rtl/>
                  </w:rPr>
                </w:rPrChange>
              </w:rPr>
            </w:pPr>
            <w:r w:rsidRPr="000748C0">
              <w:rPr>
                <w:rFonts w:ascii="Arial" w:eastAsia="Calibri" w:hAnsi="Arial" w:hint="cs"/>
                <w:b/>
                <w:bCs/>
                <w:sz w:val="16"/>
                <w:rtl/>
                <w:rPrChange w:id="4644" w:author="Meryl Etman" w:date="2020-03-25T10:10:00Z">
                  <w:rPr>
                    <w:rFonts w:ascii="Arial" w:eastAsia="Calibri" w:hAnsi="Arial" w:hint="cs"/>
                    <w:b/>
                    <w:bCs/>
                    <w:sz w:val="16"/>
                    <w:rtl/>
                  </w:rPr>
                </w:rPrChange>
              </w:rPr>
              <w:t>ת/ש/פ</w:t>
            </w:r>
          </w:p>
        </w:tc>
        <w:tc>
          <w:tcPr>
            <w:tcW w:w="4607" w:type="dxa"/>
            <w:shd w:val="clear" w:color="auto" w:fill="auto"/>
            <w:vAlign w:val="center"/>
          </w:tcPr>
          <w:p w14:paraId="2D02204A" w14:textId="77777777" w:rsidR="00EB5A81" w:rsidRPr="000748C0" w:rsidRDefault="00EB5A81" w:rsidP="00341985">
            <w:pPr>
              <w:suppressAutoHyphens/>
              <w:autoSpaceDN w:val="0"/>
              <w:textAlignment w:val="baseline"/>
              <w:rPr>
                <w:rFonts w:ascii="Arial" w:eastAsia="Calibri" w:hAnsi="Arial"/>
                <w:b/>
                <w:bCs/>
                <w:sz w:val="16"/>
                <w:rtl/>
                <w:rPrChange w:id="4645" w:author="Meryl Etman" w:date="2020-03-25T10:10:00Z">
                  <w:rPr>
                    <w:rFonts w:ascii="Arial" w:eastAsia="Calibri" w:hAnsi="Arial"/>
                    <w:b/>
                    <w:bCs/>
                    <w:sz w:val="16"/>
                    <w:rtl/>
                  </w:rPr>
                </w:rPrChange>
              </w:rPr>
            </w:pPr>
            <w:r w:rsidRPr="000748C0">
              <w:rPr>
                <w:rFonts w:ascii="Arial" w:eastAsia="Calibri" w:hAnsi="Arial" w:hint="cs"/>
                <w:b/>
                <w:bCs/>
                <w:sz w:val="16"/>
                <w:rtl/>
                <w:rPrChange w:id="4646" w:author="Meryl Etman" w:date="2020-03-25T10:10:00Z">
                  <w:rPr>
                    <w:rFonts w:ascii="Arial" w:eastAsia="Calibri" w:hAnsi="Arial" w:hint="cs"/>
                    <w:b/>
                    <w:bCs/>
                    <w:sz w:val="16"/>
                    <w:rtl/>
                  </w:rPr>
                </w:rPrChange>
              </w:rPr>
              <w:t>הערות</w:t>
            </w:r>
          </w:p>
        </w:tc>
      </w:tr>
      <w:tr w:rsidR="00EB5A81" w:rsidRPr="000748C0" w14:paraId="303EA460" w14:textId="77777777" w:rsidTr="00341985">
        <w:tc>
          <w:tcPr>
            <w:tcW w:w="533" w:type="dxa"/>
            <w:shd w:val="clear" w:color="auto" w:fill="auto"/>
          </w:tcPr>
          <w:p w14:paraId="4508A5F2" w14:textId="77777777" w:rsidR="00EB5A81" w:rsidRPr="000748C0" w:rsidRDefault="00EB5A81" w:rsidP="00341985">
            <w:pPr>
              <w:suppressAutoHyphens/>
              <w:autoSpaceDN w:val="0"/>
              <w:jc w:val="both"/>
              <w:textAlignment w:val="baseline"/>
              <w:rPr>
                <w:rFonts w:ascii="Arial" w:eastAsia="Calibri" w:hAnsi="Arial"/>
                <w:sz w:val="18"/>
                <w:szCs w:val="24"/>
                <w:rtl/>
                <w:rPrChange w:id="4647" w:author="Meryl Etman" w:date="2020-03-25T10:10:00Z">
                  <w:rPr>
                    <w:rFonts w:ascii="Arial" w:eastAsia="Calibri" w:hAnsi="Arial"/>
                    <w:sz w:val="18"/>
                    <w:szCs w:val="24"/>
                    <w:rtl/>
                  </w:rPr>
                </w:rPrChange>
              </w:rPr>
            </w:pPr>
            <w:r w:rsidRPr="000748C0">
              <w:rPr>
                <w:rFonts w:ascii="Arial" w:eastAsia="Calibri" w:hAnsi="Arial" w:hint="cs"/>
                <w:sz w:val="18"/>
                <w:szCs w:val="24"/>
                <w:rtl/>
                <w:rPrChange w:id="4648" w:author="Meryl Etman" w:date="2020-03-25T10:10:00Z">
                  <w:rPr>
                    <w:rFonts w:ascii="Arial" w:eastAsia="Calibri" w:hAnsi="Arial" w:hint="cs"/>
                    <w:sz w:val="18"/>
                    <w:szCs w:val="24"/>
                    <w:rtl/>
                  </w:rPr>
                </w:rPrChange>
              </w:rPr>
              <w:t>1</w:t>
            </w:r>
          </w:p>
        </w:tc>
        <w:tc>
          <w:tcPr>
            <w:tcW w:w="3640" w:type="dxa"/>
            <w:shd w:val="clear" w:color="auto" w:fill="auto"/>
          </w:tcPr>
          <w:p w14:paraId="77D30589"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4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650" w:author="Meryl Etman" w:date="2020-03-25T10:10:00Z">
                  <w:rPr>
                    <w:rFonts w:ascii="Arial" w:eastAsia="Calibri" w:hAnsi="Arial" w:hint="cs"/>
                    <w:i/>
                    <w:iCs/>
                    <w:sz w:val="18"/>
                    <w:szCs w:val="24"/>
                    <w:rtl/>
                  </w:rPr>
                </w:rPrChange>
              </w:rPr>
              <w:t>אישור מהנדס הביצוע על היציקה וסידור הברזל</w:t>
            </w:r>
          </w:p>
        </w:tc>
        <w:tc>
          <w:tcPr>
            <w:tcW w:w="848" w:type="dxa"/>
            <w:shd w:val="clear" w:color="auto" w:fill="auto"/>
          </w:tcPr>
          <w:p w14:paraId="758843B0" w14:textId="77777777" w:rsidR="00EB5A81" w:rsidRPr="000748C0" w:rsidRDefault="00EB5A81" w:rsidP="00341985">
            <w:pPr>
              <w:suppressAutoHyphens/>
              <w:autoSpaceDN w:val="0"/>
              <w:jc w:val="both"/>
              <w:textAlignment w:val="baseline"/>
              <w:rPr>
                <w:rFonts w:ascii="Arial" w:eastAsia="Calibri" w:hAnsi="Arial"/>
                <w:sz w:val="18"/>
                <w:szCs w:val="24"/>
                <w:rtl/>
                <w:rPrChange w:id="4651" w:author="Meryl Etman" w:date="2020-03-25T10:10:00Z">
                  <w:rPr>
                    <w:rFonts w:ascii="Arial" w:eastAsia="Calibri" w:hAnsi="Arial"/>
                    <w:sz w:val="18"/>
                    <w:szCs w:val="24"/>
                    <w:rtl/>
                  </w:rPr>
                </w:rPrChange>
              </w:rPr>
            </w:pPr>
          </w:p>
        </w:tc>
        <w:tc>
          <w:tcPr>
            <w:tcW w:w="4607" w:type="dxa"/>
            <w:shd w:val="clear" w:color="auto" w:fill="auto"/>
            <w:vAlign w:val="center"/>
          </w:tcPr>
          <w:p w14:paraId="0799BEF0" w14:textId="77777777" w:rsidR="00EB5A81" w:rsidRPr="000748C0" w:rsidRDefault="00EB5A81" w:rsidP="00341985">
            <w:pPr>
              <w:suppressAutoHyphens/>
              <w:autoSpaceDN w:val="0"/>
              <w:textAlignment w:val="baseline"/>
              <w:rPr>
                <w:rFonts w:ascii="Arial" w:eastAsia="Calibri" w:hAnsi="Arial"/>
                <w:i/>
                <w:iCs/>
                <w:rtl/>
                <w:rPrChange w:id="4652" w:author="Meryl Etman" w:date="2020-03-25T10:10:00Z">
                  <w:rPr>
                    <w:rFonts w:ascii="Arial" w:eastAsia="Calibri" w:hAnsi="Arial"/>
                    <w:i/>
                    <w:iCs/>
                    <w:rtl/>
                  </w:rPr>
                </w:rPrChange>
              </w:rPr>
            </w:pPr>
          </w:p>
        </w:tc>
      </w:tr>
      <w:tr w:rsidR="00EB5A81" w:rsidRPr="000748C0" w14:paraId="5B74C77E" w14:textId="77777777" w:rsidTr="00341985">
        <w:tc>
          <w:tcPr>
            <w:tcW w:w="533" w:type="dxa"/>
            <w:shd w:val="clear" w:color="auto" w:fill="auto"/>
          </w:tcPr>
          <w:p w14:paraId="6E34D0A3" w14:textId="77777777" w:rsidR="00EB5A81" w:rsidRPr="000748C0" w:rsidRDefault="00EB5A81" w:rsidP="00341985">
            <w:pPr>
              <w:suppressAutoHyphens/>
              <w:autoSpaceDN w:val="0"/>
              <w:jc w:val="both"/>
              <w:textAlignment w:val="baseline"/>
              <w:rPr>
                <w:rFonts w:ascii="Arial" w:eastAsia="Calibri" w:hAnsi="Arial"/>
                <w:sz w:val="18"/>
                <w:szCs w:val="24"/>
                <w:rtl/>
                <w:rPrChange w:id="4653" w:author="Meryl Etman" w:date="2020-03-25T10:10:00Z">
                  <w:rPr>
                    <w:rFonts w:ascii="Arial" w:eastAsia="Calibri" w:hAnsi="Arial"/>
                    <w:sz w:val="18"/>
                    <w:szCs w:val="24"/>
                    <w:rtl/>
                  </w:rPr>
                </w:rPrChange>
              </w:rPr>
            </w:pPr>
            <w:r w:rsidRPr="000748C0">
              <w:rPr>
                <w:rFonts w:ascii="Arial" w:eastAsia="Calibri" w:hAnsi="Arial" w:hint="cs"/>
                <w:sz w:val="18"/>
                <w:szCs w:val="24"/>
                <w:rtl/>
                <w:rPrChange w:id="4654" w:author="Meryl Etman" w:date="2020-03-25T10:10:00Z">
                  <w:rPr>
                    <w:rFonts w:ascii="Arial" w:eastAsia="Calibri" w:hAnsi="Arial" w:hint="cs"/>
                    <w:sz w:val="18"/>
                    <w:szCs w:val="24"/>
                    <w:rtl/>
                  </w:rPr>
                </w:rPrChange>
              </w:rPr>
              <w:t>2</w:t>
            </w:r>
          </w:p>
        </w:tc>
        <w:tc>
          <w:tcPr>
            <w:tcW w:w="3640" w:type="dxa"/>
            <w:shd w:val="clear" w:color="auto" w:fill="auto"/>
          </w:tcPr>
          <w:p w14:paraId="7B34EE4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5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656" w:author="Meryl Etman" w:date="2020-03-25T10:10:00Z">
                  <w:rPr>
                    <w:rFonts w:ascii="Arial" w:eastAsia="Calibri" w:hAnsi="Arial" w:hint="cs"/>
                    <w:i/>
                    <w:iCs/>
                    <w:sz w:val="18"/>
                    <w:szCs w:val="24"/>
                    <w:rtl/>
                  </w:rPr>
                </w:rPrChange>
              </w:rPr>
              <w:t>אישור המפקח על היציקה וסידור הברזל</w:t>
            </w:r>
          </w:p>
        </w:tc>
        <w:tc>
          <w:tcPr>
            <w:tcW w:w="848" w:type="dxa"/>
            <w:shd w:val="clear" w:color="auto" w:fill="auto"/>
          </w:tcPr>
          <w:p w14:paraId="38A61DBE" w14:textId="77777777" w:rsidR="00EB5A81" w:rsidRPr="000748C0" w:rsidRDefault="00EB5A81" w:rsidP="00341985">
            <w:pPr>
              <w:suppressAutoHyphens/>
              <w:autoSpaceDN w:val="0"/>
              <w:jc w:val="both"/>
              <w:textAlignment w:val="baseline"/>
              <w:rPr>
                <w:rFonts w:ascii="Arial" w:eastAsia="Calibri" w:hAnsi="Arial"/>
                <w:sz w:val="18"/>
                <w:szCs w:val="24"/>
                <w:rtl/>
                <w:rPrChange w:id="4657" w:author="Meryl Etman" w:date="2020-03-25T10:10:00Z">
                  <w:rPr>
                    <w:rFonts w:ascii="Arial" w:eastAsia="Calibri" w:hAnsi="Arial"/>
                    <w:sz w:val="18"/>
                    <w:szCs w:val="24"/>
                    <w:rtl/>
                  </w:rPr>
                </w:rPrChange>
              </w:rPr>
            </w:pPr>
          </w:p>
        </w:tc>
        <w:tc>
          <w:tcPr>
            <w:tcW w:w="4607" w:type="dxa"/>
            <w:shd w:val="clear" w:color="auto" w:fill="auto"/>
          </w:tcPr>
          <w:p w14:paraId="57CFD6EB" w14:textId="77777777" w:rsidR="00EB5A81" w:rsidRPr="000748C0" w:rsidRDefault="00EB5A81" w:rsidP="00341985">
            <w:pPr>
              <w:suppressAutoHyphens/>
              <w:autoSpaceDN w:val="0"/>
              <w:jc w:val="both"/>
              <w:textAlignment w:val="baseline"/>
              <w:rPr>
                <w:rFonts w:ascii="Arial" w:eastAsia="Calibri" w:hAnsi="Arial"/>
                <w:i/>
                <w:iCs/>
                <w:rtl/>
                <w:rPrChange w:id="4658" w:author="Meryl Etman" w:date="2020-03-25T10:10:00Z">
                  <w:rPr>
                    <w:rFonts w:ascii="Arial" w:eastAsia="Calibri" w:hAnsi="Arial"/>
                    <w:i/>
                    <w:iCs/>
                    <w:rtl/>
                  </w:rPr>
                </w:rPrChange>
              </w:rPr>
            </w:pPr>
          </w:p>
        </w:tc>
      </w:tr>
      <w:tr w:rsidR="00EB5A81" w:rsidRPr="000748C0" w14:paraId="3C3A86A2" w14:textId="77777777" w:rsidTr="00341985">
        <w:tc>
          <w:tcPr>
            <w:tcW w:w="533" w:type="dxa"/>
            <w:shd w:val="clear" w:color="auto" w:fill="auto"/>
          </w:tcPr>
          <w:p w14:paraId="2A16099C" w14:textId="77777777" w:rsidR="00EB5A81" w:rsidRPr="000748C0" w:rsidRDefault="00EB5A81" w:rsidP="00341985">
            <w:pPr>
              <w:suppressAutoHyphens/>
              <w:autoSpaceDN w:val="0"/>
              <w:jc w:val="both"/>
              <w:textAlignment w:val="baseline"/>
              <w:rPr>
                <w:rFonts w:ascii="Arial" w:eastAsia="Calibri" w:hAnsi="Arial"/>
                <w:sz w:val="18"/>
                <w:szCs w:val="24"/>
                <w:rtl/>
                <w:rPrChange w:id="4659" w:author="Meryl Etman" w:date="2020-03-25T10:10:00Z">
                  <w:rPr>
                    <w:rFonts w:ascii="Arial" w:eastAsia="Calibri" w:hAnsi="Arial"/>
                    <w:sz w:val="18"/>
                    <w:szCs w:val="24"/>
                    <w:rtl/>
                  </w:rPr>
                </w:rPrChange>
              </w:rPr>
            </w:pPr>
            <w:r w:rsidRPr="000748C0">
              <w:rPr>
                <w:rFonts w:ascii="Arial" w:eastAsia="Calibri" w:hAnsi="Arial" w:hint="cs"/>
                <w:sz w:val="18"/>
                <w:szCs w:val="24"/>
                <w:rtl/>
                <w:rPrChange w:id="4660" w:author="Meryl Etman" w:date="2020-03-25T10:10:00Z">
                  <w:rPr>
                    <w:rFonts w:ascii="Arial" w:eastAsia="Calibri" w:hAnsi="Arial" w:hint="cs"/>
                    <w:sz w:val="18"/>
                    <w:szCs w:val="24"/>
                    <w:rtl/>
                  </w:rPr>
                </w:rPrChange>
              </w:rPr>
              <w:t>3</w:t>
            </w:r>
          </w:p>
        </w:tc>
        <w:tc>
          <w:tcPr>
            <w:tcW w:w="3640" w:type="dxa"/>
            <w:shd w:val="clear" w:color="auto" w:fill="auto"/>
          </w:tcPr>
          <w:p w14:paraId="2A7B8189"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6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662" w:author="Meryl Etman" w:date="2020-03-25T10:10:00Z">
                  <w:rPr>
                    <w:rFonts w:ascii="Arial" w:eastAsia="Calibri" w:hAnsi="Arial" w:hint="cs"/>
                    <w:i/>
                    <w:iCs/>
                    <w:sz w:val="18"/>
                    <w:szCs w:val="24"/>
                    <w:rtl/>
                  </w:rPr>
                </w:rPrChange>
              </w:rPr>
              <w:t>אישור הקונסטרוקטור על היציקה וסידור הברזל</w:t>
            </w:r>
          </w:p>
        </w:tc>
        <w:tc>
          <w:tcPr>
            <w:tcW w:w="848" w:type="dxa"/>
            <w:shd w:val="clear" w:color="auto" w:fill="auto"/>
          </w:tcPr>
          <w:p w14:paraId="5F2532C5" w14:textId="77777777" w:rsidR="00EB5A81" w:rsidRPr="000748C0" w:rsidRDefault="00EB5A81" w:rsidP="00341985">
            <w:pPr>
              <w:suppressAutoHyphens/>
              <w:autoSpaceDN w:val="0"/>
              <w:jc w:val="both"/>
              <w:textAlignment w:val="baseline"/>
              <w:rPr>
                <w:rFonts w:ascii="Arial" w:eastAsia="Calibri" w:hAnsi="Arial"/>
                <w:sz w:val="18"/>
                <w:szCs w:val="24"/>
                <w:rtl/>
                <w:rPrChange w:id="4663" w:author="Meryl Etman" w:date="2020-03-25T10:10:00Z">
                  <w:rPr>
                    <w:rFonts w:ascii="Arial" w:eastAsia="Calibri" w:hAnsi="Arial"/>
                    <w:sz w:val="18"/>
                    <w:szCs w:val="24"/>
                    <w:rtl/>
                  </w:rPr>
                </w:rPrChange>
              </w:rPr>
            </w:pPr>
          </w:p>
        </w:tc>
        <w:tc>
          <w:tcPr>
            <w:tcW w:w="4607" w:type="dxa"/>
            <w:shd w:val="clear" w:color="auto" w:fill="auto"/>
          </w:tcPr>
          <w:p w14:paraId="31198CC7" w14:textId="77777777" w:rsidR="00EB5A81" w:rsidRPr="000748C0" w:rsidRDefault="00EB5A81" w:rsidP="00341985">
            <w:pPr>
              <w:suppressAutoHyphens/>
              <w:autoSpaceDN w:val="0"/>
              <w:jc w:val="both"/>
              <w:textAlignment w:val="baseline"/>
              <w:rPr>
                <w:rFonts w:ascii="Arial" w:eastAsia="Calibri" w:hAnsi="Arial"/>
                <w:i/>
                <w:iCs/>
                <w:rtl/>
                <w:rPrChange w:id="4664" w:author="Meryl Etman" w:date="2020-03-25T10:10:00Z">
                  <w:rPr>
                    <w:rFonts w:ascii="Arial" w:eastAsia="Calibri" w:hAnsi="Arial"/>
                    <w:i/>
                    <w:iCs/>
                    <w:rtl/>
                  </w:rPr>
                </w:rPrChange>
              </w:rPr>
            </w:pPr>
          </w:p>
        </w:tc>
      </w:tr>
      <w:tr w:rsidR="00EB5A81" w:rsidRPr="000748C0" w14:paraId="1CA3BA5B" w14:textId="77777777" w:rsidTr="00341985">
        <w:tc>
          <w:tcPr>
            <w:tcW w:w="533" w:type="dxa"/>
            <w:shd w:val="clear" w:color="auto" w:fill="auto"/>
          </w:tcPr>
          <w:p w14:paraId="2C4BD49D" w14:textId="77777777" w:rsidR="00EB5A81" w:rsidRPr="000748C0" w:rsidRDefault="00EB5A81" w:rsidP="00341985">
            <w:pPr>
              <w:suppressAutoHyphens/>
              <w:autoSpaceDN w:val="0"/>
              <w:jc w:val="both"/>
              <w:textAlignment w:val="baseline"/>
              <w:rPr>
                <w:rFonts w:ascii="Arial" w:eastAsia="Calibri" w:hAnsi="Arial"/>
                <w:sz w:val="18"/>
                <w:szCs w:val="24"/>
                <w:rtl/>
                <w:rPrChange w:id="4665" w:author="Meryl Etman" w:date="2020-03-25T10:10:00Z">
                  <w:rPr>
                    <w:rFonts w:ascii="Arial" w:eastAsia="Calibri" w:hAnsi="Arial"/>
                    <w:sz w:val="18"/>
                    <w:szCs w:val="24"/>
                    <w:rtl/>
                  </w:rPr>
                </w:rPrChange>
              </w:rPr>
            </w:pPr>
            <w:r w:rsidRPr="000748C0">
              <w:rPr>
                <w:rFonts w:ascii="Arial" w:eastAsia="Calibri" w:hAnsi="Arial" w:hint="cs"/>
                <w:sz w:val="18"/>
                <w:szCs w:val="24"/>
                <w:rtl/>
                <w:rPrChange w:id="4666" w:author="Meryl Etman" w:date="2020-03-25T10:10:00Z">
                  <w:rPr>
                    <w:rFonts w:ascii="Arial" w:eastAsia="Calibri" w:hAnsi="Arial" w:hint="cs"/>
                    <w:sz w:val="18"/>
                    <w:szCs w:val="24"/>
                    <w:rtl/>
                  </w:rPr>
                </w:rPrChange>
              </w:rPr>
              <w:t>4</w:t>
            </w:r>
          </w:p>
        </w:tc>
        <w:tc>
          <w:tcPr>
            <w:tcW w:w="3640" w:type="dxa"/>
            <w:shd w:val="clear" w:color="auto" w:fill="auto"/>
          </w:tcPr>
          <w:p w14:paraId="742843C1"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67" w:author="Meryl Etman" w:date="2020-03-25T10:10:00Z">
                  <w:rPr>
                    <w:rFonts w:ascii="Arial" w:eastAsia="Calibri" w:hAnsi="Arial"/>
                    <w:i/>
                    <w:iCs/>
                    <w:sz w:val="18"/>
                    <w:szCs w:val="24"/>
                    <w:rtl/>
                  </w:rPr>
                </w:rPrChange>
              </w:rPr>
            </w:pPr>
          </w:p>
        </w:tc>
        <w:tc>
          <w:tcPr>
            <w:tcW w:w="848" w:type="dxa"/>
            <w:shd w:val="clear" w:color="auto" w:fill="auto"/>
          </w:tcPr>
          <w:p w14:paraId="47BC3035" w14:textId="77777777" w:rsidR="00EB5A81" w:rsidRPr="000748C0" w:rsidRDefault="00EB5A81" w:rsidP="00341985">
            <w:pPr>
              <w:suppressAutoHyphens/>
              <w:autoSpaceDN w:val="0"/>
              <w:jc w:val="both"/>
              <w:textAlignment w:val="baseline"/>
              <w:rPr>
                <w:rFonts w:ascii="Arial" w:eastAsia="Calibri" w:hAnsi="Arial"/>
                <w:sz w:val="18"/>
                <w:szCs w:val="24"/>
                <w:rtl/>
                <w:rPrChange w:id="4668" w:author="Meryl Etman" w:date="2020-03-25T10:10:00Z">
                  <w:rPr>
                    <w:rFonts w:ascii="Arial" w:eastAsia="Calibri" w:hAnsi="Arial"/>
                    <w:sz w:val="18"/>
                    <w:szCs w:val="24"/>
                    <w:rtl/>
                  </w:rPr>
                </w:rPrChange>
              </w:rPr>
            </w:pPr>
          </w:p>
        </w:tc>
        <w:tc>
          <w:tcPr>
            <w:tcW w:w="4607" w:type="dxa"/>
            <w:shd w:val="clear" w:color="auto" w:fill="auto"/>
          </w:tcPr>
          <w:p w14:paraId="19924D14" w14:textId="77777777" w:rsidR="00EB5A81" w:rsidRPr="000748C0" w:rsidRDefault="00EB5A81" w:rsidP="00341985">
            <w:pPr>
              <w:suppressAutoHyphens/>
              <w:autoSpaceDN w:val="0"/>
              <w:jc w:val="both"/>
              <w:textAlignment w:val="baseline"/>
              <w:rPr>
                <w:rFonts w:ascii="Arial" w:eastAsia="Calibri" w:hAnsi="Arial"/>
                <w:i/>
                <w:iCs/>
                <w:rtl/>
                <w:rPrChange w:id="4669" w:author="Meryl Etman" w:date="2020-03-25T10:10:00Z">
                  <w:rPr>
                    <w:rFonts w:ascii="Arial" w:eastAsia="Calibri" w:hAnsi="Arial"/>
                    <w:i/>
                    <w:iCs/>
                    <w:rtl/>
                  </w:rPr>
                </w:rPrChange>
              </w:rPr>
            </w:pPr>
          </w:p>
        </w:tc>
      </w:tr>
      <w:tr w:rsidR="00EB5A81" w:rsidRPr="000748C0" w14:paraId="320A7E20" w14:textId="77777777" w:rsidTr="00341985">
        <w:tc>
          <w:tcPr>
            <w:tcW w:w="533" w:type="dxa"/>
            <w:shd w:val="clear" w:color="auto" w:fill="auto"/>
          </w:tcPr>
          <w:p w14:paraId="5030F07A" w14:textId="77777777" w:rsidR="00EB5A81" w:rsidRPr="000748C0" w:rsidRDefault="00EB5A81" w:rsidP="00341985">
            <w:pPr>
              <w:suppressAutoHyphens/>
              <w:autoSpaceDN w:val="0"/>
              <w:jc w:val="both"/>
              <w:textAlignment w:val="baseline"/>
              <w:rPr>
                <w:rFonts w:ascii="Arial" w:eastAsia="Calibri" w:hAnsi="Arial"/>
                <w:sz w:val="18"/>
                <w:szCs w:val="24"/>
                <w:rtl/>
                <w:rPrChange w:id="4670" w:author="Meryl Etman" w:date="2020-03-25T10:10:00Z">
                  <w:rPr>
                    <w:rFonts w:ascii="Arial" w:eastAsia="Calibri" w:hAnsi="Arial"/>
                    <w:sz w:val="18"/>
                    <w:szCs w:val="24"/>
                    <w:rtl/>
                  </w:rPr>
                </w:rPrChange>
              </w:rPr>
            </w:pPr>
            <w:r w:rsidRPr="000748C0">
              <w:rPr>
                <w:rFonts w:ascii="Arial" w:eastAsia="Calibri" w:hAnsi="Arial" w:hint="cs"/>
                <w:sz w:val="18"/>
                <w:szCs w:val="24"/>
                <w:rtl/>
                <w:rPrChange w:id="4671" w:author="Meryl Etman" w:date="2020-03-25T10:10:00Z">
                  <w:rPr>
                    <w:rFonts w:ascii="Arial" w:eastAsia="Calibri" w:hAnsi="Arial" w:hint="cs"/>
                    <w:sz w:val="18"/>
                    <w:szCs w:val="24"/>
                    <w:rtl/>
                  </w:rPr>
                </w:rPrChange>
              </w:rPr>
              <w:t>5</w:t>
            </w:r>
          </w:p>
        </w:tc>
        <w:tc>
          <w:tcPr>
            <w:tcW w:w="3640" w:type="dxa"/>
            <w:shd w:val="clear" w:color="auto" w:fill="auto"/>
          </w:tcPr>
          <w:p w14:paraId="008653B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72" w:author="Meryl Etman" w:date="2020-03-25T10:10:00Z">
                  <w:rPr>
                    <w:rFonts w:ascii="Arial" w:eastAsia="Calibri" w:hAnsi="Arial"/>
                    <w:i/>
                    <w:iCs/>
                    <w:sz w:val="18"/>
                    <w:szCs w:val="24"/>
                    <w:rtl/>
                  </w:rPr>
                </w:rPrChange>
              </w:rPr>
            </w:pPr>
          </w:p>
        </w:tc>
        <w:tc>
          <w:tcPr>
            <w:tcW w:w="848" w:type="dxa"/>
            <w:shd w:val="clear" w:color="auto" w:fill="auto"/>
          </w:tcPr>
          <w:p w14:paraId="3C471DDA" w14:textId="77777777" w:rsidR="00EB5A81" w:rsidRPr="000748C0" w:rsidRDefault="00EB5A81" w:rsidP="00341985">
            <w:pPr>
              <w:suppressAutoHyphens/>
              <w:autoSpaceDN w:val="0"/>
              <w:jc w:val="both"/>
              <w:textAlignment w:val="baseline"/>
              <w:rPr>
                <w:rFonts w:ascii="Arial" w:eastAsia="Calibri" w:hAnsi="Arial"/>
                <w:sz w:val="18"/>
                <w:szCs w:val="24"/>
                <w:rtl/>
                <w:rPrChange w:id="4673" w:author="Meryl Etman" w:date="2020-03-25T10:10:00Z">
                  <w:rPr>
                    <w:rFonts w:ascii="Arial" w:eastAsia="Calibri" w:hAnsi="Arial"/>
                    <w:sz w:val="18"/>
                    <w:szCs w:val="24"/>
                    <w:rtl/>
                  </w:rPr>
                </w:rPrChange>
              </w:rPr>
            </w:pPr>
          </w:p>
        </w:tc>
        <w:tc>
          <w:tcPr>
            <w:tcW w:w="4607" w:type="dxa"/>
            <w:shd w:val="clear" w:color="auto" w:fill="auto"/>
          </w:tcPr>
          <w:p w14:paraId="0F5103C6" w14:textId="77777777" w:rsidR="00EB5A81" w:rsidRPr="000748C0" w:rsidRDefault="00EB5A81" w:rsidP="00341985">
            <w:pPr>
              <w:suppressAutoHyphens/>
              <w:autoSpaceDN w:val="0"/>
              <w:jc w:val="both"/>
              <w:textAlignment w:val="baseline"/>
              <w:rPr>
                <w:rFonts w:ascii="Arial" w:eastAsia="Calibri" w:hAnsi="Arial"/>
                <w:i/>
                <w:iCs/>
                <w:rtl/>
                <w:rPrChange w:id="4674" w:author="Meryl Etman" w:date="2020-03-25T10:10:00Z">
                  <w:rPr>
                    <w:rFonts w:ascii="Arial" w:eastAsia="Calibri" w:hAnsi="Arial"/>
                    <w:i/>
                    <w:iCs/>
                    <w:rtl/>
                  </w:rPr>
                </w:rPrChange>
              </w:rPr>
            </w:pPr>
          </w:p>
        </w:tc>
      </w:tr>
      <w:tr w:rsidR="00EB5A81" w:rsidRPr="000748C0" w14:paraId="63D4DEA6" w14:textId="77777777" w:rsidTr="00341985">
        <w:tc>
          <w:tcPr>
            <w:tcW w:w="533" w:type="dxa"/>
            <w:shd w:val="clear" w:color="auto" w:fill="auto"/>
          </w:tcPr>
          <w:p w14:paraId="57955822" w14:textId="77777777" w:rsidR="00EB5A81" w:rsidRPr="000748C0" w:rsidRDefault="00EB5A81" w:rsidP="00341985">
            <w:pPr>
              <w:suppressAutoHyphens/>
              <w:autoSpaceDN w:val="0"/>
              <w:jc w:val="both"/>
              <w:textAlignment w:val="baseline"/>
              <w:rPr>
                <w:rFonts w:ascii="Arial" w:eastAsia="Calibri" w:hAnsi="Arial"/>
                <w:sz w:val="18"/>
                <w:szCs w:val="24"/>
                <w:rtl/>
                <w:rPrChange w:id="4675" w:author="Meryl Etman" w:date="2020-03-25T10:10:00Z">
                  <w:rPr>
                    <w:rFonts w:ascii="Arial" w:eastAsia="Calibri" w:hAnsi="Arial"/>
                    <w:sz w:val="18"/>
                    <w:szCs w:val="24"/>
                    <w:rtl/>
                  </w:rPr>
                </w:rPrChange>
              </w:rPr>
            </w:pPr>
            <w:r w:rsidRPr="000748C0">
              <w:rPr>
                <w:rFonts w:ascii="Arial" w:eastAsia="Calibri" w:hAnsi="Arial" w:hint="cs"/>
                <w:sz w:val="18"/>
                <w:szCs w:val="24"/>
                <w:rtl/>
                <w:rPrChange w:id="4676" w:author="Meryl Etman" w:date="2020-03-25T10:10:00Z">
                  <w:rPr>
                    <w:rFonts w:ascii="Arial" w:eastAsia="Calibri" w:hAnsi="Arial" w:hint="cs"/>
                    <w:sz w:val="18"/>
                    <w:szCs w:val="24"/>
                    <w:rtl/>
                  </w:rPr>
                </w:rPrChange>
              </w:rPr>
              <w:t>6</w:t>
            </w:r>
          </w:p>
        </w:tc>
        <w:tc>
          <w:tcPr>
            <w:tcW w:w="3640" w:type="dxa"/>
            <w:shd w:val="clear" w:color="auto" w:fill="auto"/>
          </w:tcPr>
          <w:p w14:paraId="1762E74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77" w:author="Meryl Etman" w:date="2020-03-25T10:10:00Z">
                  <w:rPr>
                    <w:rFonts w:ascii="Arial" w:eastAsia="Calibri" w:hAnsi="Arial"/>
                    <w:i/>
                    <w:iCs/>
                    <w:sz w:val="18"/>
                    <w:szCs w:val="24"/>
                    <w:rtl/>
                  </w:rPr>
                </w:rPrChange>
              </w:rPr>
            </w:pPr>
          </w:p>
        </w:tc>
        <w:tc>
          <w:tcPr>
            <w:tcW w:w="848" w:type="dxa"/>
            <w:shd w:val="clear" w:color="auto" w:fill="auto"/>
          </w:tcPr>
          <w:p w14:paraId="484F1084" w14:textId="77777777" w:rsidR="00EB5A81" w:rsidRPr="000748C0" w:rsidRDefault="00EB5A81" w:rsidP="00341985">
            <w:pPr>
              <w:suppressAutoHyphens/>
              <w:autoSpaceDN w:val="0"/>
              <w:jc w:val="both"/>
              <w:textAlignment w:val="baseline"/>
              <w:rPr>
                <w:rFonts w:ascii="Arial" w:eastAsia="Calibri" w:hAnsi="Arial"/>
                <w:sz w:val="18"/>
                <w:szCs w:val="24"/>
                <w:rtl/>
                <w:rPrChange w:id="4678" w:author="Meryl Etman" w:date="2020-03-25T10:10:00Z">
                  <w:rPr>
                    <w:rFonts w:ascii="Arial" w:eastAsia="Calibri" w:hAnsi="Arial"/>
                    <w:sz w:val="18"/>
                    <w:szCs w:val="24"/>
                    <w:rtl/>
                  </w:rPr>
                </w:rPrChange>
              </w:rPr>
            </w:pPr>
          </w:p>
        </w:tc>
        <w:tc>
          <w:tcPr>
            <w:tcW w:w="4607" w:type="dxa"/>
            <w:shd w:val="clear" w:color="auto" w:fill="auto"/>
          </w:tcPr>
          <w:p w14:paraId="1C39789D" w14:textId="77777777" w:rsidR="00EB5A81" w:rsidRPr="000748C0" w:rsidRDefault="00EB5A81" w:rsidP="00341985">
            <w:pPr>
              <w:suppressAutoHyphens/>
              <w:autoSpaceDN w:val="0"/>
              <w:jc w:val="both"/>
              <w:textAlignment w:val="baseline"/>
              <w:rPr>
                <w:rFonts w:ascii="Arial" w:eastAsia="Calibri" w:hAnsi="Arial"/>
                <w:i/>
                <w:iCs/>
                <w:rtl/>
                <w:rPrChange w:id="4679" w:author="Meryl Etman" w:date="2020-03-25T10:10:00Z">
                  <w:rPr>
                    <w:rFonts w:ascii="Arial" w:eastAsia="Calibri" w:hAnsi="Arial"/>
                    <w:i/>
                    <w:iCs/>
                    <w:rtl/>
                  </w:rPr>
                </w:rPrChange>
              </w:rPr>
            </w:pPr>
          </w:p>
        </w:tc>
      </w:tr>
      <w:tr w:rsidR="00EB5A81" w:rsidRPr="000748C0" w14:paraId="2B01CD05" w14:textId="77777777" w:rsidTr="00341985">
        <w:tc>
          <w:tcPr>
            <w:tcW w:w="533" w:type="dxa"/>
            <w:shd w:val="clear" w:color="auto" w:fill="auto"/>
          </w:tcPr>
          <w:p w14:paraId="786E684F" w14:textId="77777777" w:rsidR="00EB5A81" w:rsidRPr="000748C0" w:rsidRDefault="00EB5A81" w:rsidP="00341985">
            <w:pPr>
              <w:suppressAutoHyphens/>
              <w:autoSpaceDN w:val="0"/>
              <w:jc w:val="both"/>
              <w:textAlignment w:val="baseline"/>
              <w:rPr>
                <w:rFonts w:ascii="Arial" w:eastAsia="Calibri" w:hAnsi="Arial"/>
                <w:sz w:val="18"/>
                <w:szCs w:val="24"/>
                <w:rtl/>
                <w:rPrChange w:id="4680" w:author="Meryl Etman" w:date="2020-03-25T10:10:00Z">
                  <w:rPr>
                    <w:rFonts w:ascii="Arial" w:eastAsia="Calibri" w:hAnsi="Arial"/>
                    <w:sz w:val="18"/>
                    <w:szCs w:val="24"/>
                    <w:rtl/>
                  </w:rPr>
                </w:rPrChange>
              </w:rPr>
            </w:pPr>
            <w:r w:rsidRPr="000748C0">
              <w:rPr>
                <w:rFonts w:ascii="Arial" w:eastAsia="Calibri" w:hAnsi="Arial" w:hint="cs"/>
                <w:sz w:val="18"/>
                <w:szCs w:val="24"/>
                <w:rtl/>
                <w:rPrChange w:id="4681" w:author="Meryl Etman" w:date="2020-03-25T10:10:00Z">
                  <w:rPr>
                    <w:rFonts w:ascii="Arial" w:eastAsia="Calibri" w:hAnsi="Arial" w:hint="cs"/>
                    <w:sz w:val="18"/>
                    <w:szCs w:val="24"/>
                    <w:rtl/>
                  </w:rPr>
                </w:rPrChange>
              </w:rPr>
              <w:t>7</w:t>
            </w:r>
          </w:p>
        </w:tc>
        <w:tc>
          <w:tcPr>
            <w:tcW w:w="3640" w:type="dxa"/>
            <w:shd w:val="clear" w:color="auto" w:fill="auto"/>
          </w:tcPr>
          <w:p w14:paraId="3EA48F0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82" w:author="Meryl Etman" w:date="2020-03-25T10:10:00Z">
                  <w:rPr>
                    <w:rFonts w:ascii="Arial" w:eastAsia="Calibri" w:hAnsi="Arial"/>
                    <w:i/>
                    <w:iCs/>
                    <w:sz w:val="18"/>
                    <w:szCs w:val="24"/>
                    <w:rtl/>
                  </w:rPr>
                </w:rPrChange>
              </w:rPr>
            </w:pPr>
          </w:p>
        </w:tc>
        <w:tc>
          <w:tcPr>
            <w:tcW w:w="848" w:type="dxa"/>
            <w:shd w:val="clear" w:color="auto" w:fill="auto"/>
          </w:tcPr>
          <w:p w14:paraId="4A0F7115" w14:textId="77777777" w:rsidR="00EB5A81" w:rsidRPr="000748C0" w:rsidRDefault="00EB5A81" w:rsidP="00341985">
            <w:pPr>
              <w:suppressAutoHyphens/>
              <w:autoSpaceDN w:val="0"/>
              <w:jc w:val="both"/>
              <w:textAlignment w:val="baseline"/>
              <w:rPr>
                <w:rFonts w:ascii="Arial" w:eastAsia="Calibri" w:hAnsi="Arial"/>
                <w:sz w:val="18"/>
                <w:szCs w:val="24"/>
                <w:rtl/>
                <w:rPrChange w:id="4683" w:author="Meryl Etman" w:date="2020-03-25T10:10:00Z">
                  <w:rPr>
                    <w:rFonts w:ascii="Arial" w:eastAsia="Calibri" w:hAnsi="Arial"/>
                    <w:sz w:val="18"/>
                    <w:szCs w:val="24"/>
                    <w:rtl/>
                  </w:rPr>
                </w:rPrChange>
              </w:rPr>
            </w:pPr>
          </w:p>
        </w:tc>
        <w:tc>
          <w:tcPr>
            <w:tcW w:w="4607" w:type="dxa"/>
            <w:shd w:val="clear" w:color="auto" w:fill="auto"/>
          </w:tcPr>
          <w:p w14:paraId="4D720A4B" w14:textId="77777777" w:rsidR="00EB5A81" w:rsidRPr="000748C0" w:rsidRDefault="00EB5A81" w:rsidP="00341985">
            <w:pPr>
              <w:suppressAutoHyphens/>
              <w:autoSpaceDN w:val="0"/>
              <w:jc w:val="both"/>
              <w:textAlignment w:val="baseline"/>
              <w:rPr>
                <w:rFonts w:ascii="Arial" w:eastAsia="Calibri" w:hAnsi="Arial"/>
                <w:i/>
                <w:iCs/>
                <w:rtl/>
                <w:rPrChange w:id="4684" w:author="Meryl Etman" w:date="2020-03-25T10:10:00Z">
                  <w:rPr>
                    <w:rFonts w:ascii="Arial" w:eastAsia="Calibri" w:hAnsi="Arial"/>
                    <w:i/>
                    <w:iCs/>
                    <w:rtl/>
                  </w:rPr>
                </w:rPrChange>
              </w:rPr>
            </w:pPr>
          </w:p>
        </w:tc>
      </w:tr>
      <w:tr w:rsidR="00EB5A81" w:rsidRPr="000748C0" w14:paraId="7D5F453E" w14:textId="77777777" w:rsidTr="00341985">
        <w:tc>
          <w:tcPr>
            <w:tcW w:w="533" w:type="dxa"/>
            <w:shd w:val="clear" w:color="auto" w:fill="auto"/>
          </w:tcPr>
          <w:p w14:paraId="7F22F043" w14:textId="77777777" w:rsidR="00EB5A81" w:rsidRPr="000748C0" w:rsidRDefault="00EB5A81" w:rsidP="00341985">
            <w:pPr>
              <w:suppressAutoHyphens/>
              <w:autoSpaceDN w:val="0"/>
              <w:jc w:val="both"/>
              <w:textAlignment w:val="baseline"/>
              <w:rPr>
                <w:rFonts w:ascii="Arial" w:eastAsia="Calibri" w:hAnsi="Arial"/>
                <w:sz w:val="18"/>
                <w:szCs w:val="24"/>
                <w:rtl/>
                <w:rPrChange w:id="4685" w:author="Meryl Etman" w:date="2020-03-25T10:10:00Z">
                  <w:rPr>
                    <w:rFonts w:ascii="Arial" w:eastAsia="Calibri" w:hAnsi="Arial"/>
                    <w:sz w:val="18"/>
                    <w:szCs w:val="24"/>
                    <w:rtl/>
                  </w:rPr>
                </w:rPrChange>
              </w:rPr>
            </w:pPr>
          </w:p>
        </w:tc>
        <w:tc>
          <w:tcPr>
            <w:tcW w:w="3640" w:type="dxa"/>
            <w:shd w:val="clear" w:color="auto" w:fill="auto"/>
          </w:tcPr>
          <w:p w14:paraId="7A68240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86" w:author="Meryl Etman" w:date="2020-03-25T10:10:00Z">
                  <w:rPr>
                    <w:rFonts w:ascii="Arial" w:eastAsia="Calibri" w:hAnsi="Arial"/>
                    <w:i/>
                    <w:iCs/>
                    <w:sz w:val="18"/>
                    <w:szCs w:val="24"/>
                    <w:rtl/>
                  </w:rPr>
                </w:rPrChange>
              </w:rPr>
            </w:pPr>
          </w:p>
        </w:tc>
        <w:tc>
          <w:tcPr>
            <w:tcW w:w="848" w:type="dxa"/>
            <w:shd w:val="clear" w:color="auto" w:fill="auto"/>
          </w:tcPr>
          <w:p w14:paraId="083C5F0B" w14:textId="77777777" w:rsidR="00EB5A81" w:rsidRPr="000748C0" w:rsidRDefault="00EB5A81" w:rsidP="00341985">
            <w:pPr>
              <w:suppressAutoHyphens/>
              <w:autoSpaceDN w:val="0"/>
              <w:jc w:val="both"/>
              <w:textAlignment w:val="baseline"/>
              <w:rPr>
                <w:rFonts w:ascii="Arial" w:eastAsia="Calibri" w:hAnsi="Arial"/>
                <w:sz w:val="18"/>
                <w:szCs w:val="24"/>
                <w:rtl/>
                <w:rPrChange w:id="4687" w:author="Meryl Etman" w:date="2020-03-25T10:10:00Z">
                  <w:rPr>
                    <w:rFonts w:ascii="Arial" w:eastAsia="Calibri" w:hAnsi="Arial"/>
                    <w:sz w:val="18"/>
                    <w:szCs w:val="24"/>
                    <w:rtl/>
                  </w:rPr>
                </w:rPrChange>
              </w:rPr>
            </w:pPr>
          </w:p>
        </w:tc>
        <w:tc>
          <w:tcPr>
            <w:tcW w:w="4607" w:type="dxa"/>
            <w:shd w:val="clear" w:color="auto" w:fill="auto"/>
          </w:tcPr>
          <w:p w14:paraId="0F16EBC3" w14:textId="77777777" w:rsidR="00EB5A81" w:rsidRPr="000748C0" w:rsidRDefault="00EB5A81" w:rsidP="00341985">
            <w:pPr>
              <w:suppressAutoHyphens/>
              <w:autoSpaceDN w:val="0"/>
              <w:jc w:val="both"/>
              <w:textAlignment w:val="baseline"/>
              <w:rPr>
                <w:rFonts w:ascii="Arial" w:eastAsia="Calibri" w:hAnsi="Arial"/>
                <w:i/>
                <w:iCs/>
                <w:rtl/>
                <w:rPrChange w:id="4688" w:author="Meryl Etman" w:date="2020-03-25T10:10:00Z">
                  <w:rPr>
                    <w:rFonts w:ascii="Arial" w:eastAsia="Calibri" w:hAnsi="Arial"/>
                    <w:i/>
                    <w:iCs/>
                    <w:rtl/>
                  </w:rPr>
                </w:rPrChange>
              </w:rPr>
            </w:pPr>
          </w:p>
        </w:tc>
      </w:tr>
      <w:tr w:rsidR="00EB5A81" w:rsidRPr="000748C0" w14:paraId="46E366C7" w14:textId="77777777" w:rsidTr="00341985">
        <w:tc>
          <w:tcPr>
            <w:tcW w:w="533" w:type="dxa"/>
            <w:shd w:val="clear" w:color="auto" w:fill="auto"/>
          </w:tcPr>
          <w:p w14:paraId="4AF05E93" w14:textId="77777777" w:rsidR="00EB5A81" w:rsidRPr="000748C0" w:rsidRDefault="00EB5A81" w:rsidP="00341985">
            <w:pPr>
              <w:suppressAutoHyphens/>
              <w:autoSpaceDN w:val="0"/>
              <w:jc w:val="both"/>
              <w:textAlignment w:val="baseline"/>
              <w:rPr>
                <w:rFonts w:ascii="Arial" w:eastAsia="Calibri" w:hAnsi="Arial"/>
                <w:sz w:val="18"/>
                <w:szCs w:val="24"/>
                <w:rtl/>
                <w:rPrChange w:id="4689" w:author="Meryl Etman" w:date="2020-03-25T10:10:00Z">
                  <w:rPr>
                    <w:rFonts w:ascii="Arial" w:eastAsia="Calibri" w:hAnsi="Arial"/>
                    <w:sz w:val="18"/>
                    <w:szCs w:val="24"/>
                    <w:rtl/>
                  </w:rPr>
                </w:rPrChange>
              </w:rPr>
            </w:pPr>
          </w:p>
        </w:tc>
        <w:tc>
          <w:tcPr>
            <w:tcW w:w="3640" w:type="dxa"/>
            <w:shd w:val="clear" w:color="auto" w:fill="auto"/>
          </w:tcPr>
          <w:p w14:paraId="0268FB6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690" w:author="Meryl Etman" w:date="2020-03-25T10:10:00Z">
                  <w:rPr>
                    <w:rFonts w:ascii="Arial" w:eastAsia="Calibri" w:hAnsi="Arial"/>
                    <w:i/>
                    <w:iCs/>
                    <w:sz w:val="18"/>
                    <w:szCs w:val="24"/>
                    <w:rtl/>
                  </w:rPr>
                </w:rPrChange>
              </w:rPr>
            </w:pPr>
          </w:p>
        </w:tc>
        <w:tc>
          <w:tcPr>
            <w:tcW w:w="848" w:type="dxa"/>
            <w:shd w:val="clear" w:color="auto" w:fill="auto"/>
          </w:tcPr>
          <w:p w14:paraId="10817BA2" w14:textId="77777777" w:rsidR="00EB5A81" w:rsidRPr="000748C0" w:rsidRDefault="00EB5A81" w:rsidP="00341985">
            <w:pPr>
              <w:suppressAutoHyphens/>
              <w:autoSpaceDN w:val="0"/>
              <w:jc w:val="both"/>
              <w:textAlignment w:val="baseline"/>
              <w:rPr>
                <w:rFonts w:ascii="Arial" w:eastAsia="Calibri" w:hAnsi="Arial"/>
                <w:sz w:val="18"/>
                <w:szCs w:val="24"/>
                <w:rtl/>
                <w:rPrChange w:id="4691" w:author="Meryl Etman" w:date="2020-03-25T10:10:00Z">
                  <w:rPr>
                    <w:rFonts w:ascii="Arial" w:eastAsia="Calibri" w:hAnsi="Arial"/>
                    <w:sz w:val="18"/>
                    <w:szCs w:val="24"/>
                    <w:rtl/>
                  </w:rPr>
                </w:rPrChange>
              </w:rPr>
            </w:pPr>
          </w:p>
        </w:tc>
        <w:tc>
          <w:tcPr>
            <w:tcW w:w="4607" w:type="dxa"/>
            <w:shd w:val="clear" w:color="auto" w:fill="auto"/>
          </w:tcPr>
          <w:p w14:paraId="5270A7D5" w14:textId="77777777" w:rsidR="00EB5A81" w:rsidRPr="000748C0" w:rsidRDefault="00EB5A81" w:rsidP="00341985">
            <w:pPr>
              <w:suppressAutoHyphens/>
              <w:autoSpaceDN w:val="0"/>
              <w:jc w:val="both"/>
              <w:textAlignment w:val="baseline"/>
              <w:rPr>
                <w:rFonts w:ascii="Arial" w:eastAsia="Calibri" w:hAnsi="Arial"/>
                <w:i/>
                <w:iCs/>
                <w:rtl/>
                <w:rPrChange w:id="4692" w:author="Meryl Etman" w:date="2020-03-25T10:10:00Z">
                  <w:rPr>
                    <w:rFonts w:ascii="Arial" w:eastAsia="Calibri" w:hAnsi="Arial"/>
                    <w:i/>
                    <w:iCs/>
                    <w:rtl/>
                  </w:rPr>
                </w:rPrChange>
              </w:rPr>
            </w:pPr>
          </w:p>
        </w:tc>
      </w:tr>
    </w:tbl>
    <w:p w14:paraId="1CEAB650"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693" w:author="Meryl Etman" w:date="2020-03-25T10:10:00Z">
            <w:rPr>
              <w:rFonts w:ascii="Arial" w:eastAsia="Calibri" w:hAnsi="Arial"/>
              <w:i/>
              <w:iCs/>
              <w:sz w:val="18"/>
              <w:szCs w:val="24"/>
              <w:rtl/>
            </w:rPr>
          </w:rPrChange>
        </w:rPr>
      </w:pPr>
      <w:r w:rsidRPr="000748C0">
        <w:rPr>
          <w:rFonts w:ascii="Arial" w:eastAsia="Calibri" w:hAnsi="Arial" w:hint="cs"/>
          <w:i/>
          <w:iCs/>
          <w:rtl/>
          <w:rPrChange w:id="4694" w:author="Meryl Etman" w:date="2020-03-25T10:10:00Z">
            <w:rPr>
              <w:rFonts w:ascii="Arial" w:eastAsia="Calibri" w:hAnsi="Arial" w:hint="cs"/>
              <w:i/>
              <w:iCs/>
              <w:rtl/>
            </w:rPr>
          </w:rPrChange>
        </w:rPr>
        <w:t>ת=תקין; ש=שיפור; פ=פסול</w:t>
      </w:r>
      <w:r w:rsidRPr="000748C0">
        <w:rPr>
          <w:rFonts w:ascii="Arial" w:eastAsia="Calibri" w:hAnsi="Arial" w:hint="cs"/>
          <w:i/>
          <w:iCs/>
          <w:sz w:val="18"/>
          <w:szCs w:val="24"/>
          <w:rtl/>
          <w:rPrChange w:id="4695" w:author="Meryl Etman" w:date="2020-03-25T10:10:00Z">
            <w:rPr>
              <w:rFonts w:ascii="Arial" w:eastAsia="Calibri" w:hAnsi="Arial" w:hint="cs"/>
              <w:i/>
              <w:iCs/>
              <w:sz w:val="18"/>
              <w:szCs w:val="24"/>
              <w:rtl/>
            </w:rPr>
          </w:rPrChange>
        </w:rPr>
        <w:t>.</w:t>
      </w:r>
    </w:p>
    <w:p w14:paraId="7360E29E"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696" w:author="Meryl Etman" w:date="2020-03-25T10:10:00Z">
            <w:rPr>
              <w:rFonts w:ascii="Arial" w:eastAsia="Calibri" w:hAnsi="Arial"/>
              <w:i/>
              <w:iCs/>
              <w:sz w:val="18"/>
              <w:szCs w:val="24"/>
              <w:rtl/>
            </w:rPr>
          </w:rPrChange>
        </w:rPr>
      </w:pPr>
    </w:p>
    <w:p w14:paraId="66E2B325"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69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698" w:author="Meryl Etman" w:date="2020-03-25T10:10:00Z">
            <w:rPr>
              <w:rFonts w:ascii="Arial" w:eastAsia="Calibri" w:hAnsi="Arial" w:hint="cs"/>
              <w:i/>
              <w:iCs/>
              <w:sz w:val="18"/>
              <w:szCs w:val="24"/>
              <w:rtl/>
            </w:rPr>
          </w:rPrChange>
        </w:rPr>
        <w:t>הערות</w:t>
      </w:r>
    </w:p>
    <w:p w14:paraId="21FF7413"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699"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0748C0" w14:paraId="27954258" w14:textId="77777777" w:rsidTr="00341985">
        <w:tc>
          <w:tcPr>
            <w:tcW w:w="815" w:type="dxa"/>
            <w:shd w:val="clear" w:color="auto" w:fill="auto"/>
          </w:tcPr>
          <w:p w14:paraId="6014CA60" w14:textId="77777777" w:rsidR="00EB5A81" w:rsidRPr="000748C0" w:rsidRDefault="00EB5A81" w:rsidP="00341985">
            <w:pPr>
              <w:suppressAutoHyphens/>
              <w:autoSpaceDN w:val="0"/>
              <w:textAlignment w:val="baseline"/>
              <w:rPr>
                <w:rFonts w:ascii="Arial" w:eastAsia="Calibri" w:hAnsi="Arial"/>
                <w:b/>
                <w:bCs/>
                <w:sz w:val="16"/>
                <w:rtl/>
                <w:rPrChange w:id="4700" w:author="Meryl Etman" w:date="2020-03-25T10:10:00Z">
                  <w:rPr>
                    <w:rFonts w:ascii="Arial" w:eastAsia="Calibri" w:hAnsi="Arial"/>
                    <w:b/>
                    <w:bCs/>
                    <w:sz w:val="16"/>
                    <w:rtl/>
                  </w:rPr>
                </w:rPrChange>
              </w:rPr>
            </w:pPr>
            <w:r w:rsidRPr="000748C0">
              <w:rPr>
                <w:rFonts w:ascii="Arial" w:eastAsia="Calibri" w:hAnsi="Arial" w:hint="cs"/>
                <w:b/>
                <w:bCs/>
                <w:sz w:val="16"/>
                <w:rtl/>
                <w:rPrChange w:id="4701" w:author="Meryl Etman" w:date="2020-03-25T10:10:00Z">
                  <w:rPr>
                    <w:rFonts w:ascii="Arial" w:eastAsia="Calibri" w:hAnsi="Arial" w:hint="cs"/>
                    <w:b/>
                    <w:bCs/>
                    <w:sz w:val="16"/>
                    <w:rtl/>
                  </w:rPr>
                </w:rPrChange>
              </w:rPr>
              <w:t>תאריך</w:t>
            </w:r>
          </w:p>
        </w:tc>
        <w:tc>
          <w:tcPr>
            <w:tcW w:w="847" w:type="dxa"/>
            <w:shd w:val="clear" w:color="auto" w:fill="auto"/>
          </w:tcPr>
          <w:p w14:paraId="18A4BE09" w14:textId="77777777" w:rsidR="00EB5A81" w:rsidRPr="000748C0" w:rsidRDefault="00EB5A81" w:rsidP="00341985">
            <w:pPr>
              <w:suppressAutoHyphens/>
              <w:autoSpaceDN w:val="0"/>
              <w:textAlignment w:val="baseline"/>
              <w:rPr>
                <w:rFonts w:ascii="Arial" w:eastAsia="Calibri" w:hAnsi="Arial"/>
                <w:b/>
                <w:bCs/>
                <w:sz w:val="16"/>
                <w:rtl/>
                <w:rPrChange w:id="4702" w:author="Meryl Etman" w:date="2020-03-25T10:10:00Z">
                  <w:rPr>
                    <w:rFonts w:ascii="Arial" w:eastAsia="Calibri" w:hAnsi="Arial"/>
                    <w:b/>
                    <w:bCs/>
                    <w:sz w:val="16"/>
                    <w:rtl/>
                  </w:rPr>
                </w:rPrChange>
              </w:rPr>
            </w:pPr>
            <w:r w:rsidRPr="000748C0">
              <w:rPr>
                <w:rFonts w:ascii="Arial" w:eastAsia="Calibri" w:hAnsi="Arial" w:hint="cs"/>
                <w:b/>
                <w:bCs/>
                <w:sz w:val="16"/>
                <w:rtl/>
                <w:rPrChange w:id="4703" w:author="Meryl Etman" w:date="2020-03-25T10:10:00Z">
                  <w:rPr>
                    <w:rFonts w:ascii="Arial" w:eastAsia="Calibri" w:hAnsi="Arial" w:hint="cs"/>
                    <w:b/>
                    <w:bCs/>
                    <w:sz w:val="16"/>
                    <w:rtl/>
                  </w:rPr>
                </w:rPrChange>
              </w:rPr>
              <w:t>סעיף</w:t>
            </w:r>
          </w:p>
        </w:tc>
        <w:tc>
          <w:tcPr>
            <w:tcW w:w="1944" w:type="dxa"/>
            <w:shd w:val="clear" w:color="auto" w:fill="auto"/>
          </w:tcPr>
          <w:p w14:paraId="031B2E19" w14:textId="77777777" w:rsidR="00EB5A81" w:rsidRPr="000748C0" w:rsidRDefault="00EB5A81" w:rsidP="00341985">
            <w:pPr>
              <w:suppressAutoHyphens/>
              <w:autoSpaceDN w:val="0"/>
              <w:textAlignment w:val="baseline"/>
              <w:rPr>
                <w:rFonts w:ascii="Arial" w:eastAsia="Calibri" w:hAnsi="Arial"/>
                <w:b/>
                <w:bCs/>
                <w:sz w:val="16"/>
                <w:rtl/>
                <w:rPrChange w:id="4704" w:author="Meryl Etman" w:date="2020-03-25T10:10:00Z">
                  <w:rPr>
                    <w:rFonts w:ascii="Arial" w:eastAsia="Calibri" w:hAnsi="Arial"/>
                    <w:b/>
                    <w:bCs/>
                    <w:sz w:val="16"/>
                    <w:rtl/>
                  </w:rPr>
                </w:rPrChange>
              </w:rPr>
            </w:pPr>
            <w:r w:rsidRPr="000748C0">
              <w:rPr>
                <w:rFonts w:ascii="Arial" w:eastAsia="Calibri" w:hAnsi="Arial" w:hint="cs"/>
                <w:b/>
                <w:bCs/>
                <w:sz w:val="16"/>
                <w:rtl/>
                <w:rPrChange w:id="4705" w:author="Meryl Etman" w:date="2020-03-25T10:10:00Z">
                  <w:rPr>
                    <w:rFonts w:ascii="Arial" w:eastAsia="Calibri" w:hAnsi="Arial" w:hint="cs"/>
                    <w:b/>
                    <w:bCs/>
                    <w:sz w:val="16"/>
                    <w:rtl/>
                  </w:rPr>
                </w:rPrChange>
              </w:rPr>
              <w:t>תיאור הליקוי</w:t>
            </w:r>
          </w:p>
        </w:tc>
        <w:tc>
          <w:tcPr>
            <w:tcW w:w="3220" w:type="dxa"/>
            <w:shd w:val="clear" w:color="auto" w:fill="auto"/>
          </w:tcPr>
          <w:p w14:paraId="44C42BDB" w14:textId="77777777" w:rsidR="00EB5A81" w:rsidRPr="000748C0" w:rsidRDefault="00EB5A81" w:rsidP="00341985">
            <w:pPr>
              <w:suppressAutoHyphens/>
              <w:autoSpaceDN w:val="0"/>
              <w:textAlignment w:val="baseline"/>
              <w:rPr>
                <w:rFonts w:ascii="Arial" w:eastAsia="Calibri" w:hAnsi="Arial"/>
                <w:b/>
                <w:bCs/>
                <w:sz w:val="16"/>
                <w:rtl/>
                <w:rPrChange w:id="4706" w:author="Meryl Etman" w:date="2020-03-25T10:10:00Z">
                  <w:rPr>
                    <w:rFonts w:ascii="Arial" w:eastAsia="Calibri" w:hAnsi="Arial"/>
                    <w:b/>
                    <w:bCs/>
                    <w:sz w:val="16"/>
                    <w:rtl/>
                  </w:rPr>
                </w:rPrChange>
              </w:rPr>
            </w:pPr>
            <w:r w:rsidRPr="000748C0">
              <w:rPr>
                <w:rFonts w:ascii="Arial" w:eastAsia="Calibri" w:hAnsi="Arial" w:hint="cs"/>
                <w:b/>
                <w:bCs/>
                <w:sz w:val="16"/>
                <w:rtl/>
                <w:rPrChange w:id="4707" w:author="Meryl Etman" w:date="2020-03-25T10:10:00Z">
                  <w:rPr>
                    <w:rFonts w:ascii="Arial" w:eastAsia="Calibri" w:hAnsi="Arial" w:hint="cs"/>
                    <w:b/>
                    <w:bCs/>
                    <w:sz w:val="16"/>
                    <w:rtl/>
                  </w:rPr>
                </w:rPrChange>
              </w:rPr>
              <w:t>הנחיות לתיקון</w:t>
            </w:r>
          </w:p>
        </w:tc>
        <w:tc>
          <w:tcPr>
            <w:tcW w:w="2802" w:type="dxa"/>
            <w:shd w:val="clear" w:color="auto" w:fill="auto"/>
          </w:tcPr>
          <w:p w14:paraId="34D341EF" w14:textId="77777777" w:rsidR="00EB5A81" w:rsidRPr="000748C0" w:rsidRDefault="00EB5A81" w:rsidP="00341985">
            <w:pPr>
              <w:suppressAutoHyphens/>
              <w:autoSpaceDN w:val="0"/>
              <w:textAlignment w:val="baseline"/>
              <w:rPr>
                <w:rFonts w:ascii="Arial" w:eastAsia="Calibri" w:hAnsi="Arial"/>
                <w:b/>
                <w:bCs/>
                <w:sz w:val="16"/>
                <w:rtl/>
                <w:rPrChange w:id="4708" w:author="Meryl Etman" w:date="2020-03-25T10:10:00Z">
                  <w:rPr>
                    <w:rFonts w:ascii="Arial" w:eastAsia="Calibri" w:hAnsi="Arial"/>
                    <w:b/>
                    <w:bCs/>
                    <w:sz w:val="16"/>
                    <w:rtl/>
                  </w:rPr>
                </w:rPrChange>
              </w:rPr>
            </w:pPr>
            <w:r w:rsidRPr="000748C0">
              <w:rPr>
                <w:rFonts w:ascii="Arial" w:eastAsia="Calibri" w:hAnsi="Arial" w:hint="cs"/>
                <w:b/>
                <w:bCs/>
                <w:sz w:val="16"/>
                <w:rtl/>
                <w:rPrChange w:id="4709" w:author="Meryl Etman" w:date="2020-03-25T10:10:00Z">
                  <w:rPr>
                    <w:rFonts w:ascii="Arial" w:eastAsia="Calibri" w:hAnsi="Arial" w:hint="cs"/>
                    <w:b/>
                    <w:bCs/>
                    <w:sz w:val="16"/>
                    <w:rtl/>
                  </w:rPr>
                </w:rPrChange>
              </w:rPr>
              <w:t>סטאטוס טיפול</w:t>
            </w:r>
          </w:p>
        </w:tc>
      </w:tr>
      <w:tr w:rsidR="00EB5A81" w:rsidRPr="000748C0" w14:paraId="6431DCE1" w14:textId="77777777" w:rsidTr="00341985">
        <w:tc>
          <w:tcPr>
            <w:tcW w:w="815" w:type="dxa"/>
            <w:shd w:val="clear" w:color="auto" w:fill="auto"/>
            <w:vAlign w:val="center"/>
          </w:tcPr>
          <w:p w14:paraId="241EFF9D" w14:textId="77777777" w:rsidR="00EB5A81" w:rsidRPr="000748C0" w:rsidRDefault="00EB5A81" w:rsidP="00341985">
            <w:pPr>
              <w:suppressAutoHyphens/>
              <w:autoSpaceDN w:val="0"/>
              <w:jc w:val="center"/>
              <w:textAlignment w:val="baseline"/>
              <w:rPr>
                <w:rFonts w:ascii="Arial" w:eastAsia="Calibri" w:hAnsi="Arial"/>
                <w:sz w:val="18"/>
                <w:szCs w:val="24"/>
                <w:rtl/>
                <w:rPrChange w:id="4710" w:author="Meryl Etman" w:date="2020-03-25T10:10:00Z">
                  <w:rPr>
                    <w:rFonts w:ascii="Arial" w:eastAsia="Calibri" w:hAnsi="Arial"/>
                    <w:sz w:val="18"/>
                    <w:szCs w:val="24"/>
                    <w:rtl/>
                  </w:rPr>
                </w:rPrChange>
              </w:rPr>
            </w:pPr>
          </w:p>
        </w:tc>
        <w:tc>
          <w:tcPr>
            <w:tcW w:w="847" w:type="dxa"/>
            <w:shd w:val="clear" w:color="auto" w:fill="auto"/>
            <w:vAlign w:val="center"/>
          </w:tcPr>
          <w:p w14:paraId="5440F51D" w14:textId="77777777" w:rsidR="00EB5A81" w:rsidRPr="000748C0" w:rsidRDefault="00EB5A81" w:rsidP="00341985">
            <w:pPr>
              <w:suppressAutoHyphens/>
              <w:autoSpaceDN w:val="0"/>
              <w:textAlignment w:val="baseline"/>
              <w:rPr>
                <w:rFonts w:ascii="Arial" w:eastAsia="Calibri" w:hAnsi="Arial"/>
                <w:sz w:val="18"/>
                <w:szCs w:val="24"/>
                <w:rtl/>
                <w:rPrChange w:id="4711" w:author="Meryl Etman" w:date="2020-03-25T10:10:00Z">
                  <w:rPr>
                    <w:rFonts w:ascii="Arial" w:eastAsia="Calibri" w:hAnsi="Arial"/>
                    <w:sz w:val="18"/>
                    <w:szCs w:val="24"/>
                    <w:rtl/>
                  </w:rPr>
                </w:rPrChange>
              </w:rPr>
            </w:pPr>
          </w:p>
        </w:tc>
        <w:tc>
          <w:tcPr>
            <w:tcW w:w="1944" w:type="dxa"/>
            <w:shd w:val="clear" w:color="auto" w:fill="auto"/>
            <w:vAlign w:val="center"/>
          </w:tcPr>
          <w:p w14:paraId="5B083386" w14:textId="77777777" w:rsidR="00EB5A81" w:rsidRPr="000748C0" w:rsidRDefault="00EB5A81" w:rsidP="00341985">
            <w:pPr>
              <w:suppressAutoHyphens/>
              <w:autoSpaceDN w:val="0"/>
              <w:textAlignment w:val="baseline"/>
              <w:rPr>
                <w:rFonts w:ascii="Arial" w:eastAsia="Calibri" w:hAnsi="Arial"/>
                <w:sz w:val="14"/>
                <w:rtl/>
                <w:rPrChange w:id="4712" w:author="Meryl Etman" w:date="2020-03-25T10:10:00Z">
                  <w:rPr>
                    <w:rFonts w:ascii="Arial" w:eastAsia="Calibri" w:hAnsi="Arial"/>
                    <w:sz w:val="14"/>
                    <w:rtl/>
                  </w:rPr>
                </w:rPrChange>
              </w:rPr>
            </w:pPr>
          </w:p>
        </w:tc>
        <w:tc>
          <w:tcPr>
            <w:tcW w:w="3220" w:type="dxa"/>
            <w:shd w:val="clear" w:color="auto" w:fill="auto"/>
            <w:vAlign w:val="center"/>
          </w:tcPr>
          <w:p w14:paraId="64AD7B49" w14:textId="77777777" w:rsidR="00EB5A81" w:rsidRPr="000748C0" w:rsidRDefault="00EB5A81" w:rsidP="00341985">
            <w:pPr>
              <w:suppressAutoHyphens/>
              <w:autoSpaceDN w:val="0"/>
              <w:textAlignment w:val="baseline"/>
              <w:rPr>
                <w:rFonts w:ascii="Arial" w:eastAsia="Calibri" w:hAnsi="Arial"/>
                <w:sz w:val="14"/>
                <w:rtl/>
                <w:rPrChange w:id="4713" w:author="Meryl Etman" w:date="2020-03-25T10:10:00Z">
                  <w:rPr>
                    <w:rFonts w:ascii="Arial" w:eastAsia="Calibri" w:hAnsi="Arial"/>
                    <w:sz w:val="14"/>
                    <w:rtl/>
                  </w:rPr>
                </w:rPrChange>
              </w:rPr>
            </w:pPr>
          </w:p>
        </w:tc>
        <w:tc>
          <w:tcPr>
            <w:tcW w:w="2802" w:type="dxa"/>
            <w:shd w:val="clear" w:color="auto" w:fill="auto"/>
            <w:vAlign w:val="center"/>
          </w:tcPr>
          <w:p w14:paraId="6E5F9707" w14:textId="77777777" w:rsidR="00EB5A81" w:rsidRPr="000748C0" w:rsidRDefault="00EB5A81" w:rsidP="00341985">
            <w:pPr>
              <w:suppressAutoHyphens/>
              <w:autoSpaceDN w:val="0"/>
              <w:textAlignment w:val="baseline"/>
              <w:rPr>
                <w:rFonts w:ascii="Arial" w:eastAsia="Calibri" w:hAnsi="Arial"/>
                <w:sz w:val="14"/>
                <w:rtl/>
                <w:rPrChange w:id="4714" w:author="Meryl Etman" w:date="2020-03-25T10:10:00Z">
                  <w:rPr>
                    <w:rFonts w:ascii="Arial" w:eastAsia="Calibri" w:hAnsi="Arial"/>
                    <w:sz w:val="14"/>
                    <w:rtl/>
                  </w:rPr>
                </w:rPrChange>
              </w:rPr>
            </w:pPr>
          </w:p>
        </w:tc>
      </w:tr>
      <w:tr w:rsidR="00EB5A81" w:rsidRPr="000748C0" w14:paraId="75448950" w14:textId="77777777" w:rsidTr="00341985">
        <w:tc>
          <w:tcPr>
            <w:tcW w:w="815" w:type="dxa"/>
            <w:shd w:val="clear" w:color="auto" w:fill="auto"/>
            <w:vAlign w:val="center"/>
          </w:tcPr>
          <w:p w14:paraId="67F38EF5" w14:textId="77777777" w:rsidR="00EB5A81" w:rsidRPr="000748C0" w:rsidRDefault="00EB5A81" w:rsidP="00341985">
            <w:pPr>
              <w:suppressAutoHyphens/>
              <w:autoSpaceDN w:val="0"/>
              <w:jc w:val="center"/>
              <w:textAlignment w:val="baseline"/>
              <w:rPr>
                <w:rFonts w:ascii="Arial" w:eastAsia="Calibri" w:hAnsi="Arial"/>
                <w:sz w:val="18"/>
                <w:szCs w:val="24"/>
                <w:rtl/>
                <w:rPrChange w:id="4715" w:author="Meryl Etman" w:date="2020-03-25T10:10:00Z">
                  <w:rPr>
                    <w:rFonts w:ascii="Arial" w:eastAsia="Calibri" w:hAnsi="Arial"/>
                    <w:sz w:val="18"/>
                    <w:szCs w:val="24"/>
                    <w:rtl/>
                  </w:rPr>
                </w:rPrChange>
              </w:rPr>
            </w:pPr>
          </w:p>
        </w:tc>
        <w:tc>
          <w:tcPr>
            <w:tcW w:w="847" w:type="dxa"/>
            <w:shd w:val="clear" w:color="auto" w:fill="auto"/>
            <w:vAlign w:val="center"/>
          </w:tcPr>
          <w:p w14:paraId="05C04A70" w14:textId="77777777" w:rsidR="00EB5A81" w:rsidRPr="000748C0" w:rsidRDefault="00EB5A81" w:rsidP="00341985">
            <w:pPr>
              <w:suppressAutoHyphens/>
              <w:autoSpaceDN w:val="0"/>
              <w:textAlignment w:val="baseline"/>
              <w:rPr>
                <w:rFonts w:ascii="Arial" w:eastAsia="Calibri" w:hAnsi="Arial"/>
                <w:sz w:val="18"/>
                <w:szCs w:val="24"/>
                <w:rtl/>
                <w:rPrChange w:id="4716" w:author="Meryl Etman" w:date="2020-03-25T10:10:00Z">
                  <w:rPr>
                    <w:rFonts w:ascii="Arial" w:eastAsia="Calibri" w:hAnsi="Arial"/>
                    <w:sz w:val="18"/>
                    <w:szCs w:val="24"/>
                    <w:rtl/>
                  </w:rPr>
                </w:rPrChange>
              </w:rPr>
            </w:pPr>
          </w:p>
        </w:tc>
        <w:tc>
          <w:tcPr>
            <w:tcW w:w="1944" w:type="dxa"/>
            <w:shd w:val="clear" w:color="auto" w:fill="auto"/>
            <w:vAlign w:val="center"/>
          </w:tcPr>
          <w:p w14:paraId="3CF460B6" w14:textId="77777777" w:rsidR="00EB5A81" w:rsidRPr="000748C0" w:rsidRDefault="00EB5A81" w:rsidP="00341985">
            <w:pPr>
              <w:suppressAutoHyphens/>
              <w:autoSpaceDN w:val="0"/>
              <w:textAlignment w:val="baseline"/>
              <w:rPr>
                <w:rFonts w:ascii="Arial" w:eastAsia="Calibri" w:hAnsi="Arial"/>
                <w:sz w:val="14"/>
                <w:rtl/>
                <w:rPrChange w:id="4717" w:author="Meryl Etman" w:date="2020-03-25T10:10:00Z">
                  <w:rPr>
                    <w:rFonts w:ascii="Arial" w:eastAsia="Calibri" w:hAnsi="Arial"/>
                    <w:sz w:val="14"/>
                    <w:rtl/>
                  </w:rPr>
                </w:rPrChange>
              </w:rPr>
            </w:pPr>
          </w:p>
        </w:tc>
        <w:tc>
          <w:tcPr>
            <w:tcW w:w="3220" w:type="dxa"/>
            <w:shd w:val="clear" w:color="auto" w:fill="auto"/>
            <w:vAlign w:val="center"/>
          </w:tcPr>
          <w:p w14:paraId="062EFE89" w14:textId="77777777" w:rsidR="00EB5A81" w:rsidRPr="000748C0" w:rsidRDefault="00EB5A81" w:rsidP="00341985">
            <w:pPr>
              <w:suppressAutoHyphens/>
              <w:autoSpaceDN w:val="0"/>
              <w:textAlignment w:val="baseline"/>
              <w:rPr>
                <w:rFonts w:ascii="Arial" w:eastAsia="Calibri" w:hAnsi="Arial"/>
                <w:sz w:val="14"/>
                <w:rtl/>
                <w:rPrChange w:id="4718" w:author="Meryl Etman" w:date="2020-03-25T10:10:00Z">
                  <w:rPr>
                    <w:rFonts w:ascii="Arial" w:eastAsia="Calibri" w:hAnsi="Arial"/>
                    <w:sz w:val="14"/>
                    <w:rtl/>
                  </w:rPr>
                </w:rPrChange>
              </w:rPr>
            </w:pPr>
          </w:p>
        </w:tc>
        <w:tc>
          <w:tcPr>
            <w:tcW w:w="2802" w:type="dxa"/>
            <w:shd w:val="clear" w:color="auto" w:fill="auto"/>
            <w:vAlign w:val="center"/>
          </w:tcPr>
          <w:p w14:paraId="53E78E22" w14:textId="77777777" w:rsidR="00EB5A81" w:rsidRPr="000748C0" w:rsidRDefault="00EB5A81" w:rsidP="00341985">
            <w:pPr>
              <w:suppressAutoHyphens/>
              <w:autoSpaceDN w:val="0"/>
              <w:textAlignment w:val="baseline"/>
              <w:rPr>
                <w:rFonts w:ascii="Arial" w:eastAsia="Calibri" w:hAnsi="Arial"/>
                <w:sz w:val="14"/>
                <w:rtl/>
                <w:rPrChange w:id="4719" w:author="Meryl Etman" w:date="2020-03-25T10:10:00Z">
                  <w:rPr>
                    <w:rFonts w:ascii="Arial" w:eastAsia="Calibri" w:hAnsi="Arial"/>
                    <w:sz w:val="14"/>
                    <w:rtl/>
                  </w:rPr>
                </w:rPrChange>
              </w:rPr>
            </w:pPr>
          </w:p>
        </w:tc>
      </w:tr>
      <w:tr w:rsidR="00EB5A81" w:rsidRPr="000748C0" w14:paraId="58793EDE" w14:textId="77777777" w:rsidTr="00341985">
        <w:tc>
          <w:tcPr>
            <w:tcW w:w="815" w:type="dxa"/>
            <w:shd w:val="clear" w:color="auto" w:fill="auto"/>
            <w:vAlign w:val="center"/>
          </w:tcPr>
          <w:p w14:paraId="6154AF88" w14:textId="77777777" w:rsidR="00EB5A81" w:rsidRPr="000748C0" w:rsidRDefault="00EB5A81" w:rsidP="00341985">
            <w:pPr>
              <w:suppressAutoHyphens/>
              <w:autoSpaceDN w:val="0"/>
              <w:jc w:val="center"/>
              <w:textAlignment w:val="baseline"/>
              <w:rPr>
                <w:rFonts w:ascii="Arial" w:eastAsia="Calibri" w:hAnsi="Arial"/>
                <w:sz w:val="18"/>
                <w:szCs w:val="24"/>
                <w:rtl/>
                <w:rPrChange w:id="4720" w:author="Meryl Etman" w:date="2020-03-25T10:10:00Z">
                  <w:rPr>
                    <w:rFonts w:ascii="Arial" w:eastAsia="Calibri" w:hAnsi="Arial"/>
                    <w:sz w:val="18"/>
                    <w:szCs w:val="24"/>
                    <w:rtl/>
                  </w:rPr>
                </w:rPrChange>
              </w:rPr>
            </w:pPr>
          </w:p>
        </w:tc>
        <w:tc>
          <w:tcPr>
            <w:tcW w:w="847" w:type="dxa"/>
            <w:shd w:val="clear" w:color="auto" w:fill="auto"/>
          </w:tcPr>
          <w:p w14:paraId="08DEDCC9" w14:textId="77777777" w:rsidR="00EB5A81" w:rsidRPr="000748C0" w:rsidRDefault="00EB5A81" w:rsidP="00341985">
            <w:pPr>
              <w:suppressAutoHyphens/>
              <w:autoSpaceDN w:val="0"/>
              <w:jc w:val="both"/>
              <w:textAlignment w:val="baseline"/>
              <w:rPr>
                <w:rFonts w:ascii="Arial" w:eastAsia="Calibri" w:hAnsi="Arial"/>
                <w:sz w:val="18"/>
                <w:szCs w:val="24"/>
                <w:rtl/>
                <w:rPrChange w:id="4721" w:author="Meryl Etman" w:date="2020-03-25T10:10:00Z">
                  <w:rPr>
                    <w:rFonts w:ascii="Arial" w:eastAsia="Calibri" w:hAnsi="Arial"/>
                    <w:sz w:val="18"/>
                    <w:szCs w:val="24"/>
                    <w:rtl/>
                  </w:rPr>
                </w:rPrChange>
              </w:rPr>
            </w:pPr>
          </w:p>
        </w:tc>
        <w:tc>
          <w:tcPr>
            <w:tcW w:w="1944" w:type="dxa"/>
            <w:shd w:val="clear" w:color="auto" w:fill="auto"/>
            <w:vAlign w:val="center"/>
          </w:tcPr>
          <w:p w14:paraId="68C8BF78" w14:textId="77777777" w:rsidR="00EB5A81" w:rsidRPr="000748C0" w:rsidRDefault="00EB5A81" w:rsidP="00341985">
            <w:pPr>
              <w:suppressAutoHyphens/>
              <w:autoSpaceDN w:val="0"/>
              <w:textAlignment w:val="baseline"/>
              <w:rPr>
                <w:rFonts w:ascii="Arial" w:eastAsia="Calibri" w:hAnsi="Arial"/>
                <w:sz w:val="14"/>
                <w:rtl/>
                <w:rPrChange w:id="4722" w:author="Meryl Etman" w:date="2020-03-25T10:10:00Z">
                  <w:rPr>
                    <w:rFonts w:ascii="Arial" w:eastAsia="Calibri" w:hAnsi="Arial"/>
                    <w:sz w:val="14"/>
                    <w:rtl/>
                  </w:rPr>
                </w:rPrChange>
              </w:rPr>
            </w:pPr>
          </w:p>
        </w:tc>
        <w:tc>
          <w:tcPr>
            <w:tcW w:w="3220" w:type="dxa"/>
            <w:shd w:val="clear" w:color="auto" w:fill="auto"/>
            <w:vAlign w:val="center"/>
          </w:tcPr>
          <w:p w14:paraId="78663E20" w14:textId="77777777" w:rsidR="00EB5A81" w:rsidRPr="000748C0" w:rsidRDefault="00EB5A81" w:rsidP="00341985">
            <w:pPr>
              <w:suppressAutoHyphens/>
              <w:autoSpaceDN w:val="0"/>
              <w:textAlignment w:val="baseline"/>
              <w:rPr>
                <w:rFonts w:ascii="Arial" w:eastAsia="Calibri" w:hAnsi="Arial"/>
                <w:sz w:val="14"/>
                <w:rtl/>
                <w:rPrChange w:id="4723" w:author="Meryl Etman" w:date="2020-03-25T10:10:00Z">
                  <w:rPr>
                    <w:rFonts w:ascii="Arial" w:eastAsia="Calibri" w:hAnsi="Arial"/>
                    <w:sz w:val="14"/>
                    <w:rtl/>
                  </w:rPr>
                </w:rPrChange>
              </w:rPr>
            </w:pPr>
          </w:p>
        </w:tc>
        <w:tc>
          <w:tcPr>
            <w:tcW w:w="2802" w:type="dxa"/>
            <w:shd w:val="clear" w:color="auto" w:fill="auto"/>
            <w:vAlign w:val="center"/>
          </w:tcPr>
          <w:p w14:paraId="056A422C" w14:textId="77777777" w:rsidR="00EB5A81" w:rsidRPr="000748C0" w:rsidRDefault="00EB5A81" w:rsidP="00341985">
            <w:pPr>
              <w:suppressAutoHyphens/>
              <w:autoSpaceDN w:val="0"/>
              <w:textAlignment w:val="baseline"/>
              <w:rPr>
                <w:rFonts w:ascii="Arial" w:eastAsia="Calibri" w:hAnsi="Arial"/>
                <w:sz w:val="14"/>
                <w:rtl/>
                <w:rPrChange w:id="4724" w:author="Meryl Etman" w:date="2020-03-25T10:10:00Z">
                  <w:rPr>
                    <w:rFonts w:ascii="Arial" w:eastAsia="Calibri" w:hAnsi="Arial"/>
                    <w:sz w:val="14"/>
                    <w:rtl/>
                  </w:rPr>
                </w:rPrChange>
              </w:rPr>
            </w:pPr>
          </w:p>
        </w:tc>
      </w:tr>
      <w:tr w:rsidR="00EB5A81" w:rsidRPr="000748C0" w14:paraId="2749830D" w14:textId="77777777" w:rsidTr="00341985">
        <w:tc>
          <w:tcPr>
            <w:tcW w:w="815" w:type="dxa"/>
            <w:shd w:val="clear" w:color="auto" w:fill="auto"/>
            <w:vAlign w:val="center"/>
          </w:tcPr>
          <w:p w14:paraId="3E6D9CEC" w14:textId="77777777" w:rsidR="00EB5A81" w:rsidRPr="000748C0" w:rsidRDefault="00EB5A81" w:rsidP="00341985">
            <w:pPr>
              <w:suppressAutoHyphens/>
              <w:autoSpaceDN w:val="0"/>
              <w:jc w:val="center"/>
              <w:textAlignment w:val="baseline"/>
              <w:rPr>
                <w:rFonts w:ascii="Arial" w:eastAsia="Calibri" w:hAnsi="Arial"/>
                <w:sz w:val="18"/>
                <w:szCs w:val="24"/>
                <w:rtl/>
                <w:rPrChange w:id="4725" w:author="Meryl Etman" w:date="2020-03-25T10:10:00Z">
                  <w:rPr>
                    <w:rFonts w:ascii="Arial" w:eastAsia="Calibri" w:hAnsi="Arial"/>
                    <w:sz w:val="18"/>
                    <w:szCs w:val="24"/>
                    <w:rtl/>
                  </w:rPr>
                </w:rPrChange>
              </w:rPr>
            </w:pPr>
          </w:p>
        </w:tc>
        <w:tc>
          <w:tcPr>
            <w:tcW w:w="847" w:type="dxa"/>
            <w:shd w:val="clear" w:color="auto" w:fill="auto"/>
          </w:tcPr>
          <w:p w14:paraId="0E29CE26" w14:textId="77777777" w:rsidR="00EB5A81" w:rsidRPr="000748C0" w:rsidRDefault="00EB5A81" w:rsidP="00341985">
            <w:pPr>
              <w:suppressAutoHyphens/>
              <w:autoSpaceDN w:val="0"/>
              <w:jc w:val="both"/>
              <w:textAlignment w:val="baseline"/>
              <w:rPr>
                <w:rFonts w:ascii="Arial" w:eastAsia="Calibri" w:hAnsi="Arial"/>
                <w:sz w:val="18"/>
                <w:szCs w:val="24"/>
                <w:rtl/>
                <w:rPrChange w:id="4726" w:author="Meryl Etman" w:date="2020-03-25T10:10:00Z">
                  <w:rPr>
                    <w:rFonts w:ascii="Arial" w:eastAsia="Calibri" w:hAnsi="Arial"/>
                    <w:sz w:val="18"/>
                    <w:szCs w:val="24"/>
                    <w:rtl/>
                  </w:rPr>
                </w:rPrChange>
              </w:rPr>
            </w:pPr>
          </w:p>
        </w:tc>
        <w:tc>
          <w:tcPr>
            <w:tcW w:w="1944" w:type="dxa"/>
            <w:shd w:val="clear" w:color="auto" w:fill="auto"/>
            <w:vAlign w:val="center"/>
          </w:tcPr>
          <w:p w14:paraId="74D6350F" w14:textId="77777777" w:rsidR="00EB5A81" w:rsidRPr="000748C0" w:rsidRDefault="00EB5A81" w:rsidP="00341985">
            <w:pPr>
              <w:suppressAutoHyphens/>
              <w:autoSpaceDN w:val="0"/>
              <w:textAlignment w:val="baseline"/>
              <w:rPr>
                <w:rFonts w:ascii="Arial" w:eastAsia="Calibri" w:hAnsi="Arial"/>
                <w:sz w:val="14"/>
                <w:rtl/>
                <w:rPrChange w:id="4727" w:author="Meryl Etman" w:date="2020-03-25T10:10:00Z">
                  <w:rPr>
                    <w:rFonts w:ascii="Arial" w:eastAsia="Calibri" w:hAnsi="Arial"/>
                    <w:sz w:val="14"/>
                    <w:rtl/>
                  </w:rPr>
                </w:rPrChange>
              </w:rPr>
            </w:pPr>
          </w:p>
        </w:tc>
        <w:tc>
          <w:tcPr>
            <w:tcW w:w="3220" w:type="dxa"/>
            <w:shd w:val="clear" w:color="auto" w:fill="auto"/>
            <w:vAlign w:val="center"/>
          </w:tcPr>
          <w:p w14:paraId="58BE7590" w14:textId="77777777" w:rsidR="00EB5A81" w:rsidRPr="000748C0" w:rsidRDefault="00EB5A81" w:rsidP="00341985">
            <w:pPr>
              <w:suppressAutoHyphens/>
              <w:autoSpaceDN w:val="0"/>
              <w:textAlignment w:val="baseline"/>
              <w:rPr>
                <w:rFonts w:ascii="Arial" w:eastAsia="Calibri" w:hAnsi="Arial"/>
                <w:sz w:val="14"/>
                <w:rtl/>
                <w:rPrChange w:id="4728" w:author="Meryl Etman" w:date="2020-03-25T10:10:00Z">
                  <w:rPr>
                    <w:rFonts w:ascii="Arial" w:eastAsia="Calibri" w:hAnsi="Arial"/>
                    <w:sz w:val="14"/>
                    <w:rtl/>
                  </w:rPr>
                </w:rPrChange>
              </w:rPr>
            </w:pPr>
          </w:p>
        </w:tc>
        <w:tc>
          <w:tcPr>
            <w:tcW w:w="2802" w:type="dxa"/>
            <w:shd w:val="clear" w:color="auto" w:fill="auto"/>
            <w:vAlign w:val="center"/>
          </w:tcPr>
          <w:p w14:paraId="1DB0EB8F" w14:textId="77777777" w:rsidR="00EB5A81" w:rsidRPr="000748C0" w:rsidRDefault="00EB5A81" w:rsidP="00341985">
            <w:pPr>
              <w:suppressAutoHyphens/>
              <w:autoSpaceDN w:val="0"/>
              <w:textAlignment w:val="baseline"/>
              <w:rPr>
                <w:rFonts w:ascii="Arial" w:eastAsia="Calibri" w:hAnsi="Arial"/>
                <w:sz w:val="14"/>
                <w:rtl/>
                <w:rPrChange w:id="4729" w:author="Meryl Etman" w:date="2020-03-25T10:10:00Z">
                  <w:rPr>
                    <w:rFonts w:ascii="Arial" w:eastAsia="Calibri" w:hAnsi="Arial"/>
                    <w:sz w:val="14"/>
                    <w:rtl/>
                  </w:rPr>
                </w:rPrChange>
              </w:rPr>
            </w:pPr>
          </w:p>
        </w:tc>
      </w:tr>
      <w:tr w:rsidR="00EB5A81" w:rsidRPr="000748C0" w14:paraId="1119B210" w14:textId="77777777" w:rsidTr="00341985">
        <w:tc>
          <w:tcPr>
            <w:tcW w:w="815" w:type="dxa"/>
            <w:shd w:val="clear" w:color="auto" w:fill="auto"/>
            <w:vAlign w:val="center"/>
          </w:tcPr>
          <w:p w14:paraId="4A3542BE" w14:textId="77777777" w:rsidR="00EB5A81" w:rsidRPr="000748C0" w:rsidRDefault="00EB5A81" w:rsidP="00341985">
            <w:pPr>
              <w:suppressAutoHyphens/>
              <w:autoSpaceDN w:val="0"/>
              <w:jc w:val="center"/>
              <w:textAlignment w:val="baseline"/>
              <w:rPr>
                <w:rFonts w:ascii="Arial" w:eastAsia="Calibri" w:hAnsi="Arial"/>
                <w:sz w:val="18"/>
                <w:szCs w:val="24"/>
                <w:rtl/>
                <w:rPrChange w:id="4730" w:author="Meryl Etman" w:date="2020-03-25T10:10:00Z">
                  <w:rPr>
                    <w:rFonts w:ascii="Arial" w:eastAsia="Calibri" w:hAnsi="Arial"/>
                    <w:sz w:val="18"/>
                    <w:szCs w:val="24"/>
                    <w:rtl/>
                  </w:rPr>
                </w:rPrChange>
              </w:rPr>
            </w:pPr>
          </w:p>
        </w:tc>
        <w:tc>
          <w:tcPr>
            <w:tcW w:w="847" w:type="dxa"/>
            <w:shd w:val="clear" w:color="auto" w:fill="auto"/>
          </w:tcPr>
          <w:p w14:paraId="784E55A0" w14:textId="77777777" w:rsidR="00EB5A81" w:rsidRPr="000748C0" w:rsidRDefault="00EB5A81" w:rsidP="00341985">
            <w:pPr>
              <w:suppressAutoHyphens/>
              <w:autoSpaceDN w:val="0"/>
              <w:jc w:val="both"/>
              <w:textAlignment w:val="baseline"/>
              <w:rPr>
                <w:rFonts w:ascii="Arial" w:eastAsia="Calibri" w:hAnsi="Arial"/>
                <w:sz w:val="18"/>
                <w:szCs w:val="24"/>
                <w:rtl/>
                <w:rPrChange w:id="4731" w:author="Meryl Etman" w:date="2020-03-25T10:10:00Z">
                  <w:rPr>
                    <w:rFonts w:ascii="Arial" w:eastAsia="Calibri" w:hAnsi="Arial"/>
                    <w:sz w:val="18"/>
                    <w:szCs w:val="24"/>
                    <w:rtl/>
                  </w:rPr>
                </w:rPrChange>
              </w:rPr>
            </w:pPr>
          </w:p>
        </w:tc>
        <w:tc>
          <w:tcPr>
            <w:tcW w:w="1944" w:type="dxa"/>
            <w:shd w:val="clear" w:color="auto" w:fill="auto"/>
            <w:vAlign w:val="center"/>
          </w:tcPr>
          <w:p w14:paraId="7037DCD3" w14:textId="77777777" w:rsidR="00EB5A81" w:rsidRPr="000748C0" w:rsidRDefault="00EB5A81" w:rsidP="00341985">
            <w:pPr>
              <w:suppressAutoHyphens/>
              <w:autoSpaceDN w:val="0"/>
              <w:textAlignment w:val="baseline"/>
              <w:rPr>
                <w:rFonts w:ascii="Arial" w:eastAsia="Calibri" w:hAnsi="Arial"/>
                <w:sz w:val="14"/>
                <w:rtl/>
                <w:rPrChange w:id="4732" w:author="Meryl Etman" w:date="2020-03-25T10:10:00Z">
                  <w:rPr>
                    <w:rFonts w:ascii="Arial" w:eastAsia="Calibri" w:hAnsi="Arial"/>
                    <w:sz w:val="14"/>
                    <w:rtl/>
                  </w:rPr>
                </w:rPrChange>
              </w:rPr>
            </w:pPr>
          </w:p>
        </w:tc>
        <w:tc>
          <w:tcPr>
            <w:tcW w:w="3220" w:type="dxa"/>
            <w:shd w:val="clear" w:color="auto" w:fill="auto"/>
            <w:vAlign w:val="center"/>
          </w:tcPr>
          <w:p w14:paraId="2A1F74AD" w14:textId="77777777" w:rsidR="00EB5A81" w:rsidRPr="000748C0" w:rsidRDefault="00EB5A81" w:rsidP="00341985">
            <w:pPr>
              <w:suppressAutoHyphens/>
              <w:autoSpaceDN w:val="0"/>
              <w:textAlignment w:val="baseline"/>
              <w:rPr>
                <w:rFonts w:ascii="Arial" w:eastAsia="Calibri" w:hAnsi="Arial"/>
                <w:sz w:val="14"/>
                <w:rtl/>
                <w:rPrChange w:id="4733" w:author="Meryl Etman" w:date="2020-03-25T10:10:00Z">
                  <w:rPr>
                    <w:rFonts w:ascii="Arial" w:eastAsia="Calibri" w:hAnsi="Arial"/>
                    <w:sz w:val="14"/>
                    <w:rtl/>
                  </w:rPr>
                </w:rPrChange>
              </w:rPr>
            </w:pPr>
          </w:p>
        </w:tc>
        <w:tc>
          <w:tcPr>
            <w:tcW w:w="2802" w:type="dxa"/>
            <w:shd w:val="clear" w:color="auto" w:fill="auto"/>
            <w:vAlign w:val="center"/>
          </w:tcPr>
          <w:p w14:paraId="13CBEB97" w14:textId="77777777" w:rsidR="00EB5A81" w:rsidRPr="000748C0" w:rsidRDefault="00EB5A81" w:rsidP="00341985">
            <w:pPr>
              <w:suppressAutoHyphens/>
              <w:autoSpaceDN w:val="0"/>
              <w:textAlignment w:val="baseline"/>
              <w:rPr>
                <w:rFonts w:ascii="Arial" w:eastAsia="Calibri" w:hAnsi="Arial"/>
                <w:sz w:val="14"/>
                <w:rtl/>
                <w:rPrChange w:id="4734" w:author="Meryl Etman" w:date="2020-03-25T10:10:00Z">
                  <w:rPr>
                    <w:rFonts w:ascii="Arial" w:eastAsia="Calibri" w:hAnsi="Arial"/>
                    <w:sz w:val="14"/>
                    <w:rtl/>
                  </w:rPr>
                </w:rPrChange>
              </w:rPr>
            </w:pPr>
          </w:p>
        </w:tc>
      </w:tr>
      <w:tr w:rsidR="00EB5A81" w:rsidRPr="000748C0" w14:paraId="73D2D8EB" w14:textId="77777777" w:rsidTr="00341985">
        <w:tc>
          <w:tcPr>
            <w:tcW w:w="815" w:type="dxa"/>
            <w:shd w:val="clear" w:color="auto" w:fill="auto"/>
            <w:vAlign w:val="center"/>
          </w:tcPr>
          <w:p w14:paraId="21D0B7C0" w14:textId="77777777" w:rsidR="00EB5A81" w:rsidRPr="000748C0" w:rsidRDefault="00EB5A81" w:rsidP="00341985">
            <w:pPr>
              <w:suppressAutoHyphens/>
              <w:autoSpaceDN w:val="0"/>
              <w:jc w:val="center"/>
              <w:textAlignment w:val="baseline"/>
              <w:rPr>
                <w:rFonts w:ascii="Arial" w:eastAsia="Calibri" w:hAnsi="Arial"/>
                <w:sz w:val="18"/>
                <w:szCs w:val="24"/>
                <w:rtl/>
                <w:rPrChange w:id="4735" w:author="Meryl Etman" w:date="2020-03-25T10:10:00Z">
                  <w:rPr>
                    <w:rFonts w:ascii="Arial" w:eastAsia="Calibri" w:hAnsi="Arial"/>
                    <w:sz w:val="18"/>
                    <w:szCs w:val="24"/>
                    <w:rtl/>
                  </w:rPr>
                </w:rPrChange>
              </w:rPr>
            </w:pPr>
          </w:p>
        </w:tc>
        <w:tc>
          <w:tcPr>
            <w:tcW w:w="847" w:type="dxa"/>
            <w:shd w:val="clear" w:color="auto" w:fill="auto"/>
          </w:tcPr>
          <w:p w14:paraId="5F261378" w14:textId="77777777" w:rsidR="00EB5A81" w:rsidRPr="000748C0" w:rsidRDefault="00EB5A81" w:rsidP="00341985">
            <w:pPr>
              <w:suppressAutoHyphens/>
              <w:autoSpaceDN w:val="0"/>
              <w:jc w:val="both"/>
              <w:textAlignment w:val="baseline"/>
              <w:rPr>
                <w:rFonts w:ascii="Arial" w:eastAsia="Calibri" w:hAnsi="Arial"/>
                <w:sz w:val="18"/>
                <w:szCs w:val="24"/>
                <w:rtl/>
                <w:rPrChange w:id="4736" w:author="Meryl Etman" w:date="2020-03-25T10:10:00Z">
                  <w:rPr>
                    <w:rFonts w:ascii="Arial" w:eastAsia="Calibri" w:hAnsi="Arial"/>
                    <w:sz w:val="18"/>
                    <w:szCs w:val="24"/>
                    <w:rtl/>
                  </w:rPr>
                </w:rPrChange>
              </w:rPr>
            </w:pPr>
          </w:p>
        </w:tc>
        <w:tc>
          <w:tcPr>
            <w:tcW w:w="1944" w:type="dxa"/>
            <w:shd w:val="clear" w:color="auto" w:fill="auto"/>
            <w:vAlign w:val="center"/>
          </w:tcPr>
          <w:p w14:paraId="52C5D0D0" w14:textId="77777777" w:rsidR="00EB5A81" w:rsidRPr="000748C0" w:rsidRDefault="00EB5A81" w:rsidP="00341985">
            <w:pPr>
              <w:suppressAutoHyphens/>
              <w:autoSpaceDN w:val="0"/>
              <w:textAlignment w:val="baseline"/>
              <w:rPr>
                <w:rFonts w:ascii="Arial" w:eastAsia="Calibri" w:hAnsi="Arial"/>
                <w:sz w:val="14"/>
                <w:rtl/>
                <w:rPrChange w:id="4737" w:author="Meryl Etman" w:date="2020-03-25T10:10:00Z">
                  <w:rPr>
                    <w:rFonts w:ascii="Arial" w:eastAsia="Calibri" w:hAnsi="Arial"/>
                    <w:sz w:val="14"/>
                    <w:rtl/>
                  </w:rPr>
                </w:rPrChange>
              </w:rPr>
            </w:pPr>
          </w:p>
        </w:tc>
        <w:tc>
          <w:tcPr>
            <w:tcW w:w="3220" w:type="dxa"/>
            <w:shd w:val="clear" w:color="auto" w:fill="auto"/>
            <w:vAlign w:val="center"/>
          </w:tcPr>
          <w:p w14:paraId="09E89CD3" w14:textId="77777777" w:rsidR="00EB5A81" w:rsidRPr="000748C0" w:rsidRDefault="00EB5A81" w:rsidP="00341985">
            <w:pPr>
              <w:suppressAutoHyphens/>
              <w:autoSpaceDN w:val="0"/>
              <w:textAlignment w:val="baseline"/>
              <w:rPr>
                <w:rFonts w:ascii="Arial" w:eastAsia="Calibri" w:hAnsi="Arial"/>
                <w:sz w:val="14"/>
                <w:rtl/>
                <w:rPrChange w:id="4738" w:author="Meryl Etman" w:date="2020-03-25T10:10:00Z">
                  <w:rPr>
                    <w:rFonts w:ascii="Arial" w:eastAsia="Calibri" w:hAnsi="Arial"/>
                    <w:sz w:val="14"/>
                    <w:rtl/>
                  </w:rPr>
                </w:rPrChange>
              </w:rPr>
            </w:pPr>
          </w:p>
        </w:tc>
        <w:tc>
          <w:tcPr>
            <w:tcW w:w="2802" w:type="dxa"/>
            <w:shd w:val="clear" w:color="auto" w:fill="auto"/>
            <w:vAlign w:val="center"/>
          </w:tcPr>
          <w:p w14:paraId="3BD4F54A" w14:textId="77777777" w:rsidR="00EB5A81" w:rsidRPr="000748C0" w:rsidRDefault="00EB5A81" w:rsidP="00341985">
            <w:pPr>
              <w:suppressAutoHyphens/>
              <w:autoSpaceDN w:val="0"/>
              <w:textAlignment w:val="baseline"/>
              <w:rPr>
                <w:rFonts w:ascii="Arial" w:eastAsia="Calibri" w:hAnsi="Arial"/>
                <w:sz w:val="14"/>
                <w:rtl/>
                <w:rPrChange w:id="4739" w:author="Meryl Etman" w:date="2020-03-25T10:10:00Z">
                  <w:rPr>
                    <w:rFonts w:ascii="Arial" w:eastAsia="Calibri" w:hAnsi="Arial"/>
                    <w:sz w:val="14"/>
                    <w:rtl/>
                  </w:rPr>
                </w:rPrChange>
              </w:rPr>
            </w:pPr>
          </w:p>
        </w:tc>
      </w:tr>
      <w:tr w:rsidR="00EB5A81" w:rsidRPr="000748C0" w14:paraId="4708A7C2" w14:textId="77777777" w:rsidTr="00341985">
        <w:tc>
          <w:tcPr>
            <w:tcW w:w="815" w:type="dxa"/>
            <w:shd w:val="clear" w:color="auto" w:fill="auto"/>
            <w:vAlign w:val="center"/>
          </w:tcPr>
          <w:p w14:paraId="7AD8A2AF" w14:textId="77777777" w:rsidR="00EB5A81" w:rsidRPr="000748C0" w:rsidRDefault="00EB5A81" w:rsidP="00341985">
            <w:pPr>
              <w:suppressAutoHyphens/>
              <w:autoSpaceDN w:val="0"/>
              <w:jc w:val="center"/>
              <w:textAlignment w:val="baseline"/>
              <w:rPr>
                <w:rFonts w:ascii="Arial" w:eastAsia="Calibri" w:hAnsi="Arial"/>
                <w:sz w:val="18"/>
                <w:szCs w:val="24"/>
                <w:rtl/>
                <w:rPrChange w:id="4740" w:author="Meryl Etman" w:date="2020-03-25T10:10:00Z">
                  <w:rPr>
                    <w:rFonts w:ascii="Arial" w:eastAsia="Calibri" w:hAnsi="Arial"/>
                    <w:sz w:val="18"/>
                    <w:szCs w:val="24"/>
                    <w:rtl/>
                  </w:rPr>
                </w:rPrChange>
              </w:rPr>
            </w:pPr>
          </w:p>
        </w:tc>
        <w:tc>
          <w:tcPr>
            <w:tcW w:w="847" w:type="dxa"/>
            <w:shd w:val="clear" w:color="auto" w:fill="auto"/>
          </w:tcPr>
          <w:p w14:paraId="63E60264" w14:textId="77777777" w:rsidR="00EB5A81" w:rsidRPr="000748C0" w:rsidRDefault="00EB5A81" w:rsidP="00341985">
            <w:pPr>
              <w:suppressAutoHyphens/>
              <w:autoSpaceDN w:val="0"/>
              <w:jc w:val="both"/>
              <w:textAlignment w:val="baseline"/>
              <w:rPr>
                <w:rFonts w:ascii="Arial" w:eastAsia="Calibri" w:hAnsi="Arial"/>
                <w:sz w:val="18"/>
                <w:szCs w:val="24"/>
                <w:rtl/>
                <w:rPrChange w:id="4741" w:author="Meryl Etman" w:date="2020-03-25T10:10:00Z">
                  <w:rPr>
                    <w:rFonts w:ascii="Arial" w:eastAsia="Calibri" w:hAnsi="Arial"/>
                    <w:sz w:val="18"/>
                    <w:szCs w:val="24"/>
                    <w:rtl/>
                  </w:rPr>
                </w:rPrChange>
              </w:rPr>
            </w:pPr>
          </w:p>
        </w:tc>
        <w:tc>
          <w:tcPr>
            <w:tcW w:w="1944" w:type="dxa"/>
            <w:shd w:val="clear" w:color="auto" w:fill="auto"/>
            <w:vAlign w:val="center"/>
          </w:tcPr>
          <w:p w14:paraId="09F6A90C" w14:textId="77777777" w:rsidR="00EB5A81" w:rsidRPr="000748C0" w:rsidRDefault="00EB5A81" w:rsidP="00341985">
            <w:pPr>
              <w:suppressAutoHyphens/>
              <w:autoSpaceDN w:val="0"/>
              <w:textAlignment w:val="baseline"/>
              <w:rPr>
                <w:rFonts w:ascii="Arial" w:eastAsia="Calibri" w:hAnsi="Arial"/>
                <w:sz w:val="14"/>
                <w:rtl/>
                <w:rPrChange w:id="4742" w:author="Meryl Etman" w:date="2020-03-25T10:10:00Z">
                  <w:rPr>
                    <w:rFonts w:ascii="Arial" w:eastAsia="Calibri" w:hAnsi="Arial"/>
                    <w:sz w:val="14"/>
                    <w:rtl/>
                  </w:rPr>
                </w:rPrChange>
              </w:rPr>
            </w:pPr>
          </w:p>
        </w:tc>
        <w:tc>
          <w:tcPr>
            <w:tcW w:w="3220" w:type="dxa"/>
            <w:shd w:val="clear" w:color="auto" w:fill="auto"/>
            <w:vAlign w:val="center"/>
          </w:tcPr>
          <w:p w14:paraId="56BFE85B" w14:textId="77777777" w:rsidR="00EB5A81" w:rsidRPr="000748C0" w:rsidRDefault="00EB5A81" w:rsidP="00341985">
            <w:pPr>
              <w:suppressAutoHyphens/>
              <w:autoSpaceDN w:val="0"/>
              <w:textAlignment w:val="baseline"/>
              <w:rPr>
                <w:rFonts w:ascii="Arial" w:eastAsia="Calibri" w:hAnsi="Arial"/>
                <w:sz w:val="14"/>
                <w:rtl/>
                <w:rPrChange w:id="4743" w:author="Meryl Etman" w:date="2020-03-25T10:10:00Z">
                  <w:rPr>
                    <w:rFonts w:ascii="Arial" w:eastAsia="Calibri" w:hAnsi="Arial"/>
                    <w:sz w:val="14"/>
                    <w:rtl/>
                  </w:rPr>
                </w:rPrChange>
              </w:rPr>
            </w:pPr>
          </w:p>
        </w:tc>
        <w:tc>
          <w:tcPr>
            <w:tcW w:w="2802" w:type="dxa"/>
            <w:shd w:val="clear" w:color="auto" w:fill="auto"/>
            <w:vAlign w:val="center"/>
          </w:tcPr>
          <w:p w14:paraId="1B41D157" w14:textId="77777777" w:rsidR="00EB5A81" w:rsidRPr="000748C0" w:rsidRDefault="00EB5A81" w:rsidP="00341985">
            <w:pPr>
              <w:suppressAutoHyphens/>
              <w:autoSpaceDN w:val="0"/>
              <w:textAlignment w:val="baseline"/>
              <w:rPr>
                <w:rFonts w:ascii="Arial" w:eastAsia="Calibri" w:hAnsi="Arial"/>
                <w:sz w:val="14"/>
                <w:rtl/>
                <w:rPrChange w:id="4744" w:author="Meryl Etman" w:date="2020-03-25T10:10:00Z">
                  <w:rPr>
                    <w:rFonts w:ascii="Arial" w:eastAsia="Calibri" w:hAnsi="Arial"/>
                    <w:sz w:val="14"/>
                    <w:rtl/>
                  </w:rPr>
                </w:rPrChange>
              </w:rPr>
            </w:pPr>
          </w:p>
        </w:tc>
      </w:tr>
      <w:tr w:rsidR="00EB5A81" w:rsidRPr="000748C0" w14:paraId="4588D966" w14:textId="77777777" w:rsidTr="00341985">
        <w:tc>
          <w:tcPr>
            <w:tcW w:w="815" w:type="dxa"/>
            <w:shd w:val="clear" w:color="auto" w:fill="auto"/>
            <w:vAlign w:val="center"/>
          </w:tcPr>
          <w:p w14:paraId="32189D50" w14:textId="77777777" w:rsidR="00EB5A81" w:rsidRPr="000748C0" w:rsidRDefault="00EB5A81" w:rsidP="00341985">
            <w:pPr>
              <w:suppressAutoHyphens/>
              <w:autoSpaceDN w:val="0"/>
              <w:jc w:val="center"/>
              <w:textAlignment w:val="baseline"/>
              <w:rPr>
                <w:rFonts w:ascii="Arial" w:eastAsia="Calibri" w:hAnsi="Arial"/>
                <w:sz w:val="18"/>
                <w:szCs w:val="24"/>
                <w:rtl/>
                <w:rPrChange w:id="4745" w:author="Meryl Etman" w:date="2020-03-25T10:10:00Z">
                  <w:rPr>
                    <w:rFonts w:ascii="Arial" w:eastAsia="Calibri" w:hAnsi="Arial"/>
                    <w:sz w:val="18"/>
                    <w:szCs w:val="24"/>
                    <w:rtl/>
                  </w:rPr>
                </w:rPrChange>
              </w:rPr>
            </w:pPr>
          </w:p>
        </w:tc>
        <w:tc>
          <w:tcPr>
            <w:tcW w:w="847" w:type="dxa"/>
            <w:shd w:val="clear" w:color="auto" w:fill="auto"/>
          </w:tcPr>
          <w:p w14:paraId="7557C5C0" w14:textId="77777777" w:rsidR="00EB5A81" w:rsidRPr="000748C0" w:rsidRDefault="00EB5A81" w:rsidP="00341985">
            <w:pPr>
              <w:suppressAutoHyphens/>
              <w:autoSpaceDN w:val="0"/>
              <w:jc w:val="both"/>
              <w:textAlignment w:val="baseline"/>
              <w:rPr>
                <w:rFonts w:ascii="Arial" w:eastAsia="Calibri" w:hAnsi="Arial"/>
                <w:sz w:val="18"/>
                <w:szCs w:val="24"/>
                <w:rtl/>
                <w:rPrChange w:id="4746" w:author="Meryl Etman" w:date="2020-03-25T10:10:00Z">
                  <w:rPr>
                    <w:rFonts w:ascii="Arial" w:eastAsia="Calibri" w:hAnsi="Arial"/>
                    <w:sz w:val="18"/>
                    <w:szCs w:val="24"/>
                    <w:rtl/>
                  </w:rPr>
                </w:rPrChange>
              </w:rPr>
            </w:pPr>
          </w:p>
        </w:tc>
        <w:tc>
          <w:tcPr>
            <w:tcW w:w="1944" w:type="dxa"/>
            <w:shd w:val="clear" w:color="auto" w:fill="auto"/>
            <w:vAlign w:val="center"/>
          </w:tcPr>
          <w:p w14:paraId="434A3FBA" w14:textId="77777777" w:rsidR="00EB5A81" w:rsidRPr="000748C0" w:rsidRDefault="00EB5A81" w:rsidP="00341985">
            <w:pPr>
              <w:suppressAutoHyphens/>
              <w:autoSpaceDN w:val="0"/>
              <w:textAlignment w:val="baseline"/>
              <w:rPr>
                <w:rFonts w:ascii="Arial" w:eastAsia="Calibri" w:hAnsi="Arial"/>
                <w:sz w:val="14"/>
                <w:rtl/>
                <w:rPrChange w:id="4747" w:author="Meryl Etman" w:date="2020-03-25T10:10:00Z">
                  <w:rPr>
                    <w:rFonts w:ascii="Arial" w:eastAsia="Calibri" w:hAnsi="Arial"/>
                    <w:sz w:val="14"/>
                    <w:rtl/>
                  </w:rPr>
                </w:rPrChange>
              </w:rPr>
            </w:pPr>
          </w:p>
        </w:tc>
        <w:tc>
          <w:tcPr>
            <w:tcW w:w="3220" w:type="dxa"/>
            <w:shd w:val="clear" w:color="auto" w:fill="auto"/>
            <w:vAlign w:val="center"/>
          </w:tcPr>
          <w:p w14:paraId="127B887B" w14:textId="77777777" w:rsidR="00EB5A81" w:rsidRPr="000748C0" w:rsidRDefault="00EB5A81" w:rsidP="00341985">
            <w:pPr>
              <w:suppressAutoHyphens/>
              <w:autoSpaceDN w:val="0"/>
              <w:textAlignment w:val="baseline"/>
              <w:rPr>
                <w:rFonts w:ascii="Arial" w:eastAsia="Calibri" w:hAnsi="Arial"/>
                <w:sz w:val="14"/>
                <w:rtl/>
                <w:rPrChange w:id="4748" w:author="Meryl Etman" w:date="2020-03-25T10:10:00Z">
                  <w:rPr>
                    <w:rFonts w:ascii="Arial" w:eastAsia="Calibri" w:hAnsi="Arial"/>
                    <w:sz w:val="14"/>
                    <w:rtl/>
                  </w:rPr>
                </w:rPrChange>
              </w:rPr>
            </w:pPr>
          </w:p>
        </w:tc>
        <w:tc>
          <w:tcPr>
            <w:tcW w:w="2802" w:type="dxa"/>
            <w:shd w:val="clear" w:color="auto" w:fill="auto"/>
            <w:vAlign w:val="center"/>
          </w:tcPr>
          <w:p w14:paraId="282F9C38" w14:textId="77777777" w:rsidR="00EB5A81" w:rsidRPr="000748C0" w:rsidRDefault="00EB5A81" w:rsidP="00341985">
            <w:pPr>
              <w:suppressAutoHyphens/>
              <w:autoSpaceDN w:val="0"/>
              <w:textAlignment w:val="baseline"/>
              <w:rPr>
                <w:rFonts w:ascii="Arial" w:eastAsia="Calibri" w:hAnsi="Arial"/>
                <w:sz w:val="14"/>
                <w:rtl/>
                <w:rPrChange w:id="4749" w:author="Meryl Etman" w:date="2020-03-25T10:10:00Z">
                  <w:rPr>
                    <w:rFonts w:ascii="Arial" w:eastAsia="Calibri" w:hAnsi="Arial"/>
                    <w:sz w:val="14"/>
                    <w:rtl/>
                  </w:rPr>
                </w:rPrChange>
              </w:rPr>
            </w:pPr>
          </w:p>
        </w:tc>
      </w:tr>
      <w:tr w:rsidR="00EB5A81" w:rsidRPr="000748C0" w14:paraId="20BDD42F" w14:textId="77777777" w:rsidTr="00341985">
        <w:tc>
          <w:tcPr>
            <w:tcW w:w="815" w:type="dxa"/>
            <w:shd w:val="clear" w:color="auto" w:fill="auto"/>
            <w:vAlign w:val="center"/>
          </w:tcPr>
          <w:p w14:paraId="2E08FBB7" w14:textId="77777777" w:rsidR="00EB5A81" w:rsidRPr="000748C0" w:rsidRDefault="00EB5A81" w:rsidP="00341985">
            <w:pPr>
              <w:suppressAutoHyphens/>
              <w:autoSpaceDN w:val="0"/>
              <w:jc w:val="center"/>
              <w:textAlignment w:val="baseline"/>
              <w:rPr>
                <w:rFonts w:ascii="Arial" w:eastAsia="Calibri" w:hAnsi="Arial"/>
                <w:sz w:val="18"/>
                <w:szCs w:val="24"/>
                <w:rtl/>
                <w:rPrChange w:id="4750" w:author="Meryl Etman" w:date="2020-03-25T10:10:00Z">
                  <w:rPr>
                    <w:rFonts w:ascii="Arial" w:eastAsia="Calibri" w:hAnsi="Arial"/>
                    <w:sz w:val="18"/>
                    <w:szCs w:val="24"/>
                    <w:rtl/>
                  </w:rPr>
                </w:rPrChange>
              </w:rPr>
            </w:pPr>
          </w:p>
        </w:tc>
        <w:tc>
          <w:tcPr>
            <w:tcW w:w="847" w:type="dxa"/>
            <w:shd w:val="clear" w:color="auto" w:fill="auto"/>
          </w:tcPr>
          <w:p w14:paraId="29AD7745" w14:textId="77777777" w:rsidR="00EB5A81" w:rsidRPr="000748C0" w:rsidRDefault="00EB5A81" w:rsidP="00341985">
            <w:pPr>
              <w:suppressAutoHyphens/>
              <w:autoSpaceDN w:val="0"/>
              <w:jc w:val="both"/>
              <w:textAlignment w:val="baseline"/>
              <w:rPr>
                <w:rFonts w:ascii="Arial" w:eastAsia="Calibri" w:hAnsi="Arial"/>
                <w:sz w:val="18"/>
                <w:szCs w:val="24"/>
                <w:rtl/>
                <w:rPrChange w:id="4751" w:author="Meryl Etman" w:date="2020-03-25T10:10:00Z">
                  <w:rPr>
                    <w:rFonts w:ascii="Arial" w:eastAsia="Calibri" w:hAnsi="Arial"/>
                    <w:sz w:val="18"/>
                    <w:szCs w:val="24"/>
                    <w:rtl/>
                  </w:rPr>
                </w:rPrChange>
              </w:rPr>
            </w:pPr>
          </w:p>
        </w:tc>
        <w:tc>
          <w:tcPr>
            <w:tcW w:w="1944" w:type="dxa"/>
            <w:shd w:val="clear" w:color="auto" w:fill="auto"/>
            <w:vAlign w:val="center"/>
          </w:tcPr>
          <w:p w14:paraId="7EC55918" w14:textId="77777777" w:rsidR="00EB5A81" w:rsidRPr="000748C0" w:rsidRDefault="00EB5A81" w:rsidP="00341985">
            <w:pPr>
              <w:suppressAutoHyphens/>
              <w:autoSpaceDN w:val="0"/>
              <w:textAlignment w:val="baseline"/>
              <w:rPr>
                <w:rFonts w:ascii="Arial" w:eastAsia="Calibri" w:hAnsi="Arial"/>
                <w:sz w:val="14"/>
                <w:rtl/>
                <w:rPrChange w:id="4752" w:author="Meryl Etman" w:date="2020-03-25T10:10:00Z">
                  <w:rPr>
                    <w:rFonts w:ascii="Arial" w:eastAsia="Calibri" w:hAnsi="Arial"/>
                    <w:sz w:val="14"/>
                    <w:rtl/>
                  </w:rPr>
                </w:rPrChange>
              </w:rPr>
            </w:pPr>
          </w:p>
        </w:tc>
        <w:tc>
          <w:tcPr>
            <w:tcW w:w="3220" w:type="dxa"/>
            <w:shd w:val="clear" w:color="auto" w:fill="auto"/>
            <w:vAlign w:val="center"/>
          </w:tcPr>
          <w:p w14:paraId="73F7F569" w14:textId="77777777" w:rsidR="00EB5A81" w:rsidRPr="000748C0" w:rsidRDefault="00EB5A81" w:rsidP="00341985">
            <w:pPr>
              <w:suppressAutoHyphens/>
              <w:autoSpaceDN w:val="0"/>
              <w:textAlignment w:val="baseline"/>
              <w:rPr>
                <w:rFonts w:ascii="Arial" w:eastAsia="Calibri" w:hAnsi="Arial"/>
                <w:sz w:val="14"/>
                <w:rtl/>
                <w:rPrChange w:id="4753" w:author="Meryl Etman" w:date="2020-03-25T10:10:00Z">
                  <w:rPr>
                    <w:rFonts w:ascii="Arial" w:eastAsia="Calibri" w:hAnsi="Arial"/>
                    <w:sz w:val="14"/>
                    <w:rtl/>
                  </w:rPr>
                </w:rPrChange>
              </w:rPr>
            </w:pPr>
          </w:p>
        </w:tc>
        <w:tc>
          <w:tcPr>
            <w:tcW w:w="2802" w:type="dxa"/>
            <w:shd w:val="clear" w:color="auto" w:fill="auto"/>
            <w:vAlign w:val="center"/>
          </w:tcPr>
          <w:p w14:paraId="0A8EBB8D" w14:textId="77777777" w:rsidR="00EB5A81" w:rsidRPr="000748C0" w:rsidRDefault="00EB5A81" w:rsidP="00341985">
            <w:pPr>
              <w:suppressAutoHyphens/>
              <w:autoSpaceDN w:val="0"/>
              <w:textAlignment w:val="baseline"/>
              <w:rPr>
                <w:rFonts w:ascii="Arial" w:eastAsia="Calibri" w:hAnsi="Arial"/>
                <w:sz w:val="14"/>
                <w:rtl/>
                <w:rPrChange w:id="4754" w:author="Meryl Etman" w:date="2020-03-25T10:10:00Z">
                  <w:rPr>
                    <w:rFonts w:ascii="Arial" w:eastAsia="Calibri" w:hAnsi="Arial"/>
                    <w:sz w:val="14"/>
                    <w:rtl/>
                  </w:rPr>
                </w:rPrChange>
              </w:rPr>
            </w:pPr>
          </w:p>
        </w:tc>
      </w:tr>
      <w:tr w:rsidR="00EB5A81" w:rsidRPr="000748C0" w14:paraId="2330B6DC" w14:textId="77777777" w:rsidTr="00341985">
        <w:tc>
          <w:tcPr>
            <w:tcW w:w="815" w:type="dxa"/>
            <w:shd w:val="clear" w:color="auto" w:fill="auto"/>
            <w:vAlign w:val="center"/>
          </w:tcPr>
          <w:p w14:paraId="2D81DF40" w14:textId="77777777" w:rsidR="00EB5A81" w:rsidRPr="000748C0" w:rsidRDefault="00EB5A81" w:rsidP="00341985">
            <w:pPr>
              <w:suppressAutoHyphens/>
              <w:autoSpaceDN w:val="0"/>
              <w:jc w:val="center"/>
              <w:textAlignment w:val="baseline"/>
              <w:rPr>
                <w:rFonts w:ascii="Arial" w:eastAsia="Calibri" w:hAnsi="Arial"/>
                <w:sz w:val="18"/>
                <w:szCs w:val="24"/>
                <w:rtl/>
                <w:rPrChange w:id="4755" w:author="Meryl Etman" w:date="2020-03-25T10:10:00Z">
                  <w:rPr>
                    <w:rFonts w:ascii="Arial" w:eastAsia="Calibri" w:hAnsi="Arial"/>
                    <w:sz w:val="18"/>
                    <w:szCs w:val="24"/>
                    <w:rtl/>
                  </w:rPr>
                </w:rPrChange>
              </w:rPr>
            </w:pPr>
          </w:p>
        </w:tc>
        <w:tc>
          <w:tcPr>
            <w:tcW w:w="847" w:type="dxa"/>
            <w:shd w:val="clear" w:color="auto" w:fill="auto"/>
          </w:tcPr>
          <w:p w14:paraId="6A5E5B5C" w14:textId="77777777" w:rsidR="00EB5A81" w:rsidRPr="000748C0" w:rsidRDefault="00EB5A81" w:rsidP="00341985">
            <w:pPr>
              <w:suppressAutoHyphens/>
              <w:autoSpaceDN w:val="0"/>
              <w:jc w:val="both"/>
              <w:textAlignment w:val="baseline"/>
              <w:rPr>
                <w:rFonts w:ascii="Arial" w:eastAsia="Calibri" w:hAnsi="Arial"/>
                <w:sz w:val="18"/>
                <w:szCs w:val="24"/>
                <w:rtl/>
                <w:rPrChange w:id="4756" w:author="Meryl Etman" w:date="2020-03-25T10:10:00Z">
                  <w:rPr>
                    <w:rFonts w:ascii="Arial" w:eastAsia="Calibri" w:hAnsi="Arial"/>
                    <w:sz w:val="18"/>
                    <w:szCs w:val="24"/>
                    <w:rtl/>
                  </w:rPr>
                </w:rPrChange>
              </w:rPr>
            </w:pPr>
          </w:p>
        </w:tc>
        <w:tc>
          <w:tcPr>
            <w:tcW w:w="1944" w:type="dxa"/>
            <w:shd w:val="clear" w:color="auto" w:fill="auto"/>
            <w:vAlign w:val="center"/>
          </w:tcPr>
          <w:p w14:paraId="40E3D2B5" w14:textId="77777777" w:rsidR="00EB5A81" w:rsidRPr="000748C0" w:rsidRDefault="00EB5A81" w:rsidP="00341985">
            <w:pPr>
              <w:suppressAutoHyphens/>
              <w:autoSpaceDN w:val="0"/>
              <w:textAlignment w:val="baseline"/>
              <w:rPr>
                <w:rFonts w:ascii="Arial" w:eastAsia="Calibri" w:hAnsi="Arial"/>
                <w:sz w:val="14"/>
                <w:rtl/>
                <w:rPrChange w:id="4757" w:author="Meryl Etman" w:date="2020-03-25T10:10:00Z">
                  <w:rPr>
                    <w:rFonts w:ascii="Arial" w:eastAsia="Calibri" w:hAnsi="Arial"/>
                    <w:sz w:val="14"/>
                    <w:rtl/>
                  </w:rPr>
                </w:rPrChange>
              </w:rPr>
            </w:pPr>
          </w:p>
        </w:tc>
        <w:tc>
          <w:tcPr>
            <w:tcW w:w="3220" w:type="dxa"/>
            <w:shd w:val="clear" w:color="auto" w:fill="auto"/>
            <w:vAlign w:val="center"/>
          </w:tcPr>
          <w:p w14:paraId="7F172E03" w14:textId="77777777" w:rsidR="00EB5A81" w:rsidRPr="000748C0" w:rsidRDefault="00EB5A81" w:rsidP="00341985">
            <w:pPr>
              <w:suppressAutoHyphens/>
              <w:autoSpaceDN w:val="0"/>
              <w:textAlignment w:val="baseline"/>
              <w:rPr>
                <w:rFonts w:ascii="Arial" w:eastAsia="Calibri" w:hAnsi="Arial"/>
                <w:sz w:val="14"/>
                <w:rtl/>
                <w:rPrChange w:id="4758" w:author="Meryl Etman" w:date="2020-03-25T10:10:00Z">
                  <w:rPr>
                    <w:rFonts w:ascii="Arial" w:eastAsia="Calibri" w:hAnsi="Arial"/>
                    <w:sz w:val="14"/>
                    <w:rtl/>
                  </w:rPr>
                </w:rPrChange>
              </w:rPr>
            </w:pPr>
          </w:p>
        </w:tc>
        <w:tc>
          <w:tcPr>
            <w:tcW w:w="2802" w:type="dxa"/>
            <w:shd w:val="clear" w:color="auto" w:fill="auto"/>
            <w:vAlign w:val="center"/>
          </w:tcPr>
          <w:p w14:paraId="374D1523" w14:textId="77777777" w:rsidR="00EB5A81" w:rsidRPr="000748C0" w:rsidRDefault="00EB5A81" w:rsidP="00341985">
            <w:pPr>
              <w:suppressAutoHyphens/>
              <w:autoSpaceDN w:val="0"/>
              <w:textAlignment w:val="baseline"/>
              <w:rPr>
                <w:rFonts w:ascii="Arial" w:eastAsia="Calibri" w:hAnsi="Arial"/>
                <w:sz w:val="14"/>
                <w:rtl/>
                <w:rPrChange w:id="4759" w:author="Meryl Etman" w:date="2020-03-25T10:10:00Z">
                  <w:rPr>
                    <w:rFonts w:ascii="Arial" w:eastAsia="Calibri" w:hAnsi="Arial"/>
                    <w:sz w:val="14"/>
                    <w:rtl/>
                  </w:rPr>
                </w:rPrChange>
              </w:rPr>
            </w:pPr>
          </w:p>
        </w:tc>
      </w:tr>
    </w:tbl>
    <w:p w14:paraId="1EE3D2EA" w14:textId="77777777" w:rsidR="00EB5A81" w:rsidRPr="000748C0" w:rsidRDefault="00EB5A81" w:rsidP="00EB5A81">
      <w:pPr>
        <w:suppressAutoHyphens/>
        <w:autoSpaceDN w:val="0"/>
        <w:jc w:val="both"/>
        <w:textAlignment w:val="baseline"/>
        <w:rPr>
          <w:rFonts w:ascii="Arial" w:eastAsia="Calibri" w:hAnsi="Arial"/>
          <w:sz w:val="18"/>
          <w:szCs w:val="24"/>
          <w:rPrChange w:id="4760" w:author="Meryl Etman" w:date="2020-03-25T10:10:00Z">
            <w:rPr>
              <w:rFonts w:ascii="Arial" w:eastAsia="Calibri" w:hAnsi="Arial"/>
              <w:sz w:val="18"/>
              <w:szCs w:val="24"/>
            </w:rPr>
          </w:rPrChange>
        </w:rPr>
      </w:pPr>
    </w:p>
    <w:p w14:paraId="251F2F4E" w14:textId="77777777" w:rsidR="00EB5A81" w:rsidRPr="000748C0" w:rsidRDefault="00EB5A81" w:rsidP="00EB5A81">
      <w:pPr>
        <w:suppressAutoHyphens/>
        <w:autoSpaceDN w:val="0"/>
        <w:jc w:val="both"/>
        <w:textAlignment w:val="baseline"/>
        <w:rPr>
          <w:rFonts w:ascii="Arial" w:eastAsia="Calibri" w:hAnsi="Arial"/>
          <w:sz w:val="18"/>
          <w:szCs w:val="24"/>
          <w:rtl/>
          <w:rPrChange w:id="4761" w:author="Meryl Etman" w:date="2020-03-25T10:10:00Z">
            <w:rPr>
              <w:rFonts w:ascii="Arial" w:eastAsia="Calibri" w:hAnsi="Arial"/>
              <w:sz w:val="18"/>
              <w:szCs w:val="24"/>
              <w:rtl/>
            </w:rPr>
          </w:rPrChange>
        </w:rPr>
      </w:pPr>
      <w:r w:rsidRPr="000748C0">
        <w:rPr>
          <w:rFonts w:ascii="Arial" w:eastAsia="Calibri" w:hAnsi="Arial" w:hint="cs"/>
          <w:sz w:val="18"/>
          <w:szCs w:val="24"/>
          <w:rtl/>
          <w:rPrChange w:id="4762" w:author="Meryl Etman" w:date="2020-03-25T10:10:00Z">
            <w:rPr>
              <w:rFonts w:ascii="Arial" w:eastAsia="Calibri" w:hAnsi="Arial" w:hint="cs"/>
              <w:sz w:val="18"/>
              <w:szCs w:val="24"/>
              <w:rtl/>
            </w:rPr>
          </w:rPrChange>
        </w:rPr>
        <w:t>צילומים (רצוי במידות 4/3 ס"מ) + תאריך.</w:t>
      </w:r>
    </w:p>
    <w:p w14:paraId="38668413" w14:textId="77777777" w:rsidR="00EB5A81" w:rsidRPr="000748C0" w:rsidRDefault="00EB5A81" w:rsidP="00EB5A81">
      <w:pPr>
        <w:suppressAutoHyphens/>
        <w:autoSpaceDN w:val="0"/>
        <w:jc w:val="both"/>
        <w:textAlignment w:val="baseline"/>
        <w:rPr>
          <w:rFonts w:ascii="Arial" w:eastAsia="Calibri" w:hAnsi="Arial"/>
          <w:sz w:val="18"/>
          <w:szCs w:val="24"/>
          <w:rPrChange w:id="4763" w:author="Meryl Etman" w:date="2020-03-25T10:10:00Z">
            <w:rPr>
              <w:rFonts w:ascii="Arial" w:eastAsia="Calibri" w:hAnsi="Arial"/>
              <w:sz w:val="18"/>
              <w:szCs w:val="24"/>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0748C0" w14:paraId="738CF601" w14:textId="77777777" w:rsidTr="00341985">
        <w:trPr>
          <w:trHeight w:val="1701"/>
        </w:trPr>
        <w:tc>
          <w:tcPr>
            <w:tcW w:w="2268" w:type="dxa"/>
            <w:shd w:val="clear" w:color="auto" w:fill="auto"/>
            <w:tcMar>
              <w:left w:w="0" w:type="dxa"/>
              <w:right w:w="0" w:type="dxa"/>
            </w:tcMar>
          </w:tcPr>
          <w:p w14:paraId="4FE5A458" w14:textId="77777777" w:rsidR="00EB5A81" w:rsidRPr="000748C0" w:rsidRDefault="00EB5A81" w:rsidP="00341985">
            <w:pPr>
              <w:suppressAutoHyphens/>
              <w:autoSpaceDN w:val="0"/>
              <w:jc w:val="both"/>
              <w:textAlignment w:val="baseline"/>
              <w:rPr>
                <w:rFonts w:ascii="Arial" w:eastAsia="Calibri" w:hAnsi="Arial"/>
                <w:sz w:val="18"/>
                <w:szCs w:val="24"/>
                <w:rtl/>
                <w:rPrChange w:id="4764"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37DE9CD6" w14:textId="77777777" w:rsidR="00EB5A81" w:rsidRPr="000748C0" w:rsidRDefault="00EB5A81" w:rsidP="00341985">
            <w:pPr>
              <w:suppressAutoHyphens/>
              <w:autoSpaceDN w:val="0"/>
              <w:jc w:val="both"/>
              <w:textAlignment w:val="baseline"/>
              <w:rPr>
                <w:rFonts w:ascii="Arial" w:eastAsia="Calibri" w:hAnsi="Arial"/>
                <w:sz w:val="18"/>
                <w:szCs w:val="24"/>
                <w:rtl/>
                <w:rPrChange w:id="476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7233818D" w14:textId="77777777" w:rsidR="00EB5A81" w:rsidRPr="000748C0" w:rsidRDefault="00EB5A81" w:rsidP="00341985">
            <w:pPr>
              <w:suppressAutoHyphens/>
              <w:autoSpaceDN w:val="0"/>
              <w:jc w:val="both"/>
              <w:textAlignment w:val="baseline"/>
              <w:rPr>
                <w:rFonts w:ascii="Arial" w:eastAsia="Calibri" w:hAnsi="Arial"/>
                <w:sz w:val="18"/>
                <w:szCs w:val="24"/>
                <w:rtl/>
                <w:rPrChange w:id="4766" w:author="Meryl Etman" w:date="2020-03-25T10:10:00Z">
                  <w:rPr>
                    <w:rFonts w:ascii="Arial" w:eastAsia="Calibri" w:hAnsi="Arial"/>
                    <w:sz w:val="18"/>
                    <w:szCs w:val="24"/>
                    <w:rtl/>
                  </w:rPr>
                </w:rPrChange>
              </w:rPr>
            </w:pPr>
          </w:p>
        </w:tc>
        <w:tc>
          <w:tcPr>
            <w:tcW w:w="2613" w:type="dxa"/>
            <w:shd w:val="clear" w:color="auto" w:fill="auto"/>
            <w:tcMar>
              <w:left w:w="0" w:type="dxa"/>
              <w:right w:w="0" w:type="dxa"/>
            </w:tcMar>
          </w:tcPr>
          <w:p w14:paraId="3CFDE6D3" w14:textId="77777777" w:rsidR="00EB5A81" w:rsidRPr="000748C0" w:rsidRDefault="00EB5A81" w:rsidP="00341985">
            <w:pPr>
              <w:suppressAutoHyphens/>
              <w:autoSpaceDN w:val="0"/>
              <w:jc w:val="both"/>
              <w:textAlignment w:val="baseline"/>
              <w:rPr>
                <w:rFonts w:ascii="Arial" w:eastAsia="Calibri" w:hAnsi="Arial"/>
                <w:sz w:val="18"/>
                <w:szCs w:val="24"/>
                <w:rtl/>
                <w:rPrChange w:id="4767" w:author="Meryl Etman" w:date="2020-03-25T10:10:00Z">
                  <w:rPr>
                    <w:rFonts w:ascii="Arial" w:eastAsia="Calibri" w:hAnsi="Arial"/>
                    <w:sz w:val="18"/>
                    <w:szCs w:val="24"/>
                    <w:rtl/>
                  </w:rPr>
                </w:rPrChange>
              </w:rPr>
            </w:pPr>
          </w:p>
        </w:tc>
      </w:tr>
    </w:tbl>
    <w:p w14:paraId="01C67DE7" w14:textId="77777777" w:rsidR="00EB5A81" w:rsidRPr="000748C0" w:rsidRDefault="00EB5A81" w:rsidP="00EB5A81">
      <w:pPr>
        <w:suppressAutoHyphens/>
        <w:autoSpaceDN w:val="0"/>
        <w:jc w:val="both"/>
        <w:textAlignment w:val="baseline"/>
        <w:rPr>
          <w:rFonts w:ascii="Arial" w:eastAsia="Calibri" w:hAnsi="Arial"/>
          <w:sz w:val="18"/>
          <w:szCs w:val="24"/>
          <w:rPrChange w:id="4768" w:author="Meryl Etman" w:date="2020-03-25T10:10:00Z">
            <w:rPr>
              <w:rFonts w:ascii="Arial" w:eastAsia="Calibri" w:hAnsi="Arial"/>
              <w:sz w:val="18"/>
              <w:szCs w:val="24"/>
            </w:rPr>
          </w:rPrChange>
        </w:rPr>
      </w:pPr>
    </w:p>
    <w:p w14:paraId="36D8AC02" w14:textId="77777777" w:rsidR="00EB5A81" w:rsidRPr="000748C0" w:rsidRDefault="00EB5A81" w:rsidP="00EB5A81">
      <w:pPr>
        <w:spacing w:after="40"/>
        <w:rPr>
          <w:rFonts w:ascii="Arial" w:eastAsia="Calibri" w:hAnsi="Arial"/>
          <w:b/>
          <w:bCs/>
          <w:sz w:val="26"/>
          <w:szCs w:val="26"/>
          <w:rtl/>
          <w:rPrChange w:id="4769" w:author="Meryl Etman" w:date="2020-03-25T10:10:00Z">
            <w:rPr>
              <w:rFonts w:ascii="Arial" w:eastAsia="Calibri" w:hAnsi="Arial"/>
              <w:b/>
              <w:bCs/>
              <w:sz w:val="26"/>
              <w:szCs w:val="26"/>
              <w:rtl/>
            </w:rPr>
          </w:rPrChange>
        </w:rPr>
      </w:pPr>
      <w:r w:rsidRPr="000748C0">
        <w:rPr>
          <w:rFonts w:hint="cs"/>
          <w:noProof/>
          <w:szCs w:val="24"/>
          <w:rtl/>
          <w:rPrChange w:id="4770" w:author="Meryl Etman" w:date="2020-03-25T10:10:00Z">
            <w:rPr>
              <w:rFonts w:hint="cs"/>
              <w:noProof/>
              <w:szCs w:val="24"/>
              <w:rtl/>
            </w:rPr>
          </w:rPrChange>
        </w:rPr>
        <w:t xml:space="preserve">* </w:t>
      </w:r>
      <w:r w:rsidRPr="000748C0">
        <w:rPr>
          <w:rFonts w:hint="cs"/>
          <w:noProof/>
          <w:rtl/>
          <w:rPrChange w:id="4771" w:author="Meryl Etman" w:date="2020-03-25T10:10:00Z">
            <w:rPr>
              <w:rFonts w:hint="cs"/>
              <w:noProof/>
              <w:rtl/>
            </w:rPr>
          </w:rPrChange>
        </w:rPr>
        <w:t>מבצע הסיור יתאים את סעיפי הבדיקה לסוג העבודה ו/או לסוג המבנה בהתאם לצורך.</w:t>
      </w:r>
    </w:p>
    <w:p w14:paraId="314B9F33" w14:textId="77777777" w:rsidR="00EB5A81" w:rsidRPr="000748C0" w:rsidRDefault="00EB5A81" w:rsidP="00EB5A81">
      <w:pPr>
        <w:spacing w:after="40"/>
        <w:rPr>
          <w:rFonts w:ascii="Arial" w:eastAsia="Calibri" w:hAnsi="Arial"/>
          <w:b/>
          <w:bCs/>
          <w:sz w:val="26"/>
          <w:szCs w:val="26"/>
          <w:rtl/>
          <w:rPrChange w:id="4772" w:author="Meryl Etman" w:date="2020-03-25T10:10:00Z">
            <w:rPr>
              <w:rFonts w:ascii="Arial" w:eastAsia="Calibri" w:hAnsi="Arial"/>
              <w:b/>
              <w:bCs/>
              <w:sz w:val="26"/>
              <w:szCs w:val="26"/>
              <w:rtl/>
            </w:rPr>
          </w:rPrChange>
        </w:rPr>
      </w:pPr>
    </w:p>
    <w:p w14:paraId="3D27232C" w14:textId="77777777" w:rsidR="00EB5A81" w:rsidRPr="000748C0" w:rsidRDefault="00EB5A81" w:rsidP="00EB5A81">
      <w:pPr>
        <w:spacing w:after="40"/>
        <w:rPr>
          <w:rFonts w:ascii="Arial" w:eastAsia="Calibri" w:hAnsi="Arial"/>
          <w:b/>
          <w:bCs/>
          <w:sz w:val="26"/>
          <w:szCs w:val="26"/>
          <w:rtl/>
          <w:rPrChange w:id="4773" w:author="Meryl Etman" w:date="2020-03-25T10:10:00Z">
            <w:rPr>
              <w:rFonts w:ascii="Arial" w:eastAsia="Calibri" w:hAnsi="Arial"/>
              <w:b/>
              <w:bCs/>
              <w:sz w:val="26"/>
              <w:szCs w:val="26"/>
              <w:rtl/>
            </w:rPr>
          </w:rPrChange>
        </w:rPr>
      </w:pPr>
    </w:p>
    <w:p w14:paraId="217D18F1" w14:textId="77777777" w:rsidR="00EB5A81" w:rsidRPr="000748C0" w:rsidRDefault="00EB5A81" w:rsidP="00EB5A81">
      <w:pPr>
        <w:spacing w:after="40"/>
        <w:rPr>
          <w:rFonts w:ascii="Arial" w:eastAsia="Calibri" w:hAnsi="Arial"/>
          <w:b/>
          <w:bCs/>
          <w:sz w:val="26"/>
          <w:szCs w:val="26"/>
          <w:rtl/>
          <w:rPrChange w:id="4774" w:author="Meryl Etman" w:date="2020-03-25T10:10:00Z">
            <w:rPr>
              <w:rFonts w:ascii="Arial" w:eastAsia="Calibri" w:hAnsi="Arial"/>
              <w:b/>
              <w:bCs/>
              <w:sz w:val="26"/>
              <w:szCs w:val="26"/>
              <w:rtl/>
            </w:rPr>
          </w:rPrChange>
        </w:rPr>
      </w:pPr>
    </w:p>
    <w:p w14:paraId="573293BD" w14:textId="77777777" w:rsidR="00EB5A81" w:rsidRPr="000748C0" w:rsidRDefault="00EB5A81" w:rsidP="00EB5A81">
      <w:pPr>
        <w:spacing w:after="40"/>
        <w:rPr>
          <w:rFonts w:ascii="Arial" w:eastAsia="Calibri" w:hAnsi="Arial"/>
          <w:sz w:val="18"/>
          <w:szCs w:val="24"/>
          <w:rPrChange w:id="4775" w:author="Meryl Etman" w:date="2020-03-25T10:10:00Z">
            <w:rPr>
              <w:rFonts w:ascii="Arial" w:eastAsia="Calibri" w:hAnsi="Arial"/>
              <w:sz w:val="18"/>
              <w:szCs w:val="24"/>
            </w:rPr>
          </w:rPrChange>
        </w:rPr>
      </w:pPr>
      <w:r w:rsidRPr="000748C0">
        <w:rPr>
          <w:rFonts w:ascii="Arial" w:eastAsia="Calibri" w:hAnsi="Arial"/>
          <w:sz w:val="26"/>
          <w:szCs w:val="26"/>
          <w:rtl/>
          <w:rPrChange w:id="4776" w:author="Meryl Etman" w:date="2020-03-25T10:10:00Z">
            <w:rPr>
              <w:rFonts w:ascii="Arial" w:eastAsia="Calibri" w:hAnsi="Arial"/>
              <w:sz w:val="26"/>
              <w:szCs w:val="26"/>
              <w:rtl/>
            </w:rPr>
          </w:rPrChange>
        </w:rPr>
        <w:br w:type="page"/>
      </w:r>
      <w:r w:rsidRPr="000748C0">
        <w:rPr>
          <w:rFonts w:ascii="Arial" w:eastAsia="Calibri" w:hAnsi="Arial" w:hint="cs"/>
          <w:b/>
          <w:bCs/>
          <w:sz w:val="26"/>
          <w:szCs w:val="26"/>
          <w:rtl/>
          <w:rPrChange w:id="4777" w:author="Meryl Etman" w:date="2020-03-25T10:10:00Z">
            <w:rPr>
              <w:rFonts w:ascii="Arial" w:eastAsia="Calibri" w:hAnsi="Arial" w:hint="cs"/>
              <w:b/>
              <w:bCs/>
              <w:sz w:val="26"/>
              <w:szCs w:val="26"/>
              <w:rtl/>
            </w:rPr>
          </w:rPrChange>
        </w:rPr>
        <w:lastRenderedPageBreak/>
        <w:t>רשימת תיוג: עבודות בניה</w:t>
      </w:r>
      <w:r w:rsidRPr="000748C0">
        <w:rPr>
          <w:rFonts w:ascii="Arial" w:eastAsia="Calibri" w:hAnsi="Arial" w:hint="cs"/>
          <w:b/>
          <w:bCs/>
          <w:sz w:val="26"/>
          <w:szCs w:val="26"/>
          <w:rtl/>
          <w:rPrChange w:id="4778"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79"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0"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1"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2"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3"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4"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4785" w:author="Meryl Etman" w:date="2020-03-25T10:10:00Z">
            <w:rPr>
              <w:rFonts w:ascii="Arial" w:eastAsia="Calibri" w:hAnsi="Arial" w:hint="cs"/>
              <w:b/>
              <w:bCs/>
              <w:sz w:val="26"/>
              <w:szCs w:val="26"/>
              <w:rtl/>
            </w:rPr>
          </w:rPrChange>
        </w:rPr>
        <w:tab/>
      </w:r>
      <w:r w:rsidRPr="000748C0">
        <w:rPr>
          <w:rFonts w:ascii="Arial" w:eastAsia="Calibri" w:hAnsi="Arial" w:hint="cs"/>
          <w:sz w:val="18"/>
          <w:szCs w:val="24"/>
          <w:rtl/>
          <w:rPrChange w:id="4786" w:author="Meryl Etman" w:date="2020-03-25T10:10:00Z">
            <w:rPr>
              <w:rFonts w:ascii="Arial" w:eastAsia="Calibri" w:hAnsi="Arial" w:hint="cs"/>
              <w:sz w:val="18"/>
              <w:szCs w:val="24"/>
              <w:rtl/>
            </w:rPr>
          </w:rPrChange>
        </w:rPr>
        <w:t xml:space="preserve"> מס'</w:t>
      </w:r>
      <w:r w:rsidRPr="000748C0">
        <w:rPr>
          <w:rFonts w:ascii="Arial" w:eastAsia="Calibri" w:hAnsi="Arial" w:hint="cs"/>
          <w:sz w:val="18"/>
          <w:szCs w:val="24"/>
          <w:rtl/>
          <w:rPrChange w:id="4787" w:author="Meryl Etman" w:date="2020-03-25T10:10:00Z">
            <w:rPr>
              <w:rFonts w:ascii="Arial" w:eastAsia="Calibri" w:hAnsi="Arial" w:hint="cs"/>
              <w:sz w:val="18"/>
              <w:szCs w:val="24"/>
              <w:rtl/>
            </w:rPr>
          </w:rPrChange>
        </w:rPr>
        <w:tab/>
        <w:t>02/003</w:t>
      </w:r>
    </w:p>
    <w:p w14:paraId="4A5AB0B9" w14:textId="77777777" w:rsidR="00EB5A81" w:rsidRPr="000748C0" w:rsidRDefault="00EB5A81" w:rsidP="00EB5A81">
      <w:pPr>
        <w:suppressAutoHyphens/>
        <w:autoSpaceDN w:val="0"/>
        <w:spacing w:after="40"/>
        <w:jc w:val="both"/>
        <w:textAlignment w:val="baseline"/>
        <w:rPr>
          <w:rFonts w:ascii="Arial" w:eastAsia="Calibri" w:hAnsi="Arial"/>
          <w:rPrChange w:id="4788"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0748C0" w14:paraId="25F04C2E" w14:textId="77777777" w:rsidTr="00341985">
        <w:tc>
          <w:tcPr>
            <w:tcW w:w="662" w:type="dxa"/>
            <w:shd w:val="clear" w:color="auto" w:fill="auto"/>
            <w:vAlign w:val="center"/>
          </w:tcPr>
          <w:p w14:paraId="143A74BD" w14:textId="77777777" w:rsidR="00EB5A81" w:rsidRPr="000748C0" w:rsidRDefault="00EB5A81" w:rsidP="00341985">
            <w:pPr>
              <w:suppressAutoHyphens/>
              <w:autoSpaceDN w:val="0"/>
              <w:textAlignment w:val="baseline"/>
              <w:rPr>
                <w:rFonts w:ascii="Arial" w:eastAsia="Calibri" w:hAnsi="Arial"/>
                <w:b/>
                <w:bCs/>
                <w:sz w:val="16"/>
                <w:rtl/>
                <w:rPrChange w:id="4789" w:author="Meryl Etman" w:date="2020-03-25T10:10:00Z">
                  <w:rPr>
                    <w:rFonts w:ascii="Arial" w:eastAsia="Calibri" w:hAnsi="Arial"/>
                    <w:b/>
                    <w:bCs/>
                    <w:sz w:val="16"/>
                    <w:rtl/>
                  </w:rPr>
                </w:rPrChange>
              </w:rPr>
            </w:pPr>
          </w:p>
        </w:tc>
        <w:tc>
          <w:tcPr>
            <w:tcW w:w="8966" w:type="dxa"/>
            <w:gridSpan w:val="3"/>
            <w:shd w:val="pct5" w:color="auto" w:fill="auto"/>
            <w:vAlign w:val="center"/>
          </w:tcPr>
          <w:p w14:paraId="219D2DBC" w14:textId="77777777" w:rsidR="00EB5A81" w:rsidRPr="000748C0" w:rsidRDefault="00EB5A81" w:rsidP="00341985">
            <w:pPr>
              <w:suppressAutoHyphens/>
              <w:autoSpaceDN w:val="0"/>
              <w:textAlignment w:val="baseline"/>
              <w:rPr>
                <w:rFonts w:ascii="Arial" w:eastAsia="Calibri" w:hAnsi="Arial"/>
                <w:b/>
                <w:bCs/>
                <w:sz w:val="16"/>
                <w:rtl/>
                <w:rPrChange w:id="4790" w:author="Meryl Etman" w:date="2020-03-25T10:10:00Z">
                  <w:rPr>
                    <w:rFonts w:ascii="Arial" w:eastAsia="Calibri" w:hAnsi="Arial"/>
                    <w:b/>
                    <w:bCs/>
                    <w:sz w:val="16"/>
                    <w:rtl/>
                  </w:rPr>
                </w:rPrChange>
              </w:rPr>
            </w:pPr>
            <w:r w:rsidRPr="000748C0">
              <w:rPr>
                <w:rFonts w:ascii="Arial" w:eastAsia="Calibri" w:hAnsi="Arial" w:hint="cs"/>
                <w:b/>
                <w:bCs/>
                <w:sz w:val="16"/>
                <w:rtl/>
                <w:rPrChange w:id="4791" w:author="Meryl Etman" w:date="2020-03-25T10:10:00Z">
                  <w:rPr>
                    <w:rFonts w:ascii="Arial" w:eastAsia="Calibri" w:hAnsi="Arial" w:hint="cs"/>
                    <w:b/>
                    <w:bCs/>
                    <w:sz w:val="16"/>
                    <w:rtl/>
                  </w:rPr>
                </w:rPrChange>
              </w:rPr>
              <w:t>פרויקט:                                        בניין:                   דירה:</w:t>
            </w:r>
          </w:p>
        </w:tc>
      </w:tr>
      <w:tr w:rsidR="00EB5A81" w:rsidRPr="000748C0" w14:paraId="29A02BFC" w14:textId="77777777" w:rsidTr="00341985">
        <w:tc>
          <w:tcPr>
            <w:tcW w:w="662" w:type="dxa"/>
            <w:shd w:val="clear" w:color="auto" w:fill="auto"/>
            <w:vAlign w:val="center"/>
          </w:tcPr>
          <w:p w14:paraId="0EA7541C" w14:textId="77777777" w:rsidR="00EB5A81" w:rsidRPr="000748C0" w:rsidRDefault="00EB5A81" w:rsidP="00341985">
            <w:pPr>
              <w:suppressAutoHyphens/>
              <w:autoSpaceDN w:val="0"/>
              <w:textAlignment w:val="baseline"/>
              <w:rPr>
                <w:rFonts w:ascii="Arial" w:eastAsia="Calibri" w:hAnsi="Arial"/>
                <w:b/>
                <w:bCs/>
                <w:sz w:val="16"/>
                <w:rtl/>
                <w:rPrChange w:id="4792" w:author="Meryl Etman" w:date="2020-03-25T10:10:00Z">
                  <w:rPr>
                    <w:rFonts w:ascii="Arial" w:eastAsia="Calibri" w:hAnsi="Arial"/>
                    <w:b/>
                    <w:bCs/>
                    <w:sz w:val="16"/>
                    <w:rtl/>
                  </w:rPr>
                </w:rPrChange>
              </w:rPr>
            </w:pPr>
          </w:p>
        </w:tc>
        <w:tc>
          <w:tcPr>
            <w:tcW w:w="8966" w:type="dxa"/>
            <w:gridSpan w:val="3"/>
            <w:shd w:val="clear" w:color="auto" w:fill="auto"/>
            <w:vAlign w:val="center"/>
          </w:tcPr>
          <w:p w14:paraId="44527004" w14:textId="77777777" w:rsidR="00EB5A81" w:rsidRPr="000748C0" w:rsidRDefault="00EB5A81" w:rsidP="00341985">
            <w:pPr>
              <w:suppressAutoHyphens/>
              <w:autoSpaceDN w:val="0"/>
              <w:textAlignment w:val="baseline"/>
              <w:rPr>
                <w:rFonts w:ascii="Arial" w:eastAsia="Calibri" w:hAnsi="Arial"/>
                <w:b/>
                <w:bCs/>
                <w:sz w:val="16"/>
                <w:rtl/>
                <w:rPrChange w:id="4793" w:author="Meryl Etman" w:date="2020-03-25T10:10:00Z">
                  <w:rPr>
                    <w:rFonts w:ascii="Arial" w:eastAsia="Calibri" w:hAnsi="Arial"/>
                    <w:b/>
                    <w:bCs/>
                    <w:sz w:val="16"/>
                    <w:rtl/>
                  </w:rPr>
                </w:rPrChange>
              </w:rPr>
            </w:pPr>
          </w:p>
        </w:tc>
      </w:tr>
      <w:tr w:rsidR="00EB5A81" w:rsidRPr="000748C0" w14:paraId="58912BC4" w14:textId="77777777" w:rsidTr="00341985">
        <w:tc>
          <w:tcPr>
            <w:tcW w:w="662" w:type="dxa"/>
            <w:shd w:val="clear" w:color="auto" w:fill="auto"/>
          </w:tcPr>
          <w:p w14:paraId="00C436EC" w14:textId="77777777" w:rsidR="00EB5A81" w:rsidRPr="000748C0" w:rsidRDefault="00EB5A81" w:rsidP="00341985">
            <w:pPr>
              <w:suppressAutoHyphens/>
              <w:autoSpaceDN w:val="0"/>
              <w:textAlignment w:val="baseline"/>
              <w:rPr>
                <w:rFonts w:ascii="Arial" w:eastAsia="Calibri" w:hAnsi="Arial"/>
                <w:b/>
                <w:bCs/>
                <w:sz w:val="16"/>
                <w:rPrChange w:id="4794" w:author="Meryl Etman" w:date="2020-03-25T10:10:00Z">
                  <w:rPr>
                    <w:rFonts w:ascii="Arial" w:eastAsia="Calibri" w:hAnsi="Arial"/>
                    <w:b/>
                    <w:bCs/>
                    <w:sz w:val="16"/>
                  </w:rPr>
                </w:rPrChange>
              </w:rPr>
            </w:pPr>
            <w:r w:rsidRPr="000748C0">
              <w:rPr>
                <w:rFonts w:ascii="Arial" w:eastAsia="Calibri" w:hAnsi="Arial"/>
                <w:b/>
                <w:bCs/>
                <w:sz w:val="16"/>
                <w:rtl/>
                <w:rPrChange w:id="4795" w:author="Meryl Etman" w:date="2020-03-25T10:10:00Z">
                  <w:rPr>
                    <w:rFonts w:ascii="Arial" w:eastAsia="Calibri" w:hAnsi="Arial"/>
                    <w:b/>
                    <w:bCs/>
                    <w:sz w:val="16"/>
                    <w:rtl/>
                  </w:rPr>
                </w:rPrChange>
              </w:rPr>
              <w:t>סעיף</w:t>
            </w:r>
          </w:p>
        </w:tc>
        <w:tc>
          <w:tcPr>
            <w:tcW w:w="3625" w:type="dxa"/>
            <w:shd w:val="clear" w:color="auto" w:fill="auto"/>
          </w:tcPr>
          <w:p w14:paraId="027B9D15" w14:textId="77777777" w:rsidR="00EB5A81" w:rsidRPr="000748C0" w:rsidRDefault="00EB5A81" w:rsidP="00341985">
            <w:pPr>
              <w:suppressAutoHyphens/>
              <w:autoSpaceDN w:val="0"/>
              <w:textAlignment w:val="baseline"/>
              <w:rPr>
                <w:rFonts w:ascii="Arial" w:eastAsia="Calibri" w:hAnsi="Arial"/>
                <w:b/>
                <w:bCs/>
                <w:sz w:val="16"/>
                <w:rPrChange w:id="4796" w:author="Meryl Etman" w:date="2020-03-25T10:10:00Z">
                  <w:rPr>
                    <w:rFonts w:ascii="Arial" w:eastAsia="Calibri" w:hAnsi="Arial"/>
                    <w:b/>
                    <w:bCs/>
                    <w:sz w:val="16"/>
                  </w:rPr>
                </w:rPrChange>
              </w:rPr>
            </w:pPr>
            <w:r w:rsidRPr="000748C0">
              <w:rPr>
                <w:rFonts w:ascii="Arial" w:eastAsia="Calibri" w:hAnsi="Arial"/>
                <w:b/>
                <w:bCs/>
                <w:sz w:val="16"/>
                <w:rtl/>
                <w:rPrChange w:id="4797"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4798" w:author="Meryl Etman" w:date="2020-03-25T10:10:00Z">
                  <w:rPr>
                    <w:rFonts w:ascii="Arial" w:eastAsia="Calibri" w:hAnsi="Arial" w:hint="cs"/>
                    <w:b/>
                    <w:bCs/>
                    <w:sz w:val="16"/>
                    <w:rtl/>
                  </w:rPr>
                </w:rPrChange>
              </w:rPr>
              <w:t>*</w:t>
            </w:r>
          </w:p>
        </w:tc>
        <w:tc>
          <w:tcPr>
            <w:tcW w:w="847" w:type="dxa"/>
            <w:shd w:val="clear" w:color="auto" w:fill="auto"/>
          </w:tcPr>
          <w:p w14:paraId="5B45DB96" w14:textId="77777777" w:rsidR="00EB5A81" w:rsidRPr="000748C0" w:rsidRDefault="00EB5A81" w:rsidP="00341985">
            <w:pPr>
              <w:suppressAutoHyphens/>
              <w:autoSpaceDN w:val="0"/>
              <w:textAlignment w:val="baseline"/>
              <w:rPr>
                <w:rFonts w:ascii="Arial" w:eastAsia="Calibri" w:hAnsi="Arial"/>
                <w:b/>
                <w:bCs/>
                <w:sz w:val="16"/>
                <w:rPrChange w:id="4799" w:author="Meryl Etman" w:date="2020-03-25T10:10:00Z">
                  <w:rPr>
                    <w:rFonts w:ascii="Arial" w:eastAsia="Calibri" w:hAnsi="Arial"/>
                    <w:b/>
                    <w:bCs/>
                    <w:sz w:val="16"/>
                  </w:rPr>
                </w:rPrChange>
              </w:rPr>
            </w:pPr>
            <w:r w:rsidRPr="000748C0">
              <w:rPr>
                <w:rFonts w:ascii="Arial" w:eastAsia="Calibri" w:hAnsi="Arial"/>
                <w:b/>
                <w:bCs/>
                <w:sz w:val="16"/>
                <w:rtl/>
                <w:rPrChange w:id="4800" w:author="Meryl Etman" w:date="2020-03-25T10:10:00Z">
                  <w:rPr>
                    <w:rFonts w:ascii="Arial" w:eastAsia="Calibri" w:hAnsi="Arial"/>
                    <w:b/>
                    <w:bCs/>
                    <w:sz w:val="16"/>
                    <w:rtl/>
                  </w:rPr>
                </w:rPrChange>
              </w:rPr>
              <w:t>ת/ש/פ</w:t>
            </w:r>
          </w:p>
        </w:tc>
        <w:tc>
          <w:tcPr>
            <w:tcW w:w="4494" w:type="dxa"/>
            <w:shd w:val="clear" w:color="auto" w:fill="auto"/>
          </w:tcPr>
          <w:p w14:paraId="2205EE3C" w14:textId="77777777" w:rsidR="00EB5A81" w:rsidRPr="000748C0" w:rsidRDefault="00EB5A81" w:rsidP="00341985">
            <w:pPr>
              <w:suppressAutoHyphens/>
              <w:autoSpaceDN w:val="0"/>
              <w:textAlignment w:val="baseline"/>
              <w:rPr>
                <w:rFonts w:ascii="Arial" w:eastAsia="Calibri" w:hAnsi="Arial"/>
                <w:b/>
                <w:bCs/>
                <w:sz w:val="16"/>
                <w:rPrChange w:id="4801" w:author="Meryl Etman" w:date="2020-03-25T10:10:00Z">
                  <w:rPr>
                    <w:rFonts w:ascii="Arial" w:eastAsia="Calibri" w:hAnsi="Arial"/>
                    <w:b/>
                    <w:bCs/>
                    <w:sz w:val="16"/>
                  </w:rPr>
                </w:rPrChange>
              </w:rPr>
            </w:pPr>
            <w:r w:rsidRPr="000748C0">
              <w:rPr>
                <w:rFonts w:ascii="Arial" w:eastAsia="Calibri" w:hAnsi="Arial"/>
                <w:b/>
                <w:bCs/>
                <w:sz w:val="16"/>
                <w:rtl/>
                <w:rPrChange w:id="4802" w:author="Meryl Etman" w:date="2020-03-25T10:10:00Z">
                  <w:rPr>
                    <w:rFonts w:ascii="Arial" w:eastAsia="Calibri" w:hAnsi="Arial"/>
                    <w:b/>
                    <w:bCs/>
                    <w:sz w:val="16"/>
                    <w:rtl/>
                  </w:rPr>
                </w:rPrChange>
              </w:rPr>
              <w:t>הערות</w:t>
            </w:r>
          </w:p>
        </w:tc>
      </w:tr>
      <w:tr w:rsidR="00EB5A81" w:rsidRPr="000748C0" w14:paraId="64206732" w14:textId="77777777" w:rsidTr="00341985">
        <w:tc>
          <w:tcPr>
            <w:tcW w:w="662" w:type="dxa"/>
            <w:shd w:val="clear" w:color="auto" w:fill="auto"/>
          </w:tcPr>
          <w:p w14:paraId="5448F257" w14:textId="77777777" w:rsidR="00EB5A81" w:rsidRPr="000748C0" w:rsidRDefault="00EB5A81" w:rsidP="00341985">
            <w:pPr>
              <w:suppressAutoHyphens/>
              <w:autoSpaceDN w:val="0"/>
              <w:jc w:val="both"/>
              <w:textAlignment w:val="baseline"/>
              <w:rPr>
                <w:rFonts w:ascii="Arial" w:eastAsia="Calibri" w:hAnsi="Arial"/>
                <w:sz w:val="18"/>
                <w:szCs w:val="24"/>
                <w:rtl/>
                <w:rPrChange w:id="4803" w:author="Meryl Etman" w:date="2020-03-25T10:10:00Z">
                  <w:rPr>
                    <w:rFonts w:ascii="Arial" w:eastAsia="Calibri" w:hAnsi="Arial"/>
                    <w:sz w:val="18"/>
                    <w:szCs w:val="24"/>
                    <w:rtl/>
                  </w:rPr>
                </w:rPrChange>
              </w:rPr>
            </w:pPr>
            <w:r w:rsidRPr="000748C0">
              <w:rPr>
                <w:rFonts w:ascii="Arial" w:eastAsia="Calibri" w:hAnsi="Arial" w:hint="cs"/>
                <w:sz w:val="18"/>
                <w:szCs w:val="24"/>
                <w:rtl/>
                <w:rPrChange w:id="4804" w:author="Meryl Etman" w:date="2020-03-25T10:10:00Z">
                  <w:rPr>
                    <w:rFonts w:ascii="Arial" w:eastAsia="Calibri" w:hAnsi="Arial" w:hint="cs"/>
                    <w:sz w:val="18"/>
                    <w:szCs w:val="24"/>
                    <w:rtl/>
                  </w:rPr>
                </w:rPrChange>
              </w:rPr>
              <w:t>1</w:t>
            </w:r>
          </w:p>
        </w:tc>
        <w:tc>
          <w:tcPr>
            <w:tcW w:w="3625" w:type="dxa"/>
            <w:shd w:val="clear" w:color="auto" w:fill="auto"/>
          </w:tcPr>
          <w:p w14:paraId="0D85E24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0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06" w:author="Meryl Etman" w:date="2020-03-25T10:10:00Z">
                  <w:rPr>
                    <w:rFonts w:ascii="Arial" w:eastAsia="Calibri" w:hAnsi="Arial" w:hint="cs"/>
                    <w:i/>
                    <w:iCs/>
                    <w:sz w:val="18"/>
                    <w:szCs w:val="24"/>
                    <w:rtl/>
                  </w:rPr>
                </w:rPrChange>
              </w:rPr>
              <w:t>סימון צירים ראשיים</w:t>
            </w:r>
          </w:p>
        </w:tc>
        <w:tc>
          <w:tcPr>
            <w:tcW w:w="847" w:type="dxa"/>
            <w:shd w:val="clear" w:color="auto" w:fill="auto"/>
          </w:tcPr>
          <w:p w14:paraId="64467C22" w14:textId="77777777" w:rsidR="00EB5A81" w:rsidRPr="000748C0" w:rsidRDefault="00EB5A81" w:rsidP="00341985">
            <w:pPr>
              <w:suppressAutoHyphens/>
              <w:autoSpaceDN w:val="0"/>
              <w:jc w:val="both"/>
              <w:textAlignment w:val="baseline"/>
              <w:rPr>
                <w:rFonts w:ascii="Arial" w:eastAsia="Calibri" w:hAnsi="Arial"/>
                <w:sz w:val="18"/>
                <w:szCs w:val="24"/>
                <w:rtl/>
                <w:rPrChange w:id="4807" w:author="Meryl Etman" w:date="2020-03-25T10:10:00Z">
                  <w:rPr>
                    <w:rFonts w:ascii="Arial" w:eastAsia="Calibri" w:hAnsi="Arial"/>
                    <w:sz w:val="18"/>
                    <w:szCs w:val="24"/>
                    <w:rtl/>
                  </w:rPr>
                </w:rPrChange>
              </w:rPr>
            </w:pPr>
          </w:p>
        </w:tc>
        <w:tc>
          <w:tcPr>
            <w:tcW w:w="4494" w:type="dxa"/>
            <w:shd w:val="clear" w:color="auto" w:fill="auto"/>
            <w:tcMar>
              <w:top w:w="28" w:type="dxa"/>
            </w:tcMar>
            <w:vAlign w:val="center"/>
          </w:tcPr>
          <w:p w14:paraId="7F1502FC" w14:textId="77777777" w:rsidR="00EB5A81" w:rsidRPr="000748C0" w:rsidRDefault="00EB5A81" w:rsidP="00341985">
            <w:pPr>
              <w:suppressAutoHyphens/>
              <w:autoSpaceDN w:val="0"/>
              <w:textAlignment w:val="baseline"/>
              <w:rPr>
                <w:rFonts w:ascii="Arial" w:eastAsia="Calibri" w:hAnsi="Arial"/>
                <w:i/>
                <w:iCs/>
                <w:rtl/>
                <w:rPrChange w:id="4808" w:author="Meryl Etman" w:date="2020-03-25T10:10:00Z">
                  <w:rPr>
                    <w:rFonts w:ascii="Arial" w:eastAsia="Calibri" w:hAnsi="Arial"/>
                    <w:i/>
                    <w:iCs/>
                    <w:rtl/>
                  </w:rPr>
                </w:rPrChange>
              </w:rPr>
            </w:pPr>
          </w:p>
        </w:tc>
      </w:tr>
      <w:tr w:rsidR="00EB5A81" w:rsidRPr="000748C0" w14:paraId="114E63A8" w14:textId="77777777" w:rsidTr="00341985">
        <w:tc>
          <w:tcPr>
            <w:tcW w:w="662" w:type="dxa"/>
            <w:shd w:val="clear" w:color="auto" w:fill="auto"/>
          </w:tcPr>
          <w:p w14:paraId="4A23C780" w14:textId="77777777" w:rsidR="00EB5A81" w:rsidRPr="000748C0" w:rsidRDefault="00EB5A81" w:rsidP="00341985">
            <w:pPr>
              <w:suppressAutoHyphens/>
              <w:autoSpaceDN w:val="0"/>
              <w:jc w:val="both"/>
              <w:textAlignment w:val="baseline"/>
              <w:rPr>
                <w:rFonts w:ascii="Arial" w:eastAsia="Calibri" w:hAnsi="Arial"/>
                <w:sz w:val="18"/>
                <w:szCs w:val="24"/>
                <w:rtl/>
                <w:rPrChange w:id="4809" w:author="Meryl Etman" w:date="2020-03-25T10:10:00Z">
                  <w:rPr>
                    <w:rFonts w:ascii="Arial" w:eastAsia="Calibri" w:hAnsi="Arial"/>
                    <w:sz w:val="18"/>
                    <w:szCs w:val="24"/>
                    <w:rtl/>
                  </w:rPr>
                </w:rPrChange>
              </w:rPr>
            </w:pPr>
            <w:r w:rsidRPr="000748C0">
              <w:rPr>
                <w:rFonts w:ascii="Arial" w:eastAsia="Calibri" w:hAnsi="Arial" w:hint="cs"/>
                <w:sz w:val="18"/>
                <w:szCs w:val="24"/>
                <w:rtl/>
                <w:rPrChange w:id="4810" w:author="Meryl Etman" w:date="2020-03-25T10:10:00Z">
                  <w:rPr>
                    <w:rFonts w:ascii="Arial" w:eastAsia="Calibri" w:hAnsi="Arial" w:hint="cs"/>
                    <w:sz w:val="18"/>
                    <w:szCs w:val="24"/>
                    <w:rtl/>
                  </w:rPr>
                </w:rPrChange>
              </w:rPr>
              <w:t>2</w:t>
            </w:r>
          </w:p>
        </w:tc>
        <w:tc>
          <w:tcPr>
            <w:tcW w:w="3625" w:type="dxa"/>
            <w:shd w:val="clear" w:color="auto" w:fill="auto"/>
          </w:tcPr>
          <w:p w14:paraId="59A9474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11" w:author="Meryl Etman" w:date="2020-03-25T10:10:00Z">
                  <w:rPr>
                    <w:rFonts w:ascii="Arial" w:eastAsia="Calibri" w:hAnsi="Arial"/>
                    <w:i/>
                    <w:iCs/>
                    <w:sz w:val="18"/>
                    <w:szCs w:val="24"/>
                    <w:rtl/>
                  </w:rPr>
                </w:rPrChange>
              </w:rPr>
            </w:pPr>
            <w:r w:rsidRPr="000748C0">
              <w:rPr>
                <w:rFonts w:ascii="Arial" w:eastAsia="Calibri" w:hAnsi="Arial" w:hint="cs"/>
                <w:i/>
                <w:iCs/>
                <w:sz w:val="16"/>
                <w:rtl/>
                <w:rPrChange w:id="4812" w:author="Meryl Etman" w:date="2020-03-25T10:10:00Z">
                  <w:rPr>
                    <w:rFonts w:ascii="Arial" w:eastAsia="Calibri" w:hAnsi="Arial" w:hint="cs"/>
                    <w:i/>
                    <w:iCs/>
                    <w:sz w:val="16"/>
                    <w:rtl/>
                  </w:rPr>
                </w:rPrChange>
              </w:rPr>
              <w:t>בדיקת שורה ראשונה/מקבילות/אלכסונים</w:t>
            </w:r>
          </w:p>
        </w:tc>
        <w:tc>
          <w:tcPr>
            <w:tcW w:w="847" w:type="dxa"/>
            <w:shd w:val="clear" w:color="auto" w:fill="auto"/>
          </w:tcPr>
          <w:p w14:paraId="4E203719" w14:textId="77777777" w:rsidR="00EB5A81" w:rsidRPr="000748C0" w:rsidRDefault="00EB5A81" w:rsidP="00341985">
            <w:pPr>
              <w:suppressAutoHyphens/>
              <w:autoSpaceDN w:val="0"/>
              <w:jc w:val="both"/>
              <w:textAlignment w:val="baseline"/>
              <w:rPr>
                <w:rFonts w:ascii="Arial" w:eastAsia="Calibri" w:hAnsi="Arial"/>
                <w:sz w:val="18"/>
                <w:szCs w:val="24"/>
                <w:rtl/>
                <w:rPrChange w:id="4813" w:author="Meryl Etman" w:date="2020-03-25T10:10:00Z">
                  <w:rPr>
                    <w:rFonts w:ascii="Arial" w:eastAsia="Calibri" w:hAnsi="Arial"/>
                    <w:sz w:val="18"/>
                    <w:szCs w:val="24"/>
                    <w:rtl/>
                  </w:rPr>
                </w:rPrChange>
              </w:rPr>
            </w:pPr>
          </w:p>
        </w:tc>
        <w:tc>
          <w:tcPr>
            <w:tcW w:w="4494" w:type="dxa"/>
            <w:shd w:val="clear" w:color="auto" w:fill="auto"/>
            <w:tcMar>
              <w:top w:w="28" w:type="dxa"/>
            </w:tcMar>
          </w:tcPr>
          <w:p w14:paraId="44EE9EC9" w14:textId="77777777" w:rsidR="00EB5A81" w:rsidRPr="000748C0" w:rsidRDefault="00EB5A81" w:rsidP="00341985">
            <w:pPr>
              <w:suppressAutoHyphens/>
              <w:autoSpaceDN w:val="0"/>
              <w:jc w:val="both"/>
              <w:textAlignment w:val="baseline"/>
              <w:rPr>
                <w:rFonts w:ascii="Arial" w:eastAsia="Calibri" w:hAnsi="Arial"/>
                <w:i/>
                <w:iCs/>
                <w:rtl/>
                <w:rPrChange w:id="4814" w:author="Meryl Etman" w:date="2020-03-25T10:10:00Z">
                  <w:rPr>
                    <w:rFonts w:ascii="Arial" w:eastAsia="Calibri" w:hAnsi="Arial"/>
                    <w:i/>
                    <w:iCs/>
                    <w:rtl/>
                  </w:rPr>
                </w:rPrChange>
              </w:rPr>
            </w:pPr>
            <w:r w:rsidRPr="000748C0">
              <w:rPr>
                <w:rFonts w:ascii="Arial" w:eastAsia="Calibri" w:hAnsi="Arial" w:hint="cs"/>
                <w:i/>
                <w:iCs/>
                <w:rtl/>
                <w:rPrChange w:id="4815" w:author="Meryl Etman" w:date="2020-03-25T10:10:00Z">
                  <w:rPr>
                    <w:rFonts w:ascii="Arial" w:eastAsia="Calibri" w:hAnsi="Arial" w:hint="cs"/>
                    <w:i/>
                    <w:iCs/>
                    <w:rtl/>
                  </w:rPr>
                </w:rPrChange>
              </w:rPr>
              <w:t>סטייה מותרת באלכסונים 3 מ"מ</w:t>
            </w:r>
          </w:p>
        </w:tc>
      </w:tr>
      <w:tr w:rsidR="00EB5A81" w:rsidRPr="000748C0" w14:paraId="5FAC10B0" w14:textId="77777777" w:rsidTr="00341985">
        <w:tc>
          <w:tcPr>
            <w:tcW w:w="662" w:type="dxa"/>
            <w:shd w:val="clear" w:color="auto" w:fill="auto"/>
          </w:tcPr>
          <w:p w14:paraId="0751E752" w14:textId="77777777" w:rsidR="00EB5A81" w:rsidRPr="000748C0" w:rsidRDefault="00EB5A81" w:rsidP="00341985">
            <w:pPr>
              <w:suppressAutoHyphens/>
              <w:autoSpaceDN w:val="0"/>
              <w:jc w:val="both"/>
              <w:textAlignment w:val="baseline"/>
              <w:rPr>
                <w:rFonts w:ascii="Arial" w:eastAsia="Calibri" w:hAnsi="Arial"/>
                <w:sz w:val="18"/>
                <w:szCs w:val="24"/>
                <w:rtl/>
                <w:rPrChange w:id="4816" w:author="Meryl Etman" w:date="2020-03-25T10:10:00Z">
                  <w:rPr>
                    <w:rFonts w:ascii="Arial" w:eastAsia="Calibri" w:hAnsi="Arial"/>
                    <w:sz w:val="18"/>
                    <w:szCs w:val="24"/>
                    <w:rtl/>
                  </w:rPr>
                </w:rPrChange>
              </w:rPr>
            </w:pPr>
            <w:r w:rsidRPr="000748C0">
              <w:rPr>
                <w:rFonts w:ascii="Arial" w:eastAsia="Calibri" w:hAnsi="Arial" w:hint="cs"/>
                <w:sz w:val="18"/>
                <w:szCs w:val="24"/>
                <w:rtl/>
                <w:rPrChange w:id="4817" w:author="Meryl Etman" w:date="2020-03-25T10:10:00Z">
                  <w:rPr>
                    <w:rFonts w:ascii="Arial" w:eastAsia="Calibri" w:hAnsi="Arial" w:hint="cs"/>
                    <w:sz w:val="18"/>
                    <w:szCs w:val="24"/>
                    <w:rtl/>
                  </w:rPr>
                </w:rPrChange>
              </w:rPr>
              <w:t>3</w:t>
            </w:r>
          </w:p>
        </w:tc>
        <w:tc>
          <w:tcPr>
            <w:tcW w:w="3625" w:type="dxa"/>
            <w:shd w:val="clear" w:color="auto" w:fill="auto"/>
          </w:tcPr>
          <w:p w14:paraId="6C23EC9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1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19" w:author="Meryl Etman" w:date="2020-03-25T10:10:00Z">
                  <w:rPr>
                    <w:rFonts w:ascii="Arial" w:eastAsia="Calibri" w:hAnsi="Arial" w:hint="cs"/>
                    <w:i/>
                    <w:iCs/>
                    <w:sz w:val="18"/>
                    <w:szCs w:val="24"/>
                    <w:rtl/>
                  </w:rPr>
                </w:rPrChange>
              </w:rPr>
              <w:t>שינויי דיירים</w:t>
            </w:r>
          </w:p>
        </w:tc>
        <w:tc>
          <w:tcPr>
            <w:tcW w:w="847" w:type="dxa"/>
            <w:shd w:val="clear" w:color="auto" w:fill="auto"/>
          </w:tcPr>
          <w:p w14:paraId="393902E0" w14:textId="77777777" w:rsidR="00EB5A81" w:rsidRPr="000748C0" w:rsidRDefault="00EB5A81" w:rsidP="00341985">
            <w:pPr>
              <w:suppressAutoHyphens/>
              <w:autoSpaceDN w:val="0"/>
              <w:jc w:val="both"/>
              <w:textAlignment w:val="baseline"/>
              <w:rPr>
                <w:rFonts w:ascii="Arial" w:eastAsia="Calibri" w:hAnsi="Arial"/>
                <w:sz w:val="18"/>
                <w:szCs w:val="24"/>
                <w:rtl/>
                <w:rPrChange w:id="4820" w:author="Meryl Etman" w:date="2020-03-25T10:10:00Z">
                  <w:rPr>
                    <w:rFonts w:ascii="Arial" w:eastAsia="Calibri" w:hAnsi="Arial"/>
                    <w:sz w:val="18"/>
                    <w:szCs w:val="24"/>
                    <w:rtl/>
                  </w:rPr>
                </w:rPrChange>
              </w:rPr>
            </w:pPr>
          </w:p>
        </w:tc>
        <w:tc>
          <w:tcPr>
            <w:tcW w:w="4494" w:type="dxa"/>
            <w:shd w:val="clear" w:color="auto" w:fill="auto"/>
            <w:tcMar>
              <w:top w:w="28" w:type="dxa"/>
            </w:tcMar>
          </w:tcPr>
          <w:p w14:paraId="5B301BEC" w14:textId="77777777" w:rsidR="00EB5A81" w:rsidRPr="000748C0" w:rsidRDefault="00EB5A81" w:rsidP="00341985">
            <w:pPr>
              <w:suppressAutoHyphens/>
              <w:autoSpaceDN w:val="0"/>
              <w:jc w:val="both"/>
              <w:textAlignment w:val="baseline"/>
              <w:rPr>
                <w:rFonts w:ascii="Arial" w:eastAsia="Calibri" w:hAnsi="Arial"/>
                <w:i/>
                <w:iCs/>
                <w:rtl/>
                <w:rPrChange w:id="4821" w:author="Meryl Etman" w:date="2020-03-25T10:10:00Z">
                  <w:rPr>
                    <w:rFonts w:ascii="Arial" w:eastAsia="Calibri" w:hAnsi="Arial"/>
                    <w:i/>
                    <w:iCs/>
                    <w:rtl/>
                  </w:rPr>
                </w:rPrChange>
              </w:rPr>
            </w:pPr>
            <w:r w:rsidRPr="000748C0">
              <w:rPr>
                <w:rFonts w:ascii="Arial" w:eastAsia="Calibri" w:hAnsi="Arial" w:hint="cs"/>
                <w:i/>
                <w:iCs/>
                <w:rtl/>
                <w:rPrChange w:id="4822" w:author="Meryl Etman" w:date="2020-03-25T10:10:00Z">
                  <w:rPr>
                    <w:rFonts w:ascii="Arial" w:eastAsia="Calibri" w:hAnsi="Arial" w:hint="cs"/>
                    <w:i/>
                    <w:iCs/>
                    <w:rtl/>
                  </w:rPr>
                </w:rPrChange>
              </w:rPr>
              <w:t>לפחות דירה אחת הכל סבב מבדק</w:t>
            </w:r>
          </w:p>
        </w:tc>
      </w:tr>
      <w:tr w:rsidR="00EB5A81" w:rsidRPr="000748C0" w14:paraId="3D494777" w14:textId="77777777" w:rsidTr="00341985">
        <w:tc>
          <w:tcPr>
            <w:tcW w:w="662" w:type="dxa"/>
            <w:shd w:val="clear" w:color="auto" w:fill="auto"/>
          </w:tcPr>
          <w:p w14:paraId="6709159D" w14:textId="77777777" w:rsidR="00EB5A81" w:rsidRPr="000748C0" w:rsidRDefault="00EB5A81" w:rsidP="00341985">
            <w:pPr>
              <w:suppressAutoHyphens/>
              <w:autoSpaceDN w:val="0"/>
              <w:jc w:val="both"/>
              <w:textAlignment w:val="baseline"/>
              <w:rPr>
                <w:rFonts w:ascii="Arial" w:eastAsia="Calibri" w:hAnsi="Arial"/>
                <w:sz w:val="18"/>
                <w:szCs w:val="24"/>
                <w:rtl/>
                <w:rPrChange w:id="4823" w:author="Meryl Etman" w:date="2020-03-25T10:10:00Z">
                  <w:rPr>
                    <w:rFonts w:ascii="Arial" w:eastAsia="Calibri" w:hAnsi="Arial"/>
                    <w:sz w:val="18"/>
                    <w:szCs w:val="24"/>
                    <w:rtl/>
                  </w:rPr>
                </w:rPrChange>
              </w:rPr>
            </w:pPr>
            <w:r w:rsidRPr="000748C0">
              <w:rPr>
                <w:rFonts w:ascii="Arial" w:eastAsia="Calibri" w:hAnsi="Arial" w:hint="cs"/>
                <w:sz w:val="18"/>
                <w:szCs w:val="24"/>
                <w:rtl/>
                <w:rPrChange w:id="4824" w:author="Meryl Etman" w:date="2020-03-25T10:10:00Z">
                  <w:rPr>
                    <w:rFonts w:ascii="Arial" w:eastAsia="Calibri" w:hAnsi="Arial" w:hint="cs"/>
                    <w:sz w:val="18"/>
                    <w:szCs w:val="24"/>
                    <w:rtl/>
                  </w:rPr>
                </w:rPrChange>
              </w:rPr>
              <w:t>4</w:t>
            </w:r>
          </w:p>
        </w:tc>
        <w:tc>
          <w:tcPr>
            <w:tcW w:w="3625" w:type="dxa"/>
            <w:shd w:val="clear" w:color="auto" w:fill="auto"/>
          </w:tcPr>
          <w:p w14:paraId="628F148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2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26" w:author="Meryl Etman" w:date="2020-03-25T10:10:00Z">
                  <w:rPr>
                    <w:rFonts w:ascii="Arial" w:eastAsia="Calibri" w:hAnsi="Arial" w:hint="cs"/>
                    <w:i/>
                    <w:iCs/>
                    <w:sz w:val="18"/>
                    <w:szCs w:val="24"/>
                    <w:rtl/>
                  </w:rPr>
                </w:rPrChange>
              </w:rPr>
              <w:t>חגורות/עיגונים לשלד הבניין</w:t>
            </w:r>
          </w:p>
        </w:tc>
        <w:tc>
          <w:tcPr>
            <w:tcW w:w="847" w:type="dxa"/>
            <w:shd w:val="clear" w:color="auto" w:fill="auto"/>
          </w:tcPr>
          <w:p w14:paraId="26137FD9" w14:textId="77777777" w:rsidR="00EB5A81" w:rsidRPr="000748C0" w:rsidRDefault="00EB5A81" w:rsidP="00341985">
            <w:pPr>
              <w:suppressAutoHyphens/>
              <w:autoSpaceDN w:val="0"/>
              <w:jc w:val="both"/>
              <w:textAlignment w:val="baseline"/>
              <w:rPr>
                <w:rFonts w:ascii="Arial" w:eastAsia="Calibri" w:hAnsi="Arial"/>
                <w:sz w:val="18"/>
                <w:szCs w:val="24"/>
                <w:rtl/>
                <w:rPrChange w:id="4827" w:author="Meryl Etman" w:date="2020-03-25T10:10:00Z">
                  <w:rPr>
                    <w:rFonts w:ascii="Arial" w:eastAsia="Calibri" w:hAnsi="Arial"/>
                    <w:sz w:val="18"/>
                    <w:szCs w:val="24"/>
                    <w:rtl/>
                  </w:rPr>
                </w:rPrChange>
              </w:rPr>
            </w:pPr>
          </w:p>
        </w:tc>
        <w:tc>
          <w:tcPr>
            <w:tcW w:w="4494" w:type="dxa"/>
            <w:shd w:val="clear" w:color="auto" w:fill="auto"/>
            <w:tcMar>
              <w:top w:w="28" w:type="dxa"/>
            </w:tcMar>
          </w:tcPr>
          <w:p w14:paraId="551C6486" w14:textId="77777777" w:rsidR="00EB5A81" w:rsidRPr="000748C0" w:rsidRDefault="00EB5A81" w:rsidP="00341985">
            <w:pPr>
              <w:suppressAutoHyphens/>
              <w:autoSpaceDN w:val="0"/>
              <w:jc w:val="both"/>
              <w:textAlignment w:val="baseline"/>
              <w:rPr>
                <w:rFonts w:ascii="Arial" w:eastAsia="Calibri" w:hAnsi="Arial"/>
                <w:i/>
                <w:iCs/>
                <w:rtl/>
                <w:rPrChange w:id="4828" w:author="Meryl Etman" w:date="2020-03-25T10:10:00Z">
                  <w:rPr>
                    <w:rFonts w:ascii="Arial" w:eastAsia="Calibri" w:hAnsi="Arial"/>
                    <w:i/>
                    <w:iCs/>
                    <w:rtl/>
                  </w:rPr>
                </w:rPrChange>
              </w:rPr>
            </w:pPr>
          </w:p>
        </w:tc>
      </w:tr>
      <w:tr w:rsidR="00EB5A81" w:rsidRPr="000748C0" w14:paraId="0CCB75F6" w14:textId="77777777" w:rsidTr="00341985">
        <w:tc>
          <w:tcPr>
            <w:tcW w:w="662" w:type="dxa"/>
            <w:shd w:val="clear" w:color="auto" w:fill="auto"/>
          </w:tcPr>
          <w:p w14:paraId="3F477174" w14:textId="77777777" w:rsidR="00EB5A81" w:rsidRPr="000748C0" w:rsidRDefault="00EB5A81" w:rsidP="00341985">
            <w:pPr>
              <w:suppressAutoHyphens/>
              <w:autoSpaceDN w:val="0"/>
              <w:jc w:val="both"/>
              <w:textAlignment w:val="baseline"/>
              <w:rPr>
                <w:rFonts w:ascii="Arial" w:eastAsia="Calibri" w:hAnsi="Arial"/>
                <w:sz w:val="18"/>
                <w:szCs w:val="24"/>
                <w:rtl/>
                <w:rPrChange w:id="4829" w:author="Meryl Etman" w:date="2020-03-25T10:10:00Z">
                  <w:rPr>
                    <w:rFonts w:ascii="Arial" w:eastAsia="Calibri" w:hAnsi="Arial"/>
                    <w:sz w:val="18"/>
                    <w:szCs w:val="24"/>
                    <w:rtl/>
                  </w:rPr>
                </w:rPrChange>
              </w:rPr>
            </w:pPr>
            <w:r w:rsidRPr="000748C0">
              <w:rPr>
                <w:rFonts w:ascii="Arial" w:eastAsia="Calibri" w:hAnsi="Arial" w:hint="cs"/>
                <w:sz w:val="18"/>
                <w:szCs w:val="24"/>
                <w:rtl/>
                <w:rPrChange w:id="4830" w:author="Meryl Etman" w:date="2020-03-25T10:10:00Z">
                  <w:rPr>
                    <w:rFonts w:ascii="Arial" w:eastAsia="Calibri" w:hAnsi="Arial" w:hint="cs"/>
                    <w:sz w:val="18"/>
                    <w:szCs w:val="24"/>
                    <w:rtl/>
                  </w:rPr>
                </w:rPrChange>
              </w:rPr>
              <w:t>5</w:t>
            </w:r>
          </w:p>
        </w:tc>
        <w:tc>
          <w:tcPr>
            <w:tcW w:w="3625" w:type="dxa"/>
            <w:shd w:val="clear" w:color="auto" w:fill="auto"/>
          </w:tcPr>
          <w:p w14:paraId="32D8451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3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32" w:author="Meryl Etman" w:date="2020-03-25T10:10:00Z">
                  <w:rPr>
                    <w:rFonts w:ascii="Arial" w:eastAsia="Calibri" w:hAnsi="Arial" w:hint="cs"/>
                    <w:i/>
                    <w:iCs/>
                    <w:sz w:val="18"/>
                    <w:szCs w:val="24"/>
                    <w:rtl/>
                  </w:rPr>
                </w:rPrChange>
              </w:rPr>
              <w:t>מילוי סביב קירות בלוק לבן</w:t>
            </w:r>
          </w:p>
        </w:tc>
        <w:tc>
          <w:tcPr>
            <w:tcW w:w="847" w:type="dxa"/>
            <w:shd w:val="clear" w:color="auto" w:fill="auto"/>
          </w:tcPr>
          <w:p w14:paraId="2DDF1D95" w14:textId="77777777" w:rsidR="00EB5A81" w:rsidRPr="000748C0" w:rsidRDefault="00EB5A81" w:rsidP="00341985">
            <w:pPr>
              <w:suppressAutoHyphens/>
              <w:autoSpaceDN w:val="0"/>
              <w:jc w:val="both"/>
              <w:textAlignment w:val="baseline"/>
              <w:rPr>
                <w:rFonts w:ascii="Arial" w:eastAsia="Calibri" w:hAnsi="Arial"/>
                <w:sz w:val="18"/>
                <w:szCs w:val="24"/>
                <w:rtl/>
                <w:rPrChange w:id="4833" w:author="Meryl Etman" w:date="2020-03-25T10:10:00Z">
                  <w:rPr>
                    <w:rFonts w:ascii="Arial" w:eastAsia="Calibri" w:hAnsi="Arial"/>
                    <w:sz w:val="18"/>
                    <w:szCs w:val="24"/>
                    <w:rtl/>
                  </w:rPr>
                </w:rPrChange>
              </w:rPr>
            </w:pPr>
          </w:p>
        </w:tc>
        <w:tc>
          <w:tcPr>
            <w:tcW w:w="4494" w:type="dxa"/>
            <w:shd w:val="clear" w:color="auto" w:fill="auto"/>
            <w:tcMar>
              <w:top w:w="28" w:type="dxa"/>
            </w:tcMar>
          </w:tcPr>
          <w:p w14:paraId="637EA6A2" w14:textId="77777777" w:rsidR="00EB5A81" w:rsidRPr="000748C0" w:rsidRDefault="00EB5A81" w:rsidP="00341985">
            <w:pPr>
              <w:suppressAutoHyphens/>
              <w:autoSpaceDN w:val="0"/>
              <w:jc w:val="both"/>
              <w:textAlignment w:val="baseline"/>
              <w:rPr>
                <w:rFonts w:ascii="Arial" w:eastAsia="Calibri" w:hAnsi="Arial"/>
                <w:i/>
                <w:iCs/>
                <w:rtl/>
                <w:rPrChange w:id="4834" w:author="Meryl Etman" w:date="2020-03-25T10:10:00Z">
                  <w:rPr>
                    <w:rFonts w:ascii="Arial" w:eastAsia="Calibri" w:hAnsi="Arial"/>
                    <w:i/>
                    <w:iCs/>
                    <w:rtl/>
                  </w:rPr>
                </w:rPrChange>
              </w:rPr>
            </w:pPr>
          </w:p>
        </w:tc>
      </w:tr>
      <w:tr w:rsidR="00EB5A81" w:rsidRPr="000748C0" w14:paraId="13959894" w14:textId="77777777" w:rsidTr="00341985">
        <w:tc>
          <w:tcPr>
            <w:tcW w:w="662" w:type="dxa"/>
            <w:shd w:val="clear" w:color="auto" w:fill="auto"/>
          </w:tcPr>
          <w:p w14:paraId="7479216D" w14:textId="77777777" w:rsidR="00EB5A81" w:rsidRPr="000748C0" w:rsidRDefault="00EB5A81" w:rsidP="00341985">
            <w:pPr>
              <w:suppressAutoHyphens/>
              <w:autoSpaceDN w:val="0"/>
              <w:jc w:val="both"/>
              <w:textAlignment w:val="baseline"/>
              <w:rPr>
                <w:rFonts w:ascii="Arial" w:eastAsia="Calibri" w:hAnsi="Arial"/>
                <w:sz w:val="18"/>
                <w:szCs w:val="24"/>
                <w:rtl/>
                <w:rPrChange w:id="4835" w:author="Meryl Etman" w:date="2020-03-25T10:10:00Z">
                  <w:rPr>
                    <w:rFonts w:ascii="Arial" w:eastAsia="Calibri" w:hAnsi="Arial"/>
                    <w:sz w:val="18"/>
                    <w:szCs w:val="24"/>
                    <w:rtl/>
                  </w:rPr>
                </w:rPrChange>
              </w:rPr>
            </w:pPr>
            <w:r w:rsidRPr="000748C0">
              <w:rPr>
                <w:rFonts w:ascii="Arial" w:eastAsia="Calibri" w:hAnsi="Arial" w:hint="cs"/>
                <w:sz w:val="18"/>
                <w:szCs w:val="24"/>
                <w:rtl/>
                <w:rPrChange w:id="4836" w:author="Meryl Etman" w:date="2020-03-25T10:10:00Z">
                  <w:rPr>
                    <w:rFonts w:ascii="Arial" w:eastAsia="Calibri" w:hAnsi="Arial" w:hint="cs"/>
                    <w:sz w:val="18"/>
                    <w:szCs w:val="24"/>
                    <w:rtl/>
                  </w:rPr>
                </w:rPrChange>
              </w:rPr>
              <w:t>6</w:t>
            </w:r>
          </w:p>
        </w:tc>
        <w:tc>
          <w:tcPr>
            <w:tcW w:w="3625" w:type="dxa"/>
            <w:shd w:val="clear" w:color="auto" w:fill="auto"/>
          </w:tcPr>
          <w:p w14:paraId="6604423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3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38" w:author="Meryl Etman" w:date="2020-03-25T10:10:00Z">
                  <w:rPr>
                    <w:rFonts w:ascii="Arial" w:eastAsia="Calibri" w:hAnsi="Arial" w:hint="cs"/>
                    <w:i/>
                    <w:iCs/>
                    <w:sz w:val="18"/>
                    <w:szCs w:val="24"/>
                    <w:rtl/>
                  </w:rPr>
                </w:rPrChange>
              </w:rPr>
              <w:t>בדיקת מישוריות עם סרגל 2 מטר</w:t>
            </w:r>
          </w:p>
        </w:tc>
        <w:tc>
          <w:tcPr>
            <w:tcW w:w="847" w:type="dxa"/>
            <w:shd w:val="clear" w:color="auto" w:fill="auto"/>
          </w:tcPr>
          <w:p w14:paraId="4C6E10E0" w14:textId="77777777" w:rsidR="00EB5A81" w:rsidRPr="000748C0" w:rsidRDefault="00EB5A81" w:rsidP="00341985">
            <w:pPr>
              <w:suppressAutoHyphens/>
              <w:autoSpaceDN w:val="0"/>
              <w:jc w:val="both"/>
              <w:textAlignment w:val="baseline"/>
              <w:rPr>
                <w:rFonts w:ascii="Arial" w:eastAsia="Calibri" w:hAnsi="Arial"/>
                <w:sz w:val="18"/>
                <w:szCs w:val="24"/>
                <w:rtl/>
                <w:rPrChange w:id="4839" w:author="Meryl Etman" w:date="2020-03-25T10:10:00Z">
                  <w:rPr>
                    <w:rFonts w:ascii="Arial" w:eastAsia="Calibri" w:hAnsi="Arial"/>
                    <w:sz w:val="18"/>
                    <w:szCs w:val="24"/>
                    <w:rtl/>
                  </w:rPr>
                </w:rPrChange>
              </w:rPr>
            </w:pPr>
          </w:p>
        </w:tc>
        <w:tc>
          <w:tcPr>
            <w:tcW w:w="4494" w:type="dxa"/>
            <w:shd w:val="clear" w:color="auto" w:fill="auto"/>
            <w:tcMar>
              <w:top w:w="28" w:type="dxa"/>
            </w:tcMar>
          </w:tcPr>
          <w:p w14:paraId="358A3EBD" w14:textId="77777777" w:rsidR="00EB5A81" w:rsidRPr="000748C0" w:rsidRDefault="00EB5A81" w:rsidP="00341985">
            <w:pPr>
              <w:suppressAutoHyphens/>
              <w:autoSpaceDN w:val="0"/>
              <w:jc w:val="both"/>
              <w:textAlignment w:val="baseline"/>
              <w:rPr>
                <w:rFonts w:ascii="Arial" w:eastAsia="Calibri" w:hAnsi="Arial"/>
                <w:i/>
                <w:iCs/>
                <w:rtl/>
                <w:rPrChange w:id="4840" w:author="Meryl Etman" w:date="2020-03-25T10:10:00Z">
                  <w:rPr>
                    <w:rFonts w:ascii="Arial" w:eastAsia="Calibri" w:hAnsi="Arial"/>
                    <w:i/>
                    <w:iCs/>
                    <w:rtl/>
                  </w:rPr>
                </w:rPrChange>
              </w:rPr>
            </w:pPr>
          </w:p>
        </w:tc>
      </w:tr>
      <w:tr w:rsidR="00EB5A81" w:rsidRPr="000748C0" w14:paraId="551831C4" w14:textId="77777777" w:rsidTr="00341985">
        <w:tc>
          <w:tcPr>
            <w:tcW w:w="662" w:type="dxa"/>
            <w:shd w:val="clear" w:color="auto" w:fill="auto"/>
          </w:tcPr>
          <w:p w14:paraId="6D0B16EB" w14:textId="77777777" w:rsidR="00EB5A81" w:rsidRPr="000748C0" w:rsidRDefault="00EB5A81" w:rsidP="00341985">
            <w:pPr>
              <w:suppressAutoHyphens/>
              <w:autoSpaceDN w:val="0"/>
              <w:jc w:val="both"/>
              <w:textAlignment w:val="baseline"/>
              <w:rPr>
                <w:rFonts w:ascii="Arial" w:eastAsia="Calibri" w:hAnsi="Arial"/>
                <w:sz w:val="18"/>
                <w:szCs w:val="24"/>
                <w:rtl/>
                <w:rPrChange w:id="4841" w:author="Meryl Etman" w:date="2020-03-25T10:10:00Z">
                  <w:rPr>
                    <w:rFonts w:ascii="Arial" w:eastAsia="Calibri" w:hAnsi="Arial"/>
                    <w:sz w:val="18"/>
                    <w:szCs w:val="24"/>
                    <w:rtl/>
                  </w:rPr>
                </w:rPrChange>
              </w:rPr>
            </w:pPr>
          </w:p>
        </w:tc>
        <w:tc>
          <w:tcPr>
            <w:tcW w:w="3625" w:type="dxa"/>
            <w:shd w:val="clear" w:color="auto" w:fill="auto"/>
          </w:tcPr>
          <w:p w14:paraId="5D7B153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42" w:author="Meryl Etman" w:date="2020-03-25T10:10:00Z">
                  <w:rPr>
                    <w:rFonts w:ascii="Arial" w:eastAsia="Calibri" w:hAnsi="Arial"/>
                    <w:i/>
                    <w:iCs/>
                    <w:sz w:val="18"/>
                    <w:szCs w:val="24"/>
                    <w:rtl/>
                  </w:rPr>
                </w:rPrChange>
              </w:rPr>
            </w:pPr>
          </w:p>
        </w:tc>
        <w:tc>
          <w:tcPr>
            <w:tcW w:w="847" w:type="dxa"/>
            <w:shd w:val="clear" w:color="auto" w:fill="auto"/>
          </w:tcPr>
          <w:p w14:paraId="55E95204" w14:textId="77777777" w:rsidR="00EB5A81" w:rsidRPr="000748C0" w:rsidRDefault="00EB5A81" w:rsidP="00341985">
            <w:pPr>
              <w:suppressAutoHyphens/>
              <w:autoSpaceDN w:val="0"/>
              <w:jc w:val="both"/>
              <w:textAlignment w:val="baseline"/>
              <w:rPr>
                <w:rFonts w:ascii="Arial" w:eastAsia="Calibri" w:hAnsi="Arial"/>
                <w:sz w:val="18"/>
                <w:szCs w:val="24"/>
                <w:rtl/>
                <w:rPrChange w:id="4843" w:author="Meryl Etman" w:date="2020-03-25T10:10:00Z">
                  <w:rPr>
                    <w:rFonts w:ascii="Arial" w:eastAsia="Calibri" w:hAnsi="Arial"/>
                    <w:sz w:val="18"/>
                    <w:szCs w:val="24"/>
                    <w:rtl/>
                  </w:rPr>
                </w:rPrChange>
              </w:rPr>
            </w:pPr>
          </w:p>
        </w:tc>
        <w:tc>
          <w:tcPr>
            <w:tcW w:w="4494" w:type="dxa"/>
            <w:shd w:val="clear" w:color="auto" w:fill="auto"/>
            <w:tcMar>
              <w:top w:w="28" w:type="dxa"/>
            </w:tcMar>
          </w:tcPr>
          <w:p w14:paraId="72FC5365" w14:textId="77777777" w:rsidR="00EB5A81" w:rsidRPr="000748C0" w:rsidRDefault="00EB5A81" w:rsidP="00341985">
            <w:pPr>
              <w:suppressAutoHyphens/>
              <w:autoSpaceDN w:val="0"/>
              <w:jc w:val="both"/>
              <w:textAlignment w:val="baseline"/>
              <w:rPr>
                <w:rFonts w:ascii="Arial" w:eastAsia="Calibri" w:hAnsi="Arial"/>
                <w:i/>
                <w:iCs/>
                <w:rtl/>
                <w:rPrChange w:id="4844" w:author="Meryl Etman" w:date="2020-03-25T10:10:00Z">
                  <w:rPr>
                    <w:rFonts w:ascii="Arial" w:eastAsia="Calibri" w:hAnsi="Arial"/>
                    <w:i/>
                    <w:iCs/>
                    <w:rtl/>
                  </w:rPr>
                </w:rPrChange>
              </w:rPr>
            </w:pPr>
          </w:p>
        </w:tc>
      </w:tr>
      <w:tr w:rsidR="00EB5A81" w:rsidRPr="000748C0" w14:paraId="4FC61960" w14:textId="77777777" w:rsidTr="00341985">
        <w:tc>
          <w:tcPr>
            <w:tcW w:w="662" w:type="dxa"/>
            <w:shd w:val="clear" w:color="auto" w:fill="auto"/>
          </w:tcPr>
          <w:p w14:paraId="1C3A1195" w14:textId="77777777" w:rsidR="00EB5A81" w:rsidRPr="000748C0" w:rsidRDefault="00EB5A81" w:rsidP="00341985">
            <w:pPr>
              <w:suppressAutoHyphens/>
              <w:autoSpaceDN w:val="0"/>
              <w:jc w:val="both"/>
              <w:textAlignment w:val="baseline"/>
              <w:rPr>
                <w:rFonts w:ascii="Arial" w:eastAsia="Calibri" w:hAnsi="Arial"/>
                <w:sz w:val="18"/>
                <w:szCs w:val="24"/>
                <w:rtl/>
                <w:rPrChange w:id="4845" w:author="Meryl Etman" w:date="2020-03-25T10:10:00Z">
                  <w:rPr>
                    <w:rFonts w:ascii="Arial" w:eastAsia="Calibri" w:hAnsi="Arial"/>
                    <w:sz w:val="18"/>
                    <w:szCs w:val="24"/>
                    <w:rtl/>
                  </w:rPr>
                </w:rPrChange>
              </w:rPr>
            </w:pPr>
          </w:p>
        </w:tc>
        <w:tc>
          <w:tcPr>
            <w:tcW w:w="3625" w:type="dxa"/>
            <w:shd w:val="clear" w:color="auto" w:fill="auto"/>
          </w:tcPr>
          <w:p w14:paraId="7AC151C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46" w:author="Meryl Etman" w:date="2020-03-25T10:10:00Z">
                  <w:rPr>
                    <w:rFonts w:ascii="Arial" w:eastAsia="Calibri" w:hAnsi="Arial"/>
                    <w:i/>
                    <w:iCs/>
                    <w:sz w:val="18"/>
                    <w:szCs w:val="24"/>
                    <w:rtl/>
                  </w:rPr>
                </w:rPrChange>
              </w:rPr>
            </w:pPr>
          </w:p>
        </w:tc>
        <w:tc>
          <w:tcPr>
            <w:tcW w:w="847" w:type="dxa"/>
            <w:shd w:val="clear" w:color="auto" w:fill="auto"/>
          </w:tcPr>
          <w:p w14:paraId="656A1DAC" w14:textId="77777777" w:rsidR="00EB5A81" w:rsidRPr="000748C0" w:rsidRDefault="00EB5A81" w:rsidP="00341985">
            <w:pPr>
              <w:suppressAutoHyphens/>
              <w:autoSpaceDN w:val="0"/>
              <w:jc w:val="both"/>
              <w:textAlignment w:val="baseline"/>
              <w:rPr>
                <w:rFonts w:ascii="Arial" w:eastAsia="Calibri" w:hAnsi="Arial"/>
                <w:sz w:val="18"/>
                <w:szCs w:val="24"/>
                <w:rtl/>
                <w:rPrChange w:id="4847" w:author="Meryl Etman" w:date="2020-03-25T10:10:00Z">
                  <w:rPr>
                    <w:rFonts w:ascii="Arial" w:eastAsia="Calibri" w:hAnsi="Arial"/>
                    <w:sz w:val="18"/>
                    <w:szCs w:val="24"/>
                    <w:rtl/>
                  </w:rPr>
                </w:rPrChange>
              </w:rPr>
            </w:pPr>
          </w:p>
        </w:tc>
        <w:tc>
          <w:tcPr>
            <w:tcW w:w="4494" w:type="dxa"/>
            <w:shd w:val="clear" w:color="auto" w:fill="auto"/>
            <w:tcMar>
              <w:top w:w="28" w:type="dxa"/>
            </w:tcMar>
          </w:tcPr>
          <w:p w14:paraId="3301311E" w14:textId="77777777" w:rsidR="00EB5A81" w:rsidRPr="000748C0" w:rsidRDefault="00EB5A81" w:rsidP="00341985">
            <w:pPr>
              <w:suppressAutoHyphens/>
              <w:autoSpaceDN w:val="0"/>
              <w:jc w:val="both"/>
              <w:textAlignment w:val="baseline"/>
              <w:rPr>
                <w:rFonts w:ascii="Arial" w:eastAsia="Calibri" w:hAnsi="Arial"/>
                <w:i/>
                <w:iCs/>
                <w:rtl/>
                <w:rPrChange w:id="4848" w:author="Meryl Etman" w:date="2020-03-25T10:10:00Z">
                  <w:rPr>
                    <w:rFonts w:ascii="Arial" w:eastAsia="Calibri" w:hAnsi="Arial"/>
                    <w:i/>
                    <w:iCs/>
                    <w:rtl/>
                  </w:rPr>
                </w:rPrChange>
              </w:rPr>
            </w:pPr>
          </w:p>
        </w:tc>
      </w:tr>
      <w:tr w:rsidR="00EB5A81" w:rsidRPr="000748C0" w14:paraId="3510916A" w14:textId="77777777" w:rsidTr="00341985">
        <w:tc>
          <w:tcPr>
            <w:tcW w:w="662" w:type="dxa"/>
            <w:shd w:val="clear" w:color="auto" w:fill="auto"/>
          </w:tcPr>
          <w:p w14:paraId="7DC84AAB" w14:textId="77777777" w:rsidR="00EB5A81" w:rsidRPr="000748C0" w:rsidRDefault="00EB5A81" w:rsidP="00341985">
            <w:pPr>
              <w:suppressAutoHyphens/>
              <w:autoSpaceDN w:val="0"/>
              <w:jc w:val="both"/>
              <w:textAlignment w:val="baseline"/>
              <w:rPr>
                <w:rFonts w:ascii="Arial" w:eastAsia="Calibri" w:hAnsi="Arial"/>
                <w:sz w:val="18"/>
                <w:szCs w:val="24"/>
                <w:rtl/>
                <w:rPrChange w:id="4849" w:author="Meryl Etman" w:date="2020-03-25T10:10:00Z">
                  <w:rPr>
                    <w:rFonts w:ascii="Arial" w:eastAsia="Calibri" w:hAnsi="Arial"/>
                    <w:sz w:val="18"/>
                    <w:szCs w:val="24"/>
                    <w:rtl/>
                  </w:rPr>
                </w:rPrChange>
              </w:rPr>
            </w:pPr>
          </w:p>
        </w:tc>
        <w:tc>
          <w:tcPr>
            <w:tcW w:w="3625" w:type="dxa"/>
            <w:shd w:val="clear" w:color="auto" w:fill="auto"/>
          </w:tcPr>
          <w:p w14:paraId="07E5775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850" w:author="Meryl Etman" w:date="2020-03-25T10:10:00Z">
                  <w:rPr>
                    <w:rFonts w:ascii="Arial" w:eastAsia="Calibri" w:hAnsi="Arial"/>
                    <w:i/>
                    <w:iCs/>
                    <w:sz w:val="18"/>
                    <w:szCs w:val="24"/>
                    <w:rtl/>
                  </w:rPr>
                </w:rPrChange>
              </w:rPr>
            </w:pPr>
          </w:p>
        </w:tc>
        <w:tc>
          <w:tcPr>
            <w:tcW w:w="847" w:type="dxa"/>
            <w:shd w:val="clear" w:color="auto" w:fill="auto"/>
          </w:tcPr>
          <w:p w14:paraId="091EEED7" w14:textId="77777777" w:rsidR="00EB5A81" w:rsidRPr="000748C0" w:rsidRDefault="00EB5A81" w:rsidP="00341985">
            <w:pPr>
              <w:suppressAutoHyphens/>
              <w:autoSpaceDN w:val="0"/>
              <w:jc w:val="both"/>
              <w:textAlignment w:val="baseline"/>
              <w:rPr>
                <w:rFonts w:ascii="Arial" w:eastAsia="Calibri" w:hAnsi="Arial"/>
                <w:sz w:val="18"/>
                <w:szCs w:val="24"/>
                <w:rtl/>
                <w:rPrChange w:id="4851" w:author="Meryl Etman" w:date="2020-03-25T10:10:00Z">
                  <w:rPr>
                    <w:rFonts w:ascii="Arial" w:eastAsia="Calibri" w:hAnsi="Arial"/>
                    <w:sz w:val="18"/>
                    <w:szCs w:val="24"/>
                    <w:rtl/>
                  </w:rPr>
                </w:rPrChange>
              </w:rPr>
            </w:pPr>
          </w:p>
        </w:tc>
        <w:tc>
          <w:tcPr>
            <w:tcW w:w="4494" w:type="dxa"/>
            <w:shd w:val="clear" w:color="auto" w:fill="auto"/>
            <w:tcMar>
              <w:top w:w="28" w:type="dxa"/>
            </w:tcMar>
          </w:tcPr>
          <w:p w14:paraId="02BD591E" w14:textId="77777777" w:rsidR="00EB5A81" w:rsidRPr="000748C0" w:rsidRDefault="00EB5A81" w:rsidP="00341985">
            <w:pPr>
              <w:suppressAutoHyphens/>
              <w:autoSpaceDN w:val="0"/>
              <w:jc w:val="both"/>
              <w:textAlignment w:val="baseline"/>
              <w:rPr>
                <w:rFonts w:ascii="Arial" w:eastAsia="Calibri" w:hAnsi="Arial"/>
                <w:i/>
                <w:iCs/>
                <w:rtl/>
                <w:rPrChange w:id="4852" w:author="Meryl Etman" w:date="2020-03-25T10:10:00Z">
                  <w:rPr>
                    <w:rFonts w:ascii="Arial" w:eastAsia="Calibri" w:hAnsi="Arial"/>
                    <w:i/>
                    <w:iCs/>
                    <w:rtl/>
                  </w:rPr>
                </w:rPrChange>
              </w:rPr>
            </w:pPr>
          </w:p>
        </w:tc>
      </w:tr>
    </w:tbl>
    <w:p w14:paraId="57A76E38" w14:textId="77777777" w:rsidR="00EB5A81" w:rsidRPr="000748C0" w:rsidRDefault="00EB5A81" w:rsidP="00EB5A81">
      <w:pPr>
        <w:suppressAutoHyphens/>
        <w:autoSpaceDN w:val="0"/>
        <w:jc w:val="both"/>
        <w:textAlignment w:val="baseline"/>
        <w:rPr>
          <w:rFonts w:ascii="Arial" w:eastAsia="Calibri" w:hAnsi="Arial"/>
          <w:i/>
          <w:iCs/>
          <w:rtl/>
          <w:rPrChange w:id="4853" w:author="Meryl Etman" w:date="2020-03-25T10:10:00Z">
            <w:rPr>
              <w:rFonts w:ascii="Arial" w:eastAsia="Calibri" w:hAnsi="Arial"/>
              <w:i/>
              <w:iCs/>
              <w:rtl/>
            </w:rPr>
          </w:rPrChange>
        </w:rPr>
      </w:pPr>
      <w:r w:rsidRPr="000748C0">
        <w:rPr>
          <w:rFonts w:ascii="Arial" w:eastAsia="Calibri" w:hAnsi="Arial" w:hint="cs"/>
          <w:i/>
          <w:iCs/>
          <w:rtl/>
          <w:rPrChange w:id="4854" w:author="Meryl Etman" w:date="2020-03-25T10:10:00Z">
            <w:rPr>
              <w:rFonts w:ascii="Arial" w:eastAsia="Calibri" w:hAnsi="Arial" w:hint="cs"/>
              <w:i/>
              <w:iCs/>
              <w:rtl/>
            </w:rPr>
          </w:rPrChange>
        </w:rPr>
        <w:t>ת=תקין; ש=שיפור; פ=פסול.</w:t>
      </w:r>
    </w:p>
    <w:p w14:paraId="4D3C3B9A"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855" w:author="Meryl Etman" w:date="2020-03-25T10:10:00Z">
            <w:rPr>
              <w:rFonts w:ascii="Arial" w:eastAsia="Calibri" w:hAnsi="Arial"/>
              <w:i/>
              <w:iCs/>
              <w:sz w:val="18"/>
              <w:szCs w:val="24"/>
              <w:rtl/>
            </w:rPr>
          </w:rPrChange>
        </w:rPr>
      </w:pPr>
    </w:p>
    <w:p w14:paraId="1AC753F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856" w:author="Meryl Etman" w:date="2020-03-25T10:10:00Z">
            <w:rPr>
              <w:rFonts w:ascii="Arial" w:eastAsia="Calibri" w:hAnsi="Arial"/>
              <w:i/>
              <w:iCs/>
              <w:sz w:val="18"/>
              <w:szCs w:val="24"/>
              <w:rtl/>
            </w:rPr>
          </w:rPrChange>
        </w:rPr>
      </w:pPr>
    </w:p>
    <w:p w14:paraId="6BEC2BF3"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85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858" w:author="Meryl Etman" w:date="2020-03-25T10:10:00Z">
            <w:rPr>
              <w:rFonts w:ascii="Arial" w:eastAsia="Calibri" w:hAnsi="Arial" w:hint="cs"/>
              <w:i/>
              <w:iCs/>
              <w:sz w:val="18"/>
              <w:szCs w:val="24"/>
              <w:rtl/>
            </w:rPr>
          </w:rPrChange>
        </w:rPr>
        <w:t>הערות</w:t>
      </w:r>
    </w:p>
    <w:p w14:paraId="5E5EFC97"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859"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0748C0" w14:paraId="170A180C" w14:textId="77777777" w:rsidTr="00341985">
        <w:tc>
          <w:tcPr>
            <w:tcW w:w="815" w:type="dxa"/>
            <w:shd w:val="clear" w:color="auto" w:fill="auto"/>
          </w:tcPr>
          <w:p w14:paraId="7D0D1BAC" w14:textId="77777777" w:rsidR="00EB5A81" w:rsidRPr="000748C0" w:rsidRDefault="00EB5A81" w:rsidP="00341985">
            <w:pPr>
              <w:suppressAutoHyphens/>
              <w:autoSpaceDN w:val="0"/>
              <w:textAlignment w:val="baseline"/>
              <w:rPr>
                <w:rFonts w:ascii="Arial" w:eastAsia="Calibri" w:hAnsi="Arial"/>
                <w:b/>
                <w:bCs/>
                <w:sz w:val="16"/>
                <w:rtl/>
                <w:rPrChange w:id="4860" w:author="Meryl Etman" w:date="2020-03-25T10:10:00Z">
                  <w:rPr>
                    <w:rFonts w:ascii="Arial" w:eastAsia="Calibri" w:hAnsi="Arial"/>
                    <w:b/>
                    <w:bCs/>
                    <w:sz w:val="16"/>
                    <w:rtl/>
                  </w:rPr>
                </w:rPrChange>
              </w:rPr>
            </w:pPr>
            <w:r w:rsidRPr="000748C0">
              <w:rPr>
                <w:rFonts w:ascii="Arial" w:eastAsia="Calibri" w:hAnsi="Arial" w:hint="cs"/>
                <w:b/>
                <w:bCs/>
                <w:sz w:val="16"/>
                <w:rtl/>
                <w:rPrChange w:id="4861" w:author="Meryl Etman" w:date="2020-03-25T10:10:00Z">
                  <w:rPr>
                    <w:rFonts w:ascii="Arial" w:eastAsia="Calibri" w:hAnsi="Arial" w:hint="cs"/>
                    <w:b/>
                    <w:bCs/>
                    <w:sz w:val="16"/>
                    <w:rtl/>
                  </w:rPr>
                </w:rPrChange>
              </w:rPr>
              <w:t>תאריך</w:t>
            </w:r>
          </w:p>
        </w:tc>
        <w:tc>
          <w:tcPr>
            <w:tcW w:w="847" w:type="dxa"/>
            <w:shd w:val="clear" w:color="auto" w:fill="auto"/>
          </w:tcPr>
          <w:p w14:paraId="7AEB881F" w14:textId="77777777" w:rsidR="00EB5A81" w:rsidRPr="000748C0" w:rsidRDefault="00EB5A81" w:rsidP="00341985">
            <w:pPr>
              <w:suppressAutoHyphens/>
              <w:autoSpaceDN w:val="0"/>
              <w:textAlignment w:val="baseline"/>
              <w:rPr>
                <w:rFonts w:ascii="Arial" w:eastAsia="Calibri" w:hAnsi="Arial"/>
                <w:b/>
                <w:bCs/>
                <w:sz w:val="16"/>
                <w:rtl/>
                <w:rPrChange w:id="4862" w:author="Meryl Etman" w:date="2020-03-25T10:10:00Z">
                  <w:rPr>
                    <w:rFonts w:ascii="Arial" w:eastAsia="Calibri" w:hAnsi="Arial"/>
                    <w:b/>
                    <w:bCs/>
                    <w:sz w:val="16"/>
                    <w:rtl/>
                  </w:rPr>
                </w:rPrChange>
              </w:rPr>
            </w:pPr>
            <w:r w:rsidRPr="000748C0">
              <w:rPr>
                <w:rFonts w:ascii="Arial" w:eastAsia="Calibri" w:hAnsi="Arial" w:hint="cs"/>
                <w:b/>
                <w:bCs/>
                <w:sz w:val="16"/>
                <w:rtl/>
                <w:rPrChange w:id="4863" w:author="Meryl Etman" w:date="2020-03-25T10:10:00Z">
                  <w:rPr>
                    <w:rFonts w:ascii="Arial" w:eastAsia="Calibri" w:hAnsi="Arial" w:hint="cs"/>
                    <w:b/>
                    <w:bCs/>
                    <w:sz w:val="16"/>
                    <w:rtl/>
                  </w:rPr>
                </w:rPrChange>
              </w:rPr>
              <w:t>סעיף</w:t>
            </w:r>
          </w:p>
        </w:tc>
        <w:tc>
          <w:tcPr>
            <w:tcW w:w="1944" w:type="dxa"/>
            <w:shd w:val="clear" w:color="auto" w:fill="auto"/>
          </w:tcPr>
          <w:p w14:paraId="38D20A2B" w14:textId="77777777" w:rsidR="00EB5A81" w:rsidRPr="000748C0" w:rsidRDefault="00EB5A81" w:rsidP="00341985">
            <w:pPr>
              <w:suppressAutoHyphens/>
              <w:autoSpaceDN w:val="0"/>
              <w:textAlignment w:val="baseline"/>
              <w:rPr>
                <w:rFonts w:ascii="Arial" w:eastAsia="Calibri" w:hAnsi="Arial"/>
                <w:b/>
                <w:bCs/>
                <w:sz w:val="16"/>
                <w:rtl/>
                <w:rPrChange w:id="4864" w:author="Meryl Etman" w:date="2020-03-25T10:10:00Z">
                  <w:rPr>
                    <w:rFonts w:ascii="Arial" w:eastAsia="Calibri" w:hAnsi="Arial"/>
                    <w:b/>
                    <w:bCs/>
                    <w:sz w:val="16"/>
                    <w:rtl/>
                  </w:rPr>
                </w:rPrChange>
              </w:rPr>
            </w:pPr>
            <w:r w:rsidRPr="000748C0">
              <w:rPr>
                <w:rFonts w:ascii="Arial" w:eastAsia="Calibri" w:hAnsi="Arial" w:hint="cs"/>
                <w:b/>
                <w:bCs/>
                <w:sz w:val="16"/>
                <w:rtl/>
                <w:rPrChange w:id="4865" w:author="Meryl Etman" w:date="2020-03-25T10:10:00Z">
                  <w:rPr>
                    <w:rFonts w:ascii="Arial" w:eastAsia="Calibri" w:hAnsi="Arial" w:hint="cs"/>
                    <w:b/>
                    <w:bCs/>
                    <w:sz w:val="16"/>
                    <w:rtl/>
                  </w:rPr>
                </w:rPrChange>
              </w:rPr>
              <w:t>תיאור הליקוי</w:t>
            </w:r>
          </w:p>
        </w:tc>
        <w:tc>
          <w:tcPr>
            <w:tcW w:w="3220" w:type="dxa"/>
            <w:shd w:val="clear" w:color="auto" w:fill="auto"/>
          </w:tcPr>
          <w:p w14:paraId="6CDCE5AA" w14:textId="77777777" w:rsidR="00EB5A81" w:rsidRPr="000748C0" w:rsidRDefault="00EB5A81" w:rsidP="00341985">
            <w:pPr>
              <w:suppressAutoHyphens/>
              <w:autoSpaceDN w:val="0"/>
              <w:textAlignment w:val="baseline"/>
              <w:rPr>
                <w:rFonts w:ascii="Arial" w:eastAsia="Calibri" w:hAnsi="Arial"/>
                <w:b/>
                <w:bCs/>
                <w:sz w:val="16"/>
                <w:rtl/>
                <w:rPrChange w:id="4866" w:author="Meryl Etman" w:date="2020-03-25T10:10:00Z">
                  <w:rPr>
                    <w:rFonts w:ascii="Arial" w:eastAsia="Calibri" w:hAnsi="Arial"/>
                    <w:b/>
                    <w:bCs/>
                    <w:sz w:val="16"/>
                    <w:rtl/>
                  </w:rPr>
                </w:rPrChange>
              </w:rPr>
            </w:pPr>
            <w:r w:rsidRPr="000748C0">
              <w:rPr>
                <w:rFonts w:ascii="Arial" w:eastAsia="Calibri" w:hAnsi="Arial" w:hint="cs"/>
                <w:b/>
                <w:bCs/>
                <w:sz w:val="16"/>
                <w:rtl/>
                <w:rPrChange w:id="4867" w:author="Meryl Etman" w:date="2020-03-25T10:10:00Z">
                  <w:rPr>
                    <w:rFonts w:ascii="Arial" w:eastAsia="Calibri" w:hAnsi="Arial" w:hint="cs"/>
                    <w:b/>
                    <w:bCs/>
                    <w:sz w:val="16"/>
                    <w:rtl/>
                  </w:rPr>
                </w:rPrChange>
              </w:rPr>
              <w:t>הנחיות לתיקון</w:t>
            </w:r>
          </w:p>
        </w:tc>
        <w:tc>
          <w:tcPr>
            <w:tcW w:w="2802" w:type="dxa"/>
            <w:shd w:val="clear" w:color="auto" w:fill="auto"/>
          </w:tcPr>
          <w:p w14:paraId="7163A6FC" w14:textId="77777777" w:rsidR="00EB5A81" w:rsidRPr="000748C0" w:rsidRDefault="00EB5A81" w:rsidP="00341985">
            <w:pPr>
              <w:suppressAutoHyphens/>
              <w:autoSpaceDN w:val="0"/>
              <w:textAlignment w:val="baseline"/>
              <w:rPr>
                <w:rFonts w:ascii="Arial" w:eastAsia="Calibri" w:hAnsi="Arial"/>
                <w:b/>
                <w:bCs/>
                <w:sz w:val="16"/>
                <w:rtl/>
                <w:rPrChange w:id="4868" w:author="Meryl Etman" w:date="2020-03-25T10:10:00Z">
                  <w:rPr>
                    <w:rFonts w:ascii="Arial" w:eastAsia="Calibri" w:hAnsi="Arial"/>
                    <w:b/>
                    <w:bCs/>
                    <w:sz w:val="16"/>
                    <w:rtl/>
                  </w:rPr>
                </w:rPrChange>
              </w:rPr>
            </w:pPr>
            <w:r w:rsidRPr="000748C0">
              <w:rPr>
                <w:rFonts w:ascii="Arial" w:eastAsia="Calibri" w:hAnsi="Arial" w:hint="cs"/>
                <w:b/>
                <w:bCs/>
                <w:sz w:val="16"/>
                <w:rtl/>
                <w:rPrChange w:id="4869" w:author="Meryl Etman" w:date="2020-03-25T10:10:00Z">
                  <w:rPr>
                    <w:rFonts w:ascii="Arial" w:eastAsia="Calibri" w:hAnsi="Arial" w:hint="cs"/>
                    <w:b/>
                    <w:bCs/>
                    <w:sz w:val="16"/>
                    <w:rtl/>
                  </w:rPr>
                </w:rPrChange>
              </w:rPr>
              <w:t>סטאטוס טיפול</w:t>
            </w:r>
          </w:p>
        </w:tc>
      </w:tr>
      <w:tr w:rsidR="00EB5A81" w:rsidRPr="000748C0" w14:paraId="04C8B449" w14:textId="77777777" w:rsidTr="00341985">
        <w:tc>
          <w:tcPr>
            <w:tcW w:w="815" w:type="dxa"/>
            <w:shd w:val="clear" w:color="auto" w:fill="auto"/>
            <w:vAlign w:val="center"/>
          </w:tcPr>
          <w:p w14:paraId="794939A1" w14:textId="77777777" w:rsidR="00EB5A81" w:rsidRPr="000748C0" w:rsidRDefault="00EB5A81" w:rsidP="00341985">
            <w:pPr>
              <w:suppressAutoHyphens/>
              <w:autoSpaceDN w:val="0"/>
              <w:jc w:val="center"/>
              <w:textAlignment w:val="baseline"/>
              <w:rPr>
                <w:rFonts w:ascii="Arial" w:eastAsia="Calibri" w:hAnsi="Arial"/>
                <w:sz w:val="18"/>
                <w:szCs w:val="24"/>
                <w:rtl/>
                <w:rPrChange w:id="4870" w:author="Meryl Etman" w:date="2020-03-25T10:10:00Z">
                  <w:rPr>
                    <w:rFonts w:ascii="Arial" w:eastAsia="Calibri" w:hAnsi="Arial"/>
                    <w:sz w:val="18"/>
                    <w:szCs w:val="24"/>
                    <w:rtl/>
                  </w:rPr>
                </w:rPrChange>
              </w:rPr>
            </w:pPr>
          </w:p>
        </w:tc>
        <w:tc>
          <w:tcPr>
            <w:tcW w:w="847" w:type="dxa"/>
            <w:shd w:val="clear" w:color="auto" w:fill="auto"/>
            <w:vAlign w:val="center"/>
          </w:tcPr>
          <w:p w14:paraId="0934DB50" w14:textId="77777777" w:rsidR="00EB5A81" w:rsidRPr="000748C0" w:rsidRDefault="00EB5A81" w:rsidP="00341985">
            <w:pPr>
              <w:suppressAutoHyphens/>
              <w:autoSpaceDN w:val="0"/>
              <w:textAlignment w:val="baseline"/>
              <w:rPr>
                <w:rFonts w:ascii="Arial" w:eastAsia="Calibri" w:hAnsi="Arial"/>
                <w:sz w:val="18"/>
                <w:szCs w:val="24"/>
                <w:rtl/>
                <w:rPrChange w:id="4871" w:author="Meryl Etman" w:date="2020-03-25T10:10:00Z">
                  <w:rPr>
                    <w:rFonts w:ascii="Arial" w:eastAsia="Calibri" w:hAnsi="Arial"/>
                    <w:sz w:val="18"/>
                    <w:szCs w:val="24"/>
                    <w:rtl/>
                  </w:rPr>
                </w:rPrChange>
              </w:rPr>
            </w:pPr>
          </w:p>
        </w:tc>
        <w:tc>
          <w:tcPr>
            <w:tcW w:w="1944" w:type="dxa"/>
            <w:shd w:val="clear" w:color="auto" w:fill="auto"/>
            <w:vAlign w:val="center"/>
          </w:tcPr>
          <w:p w14:paraId="4BCE4F6C" w14:textId="77777777" w:rsidR="00EB5A81" w:rsidRPr="000748C0" w:rsidRDefault="00EB5A81" w:rsidP="00341985">
            <w:pPr>
              <w:suppressAutoHyphens/>
              <w:autoSpaceDN w:val="0"/>
              <w:textAlignment w:val="baseline"/>
              <w:rPr>
                <w:rFonts w:ascii="Arial" w:eastAsia="Calibri" w:hAnsi="Arial"/>
                <w:sz w:val="14"/>
                <w:rtl/>
                <w:rPrChange w:id="4872" w:author="Meryl Etman" w:date="2020-03-25T10:10:00Z">
                  <w:rPr>
                    <w:rFonts w:ascii="Arial" w:eastAsia="Calibri" w:hAnsi="Arial"/>
                    <w:sz w:val="14"/>
                    <w:rtl/>
                  </w:rPr>
                </w:rPrChange>
              </w:rPr>
            </w:pPr>
          </w:p>
        </w:tc>
        <w:tc>
          <w:tcPr>
            <w:tcW w:w="3220" w:type="dxa"/>
            <w:shd w:val="clear" w:color="auto" w:fill="auto"/>
            <w:vAlign w:val="center"/>
          </w:tcPr>
          <w:p w14:paraId="44C9C763" w14:textId="77777777" w:rsidR="00EB5A81" w:rsidRPr="000748C0" w:rsidRDefault="00EB5A81" w:rsidP="00341985">
            <w:pPr>
              <w:suppressAutoHyphens/>
              <w:autoSpaceDN w:val="0"/>
              <w:textAlignment w:val="baseline"/>
              <w:rPr>
                <w:rFonts w:ascii="Arial" w:eastAsia="Calibri" w:hAnsi="Arial"/>
                <w:sz w:val="14"/>
                <w:rtl/>
                <w:rPrChange w:id="4873" w:author="Meryl Etman" w:date="2020-03-25T10:10:00Z">
                  <w:rPr>
                    <w:rFonts w:ascii="Arial" w:eastAsia="Calibri" w:hAnsi="Arial"/>
                    <w:sz w:val="14"/>
                    <w:rtl/>
                  </w:rPr>
                </w:rPrChange>
              </w:rPr>
            </w:pPr>
          </w:p>
        </w:tc>
        <w:tc>
          <w:tcPr>
            <w:tcW w:w="2802" w:type="dxa"/>
            <w:shd w:val="clear" w:color="auto" w:fill="auto"/>
            <w:vAlign w:val="center"/>
          </w:tcPr>
          <w:p w14:paraId="0BF3030D" w14:textId="77777777" w:rsidR="00EB5A81" w:rsidRPr="000748C0" w:rsidRDefault="00EB5A81" w:rsidP="00341985">
            <w:pPr>
              <w:suppressAutoHyphens/>
              <w:autoSpaceDN w:val="0"/>
              <w:textAlignment w:val="baseline"/>
              <w:rPr>
                <w:rFonts w:ascii="Arial" w:eastAsia="Calibri" w:hAnsi="Arial"/>
                <w:sz w:val="14"/>
                <w:rtl/>
                <w:rPrChange w:id="4874" w:author="Meryl Etman" w:date="2020-03-25T10:10:00Z">
                  <w:rPr>
                    <w:rFonts w:ascii="Arial" w:eastAsia="Calibri" w:hAnsi="Arial"/>
                    <w:sz w:val="14"/>
                    <w:rtl/>
                  </w:rPr>
                </w:rPrChange>
              </w:rPr>
            </w:pPr>
          </w:p>
        </w:tc>
      </w:tr>
      <w:tr w:rsidR="00EB5A81" w:rsidRPr="000748C0" w14:paraId="76009FD8" w14:textId="77777777" w:rsidTr="00341985">
        <w:tc>
          <w:tcPr>
            <w:tcW w:w="815" w:type="dxa"/>
            <w:shd w:val="clear" w:color="auto" w:fill="auto"/>
            <w:vAlign w:val="center"/>
          </w:tcPr>
          <w:p w14:paraId="22B90E97" w14:textId="77777777" w:rsidR="00EB5A81" w:rsidRPr="000748C0" w:rsidRDefault="00EB5A81" w:rsidP="00341985">
            <w:pPr>
              <w:suppressAutoHyphens/>
              <w:autoSpaceDN w:val="0"/>
              <w:jc w:val="center"/>
              <w:textAlignment w:val="baseline"/>
              <w:rPr>
                <w:rFonts w:ascii="Arial" w:eastAsia="Calibri" w:hAnsi="Arial"/>
                <w:sz w:val="18"/>
                <w:szCs w:val="24"/>
                <w:rtl/>
                <w:rPrChange w:id="4875" w:author="Meryl Etman" w:date="2020-03-25T10:10:00Z">
                  <w:rPr>
                    <w:rFonts w:ascii="Arial" w:eastAsia="Calibri" w:hAnsi="Arial"/>
                    <w:sz w:val="18"/>
                    <w:szCs w:val="24"/>
                    <w:rtl/>
                  </w:rPr>
                </w:rPrChange>
              </w:rPr>
            </w:pPr>
          </w:p>
        </w:tc>
        <w:tc>
          <w:tcPr>
            <w:tcW w:w="847" w:type="dxa"/>
            <w:shd w:val="clear" w:color="auto" w:fill="auto"/>
            <w:vAlign w:val="center"/>
          </w:tcPr>
          <w:p w14:paraId="307187EE" w14:textId="77777777" w:rsidR="00EB5A81" w:rsidRPr="000748C0" w:rsidRDefault="00EB5A81" w:rsidP="00341985">
            <w:pPr>
              <w:suppressAutoHyphens/>
              <w:autoSpaceDN w:val="0"/>
              <w:textAlignment w:val="baseline"/>
              <w:rPr>
                <w:rFonts w:ascii="Arial" w:eastAsia="Calibri" w:hAnsi="Arial"/>
                <w:sz w:val="18"/>
                <w:szCs w:val="24"/>
                <w:rtl/>
                <w:rPrChange w:id="4876" w:author="Meryl Etman" w:date="2020-03-25T10:10:00Z">
                  <w:rPr>
                    <w:rFonts w:ascii="Arial" w:eastAsia="Calibri" w:hAnsi="Arial"/>
                    <w:sz w:val="18"/>
                    <w:szCs w:val="24"/>
                    <w:rtl/>
                  </w:rPr>
                </w:rPrChange>
              </w:rPr>
            </w:pPr>
          </w:p>
        </w:tc>
        <w:tc>
          <w:tcPr>
            <w:tcW w:w="1944" w:type="dxa"/>
            <w:shd w:val="clear" w:color="auto" w:fill="auto"/>
            <w:vAlign w:val="center"/>
          </w:tcPr>
          <w:p w14:paraId="0E787D78" w14:textId="77777777" w:rsidR="00EB5A81" w:rsidRPr="000748C0" w:rsidRDefault="00EB5A81" w:rsidP="00341985">
            <w:pPr>
              <w:suppressAutoHyphens/>
              <w:autoSpaceDN w:val="0"/>
              <w:textAlignment w:val="baseline"/>
              <w:rPr>
                <w:rFonts w:ascii="Arial" w:eastAsia="Calibri" w:hAnsi="Arial"/>
                <w:sz w:val="14"/>
                <w:rtl/>
                <w:rPrChange w:id="4877" w:author="Meryl Etman" w:date="2020-03-25T10:10:00Z">
                  <w:rPr>
                    <w:rFonts w:ascii="Arial" w:eastAsia="Calibri" w:hAnsi="Arial"/>
                    <w:sz w:val="14"/>
                    <w:rtl/>
                  </w:rPr>
                </w:rPrChange>
              </w:rPr>
            </w:pPr>
          </w:p>
        </w:tc>
        <w:tc>
          <w:tcPr>
            <w:tcW w:w="3220" w:type="dxa"/>
            <w:shd w:val="clear" w:color="auto" w:fill="auto"/>
            <w:vAlign w:val="center"/>
          </w:tcPr>
          <w:p w14:paraId="3F722D6D" w14:textId="77777777" w:rsidR="00EB5A81" w:rsidRPr="000748C0" w:rsidRDefault="00EB5A81" w:rsidP="00341985">
            <w:pPr>
              <w:suppressAutoHyphens/>
              <w:autoSpaceDN w:val="0"/>
              <w:textAlignment w:val="baseline"/>
              <w:rPr>
                <w:rFonts w:ascii="Arial" w:eastAsia="Calibri" w:hAnsi="Arial"/>
                <w:sz w:val="14"/>
                <w:rtl/>
                <w:rPrChange w:id="4878" w:author="Meryl Etman" w:date="2020-03-25T10:10:00Z">
                  <w:rPr>
                    <w:rFonts w:ascii="Arial" w:eastAsia="Calibri" w:hAnsi="Arial"/>
                    <w:sz w:val="14"/>
                    <w:rtl/>
                  </w:rPr>
                </w:rPrChange>
              </w:rPr>
            </w:pPr>
          </w:p>
        </w:tc>
        <w:tc>
          <w:tcPr>
            <w:tcW w:w="2802" w:type="dxa"/>
            <w:shd w:val="clear" w:color="auto" w:fill="auto"/>
            <w:vAlign w:val="center"/>
          </w:tcPr>
          <w:p w14:paraId="1A45775B" w14:textId="77777777" w:rsidR="00EB5A81" w:rsidRPr="000748C0" w:rsidRDefault="00EB5A81" w:rsidP="00341985">
            <w:pPr>
              <w:suppressAutoHyphens/>
              <w:autoSpaceDN w:val="0"/>
              <w:textAlignment w:val="baseline"/>
              <w:rPr>
                <w:rFonts w:ascii="Arial" w:eastAsia="Calibri" w:hAnsi="Arial"/>
                <w:sz w:val="14"/>
                <w:rtl/>
                <w:rPrChange w:id="4879" w:author="Meryl Etman" w:date="2020-03-25T10:10:00Z">
                  <w:rPr>
                    <w:rFonts w:ascii="Arial" w:eastAsia="Calibri" w:hAnsi="Arial"/>
                    <w:sz w:val="14"/>
                    <w:rtl/>
                  </w:rPr>
                </w:rPrChange>
              </w:rPr>
            </w:pPr>
          </w:p>
        </w:tc>
      </w:tr>
      <w:tr w:rsidR="00EB5A81" w:rsidRPr="000748C0" w14:paraId="4B6CA35D" w14:textId="77777777" w:rsidTr="00341985">
        <w:tc>
          <w:tcPr>
            <w:tcW w:w="815" w:type="dxa"/>
            <w:shd w:val="clear" w:color="auto" w:fill="auto"/>
            <w:vAlign w:val="center"/>
          </w:tcPr>
          <w:p w14:paraId="11010DBE" w14:textId="77777777" w:rsidR="00EB5A81" w:rsidRPr="000748C0" w:rsidRDefault="00EB5A81" w:rsidP="00341985">
            <w:pPr>
              <w:suppressAutoHyphens/>
              <w:autoSpaceDN w:val="0"/>
              <w:jc w:val="center"/>
              <w:textAlignment w:val="baseline"/>
              <w:rPr>
                <w:rFonts w:ascii="Arial" w:eastAsia="Calibri" w:hAnsi="Arial"/>
                <w:sz w:val="18"/>
                <w:szCs w:val="24"/>
                <w:rtl/>
                <w:rPrChange w:id="4880" w:author="Meryl Etman" w:date="2020-03-25T10:10:00Z">
                  <w:rPr>
                    <w:rFonts w:ascii="Arial" w:eastAsia="Calibri" w:hAnsi="Arial"/>
                    <w:sz w:val="18"/>
                    <w:szCs w:val="24"/>
                    <w:rtl/>
                  </w:rPr>
                </w:rPrChange>
              </w:rPr>
            </w:pPr>
          </w:p>
        </w:tc>
        <w:tc>
          <w:tcPr>
            <w:tcW w:w="847" w:type="dxa"/>
            <w:shd w:val="clear" w:color="auto" w:fill="auto"/>
          </w:tcPr>
          <w:p w14:paraId="7078F7A1" w14:textId="77777777" w:rsidR="00EB5A81" w:rsidRPr="000748C0" w:rsidRDefault="00EB5A81" w:rsidP="00341985">
            <w:pPr>
              <w:suppressAutoHyphens/>
              <w:autoSpaceDN w:val="0"/>
              <w:jc w:val="both"/>
              <w:textAlignment w:val="baseline"/>
              <w:rPr>
                <w:rFonts w:ascii="Arial" w:eastAsia="Calibri" w:hAnsi="Arial"/>
                <w:sz w:val="18"/>
                <w:szCs w:val="24"/>
                <w:rtl/>
                <w:rPrChange w:id="4881" w:author="Meryl Etman" w:date="2020-03-25T10:10:00Z">
                  <w:rPr>
                    <w:rFonts w:ascii="Arial" w:eastAsia="Calibri" w:hAnsi="Arial"/>
                    <w:sz w:val="18"/>
                    <w:szCs w:val="24"/>
                    <w:rtl/>
                  </w:rPr>
                </w:rPrChange>
              </w:rPr>
            </w:pPr>
          </w:p>
        </w:tc>
        <w:tc>
          <w:tcPr>
            <w:tcW w:w="1944" w:type="dxa"/>
            <w:shd w:val="clear" w:color="auto" w:fill="auto"/>
            <w:vAlign w:val="center"/>
          </w:tcPr>
          <w:p w14:paraId="6BC0D1DF" w14:textId="77777777" w:rsidR="00EB5A81" w:rsidRPr="000748C0" w:rsidRDefault="00EB5A81" w:rsidP="00341985">
            <w:pPr>
              <w:suppressAutoHyphens/>
              <w:autoSpaceDN w:val="0"/>
              <w:textAlignment w:val="baseline"/>
              <w:rPr>
                <w:rFonts w:ascii="Arial" w:eastAsia="Calibri" w:hAnsi="Arial"/>
                <w:sz w:val="14"/>
                <w:rtl/>
                <w:rPrChange w:id="4882" w:author="Meryl Etman" w:date="2020-03-25T10:10:00Z">
                  <w:rPr>
                    <w:rFonts w:ascii="Arial" w:eastAsia="Calibri" w:hAnsi="Arial"/>
                    <w:sz w:val="14"/>
                    <w:rtl/>
                  </w:rPr>
                </w:rPrChange>
              </w:rPr>
            </w:pPr>
          </w:p>
        </w:tc>
        <w:tc>
          <w:tcPr>
            <w:tcW w:w="3220" w:type="dxa"/>
            <w:shd w:val="clear" w:color="auto" w:fill="auto"/>
            <w:vAlign w:val="center"/>
          </w:tcPr>
          <w:p w14:paraId="5F4057EA" w14:textId="77777777" w:rsidR="00EB5A81" w:rsidRPr="000748C0" w:rsidRDefault="00EB5A81" w:rsidP="00341985">
            <w:pPr>
              <w:suppressAutoHyphens/>
              <w:autoSpaceDN w:val="0"/>
              <w:textAlignment w:val="baseline"/>
              <w:rPr>
                <w:rFonts w:ascii="Arial" w:eastAsia="Calibri" w:hAnsi="Arial"/>
                <w:sz w:val="14"/>
                <w:rtl/>
                <w:rPrChange w:id="4883" w:author="Meryl Etman" w:date="2020-03-25T10:10:00Z">
                  <w:rPr>
                    <w:rFonts w:ascii="Arial" w:eastAsia="Calibri" w:hAnsi="Arial"/>
                    <w:sz w:val="14"/>
                    <w:rtl/>
                  </w:rPr>
                </w:rPrChange>
              </w:rPr>
            </w:pPr>
          </w:p>
        </w:tc>
        <w:tc>
          <w:tcPr>
            <w:tcW w:w="2802" w:type="dxa"/>
            <w:shd w:val="clear" w:color="auto" w:fill="auto"/>
            <w:vAlign w:val="center"/>
          </w:tcPr>
          <w:p w14:paraId="4279883F" w14:textId="77777777" w:rsidR="00EB5A81" w:rsidRPr="000748C0" w:rsidRDefault="00EB5A81" w:rsidP="00341985">
            <w:pPr>
              <w:suppressAutoHyphens/>
              <w:autoSpaceDN w:val="0"/>
              <w:textAlignment w:val="baseline"/>
              <w:rPr>
                <w:rFonts w:ascii="Arial" w:eastAsia="Calibri" w:hAnsi="Arial"/>
                <w:sz w:val="14"/>
                <w:rtl/>
                <w:rPrChange w:id="4884" w:author="Meryl Etman" w:date="2020-03-25T10:10:00Z">
                  <w:rPr>
                    <w:rFonts w:ascii="Arial" w:eastAsia="Calibri" w:hAnsi="Arial"/>
                    <w:sz w:val="14"/>
                    <w:rtl/>
                  </w:rPr>
                </w:rPrChange>
              </w:rPr>
            </w:pPr>
          </w:p>
        </w:tc>
      </w:tr>
      <w:tr w:rsidR="00EB5A81" w:rsidRPr="000748C0" w14:paraId="4BF226A3" w14:textId="77777777" w:rsidTr="00341985">
        <w:tc>
          <w:tcPr>
            <w:tcW w:w="815" w:type="dxa"/>
            <w:shd w:val="clear" w:color="auto" w:fill="auto"/>
            <w:vAlign w:val="center"/>
          </w:tcPr>
          <w:p w14:paraId="21C415C2" w14:textId="77777777" w:rsidR="00EB5A81" w:rsidRPr="000748C0" w:rsidRDefault="00EB5A81" w:rsidP="00341985">
            <w:pPr>
              <w:suppressAutoHyphens/>
              <w:autoSpaceDN w:val="0"/>
              <w:jc w:val="center"/>
              <w:textAlignment w:val="baseline"/>
              <w:rPr>
                <w:rFonts w:ascii="Arial" w:eastAsia="Calibri" w:hAnsi="Arial"/>
                <w:sz w:val="18"/>
                <w:szCs w:val="24"/>
                <w:rtl/>
                <w:rPrChange w:id="4885" w:author="Meryl Etman" w:date="2020-03-25T10:10:00Z">
                  <w:rPr>
                    <w:rFonts w:ascii="Arial" w:eastAsia="Calibri" w:hAnsi="Arial"/>
                    <w:sz w:val="18"/>
                    <w:szCs w:val="24"/>
                    <w:rtl/>
                  </w:rPr>
                </w:rPrChange>
              </w:rPr>
            </w:pPr>
          </w:p>
        </w:tc>
        <w:tc>
          <w:tcPr>
            <w:tcW w:w="847" w:type="dxa"/>
            <w:shd w:val="clear" w:color="auto" w:fill="auto"/>
          </w:tcPr>
          <w:p w14:paraId="7A836753" w14:textId="77777777" w:rsidR="00EB5A81" w:rsidRPr="000748C0" w:rsidRDefault="00EB5A81" w:rsidP="00341985">
            <w:pPr>
              <w:suppressAutoHyphens/>
              <w:autoSpaceDN w:val="0"/>
              <w:jc w:val="both"/>
              <w:textAlignment w:val="baseline"/>
              <w:rPr>
                <w:rFonts w:ascii="Arial" w:eastAsia="Calibri" w:hAnsi="Arial"/>
                <w:sz w:val="18"/>
                <w:szCs w:val="24"/>
                <w:rtl/>
                <w:rPrChange w:id="4886" w:author="Meryl Etman" w:date="2020-03-25T10:10:00Z">
                  <w:rPr>
                    <w:rFonts w:ascii="Arial" w:eastAsia="Calibri" w:hAnsi="Arial"/>
                    <w:sz w:val="18"/>
                    <w:szCs w:val="24"/>
                    <w:rtl/>
                  </w:rPr>
                </w:rPrChange>
              </w:rPr>
            </w:pPr>
          </w:p>
        </w:tc>
        <w:tc>
          <w:tcPr>
            <w:tcW w:w="1944" w:type="dxa"/>
            <w:shd w:val="clear" w:color="auto" w:fill="auto"/>
            <w:vAlign w:val="center"/>
          </w:tcPr>
          <w:p w14:paraId="1E1FCFAB" w14:textId="77777777" w:rsidR="00EB5A81" w:rsidRPr="000748C0" w:rsidRDefault="00EB5A81" w:rsidP="00341985">
            <w:pPr>
              <w:suppressAutoHyphens/>
              <w:autoSpaceDN w:val="0"/>
              <w:textAlignment w:val="baseline"/>
              <w:rPr>
                <w:rFonts w:ascii="Arial" w:eastAsia="Calibri" w:hAnsi="Arial"/>
                <w:sz w:val="14"/>
                <w:rtl/>
                <w:rPrChange w:id="4887" w:author="Meryl Etman" w:date="2020-03-25T10:10:00Z">
                  <w:rPr>
                    <w:rFonts w:ascii="Arial" w:eastAsia="Calibri" w:hAnsi="Arial"/>
                    <w:sz w:val="14"/>
                    <w:rtl/>
                  </w:rPr>
                </w:rPrChange>
              </w:rPr>
            </w:pPr>
          </w:p>
        </w:tc>
        <w:tc>
          <w:tcPr>
            <w:tcW w:w="3220" w:type="dxa"/>
            <w:shd w:val="clear" w:color="auto" w:fill="auto"/>
            <w:vAlign w:val="center"/>
          </w:tcPr>
          <w:p w14:paraId="456E97FB" w14:textId="77777777" w:rsidR="00EB5A81" w:rsidRPr="000748C0" w:rsidRDefault="00EB5A81" w:rsidP="00341985">
            <w:pPr>
              <w:suppressAutoHyphens/>
              <w:autoSpaceDN w:val="0"/>
              <w:textAlignment w:val="baseline"/>
              <w:rPr>
                <w:rFonts w:ascii="Arial" w:eastAsia="Calibri" w:hAnsi="Arial"/>
                <w:sz w:val="14"/>
                <w:rtl/>
                <w:rPrChange w:id="4888" w:author="Meryl Etman" w:date="2020-03-25T10:10:00Z">
                  <w:rPr>
                    <w:rFonts w:ascii="Arial" w:eastAsia="Calibri" w:hAnsi="Arial"/>
                    <w:sz w:val="14"/>
                    <w:rtl/>
                  </w:rPr>
                </w:rPrChange>
              </w:rPr>
            </w:pPr>
          </w:p>
        </w:tc>
        <w:tc>
          <w:tcPr>
            <w:tcW w:w="2802" w:type="dxa"/>
            <w:shd w:val="clear" w:color="auto" w:fill="auto"/>
            <w:vAlign w:val="center"/>
          </w:tcPr>
          <w:p w14:paraId="3EC94F40" w14:textId="77777777" w:rsidR="00EB5A81" w:rsidRPr="000748C0" w:rsidRDefault="00EB5A81" w:rsidP="00341985">
            <w:pPr>
              <w:suppressAutoHyphens/>
              <w:autoSpaceDN w:val="0"/>
              <w:textAlignment w:val="baseline"/>
              <w:rPr>
                <w:rFonts w:ascii="Arial" w:eastAsia="Calibri" w:hAnsi="Arial"/>
                <w:sz w:val="14"/>
                <w:rtl/>
                <w:rPrChange w:id="4889" w:author="Meryl Etman" w:date="2020-03-25T10:10:00Z">
                  <w:rPr>
                    <w:rFonts w:ascii="Arial" w:eastAsia="Calibri" w:hAnsi="Arial"/>
                    <w:sz w:val="14"/>
                    <w:rtl/>
                  </w:rPr>
                </w:rPrChange>
              </w:rPr>
            </w:pPr>
          </w:p>
        </w:tc>
      </w:tr>
      <w:tr w:rsidR="00EB5A81" w:rsidRPr="000748C0" w14:paraId="407FC3BE" w14:textId="77777777" w:rsidTr="00341985">
        <w:tc>
          <w:tcPr>
            <w:tcW w:w="815" w:type="dxa"/>
            <w:shd w:val="clear" w:color="auto" w:fill="auto"/>
            <w:vAlign w:val="center"/>
          </w:tcPr>
          <w:p w14:paraId="23C113A2" w14:textId="77777777" w:rsidR="00EB5A81" w:rsidRPr="000748C0" w:rsidRDefault="00EB5A81" w:rsidP="00341985">
            <w:pPr>
              <w:suppressAutoHyphens/>
              <w:autoSpaceDN w:val="0"/>
              <w:jc w:val="center"/>
              <w:textAlignment w:val="baseline"/>
              <w:rPr>
                <w:rFonts w:ascii="Arial" w:eastAsia="Calibri" w:hAnsi="Arial"/>
                <w:sz w:val="18"/>
                <w:szCs w:val="24"/>
                <w:rtl/>
                <w:rPrChange w:id="4890" w:author="Meryl Etman" w:date="2020-03-25T10:10:00Z">
                  <w:rPr>
                    <w:rFonts w:ascii="Arial" w:eastAsia="Calibri" w:hAnsi="Arial"/>
                    <w:sz w:val="18"/>
                    <w:szCs w:val="24"/>
                    <w:rtl/>
                  </w:rPr>
                </w:rPrChange>
              </w:rPr>
            </w:pPr>
          </w:p>
        </w:tc>
        <w:tc>
          <w:tcPr>
            <w:tcW w:w="847" w:type="dxa"/>
            <w:shd w:val="clear" w:color="auto" w:fill="auto"/>
          </w:tcPr>
          <w:p w14:paraId="411AEE37" w14:textId="77777777" w:rsidR="00EB5A81" w:rsidRPr="000748C0" w:rsidRDefault="00EB5A81" w:rsidP="00341985">
            <w:pPr>
              <w:suppressAutoHyphens/>
              <w:autoSpaceDN w:val="0"/>
              <w:jc w:val="both"/>
              <w:textAlignment w:val="baseline"/>
              <w:rPr>
                <w:rFonts w:ascii="Arial" w:eastAsia="Calibri" w:hAnsi="Arial"/>
                <w:sz w:val="18"/>
                <w:szCs w:val="24"/>
                <w:rtl/>
                <w:rPrChange w:id="4891" w:author="Meryl Etman" w:date="2020-03-25T10:10:00Z">
                  <w:rPr>
                    <w:rFonts w:ascii="Arial" w:eastAsia="Calibri" w:hAnsi="Arial"/>
                    <w:sz w:val="18"/>
                    <w:szCs w:val="24"/>
                    <w:rtl/>
                  </w:rPr>
                </w:rPrChange>
              </w:rPr>
            </w:pPr>
          </w:p>
        </w:tc>
        <w:tc>
          <w:tcPr>
            <w:tcW w:w="1944" w:type="dxa"/>
            <w:shd w:val="clear" w:color="auto" w:fill="auto"/>
            <w:vAlign w:val="center"/>
          </w:tcPr>
          <w:p w14:paraId="41318EF2" w14:textId="77777777" w:rsidR="00EB5A81" w:rsidRPr="000748C0" w:rsidRDefault="00EB5A81" w:rsidP="00341985">
            <w:pPr>
              <w:suppressAutoHyphens/>
              <w:autoSpaceDN w:val="0"/>
              <w:textAlignment w:val="baseline"/>
              <w:rPr>
                <w:rFonts w:ascii="Arial" w:eastAsia="Calibri" w:hAnsi="Arial"/>
                <w:sz w:val="14"/>
                <w:rtl/>
                <w:rPrChange w:id="4892" w:author="Meryl Etman" w:date="2020-03-25T10:10:00Z">
                  <w:rPr>
                    <w:rFonts w:ascii="Arial" w:eastAsia="Calibri" w:hAnsi="Arial"/>
                    <w:sz w:val="14"/>
                    <w:rtl/>
                  </w:rPr>
                </w:rPrChange>
              </w:rPr>
            </w:pPr>
          </w:p>
        </w:tc>
        <w:tc>
          <w:tcPr>
            <w:tcW w:w="3220" w:type="dxa"/>
            <w:shd w:val="clear" w:color="auto" w:fill="auto"/>
            <w:vAlign w:val="center"/>
          </w:tcPr>
          <w:p w14:paraId="2545A106" w14:textId="77777777" w:rsidR="00EB5A81" w:rsidRPr="000748C0" w:rsidRDefault="00EB5A81" w:rsidP="00341985">
            <w:pPr>
              <w:suppressAutoHyphens/>
              <w:autoSpaceDN w:val="0"/>
              <w:textAlignment w:val="baseline"/>
              <w:rPr>
                <w:rFonts w:ascii="Arial" w:eastAsia="Calibri" w:hAnsi="Arial"/>
                <w:sz w:val="14"/>
                <w:rtl/>
                <w:rPrChange w:id="4893" w:author="Meryl Etman" w:date="2020-03-25T10:10:00Z">
                  <w:rPr>
                    <w:rFonts w:ascii="Arial" w:eastAsia="Calibri" w:hAnsi="Arial"/>
                    <w:sz w:val="14"/>
                    <w:rtl/>
                  </w:rPr>
                </w:rPrChange>
              </w:rPr>
            </w:pPr>
          </w:p>
        </w:tc>
        <w:tc>
          <w:tcPr>
            <w:tcW w:w="2802" w:type="dxa"/>
            <w:shd w:val="clear" w:color="auto" w:fill="auto"/>
            <w:vAlign w:val="center"/>
          </w:tcPr>
          <w:p w14:paraId="7B3F251D" w14:textId="77777777" w:rsidR="00EB5A81" w:rsidRPr="000748C0" w:rsidRDefault="00EB5A81" w:rsidP="00341985">
            <w:pPr>
              <w:suppressAutoHyphens/>
              <w:autoSpaceDN w:val="0"/>
              <w:textAlignment w:val="baseline"/>
              <w:rPr>
                <w:rFonts w:ascii="Arial" w:eastAsia="Calibri" w:hAnsi="Arial"/>
                <w:sz w:val="14"/>
                <w:rtl/>
                <w:rPrChange w:id="4894" w:author="Meryl Etman" w:date="2020-03-25T10:10:00Z">
                  <w:rPr>
                    <w:rFonts w:ascii="Arial" w:eastAsia="Calibri" w:hAnsi="Arial"/>
                    <w:sz w:val="14"/>
                    <w:rtl/>
                  </w:rPr>
                </w:rPrChange>
              </w:rPr>
            </w:pPr>
          </w:p>
        </w:tc>
      </w:tr>
      <w:tr w:rsidR="00EB5A81" w:rsidRPr="000748C0" w14:paraId="288C707B" w14:textId="77777777" w:rsidTr="00341985">
        <w:tc>
          <w:tcPr>
            <w:tcW w:w="815" w:type="dxa"/>
            <w:shd w:val="clear" w:color="auto" w:fill="auto"/>
            <w:vAlign w:val="center"/>
          </w:tcPr>
          <w:p w14:paraId="008533C2" w14:textId="77777777" w:rsidR="00EB5A81" w:rsidRPr="000748C0" w:rsidRDefault="00EB5A81" w:rsidP="00341985">
            <w:pPr>
              <w:suppressAutoHyphens/>
              <w:autoSpaceDN w:val="0"/>
              <w:jc w:val="center"/>
              <w:textAlignment w:val="baseline"/>
              <w:rPr>
                <w:rFonts w:ascii="Arial" w:eastAsia="Calibri" w:hAnsi="Arial"/>
                <w:sz w:val="18"/>
                <w:szCs w:val="24"/>
                <w:rtl/>
                <w:rPrChange w:id="4895" w:author="Meryl Etman" w:date="2020-03-25T10:10:00Z">
                  <w:rPr>
                    <w:rFonts w:ascii="Arial" w:eastAsia="Calibri" w:hAnsi="Arial"/>
                    <w:sz w:val="18"/>
                    <w:szCs w:val="24"/>
                    <w:rtl/>
                  </w:rPr>
                </w:rPrChange>
              </w:rPr>
            </w:pPr>
          </w:p>
        </w:tc>
        <w:tc>
          <w:tcPr>
            <w:tcW w:w="847" w:type="dxa"/>
            <w:shd w:val="clear" w:color="auto" w:fill="auto"/>
          </w:tcPr>
          <w:p w14:paraId="111F43E4" w14:textId="77777777" w:rsidR="00EB5A81" w:rsidRPr="000748C0" w:rsidRDefault="00EB5A81" w:rsidP="00341985">
            <w:pPr>
              <w:suppressAutoHyphens/>
              <w:autoSpaceDN w:val="0"/>
              <w:jc w:val="both"/>
              <w:textAlignment w:val="baseline"/>
              <w:rPr>
                <w:rFonts w:ascii="Arial" w:eastAsia="Calibri" w:hAnsi="Arial"/>
                <w:sz w:val="18"/>
                <w:szCs w:val="24"/>
                <w:rtl/>
                <w:rPrChange w:id="4896" w:author="Meryl Etman" w:date="2020-03-25T10:10:00Z">
                  <w:rPr>
                    <w:rFonts w:ascii="Arial" w:eastAsia="Calibri" w:hAnsi="Arial"/>
                    <w:sz w:val="18"/>
                    <w:szCs w:val="24"/>
                    <w:rtl/>
                  </w:rPr>
                </w:rPrChange>
              </w:rPr>
            </w:pPr>
          </w:p>
        </w:tc>
        <w:tc>
          <w:tcPr>
            <w:tcW w:w="1944" w:type="dxa"/>
            <w:shd w:val="clear" w:color="auto" w:fill="auto"/>
            <w:vAlign w:val="center"/>
          </w:tcPr>
          <w:p w14:paraId="777C2DF6" w14:textId="77777777" w:rsidR="00EB5A81" w:rsidRPr="000748C0" w:rsidRDefault="00EB5A81" w:rsidP="00341985">
            <w:pPr>
              <w:suppressAutoHyphens/>
              <w:autoSpaceDN w:val="0"/>
              <w:textAlignment w:val="baseline"/>
              <w:rPr>
                <w:rFonts w:ascii="Arial" w:eastAsia="Calibri" w:hAnsi="Arial"/>
                <w:sz w:val="14"/>
                <w:rtl/>
                <w:rPrChange w:id="4897" w:author="Meryl Etman" w:date="2020-03-25T10:10:00Z">
                  <w:rPr>
                    <w:rFonts w:ascii="Arial" w:eastAsia="Calibri" w:hAnsi="Arial"/>
                    <w:sz w:val="14"/>
                    <w:rtl/>
                  </w:rPr>
                </w:rPrChange>
              </w:rPr>
            </w:pPr>
          </w:p>
        </w:tc>
        <w:tc>
          <w:tcPr>
            <w:tcW w:w="3220" w:type="dxa"/>
            <w:shd w:val="clear" w:color="auto" w:fill="auto"/>
            <w:vAlign w:val="center"/>
          </w:tcPr>
          <w:p w14:paraId="71FC1B2E" w14:textId="77777777" w:rsidR="00EB5A81" w:rsidRPr="000748C0" w:rsidRDefault="00EB5A81" w:rsidP="00341985">
            <w:pPr>
              <w:suppressAutoHyphens/>
              <w:autoSpaceDN w:val="0"/>
              <w:textAlignment w:val="baseline"/>
              <w:rPr>
                <w:rFonts w:ascii="Arial" w:eastAsia="Calibri" w:hAnsi="Arial"/>
                <w:sz w:val="14"/>
                <w:rtl/>
                <w:rPrChange w:id="4898" w:author="Meryl Etman" w:date="2020-03-25T10:10:00Z">
                  <w:rPr>
                    <w:rFonts w:ascii="Arial" w:eastAsia="Calibri" w:hAnsi="Arial"/>
                    <w:sz w:val="14"/>
                    <w:rtl/>
                  </w:rPr>
                </w:rPrChange>
              </w:rPr>
            </w:pPr>
          </w:p>
        </w:tc>
        <w:tc>
          <w:tcPr>
            <w:tcW w:w="2802" w:type="dxa"/>
            <w:shd w:val="clear" w:color="auto" w:fill="auto"/>
            <w:vAlign w:val="center"/>
          </w:tcPr>
          <w:p w14:paraId="6FABB004" w14:textId="77777777" w:rsidR="00EB5A81" w:rsidRPr="000748C0" w:rsidRDefault="00EB5A81" w:rsidP="00341985">
            <w:pPr>
              <w:suppressAutoHyphens/>
              <w:autoSpaceDN w:val="0"/>
              <w:textAlignment w:val="baseline"/>
              <w:rPr>
                <w:rFonts w:ascii="Arial" w:eastAsia="Calibri" w:hAnsi="Arial"/>
                <w:sz w:val="14"/>
                <w:rtl/>
                <w:rPrChange w:id="4899" w:author="Meryl Etman" w:date="2020-03-25T10:10:00Z">
                  <w:rPr>
                    <w:rFonts w:ascii="Arial" w:eastAsia="Calibri" w:hAnsi="Arial"/>
                    <w:sz w:val="14"/>
                    <w:rtl/>
                  </w:rPr>
                </w:rPrChange>
              </w:rPr>
            </w:pPr>
          </w:p>
        </w:tc>
      </w:tr>
    </w:tbl>
    <w:p w14:paraId="2EC3EF3C" w14:textId="77777777" w:rsidR="00EB5A81" w:rsidRPr="000748C0" w:rsidRDefault="00EB5A81" w:rsidP="00EB5A81">
      <w:pPr>
        <w:suppressAutoHyphens/>
        <w:autoSpaceDN w:val="0"/>
        <w:jc w:val="both"/>
        <w:textAlignment w:val="baseline"/>
        <w:rPr>
          <w:rFonts w:ascii="Arial" w:eastAsia="Calibri" w:hAnsi="Arial"/>
          <w:sz w:val="18"/>
          <w:szCs w:val="24"/>
          <w:rPrChange w:id="4900" w:author="Meryl Etman" w:date="2020-03-25T10:10:00Z">
            <w:rPr>
              <w:rFonts w:ascii="Arial" w:eastAsia="Calibri" w:hAnsi="Arial"/>
              <w:sz w:val="18"/>
              <w:szCs w:val="24"/>
            </w:rPr>
          </w:rPrChange>
        </w:rPr>
      </w:pPr>
    </w:p>
    <w:p w14:paraId="2DBD8E64" w14:textId="77777777" w:rsidR="00EB5A81" w:rsidRPr="000748C0" w:rsidRDefault="00EB5A81" w:rsidP="00EB5A81">
      <w:pPr>
        <w:suppressAutoHyphens/>
        <w:autoSpaceDN w:val="0"/>
        <w:jc w:val="both"/>
        <w:textAlignment w:val="baseline"/>
        <w:rPr>
          <w:rFonts w:ascii="Arial" w:eastAsia="Calibri" w:hAnsi="Arial"/>
          <w:sz w:val="18"/>
          <w:szCs w:val="24"/>
          <w:rPrChange w:id="4901" w:author="Meryl Etman" w:date="2020-03-25T10:10:00Z">
            <w:rPr>
              <w:rFonts w:ascii="Arial" w:eastAsia="Calibri" w:hAnsi="Arial"/>
              <w:sz w:val="18"/>
              <w:szCs w:val="24"/>
            </w:rPr>
          </w:rPrChange>
        </w:rPr>
      </w:pPr>
      <w:r w:rsidRPr="000748C0">
        <w:rPr>
          <w:rFonts w:ascii="Arial" w:eastAsia="Calibri" w:hAnsi="Arial" w:hint="cs"/>
          <w:sz w:val="18"/>
          <w:szCs w:val="24"/>
          <w:rtl/>
          <w:rPrChange w:id="4902" w:author="Meryl Etman" w:date="2020-03-25T10:10:00Z">
            <w:rPr>
              <w:rFonts w:ascii="Arial" w:eastAsia="Calibri" w:hAnsi="Arial" w:hint="cs"/>
              <w:sz w:val="18"/>
              <w:szCs w:val="24"/>
              <w:rtl/>
            </w:rPr>
          </w:rPrChange>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0748C0" w14:paraId="3E741A2E" w14:textId="77777777" w:rsidTr="00603F1E">
        <w:trPr>
          <w:trHeight w:val="1672"/>
        </w:trPr>
        <w:tc>
          <w:tcPr>
            <w:tcW w:w="1418" w:type="dxa"/>
            <w:shd w:val="clear" w:color="auto" w:fill="auto"/>
            <w:tcMar>
              <w:left w:w="0" w:type="dxa"/>
              <w:right w:w="0" w:type="dxa"/>
            </w:tcMar>
          </w:tcPr>
          <w:p w14:paraId="5C0C51A4" w14:textId="77777777" w:rsidR="00EB5A81" w:rsidRPr="000748C0" w:rsidRDefault="00EB5A81" w:rsidP="00341985">
            <w:pPr>
              <w:suppressAutoHyphens/>
              <w:autoSpaceDN w:val="0"/>
              <w:jc w:val="both"/>
              <w:textAlignment w:val="baseline"/>
              <w:rPr>
                <w:rFonts w:ascii="Arial" w:eastAsia="Calibri" w:hAnsi="Arial"/>
                <w:sz w:val="18"/>
                <w:szCs w:val="24"/>
                <w:rtl/>
                <w:rPrChange w:id="4903"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FA4ED13" w14:textId="77777777" w:rsidR="00EB5A81" w:rsidRPr="000748C0" w:rsidRDefault="00EB5A81" w:rsidP="00341985">
            <w:pPr>
              <w:suppressAutoHyphens/>
              <w:autoSpaceDN w:val="0"/>
              <w:jc w:val="both"/>
              <w:textAlignment w:val="baseline"/>
              <w:rPr>
                <w:rFonts w:ascii="Arial" w:eastAsia="Calibri" w:hAnsi="Arial"/>
                <w:sz w:val="18"/>
                <w:szCs w:val="24"/>
                <w:rtl/>
                <w:rPrChange w:id="4904"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527CC57" w14:textId="77777777" w:rsidR="00EB5A81" w:rsidRPr="000748C0" w:rsidRDefault="00EB5A81" w:rsidP="00341985">
            <w:pPr>
              <w:suppressAutoHyphens/>
              <w:autoSpaceDN w:val="0"/>
              <w:jc w:val="both"/>
              <w:textAlignment w:val="baseline"/>
              <w:rPr>
                <w:rFonts w:ascii="Arial" w:eastAsia="Calibri" w:hAnsi="Arial"/>
                <w:sz w:val="18"/>
                <w:szCs w:val="24"/>
                <w:rtl/>
                <w:rPrChange w:id="490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72D708A8" w14:textId="77777777" w:rsidR="00EB5A81" w:rsidRPr="000748C0" w:rsidRDefault="00EB5A81" w:rsidP="00341985">
            <w:pPr>
              <w:suppressAutoHyphens/>
              <w:autoSpaceDN w:val="0"/>
              <w:jc w:val="both"/>
              <w:textAlignment w:val="baseline"/>
              <w:rPr>
                <w:rFonts w:ascii="Arial" w:eastAsia="Calibri" w:hAnsi="Arial"/>
                <w:sz w:val="18"/>
                <w:szCs w:val="24"/>
                <w:rtl/>
                <w:rPrChange w:id="4906" w:author="Meryl Etman" w:date="2020-03-25T10:10:00Z">
                  <w:rPr>
                    <w:rFonts w:ascii="Arial" w:eastAsia="Calibri" w:hAnsi="Arial"/>
                    <w:sz w:val="18"/>
                    <w:szCs w:val="24"/>
                    <w:rtl/>
                  </w:rPr>
                </w:rPrChange>
              </w:rPr>
            </w:pPr>
          </w:p>
        </w:tc>
      </w:tr>
    </w:tbl>
    <w:p w14:paraId="071D2803" w14:textId="77777777" w:rsidR="00EB5A81" w:rsidRPr="000748C0" w:rsidRDefault="00EB5A81" w:rsidP="00EB5A81">
      <w:pPr>
        <w:spacing w:before="120" w:line="360" w:lineRule="auto"/>
        <w:rPr>
          <w:szCs w:val="24"/>
          <w:rtl/>
          <w:rPrChange w:id="4907" w:author="Meryl Etman" w:date="2020-03-25T10:10:00Z">
            <w:rPr>
              <w:szCs w:val="24"/>
              <w:rtl/>
            </w:rPr>
          </w:rPrChange>
        </w:rPr>
      </w:pPr>
      <w:r w:rsidRPr="000748C0">
        <w:rPr>
          <w:rFonts w:hint="cs"/>
          <w:noProof/>
          <w:szCs w:val="24"/>
          <w:rtl/>
          <w:rPrChange w:id="4908" w:author="Meryl Etman" w:date="2020-03-25T10:10:00Z">
            <w:rPr>
              <w:rFonts w:hint="cs"/>
              <w:noProof/>
              <w:szCs w:val="24"/>
              <w:rtl/>
            </w:rPr>
          </w:rPrChange>
        </w:rPr>
        <w:t>*</w:t>
      </w:r>
      <w:r w:rsidRPr="000748C0">
        <w:rPr>
          <w:rFonts w:hint="cs"/>
          <w:noProof/>
          <w:rtl/>
          <w:rPrChange w:id="4909" w:author="Meryl Etman" w:date="2020-03-25T10:10:00Z">
            <w:rPr>
              <w:rFonts w:hint="cs"/>
              <w:noProof/>
              <w:rtl/>
            </w:rPr>
          </w:rPrChange>
        </w:rPr>
        <w:t>מבצע הסיור יתאים את סעיפי הבדיקה לסוג העבודה ו/או לסוג המבנה בהתאם לצורך.</w:t>
      </w:r>
    </w:p>
    <w:p w14:paraId="0494B1A4" w14:textId="77777777" w:rsidR="00EB5A81" w:rsidRPr="000748C0" w:rsidRDefault="00EB5A81" w:rsidP="00EB5A81">
      <w:pPr>
        <w:spacing w:after="40"/>
        <w:rPr>
          <w:rFonts w:ascii="Arial" w:eastAsia="Calibri" w:hAnsi="Arial"/>
          <w:sz w:val="18"/>
          <w:szCs w:val="24"/>
          <w:rPrChange w:id="4910" w:author="Meryl Etman" w:date="2020-03-25T10:10:00Z">
            <w:rPr>
              <w:rFonts w:ascii="Arial" w:eastAsia="Calibri" w:hAnsi="Arial"/>
              <w:sz w:val="18"/>
              <w:szCs w:val="24"/>
            </w:rPr>
          </w:rPrChange>
        </w:rPr>
      </w:pPr>
      <w:r w:rsidRPr="000748C0">
        <w:rPr>
          <w:szCs w:val="24"/>
          <w:rtl/>
          <w:rPrChange w:id="4911" w:author="Meryl Etman" w:date="2020-03-25T10:10:00Z">
            <w:rPr>
              <w:szCs w:val="24"/>
              <w:rtl/>
            </w:rPr>
          </w:rPrChange>
        </w:rPr>
        <w:br w:type="page"/>
      </w:r>
      <w:r w:rsidRPr="000748C0">
        <w:rPr>
          <w:rFonts w:ascii="Arial" w:eastAsia="Calibri" w:hAnsi="Arial" w:hint="cs"/>
          <w:b/>
          <w:bCs/>
          <w:sz w:val="26"/>
          <w:szCs w:val="26"/>
          <w:rtl/>
          <w:rPrChange w:id="4912" w:author="Meryl Etman" w:date="2020-03-25T10:10:00Z">
            <w:rPr>
              <w:rFonts w:ascii="Arial" w:eastAsia="Calibri" w:hAnsi="Arial" w:hint="cs"/>
              <w:b/>
              <w:bCs/>
              <w:sz w:val="26"/>
              <w:szCs w:val="26"/>
              <w:rtl/>
            </w:rPr>
          </w:rPrChange>
        </w:rPr>
        <w:lastRenderedPageBreak/>
        <w:t>רשימת תיוג:  עבודות אינסטלציה</w:t>
      </w:r>
      <w:r w:rsidRPr="000748C0">
        <w:rPr>
          <w:rFonts w:ascii="Arial" w:eastAsia="Calibri" w:hAnsi="Arial" w:hint="cs"/>
          <w:sz w:val="18"/>
          <w:szCs w:val="24"/>
          <w:rtl/>
          <w:rPrChange w:id="491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5"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6"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4919" w:author="Meryl Etman" w:date="2020-03-25T10:10:00Z">
            <w:rPr>
              <w:rFonts w:ascii="Arial" w:eastAsia="Calibri" w:hAnsi="Arial" w:hint="cs"/>
              <w:sz w:val="18"/>
              <w:szCs w:val="24"/>
              <w:rtl/>
            </w:rPr>
          </w:rPrChange>
        </w:rPr>
        <w:tab/>
        <w:t>מס'</w:t>
      </w:r>
      <w:r w:rsidRPr="000748C0">
        <w:rPr>
          <w:rFonts w:ascii="Arial" w:eastAsia="Calibri" w:hAnsi="Arial" w:hint="cs"/>
          <w:sz w:val="18"/>
          <w:szCs w:val="24"/>
          <w:rtl/>
          <w:rPrChange w:id="4920" w:author="Meryl Etman" w:date="2020-03-25T10:10:00Z">
            <w:rPr>
              <w:rFonts w:ascii="Arial" w:eastAsia="Calibri" w:hAnsi="Arial" w:hint="cs"/>
              <w:sz w:val="18"/>
              <w:szCs w:val="24"/>
              <w:rtl/>
            </w:rPr>
          </w:rPrChange>
        </w:rPr>
        <w:tab/>
        <w:t>02/004</w:t>
      </w:r>
    </w:p>
    <w:p w14:paraId="576F9D0B" w14:textId="77777777" w:rsidR="00EB5A81" w:rsidRPr="000748C0" w:rsidRDefault="00EB5A81" w:rsidP="00EB5A81">
      <w:pPr>
        <w:suppressAutoHyphens/>
        <w:autoSpaceDN w:val="0"/>
        <w:spacing w:after="40"/>
        <w:jc w:val="both"/>
        <w:textAlignment w:val="baseline"/>
        <w:rPr>
          <w:rFonts w:ascii="Arial" w:eastAsia="Calibri" w:hAnsi="Arial"/>
          <w:rPrChange w:id="4921"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0748C0" w14:paraId="7255A847" w14:textId="77777777" w:rsidTr="00341985">
        <w:tc>
          <w:tcPr>
            <w:tcW w:w="662" w:type="dxa"/>
            <w:shd w:val="clear" w:color="auto" w:fill="auto"/>
            <w:vAlign w:val="center"/>
          </w:tcPr>
          <w:p w14:paraId="6FE89F3C" w14:textId="77777777" w:rsidR="00EB5A81" w:rsidRPr="000748C0" w:rsidRDefault="00EB5A81" w:rsidP="00341985">
            <w:pPr>
              <w:suppressAutoHyphens/>
              <w:autoSpaceDN w:val="0"/>
              <w:textAlignment w:val="baseline"/>
              <w:rPr>
                <w:rFonts w:ascii="Arial" w:eastAsia="Calibri" w:hAnsi="Arial"/>
                <w:b/>
                <w:bCs/>
                <w:sz w:val="16"/>
                <w:rtl/>
                <w:rPrChange w:id="4922" w:author="Meryl Etman" w:date="2020-03-25T10:10:00Z">
                  <w:rPr>
                    <w:rFonts w:ascii="Arial" w:eastAsia="Calibri" w:hAnsi="Arial"/>
                    <w:b/>
                    <w:bCs/>
                    <w:sz w:val="16"/>
                    <w:rtl/>
                  </w:rPr>
                </w:rPrChange>
              </w:rPr>
            </w:pPr>
          </w:p>
        </w:tc>
        <w:tc>
          <w:tcPr>
            <w:tcW w:w="8966" w:type="dxa"/>
            <w:gridSpan w:val="3"/>
            <w:shd w:val="pct5" w:color="auto" w:fill="auto"/>
            <w:vAlign w:val="center"/>
          </w:tcPr>
          <w:p w14:paraId="4A31C4BF" w14:textId="77777777" w:rsidR="00EB5A81" w:rsidRPr="000748C0" w:rsidRDefault="00EB5A81" w:rsidP="00341985">
            <w:pPr>
              <w:suppressAutoHyphens/>
              <w:autoSpaceDN w:val="0"/>
              <w:textAlignment w:val="baseline"/>
              <w:rPr>
                <w:rFonts w:ascii="Arial" w:eastAsia="Calibri" w:hAnsi="Arial"/>
                <w:b/>
                <w:bCs/>
                <w:sz w:val="16"/>
                <w:rtl/>
                <w:rPrChange w:id="4923" w:author="Meryl Etman" w:date="2020-03-25T10:10:00Z">
                  <w:rPr>
                    <w:rFonts w:ascii="Arial" w:eastAsia="Calibri" w:hAnsi="Arial"/>
                    <w:b/>
                    <w:bCs/>
                    <w:sz w:val="16"/>
                    <w:rtl/>
                  </w:rPr>
                </w:rPrChange>
              </w:rPr>
            </w:pPr>
            <w:r w:rsidRPr="000748C0">
              <w:rPr>
                <w:rFonts w:ascii="Arial" w:eastAsia="Calibri" w:hAnsi="Arial"/>
                <w:b/>
                <w:bCs/>
                <w:sz w:val="16"/>
                <w:rtl/>
                <w:rPrChange w:id="4924" w:author="Meryl Etman" w:date="2020-03-25T10:10:00Z">
                  <w:rPr>
                    <w:rFonts w:ascii="Arial" w:eastAsia="Calibri" w:hAnsi="Arial"/>
                    <w:b/>
                    <w:bCs/>
                    <w:sz w:val="16"/>
                    <w:rtl/>
                  </w:rPr>
                </w:rPrChange>
              </w:rPr>
              <w:t>פרויקט:                                        בניין:                   דירה:</w:t>
            </w:r>
          </w:p>
        </w:tc>
      </w:tr>
      <w:tr w:rsidR="00EB5A81" w:rsidRPr="000748C0" w14:paraId="2650405A" w14:textId="77777777" w:rsidTr="00341985">
        <w:tc>
          <w:tcPr>
            <w:tcW w:w="662" w:type="dxa"/>
            <w:shd w:val="clear" w:color="auto" w:fill="auto"/>
            <w:vAlign w:val="center"/>
          </w:tcPr>
          <w:p w14:paraId="5B25A447" w14:textId="77777777" w:rsidR="00EB5A81" w:rsidRPr="000748C0" w:rsidRDefault="00EB5A81" w:rsidP="00341985">
            <w:pPr>
              <w:suppressAutoHyphens/>
              <w:autoSpaceDN w:val="0"/>
              <w:textAlignment w:val="baseline"/>
              <w:rPr>
                <w:rFonts w:ascii="Arial" w:eastAsia="Calibri" w:hAnsi="Arial"/>
                <w:b/>
                <w:bCs/>
                <w:sz w:val="16"/>
                <w:rtl/>
                <w:rPrChange w:id="4925" w:author="Meryl Etman" w:date="2020-03-25T10:10:00Z">
                  <w:rPr>
                    <w:rFonts w:ascii="Arial" w:eastAsia="Calibri" w:hAnsi="Arial"/>
                    <w:b/>
                    <w:bCs/>
                    <w:sz w:val="16"/>
                    <w:rtl/>
                  </w:rPr>
                </w:rPrChange>
              </w:rPr>
            </w:pPr>
          </w:p>
        </w:tc>
        <w:tc>
          <w:tcPr>
            <w:tcW w:w="8966" w:type="dxa"/>
            <w:gridSpan w:val="3"/>
            <w:shd w:val="clear" w:color="auto" w:fill="auto"/>
            <w:vAlign w:val="center"/>
          </w:tcPr>
          <w:p w14:paraId="4E1C14A1" w14:textId="77777777" w:rsidR="00EB5A81" w:rsidRPr="000748C0" w:rsidRDefault="00EB5A81" w:rsidP="00341985">
            <w:pPr>
              <w:suppressAutoHyphens/>
              <w:autoSpaceDN w:val="0"/>
              <w:textAlignment w:val="baseline"/>
              <w:rPr>
                <w:rFonts w:ascii="Arial" w:eastAsia="Calibri" w:hAnsi="Arial"/>
                <w:b/>
                <w:bCs/>
                <w:sz w:val="16"/>
                <w:rtl/>
                <w:rPrChange w:id="4926" w:author="Meryl Etman" w:date="2020-03-25T10:10:00Z">
                  <w:rPr>
                    <w:rFonts w:ascii="Arial" w:eastAsia="Calibri" w:hAnsi="Arial"/>
                    <w:b/>
                    <w:bCs/>
                    <w:sz w:val="16"/>
                    <w:rtl/>
                  </w:rPr>
                </w:rPrChange>
              </w:rPr>
            </w:pPr>
          </w:p>
        </w:tc>
      </w:tr>
      <w:tr w:rsidR="00EB5A81" w:rsidRPr="000748C0" w14:paraId="174F4731" w14:textId="77777777" w:rsidTr="00341985">
        <w:tc>
          <w:tcPr>
            <w:tcW w:w="662" w:type="dxa"/>
            <w:shd w:val="clear" w:color="auto" w:fill="auto"/>
            <w:vAlign w:val="center"/>
          </w:tcPr>
          <w:p w14:paraId="6FC18AB1" w14:textId="77777777" w:rsidR="00EB5A81" w:rsidRPr="000748C0" w:rsidRDefault="00EB5A81" w:rsidP="00341985">
            <w:pPr>
              <w:suppressAutoHyphens/>
              <w:autoSpaceDN w:val="0"/>
              <w:textAlignment w:val="baseline"/>
              <w:rPr>
                <w:rFonts w:ascii="Arial" w:eastAsia="Calibri" w:hAnsi="Arial"/>
                <w:b/>
                <w:bCs/>
                <w:sz w:val="16"/>
                <w:rtl/>
                <w:rPrChange w:id="4927" w:author="Meryl Etman" w:date="2020-03-25T10:10:00Z">
                  <w:rPr>
                    <w:rFonts w:ascii="Arial" w:eastAsia="Calibri" w:hAnsi="Arial"/>
                    <w:b/>
                    <w:bCs/>
                    <w:sz w:val="16"/>
                    <w:rtl/>
                  </w:rPr>
                </w:rPrChange>
              </w:rPr>
            </w:pPr>
            <w:r w:rsidRPr="000748C0">
              <w:rPr>
                <w:rFonts w:ascii="Arial" w:eastAsia="Calibri" w:hAnsi="Arial" w:hint="cs"/>
                <w:b/>
                <w:bCs/>
                <w:sz w:val="16"/>
                <w:rtl/>
                <w:rPrChange w:id="4928" w:author="Meryl Etman" w:date="2020-03-25T10:10:00Z">
                  <w:rPr>
                    <w:rFonts w:ascii="Arial" w:eastAsia="Calibri" w:hAnsi="Arial" w:hint="cs"/>
                    <w:b/>
                    <w:bCs/>
                    <w:sz w:val="16"/>
                    <w:rtl/>
                  </w:rPr>
                </w:rPrChange>
              </w:rPr>
              <w:t>סעיף</w:t>
            </w:r>
          </w:p>
        </w:tc>
        <w:tc>
          <w:tcPr>
            <w:tcW w:w="3601" w:type="dxa"/>
            <w:shd w:val="clear" w:color="auto" w:fill="auto"/>
            <w:vAlign w:val="center"/>
          </w:tcPr>
          <w:p w14:paraId="6EF2ABDF" w14:textId="77777777" w:rsidR="00EB5A81" w:rsidRPr="000748C0" w:rsidRDefault="00EB5A81" w:rsidP="00341985">
            <w:pPr>
              <w:suppressAutoHyphens/>
              <w:autoSpaceDN w:val="0"/>
              <w:textAlignment w:val="baseline"/>
              <w:rPr>
                <w:rFonts w:ascii="Arial" w:eastAsia="Calibri" w:hAnsi="Arial"/>
                <w:b/>
                <w:bCs/>
                <w:sz w:val="16"/>
                <w:rtl/>
                <w:rPrChange w:id="4929" w:author="Meryl Etman" w:date="2020-03-25T10:10:00Z">
                  <w:rPr>
                    <w:rFonts w:ascii="Arial" w:eastAsia="Calibri" w:hAnsi="Arial"/>
                    <w:b/>
                    <w:bCs/>
                    <w:sz w:val="16"/>
                    <w:rtl/>
                  </w:rPr>
                </w:rPrChange>
              </w:rPr>
            </w:pPr>
            <w:r w:rsidRPr="000748C0">
              <w:rPr>
                <w:rFonts w:ascii="Arial" w:eastAsia="Calibri" w:hAnsi="Arial"/>
                <w:b/>
                <w:bCs/>
                <w:sz w:val="16"/>
                <w:rtl/>
                <w:rPrChange w:id="4930"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4931" w:author="Meryl Etman" w:date="2020-03-25T10:10:00Z">
                  <w:rPr>
                    <w:rFonts w:ascii="Arial" w:eastAsia="Calibri" w:hAnsi="Arial" w:hint="cs"/>
                    <w:b/>
                    <w:bCs/>
                    <w:sz w:val="16"/>
                    <w:rtl/>
                  </w:rPr>
                </w:rPrChange>
              </w:rPr>
              <w:t>*</w:t>
            </w:r>
          </w:p>
        </w:tc>
        <w:tc>
          <w:tcPr>
            <w:tcW w:w="847" w:type="dxa"/>
            <w:shd w:val="clear" w:color="auto" w:fill="auto"/>
            <w:vAlign w:val="center"/>
          </w:tcPr>
          <w:p w14:paraId="6EB888B7" w14:textId="77777777" w:rsidR="00EB5A81" w:rsidRPr="000748C0" w:rsidRDefault="00EB5A81" w:rsidP="00341985">
            <w:pPr>
              <w:suppressAutoHyphens/>
              <w:autoSpaceDN w:val="0"/>
              <w:textAlignment w:val="baseline"/>
              <w:rPr>
                <w:rFonts w:ascii="Arial" w:eastAsia="Calibri" w:hAnsi="Arial"/>
                <w:b/>
                <w:bCs/>
                <w:sz w:val="16"/>
                <w:rtl/>
                <w:rPrChange w:id="4932" w:author="Meryl Etman" w:date="2020-03-25T10:10:00Z">
                  <w:rPr>
                    <w:rFonts w:ascii="Arial" w:eastAsia="Calibri" w:hAnsi="Arial"/>
                    <w:b/>
                    <w:bCs/>
                    <w:sz w:val="16"/>
                    <w:rtl/>
                  </w:rPr>
                </w:rPrChange>
              </w:rPr>
            </w:pPr>
            <w:r w:rsidRPr="000748C0">
              <w:rPr>
                <w:rFonts w:ascii="Arial" w:eastAsia="Calibri" w:hAnsi="Arial" w:hint="cs"/>
                <w:b/>
                <w:bCs/>
                <w:sz w:val="16"/>
                <w:rtl/>
                <w:rPrChange w:id="4933" w:author="Meryl Etman" w:date="2020-03-25T10:10:00Z">
                  <w:rPr>
                    <w:rFonts w:ascii="Arial" w:eastAsia="Calibri" w:hAnsi="Arial" w:hint="cs"/>
                    <w:b/>
                    <w:bCs/>
                    <w:sz w:val="16"/>
                    <w:rtl/>
                  </w:rPr>
                </w:rPrChange>
              </w:rPr>
              <w:t>ת/ש/פ</w:t>
            </w:r>
          </w:p>
        </w:tc>
        <w:tc>
          <w:tcPr>
            <w:tcW w:w="4518" w:type="dxa"/>
            <w:shd w:val="clear" w:color="auto" w:fill="auto"/>
            <w:vAlign w:val="center"/>
          </w:tcPr>
          <w:p w14:paraId="3861B451" w14:textId="77777777" w:rsidR="00EB5A81" w:rsidRPr="000748C0" w:rsidRDefault="00EB5A81" w:rsidP="00341985">
            <w:pPr>
              <w:suppressAutoHyphens/>
              <w:autoSpaceDN w:val="0"/>
              <w:textAlignment w:val="baseline"/>
              <w:rPr>
                <w:rFonts w:ascii="Arial" w:eastAsia="Calibri" w:hAnsi="Arial"/>
                <w:b/>
                <w:bCs/>
                <w:sz w:val="16"/>
                <w:rtl/>
                <w:rPrChange w:id="4934" w:author="Meryl Etman" w:date="2020-03-25T10:10:00Z">
                  <w:rPr>
                    <w:rFonts w:ascii="Arial" w:eastAsia="Calibri" w:hAnsi="Arial"/>
                    <w:b/>
                    <w:bCs/>
                    <w:sz w:val="16"/>
                    <w:rtl/>
                  </w:rPr>
                </w:rPrChange>
              </w:rPr>
            </w:pPr>
            <w:r w:rsidRPr="000748C0">
              <w:rPr>
                <w:rFonts w:ascii="Arial" w:eastAsia="Calibri" w:hAnsi="Arial" w:hint="cs"/>
                <w:b/>
                <w:bCs/>
                <w:sz w:val="16"/>
                <w:rtl/>
                <w:rPrChange w:id="4935" w:author="Meryl Etman" w:date="2020-03-25T10:10:00Z">
                  <w:rPr>
                    <w:rFonts w:ascii="Arial" w:eastAsia="Calibri" w:hAnsi="Arial" w:hint="cs"/>
                    <w:b/>
                    <w:bCs/>
                    <w:sz w:val="16"/>
                    <w:rtl/>
                  </w:rPr>
                </w:rPrChange>
              </w:rPr>
              <w:t>הערות</w:t>
            </w:r>
          </w:p>
        </w:tc>
      </w:tr>
      <w:tr w:rsidR="00EB5A81" w:rsidRPr="000748C0" w14:paraId="327BFD84" w14:textId="77777777" w:rsidTr="00341985">
        <w:tc>
          <w:tcPr>
            <w:tcW w:w="662" w:type="dxa"/>
            <w:shd w:val="clear" w:color="auto" w:fill="auto"/>
          </w:tcPr>
          <w:p w14:paraId="576AEC61" w14:textId="77777777" w:rsidR="00EB5A81" w:rsidRPr="000748C0" w:rsidRDefault="00EB5A81" w:rsidP="00341985">
            <w:pPr>
              <w:suppressAutoHyphens/>
              <w:autoSpaceDN w:val="0"/>
              <w:jc w:val="both"/>
              <w:textAlignment w:val="baseline"/>
              <w:rPr>
                <w:rFonts w:ascii="Arial" w:eastAsia="Calibri" w:hAnsi="Arial"/>
                <w:sz w:val="18"/>
                <w:szCs w:val="24"/>
                <w:rtl/>
                <w:rPrChange w:id="4936" w:author="Meryl Etman" w:date="2020-03-25T10:10:00Z">
                  <w:rPr>
                    <w:rFonts w:ascii="Arial" w:eastAsia="Calibri" w:hAnsi="Arial"/>
                    <w:sz w:val="18"/>
                    <w:szCs w:val="24"/>
                    <w:rtl/>
                  </w:rPr>
                </w:rPrChange>
              </w:rPr>
            </w:pPr>
            <w:r w:rsidRPr="000748C0">
              <w:rPr>
                <w:rFonts w:ascii="Arial" w:eastAsia="Calibri" w:hAnsi="Arial" w:hint="cs"/>
                <w:sz w:val="18"/>
                <w:szCs w:val="24"/>
                <w:rtl/>
                <w:rPrChange w:id="4937" w:author="Meryl Etman" w:date="2020-03-25T10:10:00Z">
                  <w:rPr>
                    <w:rFonts w:ascii="Arial" w:eastAsia="Calibri" w:hAnsi="Arial" w:hint="cs"/>
                    <w:sz w:val="18"/>
                    <w:szCs w:val="24"/>
                    <w:rtl/>
                  </w:rPr>
                </w:rPrChange>
              </w:rPr>
              <w:t>1</w:t>
            </w:r>
          </w:p>
        </w:tc>
        <w:tc>
          <w:tcPr>
            <w:tcW w:w="3601" w:type="dxa"/>
            <w:shd w:val="clear" w:color="auto" w:fill="auto"/>
            <w:tcMar>
              <w:top w:w="28" w:type="dxa"/>
            </w:tcMar>
          </w:tcPr>
          <w:p w14:paraId="3BFB2D50" w14:textId="77777777" w:rsidR="00EB5A81" w:rsidRPr="000748C0" w:rsidRDefault="00EB5A81" w:rsidP="00341985">
            <w:pPr>
              <w:suppressAutoHyphens/>
              <w:autoSpaceDN w:val="0"/>
              <w:jc w:val="both"/>
              <w:textAlignment w:val="baseline"/>
              <w:rPr>
                <w:rFonts w:ascii="Arial" w:eastAsia="Calibri" w:hAnsi="Arial"/>
                <w:i/>
                <w:iCs/>
                <w:sz w:val="23"/>
                <w:szCs w:val="23"/>
                <w:rtl/>
                <w:rPrChange w:id="4938" w:author="Meryl Etman" w:date="2020-03-25T10:10:00Z">
                  <w:rPr>
                    <w:rFonts w:ascii="Arial" w:eastAsia="Calibri" w:hAnsi="Arial"/>
                    <w:i/>
                    <w:iCs/>
                    <w:sz w:val="23"/>
                    <w:szCs w:val="23"/>
                    <w:rtl/>
                  </w:rPr>
                </w:rPrChange>
              </w:rPr>
            </w:pPr>
            <w:r w:rsidRPr="000748C0">
              <w:rPr>
                <w:rFonts w:ascii="Arial" w:eastAsia="Calibri" w:hAnsi="Arial" w:hint="cs"/>
                <w:i/>
                <w:iCs/>
                <w:sz w:val="23"/>
                <w:szCs w:val="23"/>
                <w:rtl/>
                <w:rPrChange w:id="4939" w:author="Meryl Etman" w:date="2020-03-25T10:10:00Z">
                  <w:rPr>
                    <w:rFonts w:ascii="Arial" w:eastAsia="Calibri" w:hAnsi="Arial" w:hint="cs"/>
                    <w:i/>
                    <w:iCs/>
                    <w:sz w:val="23"/>
                    <w:szCs w:val="23"/>
                    <w:rtl/>
                  </w:rPr>
                </w:rPrChange>
              </w:rPr>
              <w:t>מעברי קולטנים בתקרות - ניתוק מהבטון</w:t>
            </w:r>
          </w:p>
        </w:tc>
        <w:tc>
          <w:tcPr>
            <w:tcW w:w="847" w:type="dxa"/>
            <w:shd w:val="clear" w:color="auto" w:fill="auto"/>
            <w:tcMar>
              <w:top w:w="28" w:type="dxa"/>
            </w:tcMar>
          </w:tcPr>
          <w:p w14:paraId="2E063B5E" w14:textId="77777777" w:rsidR="00EB5A81" w:rsidRPr="000748C0" w:rsidRDefault="00EB5A81" w:rsidP="00341985">
            <w:pPr>
              <w:suppressAutoHyphens/>
              <w:autoSpaceDN w:val="0"/>
              <w:jc w:val="both"/>
              <w:textAlignment w:val="baseline"/>
              <w:rPr>
                <w:rFonts w:ascii="Arial" w:eastAsia="Calibri" w:hAnsi="Arial"/>
                <w:sz w:val="18"/>
                <w:szCs w:val="24"/>
                <w:rtl/>
                <w:rPrChange w:id="4940" w:author="Meryl Etman" w:date="2020-03-25T10:10:00Z">
                  <w:rPr>
                    <w:rFonts w:ascii="Arial" w:eastAsia="Calibri" w:hAnsi="Arial"/>
                    <w:sz w:val="18"/>
                    <w:szCs w:val="24"/>
                    <w:rtl/>
                  </w:rPr>
                </w:rPrChange>
              </w:rPr>
            </w:pPr>
          </w:p>
        </w:tc>
        <w:tc>
          <w:tcPr>
            <w:tcW w:w="4518" w:type="dxa"/>
            <w:shd w:val="clear" w:color="auto" w:fill="auto"/>
            <w:tcMar>
              <w:top w:w="28" w:type="dxa"/>
            </w:tcMar>
            <w:vAlign w:val="center"/>
          </w:tcPr>
          <w:p w14:paraId="40204ECE" w14:textId="77777777" w:rsidR="00EB5A81" w:rsidRPr="000748C0" w:rsidRDefault="00EB5A81" w:rsidP="00341985">
            <w:pPr>
              <w:suppressAutoHyphens/>
              <w:autoSpaceDN w:val="0"/>
              <w:textAlignment w:val="baseline"/>
              <w:rPr>
                <w:rFonts w:ascii="Arial" w:eastAsia="Calibri" w:hAnsi="Arial"/>
                <w:i/>
                <w:iCs/>
                <w:rtl/>
                <w:rPrChange w:id="4941" w:author="Meryl Etman" w:date="2020-03-25T10:10:00Z">
                  <w:rPr>
                    <w:rFonts w:ascii="Arial" w:eastAsia="Calibri" w:hAnsi="Arial"/>
                    <w:i/>
                    <w:iCs/>
                    <w:rtl/>
                  </w:rPr>
                </w:rPrChange>
              </w:rPr>
            </w:pPr>
            <w:r w:rsidRPr="000748C0">
              <w:rPr>
                <w:rFonts w:ascii="Arial" w:eastAsia="Calibri" w:hAnsi="Arial" w:hint="cs"/>
                <w:i/>
                <w:iCs/>
                <w:rtl/>
                <w:rPrChange w:id="4942" w:author="Meryl Etman" w:date="2020-03-25T10:10:00Z">
                  <w:rPr>
                    <w:rFonts w:ascii="Arial" w:eastAsia="Calibri" w:hAnsi="Arial" w:hint="cs"/>
                    <w:i/>
                    <w:iCs/>
                    <w:rtl/>
                  </w:rPr>
                </w:rPrChange>
              </w:rPr>
              <w:t>מילוי בבטון</w:t>
            </w:r>
          </w:p>
        </w:tc>
      </w:tr>
      <w:tr w:rsidR="00EB5A81" w:rsidRPr="000748C0" w14:paraId="5818BDBD" w14:textId="77777777" w:rsidTr="00341985">
        <w:tc>
          <w:tcPr>
            <w:tcW w:w="662" w:type="dxa"/>
            <w:shd w:val="clear" w:color="auto" w:fill="auto"/>
          </w:tcPr>
          <w:p w14:paraId="59B99222" w14:textId="77777777" w:rsidR="00EB5A81" w:rsidRPr="000748C0" w:rsidRDefault="00EB5A81" w:rsidP="00341985">
            <w:pPr>
              <w:suppressAutoHyphens/>
              <w:autoSpaceDN w:val="0"/>
              <w:jc w:val="both"/>
              <w:textAlignment w:val="baseline"/>
              <w:rPr>
                <w:rFonts w:ascii="Arial" w:eastAsia="Calibri" w:hAnsi="Arial"/>
                <w:sz w:val="18"/>
                <w:szCs w:val="24"/>
                <w:rtl/>
                <w:rPrChange w:id="4943" w:author="Meryl Etman" w:date="2020-03-25T10:10:00Z">
                  <w:rPr>
                    <w:rFonts w:ascii="Arial" w:eastAsia="Calibri" w:hAnsi="Arial"/>
                    <w:sz w:val="18"/>
                    <w:szCs w:val="24"/>
                    <w:rtl/>
                  </w:rPr>
                </w:rPrChange>
              </w:rPr>
            </w:pPr>
            <w:r w:rsidRPr="000748C0">
              <w:rPr>
                <w:rFonts w:ascii="Arial" w:eastAsia="Calibri" w:hAnsi="Arial" w:hint="cs"/>
                <w:sz w:val="18"/>
                <w:szCs w:val="24"/>
                <w:rtl/>
                <w:rPrChange w:id="4944" w:author="Meryl Etman" w:date="2020-03-25T10:10:00Z">
                  <w:rPr>
                    <w:rFonts w:ascii="Arial" w:eastAsia="Calibri" w:hAnsi="Arial" w:hint="cs"/>
                    <w:sz w:val="18"/>
                    <w:szCs w:val="24"/>
                    <w:rtl/>
                  </w:rPr>
                </w:rPrChange>
              </w:rPr>
              <w:t>2</w:t>
            </w:r>
          </w:p>
        </w:tc>
        <w:tc>
          <w:tcPr>
            <w:tcW w:w="3601" w:type="dxa"/>
            <w:shd w:val="clear" w:color="auto" w:fill="auto"/>
            <w:tcMar>
              <w:top w:w="28" w:type="dxa"/>
            </w:tcMar>
          </w:tcPr>
          <w:p w14:paraId="3F2812B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4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46" w:author="Meryl Etman" w:date="2020-03-25T10:10:00Z">
                  <w:rPr>
                    <w:rFonts w:ascii="Arial" w:eastAsia="Calibri" w:hAnsi="Arial" w:hint="cs"/>
                    <w:i/>
                    <w:iCs/>
                    <w:sz w:val="18"/>
                    <w:szCs w:val="24"/>
                    <w:rtl/>
                  </w:rPr>
                </w:rPrChange>
              </w:rPr>
              <w:t>חגורות הפרדה</w:t>
            </w:r>
          </w:p>
        </w:tc>
        <w:tc>
          <w:tcPr>
            <w:tcW w:w="847" w:type="dxa"/>
            <w:shd w:val="clear" w:color="auto" w:fill="auto"/>
            <w:tcMar>
              <w:top w:w="28" w:type="dxa"/>
            </w:tcMar>
          </w:tcPr>
          <w:p w14:paraId="7F63EE8B" w14:textId="77777777" w:rsidR="00EB5A81" w:rsidRPr="000748C0" w:rsidRDefault="00EB5A81" w:rsidP="00341985">
            <w:pPr>
              <w:suppressAutoHyphens/>
              <w:autoSpaceDN w:val="0"/>
              <w:jc w:val="both"/>
              <w:textAlignment w:val="baseline"/>
              <w:rPr>
                <w:rFonts w:ascii="Arial" w:eastAsia="Calibri" w:hAnsi="Arial"/>
                <w:sz w:val="18"/>
                <w:szCs w:val="24"/>
                <w:rtl/>
                <w:rPrChange w:id="4947" w:author="Meryl Etman" w:date="2020-03-25T10:10:00Z">
                  <w:rPr>
                    <w:rFonts w:ascii="Arial" w:eastAsia="Calibri" w:hAnsi="Arial"/>
                    <w:sz w:val="18"/>
                    <w:szCs w:val="24"/>
                    <w:rtl/>
                  </w:rPr>
                </w:rPrChange>
              </w:rPr>
            </w:pPr>
          </w:p>
        </w:tc>
        <w:tc>
          <w:tcPr>
            <w:tcW w:w="4518" w:type="dxa"/>
            <w:shd w:val="clear" w:color="auto" w:fill="auto"/>
            <w:tcMar>
              <w:top w:w="28" w:type="dxa"/>
            </w:tcMar>
          </w:tcPr>
          <w:p w14:paraId="37C33D70" w14:textId="77777777" w:rsidR="00EB5A81" w:rsidRPr="000748C0" w:rsidRDefault="00EB5A81" w:rsidP="00341985">
            <w:pPr>
              <w:suppressAutoHyphens/>
              <w:autoSpaceDN w:val="0"/>
              <w:jc w:val="both"/>
              <w:textAlignment w:val="baseline"/>
              <w:rPr>
                <w:rFonts w:ascii="Arial" w:eastAsia="Calibri" w:hAnsi="Arial"/>
                <w:i/>
                <w:iCs/>
                <w:rtl/>
                <w:rPrChange w:id="4948" w:author="Meryl Etman" w:date="2020-03-25T10:10:00Z">
                  <w:rPr>
                    <w:rFonts w:ascii="Arial" w:eastAsia="Calibri" w:hAnsi="Arial"/>
                    <w:i/>
                    <w:iCs/>
                    <w:rtl/>
                  </w:rPr>
                </w:rPrChange>
              </w:rPr>
            </w:pPr>
          </w:p>
        </w:tc>
      </w:tr>
      <w:tr w:rsidR="00EB5A81" w:rsidRPr="000748C0" w14:paraId="35096E33" w14:textId="77777777" w:rsidTr="00341985">
        <w:tc>
          <w:tcPr>
            <w:tcW w:w="662" w:type="dxa"/>
            <w:shd w:val="clear" w:color="auto" w:fill="auto"/>
          </w:tcPr>
          <w:p w14:paraId="4833E383" w14:textId="77777777" w:rsidR="00EB5A81" w:rsidRPr="000748C0" w:rsidRDefault="00EB5A81" w:rsidP="00341985">
            <w:pPr>
              <w:suppressAutoHyphens/>
              <w:autoSpaceDN w:val="0"/>
              <w:jc w:val="both"/>
              <w:textAlignment w:val="baseline"/>
              <w:rPr>
                <w:rFonts w:ascii="Arial" w:eastAsia="Calibri" w:hAnsi="Arial"/>
                <w:sz w:val="18"/>
                <w:szCs w:val="24"/>
                <w:rtl/>
                <w:rPrChange w:id="4949" w:author="Meryl Etman" w:date="2020-03-25T10:10:00Z">
                  <w:rPr>
                    <w:rFonts w:ascii="Arial" w:eastAsia="Calibri" w:hAnsi="Arial"/>
                    <w:sz w:val="18"/>
                    <w:szCs w:val="24"/>
                    <w:rtl/>
                  </w:rPr>
                </w:rPrChange>
              </w:rPr>
            </w:pPr>
            <w:r w:rsidRPr="000748C0">
              <w:rPr>
                <w:rFonts w:ascii="Arial" w:eastAsia="Calibri" w:hAnsi="Arial" w:hint="cs"/>
                <w:sz w:val="18"/>
                <w:szCs w:val="24"/>
                <w:rtl/>
                <w:rPrChange w:id="4950" w:author="Meryl Etman" w:date="2020-03-25T10:10:00Z">
                  <w:rPr>
                    <w:rFonts w:ascii="Arial" w:eastAsia="Calibri" w:hAnsi="Arial" w:hint="cs"/>
                    <w:sz w:val="18"/>
                    <w:szCs w:val="24"/>
                    <w:rtl/>
                  </w:rPr>
                </w:rPrChange>
              </w:rPr>
              <w:t>3</w:t>
            </w:r>
          </w:p>
        </w:tc>
        <w:tc>
          <w:tcPr>
            <w:tcW w:w="3601" w:type="dxa"/>
            <w:shd w:val="clear" w:color="auto" w:fill="auto"/>
            <w:tcMar>
              <w:top w:w="28" w:type="dxa"/>
            </w:tcMar>
          </w:tcPr>
          <w:p w14:paraId="09ABE8FE"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5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52" w:author="Meryl Etman" w:date="2020-03-25T10:10:00Z">
                  <w:rPr>
                    <w:rFonts w:ascii="Arial" w:eastAsia="Calibri" w:hAnsi="Arial" w:hint="cs"/>
                    <w:i/>
                    <w:iCs/>
                    <w:sz w:val="18"/>
                    <w:szCs w:val="24"/>
                    <w:rtl/>
                  </w:rPr>
                </w:rPrChange>
              </w:rPr>
              <w:t>שרוולים במעברים אנכיים/אופקיים</w:t>
            </w:r>
          </w:p>
        </w:tc>
        <w:tc>
          <w:tcPr>
            <w:tcW w:w="847" w:type="dxa"/>
            <w:shd w:val="clear" w:color="auto" w:fill="auto"/>
            <w:tcMar>
              <w:top w:w="28" w:type="dxa"/>
            </w:tcMar>
          </w:tcPr>
          <w:p w14:paraId="231607EE" w14:textId="77777777" w:rsidR="00EB5A81" w:rsidRPr="000748C0" w:rsidRDefault="00EB5A81" w:rsidP="00341985">
            <w:pPr>
              <w:suppressAutoHyphens/>
              <w:autoSpaceDN w:val="0"/>
              <w:jc w:val="both"/>
              <w:textAlignment w:val="baseline"/>
              <w:rPr>
                <w:rFonts w:ascii="Arial" w:eastAsia="Calibri" w:hAnsi="Arial"/>
                <w:sz w:val="18"/>
                <w:szCs w:val="24"/>
                <w:rtl/>
                <w:rPrChange w:id="4953" w:author="Meryl Etman" w:date="2020-03-25T10:10:00Z">
                  <w:rPr>
                    <w:rFonts w:ascii="Arial" w:eastAsia="Calibri" w:hAnsi="Arial"/>
                    <w:sz w:val="18"/>
                    <w:szCs w:val="24"/>
                    <w:rtl/>
                  </w:rPr>
                </w:rPrChange>
              </w:rPr>
            </w:pPr>
          </w:p>
        </w:tc>
        <w:tc>
          <w:tcPr>
            <w:tcW w:w="4518" w:type="dxa"/>
            <w:shd w:val="clear" w:color="auto" w:fill="auto"/>
            <w:tcMar>
              <w:top w:w="28" w:type="dxa"/>
            </w:tcMar>
          </w:tcPr>
          <w:p w14:paraId="1F3AFD05" w14:textId="77777777" w:rsidR="00EB5A81" w:rsidRPr="000748C0" w:rsidRDefault="00EB5A81" w:rsidP="00341985">
            <w:pPr>
              <w:suppressAutoHyphens/>
              <w:autoSpaceDN w:val="0"/>
              <w:jc w:val="both"/>
              <w:textAlignment w:val="baseline"/>
              <w:rPr>
                <w:rFonts w:ascii="Arial" w:eastAsia="Calibri" w:hAnsi="Arial"/>
                <w:i/>
                <w:iCs/>
                <w:rtl/>
                <w:rPrChange w:id="4954" w:author="Meryl Etman" w:date="2020-03-25T10:10:00Z">
                  <w:rPr>
                    <w:rFonts w:ascii="Arial" w:eastAsia="Calibri" w:hAnsi="Arial"/>
                    <w:i/>
                    <w:iCs/>
                    <w:rtl/>
                  </w:rPr>
                </w:rPrChange>
              </w:rPr>
            </w:pPr>
          </w:p>
        </w:tc>
      </w:tr>
      <w:tr w:rsidR="00EB5A81" w:rsidRPr="000748C0" w14:paraId="343FF114" w14:textId="77777777" w:rsidTr="00341985">
        <w:tc>
          <w:tcPr>
            <w:tcW w:w="662" w:type="dxa"/>
            <w:shd w:val="clear" w:color="auto" w:fill="auto"/>
          </w:tcPr>
          <w:p w14:paraId="45D57C02" w14:textId="77777777" w:rsidR="00EB5A81" w:rsidRPr="000748C0" w:rsidRDefault="00EB5A81" w:rsidP="00341985">
            <w:pPr>
              <w:suppressAutoHyphens/>
              <w:autoSpaceDN w:val="0"/>
              <w:jc w:val="both"/>
              <w:textAlignment w:val="baseline"/>
              <w:rPr>
                <w:rFonts w:ascii="Arial" w:eastAsia="Calibri" w:hAnsi="Arial"/>
                <w:sz w:val="18"/>
                <w:szCs w:val="24"/>
                <w:rtl/>
                <w:rPrChange w:id="4955" w:author="Meryl Etman" w:date="2020-03-25T10:10:00Z">
                  <w:rPr>
                    <w:rFonts w:ascii="Arial" w:eastAsia="Calibri" w:hAnsi="Arial"/>
                    <w:sz w:val="18"/>
                    <w:szCs w:val="24"/>
                    <w:rtl/>
                  </w:rPr>
                </w:rPrChange>
              </w:rPr>
            </w:pPr>
            <w:r w:rsidRPr="000748C0">
              <w:rPr>
                <w:rFonts w:ascii="Arial" w:eastAsia="Calibri" w:hAnsi="Arial" w:hint="cs"/>
                <w:sz w:val="18"/>
                <w:szCs w:val="24"/>
                <w:rtl/>
                <w:rPrChange w:id="4956" w:author="Meryl Etman" w:date="2020-03-25T10:10:00Z">
                  <w:rPr>
                    <w:rFonts w:ascii="Arial" w:eastAsia="Calibri" w:hAnsi="Arial" w:hint="cs"/>
                    <w:sz w:val="18"/>
                    <w:szCs w:val="24"/>
                    <w:rtl/>
                  </w:rPr>
                </w:rPrChange>
              </w:rPr>
              <w:t>4</w:t>
            </w:r>
          </w:p>
        </w:tc>
        <w:tc>
          <w:tcPr>
            <w:tcW w:w="3601" w:type="dxa"/>
            <w:shd w:val="clear" w:color="auto" w:fill="auto"/>
            <w:tcMar>
              <w:top w:w="28" w:type="dxa"/>
            </w:tcMar>
          </w:tcPr>
          <w:p w14:paraId="2A033EA1"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5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58" w:author="Meryl Etman" w:date="2020-03-25T10:10:00Z">
                  <w:rPr>
                    <w:rFonts w:ascii="Arial" w:eastAsia="Calibri" w:hAnsi="Arial" w:hint="cs"/>
                    <w:i/>
                    <w:iCs/>
                    <w:sz w:val="18"/>
                    <w:szCs w:val="24"/>
                    <w:rtl/>
                  </w:rPr>
                </w:rPrChange>
              </w:rPr>
              <w:t>בדיקת לחץ</w:t>
            </w:r>
          </w:p>
        </w:tc>
        <w:tc>
          <w:tcPr>
            <w:tcW w:w="847" w:type="dxa"/>
            <w:shd w:val="clear" w:color="auto" w:fill="auto"/>
            <w:tcMar>
              <w:top w:w="28" w:type="dxa"/>
            </w:tcMar>
          </w:tcPr>
          <w:p w14:paraId="59868186" w14:textId="77777777" w:rsidR="00EB5A81" w:rsidRPr="000748C0" w:rsidRDefault="00EB5A81" w:rsidP="00341985">
            <w:pPr>
              <w:suppressAutoHyphens/>
              <w:autoSpaceDN w:val="0"/>
              <w:jc w:val="both"/>
              <w:textAlignment w:val="baseline"/>
              <w:rPr>
                <w:rFonts w:ascii="Arial" w:eastAsia="Calibri" w:hAnsi="Arial"/>
                <w:sz w:val="18"/>
                <w:szCs w:val="24"/>
                <w:rtl/>
                <w:rPrChange w:id="4959" w:author="Meryl Etman" w:date="2020-03-25T10:10:00Z">
                  <w:rPr>
                    <w:rFonts w:ascii="Arial" w:eastAsia="Calibri" w:hAnsi="Arial"/>
                    <w:sz w:val="18"/>
                    <w:szCs w:val="24"/>
                    <w:rtl/>
                  </w:rPr>
                </w:rPrChange>
              </w:rPr>
            </w:pPr>
          </w:p>
        </w:tc>
        <w:tc>
          <w:tcPr>
            <w:tcW w:w="4518" w:type="dxa"/>
            <w:shd w:val="clear" w:color="auto" w:fill="auto"/>
            <w:tcMar>
              <w:top w:w="28" w:type="dxa"/>
            </w:tcMar>
          </w:tcPr>
          <w:p w14:paraId="1823E61F" w14:textId="77777777" w:rsidR="00EB5A81" w:rsidRPr="000748C0" w:rsidRDefault="00EB5A81" w:rsidP="00341985">
            <w:pPr>
              <w:suppressAutoHyphens/>
              <w:autoSpaceDN w:val="0"/>
              <w:jc w:val="both"/>
              <w:textAlignment w:val="baseline"/>
              <w:rPr>
                <w:rFonts w:ascii="Arial" w:eastAsia="Calibri" w:hAnsi="Arial"/>
                <w:i/>
                <w:iCs/>
                <w:rtl/>
                <w:rPrChange w:id="4960" w:author="Meryl Etman" w:date="2020-03-25T10:10:00Z">
                  <w:rPr>
                    <w:rFonts w:ascii="Arial" w:eastAsia="Calibri" w:hAnsi="Arial"/>
                    <w:i/>
                    <w:iCs/>
                    <w:rtl/>
                  </w:rPr>
                </w:rPrChange>
              </w:rPr>
            </w:pPr>
          </w:p>
        </w:tc>
      </w:tr>
      <w:tr w:rsidR="00EB5A81" w:rsidRPr="000748C0" w14:paraId="028D6F12" w14:textId="77777777" w:rsidTr="00341985">
        <w:tc>
          <w:tcPr>
            <w:tcW w:w="662" w:type="dxa"/>
            <w:shd w:val="clear" w:color="auto" w:fill="auto"/>
          </w:tcPr>
          <w:p w14:paraId="1410607D" w14:textId="77777777" w:rsidR="00EB5A81" w:rsidRPr="000748C0" w:rsidRDefault="00EB5A81" w:rsidP="00341985">
            <w:pPr>
              <w:suppressAutoHyphens/>
              <w:autoSpaceDN w:val="0"/>
              <w:jc w:val="both"/>
              <w:textAlignment w:val="baseline"/>
              <w:rPr>
                <w:rFonts w:ascii="Arial" w:eastAsia="Calibri" w:hAnsi="Arial"/>
                <w:sz w:val="18"/>
                <w:szCs w:val="24"/>
                <w:rtl/>
                <w:rPrChange w:id="4961" w:author="Meryl Etman" w:date="2020-03-25T10:10:00Z">
                  <w:rPr>
                    <w:rFonts w:ascii="Arial" w:eastAsia="Calibri" w:hAnsi="Arial"/>
                    <w:sz w:val="18"/>
                    <w:szCs w:val="24"/>
                    <w:rtl/>
                  </w:rPr>
                </w:rPrChange>
              </w:rPr>
            </w:pPr>
            <w:r w:rsidRPr="000748C0">
              <w:rPr>
                <w:rFonts w:ascii="Arial" w:eastAsia="Calibri" w:hAnsi="Arial" w:hint="cs"/>
                <w:sz w:val="18"/>
                <w:szCs w:val="24"/>
                <w:rtl/>
                <w:rPrChange w:id="4962" w:author="Meryl Etman" w:date="2020-03-25T10:10:00Z">
                  <w:rPr>
                    <w:rFonts w:ascii="Arial" w:eastAsia="Calibri" w:hAnsi="Arial" w:hint="cs"/>
                    <w:sz w:val="18"/>
                    <w:szCs w:val="24"/>
                    <w:rtl/>
                  </w:rPr>
                </w:rPrChange>
              </w:rPr>
              <w:t>5</w:t>
            </w:r>
          </w:p>
        </w:tc>
        <w:tc>
          <w:tcPr>
            <w:tcW w:w="3601" w:type="dxa"/>
            <w:shd w:val="clear" w:color="auto" w:fill="auto"/>
            <w:tcMar>
              <w:top w:w="28" w:type="dxa"/>
            </w:tcMar>
          </w:tcPr>
          <w:p w14:paraId="5352552E"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6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64" w:author="Meryl Etman" w:date="2020-03-25T10:10:00Z">
                  <w:rPr>
                    <w:rFonts w:ascii="Arial" w:eastAsia="Calibri" w:hAnsi="Arial" w:hint="cs"/>
                    <w:i/>
                    <w:iCs/>
                    <w:sz w:val="18"/>
                    <w:szCs w:val="24"/>
                    <w:rtl/>
                  </w:rPr>
                </w:rPrChange>
              </w:rPr>
              <w:t>חיבור אביק לקופסה</w:t>
            </w:r>
          </w:p>
        </w:tc>
        <w:tc>
          <w:tcPr>
            <w:tcW w:w="847" w:type="dxa"/>
            <w:shd w:val="clear" w:color="auto" w:fill="auto"/>
            <w:tcMar>
              <w:top w:w="28" w:type="dxa"/>
            </w:tcMar>
          </w:tcPr>
          <w:p w14:paraId="189AA147" w14:textId="77777777" w:rsidR="00EB5A81" w:rsidRPr="000748C0" w:rsidRDefault="00EB5A81" w:rsidP="00341985">
            <w:pPr>
              <w:suppressAutoHyphens/>
              <w:autoSpaceDN w:val="0"/>
              <w:jc w:val="both"/>
              <w:textAlignment w:val="baseline"/>
              <w:rPr>
                <w:rFonts w:ascii="Arial" w:eastAsia="Calibri" w:hAnsi="Arial"/>
                <w:sz w:val="18"/>
                <w:szCs w:val="24"/>
                <w:rtl/>
                <w:rPrChange w:id="4965" w:author="Meryl Etman" w:date="2020-03-25T10:10:00Z">
                  <w:rPr>
                    <w:rFonts w:ascii="Arial" w:eastAsia="Calibri" w:hAnsi="Arial"/>
                    <w:sz w:val="18"/>
                    <w:szCs w:val="24"/>
                    <w:rtl/>
                  </w:rPr>
                </w:rPrChange>
              </w:rPr>
            </w:pPr>
          </w:p>
        </w:tc>
        <w:tc>
          <w:tcPr>
            <w:tcW w:w="4518" w:type="dxa"/>
            <w:shd w:val="clear" w:color="auto" w:fill="auto"/>
            <w:tcMar>
              <w:top w:w="28" w:type="dxa"/>
            </w:tcMar>
          </w:tcPr>
          <w:p w14:paraId="7F29D2EB" w14:textId="77777777" w:rsidR="00EB5A81" w:rsidRPr="000748C0" w:rsidRDefault="00EB5A81" w:rsidP="00341985">
            <w:pPr>
              <w:suppressAutoHyphens/>
              <w:autoSpaceDN w:val="0"/>
              <w:jc w:val="both"/>
              <w:textAlignment w:val="baseline"/>
              <w:rPr>
                <w:rFonts w:ascii="Arial" w:eastAsia="Calibri" w:hAnsi="Arial"/>
                <w:i/>
                <w:iCs/>
                <w:rtl/>
                <w:rPrChange w:id="4966" w:author="Meryl Etman" w:date="2020-03-25T10:10:00Z">
                  <w:rPr>
                    <w:rFonts w:ascii="Arial" w:eastAsia="Calibri" w:hAnsi="Arial"/>
                    <w:i/>
                    <w:iCs/>
                    <w:rtl/>
                  </w:rPr>
                </w:rPrChange>
              </w:rPr>
            </w:pPr>
            <w:r w:rsidRPr="000748C0">
              <w:rPr>
                <w:rFonts w:ascii="Arial" w:eastAsia="Calibri" w:hAnsi="Arial" w:hint="cs"/>
                <w:i/>
                <w:iCs/>
                <w:rtl/>
                <w:rPrChange w:id="4967" w:author="Meryl Etman" w:date="2020-03-25T10:10:00Z">
                  <w:rPr>
                    <w:rFonts w:ascii="Arial" w:eastAsia="Calibri" w:hAnsi="Arial" w:hint="cs"/>
                    <w:i/>
                    <w:iCs/>
                    <w:rtl/>
                  </w:rPr>
                </w:rPrChange>
              </w:rPr>
              <w:t>צינור גמיש</w:t>
            </w:r>
          </w:p>
        </w:tc>
      </w:tr>
      <w:tr w:rsidR="00EB5A81" w:rsidRPr="000748C0" w14:paraId="60712B44" w14:textId="77777777" w:rsidTr="00341985">
        <w:tc>
          <w:tcPr>
            <w:tcW w:w="662" w:type="dxa"/>
            <w:shd w:val="clear" w:color="auto" w:fill="auto"/>
          </w:tcPr>
          <w:p w14:paraId="06EAB605" w14:textId="77777777" w:rsidR="00EB5A81" w:rsidRPr="000748C0" w:rsidRDefault="00EB5A81" w:rsidP="00341985">
            <w:pPr>
              <w:suppressAutoHyphens/>
              <w:autoSpaceDN w:val="0"/>
              <w:jc w:val="both"/>
              <w:textAlignment w:val="baseline"/>
              <w:rPr>
                <w:rFonts w:ascii="Arial" w:eastAsia="Calibri" w:hAnsi="Arial"/>
                <w:sz w:val="18"/>
                <w:szCs w:val="24"/>
                <w:rtl/>
                <w:rPrChange w:id="4968" w:author="Meryl Etman" w:date="2020-03-25T10:10:00Z">
                  <w:rPr>
                    <w:rFonts w:ascii="Arial" w:eastAsia="Calibri" w:hAnsi="Arial"/>
                    <w:sz w:val="18"/>
                    <w:szCs w:val="24"/>
                    <w:rtl/>
                  </w:rPr>
                </w:rPrChange>
              </w:rPr>
            </w:pPr>
            <w:r w:rsidRPr="000748C0">
              <w:rPr>
                <w:rFonts w:ascii="Arial" w:eastAsia="Calibri" w:hAnsi="Arial" w:hint="cs"/>
                <w:sz w:val="18"/>
                <w:szCs w:val="24"/>
                <w:rtl/>
                <w:rPrChange w:id="4969" w:author="Meryl Etman" w:date="2020-03-25T10:10:00Z">
                  <w:rPr>
                    <w:rFonts w:ascii="Arial" w:eastAsia="Calibri" w:hAnsi="Arial" w:hint="cs"/>
                    <w:sz w:val="18"/>
                    <w:szCs w:val="24"/>
                    <w:rtl/>
                  </w:rPr>
                </w:rPrChange>
              </w:rPr>
              <w:t>6</w:t>
            </w:r>
          </w:p>
        </w:tc>
        <w:tc>
          <w:tcPr>
            <w:tcW w:w="3601" w:type="dxa"/>
            <w:shd w:val="clear" w:color="auto" w:fill="auto"/>
            <w:tcMar>
              <w:top w:w="28" w:type="dxa"/>
            </w:tcMar>
          </w:tcPr>
          <w:p w14:paraId="7555A54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7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71" w:author="Meryl Etman" w:date="2020-03-25T10:10:00Z">
                  <w:rPr>
                    <w:rFonts w:ascii="Arial" w:eastAsia="Calibri" w:hAnsi="Arial" w:hint="cs"/>
                    <w:i/>
                    <w:iCs/>
                    <w:sz w:val="18"/>
                    <w:szCs w:val="24"/>
                    <w:rtl/>
                  </w:rPr>
                </w:rPrChange>
              </w:rPr>
              <w:t>שינוי כיוון של קולטן</w:t>
            </w:r>
          </w:p>
        </w:tc>
        <w:tc>
          <w:tcPr>
            <w:tcW w:w="847" w:type="dxa"/>
            <w:shd w:val="clear" w:color="auto" w:fill="auto"/>
            <w:tcMar>
              <w:top w:w="28" w:type="dxa"/>
            </w:tcMar>
          </w:tcPr>
          <w:p w14:paraId="71B35061" w14:textId="77777777" w:rsidR="00EB5A81" w:rsidRPr="000748C0" w:rsidRDefault="00EB5A81" w:rsidP="00341985">
            <w:pPr>
              <w:suppressAutoHyphens/>
              <w:autoSpaceDN w:val="0"/>
              <w:jc w:val="both"/>
              <w:textAlignment w:val="baseline"/>
              <w:rPr>
                <w:rFonts w:ascii="Arial" w:eastAsia="Calibri" w:hAnsi="Arial"/>
                <w:sz w:val="18"/>
                <w:szCs w:val="24"/>
                <w:rtl/>
                <w:rPrChange w:id="4972" w:author="Meryl Etman" w:date="2020-03-25T10:10:00Z">
                  <w:rPr>
                    <w:rFonts w:ascii="Arial" w:eastAsia="Calibri" w:hAnsi="Arial"/>
                    <w:sz w:val="18"/>
                    <w:szCs w:val="24"/>
                    <w:rtl/>
                  </w:rPr>
                </w:rPrChange>
              </w:rPr>
            </w:pPr>
          </w:p>
        </w:tc>
        <w:tc>
          <w:tcPr>
            <w:tcW w:w="4518" w:type="dxa"/>
            <w:shd w:val="clear" w:color="auto" w:fill="auto"/>
            <w:tcMar>
              <w:top w:w="28" w:type="dxa"/>
            </w:tcMar>
          </w:tcPr>
          <w:p w14:paraId="071F8D02" w14:textId="77777777" w:rsidR="00EB5A81" w:rsidRPr="000748C0" w:rsidRDefault="00EB5A81" w:rsidP="00341985">
            <w:pPr>
              <w:suppressAutoHyphens/>
              <w:autoSpaceDN w:val="0"/>
              <w:jc w:val="both"/>
              <w:textAlignment w:val="baseline"/>
              <w:rPr>
                <w:rFonts w:ascii="Arial" w:eastAsia="Calibri" w:hAnsi="Arial"/>
                <w:i/>
                <w:iCs/>
                <w:rtl/>
                <w:rPrChange w:id="4973" w:author="Meryl Etman" w:date="2020-03-25T10:10:00Z">
                  <w:rPr>
                    <w:rFonts w:ascii="Arial" w:eastAsia="Calibri" w:hAnsi="Arial"/>
                    <w:i/>
                    <w:iCs/>
                    <w:rtl/>
                  </w:rPr>
                </w:rPrChange>
              </w:rPr>
            </w:pPr>
            <w:r w:rsidRPr="000748C0">
              <w:rPr>
                <w:rFonts w:ascii="Arial" w:eastAsia="Calibri" w:hAnsi="Arial" w:hint="cs"/>
                <w:i/>
                <w:iCs/>
                <w:rtl/>
                <w:rPrChange w:id="4974" w:author="Meryl Etman" w:date="2020-03-25T10:10:00Z">
                  <w:rPr>
                    <w:rFonts w:ascii="Arial" w:eastAsia="Calibri" w:hAnsi="Arial" w:hint="cs"/>
                    <w:i/>
                    <w:iCs/>
                    <w:rtl/>
                  </w:rPr>
                </w:rPrChange>
              </w:rPr>
              <w:t xml:space="preserve">ברך °45 ואורך קוטר </w:t>
            </w:r>
            <w:r w:rsidRPr="000748C0">
              <w:rPr>
                <w:rFonts w:ascii="Arial" w:eastAsia="Calibri" w:hAnsi="Arial"/>
                <w:i/>
                <w:iCs/>
                <w:rPrChange w:id="4975" w:author="Meryl Etman" w:date="2020-03-25T10:10:00Z">
                  <w:rPr>
                    <w:rFonts w:ascii="Arial" w:eastAsia="Calibri" w:hAnsi="Arial"/>
                    <w:i/>
                    <w:iCs/>
                  </w:rPr>
                </w:rPrChange>
              </w:rPr>
              <w:t>X2</w:t>
            </w:r>
          </w:p>
        </w:tc>
      </w:tr>
      <w:tr w:rsidR="00EB5A81" w:rsidRPr="000748C0" w14:paraId="3581E770" w14:textId="77777777" w:rsidTr="00341985">
        <w:tc>
          <w:tcPr>
            <w:tcW w:w="662" w:type="dxa"/>
            <w:shd w:val="clear" w:color="auto" w:fill="auto"/>
          </w:tcPr>
          <w:p w14:paraId="7095A99D" w14:textId="77777777" w:rsidR="00EB5A81" w:rsidRPr="000748C0" w:rsidRDefault="00EB5A81" w:rsidP="00341985">
            <w:pPr>
              <w:suppressAutoHyphens/>
              <w:autoSpaceDN w:val="0"/>
              <w:jc w:val="both"/>
              <w:textAlignment w:val="baseline"/>
              <w:rPr>
                <w:rFonts w:ascii="Arial" w:eastAsia="Calibri" w:hAnsi="Arial"/>
                <w:sz w:val="18"/>
                <w:szCs w:val="24"/>
                <w:rtl/>
                <w:rPrChange w:id="4976" w:author="Meryl Etman" w:date="2020-03-25T10:10:00Z">
                  <w:rPr>
                    <w:rFonts w:ascii="Arial" w:eastAsia="Calibri" w:hAnsi="Arial"/>
                    <w:sz w:val="18"/>
                    <w:szCs w:val="24"/>
                    <w:rtl/>
                  </w:rPr>
                </w:rPrChange>
              </w:rPr>
            </w:pPr>
          </w:p>
        </w:tc>
        <w:tc>
          <w:tcPr>
            <w:tcW w:w="3601" w:type="dxa"/>
            <w:shd w:val="clear" w:color="auto" w:fill="auto"/>
            <w:tcMar>
              <w:top w:w="28" w:type="dxa"/>
            </w:tcMar>
          </w:tcPr>
          <w:p w14:paraId="3898EB0A"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77"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5D7DB3FA" w14:textId="77777777" w:rsidR="00EB5A81" w:rsidRPr="000748C0" w:rsidRDefault="00EB5A81" w:rsidP="00341985">
            <w:pPr>
              <w:suppressAutoHyphens/>
              <w:autoSpaceDN w:val="0"/>
              <w:jc w:val="both"/>
              <w:textAlignment w:val="baseline"/>
              <w:rPr>
                <w:rFonts w:ascii="Arial" w:eastAsia="Calibri" w:hAnsi="Arial"/>
                <w:sz w:val="18"/>
                <w:szCs w:val="24"/>
                <w:rtl/>
                <w:rPrChange w:id="4978" w:author="Meryl Etman" w:date="2020-03-25T10:10:00Z">
                  <w:rPr>
                    <w:rFonts w:ascii="Arial" w:eastAsia="Calibri" w:hAnsi="Arial"/>
                    <w:sz w:val="18"/>
                    <w:szCs w:val="24"/>
                    <w:rtl/>
                  </w:rPr>
                </w:rPrChange>
              </w:rPr>
            </w:pPr>
          </w:p>
        </w:tc>
        <w:tc>
          <w:tcPr>
            <w:tcW w:w="4518" w:type="dxa"/>
            <w:shd w:val="clear" w:color="auto" w:fill="auto"/>
            <w:tcMar>
              <w:top w:w="28" w:type="dxa"/>
            </w:tcMar>
          </w:tcPr>
          <w:p w14:paraId="3A6E5364" w14:textId="77777777" w:rsidR="00EB5A81" w:rsidRPr="000748C0" w:rsidRDefault="00EB5A81" w:rsidP="00341985">
            <w:pPr>
              <w:suppressAutoHyphens/>
              <w:autoSpaceDN w:val="0"/>
              <w:jc w:val="both"/>
              <w:textAlignment w:val="baseline"/>
              <w:rPr>
                <w:rFonts w:ascii="Arial" w:eastAsia="Calibri" w:hAnsi="Arial"/>
                <w:i/>
                <w:iCs/>
                <w:rtl/>
                <w:rPrChange w:id="4979" w:author="Meryl Etman" w:date="2020-03-25T10:10:00Z">
                  <w:rPr>
                    <w:rFonts w:ascii="Arial" w:eastAsia="Calibri" w:hAnsi="Arial"/>
                    <w:i/>
                    <w:iCs/>
                    <w:rtl/>
                  </w:rPr>
                </w:rPrChange>
              </w:rPr>
            </w:pPr>
          </w:p>
        </w:tc>
      </w:tr>
      <w:tr w:rsidR="00EB5A81" w:rsidRPr="000748C0" w14:paraId="57011EF2" w14:textId="77777777" w:rsidTr="00341985">
        <w:tc>
          <w:tcPr>
            <w:tcW w:w="662" w:type="dxa"/>
            <w:shd w:val="clear" w:color="auto" w:fill="auto"/>
          </w:tcPr>
          <w:p w14:paraId="539891CC" w14:textId="77777777" w:rsidR="00EB5A81" w:rsidRPr="000748C0" w:rsidRDefault="00EB5A81" w:rsidP="00341985">
            <w:pPr>
              <w:suppressAutoHyphens/>
              <w:autoSpaceDN w:val="0"/>
              <w:jc w:val="both"/>
              <w:textAlignment w:val="baseline"/>
              <w:rPr>
                <w:rFonts w:ascii="Arial" w:eastAsia="Calibri" w:hAnsi="Arial"/>
                <w:sz w:val="18"/>
                <w:szCs w:val="24"/>
                <w:rtl/>
                <w:rPrChange w:id="4980" w:author="Meryl Etman" w:date="2020-03-25T10:10:00Z">
                  <w:rPr>
                    <w:rFonts w:ascii="Arial" w:eastAsia="Calibri" w:hAnsi="Arial"/>
                    <w:sz w:val="18"/>
                    <w:szCs w:val="24"/>
                    <w:rtl/>
                  </w:rPr>
                </w:rPrChange>
              </w:rPr>
            </w:pPr>
          </w:p>
        </w:tc>
        <w:tc>
          <w:tcPr>
            <w:tcW w:w="3601" w:type="dxa"/>
            <w:shd w:val="clear" w:color="auto" w:fill="auto"/>
            <w:tcMar>
              <w:top w:w="28" w:type="dxa"/>
            </w:tcMar>
          </w:tcPr>
          <w:p w14:paraId="1F1E1E5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81"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617EEAA3" w14:textId="77777777" w:rsidR="00EB5A81" w:rsidRPr="000748C0" w:rsidRDefault="00EB5A81" w:rsidP="00341985">
            <w:pPr>
              <w:suppressAutoHyphens/>
              <w:autoSpaceDN w:val="0"/>
              <w:jc w:val="both"/>
              <w:textAlignment w:val="baseline"/>
              <w:rPr>
                <w:rFonts w:ascii="Arial" w:eastAsia="Calibri" w:hAnsi="Arial"/>
                <w:sz w:val="18"/>
                <w:szCs w:val="24"/>
                <w:rtl/>
                <w:rPrChange w:id="4982" w:author="Meryl Etman" w:date="2020-03-25T10:10:00Z">
                  <w:rPr>
                    <w:rFonts w:ascii="Arial" w:eastAsia="Calibri" w:hAnsi="Arial"/>
                    <w:sz w:val="18"/>
                    <w:szCs w:val="24"/>
                    <w:rtl/>
                  </w:rPr>
                </w:rPrChange>
              </w:rPr>
            </w:pPr>
          </w:p>
        </w:tc>
        <w:tc>
          <w:tcPr>
            <w:tcW w:w="4518" w:type="dxa"/>
            <w:shd w:val="clear" w:color="auto" w:fill="auto"/>
            <w:tcMar>
              <w:top w:w="28" w:type="dxa"/>
            </w:tcMar>
          </w:tcPr>
          <w:p w14:paraId="5CFC52CB" w14:textId="77777777" w:rsidR="00EB5A81" w:rsidRPr="000748C0" w:rsidRDefault="00EB5A81" w:rsidP="00341985">
            <w:pPr>
              <w:suppressAutoHyphens/>
              <w:autoSpaceDN w:val="0"/>
              <w:jc w:val="both"/>
              <w:textAlignment w:val="baseline"/>
              <w:rPr>
                <w:rFonts w:ascii="Arial" w:eastAsia="Calibri" w:hAnsi="Arial"/>
                <w:i/>
                <w:iCs/>
                <w:rtl/>
                <w:rPrChange w:id="4983" w:author="Meryl Etman" w:date="2020-03-25T10:10:00Z">
                  <w:rPr>
                    <w:rFonts w:ascii="Arial" w:eastAsia="Calibri" w:hAnsi="Arial"/>
                    <w:i/>
                    <w:iCs/>
                    <w:rtl/>
                  </w:rPr>
                </w:rPrChange>
              </w:rPr>
            </w:pPr>
          </w:p>
        </w:tc>
      </w:tr>
      <w:tr w:rsidR="00EB5A81" w:rsidRPr="000748C0" w14:paraId="58A11EB1" w14:textId="77777777" w:rsidTr="00341985">
        <w:tc>
          <w:tcPr>
            <w:tcW w:w="662" w:type="dxa"/>
            <w:shd w:val="clear" w:color="auto" w:fill="auto"/>
          </w:tcPr>
          <w:p w14:paraId="610D04A7" w14:textId="77777777" w:rsidR="00EB5A81" w:rsidRPr="000748C0" w:rsidRDefault="00EB5A81" w:rsidP="00341985">
            <w:pPr>
              <w:suppressAutoHyphens/>
              <w:autoSpaceDN w:val="0"/>
              <w:jc w:val="both"/>
              <w:textAlignment w:val="baseline"/>
              <w:rPr>
                <w:rFonts w:ascii="Arial" w:eastAsia="Calibri" w:hAnsi="Arial"/>
                <w:sz w:val="18"/>
                <w:szCs w:val="24"/>
                <w:rtl/>
                <w:rPrChange w:id="4984" w:author="Meryl Etman" w:date="2020-03-25T10:10:00Z">
                  <w:rPr>
                    <w:rFonts w:ascii="Arial" w:eastAsia="Calibri" w:hAnsi="Arial"/>
                    <w:sz w:val="18"/>
                    <w:szCs w:val="24"/>
                    <w:rtl/>
                  </w:rPr>
                </w:rPrChange>
              </w:rPr>
            </w:pPr>
          </w:p>
        </w:tc>
        <w:tc>
          <w:tcPr>
            <w:tcW w:w="3601" w:type="dxa"/>
            <w:shd w:val="clear" w:color="auto" w:fill="auto"/>
            <w:tcMar>
              <w:top w:w="28" w:type="dxa"/>
            </w:tcMar>
          </w:tcPr>
          <w:p w14:paraId="4B78533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4985"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621DF318" w14:textId="77777777" w:rsidR="00EB5A81" w:rsidRPr="000748C0" w:rsidRDefault="00EB5A81" w:rsidP="00341985">
            <w:pPr>
              <w:suppressAutoHyphens/>
              <w:autoSpaceDN w:val="0"/>
              <w:jc w:val="both"/>
              <w:textAlignment w:val="baseline"/>
              <w:rPr>
                <w:rFonts w:ascii="Arial" w:eastAsia="Calibri" w:hAnsi="Arial"/>
                <w:sz w:val="18"/>
                <w:szCs w:val="24"/>
                <w:rtl/>
                <w:rPrChange w:id="4986" w:author="Meryl Etman" w:date="2020-03-25T10:10:00Z">
                  <w:rPr>
                    <w:rFonts w:ascii="Arial" w:eastAsia="Calibri" w:hAnsi="Arial"/>
                    <w:sz w:val="18"/>
                    <w:szCs w:val="24"/>
                    <w:rtl/>
                  </w:rPr>
                </w:rPrChange>
              </w:rPr>
            </w:pPr>
          </w:p>
        </w:tc>
        <w:tc>
          <w:tcPr>
            <w:tcW w:w="4518" w:type="dxa"/>
            <w:shd w:val="clear" w:color="auto" w:fill="auto"/>
            <w:tcMar>
              <w:top w:w="28" w:type="dxa"/>
            </w:tcMar>
          </w:tcPr>
          <w:p w14:paraId="3203D8CE" w14:textId="77777777" w:rsidR="00EB5A81" w:rsidRPr="000748C0" w:rsidRDefault="00EB5A81" w:rsidP="00341985">
            <w:pPr>
              <w:suppressAutoHyphens/>
              <w:autoSpaceDN w:val="0"/>
              <w:jc w:val="both"/>
              <w:textAlignment w:val="baseline"/>
              <w:rPr>
                <w:rFonts w:ascii="Arial" w:eastAsia="Calibri" w:hAnsi="Arial"/>
                <w:i/>
                <w:iCs/>
                <w:rtl/>
                <w:rPrChange w:id="4987" w:author="Meryl Etman" w:date="2020-03-25T10:10:00Z">
                  <w:rPr>
                    <w:rFonts w:ascii="Arial" w:eastAsia="Calibri" w:hAnsi="Arial"/>
                    <w:i/>
                    <w:iCs/>
                    <w:rtl/>
                  </w:rPr>
                </w:rPrChange>
              </w:rPr>
            </w:pPr>
          </w:p>
        </w:tc>
      </w:tr>
    </w:tbl>
    <w:p w14:paraId="38234D8F"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988" w:author="Meryl Etman" w:date="2020-03-25T10:10:00Z">
            <w:rPr>
              <w:rFonts w:ascii="Arial" w:eastAsia="Calibri" w:hAnsi="Arial"/>
              <w:i/>
              <w:iCs/>
              <w:sz w:val="18"/>
              <w:szCs w:val="24"/>
              <w:rtl/>
            </w:rPr>
          </w:rPrChange>
        </w:rPr>
      </w:pPr>
      <w:r w:rsidRPr="000748C0">
        <w:rPr>
          <w:rFonts w:ascii="Arial" w:eastAsia="Calibri" w:hAnsi="Arial" w:hint="cs"/>
          <w:i/>
          <w:iCs/>
          <w:rtl/>
          <w:rPrChange w:id="4989" w:author="Meryl Etman" w:date="2020-03-25T10:10:00Z">
            <w:rPr>
              <w:rFonts w:ascii="Arial" w:eastAsia="Calibri" w:hAnsi="Arial" w:hint="cs"/>
              <w:i/>
              <w:iCs/>
              <w:rtl/>
            </w:rPr>
          </w:rPrChange>
        </w:rPr>
        <w:t>ת=תקין; ש=שיפור; פ=פסול</w:t>
      </w:r>
      <w:r w:rsidRPr="000748C0">
        <w:rPr>
          <w:rFonts w:ascii="Arial" w:eastAsia="Calibri" w:hAnsi="Arial" w:hint="cs"/>
          <w:i/>
          <w:iCs/>
          <w:sz w:val="18"/>
          <w:szCs w:val="24"/>
          <w:rtl/>
          <w:rPrChange w:id="4990" w:author="Meryl Etman" w:date="2020-03-25T10:10:00Z">
            <w:rPr>
              <w:rFonts w:ascii="Arial" w:eastAsia="Calibri" w:hAnsi="Arial" w:hint="cs"/>
              <w:i/>
              <w:iCs/>
              <w:sz w:val="18"/>
              <w:szCs w:val="24"/>
              <w:rtl/>
            </w:rPr>
          </w:rPrChange>
        </w:rPr>
        <w:t>.</w:t>
      </w:r>
    </w:p>
    <w:p w14:paraId="3D6337F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991" w:author="Meryl Etman" w:date="2020-03-25T10:10:00Z">
            <w:rPr>
              <w:rFonts w:ascii="Arial" w:eastAsia="Calibri" w:hAnsi="Arial"/>
              <w:i/>
              <w:iCs/>
              <w:sz w:val="18"/>
              <w:szCs w:val="24"/>
              <w:rtl/>
            </w:rPr>
          </w:rPrChange>
        </w:rPr>
      </w:pPr>
    </w:p>
    <w:p w14:paraId="2266265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992" w:author="Meryl Etman" w:date="2020-03-25T10:10:00Z">
            <w:rPr>
              <w:rFonts w:ascii="Arial" w:eastAsia="Calibri" w:hAnsi="Arial"/>
              <w:i/>
              <w:iCs/>
              <w:sz w:val="18"/>
              <w:szCs w:val="24"/>
              <w:rtl/>
            </w:rPr>
          </w:rPrChange>
        </w:rPr>
      </w:pPr>
    </w:p>
    <w:p w14:paraId="43D8BE6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99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4994" w:author="Meryl Etman" w:date="2020-03-25T10:10:00Z">
            <w:rPr>
              <w:rFonts w:ascii="Arial" w:eastAsia="Calibri" w:hAnsi="Arial" w:hint="cs"/>
              <w:i/>
              <w:iCs/>
              <w:sz w:val="18"/>
              <w:szCs w:val="24"/>
              <w:rtl/>
            </w:rPr>
          </w:rPrChange>
        </w:rPr>
        <w:t>הערות</w:t>
      </w:r>
    </w:p>
    <w:p w14:paraId="6D0C579E" w14:textId="77777777" w:rsidR="00EB5A81" w:rsidRPr="000748C0" w:rsidRDefault="00EB5A81" w:rsidP="00EB5A81">
      <w:pPr>
        <w:suppressAutoHyphens/>
        <w:autoSpaceDN w:val="0"/>
        <w:jc w:val="both"/>
        <w:textAlignment w:val="baseline"/>
        <w:rPr>
          <w:rFonts w:ascii="Arial" w:eastAsia="Calibri" w:hAnsi="Arial"/>
          <w:i/>
          <w:iCs/>
          <w:sz w:val="18"/>
          <w:szCs w:val="24"/>
          <w:rtl/>
          <w:rPrChange w:id="4995"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0748C0" w14:paraId="6F8B7E94" w14:textId="77777777" w:rsidTr="00341985">
        <w:tc>
          <w:tcPr>
            <w:tcW w:w="814" w:type="dxa"/>
            <w:shd w:val="clear" w:color="auto" w:fill="auto"/>
          </w:tcPr>
          <w:p w14:paraId="0D8A3413" w14:textId="77777777" w:rsidR="00EB5A81" w:rsidRPr="000748C0" w:rsidRDefault="00EB5A81" w:rsidP="00341985">
            <w:pPr>
              <w:suppressAutoHyphens/>
              <w:autoSpaceDN w:val="0"/>
              <w:textAlignment w:val="baseline"/>
              <w:rPr>
                <w:rFonts w:ascii="Arial" w:eastAsia="Calibri" w:hAnsi="Arial"/>
                <w:b/>
                <w:bCs/>
                <w:sz w:val="16"/>
                <w:rtl/>
                <w:rPrChange w:id="4996" w:author="Meryl Etman" w:date="2020-03-25T10:10:00Z">
                  <w:rPr>
                    <w:rFonts w:ascii="Arial" w:eastAsia="Calibri" w:hAnsi="Arial"/>
                    <w:b/>
                    <w:bCs/>
                    <w:sz w:val="16"/>
                    <w:rtl/>
                  </w:rPr>
                </w:rPrChange>
              </w:rPr>
            </w:pPr>
            <w:r w:rsidRPr="000748C0">
              <w:rPr>
                <w:rFonts w:ascii="Arial" w:eastAsia="Calibri" w:hAnsi="Arial" w:hint="cs"/>
                <w:b/>
                <w:bCs/>
                <w:sz w:val="16"/>
                <w:rtl/>
                <w:rPrChange w:id="4997" w:author="Meryl Etman" w:date="2020-03-25T10:10:00Z">
                  <w:rPr>
                    <w:rFonts w:ascii="Arial" w:eastAsia="Calibri" w:hAnsi="Arial" w:hint="cs"/>
                    <w:b/>
                    <w:bCs/>
                    <w:sz w:val="16"/>
                    <w:rtl/>
                  </w:rPr>
                </w:rPrChange>
              </w:rPr>
              <w:t>תאריך</w:t>
            </w:r>
          </w:p>
        </w:tc>
        <w:tc>
          <w:tcPr>
            <w:tcW w:w="708" w:type="dxa"/>
            <w:shd w:val="clear" w:color="auto" w:fill="auto"/>
          </w:tcPr>
          <w:p w14:paraId="09FC7122" w14:textId="77777777" w:rsidR="00EB5A81" w:rsidRPr="000748C0" w:rsidRDefault="00EB5A81" w:rsidP="00341985">
            <w:pPr>
              <w:suppressAutoHyphens/>
              <w:autoSpaceDN w:val="0"/>
              <w:textAlignment w:val="baseline"/>
              <w:rPr>
                <w:rFonts w:ascii="Arial" w:eastAsia="Calibri" w:hAnsi="Arial"/>
                <w:b/>
                <w:bCs/>
                <w:sz w:val="16"/>
                <w:rtl/>
                <w:rPrChange w:id="4998" w:author="Meryl Etman" w:date="2020-03-25T10:10:00Z">
                  <w:rPr>
                    <w:rFonts w:ascii="Arial" w:eastAsia="Calibri" w:hAnsi="Arial"/>
                    <w:b/>
                    <w:bCs/>
                    <w:sz w:val="16"/>
                    <w:rtl/>
                  </w:rPr>
                </w:rPrChange>
              </w:rPr>
            </w:pPr>
            <w:r w:rsidRPr="000748C0">
              <w:rPr>
                <w:rFonts w:ascii="Arial" w:eastAsia="Calibri" w:hAnsi="Arial" w:hint="cs"/>
                <w:b/>
                <w:bCs/>
                <w:sz w:val="16"/>
                <w:rtl/>
                <w:rPrChange w:id="4999" w:author="Meryl Etman" w:date="2020-03-25T10:10:00Z">
                  <w:rPr>
                    <w:rFonts w:ascii="Arial" w:eastAsia="Calibri" w:hAnsi="Arial" w:hint="cs"/>
                    <w:b/>
                    <w:bCs/>
                    <w:sz w:val="16"/>
                    <w:rtl/>
                  </w:rPr>
                </w:rPrChange>
              </w:rPr>
              <w:t>סעיף</w:t>
            </w:r>
          </w:p>
        </w:tc>
        <w:tc>
          <w:tcPr>
            <w:tcW w:w="2235" w:type="dxa"/>
            <w:shd w:val="clear" w:color="auto" w:fill="auto"/>
          </w:tcPr>
          <w:p w14:paraId="348CC99E" w14:textId="77777777" w:rsidR="00EB5A81" w:rsidRPr="000748C0" w:rsidRDefault="00EB5A81" w:rsidP="00341985">
            <w:pPr>
              <w:suppressAutoHyphens/>
              <w:autoSpaceDN w:val="0"/>
              <w:textAlignment w:val="baseline"/>
              <w:rPr>
                <w:rFonts w:ascii="Arial" w:eastAsia="Calibri" w:hAnsi="Arial"/>
                <w:b/>
                <w:bCs/>
                <w:sz w:val="16"/>
                <w:rtl/>
                <w:rPrChange w:id="5000" w:author="Meryl Etman" w:date="2020-03-25T10:10:00Z">
                  <w:rPr>
                    <w:rFonts w:ascii="Arial" w:eastAsia="Calibri" w:hAnsi="Arial"/>
                    <w:b/>
                    <w:bCs/>
                    <w:sz w:val="16"/>
                    <w:rtl/>
                  </w:rPr>
                </w:rPrChange>
              </w:rPr>
            </w:pPr>
            <w:r w:rsidRPr="000748C0">
              <w:rPr>
                <w:rFonts w:ascii="Arial" w:eastAsia="Calibri" w:hAnsi="Arial" w:hint="cs"/>
                <w:b/>
                <w:bCs/>
                <w:sz w:val="16"/>
                <w:rtl/>
                <w:rPrChange w:id="5001" w:author="Meryl Etman" w:date="2020-03-25T10:10:00Z">
                  <w:rPr>
                    <w:rFonts w:ascii="Arial" w:eastAsia="Calibri" w:hAnsi="Arial" w:hint="cs"/>
                    <w:b/>
                    <w:bCs/>
                    <w:sz w:val="16"/>
                    <w:rtl/>
                  </w:rPr>
                </w:rPrChange>
              </w:rPr>
              <w:t>תיאור הליקוי</w:t>
            </w:r>
          </w:p>
        </w:tc>
        <w:tc>
          <w:tcPr>
            <w:tcW w:w="2652" w:type="dxa"/>
            <w:shd w:val="clear" w:color="auto" w:fill="auto"/>
          </w:tcPr>
          <w:p w14:paraId="181F88F2" w14:textId="77777777" w:rsidR="00EB5A81" w:rsidRPr="000748C0" w:rsidRDefault="00EB5A81" w:rsidP="00341985">
            <w:pPr>
              <w:suppressAutoHyphens/>
              <w:autoSpaceDN w:val="0"/>
              <w:textAlignment w:val="baseline"/>
              <w:rPr>
                <w:rFonts w:ascii="Arial" w:eastAsia="Calibri" w:hAnsi="Arial"/>
                <w:b/>
                <w:bCs/>
                <w:sz w:val="16"/>
                <w:rtl/>
                <w:rPrChange w:id="5002" w:author="Meryl Etman" w:date="2020-03-25T10:10:00Z">
                  <w:rPr>
                    <w:rFonts w:ascii="Arial" w:eastAsia="Calibri" w:hAnsi="Arial"/>
                    <w:b/>
                    <w:bCs/>
                    <w:sz w:val="16"/>
                    <w:rtl/>
                  </w:rPr>
                </w:rPrChange>
              </w:rPr>
            </w:pPr>
            <w:r w:rsidRPr="000748C0">
              <w:rPr>
                <w:rFonts w:ascii="Arial" w:eastAsia="Calibri" w:hAnsi="Arial" w:hint="cs"/>
                <w:b/>
                <w:bCs/>
                <w:sz w:val="16"/>
                <w:rtl/>
                <w:rPrChange w:id="5003" w:author="Meryl Etman" w:date="2020-03-25T10:10:00Z">
                  <w:rPr>
                    <w:rFonts w:ascii="Arial" w:eastAsia="Calibri" w:hAnsi="Arial" w:hint="cs"/>
                    <w:b/>
                    <w:bCs/>
                    <w:sz w:val="16"/>
                    <w:rtl/>
                  </w:rPr>
                </w:rPrChange>
              </w:rPr>
              <w:t>הנחיות לתיקון</w:t>
            </w:r>
          </w:p>
        </w:tc>
        <w:tc>
          <w:tcPr>
            <w:tcW w:w="3219" w:type="dxa"/>
            <w:shd w:val="clear" w:color="auto" w:fill="auto"/>
          </w:tcPr>
          <w:p w14:paraId="0CD55787" w14:textId="77777777" w:rsidR="00EB5A81" w:rsidRPr="000748C0" w:rsidRDefault="00EB5A81" w:rsidP="00341985">
            <w:pPr>
              <w:suppressAutoHyphens/>
              <w:autoSpaceDN w:val="0"/>
              <w:textAlignment w:val="baseline"/>
              <w:rPr>
                <w:rFonts w:ascii="Arial" w:eastAsia="Calibri" w:hAnsi="Arial"/>
                <w:b/>
                <w:bCs/>
                <w:sz w:val="16"/>
                <w:rtl/>
                <w:rPrChange w:id="5004" w:author="Meryl Etman" w:date="2020-03-25T10:10:00Z">
                  <w:rPr>
                    <w:rFonts w:ascii="Arial" w:eastAsia="Calibri" w:hAnsi="Arial"/>
                    <w:b/>
                    <w:bCs/>
                    <w:sz w:val="16"/>
                    <w:rtl/>
                  </w:rPr>
                </w:rPrChange>
              </w:rPr>
            </w:pPr>
            <w:r w:rsidRPr="000748C0">
              <w:rPr>
                <w:rFonts w:ascii="Arial" w:eastAsia="Calibri" w:hAnsi="Arial" w:hint="cs"/>
                <w:b/>
                <w:bCs/>
                <w:sz w:val="16"/>
                <w:rtl/>
                <w:rPrChange w:id="5005" w:author="Meryl Etman" w:date="2020-03-25T10:10:00Z">
                  <w:rPr>
                    <w:rFonts w:ascii="Arial" w:eastAsia="Calibri" w:hAnsi="Arial" w:hint="cs"/>
                    <w:b/>
                    <w:bCs/>
                    <w:sz w:val="16"/>
                    <w:rtl/>
                  </w:rPr>
                </w:rPrChange>
              </w:rPr>
              <w:t>סטאטוס טיפול</w:t>
            </w:r>
          </w:p>
        </w:tc>
      </w:tr>
      <w:tr w:rsidR="00EB5A81" w:rsidRPr="000748C0" w14:paraId="2C72EFAF" w14:textId="77777777" w:rsidTr="00341985">
        <w:tc>
          <w:tcPr>
            <w:tcW w:w="814" w:type="dxa"/>
            <w:shd w:val="clear" w:color="auto" w:fill="auto"/>
            <w:vAlign w:val="center"/>
          </w:tcPr>
          <w:p w14:paraId="5583D7DE" w14:textId="77777777" w:rsidR="00EB5A81" w:rsidRPr="000748C0" w:rsidRDefault="00EB5A81" w:rsidP="00341985">
            <w:pPr>
              <w:suppressAutoHyphens/>
              <w:autoSpaceDN w:val="0"/>
              <w:jc w:val="center"/>
              <w:textAlignment w:val="baseline"/>
              <w:rPr>
                <w:rFonts w:ascii="Arial" w:eastAsia="Calibri" w:hAnsi="Arial"/>
                <w:sz w:val="18"/>
                <w:szCs w:val="24"/>
                <w:rtl/>
                <w:rPrChange w:id="5006" w:author="Meryl Etman" w:date="2020-03-25T10:10:00Z">
                  <w:rPr>
                    <w:rFonts w:ascii="Arial" w:eastAsia="Calibri" w:hAnsi="Arial"/>
                    <w:sz w:val="18"/>
                    <w:szCs w:val="24"/>
                    <w:rtl/>
                  </w:rPr>
                </w:rPrChange>
              </w:rPr>
            </w:pPr>
          </w:p>
        </w:tc>
        <w:tc>
          <w:tcPr>
            <w:tcW w:w="708" w:type="dxa"/>
            <w:shd w:val="clear" w:color="auto" w:fill="auto"/>
            <w:vAlign w:val="center"/>
          </w:tcPr>
          <w:p w14:paraId="3DFD5343" w14:textId="77777777" w:rsidR="00EB5A81" w:rsidRPr="000748C0" w:rsidRDefault="00EB5A81" w:rsidP="00341985">
            <w:pPr>
              <w:suppressAutoHyphens/>
              <w:autoSpaceDN w:val="0"/>
              <w:textAlignment w:val="baseline"/>
              <w:rPr>
                <w:rFonts w:ascii="Arial" w:eastAsia="Calibri" w:hAnsi="Arial"/>
                <w:sz w:val="18"/>
                <w:szCs w:val="24"/>
                <w:rtl/>
                <w:rPrChange w:id="5007" w:author="Meryl Etman" w:date="2020-03-25T10:10:00Z">
                  <w:rPr>
                    <w:rFonts w:ascii="Arial" w:eastAsia="Calibri" w:hAnsi="Arial"/>
                    <w:sz w:val="18"/>
                    <w:szCs w:val="24"/>
                    <w:rtl/>
                  </w:rPr>
                </w:rPrChange>
              </w:rPr>
            </w:pPr>
          </w:p>
        </w:tc>
        <w:tc>
          <w:tcPr>
            <w:tcW w:w="2235" w:type="dxa"/>
            <w:shd w:val="clear" w:color="auto" w:fill="auto"/>
            <w:vAlign w:val="center"/>
          </w:tcPr>
          <w:p w14:paraId="3A701598" w14:textId="77777777" w:rsidR="00EB5A81" w:rsidRPr="000748C0" w:rsidRDefault="00EB5A81" w:rsidP="00341985">
            <w:pPr>
              <w:suppressAutoHyphens/>
              <w:autoSpaceDN w:val="0"/>
              <w:textAlignment w:val="baseline"/>
              <w:rPr>
                <w:rFonts w:ascii="Arial" w:eastAsia="Calibri" w:hAnsi="Arial"/>
                <w:sz w:val="14"/>
                <w:rtl/>
                <w:rPrChange w:id="5008" w:author="Meryl Etman" w:date="2020-03-25T10:10:00Z">
                  <w:rPr>
                    <w:rFonts w:ascii="Arial" w:eastAsia="Calibri" w:hAnsi="Arial"/>
                    <w:sz w:val="14"/>
                    <w:rtl/>
                  </w:rPr>
                </w:rPrChange>
              </w:rPr>
            </w:pPr>
          </w:p>
        </w:tc>
        <w:tc>
          <w:tcPr>
            <w:tcW w:w="2652" w:type="dxa"/>
            <w:shd w:val="clear" w:color="auto" w:fill="auto"/>
            <w:vAlign w:val="center"/>
          </w:tcPr>
          <w:p w14:paraId="78F94367" w14:textId="77777777" w:rsidR="00EB5A81" w:rsidRPr="000748C0" w:rsidRDefault="00EB5A81" w:rsidP="00341985">
            <w:pPr>
              <w:suppressAutoHyphens/>
              <w:autoSpaceDN w:val="0"/>
              <w:textAlignment w:val="baseline"/>
              <w:rPr>
                <w:rFonts w:ascii="Arial" w:eastAsia="Calibri" w:hAnsi="Arial"/>
                <w:sz w:val="14"/>
                <w:rtl/>
                <w:rPrChange w:id="5009" w:author="Meryl Etman" w:date="2020-03-25T10:10:00Z">
                  <w:rPr>
                    <w:rFonts w:ascii="Arial" w:eastAsia="Calibri" w:hAnsi="Arial"/>
                    <w:sz w:val="14"/>
                    <w:rtl/>
                  </w:rPr>
                </w:rPrChange>
              </w:rPr>
            </w:pPr>
          </w:p>
        </w:tc>
        <w:tc>
          <w:tcPr>
            <w:tcW w:w="3219" w:type="dxa"/>
            <w:shd w:val="clear" w:color="auto" w:fill="auto"/>
            <w:vAlign w:val="center"/>
          </w:tcPr>
          <w:p w14:paraId="0D9BC8CC" w14:textId="77777777" w:rsidR="00EB5A81" w:rsidRPr="000748C0" w:rsidRDefault="00EB5A81" w:rsidP="00341985">
            <w:pPr>
              <w:suppressAutoHyphens/>
              <w:autoSpaceDN w:val="0"/>
              <w:textAlignment w:val="baseline"/>
              <w:rPr>
                <w:rFonts w:ascii="Arial" w:eastAsia="Calibri" w:hAnsi="Arial"/>
                <w:sz w:val="14"/>
                <w:rtl/>
                <w:rPrChange w:id="5010" w:author="Meryl Etman" w:date="2020-03-25T10:10:00Z">
                  <w:rPr>
                    <w:rFonts w:ascii="Arial" w:eastAsia="Calibri" w:hAnsi="Arial"/>
                    <w:sz w:val="14"/>
                    <w:rtl/>
                  </w:rPr>
                </w:rPrChange>
              </w:rPr>
            </w:pPr>
          </w:p>
        </w:tc>
      </w:tr>
      <w:tr w:rsidR="00EB5A81" w:rsidRPr="000748C0" w14:paraId="5149205E" w14:textId="77777777" w:rsidTr="00341985">
        <w:tc>
          <w:tcPr>
            <w:tcW w:w="814" w:type="dxa"/>
            <w:shd w:val="clear" w:color="auto" w:fill="auto"/>
            <w:vAlign w:val="center"/>
          </w:tcPr>
          <w:p w14:paraId="5061E18B" w14:textId="77777777" w:rsidR="00EB5A81" w:rsidRPr="000748C0" w:rsidRDefault="00EB5A81" w:rsidP="00341985">
            <w:pPr>
              <w:suppressAutoHyphens/>
              <w:autoSpaceDN w:val="0"/>
              <w:jc w:val="center"/>
              <w:textAlignment w:val="baseline"/>
              <w:rPr>
                <w:rFonts w:ascii="Arial" w:eastAsia="Calibri" w:hAnsi="Arial"/>
                <w:sz w:val="18"/>
                <w:szCs w:val="24"/>
                <w:rtl/>
                <w:rPrChange w:id="5011" w:author="Meryl Etman" w:date="2020-03-25T10:10:00Z">
                  <w:rPr>
                    <w:rFonts w:ascii="Arial" w:eastAsia="Calibri" w:hAnsi="Arial"/>
                    <w:sz w:val="18"/>
                    <w:szCs w:val="24"/>
                    <w:rtl/>
                  </w:rPr>
                </w:rPrChange>
              </w:rPr>
            </w:pPr>
          </w:p>
        </w:tc>
        <w:tc>
          <w:tcPr>
            <w:tcW w:w="708" w:type="dxa"/>
            <w:shd w:val="clear" w:color="auto" w:fill="auto"/>
            <w:vAlign w:val="center"/>
          </w:tcPr>
          <w:p w14:paraId="56166A96" w14:textId="77777777" w:rsidR="00EB5A81" w:rsidRPr="000748C0" w:rsidRDefault="00EB5A81" w:rsidP="00341985">
            <w:pPr>
              <w:suppressAutoHyphens/>
              <w:autoSpaceDN w:val="0"/>
              <w:textAlignment w:val="baseline"/>
              <w:rPr>
                <w:rFonts w:ascii="Arial" w:eastAsia="Calibri" w:hAnsi="Arial"/>
                <w:sz w:val="18"/>
                <w:szCs w:val="24"/>
                <w:rtl/>
                <w:rPrChange w:id="5012" w:author="Meryl Etman" w:date="2020-03-25T10:10:00Z">
                  <w:rPr>
                    <w:rFonts w:ascii="Arial" w:eastAsia="Calibri" w:hAnsi="Arial"/>
                    <w:sz w:val="18"/>
                    <w:szCs w:val="24"/>
                    <w:rtl/>
                  </w:rPr>
                </w:rPrChange>
              </w:rPr>
            </w:pPr>
          </w:p>
        </w:tc>
        <w:tc>
          <w:tcPr>
            <w:tcW w:w="2235" w:type="dxa"/>
            <w:shd w:val="clear" w:color="auto" w:fill="auto"/>
            <w:vAlign w:val="center"/>
          </w:tcPr>
          <w:p w14:paraId="3503D535" w14:textId="77777777" w:rsidR="00EB5A81" w:rsidRPr="000748C0" w:rsidRDefault="00EB5A81" w:rsidP="00341985">
            <w:pPr>
              <w:suppressAutoHyphens/>
              <w:autoSpaceDN w:val="0"/>
              <w:textAlignment w:val="baseline"/>
              <w:rPr>
                <w:rFonts w:ascii="Arial" w:eastAsia="Calibri" w:hAnsi="Arial"/>
                <w:sz w:val="19"/>
                <w:szCs w:val="19"/>
                <w:rtl/>
                <w:rPrChange w:id="5013" w:author="Meryl Etman" w:date="2020-03-25T10:10:00Z">
                  <w:rPr>
                    <w:rFonts w:ascii="Arial" w:eastAsia="Calibri" w:hAnsi="Arial"/>
                    <w:sz w:val="19"/>
                    <w:szCs w:val="19"/>
                    <w:rtl/>
                  </w:rPr>
                </w:rPrChange>
              </w:rPr>
            </w:pPr>
          </w:p>
        </w:tc>
        <w:tc>
          <w:tcPr>
            <w:tcW w:w="2652" w:type="dxa"/>
            <w:shd w:val="clear" w:color="auto" w:fill="auto"/>
            <w:vAlign w:val="center"/>
          </w:tcPr>
          <w:p w14:paraId="6F172E7D" w14:textId="77777777" w:rsidR="00EB5A81" w:rsidRPr="000748C0" w:rsidRDefault="00EB5A81" w:rsidP="00341985">
            <w:pPr>
              <w:suppressAutoHyphens/>
              <w:autoSpaceDN w:val="0"/>
              <w:textAlignment w:val="baseline"/>
              <w:rPr>
                <w:rFonts w:ascii="Arial" w:eastAsia="Calibri" w:hAnsi="Arial"/>
                <w:sz w:val="14"/>
                <w:rtl/>
                <w:rPrChange w:id="5014" w:author="Meryl Etman" w:date="2020-03-25T10:10:00Z">
                  <w:rPr>
                    <w:rFonts w:ascii="Arial" w:eastAsia="Calibri" w:hAnsi="Arial"/>
                    <w:sz w:val="14"/>
                    <w:rtl/>
                  </w:rPr>
                </w:rPrChange>
              </w:rPr>
            </w:pPr>
          </w:p>
        </w:tc>
        <w:tc>
          <w:tcPr>
            <w:tcW w:w="3219" w:type="dxa"/>
            <w:shd w:val="clear" w:color="auto" w:fill="auto"/>
            <w:vAlign w:val="center"/>
          </w:tcPr>
          <w:p w14:paraId="675F6240" w14:textId="77777777" w:rsidR="00EB5A81" w:rsidRPr="000748C0" w:rsidRDefault="00EB5A81" w:rsidP="00341985">
            <w:pPr>
              <w:suppressAutoHyphens/>
              <w:autoSpaceDN w:val="0"/>
              <w:textAlignment w:val="baseline"/>
              <w:rPr>
                <w:rFonts w:ascii="Arial" w:eastAsia="Calibri" w:hAnsi="Arial"/>
                <w:sz w:val="14"/>
                <w:rtl/>
                <w:rPrChange w:id="5015" w:author="Meryl Etman" w:date="2020-03-25T10:10:00Z">
                  <w:rPr>
                    <w:rFonts w:ascii="Arial" w:eastAsia="Calibri" w:hAnsi="Arial"/>
                    <w:sz w:val="14"/>
                    <w:rtl/>
                  </w:rPr>
                </w:rPrChange>
              </w:rPr>
            </w:pPr>
          </w:p>
        </w:tc>
      </w:tr>
      <w:tr w:rsidR="00EB5A81" w:rsidRPr="000748C0" w14:paraId="1A3C4990" w14:textId="77777777" w:rsidTr="00341985">
        <w:tc>
          <w:tcPr>
            <w:tcW w:w="814" w:type="dxa"/>
            <w:shd w:val="clear" w:color="auto" w:fill="auto"/>
            <w:vAlign w:val="center"/>
          </w:tcPr>
          <w:p w14:paraId="7D6B9E4C" w14:textId="77777777" w:rsidR="00EB5A81" w:rsidRPr="000748C0" w:rsidRDefault="00EB5A81" w:rsidP="00341985">
            <w:pPr>
              <w:suppressAutoHyphens/>
              <w:autoSpaceDN w:val="0"/>
              <w:jc w:val="center"/>
              <w:textAlignment w:val="baseline"/>
              <w:rPr>
                <w:rFonts w:ascii="Arial" w:eastAsia="Calibri" w:hAnsi="Arial"/>
                <w:sz w:val="18"/>
                <w:szCs w:val="24"/>
                <w:rtl/>
                <w:rPrChange w:id="5016" w:author="Meryl Etman" w:date="2020-03-25T10:10:00Z">
                  <w:rPr>
                    <w:rFonts w:ascii="Arial" w:eastAsia="Calibri" w:hAnsi="Arial"/>
                    <w:sz w:val="18"/>
                    <w:szCs w:val="24"/>
                    <w:rtl/>
                  </w:rPr>
                </w:rPrChange>
              </w:rPr>
            </w:pPr>
          </w:p>
        </w:tc>
        <w:tc>
          <w:tcPr>
            <w:tcW w:w="708" w:type="dxa"/>
            <w:shd w:val="clear" w:color="auto" w:fill="auto"/>
          </w:tcPr>
          <w:p w14:paraId="24A4B5E2" w14:textId="77777777" w:rsidR="00EB5A81" w:rsidRPr="000748C0" w:rsidRDefault="00EB5A81" w:rsidP="00341985">
            <w:pPr>
              <w:suppressAutoHyphens/>
              <w:autoSpaceDN w:val="0"/>
              <w:jc w:val="both"/>
              <w:textAlignment w:val="baseline"/>
              <w:rPr>
                <w:rFonts w:ascii="Arial" w:eastAsia="Calibri" w:hAnsi="Arial"/>
                <w:sz w:val="18"/>
                <w:szCs w:val="24"/>
                <w:rtl/>
                <w:rPrChange w:id="5017" w:author="Meryl Etman" w:date="2020-03-25T10:10:00Z">
                  <w:rPr>
                    <w:rFonts w:ascii="Arial" w:eastAsia="Calibri" w:hAnsi="Arial"/>
                    <w:sz w:val="18"/>
                    <w:szCs w:val="24"/>
                    <w:rtl/>
                  </w:rPr>
                </w:rPrChange>
              </w:rPr>
            </w:pPr>
          </w:p>
        </w:tc>
        <w:tc>
          <w:tcPr>
            <w:tcW w:w="2235" w:type="dxa"/>
            <w:shd w:val="clear" w:color="auto" w:fill="auto"/>
            <w:vAlign w:val="center"/>
          </w:tcPr>
          <w:p w14:paraId="5DE264B5" w14:textId="77777777" w:rsidR="00EB5A81" w:rsidRPr="000748C0" w:rsidRDefault="00EB5A81" w:rsidP="00341985">
            <w:pPr>
              <w:suppressAutoHyphens/>
              <w:autoSpaceDN w:val="0"/>
              <w:textAlignment w:val="baseline"/>
              <w:rPr>
                <w:rFonts w:ascii="Arial" w:eastAsia="Calibri" w:hAnsi="Arial"/>
                <w:sz w:val="14"/>
                <w:rtl/>
                <w:rPrChange w:id="5018" w:author="Meryl Etman" w:date="2020-03-25T10:10:00Z">
                  <w:rPr>
                    <w:rFonts w:ascii="Arial" w:eastAsia="Calibri" w:hAnsi="Arial"/>
                    <w:sz w:val="14"/>
                    <w:rtl/>
                  </w:rPr>
                </w:rPrChange>
              </w:rPr>
            </w:pPr>
          </w:p>
        </w:tc>
        <w:tc>
          <w:tcPr>
            <w:tcW w:w="2652" w:type="dxa"/>
            <w:shd w:val="clear" w:color="auto" w:fill="auto"/>
            <w:vAlign w:val="center"/>
          </w:tcPr>
          <w:p w14:paraId="513E6A24" w14:textId="77777777" w:rsidR="00EB5A81" w:rsidRPr="000748C0" w:rsidRDefault="00EB5A81" w:rsidP="00341985">
            <w:pPr>
              <w:suppressAutoHyphens/>
              <w:autoSpaceDN w:val="0"/>
              <w:textAlignment w:val="baseline"/>
              <w:rPr>
                <w:rFonts w:ascii="Arial" w:eastAsia="Calibri" w:hAnsi="Arial"/>
                <w:sz w:val="14"/>
                <w:rtl/>
                <w:rPrChange w:id="5019" w:author="Meryl Etman" w:date="2020-03-25T10:10:00Z">
                  <w:rPr>
                    <w:rFonts w:ascii="Arial" w:eastAsia="Calibri" w:hAnsi="Arial"/>
                    <w:sz w:val="14"/>
                    <w:rtl/>
                  </w:rPr>
                </w:rPrChange>
              </w:rPr>
            </w:pPr>
          </w:p>
        </w:tc>
        <w:tc>
          <w:tcPr>
            <w:tcW w:w="3219" w:type="dxa"/>
            <w:shd w:val="clear" w:color="auto" w:fill="auto"/>
            <w:vAlign w:val="center"/>
          </w:tcPr>
          <w:p w14:paraId="627AC09E" w14:textId="77777777" w:rsidR="00EB5A81" w:rsidRPr="000748C0" w:rsidRDefault="00EB5A81" w:rsidP="00341985">
            <w:pPr>
              <w:suppressAutoHyphens/>
              <w:autoSpaceDN w:val="0"/>
              <w:textAlignment w:val="baseline"/>
              <w:rPr>
                <w:rFonts w:ascii="Arial" w:eastAsia="Calibri" w:hAnsi="Arial"/>
                <w:sz w:val="14"/>
                <w:rtl/>
                <w:rPrChange w:id="5020" w:author="Meryl Etman" w:date="2020-03-25T10:10:00Z">
                  <w:rPr>
                    <w:rFonts w:ascii="Arial" w:eastAsia="Calibri" w:hAnsi="Arial"/>
                    <w:sz w:val="14"/>
                    <w:rtl/>
                  </w:rPr>
                </w:rPrChange>
              </w:rPr>
            </w:pPr>
          </w:p>
        </w:tc>
      </w:tr>
      <w:tr w:rsidR="00EB5A81" w:rsidRPr="000748C0" w14:paraId="3BCBD1FE" w14:textId="77777777" w:rsidTr="00341985">
        <w:tc>
          <w:tcPr>
            <w:tcW w:w="814" w:type="dxa"/>
            <w:shd w:val="clear" w:color="auto" w:fill="auto"/>
            <w:vAlign w:val="center"/>
          </w:tcPr>
          <w:p w14:paraId="15DEDCD3" w14:textId="77777777" w:rsidR="00EB5A81" w:rsidRPr="000748C0" w:rsidRDefault="00EB5A81" w:rsidP="00341985">
            <w:pPr>
              <w:suppressAutoHyphens/>
              <w:autoSpaceDN w:val="0"/>
              <w:jc w:val="center"/>
              <w:textAlignment w:val="baseline"/>
              <w:rPr>
                <w:rFonts w:ascii="Arial" w:eastAsia="Calibri" w:hAnsi="Arial"/>
                <w:sz w:val="18"/>
                <w:szCs w:val="24"/>
                <w:rtl/>
                <w:rPrChange w:id="5021" w:author="Meryl Etman" w:date="2020-03-25T10:10:00Z">
                  <w:rPr>
                    <w:rFonts w:ascii="Arial" w:eastAsia="Calibri" w:hAnsi="Arial"/>
                    <w:sz w:val="18"/>
                    <w:szCs w:val="24"/>
                    <w:rtl/>
                  </w:rPr>
                </w:rPrChange>
              </w:rPr>
            </w:pPr>
          </w:p>
        </w:tc>
        <w:tc>
          <w:tcPr>
            <w:tcW w:w="708" w:type="dxa"/>
            <w:shd w:val="clear" w:color="auto" w:fill="auto"/>
          </w:tcPr>
          <w:p w14:paraId="21CA5762" w14:textId="77777777" w:rsidR="00EB5A81" w:rsidRPr="000748C0" w:rsidRDefault="00EB5A81" w:rsidP="00341985">
            <w:pPr>
              <w:suppressAutoHyphens/>
              <w:autoSpaceDN w:val="0"/>
              <w:jc w:val="both"/>
              <w:textAlignment w:val="baseline"/>
              <w:rPr>
                <w:rFonts w:ascii="Arial" w:eastAsia="Calibri" w:hAnsi="Arial"/>
                <w:sz w:val="18"/>
                <w:szCs w:val="24"/>
                <w:rtl/>
                <w:rPrChange w:id="5022" w:author="Meryl Etman" w:date="2020-03-25T10:10:00Z">
                  <w:rPr>
                    <w:rFonts w:ascii="Arial" w:eastAsia="Calibri" w:hAnsi="Arial"/>
                    <w:sz w:val="18"/>
                    <w:szCs w:val="24"/>
                    <w:rtl/>
                  </w:rPr>
                </w:rPrChange>
              </w:rPr>
            </w:pPr>
          </w:p>
        </w:tc>
        <w:tc>
          <w:tcPr>
            <w:tcW w:w="2235" w:type="dxa"/>
            <w:shd w:val="clear" w:color="auto" w:fill="auto"/>
            <w:vAlign w:val="center"/>
          </w:tcPr>
          <w:p w14:paraId="6A86FE13" w14:textId="77777777" w:rsidR="00EB5A81" w:rsidRPr="000748C0" w:rsidRDefault="00EB5A81" w:rsidP="00341985">
            <w:pPr>
              <w:suppressAutoHyphens/>
              <w:autoSpaceDN w:val="0"/>
              <w:textAlignment w:val="baseline"/>
              <w:rPr>
                <w:rFonts w:ascii="Arial" w:eastAsia="Calibri" w:hAnsi="Arial"/>
                <w:sz w:val="14"/>
                <w:rtl/>
                <w:rPrChange w:id="5023" w:author="Meryl Etman" w:date="2020-03-25T10:10:00Z">
                  <w:rPr>
                    <w:rFonts w:ascii="Arial" w:eastAsia="Calibri" w:hAnsi="Arial"/>
                    <w:sz w:val="14"/>
                    <w:rtl/>
                  </w:rPr>
                </w:rPrChange>
              </w:rPr>
            </w:pPr>
          </w:p>
        </w:tc>
        <w:tc>
          <w:tcPr>
            <w:tcW w:w="2652" w:type="dxa"/>
            <w:shd w:val="clear" w:color="auto" w:fill="auto"/>
            <w:vAlign w:val="center"/>
          </w:tcPr>
          <w:p w14:paraId="57CE16F0" w14:textId="77777777" w:rsidR="00EB5A81" w:rsidRPr="000748C0" w:rsidRDefault="00EB5A81" w:rsidP="00341985">
            <w:pPr>
              <w:suppressAutoHyphens/>
              <w:autoSpaceDN w:val="0"/>
              <w:textAlignment w:val="baseline"/>
              <w:rPr>
                <w:rFonts w:ascii="Arial" w:eastAsia="Calibri" w:hAnsi="Arial"/>
                <w:sz w:val="14"/>
                <w:rtl/>
                <w:rPrChange w:id="5024" w:author="Meryl Etman" w:date="2020-03-25T10:10:00Z">
                  <w:rPr>
                    <w:rFonts w:ascii="Arial" w:eastAsia="Calibri" w:hAnsi="Arial"/>
                    <w:sz w:val="14"/>
                    <w:rtl/>
                  </w:rPr>
                </w:rPrChange>
              </w:rPr>
            </w:pPr>
          </w:p>
        </w:tc>
        <w:tc>
          <w:tcPr>
            <w:tcW w:w="3219" w:type="dxa"/>
            <w:shd w:val="clear" w:color="auto" w:fill="auto"/>
            <w:vAlign w:val="center"/>
          </w:tcPr>
          <w:p w14:paraId="1852CE94" w14:textId="77777777" w:rsidR="00EB5A81" w:rsidRPr="000748C0" w:rsidRDefault="00EB5A81" w:rsidP="00341985">
            <w:pPr>
              <w:suppressAutoHyphens/>
              <w:autoSpaceDN w:val="0"/>
              <w:textAlignment w:val="baseline"/>
              <w:rPr>
                <w:rFonts w:ascii="Arial" w:eastAsia="Calibri" w:hAnsi="Arial"/>
                <w:sz w:val="14"/>
                <w:rtl/>
                <w:rPrChange w:id="5025" w:author="Meryl Etman" w:date="2020-03-25T10:10:00Z">
                  <w:rPr>
                    <w:rFonts w:ascii="Arial" w:eastAsia="Calibri" w:hAnsi="Arial"/>
                    <w:sz w:val="14"/>
                    <w:rtl/>
                  </w:rPr>
                </w:rPrChange>
              </w:rPr>
            </w:pPr>
          </w:p>
        </w:tc>
      </w:tr>
      <w:tr w:rsidR="00EB5A81" w:rsidRPr="000748C0" w14:paraId="46C04484" w14:textId="77777777" w:rsidTr="00341985">
        <w:tc>
          <w:tcPr>
            <w:tcW w:w="814" w:type="dxa"/>
            <w:shd w:val="clear" w:color="auto" w:fill="auto"/>
            <w:vAlign w:val="center"/>
          </w:tcPr>
          <w:p w14:paraId="1543C907" w14:textId="77777777" w:rsidR="00EB5A81" w:rsidRPr="000748C0" w:rsidRDefault="00EB5A81" w:rsidP="00341985">
            <w:pPr>
              <w:suppressAutoHyphens/>
              <w:autoSpaceDN w:val="0"/>
              <w:jc w:val="center"/>
              <w:textAlignment w:val="baseline"/>
              <w:rPr>
                <w:rFonts w:ascii="Arial" w:eastAsia="Calibri" w:hAnsi="Arial"/>
                <w:sz w:val="18"/>
                <w:szCs w:val="24"/>
                <w:rtl/>
                <w:rPrChange w:id="5026" w:author="Meryl Etman" w:date="2020-03-25T10:10:00Z">
                  <w:rPr>
                    <w:rFonts w:ascii="Arial" w:eastAsia="Calibri" w:hAnsi="Arial"/>
                    <w:sz w:val="18"/>
                    <w:szCs w:val="24"/>
                    <w:rtl/>
                  </w:rPr>
                </w:rPrChange>
              </w:rPr>
            </w:pPr>
          </w:p>
        </w:tc>
        <w:tc>
          <w:tcPr>
            <w:tcW w:w="708" w:type="dxa"/>
            <w:shd w:val="clear" w:color="auto" w:fill="auto"/>
          </w:tcPr>
          <w:p w14:paraId="6483DD85" w14:textId="77777777" w:rsidR="00EB5A81" w:rsidRPr="000748C0" w:rsidRDefault="00EB5A81" w:rsidP="00341985">
            <w:pPr>
              <w:suppressAutoHyphens/>
              <w:autoSpaceDN w:val="0"/>
              <w:jc w:val="both"/>
              <w:textAlignment w:val="baseline"/>
              <w:rPr>
                <w:rFonts w:ascii="Arial" w:eastAsia="Calibri" w:hAnsi="Arial"/>
                <w:sz w:val="18"/>
                <w:szCs w:val="24"/>
                <w:rtl/>
                <w:rPrChange w:id="5027" w:author="Meryl Etman" w:date="2020-03-25T10:10:00Z">
                  <w:rPr>
                    <w:rFonts w:ascii="Arial" w:eastAsia="Calibri" w:hAnsi="Arial"/>
                    <w:sz w:val="18"/>
                    <w:szCs w:val="24"/>
                    <w:rtl/>
                  </w:rPr>
                </w:rPrChange>
              </w:rPr>
            </w:pPr>
          </w:p>
        </w:tc>
        <w:tc>
          <w:tcPr>
            <w:tcW w:w="2235" w:type="dxa"/>
            <w:shd w:val="clear" w:color="auto" w:fill="auto"/>
            <w:vAlign w:val="center"/>
          </w:tcPr>
          <w:p w14:paraId="31D61833" w14:textId="77777777" w:rsidR="00EB5A81" w:rsidRPr="000748C0" w:rsidRDefault="00EB5A81" w:rsidP="00341985">
            <w:pPr>
              <w:suppressAutoHyphens/>
              <w:autoSpaceDN w:val="0"/>
              <w:textAlignment w:val="baseline"/>
              <w:rPr>
                <w:rFonts w:ascii="Arial" w:eastAsia="Calibri" w:hAnsi="Arial"/>
                <w:sz w:val="14"/>
                <w:rtl/>
                <w:rPrChange w:id="5028" w:author="Meryl Etman" w:date="2020-03-25T10:10:00Z">
                  <w:rPr>
                    <w:rFonts w:ascii="Arial" w:eastAsia="Calibri" w:hAnsi="Arial"/>
                    <w:sz w:val="14"/>
                    <w:rtl/>
                  </w:rPr>
                </w:rPrChange>
              </w:rPr>
            </w:pPr>
          </w:p>
        </w:tc>
        <w:tc>
          <w:tcPr>
            <w:tcW w:w="2652" w:type="dxa"/>
            <w:shd w:val="clear" w:color="auto" w:fill="auto"/>
            <w:vAlign w:val="center"/>
          </w:tcPr>
          <w:p w14:paraId="7D6B310B" w14:textId="77777777" w:rsidR="00EB5A81" w:rsidRPr="000748C0" w:rsidRDefault="00EB5A81" w:rsidP="00341985">
            <w:pPr>
              <w:suppressAutoHyphens/>
              <w:autoSpaceDN w:val="0"/>
              <w:textAlignment w:val="baseline"/>
              <w:rPr>
                <w:rFonts w:ascii="Arial" w:eastAsia="Calibri" w:hAnsi="Arial"/>
                <w:sz w:val="14"/>
                <w:rtl/>
                <w:rPrChange w:id="5029" w:author="Meryl Etman" w:date="2020-03-25T10:10:00Z">
                  <w:rPr>
                    <w:rFonts w:ascii="Arial" w:eastAsia="Calibri" w:hAnsi="Arial"/>
                    <w:sz w:val="14"/>
                    <w:rtl/>
                  </w:rPr>
                </w:rPrChange>
              </w:rPr>
            </w:pPr>
          </w:p>
        </w:tc>
        <w:tc>
          <w:tcPr>
            <w:tcW w:w="3219" w:type="dxa"/>
            <w:shd w:val="clear" w:color="auto" w:fill="auto"/>
            <w:vAlign w:val="center"/>
          </w:tcPr>
          <w:p w14:paraId="14456F01" w14:textId="77777777" w:rsidR="00EB5A81" w:rsidRPr="000748C0" w:rsidRDefault="00EB5A81" w:rsidP="00341985">
            <w:pPr>
              <w:suppressAutoHyphens/>
              <w:autoSpaceDN w:val="0"/>
              <w:textAlignment w:val="baseline"/>
              <w:rPr>
                <w:rFonts w:ascii="Arial" w:eastAsia="Calibri" w:hAnsi="Arial"/>
                <w:sz w:val="14"/>
                <w:rtl/>
                <w:rPrChange w:id="5030" w:author="Meryl Etman" w:date="2020-03-25T10:10:00Z">
                  <w:rPr>
                    <w:rFonts w:ascii="Arial" w:eastAsia="Calibri" w:hAnsi="Arial"/>
                    <w:sz w:val="14"/>
                    <w:rtl/>
                  </w:rPr>
                </w:rPrChange>
              </w:rPr>
            </w:pPr>
          </w:p>
        </w:tc>
      </w:tr>
      <w:tr w:rsidR="00EB5A81" w:rsidRPr="000748C0" w14:paraId="465929EC" w14:textId="77777777" w:rsidTr="00341985">
        <w:tc>
          <w:tcPr>
            <w:tcW w:w="814" w:type="dxa"/>
            <w:shd w:val="clear" w:color="auto" w:fill="auto"/>
            <w:vAlign w:val="center"/>
          </w:tcPr>
          <w:p w14:paraId="59115CE9" w14:textId="77777777" w:rsidR="00EB5A81" w:rsidRPr="000748C0" w:rsidRDefault="00EB5A81" w:rsidP="00341985">
            <w:pPr>
              <w:suppressAutoHyphens/>
              <w:autoSpaceDN w:val="0"/>
              <w:jc w:val="center"/>
              <w:textAlignment w:val="baseline"/>
              <w:rPr>
                <w:rFonts w:ascii="Arial" w:eastAsia="Calibri" w:hAnsi="Arial"/>
                <w:sz w:val="18"/>
                <w:szCs w:val="24"/>
                <w:rtl/>
                <w:rPrChange w:id="5031" w:author="Meryl Etman" w:date="2020-03-25T10:10:00Z">
                  <w:rPr>
                    <w:rFonts w:ascii="Arial" w:eastAsia="Calibri" w:hAnsi="Arial"/>
                    <w:sz w:val="18"/>
                    <w:szCs w:val="24"/>
                    <w:rtl/>
                  </w:rPr>
                </w:rPrChange>
              </w:rPr>
            </w:pPr>
          </w:p>
        </w:tc>
        <w:tc>
          <w:tcPr>
            <w:tcW w:w="708" w:type="dxa"/>
            <w:shd w:val="clear" w:color="auto" w:fill="auto"/>
          </w:tcPr>
          <w:p w14:paraId="0A263223" w14:textId="77777777" w:rsidR="00EB5A81" w:rsidRPr="000748C0" w:rsidRDefault="00EB5A81" w:rsidP="00341985">
            <w:pPr>
              <w:suppressAutoHyphens/>
              <w:autoSpaceDN w:val="0"/>
              <w:jc w:val="both"/>
              <w:textAlignment w:val="baseline"/>
              <w:rPr>
                <w:rFonts w:ascii="Arial" w:eastAsia="Calibri" w:hAnsi="Arial"/>
                <w:sz w:val="18"/>
                <w:szCs w:val="24"/>
                <w:rtl/>
                <w:rPrChange w:id="5032" w:author="Meryl Etman" w:date="2020-03-25T10:10:00Z">
                  <w:rPr>
                    <w:rFonts w:ascii="Arial" w:eastAsia="Calibri" w:hAnsi="Arial"/>
                    <w:sz w:val="18"/>
                    <w:szCs w:val="24"/>
                    <w:rtl/>
                  </w:rPr>
                </w:rPrChange>
              </w:rPr>
            </w:pPr>
          </w:p>
        </w:tc>
        <w:tc>
          <w:tcPr>
            <w:tcW w:w="2235" w:type="dxa"/>
            <w:shd w:val="clear" w:color="auto" w:fill="auto"/>
            <w:vAlign w:val="center"/>
          </w:tcPr>
          <w:p w14:paraId="765E13DF" w14:textId="77777777" w:rsidR="00EB5A81" w:rsidRPr="000748C0" w:rsidRDefault="00EB5A81" w:rsidP="00341985">
            <w:pPr>
              <w:suppressAutoHyphens/>
              <w:autoSpaceDN w:val="0"/>
              <w:textAlignment w:val="baseline"/>
              <w:rPr>
                <w:rFonts w:ascii="Arial" w:eastAsia="Calibri" w:hAnsi="Arial"/>
                <w:sz w:val="14"/>
                <w:rtl/>
                <w:rPrChange w:id="5033" w:author="Meryl Etman" w:date="2020-03-25T10:10:00Z">
                  <w:rPr>
                    <w:rFonts w:ascii="Arial" w:eastAsia="Calibri" w:hAnsi="Arial"/>
                    <w:sz w:val="14"/>
                    <w:rtl/>
                  </w:rPr>
                </w:rPrChange>
              </w:rPr>
            </w:pPr>
          </w:p>
        </w:tc>
        <w:tc>
          <w:tcPr>
            <w:tcW w:w="2652" w:type="dxa"/>
            <w:shd w:val="clear" w:color="auto" w:fill="auto"/>
            <w:vAlign w:val="center"/>
          </w:tcPr>
          <w:p w14:paraId="122D43D5" w14:textId="77777777" w:rsidR="00EB5A81" w:rsidRPr="000748C0" w:rsidRDefault="00EB5A81" w:rsidP="00341985">
            <w:pPr>
              <w:suppressAutoHyphens/>
              <w:autoSpaceDN w:val="0"/>
              <w:textAlignment w:val="baseline"/>
              <w:rPr>
                <w:rFonts w:ascii="Arial" w:eastAsia="Calibri" w:hAnsi="Arial"/>
                <w:sz w:val="14"/>
                <w:rtl/>
                <w:rPrChange w:id="5034" w:author="Meryl Etman" w:date="2020-03-25T10:10:00Z">
                  <w:rPr>
                    <w:rFonts w:ascii="Arial" w:eastAsia="Calibri" w:hAnsi="Arial"/>
                    <w:sz w:val="14"/>
                    <w:rtl/>
                  </w:rPr>
                </w:rPrChange>
              </w:rPr>
            </w:pPr>
          </w:p>
        </w:tc>
        <w:tc>
          <w:tcPr>
            <w:tcW w:w="3219" w:type="dxa"/>
            <w:shd w:val="clear" w:color="auto" w:fill="auto"/>
            <w:vAlign w:val="center"/>
          </w:tcPr>
          <w:p w14:paraId="6D8FF28E" w14:textId="77777777" w:rsidR="00EB5A81" w:rsidRPr="000748C0" w:rsidRDefault="00EB5A81" w:rsidP="00341985">
            <w:pPr>
              <w:suppressAutoHyphens/>
              <w:autoSpaceDN w:val="0"/>
              <w:textAlignment w:val="baseline"/>
              <w:rPr>
                <w:rFonts w:ascii="Arial" w:eastAsia="Calibri" w:hAnsi="Arial"/>
                <w:sz w:val="14"/>
                <w:rtl/>
                <w:rPrChange w:id="5035" w:author="Meryl Etman" w:date="2020-03-25T10:10:00Z">
                  <w:rPr>
                    <w:rFonts w:ascii="Arial" w:eastAsia="Calibri" w:hAnsi="Arial"/>
                    <w:sz w:val="14"/>
                    <w:rtl/>
                  </w:rPr>
                </w:rPrChange>
              </w:rPr>
            </w:pPr>
          </w:p>
        </w:tc>
      </w:tr>
      <w:tr w:rsidR="00EB5A81" w:rsidRPr="000748C0" w14:paraId="6E38BA91" w14:textId="77777777" w:rsidTr="00341985">
        <w:tc>
          <w:tcPr>
            <w:tcW w:w="814" w:type="dxa"/>
            <w:shd w:val="clear" w:color="auto" w:fill="auto"/>
            <w:vAlign w:val="center"/>
          </w:tcPr>
          <w:p w14:paraId="65AA11C8" w14:textId="77777777" w:rsidR="00EB5A81" w:rsidRPr="000748C0" w:rsidRDefault="00EB5A81" w:rsidP="00341985">
            <w:pPr>
              <w:suppressAutoHyphens/>
              <w:autoSpaceDN w:val="0"/>
              <w:jc w:val="center"/>
              <w:textAlignment w:val="baseline"/>
              <w:rPr>
                <w:rFonts w:ascii="Arial" w:eastAsia="Calibri" w:hAnsi="Arial"/>
                <w:sz w:val="18"/>
                <w:szCs w:val="24"/>
                <w:rtl/>
                <w:rPrChange w:id="5036" w:author="Meryl Etman" w:date="2020-03-25T10:10:00Z">
                  <w:rPr>
                    <w:rFonts w:ascii="Arial" w:eastAsia="Calibri" w:hAnsi="Arial"/>
                    <w:sz w:val="18"/>
                    <w:szCs w:val="24"/>
                    <w:rtl/>
                  </w:rPr>
                </w:rPrChange>
              </w:rPr>
            </w:pPr>
          </w:p>
        </w:tc>
        <w:tc>
          <w:tcPr>
            <w:tcW w:w="708" w:type="dxa"/>
            <w:shd w:val="clear" w:color="auto" w:fill="auto"/>
          </w:tcPr>
          <w:p w14:paraId="487917B2" w14:textId="77777777" w:rsidR="00EB5A81" w:rsidRPr="000748C0" w:rsidRDefault="00EB5A81" w:rsidP="00341985">
            <w:pPr>
              <w:suppressAutoHyphens/>
              <w:autoSpaceDN w:val="0"/>
              <w:jc w:val="both"/>
              <w:textAlignment w:val="baseline"/>
              <w:rPr>
                <w:rFonts w:ascii="Arial" w:eastAsia="Calibri" w:hAnsi="Arial"/>
                <w:sz w:val="18"/>
                <w:szCs w:val="24"/>
                <w:rtl/>
                <w:rPrChange w:id="5037" w:author="Meryl Etman" w:date="2020-03-25T10:10:00Z">
                  <w:rPr>
                    <w:rFonts w:ascii="Arial" w:eastAsia="Calibri" w:hAnsi="Arial"/>
                    <w:sz w:val="18"/>
                    <w:szCs w:val="24"/>
                    <w:rtl/>
                  </w:rPr>
                </w:rPrChange>
              </w:rPr>
            </w:pPr>
          </w:p>
        </w:tc>
        <w:tc>
          <w:tcPr>
            <w:tcW w:w="2235" w:type="dxa"/>
            <w:shd w:val="clear" w:color="auto" w:fill="auto"/>
            <w:vAlign w:val="center"/>
          </w:tcPr>
          <w:p w14:paraId="688EF309" w14:textId="77777777" w:rsidR="00EB5A81" w:rsidRPr="000748C0" w:rsidRDefault="00EB5A81" w:rsidP="00341985">
            <w:pPr>
              <w:suppressAutoHyphens/>
              <w:autoSpaceDN w:val="0"/>
              <w:textAlignment w:val="baseline"/>
              <w:rPr>
                <w:rFonts w:ascii="Arial" w:eastAsia="Calibri" w:hAnsi="Arial"/>
                <w:sz w:val="14"/>
                <w:rtl/>
                <w:rPrChange w:id="5038" w:author="Meryl Etman" w:date="2020-03-25T10:10:00Z">
                  <w:rPr>
                    <w:rFonts w:ascii="Arial" w:eastAsia="Calibri" w:hAnsi="Arial"/>
                    <w:sz w:val="14"/>
                    <w:rtl/>
                  </w:rPr>
                </w:rPrChange>
              </w:rPr>
            </w:pPr>
          </w:p>
        </w:tc>
        <w:tc>
          <w:tcPr>
            <w:tcW w:w="2652" w:type="dxa"/>
            <w:shd w:val="clear" w:color="auto" w:fill="auto"/>
            <w:vAlign w:val="center"/>
          </w:tcPr>
          <w:p w14:paraId="4F0E8546" w14:textId="77777777" w:rsidR="00EB5A81" w:rsidRPr="000748C0" w:rsidRDefault="00EB5A81" w:rsidP="00341985">
            <w:pPr>
              <w:suppressAutoHyphens/>
              <w:autoSpaceDN w:val="0"/>
              <w:textAlignment w:val="baseline"/>
              <w:rPr>
                <w:rFonts w:ascii="Arial" w:eastAsia="Calibri" w:hAnsi="Arial"/>
                <w:sz w:val="14"/>
                <w:rtl/>
                <w:rPrChange w:id="5039" w:author="Meryl Etman" w:date="2020-03-25T10:10:00Z">
                  <w:rPr>
                    <w:rFonts w:ascii="Arial" w:eastAsia="Calibri" w:hAnsi="Arial"/>
                    <w:sz w:val="14"/>
                    <w:rtl/>
                  </w:rPr>
                </w:rPrChange>
              </w:rPr>
            </w:pPr>
          </w:p>
        </w:tc>
        <w:tc>
          <w:tcPr>
            <w:tcW w:w="3219" w:type="dxa"/>
            <w:shd w:val="clear" w:color="auto" w:fill="auto"/>
            <w:vAlign w:val="center"/>
          </w:tcPr>
          <w:p w14:paraId="7B1BA292" w14:textId="77777777" w:rsidR="00EB5A81" w:rsidRPr="000748C0" w:rsidRDefault="00EB5A81" w:rsidP="00341985">
            <w:pPr>
              <w:suppressAutoHyphens/>
              <w:autoSpaceDN w:val="0"/>
              <w:textAlignment w:val="baseline"/>
              <w:rPr>
                <w:rFonts w:ascii="Arial" w:eastAsia="Calibri" w:hAnsi="Arial"/>
                <w:sz w:val="14"/>
                <w:rtl/>
                <w:rPrChange w:id="5040" w:author="Meryl Etman" w:date="2020-03-25T10:10:00Z">
                  <w:rPr>
                    <w:rFonts w:ascii="Arial" w:eastAsia="Calibri" w:hAnsi="Arial"/>
                    <w:sz w:val="14"/>
                    <w:rtl/>
                  </w:rPr>
                </w:rPrChange>
              </w:rPr>
            </w:pPr>
          </w:p>
        </w:tc>
      </w:tr>
      <w:tr w:rsidR="00EB5A81" w:rsidRPr="000748C0" w14:paraId="7A684D17" w14:textId="77777777" w:rsidTr="00341985">
        <w:tc>
          <w:tcPr>
            <w:tcW w:w="814" w:type="dxa"/>
            <w:shd w:val="clear" w:color="auto" w:fill="auto"/>
            <w:vAlign w:val="center"/>
          </w:tcPr>
          <w:p w14:paraId="115A2C83" w14:textId="77777777" w:rsidR="00EB5A81" w:rsidRPr="000748C0" w:rsidRDefault="00EB5A81" w:rsidP="00341985">
            <w:pPr>
              <w:suppressAutoHyphens/>
              <w:autoSpaceDN w:val="0"/>
              <w:jc w:val="center"/>
              <w:textAlignment w:val="baseline"/>
              <w:rPr>
                <w:rFonts w:ascii="Arial" w:eastAsia="Calibri" w:hAnsi="Arial"/>
                <w:sz w:val="18"/>
                <w:szCs w:val="24"/>
                <w:rtl/>
                <w:rPrChange w:id="5041" w:author="Meryl Etman" w:date="2020-03-25T10:10:00Z">
                  <w:rPr>
                    <w:rFonts w:ascii="Arial" w:eastAsia="Calibri" w:hAnsi="Arial"/>
                    <w:sz w:val="18"/>
                    <w:szCs w:val="24"/>
                    <w:rtl/>
                  </w:rPr>
                </w:rPrChange>
              </w:rPr>
            </w:pPr>
          </w:p>
        </w:tc>
        <w:tc>
          <w:tcPr>
            <w:tcW w:w="708" w:type="dxa"/>
            <w:shd w:val="clear" w:color="auto" w:fill="auto"/>
          </w:tcPr>
          <w:p w14:paraId="4B6A5D5A" w14:textId="77777777" w:rsidR="00EB5A81" w:rsidRPr="000748C0" w:rsidRDefault="00EB5A81" w:rsidP="00341985">
            <w:pPr>
              <w:suppressAutoHyphens/>
              <w:autoSpaceDN w:val="0"/>
              <w:jc w:val="both"/>
              <w:textAlignment w:val="baseline"/>
              <w:rPr>
                <w:rFonts w:ascii="Arial" w:eastAsia="Calibri" w:hAnsi="Arial"/>
                <w:sz w:val="18"/>
                <w:szCs w:val="24"/>
                <w:rtl/>
                <w:rPrChange w:id="5042" w:author="Meryl Etman" w:date="2020-03-25T10:10:00Z">
                  <w:rPr>
                    <w:rFonts w:ascii="Arial" w:eastAsia="Calibri" w:hAnsi="Arial"/>
                    <w:sz w:val="18"/>
                    <w:szCs w:val="24"/>
                    <w:rtl/>
                  </w:rPr>
                </w:rPrChange>
              </w:rPr>
            </w:pPr>
          </w:p>
        </w:tc>
        <w:tc>
          <w:tcPr>
            <w:tcW w:w="2235" w:type="dxa"/>
            <w:shd w:val="clear" w:color="auto" w:fill="auto"/>
            <w:vAlign w:val="center"/>
          </w:tcPr>
          <w:p w14:paraId="4A8C35A3" w14:textId="77777777" w:rsidR="00EB5A81" w:rsidRPr="000748C0" w:rsidRDefault="00EB5A81" w:rsidP="00341985">
            <w:pPr>
              <w:suppressAutoHyphens/>
              <w:autoSpaceDN w:val="0"/>
              <w:textAlignment w:val="baseline"/>
              <w:rPr>
                <w:rFonts w:ascii="Arial" w:eastAsia="Calibri" w:hAnsi="Arial"/>
                <w:sz w:val="14"/>
                <w:rtl/>
                <w:rPrChange w:id="5043" w:author="Meryl Etman" w:date="2020-03-25T10:10:00Z">
                  <w:rPr>
                    <w:rFonts w:ascii="Arial" w:eastAsia="Calibri" w:hAnsi="Arial"/>
                    <w:sz w:val="14"/>
                    <w:rtl/>
                  </w:rPr>
                </w:rPrChange>
              </w:rPr>
            </w:pPr>
          </w:p>
        </w:tc>
        <w:tc>
          <w:tcPr>
            <w:tcW w:w="2652" w:type="dxa"/>
            <w:shd w:val="clear" w:color="auto" w:fill="auto"/>
            <w:vAlign w:val="center"/>
          </w:tcPr>
          <w:p w14:paraId="7FF29649" w14:textId="77777777" w:rsidR="00EB5A81" w:rsidRPr="000748C0" w:rsidRDefault="00EB5A81" w:rsidP="00341985">
            <w:pPr>
              <w:suppressAutoHyphens/>
              <w:autoSpaceDN w:val="0"/>
              <w:textAlignment w:val="baseline"/>
              <w:rPr>
                <w:rFonts w:ascii="Arial" w:eastAsia="Calibri" w:hAnsi="Arial"/>
                <w:sz w:val="14"/>
                <w:rtl/>
                <w:rPrChange w:id="5044" w:author="Meryl Etman" w:date="2020-03-25T10:10:00Z">
                  <w:rPr>
                    <w:rFonts w:ascii="Arial" w:eastAsia="Calibri" w:hAnsi="Arial"/>
                    <w:sz w:val="14"/>
                    <w:rtl/>
                  </w:rPr>
                </w:rPrChange>
              </w:rPr>
            </w:pPr>
          </w:p>
        </w:tc>
        <w:tc>
          <w:tcPr>
            <w:tcW w:w="3219" w:type="dxa"/>
            <w:shd w:val="clear" w:color="auto" w:fill="auto"/>
            <w:vAlign w:val="center"/>
          </w:tcPr>
          <w:p w14:paraId="187C7A30" w14:textId="77777777" w:rsidR="00EB5A81" w:rsidRPr="000748C0" w:rsidRDefault="00EB5A81" w:rsidP="00341985">
            <w:pPr>
              <w:suppressAutoHyphens/>
              <w:autoSpaceDN w:val="0"/>
              <w:textAlignment w:val="baseline"/>
              <w:rPr>
                <w:rFonts w:ascii="Arial" w:eastAsia="Calibri" w:hAnsi="Arial"/>
                <w:sz w:val="14"/>
                <w:rtl/>
                <w:rPrChange w:id="5045" w:author="Meryl Etman" w:date="2020-03-25T10:10:00Z">
                  <w:rPr>
                    <w:rFonts w:ascii="Arial" w:eastAsia="Calibri" w:hAnsi="Arial"/>
                    <w:sz w:val="14"/>
                    <w:rtl/>
                  </w:rPr>
                </w:rPrChange>
              </w:rPr>
            </w:pPr>
          </w:p>
        </w:tc>
      </w:tr>
      <w:tr w:rsidR="00EB5A81" w:rsidRPr="000748C0" w14:paraId="05FD3557" w14:textId="77777777" w:rsidTr="00341985">
        <w:tc>
          <w:tcPr>
            <w:tcW w:w="814" w:type="dxa"/>
            <w:shd w:val="clear" w:color="auto" w:fill="auto"/>
            <w:vAlign w:val="center"/>
          </w:tcPr>
          <w:p w14:paraId="0E625A67" w14:textId="77777777" w:rsidR="00EB5A81" w:rsidRPr="000748C0" w:rsidRDefault="00EB5A81" w:rsidP="00341985">
            <w:pPr>
              <w:suppressAutoHyphens/>
              <w:autoSpaceDN w:val="0"/>
              <w:jc w:val="center"/>
              <w:textAlignment w:val="baseline"/>
              <w:rPr>
                <w:rFonts w:ascii="Arial" w:eastAsia="Calibri" w:hAnsi="Arial"/>
                <w:sz w:val="18"/>
                <w:szCs w:val="24"/>
                <w:rtl/>
                <w:rPrChange w:id="5046" w:author="Meryl Etman" w:date="2020-03-25T10:10:00Z">
                  <w:rPr>
                    <w:rFonts w:ascii="Arial" w:eastAsia="Calibri" w:hAnsi="Arial"/>
                    <w:sz w:val="18"/>
                    <w:szCs w:val="24"/>
                    <w:rtl/>
                  </w:rPr>
                </w:rPrChange>
              </w:rPr>
            </w:pPr>
          </w:p>
        </w:tc>
        <w:tc>
          <w:tcPr>
            <w:tcW w:w="708" w:type="dxa"/>
            <w:shd w:val="clear" w:color="auto" w:fill="auto"/>
          </w:tcPr>
          <w:p w14:paraId="6E32DC62" w14:textId="77777777" w:rsidR="00EB5A81" w:rsidRPr="000748C0" w:rsidRDefault="00EB5A81" w:rsidP="00341985">
            <w:pPr>
              <w:suppressAutoHyphens/>
              <w:autoSpaceDN w:val="0"/>
              <w:jc w:val="both"/>
              <w:textAlignment w:val="baseline"/>
              <w:rPr>
                <w:rFonts w:ascii="Arial" w:eastAsia="Calibri" w:hAnsi="Arial"/>
                <w:sz w:val="18"/>
                <w:szCs w:val="24"/>
                <w:rtl/>
                <w:rPrChange w:id="5047" w:author="Meryl Etman" w:date="2020-03-25T10:10:00Z">
                  <w:rPr>
                    <w:rFonts w:ascii="Arial" w:eastAsia="Calibri" w:hAnsi="Arial"/>
                    <w:sz w:val="18"/>
                    <w:szCs w:val="24"/>
                    <w:rtl/>
                  </w:rPr>
                </w:rPrChange>
              </w:rPr>
            </w:pPr>
          </w:p>
        </w:tc>
        <w:tc>
          <w:tcPr>
            <w:tcW w:w="2235" w:type="dxa"/>
            <w:shd w:val="clear" w:color="auto" w:fill="auto"/>
            <w:vAlign w:val="center"/>
          </w:tcPr>
          <w:p w14:paraId="303D99EF" w14:textId="77777777" w:rsidR="00EB5A81" w:rsidRPr="000748C0" w:rsidRDefault="00EB5A81" w:rsidP="00341985">
            <w:pPr>
              <w:suppressAutoHyphens/>
              <w:autoSpaceDN w:val="0"/>
              <w:textAlignment w:val="baseline"/>
              <w:rPr>
                <w:rFonts w:ascii="Arial" w:eastAsia="Calibri" w:hAnsi="Arial"/>
                <w:sz w:val="14"/>
                <w:rtl/>
                <w:rPrChange w:id="5048" w:author="Meryl Etman" w:date="2020-03-25T10:10:00Z">
                  <w:rPr>
                    <w:rFonts w:ascii="Arial" w:eastAsia="Calibri" w:hAnsi="Arial"/>
                    <w:sz w:val="14"/>
                    <w:rtl/>
                  </w:rPr>
                </w:rPrChange>
              </w:rPr>
            </w:pPr>
          </w:p>
        </w:tc>
        <w:tc>
          <w:tcPr>
            <w:tcW w:w="2652" w:type="dxa"/>
            <w:shd w:val="clear" w:color="auto" w:fill="auto"/>
            <w:vAlign w:val="center"/>
          </w:tcPr>
          <w:p w14:paraId="464722E4" w14:textId="77777777" w:rsidR="00EB5A81" w:rsidRPr="000748C0" w:rsidRDefault="00EB5A81" w:rsidP="00341985">
            <w:pPr>
              <w:suppressAutoHyphens/>
              <w:autoSpaceDN w:val="0"/>
              <w:textAlignment w:val="baseline"/>
              <w:rPr>
                <w:rFonts w:ascii="Arial" w:eastAsia="Calibri" w:hAnsi="Arial"/>
                <w:sz w:val="14"/>
                <w:rtl/>
                <w:rPrChange w:id="5049" w:author="Meryl Etman" w:date="2020-03-25T10:10:00Z">
                  <w:rPr>
                    <w:rFonts w:ascii="Arial" w:eastAsia="Calibri" w:hAnsi="Arial"/>
                    <w:sz w:val="14"/>
                    <w:rtl/>
                  </w:rPr>
                </w:rPrChange>
              </w:rPr>
            </w:pPr>
          </w:p>
        </w:tc>
        <w:tc>
          <w:tcPr>
            <w:tcW w:w="3219" w:type="dxa"/>
            <w:shd w:val="clear" w:color="auto" w:fill="auto"/>
            <w:vAlign w:val="center"/>
          </w:tcPr>
          <w:p w14:paraId="32126018" w14:textId="77777777" w:rsidR="00EB5A81" w:rsidRPr="000748C0" w:rsidRDefault="00EB5A81" w:rsidP="00341985">
            <w:pPr>
              <w:suppressAutoHyphens/>
              <w:autoSpaceDN w:val="0"/>
              <w:textAlignment w:val="baseline"/>
              <w:rPr>
                <w:rFonts w:ascii="Arial" w:eastAsia="Calibri" w:hAnsi="Arial"/>
                <w:sz w:val="14"/>
                <w:rtl/>
                <w:rPrChange w:id="5050" w:author="Meryl Etman" w:date="2020-03-25T10:10:00Z">
                  <w:rPr>
                    <w:rFonts w:ascii="Arial" w:eastAsia="Calibri" w:hAnsi="Arial"/>
                    <w:sz w:val="14"/>
                    <w:rtl/>
                  </w:rPr>
                </w:rPrChange>
              </w:rPr>
            </w:pPr>
          </w:p>
        </w:tc>
      </w:tr>
      <w:tr w:rsidR="00EB5A81" w:rsidRPr="000748C0" w14:paraId="47DF5FC1" w14:textId="77777777" w:rsidTr="00341985">
        <w:tc>
          <w:tcPr>
            <w:tcW w:w="814" w:type="dxa"/>
            <w:shd w:val="clear" w:color="auto" w:fill="auto"/>
            <w:vAlign w:val="center"/>
          </w:tcPr>
          <w:p w14:paraId="5DF3FC0F" w14:textId="77777777" w:rsidR="00EB5A81" w:rsidRPr="000748C0" w:rsidRDefault="00EB5A81" w:rsidP="00341985">
            <w:pPr>
              <w:suppressAutoHyphens/>
              <w:autoSpaceDN w:val="0"/>
              <w:jc w:val="center"/>
              <w:textAlignment w:val="baseline"/>
              <w:rPr>
                <w:rFonts w:ascii="Arial" w:eastAsia="Calibri" w:hAnsi="Arial"/>
                <w:sz w:val="18"/>
                <w:szCs w:val="24"/>
                <w:rtl/>
                <w:rPrChange w:id="5051" w:author="Meryl Etman" w:date="2020-03-25T10:10:00Z">
                  <w:rPr>
                    <w:rFonts w:ascii="Arial" w:eastAsia="Calibri" w:hAnsi="Arial"/>
                    <w:sz w:val="18"/>
                    <w:szCs w:val="24"/>
                    <w:rtl/>
                  </w:rPr>
                </w:rPrChange>
              </w:rPr>
            </w:pPr>
          </w:p>
        </w:tc>
        <w:tc>
          <w:tcPr>
            <w:tcW w:w="708" w:type="dxa"/>
            <w:shd w:val="clear" w:color="auto" w:fill="auto"/>
          </w:tcPr>
          <w:p w14:paraId="7419A0CA" w14:textId="77777777" w:rsidR="00EB5A81" w:rsidRPr="000748C0" w:rsidRDefault="00EB5A81" w:rsidP="00341985">
            <w:pPr>
              <w:suppressAutoHyphens/>
              <w:autoSpaceDN w:val="0"/>
              <w:jc w:val="both"/>
              <w:textAlignment w:val="baseline"/>
              <w:rPr>
                <w:rFonts w:ascii="Arial" w:eastAsia="Calibri" w:hAnsi="Arial"/>
                <w:sz w:val="18"/>
                <w:szCs w:val="24"/>
                <w:rtl/>
                <w:rPrChange w:id="5052" w:author="Meryl Etman" w:date="2020-03-25T10:10:00Z">
                  <w:rPr>
                    <w:rFonts w:ascii="Arial" w:eastAsia="Calibri" w:hAnsi="Arial"/>
                    <w:sz w:val="18"/>
                    <w:szCs w:val="24"/>
                    <w:rtl/>
                  </w:rPr>
                </w:rPrChange>
              </w:rPr>
            </w:pPr>
          </w:p>
        </w:tc>
        <w:tc>
          <w:tcPr>
            <w:tcW w:w="2235" w:type="dxa"/>
            <w:shd w:val="clear" w:color="auto" w:fill="auto"/>
            <w:vAlign w:val="center"/>
          </w:tcPr>
          <w:p w14:paraId="163A6151" w14:textId="77777777" w:rsidR="00EB5A81" w:rsidRPr="000748C0" w:rsidRDefault="00EB5A81" w:rsidP="00341985">
            <w:pPr>
              <w:suppressAutoHyphens/>
              <w:autoSpaceDN w:val="0"/>
              <w:textAlignment w:val="baseline"/>
              <w:rPr>
                <w:rFonts w:ascii="Arial" w:eastAsia="Calibri" w:hAnsi="Arial"/>
                <w:sz w:val="14"/>
                <w:rtl/>
                <w:rPrChange w:id="5053" w:author="Meryl Etman" w:date="2020-03-25T10:10:00Z">
                  <w:rPr>
                    <w:rFonts w:ascii="Arial" w:eastAsia="Calibri" w:hAnsi="Arial"/>
                    <w:sz w:val="14"/>
                    <w:rtl/>
                  </w:rPr>
                </w:rPrChange>
              </w:rPr>
            </w:pPr>
          </w:p>
        </w:tc>
        <w:tc>
          <w:tcPr>
            <w:tcW w:w="2652" w:type="dxa"/>
            <w:shd w:val="clear" w:color="auto" w:fill="auto"/>
            <w:vAlign w:val="center"/>
          </w:tcPr>
          <w:p w14:paraId="58B424AF" w14:textId="77777777" w:rsidR="00EB5A81" w:rsidRPr="000748C0" w:rsidRDefault="00EB5A81" w:rsidP="00341985">
            <w:pPr>
              <w:suppressAutoHyphens/>
              <w:autoSpaceDN w:val="0"/>
              <w:textAlignment w:val="baseline"/>
              <w:rPr>
                <w:rFonts w:ascii="Arial" w:eastAsia="Calibri" w:hAnsi="Arial"/>
                <w:sz w:val="14"/>
                <w:rtl/>
                <w:rPrChange w:id="5054" w:author="Meryl Etman" w:date="2020-03-25T10:10:00Z">
                  <w:rPr>
                    <w:rFonts w:ascii="Arial" w:eastAsia="Calibri" w:hAnsi="Arial"/>
                    <w:sz w:val="14"/>
                    <w:rtl/>
                  </w:rPr>
                </w:rPrChange>
              </w:rPr>
            </w:pPr>
          </w:p>
        </w:tc>
        <w:tc>
          <w:tcPr>
            <w:tcW w:w="3219" w:type="dxa"/>
            <w:shd w:val="clear" w:color="auto" w:fill="auto"/>
            <w:vAlign w:val="center"/>
          </w:tcPr>
          <w:p w14:paraId="11F039A0" w14:textId="77777777" w:rsidR="00EB5A81" w:rsidRPr="000748C0" w:rsidRDefault="00EB5A81" w:rsidP="00341985">
            <w:pPr>
              <w:suppressAutoHyphens/>
              <w:autoSpaceDN w:val="0"/>
              <w:textAlignment w:val="baseline"/>
              <w:rPr>
                <w:rFonts w:ascii="Arial" w:eastAsia="Calibri" w:hAnsi="Arial"/>
                <w:sz w:val="14"/>
                <w:rtl/>
                <w:rPrChange w:id="5055" w:author="Meryl Etman" w:date="2020-03-25T10:10:00Z">
                  <w:rPr>
                    <w:rFonts w:ascii="Arial" w:eastAsia="Calibri" w:hAnsi="Arial"/>
                    <w:sz w:val="14"/>
                    <w:rtl/>
                  </w:rPr>
                </w:rPrChange>
              </w:rPr>
            </w:pPr>
          </w:p>
        </w:tc>
      </w:tr>
    </w:tbl>
    <w:p w14:paraId="5F694488" w14:textId="77777777" w:rsidR="00EB5A81" w:rsidRPr="000748C0" w:rsidRDefault="00EB5A81" w:rsidP="00EB5A81">
      <w:pPr>
        <w:suppressAutoHyphens/>
        <w:autoSpaceDN w:val="0"/>
        <w:jc w:val="both"/>
        <w:textAlignment w:val="baseline"/>
        <w:rPr>
          <w:rFonts w:ascii="Arial" w:eastAsia="Calibri" w:hAnsi="Arial"/>
          <w:sz w:val="18"/>
          <w:szCs w:val="24"/>
          <w:rPrChange w:id="5056" w:author="Meryl Etman" w:date="2020-03-25T10:10:00Z">
            <w:rPr>
              <w:rFonts w:ascii="Arial" w:eastAsia="Calibri" w:hAnsi="Arial"/>
              <w:sz w:val="18"/>
              <w:szCs w:val="24"/>
            </w:rPr>
          </w:rPrChange>
        </w:rPr>
      </w:pPr>
    </w:p>
    <w:p w14:paraId="6476F1F1" w14:textId="77777777" w:rsidR="00EB5A81" w:rsidRPr="000748C0" w:rsidRDefault="00EB5A81" w:rsidP="00EB5A81">
      <w:pPr>
        <w:suppressAutoHyphens/>
        <w:autoSpaceDN w:val="0"/>
        <w:jc w:val="both"/>
        <w:textAlignment w:val="baseline"/>
        <w:rPr>
          <w:rFonts w:ascii="Arial" w:eastAsia="Calibri" w:hAnsi="Arial"/>
          <w:sz w:val="18"/>
          <w:szCs w:val="24"/>
          <w:rPrChange w:id="5057" w:author="Meryl Etman" w:date="2020-03-25T10:10:00Z">
            <w:rPr>
              <w:rFonts w:ascii="Arial" w:eastAsia="Calibri" w:hAnsi="Arial"/>
              <w:sz w:val="18"/>
              <w:szCs w:val="24"/>
            </w:rPr>
          </w:rPrChange>
        </w:rPr>
      </w:pPr>
      <w:r w:rsidRPr="000748C0">
        <w:rPr>
          <w:rFonts w:ascii="Arial" w:eastAsia="Calibri" w:hAnsi="Arial" w:hint="cs"/>
          <w:sz w:val="18"/>
          <w:szCs w:val="24"/>
          <w:rtl/>
          <w:rPrChange w:id="5058" w:author="Meryl Etman" w:date="2020-03-25T10:10:00Z">
            <w:rPr>
              <w:rFonts w:ascii="Arial" w:eastAsia="Calibri" w:hAnsi="Arial" w:hint="cs"/>
              <w:sz w:val="18"/>
              <w:szCs w:val="24"/>
              <w:rtl/>
            </w:rPr>
          </w:rPrChange>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0748C0" w14:paraId="015D1EF7" w14:textId="77777777" w:rsidTr="00603F1E">
        <w:trPr>
          <w:trHeight w:val="1672"/>
        </w:trPr>
        <w:tc>
          <w:tcPr>
            <w:tcW w:w="1560" w:type="dxa"/>
            <w:shd w:val="clear" w:color="auto" w:fill="auto"/>
            <w:tcMar>
              <w:left w:w="0" w:type="dxa"/>
              <w:right w:w="0" w:type="dxa"/>
            </w:tcMar>
          </w:tcPr>
          <w:p w14:paraId="422C90E7" w14:textId="77777777" w:rsidR="00EB5A81" w:rsidRPr="000748C0" w:rsidRDefault="00EB5A81" w:rsidP="00341985">
            <w:pPr>
              <w:suppressAutoHyphens/>
              <w:autoSpaceDN w:val="0"/>
              <w:jc w:val="both"/>
              <w:textAlignment w:val="baseline"/>
              <w:rPr>
                <w:rFonts w:ascii="Arial" w:eastAsia="Calibri" w:hAnsi="Arial"/>
                <w:sz w:val="18"/>
                <w:szCs w:val="24"/>
                <w:rtl/>
                <w:rPrChange w:id="5059"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42BFCC67" w14:textId="77777777" w:rsidR="00EB5A81" w:rsidRPr="000748C0" w:rsidRDefault="00EB5A81" w:rsidP="00341985">
            <w:pPr>
              <w:suppressAutoHyphens/>
              <w:autoSpaceDN w:val="0"/>
              <w:jc w:val="both"/>
              <w:textAlignment w:val="baseline"/>
              <w:rPr>
                <w:rFonts w:ascii="Arial" w:eastAsia="Calibri" w:hAnsi="Arial"/>
                <w:sz w:val="18"/>
                <w:szCs w:val="24"/>
                <w:rtl/>
                <w:rPrChange w:id="5060"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3116721" w14:textId="77777777" w:rsidR="00EB5A81" w:rsidRPr="000748C0" w:rsidRDefault="00EB5A81" w:rsidP="00341985">
            <w:pPr>
              <w:suppressAutoHyphens/>
              <w:autoSpaceDN w:val="0"/>
              <w:jc w:val="both"/>
              <w:textAlignment w:val="baseline"/>
              <w:rPr>
                <w:rFonts w:ascii="Arial" w:eastAsia="Calibri" w:hAnsi="Arial"/>
                <w:sz w:val="18"/>
                <w:szCs w:val="24"/>
                <w:rtl/>
                <w:rPrChange w:id="5061"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DAE436A" w14:textId="77777777" w:rsidR="00EB5A81" w:rsidRPr="000748C0" w:rsidRDefault="00EB5A81" w:rsidP="00341985">
            <w:pPr>
              <w:suppressAutoHyphens/>
              <w:autoSpaceDN w:val="0"/>
              <w:jc w:val="both"/>
              <w:textAlignment w:val="baseline"/>
              <w:rPr>
                <w:rFonts w:ascii="Arial" w:eastAsia="Calibri" w:hAnsi="Arial"/>
                <w:sz w:val="18"/>
                <w:szCs w:val="24"/>
                <w:rtl/>
                <w:rPrChange w:id="5062" w:author="Meryl Etman" w:date="2020-03-25T10:10:00Z">
                  <w:rPr>
                    <w:rFonts w:ascii="Arial" w:eastAsia="Calibri" w:hAnsi="Arial"/>
                    <w:sz w:val="18"/>
                    <w:szCs w:val="24"/>
                    <w:rtl/>
                  </w:rPr>
                </w:rPrChange>
              </w:rPr>
            </w:pPr>
          </w:p>
        </w:tc>
      </w:tr>
    </w:tbl>
    <w:p w14:paraId="6C799AF5" w14:textId="77777777" w:rsidR="00EB5A81" w:rsidRPr="000748C0" w:rsidRDefault="00EB5A81" w:rsidP="00EB5A81">
      <w:pPr>
        <w:suppressAutoHyphens/>
        <w:autoSpaceDN w:val="0"/>
        <w:jc w:val="both"/>
        <w:textAlignment w:val="baseline"/>
        <w:rPr>
          <w:rFonts w:ascii="Arial" w:eastAsia="Calibri" w:hAnsi="Arial"/>
          <w:rtl/>
          <w:rPrChange w:id="5063" w:author="Meryl Etman" w:date="2020-03-25T10:10:00Z">
            <w:rPr>
              <w:rFonts w:ascii="Arial" w:eastAsia="Calibri" w:hAnsi="Arial"/>
              <w:rtl/>
            </w:rPr>
          </w:rPrChange>
        </w:rPr>
      </w:pPr>
    </w:p>
    <w:p w14:paraId="103A8FCF" w14:textId="77777777" w:rsidR="00EB5A81" w:rsidRPr="000748C0" w:rsidRDefault="00EB5A81" w:rsidP="00EB5A81">
      <w:pPr>
        <w:suppressAutoHyphens/>
        <w:autoSpaceDN w:val="0"/>
        <w:jc w:val="both"/>
        <w:textAlignment w:val="baseline"/>
        <w:rPr>
          <w:rFonts w:ascii="Arial" w:eastAsia="Calibri" w:hAnsi="Arial"/>
          <w:sz w:val="18"/>
          <w:szCs w:val="24"/>
          <w:rPrChange w:id="5064" w:author="Meryl Etman" w:date="2020-03-25T10:10:00Z">
            <w:rPr>
              <w:rFonts w:ascii="Arial" w:eastAsia="Calibri" w:hAnsi="Arial"/>
              <w:sz w:val="18"/>
              <w:szCs w:val="24"/>
            </w:rPr>
          </w:rPrChange>
        </w:rPr>
      </w:pPr>
      <w:r w:rsidRPr="000748C0">
        <w:rPr>
          <w:rFonts w:hint="cs"/>
          <w:noProof/>
          <w:rtl/>
          <w:rPrChange w:id="5065" w:author="Meryl Etman" w:date="2020-03-25T10:10:00Z">
            <w:rPr>
              <w:rFonts w:hint="cs"/>
              <w:noProof/>
              <w:rtl/>
            </w:rPr>
          </w:rPrChange>
        </w:rPr>
        <w:t>*מבצע הסיור יתאים את סעיפי הבדיקה לסוג העבודה ו/או לסוג המבנה בהתאם לצורך.</w:t>
      </w:r>
      <w:r w:rsidRPr="000748C0">
        <w:rPr>
          <w:rFonts w:ascii="Arial" w:eastAsia="Calibri" w:hAnsi="Arial"/>
          <w:sz w:val="18"/>
          <w:szCs w:val="24"/>
          <w:rtl/>
          <w:rPrChange w:id="5066" w:author="Meryl Etman" w:date="2020-03-25T10:10:00Z">
            <w:rPr>
              <w:rFonts w:ascii="Arial" w:eastAsia="Calibri" w:hAnsi="Arial"/>
              <w:sz w:val="18"/>
              <w:szCs w:val="24"/>
              <w:rtl/>
            </w:rPr>
          </w:rPrChange>
        </w:rPr>
        <w:br w:type="page"/>
      </w:r>
    </w:p>
    <w:p w14:paraId="31ABBF4F" w14:textId="77777777" w:rsidR="00EB5A81" w:rsidRPr="000748C0" w:rsidRDefault="00EB5A81" w:rsidP="00EB5A81">
      <w:pPr>
        <w:suppressAutoHyphens/>
        <w:autoSpaceDN w:val="0"/>
        <w:spacing w:after="40"/>
        <w:jc w:val="both"/>
        <w:textAlignment w:val="baseline"/>
        <w:rPr>
          <w:rFonts w:ascii="Arial" w:eastAsia="Calibri" w:hAnsi="Arial"/>
          <w:sz w:val="18"/>
          <w:szCs w:val="24"/>
          <w:rPrChange w:id="5067" w:author="Meryl Etman" w:date="2020-03-25T10:10:00Z">
            <w:rPr>
              <w:rFonts w:ascii="Arial" w:eastAsia="Calibri" w:hAnsi="Arial"/>
              <w:sz w:val="18"/>
              <w:szCs w:val="24"/>
            </w:rPr>
          </w:rPrChange>
        </w:rPr>
      </w:pPr>
      <w:r w:rsidRPr="000748C0">
        <w:rPr>
          <w:rFonts w:ascii="Arial" w:eastAsia="Calibri" w:hAnsi="Arial" w:hint="cs"/>
          <w:b/>
          <w:bCs/>
          <w:sz w:val="26"/>
          <w:szCs w:val="26"/>
          <w:rtl/>
          <w:rPrChange w:id="5068" w:author="Meryl Etman" w:date="2020-03-25T10:10:00Z">
            <w:rPr>
              <w:rFonts w:ascii="Arial" w:eastAsia="Calibri" w:hAnsi="Arial" w:hint="cs"/>
              <w:b/>
              <w:bCs/>
              <w:sz w:val="26"/>
              <w:szCs w:val="26"/>
              <w:rtl/>
            </w:rPr>
          </w:rPrChange>
        </w:rPr>
        <w:lastRenderedPageBreak/>
        <w:t>רשימת תיוג:  עבודות חשמל</w:t>
      </w:r>
      <w:r w:rsidRPr="000748C0">
        <w:rPr>
          <w:rFonts w:ascii="Arial" w:eastAsia="Calibri" w:hAnsi="Arial" w:hint="cs"/>
          <w:sz w:val="18"/>
          <w:szCs w:val="24"/>
          <w:rtl/>
          <w:rPrChange w:id="5069"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5070"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1"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2"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5"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076" w:author="Meryl Etman" w:date="2020-03-25T10:10:00Z">
            <w:rPr>
              <w:rFonts w:ascii="Arial" w:eastAsia="Calibri" w:hAnsi="Arial" w:hint="cs"/>
              <w:sz w:val="18"/>
              <w:szCs w:val="24"/>
              <w:rtl/>
            </w:rPr>
          </w:rPrChange>
        </w:rPr>
        <w:tab/>
        <w:t>מס'</w:t>
      </w:r>
      <w:r w:rsidRPr="000748C0">
        <w:rPr>
          <w:rFonts w:ascii="Arial" w:eastAsia="Calibri" w:hAnsi="Arial" w:hint="cs"/>
          <w:sz w:val="18"/>
          <w:szCs w:val="24"/>
          <w:rtl/>
          <w:rPrChange w:id="5077" w:author="Meryl Etman" w:date="2020-03-25T10:10:00Z">
            <w:rPr>
              <w:rFonts w:ascii="Arial" w:eastAsia="Calibri" w:hAnsi="Arial" w:hint="cs"/>
              <w:sz w:val="18"/>
              <w:szCs w:val="24"/>
              <w:rtl/>
            </w:rPr>
          </w:rPrChange>
        </w:rPr>
        <w:tab/>
        <w:t>02/005</w:t>
      </w:r>
    </w:p>
    <w:p w14:paraId="24D6FBA3" w14:textId="77777777" w:rsidR="00EB5A81" w:rsidRPr="000748C0" w:rsidRDefault="00EB5A81" w:rsidP="00EB5A81">
      <w:pPr>
        <w:suppressAutoHyphens/>
        <w:autoSpaceDN w:val="0"/>
        <w:spacing w:after="40"/>
        <w:jc w:val="both"/>
        <w:textAlignment w:val="baseline"/>
        <w:rPr>
          <w:rFonts w:ascii="Arial" w:eastAsia="Calibri" w:hAnsi="Arial"/>
          <w:rPrChange w:id="5078"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0748C0" w14:paraId="0C4A7C9E" w14:textId="77777777" w:rsidTr="00341985">
        <w:tc>
          <w:tcPr>
            <w:tcW w:w="662" w:type="dxa"/>
            <w:shd w:val="clear" w:color="auto" w:fill="auto"/>
            <w:vAlign w:val="center"/>
          </w:tcPr>
          <w:p w14:paraId="6680700F" w14:textId="77777777" w:rsidR="00EB5A81" w:rsidRPr="000748C0" w:rsidRDefault="00EB5A81" w:rsidP="00341985">
            <w:pPr>
              <w:suppressAutoHyphens/>
              <w:autoSpaceDN w:val="0"/>
              <w:textAlignment w:val="baseline"/>
              <w:rPr>
                <w:rFonts w:ascii="Arial" w:eastAsia="Calibri" w:hAnsi="Arial"/>
                <w:b/>
                <w:bCs/>
                <w:sz w:val="16"/>
                <w:rtl/>
                <w:rPrChange w:id="5079" w:author="Meryl Etman" w:date="2020-03-25T10:10:00Z">
                  <w:rPr>
                    <w:rFonts w:ascii="Arial" w:eastAsia="Calibri" w:hAnsi="Arial"/>
                    <w:b/>
                    <w:bCs/>
                    <w:sz w:val="16"/>
                    <w:rtl/>
                  </w:rPr>
                </w:rPrChange>
              </w:rPr>
            </w:pPr>
          </w:p>
        </w:tc>
        <w:tc>
          <w:tcPr>
            <w:tcW w:w="8966" w:type="dxa"/>
            <w:gridSpan w:val="3"/>
            <w:shd w:val="pct5" w:color="auto" w:fill="auto"/>
            <w:vAlign w:val="center"/>
          </w:tcPr>
          <w:p w14:paraId="6857D31A" w14:textId="77777777" w:rsidR="00EB5A81" w:rsidRPr="000748C0" w:rsidRDefault="00EB5A81" w:rsidP="00341985">
            <w:pPr>
              <w:suppressAutoHyphens/>
              <w:autoSpaceDN w:val="0"/>
              <w:textAlignment w:val="baseline"/>
              <w:rPr>
                <w:rFonts w:ascii="Arial" w:eastAsia="Calibri" w:hAnsi="Arial"/>
                <w:b/>
                <w:bCs/>
                <w:sz w:val="16"/>
                <w:rtl/>
                <w:rPrChange w:id="5080" w:author="Meryl Etman" w:date="2020-03-25T10:10:00Z">
                  <w:rPr>
                    <w:rFonts w:ascii="Arial" w:eastAsia="Calibri" w:hAnsi="Arial"/>
                    <w:b/>
                    <w:bCs/>
                    <w:sz w:val="16"/>
                    <w:rtl/>
                  </w:rPr>
                </w:rPrChange>
              </w:rPr>
            </w:pPr>
            <w:r w:rsidRPr="000748C0">
              <w:rPr>
                <w:rFonts w:ascii="Arial" w:eastAsia="Calibri" w:hAnsi="Arial"/>
                <w:b/>
                <w:bCs/>
                <w:sz w:val="16"/>
                <w:rtl/>
                <w:rPrChange w:id="5081" w:author="Meryl Etman" w:date="2020-03-25T10:10:00Z">
                  <w:rPr>
                    <w:rFonts w:ascii="Arial" w:eastAsia="Calibri" w:hAnsi="Arial"/>
                    <w:b/>
                    <w:bCs/>
                    <w:sz w:val="16"/>
                    <w:rtl/>
                  </w:rPr>
                </w:rPrChange>
              </w:rPr>
              <w:t>פרויקט:                                        בניין:                   דירה:</w:t>
            </w:r>
          </w:p>
        </w:tc>
      </w:tr>
      <w:tr w:rsidR="00EB5A81" w:rsidRPr="000748C0" w14:paraId="448A9F73" w14:textId="77777777" w:rsidTr="00341985">
        <w:tc>
          <w:tcPr>
            <w:tcW w:w="662" w:type="dxa"/>
            <w:shd w:val="clear" w:color="auto" w:fill="auto"/>
            <w:vAlign w:val="center"/>
          </w:tcPr>
          <w:p w14:paraId="209B69A8" w14:textId="77777777" w:rsidR="00EB5A81" w:rsidRPr="000748C0" w:rsidRDefault="00EB5A81" w:rsidP="00341985">
            <w:pPr>
              <w:suppressAutoHyphens/>
              <w:autoSpaceDN w:val="0"/>
              <w:textAlignment w:val="baseline"/>
              <w:rPr>
                <w:rFonts w:ascii="Arial" w:eastAsia="Calibri" w:hAnsi="Arial"/>
                <w:b/>
                <w:bCs/>
                <w:sz w:val="16"/>
                <w:rtl/>
                <w:rPrChange w:id="5082" w:author="Meryl Etman" w:date="2020-03-25T10:10:00Z">
                  <w:rPr>
                    <w:rFonts w:ascii="Arial" w:eastAsia="Calibri" w:hAnsi="Arial"/>
                    <w:b/>
                    <w:bCs/>
                    <w:sz w:val="16"/>
                    <w:rtl/>
                  </w:rPr>
                </w:rPrChange>
              </w:rPr>
            </w:pPr>
          </w:p>
        </w:tc>
        <w:tc>
          <w:tcPr>
            <w:tcW w:w="8966" w:type="dxa"/>
            <w:gridSpan w:val="3"/>
            <w:shd w:val="clear" w:color="auto" w:fill="auto"/>
            <w:vAlign w:val="center"/>
          </w:tcPr>
          <w:p w14:paraId="0531049D" w14:textId="77777777" w:rsidR="00EB5A81" w:rsidRPr="000748C0" w:rsidRDefault="00EB5A81" w:rsidP="00341985">
            <w:pPr>
              <w:suppressAutoHyphens/>
              <w:autoSpaceDN w:val="0"/>
              <w:textAlignment w:val="baseline"/>
              <w:rPr>
                <w:rFonts w:ascii="Arial" w:eastAsia="Calibri" w:hAnsi="Arial"/>
                <w:b/>
                <w:bCs/>
                <w:sz w:val="16"/>
                <w:rtl/>
                <w:rPrChange w:id="5083" w:author="Meryl Etman" w:date="2020-03-25T10:10:00Z">
                  <w:rPr>
                    <w:rFonts w:ascii="Arial" w:eastAsia="Calibri" w:hAnsi="Arial"/>
                    <w:b/>
                    <w:bCs/>
                    <w:sz w:val="16"/>
                    <w:rtl/>
                  </w:rPr>
                </w:rPrChange>
              </w:rPr>
            </w:pPr>
          </w:p>
        </w:tc>
      </w:tr>
      <w:tr w:rsidR="00EB5A81" w:rsidRPr="000748C0" w14:paraId="31A73017" w14:textId="77777777" w:rsidTr="00341985">
        <w:tc>
          <w:tcPr>
            <w:tcW w:w="662" w:type="dxa"/>
            <w:shd w:val="clear" w:color="auto" w:fill="auto"/>
            <w:vAlign w:val="center"/>
          </w:tcPr>
          <w:p w14:paraId="1513E342" w14:textId="77777777" w:rsidR="00EB5A81" w:rsidRPr="000748C0" w:rsidRDefault="00EB5A81" w:rsidP="00341985">
            <w:pPr>
              <w:suppressAutoHyphens/>
              <w:autoSpaceDN w:val="0"/>
              <w:textAlignment w:val="baseline"/>
              <w:rPr>
                <w:rFonts w:ascii="Arial" w:eastAsia="Calibri" w:hAnsi="Arial"/>
                <w:b/>
                <w:bCs/>
                <w:sz w:val="16"/>
                <w:rtl/>
                <w:rPrChange w:id="5084" w:author="Meryl Etman" w:date="2020-03-25T10:10:00Z">
                  <w:rPr>
                    <w:rFonts w:ascii="Arial" w:eastAsia="Calibri" w:hAnsi="Arial"/>
                    <w:b/>
                    <w:bCs/>
                    <w:sz w:val="16"/>
                    <w:rtl/>
                  </w:rPr>
                </w:rPrChange>
              </w:rPr>
            </w:pPr>
            <w:r w:rsidRPr="000748C0">
              <w:rPr>
                <w:rFonts w:ascii="Arial" w:eastAsia="Calibri" w:hAnsi="Arial" w:hint="cs"/>
                <w:b/>
                <w:bCs/>
                <w:sz w:val="16"/>
                <w:rtl/>
                <w:rPrChange w:id="5085" w:author="Meryl Etman" w:date="2020-03-25T10:10:00Z">
                  <w:rPr>
                    <w:rFonts w:ascii="Arial" w:eastAsia="Calibri" w:hAnsi="Arial" w:hint="cs"/>
                    <w:b/>
                    <w:bCs/>
                    <w:sz w:val="16"/>
                    <w:rtl/>
                  </w:rPr>
                </w:rPrChange>
              </w:rPr>
              <w:t>סעיף</w:t>
            </w:r>
          </w:p>
        </w:tc>
        <w:tc>
          <w:tcPr>
            <w:tcW w:w="3595" w:type="dxa"/>
            <w:shd w:val="clear" w:color="auto" w:fill="auto"/>
            <w:vAlign w:val="center"/>
          </w:tcPr>
          <w:p w14:paraId="370224B5" w14:textId="77777777" w:rsidR="00EB5A81" w:rsidRPr="000748C0" w:rsidRDefault="00EB5A81" w:rsidP="00341985">
            <w:pPr>
              <w:suppressAutoHyphens/>
              <w:autoSpaceDN w:val="0"/>
              <w:textAlignment w:val="baseline"/>
              <w:rPr>
                <w:rFonts w:ascii="Arial" w:eastAsia="Calibri" w:hAnsi="Arial"/>
                <w:b/>
                <w:bCs/>
                <w:sz w:val="16"/>
                <w:rtl/>
                <w:rPrChange w:id="5086" w:author="Meryl Etman" w:date="2020-03-25T10:10:00Z">
                  <w:rPr>
                    <w:rFonts w:ascii="Arial" w:eastAsia="Calibri" w:hAnsi="Arial"/>
                    <w:b/>
                    <w:bCs/>
                    <w:sz w:val="16"/>
                    <w:rtl/>
                  </w:rPr>
                </w:rPrChange>
              </w:rPr>
            </w:pPr>
            <w:r w:rsidRPr="000748C0">
              <w:rPr>
                <w:rFonts w:ascii="Arial" w:eastAsia="Calibri" w:hAnsi="Arial"/>
                <w:b/>
                <w:bCs/>
                <w:sz w:val="16"/>
                <w:rtl/>
                <w:rPrChange w:id="5087"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088" w:author="Meryl Etman" w:date="2020-03-25T10:10:00Z">
                  <w:rPr>
                    <w:rFonts w:ascii="Arial" w:eastAsia="Calibri" w:hAnsi="Arial" w:hint="cs"/>
                    <w:b/>
                    <w:bCs/>
                    <w:sz w:val="16"/>
                    <w:rtl/>
                  </w:rPr>
                </w:rPrChange>
              </w:rPr>
              <w:t>*</w:t>
            </w:r>
          </w:p>
        </w:tc>
        <w:tc>
          <w:tcPr>
            <w:tcW w:w="847" w:type="dxa"/>
            <w:shd w:val="clear" w:color="auto" w:fill="auto"/>
            <w:vAlign w:val="center"/>
          </w:tcPr>
          <w:p w14:paraId="68470367" w14:textId="77777777" w:rsidR="00EB5A81" w:rsidRPr="000748C0" w:rsidRDefault="00EB5A81" w:rsidP="00341985">
            <w:pPr>
              <w:suppressAutoHyphens/>
              <w:autoSpaceDN w:val="0"/>
              <w:textAlignment w:val="baseline"/>
              <w:rPr>
                <w:rFonts w:ascii="Arial" w:eastAsia="Calibri" w:hAnsi="Arial"/>
                <w:b/>
                <w:bCs/>
                <w:sz w:val="16"/>
                <w:rtl/>
                <w:rPrChange w:id="5089" w:author="Meryl Etman" w:date="2020-03-25T10:10:00Z">
                  <w:rPr>
                    <w:rFonts w:ascii="Arial" w:eastAsia="Calibri" w:hAnsi="Arial"/>
                    <w:b/>
                    <w:bCs/>
                    <w:sz w:val="16"/>
                    <w:rtl/>
                  </w:rPr>
                </w:rPrChange>
              </w:rPr>
            </w:pPr>
            <w:r w:rsidRPr="000748C0">
              <w:rPr>
                <w:rFonts w:ascii="Arial" w:eastAsia="Calibri" w:hAnsi="Arial" w:hint="cs"/>
                <w:b/>
                <w:bCs/>
                <w:sz w:val="16"/>
                <w:rtl/>
                <w:rPrChange w:id="5090" w:author="Meryl Etman" w:date="2020-03-25T10:10:00Z">
                  <w:rPr>
                    <w:rFonts w:ascii="Arial" w:eastAsia="Calibri" w:hAnsi="Arial" w:hint="cs"/>
                    <w:b/>
                    <w:bCs/>
                    <w:sz w:val="16"/>
                    <w:rtl/>
                  </w:rPr>
                </w:rPrChange>
              </w:rPr>
              <w:t>ת/ש/פ</w:t>
            </w:r>
          </w:p>
        </w:tc>
        <w:tc>
          <w:tcPr>
            <w:tcW w:w="4524" w:type="dxa"/>
            <w:shd w:val="clear" w:color="auto" w:fill="auto"/>
            <w:vAlign w:val="center"/>
          </w:tcPr>
          <w:p w14:paraId="075A637C" w14:textId="77777777" w:rsidR="00EB5A81" w:rsidRPr="000748C0" w:rsidRDefault="00EB5A81" w:rsidP="00341985">
            <w:pPr>
              <w:suppressAutoHyphens/>
              <w:autoSpaceDN w:val="0"/>
              <w:textAlignment w:val="baseline"/>
              <w:rPr>
                <w:rFonts w:ascii="Arial" w:eastAsia="Calibri" w:hAnsi="Arial"/>
                <w:b/>
                <w:bCs/>
                <w:sz w:val="16"/>
                <w:rtl/>
                <w:rPrChange w:id="5091" w:author="Meryl Etman" w:date="2020-03-25T10:10:00Z">
                  <w:rPr>
                    <w:rFonts w:ascii="Arial" w:eastAsia="Calibri" w:hAnsi="Arial"/>
                    <w:b/>
                    <w:bCs/>
                    <w:sz w:val="16"/>
                    <w:rtl/>
                  </w:rPr>
                </w:rPrChange>
              </w:rPr>
            </w:pPr>
            <w:r w:rsidRPr="000748C0">
              <w:rPr>
                <w:rFonts w:ascii="Arial" w:eastAsia="Calibri" w:hAnsi="Arial" w:hint="cs"/>
                <w:b/>
                <w:bCs/>
                <w:sz w:val="16"/>
                <w:rtl/>
                <w:rPrChange w:id="5092" w:author="Meryl Etman" w:date="2020-03-25T10:10:00Z">
                  <w:rPr>
                    <w:rFonts w:ascii="Arial" w:eastAsia="Calibri" w:hAnsi="Arial" w:hint="cs"/>
                    <w:b/>
                    <w:bCs/>
                    <w:sz w:val="16"/>
                    <w:rtl/>
                  </w:rPr>
                </w:rPrChange>
              </w:rPr>
              <w:t>הערות</w:t>
            </w:r>
          </w:p>
        </w:tc>
      </w:tr>
      <w:tr w:rsidR="00EB5A81" w:rsidRPr="000748C0" w14:paraId="06E8BF60" w14:textId="77777777" w:rsidTr="00341985">
        <w:tc>
          <w:tcPr>
            <w:tcW w:w="662" w:type="dxa"/>
            <w:shd w:val="clear" w:color="auto" w:fill="auto"/>
          </w:tcPr>
          <w:p w14:paraId="75ECA3FD" w14:textId="77777777" w:rsidR="00EB5A81" w:rsidRPr="000748C0" w:rsidRDefault="00EB5A81" w:rsidP="00341985">
            <w:pPr>
              <w:suppressAutoHyphens/>
              <w:autoSpaceDN w:val="0"/>
              <w:jc w:val="both"/>
              <w:textAlignment w:val="baseline"/>
              <w:rPr>
                <w:rFonts w:ascii="Arial" w:eastAsia="Calibri" w:hAnsi="Arial"/>
                <w:sz w:val="18"/>
                <w:szCs w:val="24"/>
                <w:rtl/>
                <w:rPrChange w:id="5093" w:author="Meryl Etman" w:date="2020-03-25T10:10:00Z">
                  <w:rPr>
                    <w:rFonts w:ascii="Arial" w:eastAsia="Calibri" w:hAnsi="Arial"/>
                    <w:sz w:val="18"/>
                    <w:szCs w:val="24"/>
                    <w:rtl/>
                  </w:rPr>
                </w:rPrChange>
              </w:rPr>
            </w:pPr>
            <w:r w:rsidRPr="000748C0">
              <w:rPr>
                <w:rFonts w:ascii="Arial" w:eastAsia="Calibri" w:hAnsi="Arial" w:hint="cs"/>
                <w:sz w:val="18"/>
                <w:szCs w:val="24"/>
                <w:rtl/>
                <w:rPrChange w:id="5094" w:author="Meryl Etman" w:date="2020-03-25T10:10:00Z">
                  <w:rPr>
                    <w:rFonts w:ascii="Arial" w:eastAsia="Calibri" w:hAnsi="Arial" w:hint="cs"/>
                    <w:sz w:val="18"/>
                    <w:szCs w:val="24"/>
                    <w:rtl/>
                  </w:rPr>
                </w:rPrChange>
              </w:rPr>
              <w:t>1</w:t>
            </w:r>
          </w:p>
        </w:tc>
        <w:tc>
          <w:tcPr>
            <w:tcW w:w="3595" w:type="dxa"/>
            <w:shd w:val="clear" w:color="auto" w:fill="auto"/>
            <w:tcMar>
              <w:top w:w="28" w:type="dxa"/>
            </w:tcMar>
          </w:tcPr>
          <w:p w14:paraId="125C259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09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096" w:author="Meryl Etman" w:date="2020-03-25T10:10:00Z">
                  <w:rPr>
                    <w:rFonts w:ascii="Arial" w:eastAsia="Calibri" w:hAnsi="Arial" w:hint="cs"/>
                    <w:i/>
                    <w:iCs/>
                    <w:sz w:val="18"/>
                    <w:szCs w:val="24"/>
                    <w:rtl/>
                  </w:rPr>
                </w:rPrChange>
              </w:rPr>
              <w:t>תווי אנכי של המובילים</w:t>
            </w:r>
          </w:p>
        </w:tc>
        <w:tc>
          <w:tcPr>
            <w:tcW w:w="847" w:type="dxa"/>
            <w:shd w:val="clear" w:color="auto" w:fill="auto"/>
            <w:tcMar>
              <w:top w:w="28" w:type="dxa"/>
            </w:tcMar>
          </w:tcPr>
          <w:p w14:paraId="741B9F85" w14:textId="77777777" w:rsidR="00EB5A81" w:rsidRPr="000748C0" w:rsidRDefault="00EB5A81" w:rsidP="00341985">
            <w:pPr>
              <w:suppressAutoHyphens/>
              <w:autoSpaceDN w:val="0"/>
              <w:jc w:val="both"/>
              <w:textAlignment w:val="baseline"/>
              <w:rPr>
                <w:rFonts w:ascii="Arial" w:eastAsia="Calibri" w:hAnsi="Arial"/>
                <w:sz w:val="18"/>
                <w:szCs w:val="24"/>
                <w:rtl/>
                <w:rPrChange w:id="5097" w:author="Meryl Etman" w:date="2020-03-25T10:10:00Z">
                  <w:rPr>
                    <w:rFonts w:ascii="Arial" w:eastAsia="Calibri" w:hAnsi="Arial"/>
                    <w:sz w:val="18"/>
                    <w:szCs w:val="24"/>
                    <w:rtl/>
                  </w:rPr>
                </w:rPrChange>
              </w:rPr>
            </w:pPr>
            <w:r w:rsidRPr="000748C0">
              <w:rPr>
                <w:rFonts w:ascii="Arial" w:eastAsia="Calibri" w:hAnsi="Arial" w:hint="cs"/>
                <w:sz w:val="18"/>
                <w:szCs w:val="24"/>
                <w:rtl/>
                <w:rPrChange w:id="5098" w:author="Meryl Etman" w:date="2020-03-25T10:10:00Z">
                  <w:rPr>
                    <w:rFonts w:ascii="Arial" w:eastAsia="Calibri" w:hAnsi="Arial" w:hint="cs"/>
                    <w:sz w:val="18"/>
                    <w:szCs w:val="24"/>
                    <w:rtl/>
                  </w:rPr>
                </w:rPrChange>
              </w:rPr>
              <w:t>ש</w:t>
            </w:r>
          </w:p>
        </w:tc>
        <w:tc>
          <w:tcPr>
            <w:tcW w:w="4524" w:type="dxa"/>
            <w:shd w:val="clear" w:color="auto" w:fill="auto"/>
            <w:tcMar>
              <w:top w:w="28" w:type="dxa"/>
            </w:tcMar>
            <w:vAlign w:val="center"/>
          </w:tcPr>
          <w:p w14:paraId="62C3A6F4" w14:textId="77777777" w:rsidR="00EB5A81" w:rsidRPr="000748C0" w:rsidRDefault="00EB5A81" w:rsidP="00341985">
            <w:pPr>
              <w:suppressAutoHyphens/>
              <w:autoSpaceDN w:val="0"/>
              <w:textAlignment w:val="baseline"/>
              <w:rPr>
                <w:rFonts w:ascii="Arial" w:eastAsia="Calibri" w:hAnsi="Arial"/>
                <w:i/>
                <w:iCs/>
                <w:rtl/>
                <w:rPrChange w:id="5099" w:author="Meryl Etman" w:date="2020-03-25T10:10:00Z">
                  <w:rPr>
                    <w:rFonts w:ascii="Arial" w:eastAsia="Calibri" w:hAnsi="Arial"/>
                    <w:i/>
                    <w:iCs/>
                    <w:rtl/>
                  </w:rPr>
                </w:rPrChange>
              </w:rPr>
            </w:pPr>
            <w:r w:rsidRPr="000748C0">
              <w:rPr>
                <w:rFonts w:ascii="Arial" w:eastAsia="Calibri" w:hAnsi="Arial" w:hint="cs"/>
                <w:i/>
                <w:iCs/>
                <w:rtl/>
                <w:rPrChange w:id="5100" w:author="Meryl Etman" w:date="2020-03-25T10:10:00Z">
                  <w:rPr>
                    <w:rFonts w:ascii="Arial" w:eastAsia="Calibri" w:hAnsi="Arial" w:hint="cs"/>
                    <w:i/>
                    <w:iCs/>
                    <w:rtl/>
                  </w:rPr>
                </w:rPrChange>
              </w:rPr>
              <w:t>לתקן כיוון</w:t>
            </w:r>
          </w:p>
        </w:tc>
      </w:tr>
      <w:tr w:rsidR="00EB5A81" w:rsidRPr="000748C0" w14:paraId="4DA31E45" w14:textId="77777777" w:rsidTr="00341985">
        <w:tc>
          <w:tcPr>
            <w:tcW w:w="662" w:type="dxa"/>
            <w:shd w:val="clear" w:color="auto" w:fill="auto"/>
          </w:tcPr>
          <w:p w14:paraId="2A028C76" w14:textId="77777777" w:rsidR="00EB5A81" w:rsidRPr="000748C0" w:rsidRDefault="00EB5A81" w:rsidP="00341985">
            <w:pPr>
              <w:suppressAutoHyphens/>
              <w:autoSpaceDN w:val="0"/>
              <w:jc w:val="both"/>
              <w:textAlignment w:val="baseline"/>
              <w:rPr>
                <w:rFonts w:ascii="Arial" w:eastAsia="Calibri" w:hAnsi="Arial"/>
                <w:sz w:val="18"/>
                <w:szCs w:val="24"/>
                <w:rtl/>
                <w:rPrChange w:id="5101" w:author="Meryl Etman" w:date="2020-03-25T10:10:00Z">
                  <w:rPr>
                    <w:rFonts w:ascii="Arial" w:eastAsia="Calibri" w:hAnsi="Arial"/>
                    <w:sz w:val="18"/>
                    <w:szCs w:val="24"/>
                    <w:rtl/>
                  </w:rPr>
                </w:rPrChange>
              </w:rPr>
            </w:pPr>
            <w:r w:rsidRPr="000748C0">
              <w:rPr>
                <w:rFonts w:ascii="Arial" w:eastAsia="Calibri" w:hAnsi="Arial" w:hint="cs"/>
                <w:sz w:val="18"/>
                <w:szCs w:val="24"/>
                <w:rtl/>
                <w:rPrChange w:id="5102" w:author="Meryl Etman" w:date="2020-03-25T10:10:00Z">
                  <w:rPr>
                    <w:rFonts w:ascii="Arial" w:eastAsia="Calibri" w:hAnsi="Arial" w:hint="cs"/>
                    <w:sz w:val="18"/>
                    <w:szCs w:val="24"/>
                    <w:rtl/>
                  </w:rPr>
                </w:rPrChange>
              </w:rPr>
              <w:t>2</w:t>
            </w:r>
          </w:p>
        </w:tc>
        <w:tc>
          <w:tcPr>
            <w:tcW w:w="3595" w:type="dxa"/>
            <w:shd w:val="clear" w:color="auto" w:fill="auto"/>
            <w:tcMar>
              <w:top w:w="28" w:type="dxa"/>
            </w:tcMar>
          </w:tcPr>
          <w:p w14:paraId="3ED3426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0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04" w:author="Meryl Etman" w:date="2020-03-25T10:10:00Z">
                  <w:rPr>
                    <w:rFonts w:ascii="Arial" w:eastAsia="Calibri" w:hAnsi="Arial" w:hint="cs"/>
                    <w:i/>
                    <w:iCs/>
                    <w:sz w:val="18"/>
                    <w:szCs w:val="24"/>
                    <w:rtl/>
                  </w:rPr>
                </w:rPrChange>
              </w:rPr>
              <w:t>מערכת החשמל תקרה</w:t>
            </w:r>
          </w:p>
        </w:tc>
        <w:tc>
          <w:tcPr>
            <w:tcW w:w="847" w:type="dxa"/>
            <w:shd w:val="clear" w:color="auto" w:fill="auto"/>
            <w:tcMar>
              <w:top w:w="28" w:type="dxa"/>
            </w:tcMar>
          </w:tcPr>
          <w:p w14:paraId="49A6C0A8" w14:textId="77777777" w:rsidR="00EB5A81" w:rsidRPr="000748C0" w:rsidRDefault="00EB5A81" w:rsidP="00341985">
            <w:pPr>
              <w:suppressAutoHyphens/>
              <w:autoSpaceDN w:val="0"/>
              <w:jc w:val="both"/>
              <w:textAlignment w:val="baseline"/>
              <w:rPr>
                <w:rFonts w:ascii="Arial" w:eastAsia="Calibri" w:hAnsi="Arial"/>
                <w:sz w:val="18"/>
                <w:szCs w:val="24"/>
                <w:rtl/>
                <w:rPrChange w:id="5105" w:author="Meryl Etman" w:date="2020-03-25T10:10:00Z">
                  <w:rPr>
                    <w:rFonts w:ascii="Arial" w:eastAsia="Calibri" w:hAnsi="Arial"/>
                    <w:sz w:val="18"/>
                    <w:szCs w:val="24"/>
                    <w:rtl/>
                  </w:rPr>
                </w:rPrChange>
              </w:rPr>
            </w:pPr>
            <w:r w:rsidRPr="000748C0">
              <w:rPr>
                <w:rFonts w:ascii="Arial" w:eastAsia="Calibri" w:hAnsi="Arial" w:hint="cs"/>
                <w:sz w:val="18"/>
                <w:szCs w:val="24"/>
                <w:rtl/>
                <w:rPrChange w:id="5106" w:author="Meryl Etman" w:date="2020-03-25T10:10:00Z">
                  <w:rPr>
                    <w:rFonts w:ascii="Arial" w:eastAsia="Calibri" w:hAnsi="Arial" w:hint="cs"/>
                    <w:sz w:val="18"/>
                    <w:szCs w:val="24"/>
                    <w:rtl/>
                  </w:rPr>
                </w:rPrChange>
              </w:rPr>
              <w:t>ש</w:t>
            </w:r>
          </w:p>
        </w:tc>
        <w:tc>
          <w:tcPr>
            <w:tcW w:w="4524" w:type="dxa"/>
            <w:shd w:val="clear" w:color="auto" w:fill="auto"/>
            <w:tcMar>
              <w:top w:w="28" w:type="dxa"/>
            </w:tcMar>
          </w:tcPr>
          <w:p w14:paraId="1D39CE11" w14:textId="77777777" w:rsidR="00EB5A81" w:rsidRPr="000748C0" w:rsidRDefault="00EB5A81" w:rsidP="00341985">
            <w:pPr>
              <w:suppressAutoHyphens/>
              <w:autoSpaceDN w:val="0"/>
              <w:jc w:val="both"/>
              <w:textAlignment w:val="baseline"/>
              <w:rPr>
                <w:rFonts w:ascii="Arial" w:eastAsia="Calibri" w:hAnsi="Arial"/>
                <w:i/>
                <w:iCs/>
                <w:rtl/>
                <w:rPrChange w:id="5107" w:author="Meryl Etman" w:date="2020-03-25T10:10:00Z">
                  <w:rPr>
                    <w:rFonts w:ascii="Arial" w:eastAsia="Calibri" w:hAnsi="Arial"/>
                    <w:i/>
                    <w:iCs/>
                    <w:rtl/>
                  </w:rPr>
                </w:rPrChange>
              </w:rPr>
            </w:pPr>
            <w:r w:rsidRPr="000748C0">
              <w:rPr>
                <w:rFonts w:ascii="Arial" w:eastAsia="Calibri" w:hAnsi="Arial" w:hint="cs"/>
                <w:i/>
                <w:iCs/>
                <w:rtl/>
                <w:rPrChange w:id="5108" w:author="Meryl Etman" w:date="2020-03-25T10:10:00Z">
                  <w:rPr>
                    <w:rFonts w:ascii="Arial" w:eastAsia="Calibri" w:hAnsi="Arial" w:hint="cs"/>
                    <w:i/>
                    <w:iCs/>
                    <w:rtl/>
                  </w:rPr>
                </w:rPrChange>
              </w:rPr>
              <w:t>איטום חיבורים</w:t>
            </w:r>
          </w:p>
        </w:tc>
      </w:tr>
      <w:tr w:rsidR="00EB5A81" w:rsidRPr="000748C0" w14:paraId="25AFB301" w14:textId="77777777" w:rsidTr="00341985">
        <w:tc>
          <w:tcPr>
            <w:tcW w:w="662" w:type="dxa"/>
            <w:shd w:val="clear" w:color="auto" w:fill="auto"/>
          </w:tcPr>
          <w:p w14:paraId="05CD0A79" w14:textId="77777777" w:rsidR="00EB5A81" w:rsidRPr="000748C0" w:rsidRDefault="00EB5A81" w:rsidP="00341985">
            <w:pPr>
              <w:suppressAutoHyphens/>
              <w:autoSpaceDN w:val="0"/>
              <w:jc w:val="both"/>
              <w:textAlignment w:val="baseline"/>
              <w:rPr>
                <w:rFonts w:ascii="Arial" w:eastAsia="Calibri" w:hAnsi="Arial"/>
                <w:sz w:val="18"/>
                <w:szCs w:val="24"/>
                <w:rtl/>
                <w:rPrChange w:id="5109" w:author="Meryl Etman" w:date="2020-03-25T10:10:00Z">
                  <w:rPr>
                    <w:rFonts w:ascii="Arial" w:eastAsia="Calibri" w:hAnsi="Arial"/>
                    <w:sz w:val="18"/>
                    <w:szCs w:val="24"/>
                    <w:rtl/>
                  </w:rPr>
                </w:rPrChange>
              </w:rPr>
            </w:pPr>
            <w:r w:rsidRPr="000748C0">
              <w:rPr>
                <w:rFonts w:ascii="Arial" w:eastAsia="Calibri" w:hAnsi="Arial" w:hint="cs"/>
                <w:sz w:val="18"/>
                <w:szCs w:val="24"/>
                <w:rtl/>
                <w:rPrChange w:id="5110" w:author="Meryl Etman" w:date="2020-03-25T10:10:00Z">
                  <w:rPr>
                    <w:rFonts w:ascii="Arial" w:eastAsia="Calibri" w:hAnsi="Arial" w:hint="cs"/>
                    <w:sz w:val="18"/>
                    <w:szCs w:val="24"/>
                    <w:rtl/>
                  </w:rPr>
                </w:rPrChange>
              </w:rPr>
              <w:t>3</w:t>
            </w:r>
          </w:p>
        </w:tc>
        <w:tc>
          <w:tcPr>
            <w:tcW w:w="3595" w:type="dxa"/>
            <w:shd w:val="clear" w:color="auto" w:fill="auto"/>
            <w:tcMar>
              <w:top w:w="28" w:type="dxa"/>
            </w:tcMar>
          </w:tcPr>
          <w:p w14:paraId="2617696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1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12" w:author="Meryl Etman" w:date="2020-03-25T10:10:00Z">
                  <w:rPr>
                    <w:rFonts w:ascii="Arial" w:eastAsia="Calibri" w:hAnsi="Arial" w:hint="cs"/>
                    <w:i/>
                    <w:iCs/>
                    <w:sz w:val="18"/>
                    <w:szCs w:val="24"/>
                    <w:rtl/>
                  </w:rPr>
                </w:rPrChange>
              </w:rPr>
              <w:t>שימש במובילים קטן מ- 16 מ"מ</w:t>
            </w:r>
          </w:p>
        </w:tc>
        <w:tc>
          <w:tcPr>
            <w:tcW w:w="847" w:type="dxa"/>
            <w:shd w:val="clear" w:color="auto" w:fill="auto"/>
            <w:tcMar>
              <w:top w:w="28" w:type="dxa"/>
            </w:tcMar>
          </w:tcPr>
          <w:p w14:paraId="6B34272D" w14:textId="77777777" w:rsidR="00EB5A81" w:rsidRPr="000748C0" w:rsidRDefault="00EB5A81" w:rsidP="00341985">
            <w:pPr>
              <w:suppressAutoHyphens/>
              <w:autoSpaceDN w:val="0"/>
              <w:jc w:val="both"/>
              <w:textAlignment w:val="baseline"/>
              <w:rPr>
                <w:rFonts w:ascii="Arial" w:eastAsia="Calibri" w:hAnsi="Arial"/>
                <w:sz w:val="18"/>
                <w:szCs w:val="24"/>
                <w:rtl/>
                <w:rPrChange w:id="5113" w:author="Meryl Etman" w:date="2020-03-25T10:10:00Z">
                  <w:rPr>
                    <w:rFonts w:ascii="Arial" w:eastAsia="Calibri" w:hAnsi="Arial"/>
                    <w:sz w:val="18"/>
                    <w:szCs w:val="24"/>
                    <w:rtl/>
                  </w:rPr>
                </w:rPrChange>
              </w:rPr>
            </w:pPr>
          </w:p>
        </w:tc>
        <w:tc>
          <w:tcPr>
            <w:tcW w:w="4524" w:type="dxa"/>
            <w:shd w:val="clear" w:color="auto" w:fill="auto"/>
            <w:tcMar>
              <w:top w:w="28" w:type="dxa"/>
            </w:tcMar>
          </w:tcPr>
          <w:p w14:paraId="4ACFEC79" w14:textId="77777777" w:rsidR="00EB5A81" w:rsidRPr="000748C0" w:rsidRDefault="00EB5A81" w:rsidP="00341985">
            <w:pPr>
              <w:suppressAutoHyphens/>
              <w:autoSpaceDN w:val="0"/>
              <w:jc w:val="both"/>
              <w:textAlignment w:val="baseline"/>
              <w:rPr>
                <w:rFonts w:ascii="Arial" w:eastAsia="Calibri" w:hAnsi="Arial"/>
                <w:i/>
                <w:iCs/>
                <w:rtl/>
                <w:rPrChange w:id="5114" w:author="Meryl Etman" w:date="2020-03-25T10:10:00Z">
                  <w:rPr>
                    <w:rFonts w:ascii="Arial" w:eastAsia="Calibri" w:hAnsi="Arial"/>
                    <w:i/>
                    <w:iCs/>
                    <w:rtl/>
                  </w:rPr>
                </w:rPrChange>
              </w:rPr>
            </w:pPr>
          </w:p>
        </w:tc>
      </w:tr>
      <w:tr w:rsidR="00EB5A81" w:rsidRPr="000748C0" w14:paraId="6B1A32D9" w14:textId="77777777" w:rsidTr="00341985">
        <w:tc>
          <w:tcPr>
            <w:tcW w:w="662" w:type="dxa"/>
            <w:shd w:val="clear" w:color="auto" w:fill="auto"/>
          </w:tcPr>
          <w:p w14:paraId="6072E70E" w14:textId="77777777" w:rsidR="00EB5A81" w:rsidRPr="000748C0" w:rsidRDefault="00EB5A81" w:rsidP="00341985">
            <w:pPr>
              <w:suppressAutoHyphens/>
              <w:autoSpaceDN w:val="0"/>
              <w:jc w:val="both"/>
              <w:textAlignment w:val="baseline"/>
              <w:rPr>
                <w:rFonts w:ascii="Arial" w:eastAsia="Calibri" w:hAnsi="Arial"/>
                <w:sz w:val="18"/>
                <w:szCs w:val="24"/>
                <w:rtl/>
                <w:rPrChange w:id="5115" w:author="Meryl Etman" w:date="2020-03-25T10:10:00Z">
                  <w:rPr>
                    <w:rFonts w:ascii="Arial" w:eastAsia="Calibri" w:hAnsi="Arial"/>
                    <w:sz w:val="18"/>
                    <w:szCs w:val="24"/>
                    <w:rtl/>
                  </w:rPr>
                </w:rPrChange>
              </w:rPr>
            </w:pPr>
            <w:r w:rsidRPr="000748C0">
              <w:rPr>
                <w:rFonts w:ascii="Arial" w:eastAsia="Calibri" w:hAnsi="Arial" w:hint="cs"/>
                <w:sz w:val="18"/>
                <w:szCs w:val="24"/>
                <w:rtl/>
                <w:rPrChange w:id="5116" w:author="Meryl Etman" w:date="2020-03-25T10:10:00Z">
                  <w:rPr>
                    <w:rFonts w:ascii="Arial" w:eastAsia="Calibri" w:hAnsi="Arial" w:hint="cs"/>
                    <w:sz w:val="18"/>
                    <w:szCs w:val="24"/>
                    <w:rtl/>
                  </w:rPr>
                </w:rPrChange>
              </w:rPr>
              <w:t>4</w:t>
            </w:r>
          </w:p>
        </w:tc>
        <w:tc>
          <w:tcPr>
            <w:tcW w:w="3595" w:type="dxa"/>
            <w:shd w:val="clear" w:color="auto" w:fill="auto"/>
            <w:tcMar>
              <w:top w:w="28" w:type="dxa"/>
            </w:tcMar>
          </w:tcPr>
          <w:p w14:paraId="3316FF0B"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1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18" w:author="Meryl Etman" w:date="2020-03-25T10:10:00Z">
                  <w:rPr>
                    <w:rFonts w:ascii="Arial" w:eastAsia="Calibri" w:hAnsi="Arial" w:hint="cs"/>
                    <w:i/>
                    <w:iCs/>
                    <w:sz w:val="18"/>
                    <w:szCs w:val="24"/>
                    <w:rtl/>
                  </w:rPr>
                </w:rPrChange>
              </w:rPr>
              <w:t>שינויי דיירים</w:t>
            </w:r>
          </w:p>
        </w:tc>
        <w:tc>
          <w:tcPr>
            <w:tcW w:w="847" w:type="dxa"/>
            <w:shd w:val="clear" w:color="auto" w:fill="auto"/>
            <w:tcMar>
              <w:top w:w="28" w:type="dxa"/>
            </w:tcMar>
          </w:tcPr>
          <w:p w14:paraId="1443259C" w14:textId="77777777" w:rsidR="00EB5A81" w:rsidRPr="000748C0" w:rsidRDefault="00EB5A81" w:rsidP="00341985">
            <w:pPr>
              <w:suppressAutoHyphens/>
              <w:autoSpaceDN w:val="0"/>
              <w:jc w:val="both"/>
              <w:textAlignment w:val="baseline"/>
              <w:rPr>
                <w:rFonts w:ascii="Arial" w:eastAsia="Calibri" w:hAnsi="Arial"/>
                <w:sz w:val="18"/>
                <w:szCs w:val="24"/>
                <w:rtl/>
                <w:rPrChange w:id="5119" w:author="Meryl Etman" w:date="2020-03-25T10:10:00Z">
                  <w:rPr>
                    <w:rFonts w:ascii="Arial" w:eastAsia="Calibri" w:hAnsi="Arial"/>
                    <w:sz w:val="18"/>
                    <w:szCs w:val="24"/>
                    <w:rtl/>
                  </w:rPr>
                </w:rPrChange>
              </w:rPr>
            </w:pPr>
          </w:p>
        </w:tc>
        <w:tc>
          <w:tcPr>
            <w:tcW w:w="4524" w:type="dxa"/>
            <w:shd w:val="clear" w:color="auto" w:fill="auto"/>
            <w:tcMar>
              <w:top w:w="28" w:type="dxa"/>
            </w:tcMar>
          </w:tcPr>
          <w:p w14:paraId="6F0698A0" w14:textId="77777777" w:rsidR="00EB5A81" w:rsidRPr="000748C0" w:rsidRDefault="00EB5A81" w:rsidP="00341985">
            <w:pPr>
              <w:suppressAutoHyphens/>
              <w:autoSpaceDN w:val="0"/>
              <w:jc w:val="both"/>
              <w:textAlignment w:val="baseline"/>
              <w:rPr>
                <w:rFonts w:ascii="Arial" w:eastAsia="Calibri" w:hAnsi="Arial"/>
                <w:i/>
                <w:iCs/>
                <w:rtl/>
                <w:rPrChange w:id="5120" w:author="Meryl Etman" w:date="2020-03-25T10:10:00Z">
                  <w:rPr>
                    <w:rFonts w:ascii="Arial" w:eastAsia="Calibri" w:hAnsi="Arial"/>
                    <w:i/>
                    <w:iCs/>
                    <w:rtl/>
                  </w:rPr>
                </w:rPrChange>
              </w:rPr>
            </w:pPr>
          </w:p>
        </w:tc>
      </w:tr>
      <w:tr w:rsidR="00EB5A81" w:rsidRPr="000748C0" w14:paraId="5609CFCC" w14:textId="77777777" w:rsidTr="00341985">
        <w:tc>
          <w:tcPr>
            <w:tcW w:w="662" w:type="dxa"/>
            <w:shd w:val="clear" w:color="auto" w:fill="auto"/>
          </w:tcPr>
          <w:p w14:paraId="671DB16E" w14:textId="77777777" w:rsidR="00EB5A81" w:rsidRPr="000748C0" w:rsidRDefault="00EB5A81" w:rsidP="00341985">
            <w:pPr>
              <w:suppressAutoHyphens/>
              <w:autoSpaceDN w:val="0"/>
              <w:jc w:val="both"/>
              <w:textAlignment w:val="baseline"/>
              <w:rPr>
                <w:rFonts w:ascii="Arial" w:eastAsia="Calibri" w:hAnsi="Arial"/>
                <w:sz w:val="18"/>
                <w:szCs w:val="24"/>
                <w:rtl/>
                <w:rPrChange w:id="5121" w:author="Meryl Etman" w:date="2020-03-25T10:10:00Z">
                  <w:rPr>
                    <w:rFonts w:ascii="Arial" w:eastAsia="Calibri" w:hAnsi="Arial"/>
                    <w:sz w:val="18"/>
                    <w:szCs w:val="24"/>
                    <w:rtl/>
                  </w:rPr>
                </w:rPrChange>
              </w:rPr>
            </w:pPr>
            <w:r w:rsidRPr="000748C0">
              <w:rPr>
                <w:rFonts w:ascii="Arial" w:eastAsia="Calibri" w:hAnsi="Arial" w:hint="cs"/>
                <w:sz w:val="18"/>
                <w:szCs w:val="24"/>
                <w:rtl/>
                <w:rPrChange w:id="5122" w:author="Meryl Etman" w:date="2020-03-25T10:10:00Z">
                  <w:rPr>
                    <w:rFonts w:ascii="Arial" w:eastAsia="Calibri" w:hAnsi="Arial" w:hint="cs"/>
                    <w:sz w:val="18"/>
                    <w:szCs w:val="24"/>
                    <w:rtl/>
                  </w:rPr>
                </w:rPrChange>
              </w:rPr>
              <w:t>5</w:t>
            </w:r>
          </w:p>
        </w:tc>
        <w:tc>
          <w:tcPr>
            <w:tcW w:w="3595" w:type="dxa"/>
            <w:shd w:val="clear" w:color="auto" w:fill="auto"/>
            <w:tcMar>
              <w:top w:w="28" w:type="dxa"/>
            </w:tcMar>
          </w:tcPr>
          <w:p w14:paraId="792CB9E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2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24" w:author="Meryl Etman" w:date="2020-03-25T10:10:00Z">
                  <w:rPr>
                    <w:rFonts w:ascii="Arial" w:eastAsia="Calibri" w:hAnsi="Arial" w:hint="cs"/>
                    <w:i/>
                    <w:iCs/>
                    <w:sz w:val="18"/>
                    <w:szCs w:val="24"/>
                    <w:rtl/>
                  </w:rPr>
                </w:rPrChange>
              </w:rPr>
              <w:t>אבזרים בחדר רטוב</w:t>
            </w:r>
          </w:p>
        </w:tc>
        <w:tc>
          <w:tcPr>
            <w:tcW w:w="847" w:type="dxa"/>
            <w:shd w:val="clear" w:color="auto" w:fill="auto"/>
            <w:tcMar>
              <w:top w:w="28" w:type="dxa"/>
            </w:tcMar>
          </w:tcPr>
          <w:p w14:paraId="43E3BC50" w14:textId="77777777" w:rsidR="00EB5A81" w:rsidRPr="000748C0" w:rsidRDefault="00EB5A81" w:rsidP="00341985">
            <w:pPr>
              <w:suppressAutoHyphens/>
              <w:autoSpaceDN w:val="0"/>
              <w:jc w:val="both"/>
              <w:textAlignment w:val="baseline"/>
              <w:rPr>
                <w:rFonts w:ascii="Arial" w:eastAsia="Calibri" w:hAnsi="Arial"/>
                <w:sz w:val="18"/>
                <w:szCs w:val="24"/>
                <w:rtl/>
                <w:rPrChange w:id="5125" w:author="Meryl Etman" w:date="2020-03-25T10:10:00Z">
                  <w:rPr>
                    <w:rFonts w:ascii="Arial" w:eastAsia="Calibri" w:hAnsi="Arial"/>
                    <w:sz w:val="18"/>
                    <w:szCs w:val="24"/>
                    <w:rtl/>
                  </w:rPr>
                </w:rPrChange>
              </w:rPr>
            </w:pPr>
            <w:r w:rsidRPr="000748C0">
              <w:rPr>
                <w:rFonts w:ascii="Arial" w:eastAsia="Calibri" w:hAnsi="Arial" w:hint="cs"/>
                <w:sz w:val="18"/>
                <w:szCs w:val="24"/>
                <w:rtl/>
                <w:rPrChange w:id="5126" w:author="Meryl Etman" w:date="2020-03-25T10:10:00Z">
                  <w:rPr>
                    <w:rFonts w:ascii="Arial" w:eastAsia="Calibri" w:hAnsi="Arial" w:hint="cs"/>
                    <w:sz w:val="18"/>
                    <w:szCs w:val="24"/>
                    <w:rtl/>
                  </w:rPr>
                </w:rPrChange>
              </w:rPr>
              <w:t>ש</w:t>
            </w:r>
          </w:p>
        </w:tc>
        <w:tc>
          <w:tcPr>
            <w:tcW w:w="4524" w:type="dxa"/>
            <w:shd w:val="clear" w:color="auto" w:fill="auto"/>
            <w:tcMar>
              <w:top w:w="28" w:type="dxa"/>
            </w:tcMar>
          </w:tcPr>
          <w:p w14:paraId="12BC1F4F" w14:textId="77777777" w:rsidR="00EB5A81" w:rsidRPr="000748C0" w:rsidRDefault="00EB5A81" w:rsidP="00341985">
            <w:pPr>
              <w:suppressAutoHyphens/>
              <w:autoSpaceDN w:val="0"/>
              <w:jc w:val="both"/>
              <w:textAlignment w:val="baseline"/>
              <w:rPr>
                <w:rFonts w:ascii="Arial" w:eastAsia="Calibri" w:hAnsi="Arial"/>
                <w:i/>
                <w:iCs/>
                <w:rtl/>
                <w:rPrChange w:id="5127" w:author="Meryl Etman" w:date="2020-03-25T10:10:00Z">
                  <w:rPr>
                    <w:rFonts w:ascii="Arial" w:eastAsia="Calibri" w:hAnsi="Arial"/>
                    <w:i/>
                    <w:iCs/>
                    <w:rtl/>
                  </w:rPr>
                </w:rPrChange>
              </w:rPr>
            </w:pPr>
            <w:r w:rsidRPr="000748C0">
              <w:rPr>
                <w:rFonts w:ascii="Arial" w:eastAsia="Calibri" w:hAnsi="Arial" w:hint="cs"/>
                <w:i/>
                <w:iCs/>
                <w:rtl/>
                <w:rPrChange w:id="5128" w:author="Meryl Etman" w:date="2020-03-25T10:10:00Z">
                  <w:rPr>
                    <w:rFonts w:ascii="Arial" w:eastAsia="Calibri" w:hAnsi="Arial" w:hint="cs"/>
                    <w:i/>
                    <w:iCs/>
                    <w:rtl/>
                  </w:rPr>
                </w:rPrChange>
              </w:rPr>
              <w:t>תקן מיקום</w:t>
            </w:r>
          </w:p>
        </w:tc>
      </w:tr>
      <w:tr w:rsidR="00EB5A81" w:rsidRPr="000748C0" w14:paraId="7EAD1963" w14:textId="77777777" w:rsidTr="00341985">
        <w:tc>
          <w:tcPr>
            <w:tcW w:w="662" w:type="dxa"/>
            <w:shd w:val="clear" w:color="auto" w:fill="auto"/>
          </w:tcPr>
          <w:p w14:paraId="5175A47E" w14:textId="77777777" w:rsidR="00EB5A81" w:rsidRPr="000748C0" w:rsidRDefault="00EB5A81" w:rsidP="00341985">
            <w:pPr>
              <w:suppressAutoHyphens/>
              <w:autoSpaceDN w:val="0"/>
              <w:jc w:val="both"/>
              <w:textAlignment w:val="baseline"/>
              <w:rPr>
                <w:rFonts w:ascii="Arial" w:eastAsia="Calibri" w:hAnsi="Arial"/>
                <w:sz w:val="18"/>
                <w:szCs w:val="24"/>
                <w:rtl/>
                <w:rPrChange w:id="5129" w:author="Meryl Etman" w:date="2020-03-25T10:10:00Z">
                  <w:rPr>
                    <w:rFonts w:ascii="Arial" w:eastAsia="Calibri" w:hAnsi="Arial"/>
                    <w:sz w:val="18"/>
                    <w:szCs w:val="24"/>
                    <w:rtl/>
                  </w:rPr>
                </w:rPrChange>
              </w:rPr>
            </w:pPr>
            <w:r w:rsidRPr="000748C0">
              <w:rPr>
                <w:rFonts w:ascii="Arial" w:eastAsia="Calibri" w:hAnsi="Arial" w:hint="cs"/>
                <w:sz w:val="18"/>
                <w:szCs w:val="24"/>
                <w:rtl/>
                <w:rPrChange w:id="5130" w:author="Meryl Etman" w:date="2020-03-25T10:10:00Z">
                  <w:rPr>
                    <w:rFonts w:ascii="Arial" w:eastAsia="Calibri" w:hAnsi="Arial" w:hint="cs"/>
                    <w:sz w:val="18"/>
                    <w:szCs w:val="24"/>
                    <w:rtl/>
                  </w:rPr>
                </w:rPrChange>
              </w:rPr>
              <w:t>6</w:t>
            </w:r>
          </w:p>
        </w:tc>
        <w:tc>
          <w:tcPr>
            <w:tcW w:w="3595" w:type="dxa"/>
            <w:shd w:val="clear" w:color="auto" w:fill="auto"/>
            <w:tcMar>
              <w:top w:w="28" w:type="dxa"/>
            </w:tcMar>
          </w:tcPr>
          <w:p w14:paraId="29345861"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3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32" w:author="Meryl Etman" w:date="2020-03-25T10:10:00Z">
                  <w:rPr>
                    <w:rFonts w:ascii="Arial" w:eastAsia="Calibri" w:hAnsi="Arial" w:hint="cs"/>
                    <w:i/>
                    <w:iCs/>
                    <w:sz w:val="18"/>
                    <w:szCs w:val="24"/>
                    <w:rtl/>
                  </w:rPr>
                </w:rPrChange>
              </w:rPr>
              <w:t>הפרדה בין חשמל/גז/מים</w:t>
            </w:r>
          </w:p>
        </w:tc>
        <w:tc>
          <w:tcPr>
            <w:tcW w:w="847" w:type="dxa"/>
            <w:shd w:val="clear" w:color="auto" w:fill="auto"/>
            <w:tcMar>
              <w:top w:w="28" w:type="dxa"/>
            </w:tcMar>
          </w:tcPr>
          <w:p w14:paraId="582F5C93" w14:textId="77777777" w:rsidR="00EB5A81" w:rsidRPr="000748C0" w:rsidRDefault="00EB5A81" w:rsidP="00341985">
            <w:pPr>
              <w:suppressAutoHyphens/>
              <w:autoSpaceDN w:val="0"/>
              <w:jc w:val="both"/>
              <w:textAlignment w:val="baseline"/>
              <w:rPr>
                <w:rFonts w:ascii="Arial" w:eastAsia="Calibri" w:hAnsi="Arial"/>
                <w:sz w:val="18"/>
                <w:szCs w:val="24"/>
                <w:rtl/>
                <w:rPrChange w:id="5133" w:author="Meryl Etman" w:date="2020-03-25T10:10:00Z">
                  <w:rPr>
                    <w:rFonts w:ascii="Arial" w:eastAsia="Calibri" w:hAnsi="Arial"/>
                    <w:sz w:val="18"/>
                    <w:szCs w:val="24"/>
                    <w:rtl/>
                  </w:rPr>
                </w:rPrChange>
              </w:rPr>
            </w:pPr>
          </w:p>
        </w:tc>
        <w:tc>
          <w:tcPr>
            <w:tcW w:w="4524" w:type="dxa"/>
            <w:shd w:val="clear" w:color="auto" w:fill="auto"/>
            <w:tcMar>
              <w:top w:w="28" w:type="dxa"/>
            </w:tcMar>
          </w:tcPr>
          <w:p w14:paraId="2BFF5D5A" w14:textId="77777777" w:rsidR="00EB5A81" w:rsidRPr="000748C0" w:rsidRDefault="00EB5A81" w:rsidP="00341985">
            <w:pPr>
              <w:suppressAutoHyphens/>
              <w:autoSpaceDN w:val="0"/>
              <w:jc w:val="both"/>
              <w:textAlignment w:val="baseline"/>
              <w:rPr>
                <w:rFonts w:ascii="Arial" w:eastAsia="Calibri" w:hAnsi="Arial"/>
                <w:i/>
                <w:iCs/>
                <w:rtl/>
                <w:rPrChange w:id="5134" w:author="Meryl Etman" w:date="2020-03-25T10:10:00Z">
                  <w:rPr>
                    <w:rFonts w:ascii="Arial" w:eastAsia="Calibri" w:hAnsi="Arial"/>
                    <w:i/>
                    <w:iCs/>
                    <w:rtl/>
                  </w:rPr>
                </w:rPrChange>
              </w:rPr>
            </w:pPr>
          </w:p>
        </w:tc>
      </w:tr>
      <w:tr w:rsidR="00EB5A81" w:rsidRPr="000748C0" w14:paraId="4E2D1453" w14:textId="77777777" w:rsidTr="00341985">
        <w:tc>
          <w:tcPr>
            <w:tcW w:w="662" w:type="dxa"/>
            <w:shd w:val="clear" w:color="auto" w:fill="auto"/>
          </w:tcPr>
          <w:p w14:paraId="51B3E70C" w14:textId="77777777" w:rsidR="00EB5A81" w:rsidRPr="000748C0" w:rsidRDefault="00EB5A81" w:rsidP="00341985">
            <w:pPr>
              <w:suppressAutoHyphens/>
              <w:autoSpaceDN w:val="0"/>
              <w:jc w:val="both"/>
              <w:textAlignment w:val="baseline"/>
              <w:rPr>
                <w:rFonts w:ascii="Arial" w:eastAsia="Calibri" w:hAnsi="Arial"/>
                <w:sz w:val="18"/>
                <w:szCs w:val="24"/>
                <w:rtl/>
                <w:rPrChange w:id="5135" w:author="Meryl Etman" w:date="2020-03-25T10:10:00Z">
                  <w:rPr>
                    <w:rFonts w:ascii="Arial" w:eastAsia="Calibri" w:hAnsi="Arial"/>
                    <w:sz w:val="18"/>
                    <w:szCs w:val="24"/>
                    <w:rtl/>
                  </w:rPr>
                </w:rPrChange>
              </w:rPr>
            </w:pPr>
          </w:p>
        </w:tc>
        <w:tc>
          <w:tcPr>
            <w:tcW w:w="3595" w:type="dxa"/>
            <w:shd w:val="clear" w:color="auto" w:fill="auto"/>
            <w:tcMar>
              <w:top w:w="28" w:type="dxa"/>
            </w:tcMar>
          </w:tcPr>
          <w:p w14:paraId="7DB3896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3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37" w:author="Meryl Etman" w:date="2020-03-25T10:10:00Z">
                  <w:rPr>
                    <w:rFonts w:ascii="Arial" w:eastAsia="Calibri" w:hAnsi="Arial" w:hint="cs"/>
                    <w:i/>
                    <w:iCs/>
                    <w:sz w:val="18"/>
                    <w:szCs w:val="24"/>
                    <w:rtl/>
                  </w:rPr>
                </w:rPrChange>
              </w:rPr>
              <w:t xml:space="preserve">מערכות חשמל בבניין ( ח. גנרטור , חשמל וכו ) </w:t>
            </w:r>
          </w:p>
        </w:tc>
        <w:tc>
          <w:tcPr>
            <w:tcW w:w="847" w:type="dxa"/>
            <w:shd w:val="clear" w:color="auto" w:fill="auto"/>
            <w:tcMar>
              <w:top w:w="28" w:type="dxa"/>
            </w:tcMar>
          </w:tcPr>
          <w:p w14:paraId="6BAB30A6" w14:textId="77777777" w:rsidR="00EB5A81" w:rsidRPr="000748C0" w:rsidRDefault="00EB5A81" w:rsidP="00341985">
            <w:pPr>
              <w:suppressAutoHyphens/>
              <w:autoSpaceDN w:val="0"/>
              <w:jc w:val="both"/>
              <w:textAlignment w:val="baseline"/>
              <w:rPr>
                <w:rFonts w:ascii="Arial" w:eastAsia="Calibri" w:hAnsi="Arial"/>
                <w:sz w:val="18"/>
                <w:szCs w:val="24"/>
                <w:rtl/>
                <w:rPrChange w:id="5138" w:author="Meryl Etman" w:date="2020-03-25T10:10:00Z">
                  <w:rPr>
                    <w:rFonts w:ascii="Arial" w:eastAsia="Calibri" w:hAnsi="Arial"/>
                    <w:sz w:val="18"/>
                    <w:szCs w:val="24"/>
                    <w:rtl/>
                  </w:rPr>
                </w:rPrChange>
              </w:rPr>
            </w:pPr>
          </w:p>
        </w:tc>
        <w:tc>
          <w:tcPr>
            <w:tcW w:w="4524" w:type="dxa"/>
            <w:shd w:val="clear" w:color="auto" w:fill="auto"/>
            <w:tcMar>
              <w:top w:w="28" w:type="dxa"/>
            </w:tcMar>
          </w:tcPr>
          <w:p w14:paraId="21763071" w14:textId="77777777" w:rsidR="00EB5A81" w:rsidRPr="000748C0" w:rsidRDefault="00EB5A81" w:rsidP="00341985">
            <w:pPr>
              <w:suppressAutoHyphens/>
              <w:autoSpaceDN w:val="0"/>
              <w:jc w:val="both"/>
              <w:textAlignment w:val="baseline"/>
              <w:rPr>
                <w:rFonts w:ascii="Arial" w:eastAsia="Calibri" w:hAnsi="Arial"/>
                <w:i/>
                <w:iCs/>
                <w:rtl/>
                <w:rPrChange w:id="5139" w:author="Meryl Etman" w:date="2020-03-25T10:10:00Z">
                  <w:rPr>
                    <w:rFonts w:ascii="Arial" w:eastAsia="Calibri" w:hAnsi="Arial"/>
                    <w:i/>
                    <w:iCs/>
                    <w:rtl/>
                  </w:rPr>
                </w:rPrChange>
              </w:rPr>
            </w:pPr>
          </w:p>
        </w:tc>
      </w:tr>
      <w:tr w:rsidR="00EB5A81" w:rsidRPr="000748C0" w14:paraId="7F0985D0" w14:textId="77777777" w:rsidTr="00341985">
        <w:tc>
          <w:tcPr>
            <w:tcW w:w="662" w:type="dxa"/>
            <w:shd w:val="clear" w:color="auto" w:fill="auto"/>
          </w:tcPr>
          <w:p w14:paraId="3271939D" w14:textId="77777777" w:rsidR="00EB5A81" w:rsidRPr="000748C0" w:rsidRDefault="00EB5A81" w:rsidP="00341985">
            <w:pPr>
              <w:suppressAutoHyphens/>
              <w:autoSpaceDN w:val="0"/>
              <w:jc w:val="both"/>
              <w:textAlignment w:val="baseline"/>
              <w:rPr>
                <w:rFonts w:ascii="Arial" w:eastAsia="Calibri" w:hAnsi="Arial"/>
                <w:sz w:val="18"/>
                <w:szCs w:val="24"/>
                <w:rtl/>
                <w:rPrChange w:id="5140" w:author="Meryl Etman" w:date="2020-03-25T10:10:00Z">
                  <w:rPr>
                    <w:rFonts w:ascii="Arial" w:eastAsia="Calibri" w:hAnsi="Arial"/>
                    <w:sz w:val="18"/>
                    <w:szCs w:val="24"/>
                    <w:rtl/>
                  </w:rPr>
                </w:rPrChange>
              </w:rPr>
            </w:pPr>
          </w:p>
        </w:tc>
        <w:tc>
          <w:tcPr>
            <w:tcW w:w="3595" w:type="dxa"/>
            <w:shd w:val="clear" w:color="auto" w:fill="auto"/>
            <w:tcMar>
              <w:top w:w="28" w:type="dxa"/>
            </w:tcMar>
          </w:tcPr>
          <w:p w14:paraId="4A38B13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41"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7BF4951A" w14:textId="77777777" w:rsidR="00EB5A81" w:rsidRPr="000748C0" w:rsidRDefault="00EB5A81" w:rsidP="00341985">
            <w:pPr>
              <w:suppressAutoHyphens/>
              <w:autoSpaceDN w:val="0"/>
              <w:jc w:val="both"/>
              <w:textAlignment w:val="baseline"/>
              <w:rPr>
                <w:rFonts w:ascii="Arial" w:eastAsia="Calibri" w:hAnsi="Arial"/>
                <w:sz w:val="18"/>
                <w:szCs w:val="24"/>
                <w:rtl/>
                <w:rPrChange w:id="5142" w:author="Meryl Etman" w:date="2020-03-25T10:10:00Z">
                  <w:rPr>
                    <w:rFonts w:ascii="Arial" w:eastAsia="Calibri" w:hAnsi="Arial"/>
                    <w:sz w:val="18"/>
                    <w:szCs w:val="24"/>
                    <w:rtl/>
                  </w:rPr>
                </w:rPrChange>
              </w:rPr>
            </w:pPr>
          </w:p>
        </w:tc>
        <w:tc>
          <w:tcPr>
            <w:tcW w:w="4524" w:type="dxa"/>
            <w:shd w:val="clear" w:color="auto" w:fill="auto"/>
            <w:tcMar>
              <w:top w:w="28" w:type="dxa"/>
            </w:tcMar>
          </w:tcPr>
          <w:p w14:paraId="7108F0C4" w14:textId="77777777" w:rsidR="00EB5A81" w:rsidRPr="000748C0" w:rsidRDefault="00EB5A81" w:rsidP="00341985">
            <w:pPr>
              <w:suppressAutoHyphens/>
              <w:autoSpaceDN w:val="0"/>
              <w:jc w:val="both"/>
              <w:textAlignment w:val="baseline"/>
              <w:rPr>
                <w:rFonts w:ascii="Arial" w:eastAsia="Calibri" w:hAnsi="Arial"/>
                <w:i/>
                <w:iCs/>
                <w:rtl/>
                <w:rPrChange w:id="5143" w:author="Meryl Etman" w:date="2020-03-25T10:10:00Z">
                  <w:rPr>
                    <w:rFonts w:ascii="Arial" w:eastAsia="Calibri" w:hAnsi="Arial"/>
                    <w:i/>
                    <w:iCs/>
                    <w:rtl/>
                  </w:rPr>
                </w:rPrChange>
              </w:rPr>
            </w:pPr>
          </w:p>
        </w:tc>
      </w:tr>
      <w:tr w:rsidR="00EB5A81" w:rsidRPr="000748C0" w14:paraId="3601CBD6" w14:textId="77777777" w:rsidTr="00341985">
        <w:tc>
          <w:tcPr>
            <w:tcW w:w="662" w:type="dxa"/>
            <w:shd w:val="clear" w:color="auto" w:fill="auto"/>
          </w:tcPr>
          <w:p w14:paraId="2B5F6B15" w14:textId="77777777" w:rsidR="00EB5A81" w:rsidRPr="000748C0" w:rsidRDefault="00EB5A81" w:rsidP="00341985">
            <w:pPr>
              <w:suppressAutoHyphens/>
              <w:autoSpaceDN w:val="0"/>
              <w:jc w:val="both"/>
              <w:textAlignment w:val="baseline"/>
              <w:rPr>
                <w:rFonts w:ascii="Arial" w:eastAsia="Calibri" w:hAnsi="Arial"/>
                <w:sz w:val="18"/>
                <w:szCs w:val="24"/>
                <w:rtl/>
                <w:rPrChange w:id="5144" w:author="Meryl Etman" w:date="2020-03-25T10:10:00Z">
                  <w:rPr>
                    <w:rFonts w:ascii="Arial" w:eastAsia="Calibri" w:hAnsi="Arial"/>
                    <w:sz w:val="18"/>
                    <w:szCs w:val="24"/>
                    <w:rtl/>
                  </w:rPr>
                </w:rPrChange>
              </w:rPr>
            </w:pPr>
          </w:p>
        </w:tc>
        <w:tc>
          <w:tcPr>
            <w:tcW w:w="3595" w:type="dxa"/>
            <w:shd w:val="clear" w:color="auto" w:fill="auto"/>
            <w:tcMar>
              <w:top w:w="28" w:type="dxa"/>
            </w:tcMar>
          </w:tcPr>
          <w:p w14:paraId="069BDB7A"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145"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243F7871" w14:textId="77777777" w:rsidR="00EB5A81" w:rsidRPr="000748C0" w:rsidRDefault="00EB5A81" w:rsidP="00341985">
            <w:pPr>
              <w:suppressAutoHyphens/>
              <w:autoSpaceDN w:val="0"/>
              <w:jc w:val="both"/>
              <w:textAlignment w:val="baseline"/>
              <w:rPr>
                <w:rFonts w:ascii="Arial" w:eastAsia="Calibri" w:hAnsi="Arial"/>
                <w:sz w:val="18"/>
                <w:szCs w:val="24"/>
                <w:rtl/>
                <w:rPrChange w:id="5146" w:author="Meryl Etman" w:date="2020-03-25T10:10:00Z">
                  <w:rPr>
                    <w:rFonts w:ascii="Arial" w:eastAsia="Calibri" w:hAnsi="Arial"/>
                    <w:sz w:val="18"/>
                    <w:szCs w:val="24"/>
                    <w:rtl/>
                  </w:rPr>
                </w:rPrChange>
              </w:rPr>
            </w:pPr>
          </w:p>
        </w:tc>
        <w:tc>
          <w:tcPr>
            <w:tcW w:w="4524" w:type="dxa"/>
            <w:shd w:val="clear" w:color="auto" w:fill="auto"/>
            <w:tcMar>
              <w:top w:w="28" w:type="dxa"/>
            </w:tcMar>
          </w:tcPr>
          <w:p w14:paraId="31FC4578" w14:textId="77777777" w:rsidR="00EB5A81" w:rsidRPr="000748C0" w:rsidRDefault="00EB5A81" w:rsidP="00341985">
            <w:pPr>
              <w:suppressAutoHyphens/>
              <w:autoSpaceDN w:val="0"/>
              <w:jc w:val="both"/>
              <w:textAlignment w:val="baseline"/>
              <w:rPr>
                <w:rFonts w:ascii="Arial" w:eastAsia="Calibri" w:hAnsi="Arial"/>
                <w:i/>
                <w:iCs/>
                <w:rtl/>
                <w:rPrChange w:id="5147" w:author="Meryl Etman" w:date="2020-03-25T10:10:00Z">
                  <w:rPr>
                    <w:rFonts w:ascii="Arial" w:eastAsia="Calibri" w:hAnsi="Arial"/>
                    <w:i/>
                    <w:iCs/>
                    <w:rtl/>
                  </w:rPr>
                </w:rPrChange>
              </w:rPr>
            </w:pPr>
          </w:p>
        </w:tc>
      </w:tr>
    </w:tbl>
    <w:p w14:paraId="7DF58FE7" w14:textId="77777777" w:rsidR="00EB5A81" w:rsidRPr="000748C0" w:rsidRDefault="00EB5A81" w:rsidP="00EB5A81">
      <w:pPr>
        <w:suppressAutoHyphens/>
        <w:autoSpaceDN w:val="0"/>
        <w:jc w:val="both"/>
        <w:textAlignment w:val="baseline"/>
        <w:rPr>
          <w:rFonts w:ascii="Arial" w:eastAsia="Calibri" w:hAnsi="Arial"/>
          <w:i/>
          <w:iCs/>
          <w:rtl/>
          <w:rPrChange w:id="5148" w:author="Meryl Etman" w:date="2020-03-25T10:10:00Z">
            <w:rPr>
              <w:rFonts w:ascii="Arial" w:eastAsia="Calibri" w:hAnsi="Arial"/>
              <w:i/>
              <w:iCs/>
              <w:rtl/>
            </w:rPr>
          </w:rPrChange>
        </w:rPr>
      </w:pPr>
      <w:r w:rsidRPr="000748C0">
        <w:rPr>
          <w:rFonts w:ascii="Arial" w:eastAsia="Calibri" w:hAnsi="Arial" w:hint="cs"/>
          <w:i/>
          <w:iCs/>
          <w:rtl/>
          <w:rPrChange w:id="5149" w:author="Meryl Etman" w:date="2020-03-25T10:10:00Z">
            <w:rPr>
              <w:rFonts w:ascii="Arial" w:eastAsia="Calibri" w:hAnsi="Arial" w:hint="cs"/>
              <w:i/>
              <w:iCs/>
              <w:rtl/>
            </w:rPr>
          </w:rPrChange>
        </w:rPr>
        <w:t>ת=תקין; ש=שיפור; פ=פסול.</w:t>
      </w:r>
    </w:p>
    <w:p w14:paraId="509E95D7"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150" w:author="Meryl Etman" w:date="2020-03-25T10:10:00Z">
            <w:rPr>
              <w:rFonts w:ascii="Arial" w:eastAsia="Calibri" w:hAnsi="Arial"/>
              <w:i/>
              <w:iCs/>
              <w:sz w:val="18"/>
              <w:szCs w:val="24"/>
              <w:rtl/>
            </w:rPr>
          </w:rPrChange>
        </w:rPr>
      </w:pPr>
    </w:p>
    <w:p w14:paraId="6EE73BEF"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151" w:author="Meryl Etman" w:date="2020-03-25T10:10:00Z">
            <w:rPr>
              <w:rFonts w:ascii="Arial" w:eastAsia="Calibri" w:hAnsi="Arial"/>
              <w:i/>
              <w:iCs/>
              <w:sz w:val="18"/>
              <w:szCs w:val="24"/>
              <w:rtl/>
            </w:rPr>
          </w:rPrChange>
        </w:rPr>
      </w:pPr>
    </w:p>
    <w:p w14:paraId="37F3301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15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153" w:author="Meryl Etman" w:date="2020-03-25T10:10:00Z">
            <w:rPr>
              <w:rFonts w:ascii="Arial" w:eastAsia="Calibri" w:hAnsi="Arial" w:hint="cs"/>
              <w:i/>
              <w:iCs/>
              <w:sz w:val="18"/>
              <w:szCs w:val="24"/>
              <w:rtl/>
            </w:rPr>
          </w:rPrChange>
        </w:rPr>
        <w:t>הערות</w:t>
      </w:r>
    </w:p>
    <w:p w14:paraId="0787D9EA"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154"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0748C0" w14:paraId="64B6331A" w14:textId="77777777" w:rsidTr="00341985">
        <w:tc>
          <w:tcPr>
            <w:tcW w:w="815" w:type="dxa"/>
            <w:shd w:val="clear" w:color="auto" w:fill="auto"/>
          </w:tcPr>
          <w:p w14:paraId="01BFA267" w14:textId="77777777" w:rsidR="00EB5A81" w:rsidRPr="000748C0" w:rsidRDefault="00EB5A81" w:rsidP="00341985">
            <w:pPr>
              <w:suppressAutoHyphens/>
              <w:autoSpaceDN w:val="0"/>
              <w:textAlignment w:val="baseline"/>
              <w:rPr>
                <w:rFonts w:ascii="Arial" w:eastAsia="Calibri" w:hAnsi="Arial"/>
                <w:b/>
                <w:bCs/>
                <w:sz w:val="16"/>
                <w:rtl/>
                <w:rPrChange w:id="5155" w:author="Meryl Etman" w:date="2020-03-25T10:10:00Z">
                  <w:rPr>
                    <w:rFonts w:ascii="Arial" w:eastAsia="Calibri" w:hAnsi="Arial"/>
                    <w:b/>
                    <w:bCs/>
                    <w:sz w:val="16"/>
                    <w:rtl/>
                  </w:rPr>
                </w:rPrChange>
              </w:rPr>
            </w:pPr>
            <w:r w:rsidRPr="000748C0">
              <w:rPr>
                <w:rFonts w:ascii="Arial" w:eastAsia="Calibri" w:hAnsi="Arial" w:hint="cs"/>
                <w:b/>
                <w:bCs/>
                <w:sz w:val="16"/>
                <w:rtl/>
                <w:rPrChange w:id="5156" w:author="Meryl Etman" w:date="2020-03-25T10:10:00Z">
                  <w:rPr>
                    <w:rFonts w:ascii="Arial" w:eastAsia="Calibri" w:hAnsi="Arial" w:hint="cs"/>
                    <w:b/>
                    <w:bCs/>
                    <w:sz w:val="16"/>
                    <w:rtl/>
                  </w:rPr>
                </w:rPrChange>
              </w:rPr>
              <w:t>תאריך</w:t>
            </w:r>
          </w:p>
        </w:tc>
        <w:tc>
          <w:tcPr>
            <w:tcW w:w="847" w:type="dxa"/>
            <w:shd w:val="clear" w:color="auto" w:fill="auto"/>
          </w:tcPr>
          <w:p w14:paraId="2FC60C55" w14:textId="77777777" w:rsidR="00EB5A81" w:rsidRPr="000748C0" w:rsidRDefault="00EB5A81" w:rsidP="00341985">
            <w:pPr>
              <w:suppressAutoHyphens/>
              <w:autoSpaceDN w:val="0"/>
              <w:textAlignment w:val="baseline"/>
              <w:rPr>
                <w:rFonts w:ascii="Arial" w:eastAsia="Calibri" w:hAnsi="Arial"/>
                <w:b/>
                <w:bCs/>
                <w:sz w:val="16"/>
                <w:rtl/>
                <w:rPrChange w:id="5157" w:author="Meryl Etman" w:date="2020-03-25T10:10:00Z">
                  <w:rPr>
                    <w:rFonts w:ascii="Arial" w:eastAsia="Calibri" w:hAnsi="Arial"/>
                    <w:b/>
                    <w:bCs/>
                    <w:sz w:val="16"/>
                    <w:rtl/>
                  </w:rPr>
                </w:rPrChange>
              </w:rPr>
            </w:pPr>
            <w:r w:rsidRPr="000748C0">
              <w:rPr>
                <w:rFonts w:ascii="Arial" w:eastAsia="Calibri" w:hAnsi="Arial" w:hint="cs"/>
                <w:b/>
                <w:bCs/>
                <w:sz w:val="16"/>
                <w:rtl/>
                <w:rPrChange w:id="5158" w:author="Meryl Etman" w:date="2020-03-25T10:10:00Z">
                  <w:rPr>
                    <w:rFonts w:ascii="Arial" w:eastAsia="Calibri" w:hAnsi="Arial" w:hint="cs"/>
                    <w:b/>
                    <w:bCs/>
                    <w:sz w:val="16"/>
                    <w:rtl/>
                  </w:rPr>
                </w:rPrChange>
              </w:rPr>
              <w:t>סעיף</w:t>
            </w:r>
          </w:p>
        </w:tc>
        <w:tc>
          <w:tcPr>
            <w:tcW w:w="1944" w:type="dxa"/>
            <w:shd w:val="clear" w:color="auto" w:fill="auto"/>
          </w:tcPr>
          <w:p w14:paraId="5BD3D439" w14:textId="77777777" w:rsidR="00EB5A81" w:rsidRPr="000748C0" w:rsidRDefault="00EB5A81" w:rsidP="00341985">
            <w:pPr>
              <w:suppressAutoHyphens/>
              <w:autoSpaceDN w:val="0"/>
              <w:textAlignment w:val="baseline"/>
              <w:rPr>
                <w:rFonts w:ascii="Arial" w:eastAsia="Calibri" w:hAnsi="Arial"/>
                <w:b/>
                <w:bCs/>
                <w:sz w:val="16"/>
                <w:rtl/>
                <w:rPrChange w:id="5159" w:author="Meryl Etman" w:date="2020-03-25T10:10:00Z">
                  <w:rPr>
                    <w:rFonts w:ascii="Arial" w:eastAsia="Calibri" w:hAnsi="Arial"/>
                    <w:b/>
                    <w:bCs/>
                    <w:sz w:val="16"/>
                    <w:rtl/>
                  </w:rPr>
                </w:rPrChange>
              </w:rPr>
            </w:pPr>
            <w:r w:rsidRPr="000748C0">
              <w:rPr>
                <w:rFonts w:ascii="Arial" w:eastAsia="Calibri" w:hAnsi="Arial" w:hint="cs"/>
                <w:b/>
                <w:bCs/>
                <w:sz w:val="16"/>
                <w:rtl/>
                <w:rPrChange w:id="5160" w:author="Meryl Etman" w:date="2020-03-25T10:10:00Z">
                  <w:rPr>
                    <w:rFonts w:ascii="Arial" w:eastAsia="Calibri" w:hAnsi="Arial" w:hint="cs"/>
                    <w:b/>
                    <w:bCs/>
                    <w:sz w:val="16"/>
                    <w:rtl/>
                  </w:rPr>
                </w:rPrChange>
              </w:rPr>
              <w:t>תאור הליקוי</w:t>
            </w:r>
          </w:p>
        </w:tc>
        <w:tc>
          <w:tcPr>
            <w:tcW w:w="3220" w:type="dxa"/>
            <w:shd w:val="clear" w:color="auto" w:fill="auto"/>
          </w:tcPr>
          <w:p w14:paraId="68817A27" w14:textId="77777777" w:rsidR="00EB5A81" w:rsidRPr="000748C0" w:rsidRDefault="00EB5A81" w:rsidP="00341985">
            <w:pPr>
              <w:suppressAutoHyphens/>
              <w:autoSpaceDN w:val="0"/>
              <w:textAlignment w:val="baseline"/>
              <w:rPr>
                <w:rFonts w:ascii="Arial" w:eastAsia="Calibri" w:hAnsi="Arial"/>
                <w:b/>
                <w:bCs/>
                <w:sz w:val="16"/>
                <w:rtl/>
                <w:rPrChange w:id="5161" w:author="Meryl Etman" w:date="2020-03-25T10:10:00Z">
                  <w:rPr>
                    <w:rFonts w:ascii="Arial" w:eastAsia="Calibri" w:hAnsi="Arial"/>
                    <w:b/>
                    <w:bCs/>
                    <w:sz w:val="16"/>
                    <w:rtl/>
                  </w:rPr>
                </w:rPrChange>
              </w:rPr>
            </w:pPr>
            <w:r w:rsidRPr="000748C0">
              <w:rPr>
                <w:rFonts w:ascii="Arial" w:eastAsia="Calibri" w:hAnsi="Arial" w:hint="cs"/>
                <w:b/>
                <w:bCs/>
                <w:sz w:val="16"/>
                <w:rtl/>
                <w:rPrChange w:id="5162" w:author="Meryl Etman" w:date="2020-03-25T10:10:00Z">
                  <w:rPr>
                    <w:rFonts w:ascii="Arial" w:eastAsia="Calibri" w:hAnsi="Arial" w:hint="cs"/>
                    <w:b/>
                    <w:bCs/>
                    <w:sz w:val="16"/>
                    <w:rtl/>
                  </w:rPr>
                </w:rPrChange>
              </w:rPr>
              <w:t>הנחיות לתיקון</w:t>
            </w:r>
          </w:p>
        </w:tc>
        <w:tc>
          <w:tcPr>
            <w:tcW w:w="2802" w:type="dxa"/>
            <w:shd w:val="clear" w:color="auto" w:fill="auto"/>
          </w:tcPr>
          <w:p w14:paraId="4A381624" w14:textId="77777777" w:rsidR="00EB5A81" w:rsidRPr="000748C0" w:rsidRDefault="00EB5A81" w:rsidP="00341985">
            <w:pPr>
              <w:suppressAutoHyphens/>
              <w:autoSpaceDN w:val="0"/>
              <w:textAlignment w:val="baseline"/>
              <w:rPr>
                <w:rFonts w:ascii="Arial" w:eastAsia="Calibri" w:hAnsi="Arial"/>
                <w:b/>
                <w:bCs/>
                <w:sz w:val="16"/>
                <w:rtl/>
                <w:rPrChange w:id="5163" w:author="Meryl Etman" w:date="2020-03-25T10:10:00Z">
                  <w:rPr>
                    <w:rFonts w:ascii="Arial" w:eastAsia="Calibri" w:hAnsi="Arial"/>
                    <w:b/>
                    <w:bCs/>
                    <w:sz w:val="16"/>
                    <w:rtl/>
                  </w:rPr>
                </w:rPrChange>
              </w:rPr>
            </w:pPr>
            <w:r w:rsidRPr="000748C0">
              <w:rPr>
                <w:rFonts w:ascii="Arial" w:eastAsia="Calibri" w:hAnsi="Arial" w:hint="cs"/>
                <w:b/>
                <w:bCs/>
                <w:sz w:val="16"/>
                <w:rtl/>
                <w:rPrChange w:id="5164" w:author="Meryl Etman" w:date="2020-03-25T10:10:00Z">
                  <w:rPr>
                    <w:rFonts w:ascii="Arial" w:eastAsia="Calibri" w:hAnsi="Arial" w:hint="cs"/>
                    <w:b/>
                    <w:bCs/>
                    <w:sz w:val="16"/>
                    <w:rtl/>
                  </w:rPr>
                </w:rPrChange>
              </w:rPr>
              <w:t>סטאטוס טיפול</w:t>
            </w:r>
          </w:p>
        </w:tc>
      </w:tr>
      <w:tr w:rsidR="00EB5A81" w:rsidRPr="000748C0" w14:paraId="019696F7" w14:textId="77777777" w:rsidTr="00341985">
        <w:tc>
          <w:tcPr>
            <w:tcW w:w="815" w:type="dxa"/>
            <w:shd w:val="clear" w:color="auto" w:fill="auto"/>
            <w:vAlign w:val="center"/>
          </w:tcPr>
          <w:p w14:paraId="3CD345FC" w14:textId="77777777" w:rsidR="00EB5A81" w:rsidRPr="000748C0" w:rsidRDefault="00EB5A81" w:rsidP="00341985">
            <w:pPr>
              <w:suppressAutoHyphens/>
              <w:autoSpaceDN w:val="0"/>
              <w:jc w:val="center"/>
              <w:textAlignment w:val="baseline"/>
              <w:rPr>
                <w:rFonts w:ascii="Arial" w:eastAsia="Calibri" w:hAnsi="Arial"/>
                <w:sz w:val="18"/>
                <w:szCs w:val="24"/>
                <w:rtl/>
                <w:rPrChange w:id="5165" w:author="Meryl Etman" w:date="2020-03-25T10:10:00Z">
                  <w:rPr>
                    <w:rFonts w:ascii="Arial" w:eastAsia="Calibri" w:hAnsi="Arial"/>
                    <w:sz w:val="18"/>
                    <w:szCs w:val="24"/>
                    <w:rtl/>
                  </w:rPr>
                </w:rPrChange>
              </w:rPr>
            </w:pPr>
          </w:p>
        </w:tc>
        <w:tc>
          <w:tcPr>
            <w:tcW w:w="847" w:type="dxa"/>
            <w:shd w:val="clear" w:color="auto" w:fill="auto"/>
            <w:vAlign w:val="center"/>
          </w:tcPr>
          <w:p w14:paraId="1030B0B6" w14:textId="77777777" w:rsidR="00EB5A81" w:rsidRPr="000748C0" w:rsidRDefault="00EB5A81" w:rsidP="00341985">
            <w:pPr>
              <w:suppressAutoHyphens/>
              <w:autoSpaceDN w:val="0"/>
              <w:textAlignment w:val="baseline"/>
              <w:rPr>
                <w:rFonts w:ascii="Arial" w:eastAsia="Calibri" w:hAnsi="Arial"/>
                <w:sz w:val="18"/>
                <w:szCs w:val="24"/>
                <w:rtl/>
                <w:rPrChange w:id="5166" w:author="Meryl Etman" w:date="2020-03-25T10:10:00Z">
                  <w:rPr>
                    <w:rFonts w:ascii="Arial" w:eastAsia="Calibri" w:hAnsi="Arial"/>
                    <w:sz w:val="18"/>
                    <w:szCs w:val="24"/>
                    <w:rtl/>
                  </w:rPr>
                </w:rPrChange>
              </w:rPr>
            </w:pPr>
          </w:p>
        </w:tc>
        <w:tc>
          <w:tcPr>
            <w:tcW w:w="1944" w:type="dxa"/>
            <w:shd w:val="clear" w:color="auto" w:fill="auto"/>
            <w:vAlign w:val="center"/>
          </w:tcPr>
          <w:p w14:paraId="36F7F9A1" w14:textId="77777777" w:rsidR="00EB5A81" w:rsidRPr="000748C0" w:rsidRDefault="00EB5A81" w:rsidP="00341985">
            <w:pPr>
              <w:suppressAutoHyphens/>
              <w:autoSpaceDN w:val="0"/>
              <w:textAlignment w:val="baseline"/>
              <w:rPr>
                <w:rFonts w:ascii="Arial" w:eastAsia="Calibri" w:hAnsi="Arial"/>
                <w:sz w:val="14"/>
                <w:rtl/>
                <w:rPrChange w:id="5167" w:author="Meryl Etman" w:date="2020-03-25T10:10:00Z">
                  <w:rPr>
                    <w:rFonts w:ascii="Arial" w:eastAsia="Calibri" w:hAnsi="Arial"/>
                    <w:sz w:val="14"/>
                    <w:rtl/>
                  </w:rPr>
                </w:rPrChange>
              </w:rPr>
            </w:pPr>
          </w:p>
        </w:tc>
        <w:tc>
          <w:tcPr>
            <w:tcW w:w="3220" w:type="dxa"/>
            <w:shd w:val="clear" w:color="auto" w:fill="auto"/>
            <w:vAlign w:val="center"/>
          </w:tcPr>
          <w:p w14:paraId="62306237" w14:textId="77777777" w:rsidR="00EB5A81" w:rsidRPr="000748C0" w:rsidRDefault="00EB5A81" w:rsidP="00341985">
            <w:pPr>
              <w:suppressAutoHyphens/>
              <w:autoSpaceDN w:val="0"/>
              <w:textAlignment w:val="baseline"/>
              <w:rPr>
                <w:rFonts w:ascii="Arial" w:eastAsia="Calibri" w:hAnsi="Arial"/>
                <w:sz w:val="14"/>
                <w:rtl/>
                <w:rPrChange w:id="5168" w:author="Meryl Etman" w:date="2020-03-25T10:10:00Z">
                  <w:rPr>
                    <w:rFonts w:ascii="Arial" w:eastAsia="Calibri" w:hAnsi="Arial"/>
                    <w:sz w:val="14"/>
                    <w:rtl/>
                  </w:rPr>
                </w:rPrChange>
              </w:rPr>
            </w:pPr>
          </w:p>
        </w:tc>
        <w:tc>
          <w:tcPr>
            <w:tcW w:w="2802" w:type="dxa"/>
            <w:shd w:val="clear" w:color="auto" w:fill="auto"/>
            <w:vAlign w:val="center"/>
          </w:tcPr>
          <w:p w14:paraId="7534B1D1" w14:textId="77777777" w:rsidR="00EB5A81" w:rsidRPr="000748C0" w:rsidRDefault="00EB5A81" w:rsidP="00341985">
            <w:pPr>
              <w:suppressAutoHyphens/>
              <w:autoSpaceDN w:val="0"/>
              <w:textAlignment w:val="baseline"/>
              <w:rPr>
                <w:rFonts w:ascii="Arial" w:eastAsia="Calibri" w:hAnsi="Arial"/>
                <w:sz w:val="14"/>
                <w:rtl/>
                <w:rPrChange w:id="5169" w:author="Meryl Etman" w:date="2020-03-25T10:10:00Z">
                  <w:rPr>
                    <w:rFonts w:ascii="Arial" w:eastAsia="Calibri" w:hAnsi="Arial"/>
                    <w:sz w:val="14"/>
                    <w:rtl/>
                  </w:rPr>
                </w:rPrChange>
              </w:rPr>
            </w:pPr>
          </w:p>
        </w:tc>
      </w:tr>
      <w:tr w:rsidR="00EB5A81" w:rsidRPr="000748C0" w14:paraId="10312E9C" w14:textId="77777777" w:rsidTr="00341985">
        <w:tc>
          <w:tcPr>
            <w:tcW w:w="815" w:type="dxa"/>
            <w:shd w:val="clear" w:color="auto" w:fill="auto"/>
            <w:vAlign w:val="center"/>
          </w:tcPr>
          <w:p w14:paraId="092A34E9" w14:textId="77777777" w:rsidR="00EB5A81" w:rsidRPr="000748C0" w:rsidRDefault="00EB5A81" w:rsidP="00341985">
            <w:pPr>
              <w:suppressAutoHyphens/>
              <w:autoSpaceDN w:val="0"/>
              <w:jc w:val="center"/>
              <w:textAlignment w:val="baseline"/>
              <w:rPr>
                <w:rFonts w:ascii="Arial" w:eastAsia="Calibri" w:hAnsi="Arial"/>
                <w:sz w:val="18"/>
                <w:szCs w:val="24"/>
                <w:rtl/>
                <w:rPrChange w:id="5170" w:author="Meryl Etman" w:date="2020-03-25T10:10:00Z">
                  <w:rPr>
                    <w:rFonts w:ascii="Arial" w:eastAsia="Calibri" w:hAnsi="Arial"/>
                    <w:sz w:val="18"/>
                    <w:szCs w:val="24"/>
                    <w:rtl/>
                  </w:rPr>
                </w:rPrChange>
              </w:rPr>
            </w:pPr>
          </w:p>
        </w:tc>
        <w:tc>
          <w:tcPr>
            <w:tcW w:w="847" w:type="dxa"/>
            <w:shd w:val="clear" w:color="auto" w:fill="auto"/>
            <w:vAlign w:val="center"/>
          </w:tcPr>
          <w:p w14:paraId="333C8472" w14:textId="77777777" w:rsidR="00EB5A81" w:rsidRPr="000748C0" w:rsidRDefault="00EB5A81" w:rsidP="00341985">
            <w:pPr>
              <w:suppressAutoHyphens/>
              <w:autoSpaceDN w:val="0"/>
              <w:textAlignment w:val="baseline"/>
              <w:rPr>
                <w:rFonts w:ascii="Arial" w:eastAsia="Calibri" w:hAnsi="Arial"/>
                <w:sz w:val="18"/>
                <w:szCs w:val="24"/>
                <w:rtl/>
                <w:rPrChange w:id="5171" w:author="Meryl Etman" w:date="2020-03-25T10:10:00Z">
                  <w:rPr>
                    <w:rFonts w:ascii="Arial" w:eastAsia="Calibri" w:hAnsi="Arial"/>
                    <w:sz w:val="18"/>
                    <w:szCs w:val="24"/>
                    <w:rtl/>
                  </w:rPr>
                </w:rPrChange>
              </w:rPr>
            </w:pPr>
          </w:p>
        </w:tc>
        <w:tc>
          <w:tcPr>
            <w:tcW w:w="1944" w:type="dxa"/>
            <w:shd w:val="clear" w:color="auto" w:fill="auto"/>
            <w:vAlign w:val="center"/>
          </w:tcPr>
          <w:p w14:paraId="33B1D86D" w14:textId="77777777" w:rsidR="00EB5A81" w:rsidRPr="000748C0" w:rsidRDefault="00EB5A81" w:rsidP="00341985">
            <w:pPr>
              <w:suppressAutoHyphens/>
              <w:autoSpaceDN w:val="0"/>
              <w:textAlignment w:val="baseline"/>
              <w:rPr>
                <w:rFonts w:ascii="Arial" w:eastAsia="Calibri" w:hAnsi="Arial"/>
                <w:sz w:val="14"/>
                <w:rtl/>
                <w:rPrChange w:id="5172" w:author="Meryl Etman" w:date="2020-03-25T10:10:00Z">
                  <w:rPr>
                    <w:rFonts w:ascii="Arial" w:eastAsia="Calibri" w:hAnsi="Arial"/>
                    <w:sz w:val="14"/>
                    <w:rtl/>
                  </w:rPr>
                </w:rPrChange>
              </w:rPr>
            </w:pPr>
          </w:p>
        </w:tc>
        <w:tc>
          <w:tcPr>
            <w:tcW w:w="3220" w:type="dxa"/>
            <w:shd w:val="clear" w:color="auto" w:fill="auto"/>
            <w:vAlign w:val="center"/>
          </w:tcPr>
          <w:p w14:paraId="48C8A8F9" w14:textId="77777777" w:rsidR="00EB5A81" w:rsidRPr="000748C0" w:rsidRDefault="00EB5A81" w:rsidP="00341985">
            <w:pPr>
              <w:suppressAutoHyphens/>
              <w:autoSpaceDN w:val="0"/>
              <w:textAlignment w:val="baseline"/>
              <w:rPr>
                <w:rFonts w:ascii="Arial" w:eastAsia="Calibri" w:hAnsi="Arial"/>
                <w:sz w:val="14"/>
                <w:rtl/>
                <w:rPrChange w:id="5173" w:author="Meryl Etman" w:date="2020-03-25T10:10:00Z">
                  <w:rPr>
                    <w:rFonts w:ascii="Arial" w:eastAsia="Calibri" w:hAnsi="Arial"/>
                    <w:sz w:val="14"/>
                    <w:rtl/>
                  </w:rPr>
                </w:rPrChange>
              </w:rPr>
            </w:pPr>
          </w:p>
        </w:tc>
        <w:tc>
          <w:tcPr>
            <w:tcW w:w="2802" w:type="dxa"/>
            <w:shd w:val="clear" w:color="auto" w:fill="auto"/>
            <w:vAlign w:val="center"/>
          </w:tcPr>
          <w:p w14:paraId="550732B5" w14:textId="77777777" w:rsidR="00EB5A81" w:rsidRPr="000748C0" w:rsidRDefault="00EB5A81" w:rsidP="00341985">
            <w:pPr>
              <w:suppressAutoHyphens/>
              <w:autoSpaceDN w:val="0"/>
              <w:textAlignment w:val="baseline"/>
              <w:rPr>
                <w:rFonts w:ascii="Arial" w:eastAsia="Calibri" w:hAnsi="Arial"/>
                <w:sz w:val="14"/>
                <w:rtl/>
                <w:rPrChange w:id="5174" w:author="Meryl Etman" w:date="2020-03-25T10:10:00Z">
                  <w:rPr>
                    <w:rFonts w:ascii="Arial" w:eastAsia="Calibri" w:hAnsi="Arial"/>
                    <w:sz w:val="14"/>
                    <w:rtl/>
                  </w:rPr>
                </w:rPrChange>
              </w:rPr>
            </w:pPr>
          </w:p>
        </w:tc>
      </w:tr>
      <w:tr w:rsidR="00EB5A81" w:rsidRPr="000748C0" w14:paraId="786D58DE" w14:textId="77777777" w:rsidTr="00341985">
        <w:tc>
          <w:tcPr>
            <w:tcW w:w="815" w:type="dxa"/>
            <w:shd w:val="clear" w:color="auto" w:fill="auto"/>
            <w:vAlign w:val="center"/>
          </w:tcPr>
          <w:p w14:paraId="49D5DCE1" w14:textId="77777777" w:rsidR="00EB5A81" w:rsidRPr="000748C0" w:rsidRDefault="00EB5A81" w:rsidP="00341985">
            <w:pPr>
              <w:suppressAutoHyphens/>
              <w:autoSpaceDN w:val="0"/>
              <w:jc w:val="center"/>
              <w:textAlignment w:val="baseline"/>
              <w:rPr>
                <w:rFonts w:ascii="Arial" w:eastAsia="Calibri" w:hAnsi="Arial"/>
                <w:sz w:val="18"/>
                <w:szCs w:val="24"/>
                <w:rtl/>
                <w:rPrChange w:id="5175" w:author="Meryl Etman" w:date="2020-03-25T10:10:00Z">
                  <w:rPr>
                    <w:rFonts w:ascii="Arial" w:eastAsia="Calibri" w:hAnsi="Arial"/>
                    <w:sz w:val="18"/>
                    <w:szCs w:val="24"/>
                    <w:rtl/>
                  </w:rPr>
                </w:rPrChange>
              </w:rPr>
            </w:pPr>
          </w:p>
        </w:tc>
        <w:tc>
          <w:tcPr>
            <w:tcW w:w="847" w:type="dxa"/>
            <w:shd w:val="clear" w:color="auto" w:fill="auto"/>
          </w:tcPr>
          <w:p w14:paraId="2C878526" w14:textId="77777777" w:rsidR="00EB5A81" w:rsidRPr="000748C0" w:rsidRDefault="00EB5A81" w:rsidP="00341985">
            <w:pPr>
              <w:suppressAutoHyphens/>
              <w:autoSpaceDN w:val="0"/>
              <w:jc w:val="both"/>
              <w:textAlignment w:val="baseline"/>
              <w:rPr>
                <w:rFonts w:ascii="Arial" w:eastAsia="Calibri" w:hAnsi="Arial"/>
                <w:sz w:val="18"/>
                <w:szCs w:val="24"/>
                <w:rtl/>
                <w:rPrChange w:id="5176" w:author="Meryl Etman" w:date="2020-03-25T10:10:00Z">
                  <w:rPr>
                    <w:rFonts w:ascii="Arial" w:eastAsia="Calibri" w:hAnsi="Arial"/>
                    <w:sz w:val="18"/>
                    <w:szCs w:val="24"/>
                    <w:rtl/>
                  </w:rPr>
                </w:rPrChange>
              </w:rPr>
            </w:pPr>
          </w:p>
        </w:tc>
        <w:tc>
          <w:tcPr>
            <w:tcW w:w="1944" w:type="dxa"/>
            <w:shd w:val="clear" w:color="auto" w:fill="auto"/>
            <w:vAlign w:val="center"/>
          </w:tcPr>
          <w:p w14:paraId="660BBB60" w14:textId="77777777" w:rsidR="00EB5A81" w:rsidRPr="000748C0" w:rsidRDefault="00EB5A81" w:rsidP="00341985">
            <w:pPr>
              <w:suppressAutoHyphens/>
              <w:autoSpaceDN w:val="0"/>
              <w:textAlignment w:val="baseline"/>
              <w:rPr>
                <w:rFonts w:ascii="Arial" w:eastAsia="Calibri" w:hAnsi="Arial"/>
                <w:sz w:val="14"/>
                <w:rtl/>
                <w:rPrChange w:id="5177" w:author="Meryl Etman" w:date="2020-03-25T10:10:00Z">
                  <w:rPr>
                    <w:rFonts w:ascii="Arial" w:eastAsia="Calibri" w:hAnsi="Arial"/>
                    <w:sz w:val="14"/>
                    <w:rtl/>
                  </w:rPr>
                </w:rPrChange>
              </w:rPr>
            </w:pPr>
          </w:p>
        </w:tc>
        <w:tc>
          <w:tcPr>
            <w:tcW w:w="3220" w:type="dxa"/>
            <w:shd w:val="clear" w:color="auto" w:fill="auto"/>
            <w:vAlign w:val="center"/>
          </w:tcPr>
          <w:p w14:paraId="6B203108" w14:textId="77777777" w:rsidR="00EB5A81" w:rsidRPr="000748C0" w:rsidRDefault="00EB5A81" w:rsidP="00341985">
            <w:pPr>
              <w:suppressAutoHyphens/>
              <w:autoSpaceDN w:val="0"/>
              <w:textAlignment w:val="baseline"/>
              <w:rPr>
                <w:rFonts w:ascii="Arial" w:eastAsia="Calibri" w:hAnsi="Arial"/>
                <w:sz w:val="14"/>
                <w:rtl/>
                <w:rPrChange w:id="5178" w:author="Meryl Etman" w:date="2020-03-25T10:10:00Z">
                  <w:rPr>
                    <w:rFonts w:ascii="Arial" w:eastAsia="Calibri" w:hAnsi="Arial"/>
                    <w:sz w:val="14"/>
                    <w:rtl/>
                  </w:rPr>
                </w:rPrChange>
              </w:rPr>
            </w:pPr>
          </w:p>
        </w:tc>
        <w:tc>
          <w:tcPr>
            <w:tcW w:w="2802" w:type="dxa"/>
            <w:shd w:val="clear" w:color="auto" w:fill="auto"/>
            <w:vAlign w:val="center"/>
          </w:tcPr>
          <w:p w14:paraId="4D05F3F8" w14:textId="77777777" w:rsidR="00EB5A81" w:rsidRPr="000748C0" w:rsidRDefault="00EB5A81" w:rsidP="00341985">
            <w:pPr>
              <w:suppressAutoHyphens/>
              <w:autoSpaceDN w:val="0"/>
              <w:textAlignment w:val="baseline"/>
              <w:rPr>
                <w:rFonts w:ascii="Arial" w:eastAsia="Calibri" w:hAnsi="Arial"/>
                <w:sz w:val="14"/>
                <w:rtl/>
                <w:rPrChange w:id="5179" w:author="Meryl Etman" w:date="2020-03-25T10:10:00Z">
                  <w:rPr>
                    <w:rFonts w:ascii="Arial" w:eastAsia="Calibri" w:hAnsi="Arial"/>
                    <w:sz w:val="14"/>
                    <w:rtl/>
                  </w:rPr>
                </w:rPrChange>
              </w:rPr>
            </w:pPr>
          </w:p>
        </w:tc>
      </w:tr>
      <w:tr w:rsidR="00EB5A81" w:rsidRPr="000748C0" w14:paraId="0AA30643" w14:textId="77777777" w:rsidTr="00341985">
        <w:tc>
          <w:tcPr>
            <w:tcW w:w="815" w:type="dxa"/>
            <w:shd w:val="clear" w:color="auto" w:fill="auto"/>
            <w:vAlign w:val="center"/>
          </w:tcPr>
          <w:p w14:paraId="15F72C72" w14:textId="77777777" w:rsidR="00EB5A81" w:rsidRPr="000748C0" w:rsidRDefault="00EB5A81" w:rsidP="00341985">
            <w:pPr>
              <w:suppressAutoHyphens/>
              <w:autoSpaceDN w:val="0"/>
              <w:jc w:val="center"/>
              <w:textAlignment w:val="baseline"/>
              <w:rPr>
                <w:rFonts w:ascii="Arial" w:eastAsia="Calibri" w:hAnsi="Arial"/>
                <w:sz w:val="18"/>
                <w:szCs w:val="24"/>
                <w:rtl/>
                <w:rPrChange w:id="5180" w:author="Meryl Etman" w:date="2020-03-25T10:10:00Z">
                  <w:rPr>
                    <w:rFonts w:ascii="Arial" w:eastAsia="Calibri" w:hAnsi="Arial"/>
                    <w:sz w:val="18"/>
                    <w:szCs w:val="24"/>
                    <w:rtl/>
                  </w:rPr>
                </w:rPrChange>
              </w:rPr>
            </w:pPr>
          </w:p>
        </w:tc>
        <w:tc>
          <w:tcPr>
            <w:tcW w:w="847" w:type="dxa"/>
            <w:shd w:val="clear" w:color="auto" w:fill="auto"/>
          </w:tcPr>
          <w:p w14:paraId="4670C530" w14:textId="77777777" w:rsidR="00EB5A81" w:rsidRPr="000748C0" w:rsidRDefault="00EB5A81" w:rsidP="00341985">
            <w:pPr>
              <w:suppressAutoHyphens/>
              <w:autoSpaceDN w:val="0"/>
              <w:jc w:val="both"/>
              <w:textAlignment w:val="baseline"/>
              <w:rPr>
                <w:rFonts w:ascii="Arial" w:eastAsia="Calibri" w:hAnsi="Arial"/>
                <w:sz w:val="18"/>
                <w:szCs w:val="24"/>
                <w:rtl/>
                <w:rPrChange w:id="5181" w:author="Meryl Etman" w:date="2020-03-25T10:10:00Z">
                  <w:rPr>
                    <w:rFonts w:ascii="Arial" w:eastAsia="Calibri" w:hAnsi="Arial"/>
                    <w:sz w:val="18"/>
                    <w:szCs w:val="24"/>
                    <w:rtl/>
                  </w:rPr>
                </w:rPrChange>
              </w:rPr>
            </w:pPr>
          </w:p>
        </w:tc>
        <w:tc>
          <w:tcPr>
            <w:tcW w:w="1944" w:type="dxa"/>
            <w:shd w:val="clear" w:color="auto" w:fill="auto"/>
            <w:vAlign w:val="center"/>
          </w:tcPr>
          <w:p w14:paraId="6F49AFFB" w14:textId="77777777" w:rsidR="00EB5A81" w:rsidRPr="000748C0" w:rsidRDefault="00EB5A81" w:rsidP="00341985">
            <w:pPr>
              <w:suppressAutoHyphens/>
              <w:autoSpaceDN w:val="0"/>
              <w:textAlignment w:val="baseline"/>
              <w:rPr>
                <w:rFonts w:ascii="Arial" w:eastAsia="Calibri" w:hAnsi="Arial"/>
                <w:sz w:val="14"/>
                <w:rtl/>
                <w:rPrChange w:id="5182" w:author="Meryl Etman" w:date="2020-03-25T10:10:00Z">
                  <w:rPr>
                    <w:rFonts w:ascii="Arial" w:eastAsia="Calibri" w:hAnsi="Arial"/>
                    <w:sz w:val="14"/>
                    <w:rtl/>
                  </w:rPr>
                </w:rPrChange>
              </w:rPr>
            </w:pPr>
          </w:p>
        </w:tc>
        <w:tc>
          <w:tcPr>
            <w:tcW w:w="3220" w:type="dxa"/>
            <w:shd w:val="clear" w:color="auto" w:fill="auto"/>
            <w:vAlign w:val="center"/>
          </w:tcPr>
          <w:p w14:paraId="78F11F73" w14:textId="77777777" w:rsidR="00EB5A81" w:rsidRPr="000748C0" w:rsidRDefault="00EB5A81" w:rsidP="00341985">
            <w:pPr>
              <w:suppressAutoHyphens/>
              <w:autoSpaceDN w:val="0"/>
              <w:textAlignment w:val="baseline"/>
              <w:rPr>
                <w:rFonts w:ascii="Arial" w:eastAsia="Calibri" w:hAnsi="Arial"/>
                <w:sz w:val="14"/>
                <w:rtl/>
                <w:rPrChange w:id="5183" w:author="Meryl Etman" w:date="2020-03-25T10:10:00Z">
                  <w:rPr>
                    <w:rFonts w:ascii="Arial" w:eastAsia="Calibri" w:hAnsi="Arial"/>
                    <w:sz w:val="14"/>
                    <w:rtl/>
                  </w:rPr>
                </w:rPrChange>
              </w:rPr>
            </w:pPr>
          </w:p>
        </w:tc>
        <w:tc>
          <w:tcPr>
            <w:tcW w:w="2802" w:type="dxa"/>
            <w:shd w:val="clear" w:color="auto" w:fill="auto"/>
            <w:vAlign w:val="center"/>
          </w:tcPr>
          <w:p w14:paraId="555074F0" w14:textId="77777777" w:rsidR="00EB5A81" w:rsidRPr="000748C0" w:rsidRDefault="00EB5A81" w:rsidP="00341985">
            <w:pPr>
              <w:suppressAutoHyphens/>
              <w:autoSpaceDN w:val="0"/>
              <w:textAlignment w:val="baseline"/>
              <w:rPr>
                <w:rFonts w:ascii="Arial" w:eastAsia="Calibri" w:hAnsi="Arial"/>
                <w:sz w:val="14"/>
                <w:rtl/>
                <w:rPrChange w:id="5184" w:author="Meryl Etman" w:date="2020-03-25T10:10:00Z">
                  <w:rPr>
                    <w:rFonts w:ascii="Arial" w:eastAsia="Calibri" w:hAnsi="Arial"/>
                    <w:sz w:val="14"/>
                    <w:rtl/>
                  </w:rPr>
                </w:rPrChange>
              </w:rPr>
            </w:pPr>
          </w:p>
        </w:tc>
      </w:tr>
      <w:tr w:rsidR="00EB5A81" w:rsidRPr="000748C0" w14:paraId="121A4975" w14:textId="77777777" w:rsidTr="00341985">
        <w:tc>
          <w:tcPr>
            <w:tcW w:w="815" w:type="dxa"/>
            <w:shd w:val="clear" w:color="auto" w:fill="auto"/>
            <w:vAlign w:val="center"/>
          </w:tcPr>
          <w:p w14:paraId="2B340179" w14:textId="77777777" w:rsidR="00EB5A81" w:rsidRPr="000748C0" w:rsidRDefault="00EB5A81" w:rsidP="00341985">
            <w:pPr>
              <w:suppressAutoHyphens/>
              <w:autoSpaceDN w:val="0"/>
              <w:jc w:val="center"/>
              <w:textAlignment w:val="baseline"/>
              <w:rPr>
                <w:rFonts w:ascii="Arial" w:eastAsia="Calibri" w:hAnsi="Arial"/>
                <w:sz w:val="18"/>
                <w:szCs w:val="24"/>
                <w:rtl/>
                <w:rPrChange w:id="5185" w:author="Meryl Etman" w:date="2020-03-25T10:10:00Z">
                  <w:rPr>
                    <w:rFonts w:ascii="Arial" w:eastAsia="Calibri" w:hAnsi="Arial"/>
                    <w:sz w:val="18"/>
                    <w:szCs w:val="24"/>
                    <w:rtl/>
                  </w:rPr>
                </w:rPrChange>
              </w:rPr>
            </w:pPr>
          </w:p>
        </w:tc>
        <w:tc>
          <w:tcPr>
            <w:tcW w:w="847" w:type="dxa"/>
            <w:shd w:val="clear" w:color="auto" w:fill="auto"/>
          </w:tcPr>
          <w:p w14:paraId="05293D3A" w14:textId="77777777" w:rsidR="00EB5A81" w:rsidRPr="000748C0" w:rsidRDefault="00EB5A81" w:rsidP="00341985">
            <w:pPr>
              <w:suppressAutoHyphens/>
              <w:autoSpaceDN w:val="0"/>
              <w:jc w:val="both"/>
              <w:textAlignment w:val="baseline"/>
              <w:rPr>
                <w:rFonts w:ascii="Arial" w:eastAsia="Calibri" w:hAnsi="Arial"/>
                <w:sz w:val="18"/>
                <w:szCs w:val="24"/>
                <w:rtl/>
                <w:rPrChange w:id="5186" w:author="Meryl Etman" w:date="2020-03-25T10:10:00Z">
                  <w:rPr>
                    <w:rFonts w:ascii="Arial" w:eastAsia="Calibri" w:hAnsi="Arial"/>
                    <w:sz w:val="18"/>
                    <w:szCs w:val="24"/>
                    <w:rtl/>
                  </w:rPr>
                </w:rPrChange>
              </w:rPr>
            </w:pPr>
          </w:p>
        </w:tc>
        <w:tc>
          <w:tcPr>
            <w:tcW w:w="1944" w:type="dxa"/>
            <w:shd w:val="clear" w:color="auto" w:fill="auto"/>
            <w:vAlign w:val="center"/>
          </w:tcPr>
          <w:p w14:paraId="1A1E8B60" w14:textId="77777777" w:rsidR="00EB5A81" w:rsidRPr="000748C0" w:rsidRDefault="00EB5A81" w:rsidP="00341985">
            <w:pPr>
              <w:suppressAutoHyphens/>
              <w:autoSpaceDN w:val="0"/>
              <w:textAlignment w:val="baseline"/>
              <w:rPr>
                <w:rFonts w:ascii="Arial" w:eastAsia="Calibri" w:hAnsi="Arial"/>
                <w:sz w:val="14"/>
                <w:rtl/>
                <w:rPrChange w:id="5187" w:author="Meryl Etman" w:date="2020-03-25T10:10:00Z">
                  <w:rPr>
                    <w:rFonts w:ascii="Arial" w:eastAsia="Calibri" w:hAnsi="Arial"/>
                    <w:sz w:val="14"/>
                    <w:rtl/>
                  </w:rPr>
                </w:rPrChange>
              </w:rPr>
            </w:pPr>
          </w:p>
        </w:tc>
        <w:tc>
          <w:tcPr>
            <w:tcW w:w="3220" w:type="dxa"/>
            <w:shd w:val="clear" w:color="auto" w:fill="auto"/>
            <w:vAlign w:val="center"/>
          </w:tcPr>
          <w:p w14:paraId="20D5A949" w14:textId="77777777" w:rsidR="00EB5A81" w:rsidRPr="000748C0" w:rsidRDefault="00EB5A81" w:rsidP="00341985">
            <w:pPr>
              <w:suppressAutoHyphens/>
              <w:autoSpaceDN w:val="0"/>
              <w:textAlignment w:val="baseline"/>
              <w:rPr>
                <w:rFonts w:ascii="Arial" w:eastAsia="Calibri" w:hAnsi="Arial"/>
                <w:sz w:val="14"/>
                <w:rtl/>
                <w:rPrChange w:id="5188" w:author="Meryl Etman" w:date="2020-03-25T10:10:00Z">
                  <w:rPr>
                    <w:rFonts w:ascii="Arial" w:eastAsia="Calibri" w:hAnsi="Arial"/>
                    <w:sz w:val="14"/>
                    <w:rtl/>
                  </w:rPr>
                </w:rPrChange>
              </w:rPr>
            </w:pPr>
          </w:p>
        </w:tc>
        <w:tc>
          <w:tcPr>
            <w:tcW w:w="2802" w:type="dxa"/>
            <w:shd w:val="clear" w:color="auto" w:fill="auto"/>
            <w:vAlign w:val="center"/>
          </w:tcPr>
          <w:p w14:paraId="3FCC0CF8" w14:textId="77777777" w:rsidR="00EB5A81" w:rsidRPr="000748C0" w:rsidRDefault="00EB5A81" w:rsidP="00341985">
            <w:pPr>
              <w:suppressAutoHyphens/>
              <w:autoSpaceDN w:val="0"/>
              <w:textAlignment w:val="baseline"/>
              <w:rPr>
                <w:rFonts w:ascii="Arial" w:eastAsia="Calibri" w:hAnsi="Arial"/>
                <w:sz w:val="14"/>
                <w:rtl/>
                <w:rPrChange w:id="5189" w:author="Meryl Etman" w:date="2020-03-25T10:10:00Z">
                  <w:rPr>
                    <w:rFonts w:ascii="Arial" w:eastAsia="Calibri" w:hAnsi="Arial"/>
                    <w:sz w:val="14"/>
                    <w:rtl/>
                  </w:rPr>
                </w:rPrChange>
              </w:rPr>
            </w:pPr>
          </w:p>
        </w:tc>
      </w:tr>
      <w:tr w:rsidR="00EB5A81" w:rsidRPr="000748C0" w14:paraId="6D32683F" w14:textId="77777777" w:rsidTr="00341985">
        <w:tc>
          <w:tcPr>
            <w:tcW w:w="815" w:type="dxa"/>
            <w:shd w:val="clear" w:color="auto" w:fill="auto"/>
            <w:vAlign w:val="center"/>
          </w:tcPr>
          <w:p w14:paraId="1580CC4C" w14:textId="77777777" w:rsidR="00EB5A81" w:rsidRPr="000748C0" w:rsidRDefault="00EB5A81" w:rsidP="00341985">
            <w:pPr>
              <w:suppressAutoHyphens/>
              <w:autoSpaceDN w:val="0"/>
              <w:jc w:val="center"/>
              <w:textAlignment w:val="baseline"/>
              <w:rPr>
                <w:rFonts w:ascii="Arial" w:eastAsia="Calibri" w:hAnsi="Arial"/>
                <w:sz w:val="18"/>
                <w:szCs w:val="24"/>
                <w:rtl/>
                <w:rPrChange w:id="5190" w:author="Meryl Etman" w:date="2020-03-25T10:10:00Z">
                  <w:rPr>
                    <w:rFonts w:ascii="Arial" w:eastAsia="Calibri" w:hAnsi="Arial"/>
                    <w:sz w:val="18"/>
                    <w:szCs w:val="24"/>
                    <w:rtl/>
                  </w:rPr>
                </w:rPrChange>
              </w:rPr>
            </w:pPr>
          </w:p>
        </w:tc>
        <w:tc>
          <w:tcPr>
            <w:tcW w:w="847" w:type="dxa"/>
            <w:shd w:val="clear" w:color="auto" w:fill="auto"/>
          </w:tcPr>
          <w:p w14:paraId="092A3B55" w14:textId="77777777" w:rsidR="00EB5A81" w:rsidRPr="000748C0" w:rsidRDefault="00EB5A81" w:rsidP="00341985">
            <w:pPr>
              <w:suppressAutoHyphens/>
              <w:autoSpaceDN w:val="0"/>
              <w:jc w:val="both"/>
              <w:textAlignment w:val="baseline"/>
              <w:rPr>
                <w:rFonts w:ascii="Arial" w:eastAsia="Calibri" w:hAnsi="Arial"/>
                <w:sz w:val="18"/>
                <w:szCs w:val="24"/>
                <w:rtl/>
                <w:rPrChange w:id="5191" w:author="Meryl Etman" w:date="2020-03-25T10:10:00Z">
                  <w:rPr>
                    <w:rFonts w:ascii="Arial" w:eastAsia="Calibri" w:hAnsi="Arial"/>
                    <w:sz w:val="18"/>
                    <w:szCs w:val="24"/>
                    <w:rtl/>
                  </w:rPr>
                </w:rPrChange>
              </w:rPr>
            </w:pPr>
          </w:p>
        </w:tc>
        <w:tc>
          <w:tcPr>
            <w:tcW w:w="1944" w:type="dxa"/>
            <w:shd w:val="clear" w:color="auto" w:fill="auto"/>
            <w:vAlign w:val="center"/>
          </w:tcPr>
          <w:p w14:paraId="3432D670" w14:textId="77777777" w:rsidR="00EB5A81" w:rsidRPr="000748C0" w:rsidRDefault="00EB5A81" w:rsidP="00341985">
            <w:pPr>
              <w:suppressAutoHyphens/>
              <w:autoSpaceDN w:val="0"/>
              <w:textAlignment w:val="baseline"/>
              <w:rPr>
                <w:rFonts w:ascii="Arial" w:eastAsia="Calibri" w:hAnsi="Arial"/>
                <w:sz w:val="14"/>
                <w:rtl/>
                <w:rPrChange w:id="5192" w:author="Meryl Etman" w:date="2020-03-25T10:10:00Z">
                  <w:rPr>
                    <w:rFonts w:ascii="Arial" w:eastAsia="Calibri" w:hAnsi="Arial"/>
                    <w:sz w:val="14"/>
                    <w:rtl/>
                  </w:rPr>
                </w:rPrChange>
              </w:rPr>
            </w:pPr>
          </w:p>
        </w:tc>
        <w:tc>
          <w:tcPr>
            <w:tcW w:w="3220" w:type="dxa"/>
            <w:shd w:val="clear" w:color="auto" w:fill="auto"/>
            <w:vAlign w:val="center"/>
          </w:tcPr>
          <w:p w14:paraId="1D59671F" w14:textId="77777777" w:rsidR="00EB5A81" w:rsidRPr="000748C0" w:rsidRDefault="00EB5A81" w:rsidP="00341985">
            <w:pPr>
              <w:suppressAutoHyphens/>
              <w:autoSpaceDN w:val="0"/>
              <w:textAlignment w:val="baseline"/>
              <w:rPr>
                <w:rFonts w:ascii="Arial" w:eastAsia="Calibri" w:hAnsi="Arial"/>
                <w:sz w:val="14"/>
                <w:rtl/>
                <w:rPrChange w:id="5193" w:author="Meryl Etman" w:date="2020-03-25T10:10:00Z">
                  <w:rPr>
                    <w:rFonts w:ascii="Arial" w:eastAsia="Calibri" w:hAnsi="Arial"/>
                    <w:sz w:val="14"/>
                    <w:rtl/>
                  </w:rPr>
                </w:rPrChange>
              </w:rPr>
            </w:pPr>
          </w:p>
        </w:tc>
        <w:tc>
          <w:tcPr>
            <w:tcW w:w="2802" w:type="dxa"/>
            <w:shd w:val="clear" w:color="auto" w:fill="auto"/>
            <w:vAlign w:val="center"/>
          </w:tcPr>
          <w:p w14:paraId="09D5E156" w14:textId="77777777" w:rsidR="00EB5A81" w:rsidRPr="000748C0" w:rsidRDefault="00EB5A81" w:rsidP="00341985">
            <w:pPr>
              <w:suppressAutoHyphens/>
              <w:autoSpaceDN w:val="0"/>
              <w:textAlignment w:val="baseline"/>
              <w:rPr>
                <w:rFonts w:ascii="Arial" w:eastAsia="Calibri" w:hAnsi="Arial"/>
                <w:sz w:val="14"/>
                <w:rtl/>
                <w:rPrChange w:id="5194" w:author="Meryl Etman" w:date="2020-03-25T10:10:00Z">
                  <w:rPr>
                    <w:rFonts w:ascii="Arial" w:eastAsia="Calibri" w:hAnsi="Arial"/>
                    <w:sz w:val="14"/>
                    <w:rtl/>
                  </w:rPr>
                </w:rPrChange>
              </w:rPr>
            </w:pPr>
          </w:p>
        </w:tc>
      </w:tr>
      <w:tr w:rsidR="00EB5A81" w:rsidRPr="000748C0" w14:paraId="14933F69" w14:textId="77777777" w:rsidTr="00341985">
        <w:tc>
          <w:tcPr>
            <w:tcW w:w="815" w:type="dxa"/>
            <w:shd w:val="clear" w:color="auto" w:fill="auto"/>
            <w:vAlign w:val="center"/>
          </w:tcPr>
          <w:p w14:paraId="41D62815" w14:textId="77777777" w:rsidR="00EB5A81" w:rsidRPr="000748C0" w:rsidRDefault="00EB5A81" w:rsidP="00341985">
            <w:pPr>
              <w:suppressAutoHyphens/>
              <w:autoSpaceDN w:val="0"/>
              <w:jc w:val="center"/>
              <w:textAlignment w:val="baseline"/>
              <w:rPr>
                <w:rFonts w:ascii="Arial" w:eastAsia="Calibri" w:hAnsi="Arial"/>
                <w:sz w:val="18"/>
                <w:szCs w:val="24"/>
                <w:rtl/>
                <w:rPrChange w:id="5195" w:author="Meryl Etman" w:date="2020-03-25T10:10:00Z">
                  <w:rPr>
                    <w:rFonts w:ascii="Arial" w:eastAsia="Calibri" w:hAnsi="Arial"/>
                    <w:sz w:val="18"/>
                    <w:szCs w:val="24"/>
                    <w:rtl/>
                  </w:rPr>
                </w:rPrChange>
              </w:rPr>
            </w:pPr>
          </w:p>
        </w:tc>
        <w:tc>
          <w:tcPr>
            <w:tcW w:w="847" w:type="dxa"/>
            <w:shd w:val="clear" w:color="auto" w:fill="auto"/>
          </w:tcPr>
          <w:p w14:paraId="4FCC7662" w14:textId="77777777" w:rsidR="00EB5A81" w:rsidRPr="000748C0" w:rsidRDefault="00EB5A81" w:rsidP="00341985">
            <w:pPr>
              <w:suppressAutoHyphens/>
              <w:autoSpaceDN w:val="0"/>
              <w:jc w:val="both"/>
              <w:textAlignment w:val="baseline"/>
              <w:rPr>
                <w:rFonts w:ascii="Arial" w:eastAsia="Calibri" w:hAnsi="Arial"/>
                <w:sz w:val="18"/>
                <w:szCs w:val="24"/>
                <w:rtl/>
                <w:rPrChange w:id="5196" w:author="Meryl Etman" w:date="2020-03-25T10:10:00Z">
                  <w:rPr>
                    <w:rFonts w:ascii="Arial" w:eastAsia="Calibri" w:hAnsi="Arial"/>
                    <w:sz w:val="18"/>
                    <w:szCs w:val="24"/>
                    <w:rtl/>
                  </w:rPr>
                </w:rPrChange>
              </w:rPr>
            </w:pPr>
          </w:p>
        </w:tc>
        <w:tc>
          <w:tcPr>
            <w:tcW w:w="1944" w:type="dxa"/>
            <w:shd w:val="clear" w:color="auto" w:fill="auto"/>
            <w:vAlign w:val="center"/>
          </w:tcPr>
          <w:p w14:paraId="71E675C0" w14:textId="77777777" w:rsidR="00EB5A81" w:rsidRPr="000748C0" w:rsidRDefault="00EB5A81" w:rsidP="00341985">
            <w:pPr>
              <w:suppressAutoHyphens/>
              <w:autoSpaceDN w:val="0"/>
              <w:textAlignment w:val="baseline"/>
              <w:rPr>
                <w:rFonts w:ascii="Arial" w:eastAsia="Calibri" w:hAnsi="Arial"/>
                <w:sz w:val="14"/>
                <w:rtl/>
                <w:rPrChange w:id="5197" w:author="Meryl Etman" w:date="2020-03-25T10:10:00Z">
                  <w:rPr>
                    <w:rFonts w:ascii="Arial" w:eastAsia="Calibri" w:hAnsi="Arial"/>
                    <w:sz w:val="14"/>
                    <w:rtl/>
                  </w:rPr>
                </w:rPrChange>
              </w:rPr>
            </w:pPr>
          </w:p>
        </w:tc>
        <w:tc>
          <w:tcPr>
            <w:tcW w:w="3220" w:type="dxa"/>
            <w:shd w:val="clear" w:color="auto" w:fill="auto"/>
            <w:vAlign w:val="center"/>
          </w:tcPr>
          <w:p w14:paraId="31403306" w14:textId="77777777" w:rsidR="00EB5A81" w:rsidRPr="000748C0" w:rsidRDefault="00EB5A81" w:rsidP="00341985">
            <w:pPr>
              <w:suppressAutoHyphens/>
              <w:autoSpaceDN w:val="0"/>
              <w:textAlignment w:val="baseline"/>
              <w:rPr>
                <w:rFonts w:ascii="Arial" w:eastAsia="Calibri" w:hAnsi="Arial"/>
                <w:sz w:val="14"/>
                <w:rtl/>
                <w:rPrChange w:id="5198" w:author="Meryl Etman" w:date="2020-03-25T10:10:00Z">
                  <w:rPr>
                    <w:rFonts w:ascii="Arial" w:eastAsia="Calibri" w:hAnsi="Arial"/>
                    <w:sz w:val="14"/>
                    <w:rtl/>
                  </w:rPr>
                </w:rPrChange>
              </w:rPr>
            </w:pPr>
          </w:p>
        </w:tc>
        <w:tc>
          <w:tcPr>
            <w:tcW w:w="2802" w:type="dxa"/>
            <w:shd w:val="clear" w:color="auto" w:fill="auto"/>
            <w:vAlign w:val="center"/>
          </w:tcPr>
          <w:p w14:paraId="06F232CB" w14:textId="77777777" w:rsidR="00EB5A81" w:rsidRPr="000748C0" w:rsidRDefault="00EB5A81" w:rsidP="00341985">
            <w:pPr>
              <w:suppressAutoHyphens/>
              <w:autoSpaceDN w:val="0"/>
              <w:textAlignment w:val="baseline"/>
              <w:rPr>
                <w:rFonts w:ascii="Arial" w:eastAsia="Calibri" w:hAnsi="Arial"/>
                <w:sz w:val="14"/>
                <w:rtl/>
                <w:rPrChange w:id="5199" w:author="Meryl Etman" w:date="2020-03-25T10:10:00Z">
                  <w:rPr>
                    <w:rFonts w:ascii="Arial" w:eastAsia="Calibri" w:hAnsi="Arial"/>
                    <w:sz w:val="14"/>
                    <w:rtl/>
                  </w:rPr>
                </w:rPrChange>
              </w:rPr>
            </w:pPr>
          </w:p>
        </w:tc>
      </w:tr>
      <w:tr w:rsidR="00EB5A81" w:rsidRPr="000748C0" w14:paraId="5B4ACAFB" w14:textId="77777777" w:rsidTr="00341985">
        <w:tc>
          <w:tcPr>
            <w:tcW w:w="815" w:type="dxa"/>
            <w:shd w:val="clear" w:color="auto" w:fill="auto"/>
            <w:vAlign w:val="center"/>
          </w:tcPr>
          <w:p w14:paraId="6FF45251" w14:textId="77777777" w:rsidR="00EB5A81" w:rsidRPr="000748C0" w:rsidRDefault="00EB5A81" w:rsidP="00341985">
            <w:pPr>
              <w:suppressAutoHyphens/>
              <w:autoSpaceDN w:val="0"/>
              <w:jc w:val="center"/>
              <w:textAlignment w:val="baseline"/>
              <w:rPr>
                <w:rFonts w:ascii="Arial" w:eastAsia="Calibri" w:hAnsi="Arial"/>
                <w:sz w:val="18"/>
                <w:szCs w:val="24"/>
                <w:rtl/>
                <w:rPrChange w:id="5200" w:author="Meryl Etman" w:date="2020-03-25T10:10:00Z">
                  <w:rPr>
                    <w:rFonts w:ascii="Arial" w:eastAsia="Calibri" w:hAnsi="Arial"/>
                    <w:sz w:val="18"/>
                    <w:szCs w:val="24"/>
                    <w:rtl/>
                  </w:rPr>
                </w:rPrChange>
              </w:rPr>
            </w:pPr>
          </w:p>
        </w:tc>
        <w:tc>
          <w:tcPr>
            <w:tcW w:w="847" w:type="dxa"/>
            <w:shd w:val="clear" w:color="auto" w:fill="auto"/>
          </w:tcPr>
          <w:p w14:paraId="0B06EFF4" w14:textId="77777777" w:rsidR="00EB5A81" w:rsidRPr="000748C0" w:rsidRDefault="00EB5A81" w:rsidP="00341985">
            <w:pPr>
              <w:suppressAutoHyphens/>
              <w:autoSpaceDN w:val="0"/>
              <w:jc w:val="both"/>
              <w:textAlignment w:val="baseline"/>
              <w:rPr>
                <w:rFonts w:ascii="Arial" w:eastAsia="Calibri" w:hAnsi="Arial"/>
                <w:sz w:val="18"/>
                <w:szCs w:val="24"/>
                <w:rtl/>
                <w:rPrChange w:id="5201" w:author="Meryl Etman" w:date="2020-03-25T10:10:00Z">
                  <w:rPr>
                    <w:rFonts w:ascii="Arial" w:eastAsia="Calibri" w:hAnsi="Arial"/>
                    <w:sz w:val="18"/>
                    <w:szCs w:val="24"/>
                    <w:rtl/>
                  </w:rPr>
                </w:rPrChange>
              </w:rPr>
            </w:pPr>
          </w:p>
        </w:tc>
        <w:tc>
          <w:tcPr>
            <w:tcW w:w="1944" w:type="dxa"/>
            <w:shd w:val="clear" w:color="auto" w:fill="auto"/>
            <w:vAlign w:val="center"/>
          </w:tcPr>
          <w:p w14:paraId="2430274E" w14:textId="77777777" w:rsidR="00EB5A81" w:rsidRPr="000748C0" w:rsidRDefault="00EB5A81" w:rsidP="00341985">
            <w:pPr>
              <w:suppressAutoHyphens/>
              <w:autoSpaceDN w:val="0"/>
              <w:textAlignment w:val="baseline"/>
              <w:rPr>
                <w:rFonts w:ascii="Arial" w:eastAsia="Calibri" w:hAnsi="Arial"/>
                <w:sz w:val="14"/>
                <w:rtl/>
                <w:rPrChange w:id="5202" w:author="Meryl Etman" w:date="2020-03-25T10:10:00Z">
                  <w:rPr>
                    <w:rFonts w:ascii="Arial" w:eastAsia="Calibri" w:hAnsi="Arial"/>
                    <w:sz w:val="14"/>
                    <w:rtl/>
                  </w:rPr>
                </w:rPrChange>
              </w:rPr>
            </w:pPr>
          </w:p>
        </w:tc>
        <w:tc>
          <w:tcPr>
            <w:tcW w:w="3220" w:type="dxa"/>
            <w:shd w:val="clear" w:color="auto" w:fill="auto"/>
            <w:vAlign w:val="center"/>
          </w:tcPr>
          <w:p w14:paraId="66608FA2" w14:textId="77777777" w:rsidR="00EB5A81" w:rsidRPr="000748C0" w:rsidRDefault="00EB5A81" w:rsidP="00341985">
            <w:pPr>
              <w:suppressAutoHyphens/>
              <w:autoSpaceDN w:val="0"/>
              <w:textAlignment w:val="baseline"/>
              <w:rPr>
                <w:rFonts w:ascii="Arial" w:eastAsia="Calibri" w:hAnsi="Arial"/>
                <w:sz w:val="14"/>
                <w:rtl/>
                <w:rPrChange w:id="5203" w:author="Meryl Etman" w:date="2020-03-25T10:10:00Z">
                  <w:rPr>
                    <w:rFonts w:ascii="Arial" w:eastAsia="Calibri" w:hAnsi="Arial"/>
                    <w:sz w:val="14"/>
                    <w:rtl/>
                  </w:rPr>
                </w:rPrChange>
              </w:rPr>
            </w:pPr>
          </w:p>
        </w:tc>
        <w:tc>
          <w:tcPr>
            <w:tcW w:w="2802" w:type="dxa"/>
            <w:shd w:val="clear" w:color="auto" w:fill="auto"/>
            <w:vAlign w:val="center"/>
          </w:tcPr>
          <w:p w14:paraId="217331D0" w14:textId="77777777" w:rsidR="00EB5A81" w:rsidRPr="000748C0" w:rsidRDefault="00EB5A81" w:rsidP="00341985">
            <w:pPr>
              <w:suppressAutoHyphens/>
              <w:autoSpaceDN w:val="0"/>
              <w:textAlignment w:val="baseline"/>
              <w:rPr>
                <w:rFonts w:ascii="Arial" w:eastAsia="Calibri" w:hAnsi="Arial"/>
                <w:sz w:val="14"/>
                <w:rtl/>
                <w:rPrChange w:id="5204" w:author="Meryl Etman" w:date="2020-03-25T10:10:00Z">
                  <w:rPr>
                    <w:rFonts w:ascii="Arial" w:eastAsia="Calibri" w:hAnsi="Arial"/>
                    <w:sz w:val="14"/>
                    <w:rtl/>
                  </w:rPr>
                </w:rPrChange>
              </w:rPr>
            </w:pPr>
          </w:p>
        </w:tc>
      </w:tr>
      <w:tr w:rsidR="00EB5A81" w:rsidRPr="000748C0" w14:paraId="2B91F504" w14:textId="77777777" w:rsidTr="00341985">
        <w:tc>
          <w:tcPr>
            <w:tcW w:w="815" w:type="dxa"/>
            <w:shd w:val="clear" w:color="auto" w:fill="auto"/>
            <w:vAlign w:val="center"/>
          </w:tcPr>
          <w:p w14:paraId="5F59F7E4" w14:textId="77777777" w:rsidR="00EB5A81" w:rsidRPr="000748C0" w:rsidRDefault="00EB5A81" w:rsidP="00341985">
            <w:pPr>
              <w:suppressAutoHyphens/>
              <w:autoSpaceDN w:val="0"/>
              <w:jc w:val="center"/>
              <w:textAlignment w:val="baseline"/>
              <w:rPr>
                <w:rFonts w:ascii="Arial" w:eastAsia="Calibri" w:hAnsi="Arial"/>
                <w:sz w:val="18"/>
                <w:szCs w:val="24"/>
                <w:rtl/>
                <w:rPrChange w:id="5205" w:author="Meryl Etman" w:date="2020-03-25T10:10:00Z">
                  <w:rPr>
                    <w:rFonts w:ascii="Arial" w:eastAsia="Calibri" w:hAnsi="Arial"/>
                    <w:sz w:val="18"/>
                    <w:szCs w:val="24"/>
                    <w:rtl/>
                  </w:rPr>
                </w:rPrChange>
              </w:rPr>
            </w:pPr>
          </w:p>
        </w:tc>
        <w:tc>
          <w:tcPr>
            <w:tcW w:w="847" w:type="dxa"/>
            <w:shd w:val="clear" w:color="auto" w:fill="auto"/>
          </w:tcPr>
          <w:p w14:paraId="1987D792" w14:textId="77777777" w:rsidR="00EB5A81" w:rsidRPr="000748C0" w:rsidRDefault="00EB5A81" w:rsidP="00341985">
            <w:pPr>
              <w:suppressAutoHyphens/>
              <w:autoSpaceDN w:val="0"/>
              <w:jc w:val="both"/>
              <w:textAlignment w:val="baseline"/>
              <w:rPr>
                <w:rFonts w:ascii="Arial" w:eastAsia="Calibri" w:hAnsi="Arial"/>
                <w:sz w:val="18"/>
                <w:szCs w:val="24"/>
                <w:rtl/>
                <w:rPrChange w:id="5206" w:author="Meryl Etman" w:date="2020-03-25T10:10:00Z">
                  <w:rPr>
                    <w:rFonts w:ascii="Arial" w:eastAsia="Calibri" w:hAnsi="Arial"/>
                    <w:sz w:val="18"/>
                    <w:szCs w:val="24"/>
                    <w:rtl/>
                  </w:rPr>
                </w:rPrChange>
              </w:rPr>
            </w:pPr>
          </w:p>
        </w:tc>
        <w:tc>
          <w:tcPr>
            <w:tcW w:w="1944" w:type="dxa"/>
            <w:shd w:val="clear" w:color="auto" w:fill="auto"/>
            <w:vAlign w:val="center"/>
          </w:tcPr>
          <w:p w14:paraId="0B65CB8B" w14:textId="77777777" w:rsidR="00EB5A81" w:rsidRPr="000748C0" w:rsidRDefault="00EB5A81" w:rsidP="00341985">
            <w:pPr>
              <w:suppressAutoHyphens/>
              <w:autoSpaceDN w:val="0"/>
              <w:textAlignment w:val="baseline"/>
              <w:rPr>
                <w:rFonts w:ascii="Arial" w:eastAsia="Calibri" w:hAnsi="Arial"/>
                <w:sz w:val="14"/>
                <w:rtl/>
                <w:rPrChange w:id="5207" w:author="Meryl Etman" w:date="2020-03-25T10:10:00Z">
                  <w:rPr>
                    <w:rFonts w:ascii="Arial" w:eastAsia="Calibri" w:hAnsi="Arial"/>
                    <w:sz w:val="14"/>
                    <w:rtl/>
                  </w:rPr>
                </w:rPrChange>
              </w:rPr>
            </w:pPr>
          </w:p>
        </w:tc>
        <w:tc>
          <w:tcPr>
            <w:tcW w:w="3220" w:type="dxa"/>
            <w:shd w:val="clear" w:color="auto" w:fill="auto"/>
            <w:vAlign w:val="center"/>
          </w:tcPr>
          <w:p w14:paraId="5B3E3C41" w14:textId="77777777" w:rsidR="00EB5A81" w:rsidRPr="000748C0" w:rsidRDefault="00EB5A81" w:rsidP="00341985">
            <w:pPr>
              <w:suppressAutoHyphens/>
              <w:autoSpaceDN w:val="0"/>
              <w:textAlignment w:val="baseline"/>
              <w:rPr>
                <w:rFonts w:ascii="Arial" w:eastAsia="Calibri" w:hAnsi="Arial"/>
                <w:sz w:val="14"/>
                <w:rtl/>
                <w:rPrChange w:id="5208" w:author="Meryl Etman" w:date="2020-03-25T10:10:00Z">
                  <w:rPr>
                    <w:rFonts w:ascii="Arial" w:eastAsia="Calibri" w:hAnsi="Arial"/>
                    <w:sz w:val="14"/>
                    <w:rtl/>
                  </w:rPr>
                </w:rPrChange>
              </w:rPr>
            </w:pPr>
          </w:p>
        </w:tc>
        <w:tc>
          <w:tcPr>
            <w:tcW w:w="2802" w:type="dxa"/>
            <w:shd w:val="clear" w:color="auto" w:fill="auto"/>
            <w:vAlign w:val="center"/>
          </w:tcPr>
          <w:p w14:paraId="7D9A829E" w14:textId="77777777" w:rsidR="00EB5A81" w:rsidRPr="000748C0" w:rsidRDefault="00EB5A81" w:rsidP="00341985">
            <w:pPr>
              <w:suppressAutoHyphens/>
              <w:autoSpaceDN w:val="0"/>
              <w:textAlignment w:val="baseline"/>
              <w:rPr>
                <w:rFonts w:ascii="Arial" w:eastAsia="Calibri" w:hAnsi="Arial"/>
                <w:sz w:val="14"/>
                <w:rtl/>
                <w:rPrChange w:id="5209" w:author="Meryl Etman" w:date="2020-03-25T10:10:00Z">
                  <w:rPr>
                    <w:rFonts w:ascii="Arial" w:eastAsia="Calibri" w:hAnsi="Arial"/>
                    <w:sz w:val="14"/>
                    <w:rtl/>
                  </w:rPr>
                </w:rPrChange>
              </w:rPr>
            </w:pPr>
          </w:p>
        </w:tc>
      </w:tr>
      <w:tr w:rsidR="00EB5A81" w:rsidRPr="000748C0" w14:paraId="2490A7BF" w14:textId="77777777" w:rsidTr="00341985">
        <w:tc>
          <w:tcPr>
            <w:tcW w:w="815" w:type="dxa"/>
            <w:shd w:val="clear" w:color="auto" w:fill="auto"/>
            <w:vAlign w:val="center"/>
          </w:tcPr>
          <w:p w14:paraId="1971599F" w14:textId="77777777" w:rsidR="00EB5A81" w:rsidRPr="000748C0" w:rsidRDefault="00EB5A81" w:rsidP="00341985">
            <w:pPr>
              <w:suppressAutoHyphens/>
              <w:autoSpaceDN w:val="0"/>
              <w:jc w:val="center"/>
              <w:textAlignment w:val="baseline"/>
              <w:rPr>
                <w:rFonts w:ascii="Arial" w:eastAsia="Calibri" w:hAnsi="Arial"/>
                <w:sz w:val="18"/>
                <w:szCs w:val="24"/>
                <w:rtl/>
                <w:rPrChange w:id="5210" w:author="Meryl Etman" w:date="2020-03-25T10:10:00Z">
                  <w:rPr>
                    <w:rFonts w:ascii="Arial" w:eastAsia="Calibri" w:hAnsi="Arial"/>
                    <w:sz w:val="18"/>
                    <w:szCs w:val="24"/>
                    <w:rtl/>
                  </w:rPr>
                </w:rPrChange>
              </w:rPr>
            </w:pPr>
          </w:p>
        </w:tc>
        <w:tc>
          <w:tcPr>
            <w:tcW w:w="847" w:type="dxa"/>
            <w:shd w:val="clear" w:color="auto" w:fill="auto"/>
          </w:tcPr>
          <w:p w14:paraId="2C87E0F6" w14:textId="77777777" w:rsidR="00EB5A81" w:rsidRPr="000748C0" w:rsidRDefault="00EB5A81" w:rsidP="00341985">
            <w:pPr>
              <w:suppressAutoHyphens/>
              <w:autoSpaceDN w:val="0"/>
              <w:jc w:val="both"/>
              <w:textAlignment w:val="baseline"/>
              <w:rPr>
                <w:rFonts w:ascii="Arial" w:eastAsia="Calibri" w:hAnsi="Arial"/>
                <w:sz w:val="18"/>
                <w:szCs w:val="24"/>
                <w:rtl/>
                <w:rPrChange w:id="5211" w:author="Meryl Etman" w:date="2020-03-25T10:10:00Z">
                  <w:rPr>
                    <w:rFonts w:ascii="Arial" w:eastAsia="Calibri" w:hAnsi="Arial"/>
                    <w:sz w:val="18"/>
                    <w:szCs w:val="24"/>
                    <w:rtl/>
                  </w:rPr>
                </w:rPrChange>
              </w:rPr>
            </w:pPr>
          </w:p>
        </w:tc>
        <w:tc>
          <w:tcPr>
            <w:tcW w:w="1944" w:type="dxa"/>
            <w:shd w:val="clear" w:color="auto" w:fill="auto"/>
            <w:vAlign w:val="center"/>
          </w:tcPr>
          <w:p w14:paraId="73CDF9AE" w14:textId="77777777" w:rsidR="00EB5A81" w:rsidRPr="000748C0" w:rsidRDefault="00EB5A81" w:rsidP="00341985">
            <w:pPr>
              <w:suppressAutoHyphens/>
              <w:autoSpaceDN w:val="0"/>
              <w:textAlignment w:val="baseline"/>
              <w:rPr>
                <w:rFonts w:ascii="Arial" w:eastAsia="Calibri" w:hAnsi="Arial"/>
                <w:sz w:val="14"/>
                <w:rtl/>
                <w:rPrChange w:id="5212" w:author="Meryl Etman" w:date="2020-03-25T10:10:00Z">
                  <w:rPr>
                    <w:rFonts w:ascii="Arial" w:eastAsia="Calibri" w:hAnsi="Arial"/>
                    <w:sz w:val="14"/>
                    <w:rtl/>
                  </w:rPr>
                </w:rPrChange>
              </w:rPr>
            </w:pPr>
          </w:p>
        </w:tc>
        <w:tc>
          <w:tcPr>
            <w:tcW w:w="3220" w:type="dxa"/>
            <w:shd w:val="clear" w:color="auto" w:fill="auto"/>
            <w:vAlign w:val="center"/>
          </w:tcPr>
          <w:p w14:paraId="3FF090E1" w14:textId="77777777" w:rsidR="00EB5A81" w:rsidRPr="000748C0" w:rsidRDefault="00EB5A81" w:rsidP="00341985">
            <w:pPr>
              <w:suppressAutoHyphens/>
              <w:autoSpaceDN w:val="0"/>
              <w:textAlignment w:val="baseline"/>
              <w:rPr>
                <w:rFonts w:ascii="Arial" w:eastAsia="Calibri" w:hAnsi="Arial"/>
                <w:sz w:val="14"/>
                <w:rtl/>
                <w:rPrChange w:id="5213" w:author="Meryl Etman" w:date="2020-03-25T10:10:00Z">
                  <w:rPr>
                    <w:rFonts w:ascii="Arial" w:eastAsia="Calibri" w:hAnsi="Arial"/>
                    <w:sz w:val="14"/>
                    <w:rtl/>
                  </w:rPr>
                </w:rPrChange>
              </w:rPr>
            </w:pPr>
          </w:p>
        </w:tc>
        <w:tc>
          <w:tcPr>
            <w:tcW w:w="2802" w:type="dxa"/>
            <w:shd w:val="clear" w:color="auto" w:fill="auto"/>
            <w:vAlign w:val="center"/>
          </w:tcPr>
          <w:p w14:paraId="0AF2ED92" w14:textId="77777777" w:rsidR="00EB5A81" w:rsidRPr="000748C0" w:rsidRDefault="00EB5A81" w:rsidP="00341985">
            <w:pPr>
              <w:suppressAutoHyphens/>
              <w:autoSpaceDN w:val="0"/>
              <w:textAlignment w:val="baseline"/>
              <w:rPr>
                <w:rFonts w:ascii="Arial" w:eastAsia="Calibri" w:hAnsi="Arial"/>
                <w:sz w:val="14"/>
                <w:rtl/>
                <w:rPrChange w:id="5214" w:author="Meryl Etman" w:date="2020-03-25T10:10:00Z">
                  <w:rPr>
                    <w:rFonts w:ascii="Arial" w:eastAsia="Calibri" w:hAnsi="Arial"/>
                    <w:sz w:val="14"/>
                    <w:rtl/>
                  </w:rPr>
                </w:rPrChange>
              </w:rPr>
            </w:pPr>
          </w:p>
        </w:tc>
      </w:tr>
    </w:tbl>
    <w:p w14:paraId="5C801C95" w14:textId="77777777" w:rsidR="00EB5A81" w:rsidRPr="000748C0" w:rsidRDefault="00EB5A81" w:rsidP="00EB5A81">
      <w:pPr>
        <w:suppressAutoHyphens/>
        <w:autoSpaceDN w:val="0"/>
        <w:jc w:val="both"/>
        <w:textAlignment w:val="baseline"/>
        <w:rPr>
          <w:rFonts w:ascii="Arial" w:eastAsia="Calibri" w:hAnsi="Arial"/>
          <w:sz w:val="18"/>
          <w:szCs w:val="24"/>
          <w:rPrChange w:id="5215" w:author="Meryl Etman" w:date="2020-03-25T10:10:00Z">
            <w:rPr>
              <w:rFonts w:ascii="Arial" w:eastAsia="Calibri" w:hAnsi="Arial"/>
              <w:sz w:val="18"/>
              <w:szCs w:val="24"/>
            </w:rPr>
          </w:rPrChange>
        </w:rPr>
      </w:pPr>
    </w:p>
    <w:p w14:paraId="39D563EF" w14:textId="77777777" w:rsidR="00EB5A81" w:rsidRPr="000748C0" w:rsidRDefault="00EB5A81" w:rsidP="00EB5A81">
      <w:pPr>
        <w:suppressAutoHyphens/>
        <w:autoSpaceDN w:val="0"/>
        <w:jc w:val="both"/>
        <w:textAlignment w:val="baseline"/>
        <w:rPr>
          <w:rFonts w:ascii="Arial" w:eastAsia="Calibri" w:hAnsi="Arial"/>
          <w:sz w:val="18"/>
          <w:szCs w:val="24"/>
          <w:rPrChange w:id="5216" w:author="Meryl Etman" w:date="2020-03-25T10:10:00Z">
            <w:rPr>
              <w:rFonts w:ascii="Arial" w:eastAsia="Calibri" w:hAnsi="Arial"/>
              <w:sz w:val="18"/>
              <w:szCs w:val="24"/>
            </w:rPr>
          </w:rPrChange>
        </w:rPr>
      </w:pPr>
      <w:r w:rsidRPr="000748C0">
        <w:rPr>
          <w:rFonts w:ascii="Arial" w:eastAsia="Calibri" w:hAnsi="Arial" w:hint="cs"/>
          <w:sz w:val="18"/>
          <w:szCs w:val="24"/>
          <w:rtl/>
          <w:rPrChange w:id="5217" w:author="Meryl Etman" w:date="2020-03-25T10:10:00Z">
            <w:rPr>
              <w:rFonts w:ascii="Arial" w:eastAsia="Calibri" w:hAnsi="Arial" w:hint="cs"/>
              <w:sz w:val="18"/>
              <w:szCs w:val="24"/>
              <w:rtl/>
            </w:rPr>
          </w:rPrChange>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0748C0" w14:paraId="51A32227" w14:textId="77777777" w:rsidTr="00603F1E">
        <w:trPr>
          <w:trHeight w:val="1672"/>
        </w:trPr>
        <w:tc>
          <w:tcPr>
            <w:tcW w:w="1560" w:type="dxa"/>
            <w:shd w:val="clear" w:color="auto" w:fill="auto"/>
            <w:tcMar>
              <w:left w:w="0" w:type="dxa"/>
              <w:right w:w="0" w:type="dxa"/>
            </w:tcMar>
          </w:tcPr>
          <w:p w14:paraId="4A679F91" w14:textId="77777777" w:rsidR="00EB5A81" w:rsidRPr="000748C0" w:rsidRDefault="00EB5A81" w:rsidP="00341985">
            <w:pPr>
              <w:suppressAutoHyphens/>
              <w:autoSpaceDN w:val="0"/>
              <w:jc w:val="both"/>
              <w:textAlignment w:val="baseline"/>
              <w:rPr>
                <w:rFonts w:ascii="Arial" w:eastAsia="Calibri" w:hAnsi="Arial"/>
                <w:sz w:val="18"/>
                <w:szCs w:val="24"/>
                <w:rtl/>
                <w:rPrChange w:id="5218"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04614C0E" w14:textId="77777777" w:rsidR="00EB5A81" w:rsidRPr="000748C0" w:rsidRDefault="00EB5A81" w:rsidP="00341985">
            <w:pPr>
              <w:suppressAutoHyphens/>
              <w:autoSpaceDN w:val="0"/>
              <w:jc w:val="both"/>
              <w:textAlignment w:val="baseline"/>
              <w:rPr>
                <w:rFonts w:ascii="Arial" w:eastAsia="Calibri" w:hAnsi="Arial"/>
                <w:sz w:val="18"/>
                <w:szCs w:val="24"/>
                <w:rtl/>
                <w:rPrChange w:id="5219"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23AF686A" w14:textId="77777777" w:rsidR="00EB5A81" w:rsidRPr="000748C0" w:rsidRDefault="00EB5A81" w:rsidP="00341985">
            <w:pPr>
              <w:suppressAutoHyphens/>
              <w:autoSpaceDN w:val="0"/>
              <w:jc w:val="both"/>
              <w:textAlignment w:val="baseline"/>
              <w:rPr>
                <w:rFonts w:ascii="Arial" w:eastAsia="Calibri" w:hAnsi="Arial"/>
                <w:sz w:val="18"/>
                <w:szCs w:val="24"/>
                <w:rtl/>
                <w:rPrChange w:id="5220"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1B456E3F" w14:textId="77777777" w:rsidR="00EB5A81" w:rsidRPr="000748C0" w:rsidRDefault="00EB5A81" w:rsidP="00341985">
            <w:pPr>
              <w:suppressAutoHyphens/>
              <w:autoSpaceDN w:val="0"/>
              <w:jc w:val="both"/>
              <w:textAlignment w:val="baseline"/>
              <w:rPr>
                <w:rFonts w:ascii="Arial" w:eastAsia="Calibri" w:hAnsi="Arial"/>
                <w:sz w:val="18"/>
                <w:szCs w:val="24"/>
                <w:rtl/>
                <w:rPrChange w:id="5221" w:author="Meryl Etman" w:date="2020-03-25T10:10:00Z">
                  <w:rPr>
                    <w:rFonts w:ascii="Arial" w:eastAsia="Calibri" w:hAnsi="Arial"/>
                    <w:sz w:val="18"/>
                    <w:szCs w:val="24"/>
                    <w:rtl/>
                  </w:rPr>
                </w:rPrChange>
              </w:rPr>
            </w:pPr>
          </w:p>
        </w:tc>
      </w:tr>
    </w:tbl>
    <w:p w14:paraId="7A622601" w14:textId="77777777" w:rsidR="00EB5A81" w:rsidRPr="000748C0" w:rsidRDefault="00EB5A81" w:rsidP="00EB5A81">
      <w:pPr>
        <w:suppressAutoHyphens/>
        <w:autoSpaceDN w:val="0"/>
        <w:jc w:val="both"/>
        <w:textAlignment w:val="baseline"/>
        <w:rPr>
          <w:rFonts w:ascii="Arial" w:eastAsia="Calibri" w:hAnsi="Arial"/>
          <w:sz w:val="18"/>
          <w:szCs w:val="24"/>
          <w:rPrChange w:id="5222" w:author="Meryl Etman" w:date="2020-03-25T10:10:00Z">
            <w:rPr>
              <w:rFonts w:ascii="Arial" w:eastAsia="Calibri" w:hAnsi="Arial"/>
              <w:sz w:val="18"/>
              <w:szCs w:val="24"/>
            </w:rPr>
          </w:rPrChange>
        </w:rPr>
      </w:pPr>
    </w:p>
    <w:p w14:paraId="2258ED86" w14:textId="77777777" w:rsidR="00EB5A81" w:rsidRPr="000748C0" w:rsidRDefault="00EB5A81" w:rsidP="00EB5A81">
      <w:pPr>
        <w:spacing w:after="40"/>
        <w:rPr>
          <w:rFonts w:ascii="Arial" w:eastAsia="Calibri" w:hAnsi="Arial"/>
          <w:sz w:val="18"/>
          <w:szCs w:val="24"/>
          <w:rPrChange w:id="5223" w:author="Meryl Etman" w:date="2020-03-25T10:10:00Z">
            <w:rPr>
              <w:rFonts w:ascii="Arial" w:eastAsia="Calibri" w:hAnsi="Arial"/>
              <w:sz w:val="18"/>
              <w:szCs w:val="24"/>
            </w:rPr>
          </w:rPrChange>
        </w:rPr>
      </w:pPr>
      <w:r w:rsidRPr="000748C0">
        <w:rPr>
          <w:rFonts w:hint="cs"/>
          <w:noProof/>
          <w:szCs w:val="24"/>
          <w:rtl/>
          <w:rPrChange w:id="5224" w:author="Meryl Etman" w:date="2020-03-25T10:10:00Z">
            <w:rPr>
              <w:rFonts w:hint="cs"/>
              <w:noProof/>
              <w:szCs w:val="24"/>
              <w:rtl/>
            </w:rPr>
          </w:rPrChange>
        </w:rPr>
        <w:t>*</w:t>
      </w:r>
      <w:r w:rsidRPr="000748C0">
        <w:rPr>
          <w:rFonts w:hint="cs"/>
          <w:noProof/>
          <w:rtl/>
          <w:rPrChange w:id="5225" w:author="Meryl Etman" w:date="2020-03-25T10:10:00Z">
            <w:rPr>
              <w:rFonts w:hint="cs"/>
              <w:noProof/>
              <w:rtl/>
            </w:rPr>
          </w:rPrChange>
        </w:rPr>
        <w:t>מבצע הסיור יתאים את סעיפי הבדיקה לסוג העבודה ו/או לסוג המבנה בהתאם לצורך</w:t>
      </w:r>
      <w:r w:rsidRPr="000748C0">
        <w:rPr>
          <w:rFonts w:hint="cs"/>
          <w:noProof/>
          <w:szCs w:val="24"/>
          <w:rtl/>
          <w:rPrChange w:id="5226" w:author="Meryl Etman" w:date="2020-03-25T10:10:00Z">
            <w:rPr>
              <w:rFonts w:hint="cs"/>
              <w:noProof/>
              <w:szCs w:val="24"/>
              <w:rtl/>
            </w:rPr>
          </w:rPrChange>
        </w:rPr>
        <w:t>.</w:t>
      </w:r>
      <w:r w:rsidRPr="000748C0">
        <w:rPr>
          <w:szCs w:val="24"/>
          <w:rtl/>
          <w:rPrChange w:id="5227" w:author="Meryl Etman" w:date="2020-03-25T10:10:00Z">
            <w:rPr>
              <w:szCs w:val="24"/>
              <w:rtl/>
            </w:rPr>
          </w:rPrChange>
        </w:rPr>
        <w:br w:type="page"/>
      </w:r>
      <w:r w:rsidRPr="000748C0">
        <w:rPr>
          <w:rFonts w:ascii="Arial" w:eastAsia="Calibri" w:hAnsi="Arial" w:hint="cs"/>
          <w:b/>
          <w:bCs/>
          <w:sz w:val="26"/>
          <w:szCs w:val="26"/>
          <w:rtl/>
          <w:rPrChange w:id="5228" w:author="Meryl Etman" w:date="2020-03-25T10:10:00Z">
            <w:rPr>
              <w:rFonts w:ascii="Arial" w:eastAsia="Calibri" w:hAnsi="Arial" w:hint="cs"/>
              <w:b/>
              <w:bCs/>
              <w:sz w:val="26"/>
              <w:szCs w:val="26"/>
              <w:rtl/>
            </w:rPr>
          </w:rPrChange>
        </w:rPr>
        <w:lastRenderedPageBreak/>
        <w:t>רשימת תיוג: איטום מרפסות / חדרים רטובים</w:t>
      </w:r>
      <w:r w:rsidRPr="000748C0">
        <w:rPr>
          <w:rFonts w:ascii="Arial" w:eastAsia="Calibri" w:hAnsi="Arial" w:hint="cs"/>
          <w:sz w:val="18"/>
          <w:szCs w:val="24"/>
          <w:rtl/>
          <w:rPrChange w:id="5229"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5230"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231"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232"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233" w:author="Meryl Etman" w:date="2020-03-25T10:10:00Z">
            <w:rPr>
              <w:rFonts w:ascii="Arial" w:eastAsia="Calibri" w:hAnsi="Arial" w:hint="cs"/>
              <w:sz w:val="18"/>
              <w:szCs w:val="24"/>
              <w:rtl/>
            </w:rPr>
          </w:rPrChange>
        </w:rPr>
        <w:tab/>
        <w:t>מס'</w:t>
      </w:r>
      <w:r w:rsidRPr="000748C0">
        <w:rPr>
          <w:rFonts w:ascii="Arial" w:eastAsia="Calibri" w:hAnsi="Arial" w:hint="cs"/>
          <w:sz w:val="18"/>
          <w:szCs w:val="24"/>
          <w:rtl/>
          <w:rPrChange w:id="5234" w:author="Meryl Etman" w:date="2020-03-25T10:10:00Z">
            <w:rPr>
              <w:rFonts w:ascii="Arial" w:eastAsia="Calibri" w:hAnsi="Arial" w:hint="cs"/>
              <w:sz w:val="18"/>
              <w:szCs w:val="24"/>
              <w:rtl/>
            </w:rPr>
          </w:rPrChange>
        </w:rPr>
        <w:tab/>
        <w:t xml:space="preserve">02/006 </w:t>
      </w:r>
    </w:p>
    <w:p w14:paraId="489CFC94" w14:textId="77777777" w:rsidR="00EB5A81" w:rsidRPr="000748C0" w:rsidRDefault="00EB5A81" w:rsidP="00EB5A81">
      <w:pPr>
        <w:suppressAutoHyphens/>
        <w:autoSpaceDN w:val="0"/>
        <w:spacing w:after="40"/>
        <w:jc w:val="both"/>
        <w:textAlignment w:val="baseline"/>
        <w:rPr>
          <w:rFonts w:ascii="Arial" w:eastAsia="Calibri" w:hAnsi="Arial"/>
          <w:rPrChange w:id="5235"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0748C0" w14:paraId="7C378B97" w14:textId="77777777" w:rsidTr="00341985">
        <w:tc>
          <w:tcPr>
            <w:tcW w:w="662" w:type="dxa"/>
            <w:shd w:val="clear" w:color="auto" w:fill="auto"/>
            <w:vAlign w:val="center"/>
          </w:tcPr>
          <w:p w14:paraId="49929DDF" w14:textId="77777777" w:rsidR="00EB5A81" w:rsidRPr="000748C0" w:rsidRDefault="00EB5A81" w:rsidP="00341985">
            <w:pPr>
              <w:suppressAutoHyphens/>
              <w:autoSpaceDN w:val="0"/>
              <w:textAlignment w:val="baseline"/>
              <w:rPr>
                <w:rFonts w:ascii="Arial" w:eastAsia="Calibri" w:hAnsi="Arial"/>
                <w:b/>
                <w:bCs/>
                <w:sz w:val="16"/>
                <w:rtl/>
                <w:rPrChange w:id="5236" w:author="Meryl Etman" w:date="2020-03-25T10:10:00Z">
                  <w:rPr>
                    <w:rFonts w:ascii="Arial" w:eastAsia="Calibri" w:hAnsi="Arial"/>
                    <w:b/>
                    <w:bCs/>
                    <w:sz w:val="16"/>
                    <w:rtl/>
                  </w:rPr>
                </w:rPrChange>
              </w:rPr>
            </w:pPr>
          </w:p>
        </w:tc>
        <w:tc>
          <w:tcPr>
            <w:tcW w:w="8966" w:type="dxa"/>
            <w:gridSpan w:val="3"/>
            <w:shd w:val="pct5" w:color="auto" w:fill="auto"/>
            <w:vAlign w:val="center"/>
          </w:tcPr>
          <w:p w14:paraId="18BF4144" w14:textId="77777777" w:rsidR="00EB5A81" w:rsidRPr="000748C0" w:rsidRDefault="00EB5A81" w:rsidP="00341985">
            <w:pPr>
              <w:suppressAutoHyphens/>
              <w:autoSpaceDN w:val="0"/>
              <w:textAlignment w:val="baseline"/>
              <w:rPr>
                <w:rFonts w:ascii="Arial" w:eastAsia="Calibri" w:hAnsi="Arial"/>
                <w:b/>
                <w:bCs/>
                <w:sz w:val="16"/>
                <w:rtl/>
                <w:rPrChange w:id="5237" w:author="Meryl Etman" w:date="2020-03-25T10:10:00Z">
                  <w:rPr>
                    <w:rFonts w:ascii="Arial" w:eastAsia="Calibri" w:hAnsi="Arial"/>
                    <w:b/>
                    <w:bCs/>
                    <w:sz w:val="16"/>
                    <w:rtl/>
                  </w:rPr>
                </w:rPrChange>
              </w:rPr>
            </w:pPr>
            <w:r w:rsidRPr="000748C0">
              <w:rPr>
                <w:rFonts w:ascii="Arial" w:eastAsia="Calibri" w:hAnsi="Arial"/>
                <w:b/>
                <w:bCs/>
                <w:sz w:val="16"/>
                <w:rtl/>
                <w:rPrChange w:id="5238" w:author="Meryl Etman" w:date="2020-03-25T10:10:00Z">
                  <w:rPr>
                    <w:rFonts w:ascii="Arial" w:eastAsia="Calibri" w:hAnsi="Arial"/>
                    <w:b/>
                    <w:bCs/>
                    <w:sz w:val="16"/>
                    <w:rtl/>
                  </w:rPr>
                </w:rPrChange>
              </w:rPr>
              <w:t>פרויקט:                                        בניין:                   דירה:</w:t>
            </w:r>
          </w:p>
        </w:tc>
      </w:tr>
      <w:tr w:rsidR="00EB5A81" w:rsidRPr="000748C0" w14:paraId="0B8B1DA2" w14:textId="77777777" w:rsidTr="00341985">
        <w:tc>
          <w:tcPr>
            <w:tcW w:w="662" w:type="dxa"/>
            <w:shd w:val="clear" w:color="auto" w:fill="auto"/>
            <w:vAlign w:val="center"/>
          </w:tcPr>
          <w:p w14:paraId="79F32167" w14:textId="77777777" w:rsidR="00EB5A81" w:rsidRPr="000748C0" w:rsidRDefault="00EB5A81" w:rsidP="00341985">
            <w:pPr>
              <w:suppressAutoHyphens/>
              <w:autoSpaceDN w:val="0"/>
              <w:textAlignment w:val="baseline"/>
              <w:rPr>
                <w:rFonts w:ascii="Arial" w:eastAsia="Calibri" w:hAnsi="Arial"/>
                <w:b/>
                <w:bCs/>
                <w:sz w:val="16"/>
                <w:rtl/>
                <w:rPrChange w:id="5239" w:author="Meryl Etman" w:date="2020-03-25T10:10:00Z">
                  <w:rPr>
                    <w:rFonts w:ascii="Arial" w:eastAsia="Calibri" w:hAnsi="Arial"/>
                    <w:b/>
                    <w:bCs/>
                    <w:sz w:val="16"/>
                    <w:rtl/>
                  </w:rPr>
                </w:rPrChange>
              </w:rPr>
            </w:pPr>
          </w:p>
        </w:tc>
        <w:tc>
          <w:tcPr>
            <w:tcW w:w="8966" w:type="dxa"/>
            <w:gridSpan w:val="3"/>
            <w:shd w:val="clear" w:color="auto" w:fill="auto"/>
            <w:vAlign w:val="center"/>
          </w:tcPr>
          <w:p w14:paraId="7F556EDD" w14:textId="77777777" w:rsidR="00EB5A81" w:rsidRPr="000748C0" w:rsidRDefault="00EB5A81" w:rsidP="00341985">
            <w:pPr>
              <w:suppressAutoHyphens/>
              <w:autoSpaceDN w:val="0"/>
              <w:textAlignment w:val="baseline"/>
              <w:rPr>
                <w:rFonts w:ascii="Arial" w:eastAsia="Calibri" w:hAnsi="Arial"/>
                <w:b/>
                <w:bCs/>
                <w:sz w:val="16"/>
                <w:rtl/>
                <w:rPrChange w:id="5240" w:author="Meryl Etman" w:date="2020-03-25T10:10:00Z">
                  <w:rPr>
                    <w:rFonts w:ascii="Arial" w:eastAsia="Calibri" w:hAnsi="Arial"/>
                    <w:b/>
                    <w:bCs/>
                    <w:sz w:val="16"/>
                    <w:rtl/>
                  </w:rPr>
                </w:rPrChange>
              </w:rPr>
            </w:pPr>
          </w:p>
        </w:tc>
      </w:tr>
      <w:tr w:rsidR="00EB5A81" w:rsidRPr="000748C0" w14:paraId="617C72D5" w14:textId="77777777" w:rsidTr="00341985">
        <w:tc>
          <w:tcPr>
            <w:tcW w:w="662" w:type="dxa"/>
            <w:shd w:val="clear" w:color="auto" w:fill="auto"/>
            <w:vAlign w:val="center"/>
          </w:tcPr>
          <w:p w14:paraId="72FC8160" w14:textId="77777777" w:rsidR="00EB5A81" w:rsidRPr="000748C0" w:rsidRDefault="00EB5A81" w:rsidP="00341985">
            <w:pPr>
              <w:suppressAutoHyphens/>
              <w:autoSpaceDN w:val="0"/>
              <w:textAlignment w:val="baseline"/>
              <w:rPr>
                <w:rFonts w:ascii="Arial" w:eastAsia="Calibri" w:hAnsi="Arial"/>
                <w:b/>
                <w:bCs/>
                <w:sz w:val="16"/>
                <w:rtl/>
                <w:rPrChange w:id="5241" w:author="Meryl Etman" w:date="2020-03-25T10:10:00Z">
                  <w:rPr>
                    <w:rFonts w:ascii="Arial" w:eastAsia="Calibri" w:hAnsi="Arial"/>
                    <w:b/>
                    <w:bCs/>
                    <w:sz w:val="16"/>
                    <w:rtl/>
                  </w:rPr>
                </w:rPrChange>
              </w:rPr>
            </w:pPr>
            <w:r w:rsidRPr="000748C0">
              <w:rPr>
                <w:rFonts w:ascii="Arial" w:eastAsia="Calibri" w:hAnsi="Arial" w:hint="cs"/>
                <w:b/>
                <w:bCs/>
                <w:sz w:val="16"/>
                <w:rtl/>
                <w:rPrChange w:id="5242" w:author="Meryl Etman" w:date="2020-03-25T10:10:00Z">
                  <w:rPr>
                    <w:rFonts w:ascii="Arial" w:eastAsia="Calibri" w:hAnsi="Arial" w:hint="cs"/>
                    <w:b/>
                    <w:bCs/>
                    <w:sz w:val="16"/>
                    <w:rtl/>
                  </w:rPr>
                </w:rPrChange>
              </w:rPr>
              <w:t>סעיף</w:t>
            </w:r>
          </w:p>
        </w:tc>
        <w:tc>
          <w:tcPr>
            <w:tcW w:w="3602" w:type="dxa"/>
            <w:shd w:val="clear" w:color="auto" w:fill="auto"/>
            <w:vAlign w:val="center"/>
          </w:tcPr>
          <w:p w14:paraId="5BFC428C" w14:textId="77777777" w:rsidR="00EB5A81" w:rsidRPr="000748C0" w:rsidRDefault="00EB5A81" w:rsidP="00341985">
            <w:pPr>
              <w:suppressAutoHyphens/>
              <w:autoSpaceDN w:val="0"/>
              <w:textAlignment w:val="baseline"/>
              <w:rPr>
                <w:rFonts w:ascii="Arial" w:eastAsia="Calibri" w:hAnsi="Arial"/>
                <w:b/>
                <w:bCs/>
                <w:sz w:val="16"/>
                <w:rtl/>
                <w:rPrChange w:id="5243" w:author="Meryl Etman" w:date="2020-03-25T10:10:00Z">
                  <w:rPr>
                    <w:rFonts w:ascii="Arial" w:eastAsia="Calibri" w:hAnsi="Arial"/>
                    <w:b/>
                    <w:bCs/>
                    <w:sz w:val="16"/>
                    <w:rtl/>
                  </w:rPr>
                </w:rPrChange>
              </w:rPr>
            </w:pPr>
            <w:r w:rsidRPr="000748C0">
              <w:rPr>
                <w:rFonts w:ascii="Arial" w:eastAsia="Calibri" w:hAnsi="Arial"/>
                <w:b/>
                <w:bCs/>
                <w:sz w:val="16"/>
                <w:rtl/>
                <w:rPrChange w:id="5244"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245" w:author="Meryl Etman" w:date="2020-03-25T10:10:00Z">
                  <w:rPr>
                    <w:rFonts w:ascii="Arial" w:eastAsia="Calibri" w:hAnsi="Arial" w:hint="cs"/>
                    <w:b/>
                    <w:bCs/>
                    <w:sz w:val="16"/>
                    <w:rtl/>
                  </w:rPr>
                </w:rPrChange>
              </w:rPr>
              <w:t>*</w:t>
            </w:r>
          </w:p>
        </w:tc>
        <w:tc>
          <w:tcPr>
            <w:tcW w:w="847" w:type="dxa"/>
            <w:shd w:val="clear" w:color="auto" w:fill="auto"/>
            <w:vAlign w:val="center"/>
          </w:tcPr>
          <w:p w14:paraId="7791ECAB" w14:textId="77777777" w:rsidR="00EB5A81" w:rsidRPr="000748C0" w:rsidRDefault="00EB5A81" w:rsidP="00341985">
            <w:pPr>
              <w:suppressAutoHyphens/>
              <w:autoSpaceDN w:val="0"/>
              <w:textAlignment w:val="baseline"/>
              <w:rPr>
                <w:rFonts w:ascii="Arial" w:eastAsia="Calibri" w:hAnsi="Arial"/>
                <w:b/>
                <w:bCs/>
                <w:sz w:val="16"/>
                <w:rtl/>
                <w:rPrChange w:id="5246" w:author="Meryl Etman" w:date="2020-03-25T10:10:00Z">
                  <w:rPr>
                    <w:rFonts w:ascii="Arial" w:eastAsia="Calibri" w:hAnsi="Arial"/>
                    <w:b/>
                    <w:bCs/>
                    <w:sz w:val="16"/>
                    <w:rtl/>
                  </w:rPr>
                </w:rPrChange>
              </w:rPr>
            </w:pPr>
            <w:r w:rsidRPr="000748C0">
              <w:rPr>
                <w:rFonts w:ascii="Arial" w:eastAsia="Calibri" w:hAnsi="Arial" w:hint="cs"/>
                <w:b/>
                <w:bCs/>
                <w:sz w:val="16"/>
                <w:rtl/>
                <w:rPrChange w:id="5247" w:author="Meryl Etman" w:date="2020-03-25T10:10:00Z">
                  <w:rPr>
                    <w:rFonts w:ascii="Arial" w:eastAsia="Calibri" w:hAnsi="Arial" w:hint="cs"/>
                    <w:b/>
                    <w:bCs/>
                    <w:sz w:val="16"/>
                    <w:rtl/>
                  </w:rPr>
                </w:rPrChange>
              </w:rPr>
              <w:t>ת/ש/פ</w:t>
            </w:r>
          </w:p>
        </w:tc>
        <w:tc>
          <w:tcPr>
            <w:tcW w:w="4517" w:type="dxa"/>
            <w:shd w:val="clear" w:color="auto" w:fill="auto"/>
            <w:vAlign w:val="center"/>
          </w:tcPr>
          <w:p w14:paraId="343146F8" w14:textId="77777777" w:rsidR="00EB5A81" w:rsidRPr="000748C0" w:rsidRDefault="00EB5A81" w:rsidP="00341985">
            <w:pPr>
              <w:suppressAutoHyphens/>
              <w:autoSpaceDN w:val="0"/>
              <w:textAlignment w:val="baseline"/>
              <w:rPr>
                <w:rFonts w:ascii="Arial" w:eastAsia="Calibri" w:hAnsi="Arial"/>
                <w:b/>
                <w:bCs/>
                <w:sz w:val="16"/>
                <w:rtl/>
                <w:rPrChange w:id="5248" w:author="Meryl Etman" w:date="2020-03-25T10:10:00Z">
                  <w:rPr>
                    <w:rFonts w:ascii="Arial" w:eastAsia="Calibri" w:hAnsi="Arial"/>
                    <w:b/>
                    <w:bCs/>
                    <w:sz w:val="16"/>
                    <w:rtl/>
                  </w:rPr>
                </w:rPrChange>
              </w:rPr>
            </w:pPr>
            <w:r w:rsidRPr="000748C0">
              <w:rPr>
                <w:rFonts w:ascii="Arial" w:eastAsia="Calibri" w:hAnsi="Arial" w:hint="cs"/>
                <w:b/>
                <w:bCs/>
                <w:sz w:val="16"/>
                <w:rtl/>
                <w:rPrChange w:id="5249" w:author="Meryl Etman" w:date="2020-03-25T10:10:00Z">
                  <w:rPr>
                    <w:rFonts w:ascii="Arial" w:eastAsia="Calibri" w:hAnsi="Arial" w:hint="cs"/>
                    <w:b/>
                    <w:bCs/>
                    <w:sz w:val="16"/>
                    <w:rtl/>
                  </w:rPr>
                </w:rPrChange>
              </w:rPr>
              <w:t>הערות</w:t>
            </w:r>
          </w:p>
        </w:tc>
      </w:tr>
      <w:tr w:rsidR="00EB5A81" w:rsidRPr="000748C0" w14:paraId="73C08008" w14:textId="77777777" w:rsidTr="00341985">
        <w:tc>
          <w:tcPr>
            <w:tcW w:w="662" w:type="dxa"/>
            <w:shd w:val="clear" w:color="auto" w:fill="auto"/>
          </w:tcPr>
          <w:p w14:paraId="7E4E2DF1" w14:textId="77777777" w:rsidR="00EB5A81" w:rsidRPr="000748C0" w:rsidRDefault="00EB5A81" w:rsidP="00341985">
            <w:pPr>
              <w:suppressAutoHyphens/>
              <w:autoSpaceDN w:val="0"/>
              <w:jc w:val="both"/>
              <w:textAlignment w:val="baseline"/>
              <w:rPr>
                <w:rFonts w:ascii="Arial" w:eastAsia="Calibri" w:hAnsi="Arial"/>
                <w:sz w:val="18"/>
                <w:szCs w:val="24"/>
                <w:rtl/>
                <w:rPrChange w:id="5250" w:author="Meryl Etman" w:date="2020-03-25T10:10:00Z">
                  <w:rPr>
                    <w:rFonts w:ascii="Arial" w:eastAsia="Calibri" w:hAnsi="Arial"/>
                    <w:sz w:val="18"/>
                    <w:szCs w:val="24"/>
                    <w:rtl/>
                  </w:rPr>
                </w:rPrChange>
              </w:rPr>
            </w:pPr>
            <w:r w:rsidRPr="000748C0">
              <w:rPr>
                <w:rFonts w:ascii="Arial" w:eastAsia="Calibri" w:hAnsi="Arial" w:hint="cs"/>
                <w:sz w:val="18"/>
                <w:szCs w:val="24"/>
                <w:rtl/>
                <w:rPrChange w:id="5251" w:author="Meryl Etman" w:date="2020-03-25T10:10:00Z">
                  <w:rPr>
                    <w:rFonts w:ascii="Arial" w:eastAsia="Calibri" w:hAnsi="Arial" w:hint="cs"/>
                    <w:sz w:val="18"/>
                    <w:szCs w:val="24"/>
                    <w:rtl/>
                  </w:rPr>
                </w:rPrChange>
              </w:rPr>
              <w:t>1</w:t>
            </w:r>
          </w:p>
        </w:tc>
        <w:tc>
          <w:tcPr>
            <w:tcW w:w="3602" w:type="dxa"/>
            <w:shd w:val="clear" w:color="auto" w:fill="auto"/>
            <w:tcMar>
              <w:top w:w="28" w:type="dxa"/>
            </w:tcMar>
          </w:tcPr>
          <w:p w14:paraId="18456B3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5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53" w:author="Meryl Etman" w:date="2020-03-25T10:10:00Z">
                  <w:rPr>
                    <w:rFonts w:ascii="Arial" w:eastAsia="Calibri" w:hAnsi="Arial" w:hint="cs"/>
                    <w:i/>
                    <w:iCs/>
                    <w:sz w:val="18"/>
                    <w:szCs w:val="24"/>
                    <w:rtl/>
                  </w:rPr>
                </w:rPrChange>
              </w:rPr>
              <w:t>מפלס אמת של הבטון במרפסת</w:t>
            </w:r>
          </w:p>
        </w:tc>
        <w:tc>
          <w:tcPr>
            <w:tcW w:w="847" w:type="dxa"/>
            <w:shd w:val="clear" w:color="auto" w:fill="auto"/>
            <w:tcMar>
              <w:top w:w="28" w:type="dxa"/>
            </w:tcMar>
          </w:tcPr>
          <w:p w14:paraId="3A2EEFC7" w14:textId="77777777" w:rsidR="00EB5A81" w:rsidRPr="000748C0" w:rsidRDefault="00EB5A81" w:rsidP="00341985">
            <w:pPr>
              <w:suppressAutoHyphens/>
              <w:autoSpaceDN w:val="0"/>
              <w:jc w:val="both"/>
              <w:textAlignment w:val="baseline"/>
              <w:rPr>
                <w:rFonts w:ascii="Arial" w:eastAsia="Calibri" w:hAnsi="Arial"/>
                <w:sz w:val="18"/>
                <w:szCs w:val="24"/>
                <w:rtl/>
                <w:rPrChange w:id="5254" w:author="Meryl Etman" w:date="2020-03-25T10:10:00Z">
                  <w:rPr>
                    <w:rFonts w:ascii="Arial" w:eastAsia="Calibri" w:hAnsi="Arial"/>
                    <w:sz w:val="18"/>
                    <w:szCs w:val="24"/>
                    <w:rtl/>
                  </w:rPr>
                </w:rPrChange>
              </w:rPr>
            </w:pPr>
          </w:p>
        </w:tc>
        <w:tc>
          <w:tcPr>
            <w:tcW w:w="4517" w:type="dxa"/>
            <w:shd w:val="clear" w:color="auto" w:fill="auto"/>
            <w:tcMar>
              <w:top w:w="28" w:type="dxa"/>
            </w:tcMar>
            <w:vAlign w:val="center"/>
          </w:tcPr>
          <w:p w14:paraId="35B1741E" w14:textId="77777777" w:rsidR="00EB5A81" w:rsidRPr="000748C0" w:rsidRDefault="00EB5A81" w:rsidP="00341985">
            <w:pPr>
              <w:suppressAutoHyphens/>
              <w:autoSpaceDN w:val="0"/>
              <w:textAlignment w:val="baseline"/>
              <w:rPr>
                <w:rFonts w:ascii="Arial" w:eastAsia="Calibri" w:hAnsi="Arial"/>
                <w:i/>
                <w:iCs/>
                <w:rtl/>
                <w:rPrChange w:id="5255" w:author="Meryl Etman" w:date="2020-03-25T10:10:00Z">
                  <w:rPr>
                    <w:rFonts w:ascii="Arial" w:eastAsia="Calibri" w:hAnsi="Arial"/>
                    <w:i/>
                    <w:iCs/>
                    <w:rtl/>
                  </w:rPr>
                </w:rPrChange>
              </w:rPr>
            </w:pPr>
            <w:r w:rsidRPr="000748C0">
              <w:rPr>
                <w:rFonts w:ascii="Arial" w:eastAsia="Calibri" w:hAnsi="Arial" w:hint="cs"/>
                <w:i/>
                <w:iCs/>
                <w:rtl/>
                <w:rPrChange w:id="5256" w:author="Meryl Etman" w:date="2020-03-25T10:10:00Z">
                  <w:rPr>
                    <w:rFonts w:ascii="Arial" w:eastAsia="Calibri" w:hAnsi="Arial" w:hint="cs"/>
                    <w:i/>
                    <w:iCs/>
                    <w:rtl/>
                  </w:rPr>
                </w:rPrChange>
              </w:rPr>
              <w:t>גובה מערכת הריצוף לפי תכנית יתכנות לביצוע שיפועים</w:t>
            </w:r>
          </w:p>
        </w:tc>
      </w:tr>
      <w:tr w:rsidR="00EB5A81" w:rsidRPr="000748C0" w14:paraId="1FCC5C45" w14:textId="77777777" w:rsidTr="00341985">
        <w:tc>
          <w:tcPr>
            <w:tcW w:w="662" w:type="dxa"/>
            <w:shd w:val="clear" w:color="auto" w:fill="auto"/>
          </w:tcPr>
          <w:p w14:paraId="3AFCAAA4" w14:textId="77777777" w:rsidR="00EB5A81" w:rsidRPr="000748C0" w:rsidRDefault="00EB5A81" w:rsidP="00341985">
            <w:pPr>
              <w:suppressAutoHyphens/>
              <w:autoSpaceDN w:val="0"/>
              <w:jc w:val="both"/>
              <w:textAlignment w:val="baseline"/>
              <w:rPr>
                <w:rFonts w:ascii="Arial" w:eastAsia="Calibri" w:hAnsi="Arial"/>
                <w:sz w:val="18"/>
                <w:szCs w:val="24"/>
                <w:rtl/>
                <w:rPrChange w:id="5257" w:author="Meryl Etman" w:date="2020-03-25T10:10:00Z">
                  <w:rPr>
                    <w:rFonts w:ascii="Arial" w:eastAsia="Calibri" w:hAnsi="Arial"/>
                    <w:sz w:val="18"/>
                    <w:szCs w:val="24"/>
                    <w:rtl/>
                  </w:rPr>
                </w:rPrChange>
              </w:rPr>
            </w:pPr>
            <w:r w:rsidRPr="000748C0">
              <w:rPr>
                <w:rFonts w:ascii="Arial" w:eastAsia="Calibri" w:hAnsi="Arial" w:hint="cs"/>
                <w:sz w:val="18"/>
                <w:szCs w:val="24"/>
                <w:rtl/>
                <w:rPrChange w:id="5258" w:author="Meryl Etman" w:date="2020-03-25T10:10:00Z">
                  <w:rPr>
                    <w:rFonts w:ascii="Arial" w:eastAsia="Calibri" w:hAnsi="Arial" w:hint="cs"/>
                    <w:sz w:val="18"/>
                    <w:szCs w:val="24"/>
                    <w:rtl/>
                  </w:rPr>
                </w:rPrChange>
              </w:rPr>
              <w:t>2</w:t>
            </w:r>
          </w:p>
        </w:tc>
        <w:tc>
          <w:tcPr>
            <w:tcW w:w="3602" w:type="dxa"/>
            <w:shd w:val="clear" w:color="auto" w:fill="auto"/>
            <w:tcMar>
              <w:top w:w="28" w:type="dxa"/>
            </w:tcMar>
          </w:tcPr>
          <w:p w14:paraId="0A2B399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5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60" w:author="Meryl Etman" w:date="2020-03-25T10:10:00Z">
                  <w:rPr>
                    <w:rFonts w:ascii="Arial" w:eastAsia="Calibri" w:hAnsi="Arial" w:hint="cs"/>
                    <w:i/>
                    <w:iCs/>
                    <w:sz w:val="18"/>
                    <w:szCs w:val="24"/>
                    <w:rtl/>
                  </w:rPr>
                </w:rPrChange>
              </w:rPr>
              <w:t>תכנון שיפועים</w:t>
            </w:r>
          </w:p>
        </w:tc>
        <w:tc>
          <w:tcPr>
            <w:tcW w:w="847" w:type="dxa"/>
            <w:shd w:val="clear" w:color="auto" w:fill="auto"/>
            <w:tcMar>
              <w:top w:w="28" w:type="dxa"/>
            </w:tcMar>
          </w:tcPr>
          <w:p w14:paraId="374DDBF5" w14:textId="77777777" w:rsidR="00EB5A81" w:rsidRPr="000748C0" w:rsidRDefault="00EB5A81" w:rsidP="00341985">
            <w:pPr>
              <w:suppressAutoHyphens/>
              <w:autoSpaceDN w:val="0"/>
              <w:jc w:val="both"/>
              <w:textAlignment w:val="baseline"/>
              <w:rPr>
                <w:rFonts w:ascii="Arial" w:eastAsia="Calibri" w:hAnsi="Arial"/>
                <w:sz w:val="18"/>
                <w:szCs w:val="24"/>
                <w:rtl/>
                <w:rPrChange w:id="5261" w:author="Meryl Etman" w:date="2020-03-25T10:10:00Z">
                  <w:rPr>
                    <w:rFonts w:ascii="Arial" w:eastAsia="Calibri" w:hAnsi="Arial"/>
                    <w:sz w:val="18"/>
                    <w:szCs w:val="24"/>
                    <w:rtl/>
                  </w:rPr>
                </w:rPrChange>
              </w:rPr>
            </w:pPr>
          </w:p>
        </w:tc>
        <w:tc>
          <w:tcPr>
            <w:tcW w:w="4517" w:type="dxa"/>
            <w:shd w:val="clear" w:color="auto" w:fill="auto"/>
            <w:tcMar>
              <w:top w:w="28" w:type="dxa"/>
            </w:tcMar>
          </w:tcPr>
          <w:p w14:paraId="40FC0804" w14:textId="77777777" w:rsidR="00EB5A81" w:rsidRPr="000748C0" w:rsidRDefault="00EB5A81" w:rsidP="00341985">
            <w:pPr>
              <w:suppressAutoHyphens/>
              <w:autoSpaceDN w:val="0"/>
              <w:jc w:val="both"/>
              <w:textAlignment w:val="baseline"/>
              <w:rPr>
                <w:rFonts w:ascii="Arial" w:eastAsia="Calibri" w:hAnsi="Arial"/>
                <w:i/>
                <w:iCs/>
                <w:rtl/>
                <w:rPrChange w:id="5262" w:author="Meryl Etman" w:date="2020-03-25T10:10:00Z">
                  <w:rPr>
                    <w:rFonts w:ascii="Arial" w:eastAsia="Calibri" w:hAnsi="Arial"/>
                    <w:i/>
                    <w:iCs/>
                    <w:rtl/>
                  </w:rPr>
                </w:rPrChange>
              </w:rPr>
            </w:pPr>
            <w:r w:rsidRPr="000748C0">
              <w:rPr>
                <w:rFonts w:ascii="Arial" w:eastAsia="Calibri" w:hAnsi="Arial" w:hint="cs"/>
                <w:i/>
                <w:iCs/>
                <w:rtl/>
                <w:rPrChange w:id="5263" w:author="Meryl Etman" w:date="2020-03-25T10:10:00Z">
                  <w:rPr>
                    <w:rFonts w:ascii="Arial" w:eastAsia="Calibri" w:hAnsi="Arial" w:hint="cs"/>
                    <w:i/>
                    <w:iCs/>
                    <w:rtl/>
                  </w:rPr>
                </w:rPrChange>
              </w:rPr>
              <w:t>שיפועים עם אפשרות מילוי או הדבקה ישירה של הריצוף</w:t>
            </w:r>
          </w:p>
        </w:tc>
      </w:tr>
      <w:tr w:rsidR="00EB5A81" w:rsidRPr="000748C0" w14:paraId="024FC702" w14:textId="77777777" w:rsidTr="00341985">
        <w:tc>
          <w:tcPr>
            <w:tcW w:w="662" w:type="dxa"/>
            <w:shd w:val="clear" w:color="auto" w:fill="auto"/>
          </w:tcPr>
          <w:p w14:paraId="7DFC7C3C" w14:textId="77777777" w:rsidR="00EB5A81" w:rsidRPr="000748C0" w:rsidRDefault="00EB5A81" w:rsidP="00341985">
            <w:pPr>
              <w:suppressAutoHyphens/>
              <w:autoSpaceDN w:val="0"/>
              <w:jc w:val="both"/>
              <w:textAlignment w:val="baseline"/>
              <w:rPr>
                <w:rFonts w:ascii="Arial" w:eastAsia="Calibri" w:hAnsi="Arial"/>
                <w:sz w:val="18"/>
                <w:szCs w:val="24"/>
                <w:rtl/>
                <w:rPrChange w:id="5264" w:author="Meryl Etman" w:date="2020-03-25T10:10:00Z">
                  <w:rPr>
                    <w:rFonts w:ascii="Arial" w:eastAsia="Calibri" w:hAnsi="Arial"/>
                    <w:sz w:val="18"/>
                    <w:szCs w:val="24"/>
                    <w:rtl/>
                  </w:rPr>
                </w:rPrChange>
              </w:rPr>
            </w:pPr>
            <w:r w:rsidRPr="000748C0">
              <w:rPr>
                <w:rFonts w:ascii="Arial" w:eastAsia="Calibri" w:hAnsi="Arial" w:hint="cs"/>
                <w:sz w:val="18"/>
                <w:szCs w:val="24"/>
                <w:rtl/>
                <w:rPrChange w:id="5265" w:author="Meryl Etman" w:date="2020-03-25T10:10:00Z">
                  <w:rPr>
                    <w:rFonts w:ascii="Arial" w:eastAsia="Calibri" w:hAnsi="Arial" w:hint="cs"/>
                    <w:sz w:val="18"/>
                    <w:szCs w:val="24"/>
                    <w:rtl/>
                  </w:rPr>
                </w:rPrChange>
              </w:rPr>
              <w:t>3</w:t>
            </w:r>
          </w:p>
        </w:tc>
        <w:tc>
          <w:tcPr>
            <w:tcW w:w="3602" w:type="dxa"/>
            <w:shd w:val="clear" w:color="auto" w:fill="auto"/>
            <w:tcMar>
              <w:top w:w="28" w:type="dxa"/>
            </w:tcMar>
          </w:tcPr>
          <w:p w14:paraId="5A36FA5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6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67" w:author="Meryl Etman" w:date="2020-03-25T10:10:00Z">
                  <w:rPr>
                    <w:rFonts w:ascii="Arial" w:eastAsia="Calibri" w:hAnsi="Arial" w:hint="cs"/>
                    <w:i/>
                    <w:iCs/>
                    <w:sz w:val="18"/>
                    <w:szCs w:val="24"/>
                    <w:rtl/>
                  </w:rPr>
                </w:rPrChange>
              </w:rPr>
              <w:t>מערכת האיטום</w:t>
            </w:r>
          </w:p>
        </w:tc>
        <w:tc>
          <w:tcPr>
            <w:tcW w:w="847" w:type="dxa"/>
            <w:shd w:val="clear" w:color="auto" w:fill="auto"/>
            <w:tcMar>
              <w:top w:w="28" w:type="dxa"/>
            </w:tcMar>
          </w:tcPr>
          <w:p w14:paraId="0A2EAEDB" w14:textId="77777777" w:rsidR="00EB5A81" w:rsidRPr="000748C0" w:rsidRDefault="00EB5A81" w:rsidP="00341985">
            <w:pPr>
              <w:suppressAutoHyphens/>
              <w:autoSpaceDN w:val="0"/>
              <w:jc w:val="both"/>
              <w:textAlignment w:val="baseline"/>
              <w:rPr>
                <w:rFonts w:ascii="Arial" w:eastAsia="Calibri" w:hAnsi="Arial"/>
                <w:sz w:val="18"/>
                <w:szCs w:val="24"/>
                <w:rtl/>
                <w:rPrChange w:id="5268" w:author="Meryl Etman" w:date="2020-03-25T10:10:00Z">
                  <w:rPr>
                    <w:rFonts w:ascii="Arial" w:eastAsia="Calibri" w:hAnsi="Arial"/>
                    <w:sz w:val="18"/>
                    <w:szCs w:val="24"/>
                    <w:rtl/>
                  </w:rPr>
                </w:rPrChange>
              </w:rPr>
            </w:pPr>
          </w:p>
        </w:tc>
        <w:tc>
          <w:tcPr>
            <w:tcW w:w="4517" w:type="dxa"/>
            <w:shd w:val="clear" w:color="auto" w:fill="auto"/>
            <w:tcMar>
              <w:top w:w="28" w:type="dxa"/>
            </w:tcMar>
          </w:tcPr>
          <w:p w14:paraId="3BF6B378" w14:textId="77777777" w:rsidR="00EB5A81" w:rsidRPr="000748C0" w:rsidRDefault="00EB5A81" w:rsidP="00341985">
            <w:pPr>
              <w:suppressAutoHyphens/>
              <w:autoSpaceDN w:val="0"/>
              <w:jc w:val="both"/>
              <w:textAlignment w:val="baseline"/>
              <w:rPr>
                <w:rFonts w:ascii="Arial" w:eastAsia="Calibri" w:hAnsi="Arial"/>
                <w:i/>
                <w:iCs/>
                <w:rtl/>
                <w:rPrChange w:id="5269" w:author="Meryl Etman" w:date="2020-03-25T10:10:00Z">
                  <w:rPr>
                    <w:rFonts w:ascii="Arial" w:eastAsia="Calibri" w:hAnsi="Arial"/>
                    <w:i/>
                    <w:iCs/>
                    <w:rtl/>
                  </w:rPr>
                </w:rPrChange>
              </w:rPr>
            </w:pPr>
            <w:r w:rsidRPr="000748C0">
              <w:rPr>
                <w:rFonts w:ascii="Arial" w:eastAsia="Calibri" w:hAnsi="Arial" w:hint="cs"/>
                <w:i/>
                <w:iCs/>
                <w:rtl/>
                <w:rPrChange w:id="5270" w:author="Meryl Etman" w:date="2020-03-25T10:10:00Z">
                  <w:rPr>
                    <w:rFonts w:ascii="Arial" w:eastAsia="Calibri" w:hAnsi="Arial" w:hint="cs"/>
                    <w:i/>
                    <w:iCs/>
                    <w:rtl/>
                  </w:rPr>
                </w:rPrChange>
              </w:rPr>
              <w:t>יריעות או מריחות; אישור סוג החומר ע"י היועץ</w:t>
            </w:r>
          </w:p>
        </w:tc>
      </w:tr>
      <w:tr w:rsidR="00EB5A81" w:rsidRPr="000748C0" w14:paraId="05D0C8F6" w14:textId="77777777" w:rsidTr="00341985">
        <w:tc>
          <w:tcPr>
            <w:tcW w:w="662" w:type="dxa"/>
            <w:shd w:val="clear" w:color="auto" w:fill="auto"/>
          </w:tcPr>
          <w:p w14:paraId="499244FC" w14:textId="77777777" w:rsidR="00EB5A81" w:rsidRPr="000748C0" w:rsidRDefault="00EB5A81" w:rsidP="00341985">
            <w:pPr>
              <w:suppressAutoHyphens/>
              <w:autoSpaceDN w:val="0"/>
              <w:jc w:val="both"/>
              <w:textAlignment w:val="baseline"/>
              <w:rPr>
                <w:rFonts w:ascii="Arial" w:eastAsia="Calibri" w:hAnsi="Arial"/>
                <w:sz w:val="18"/>
                <w:szCs w:val="24"/>
                <w:rtl/>
                <w:rPrChange w:id="5271" w:author="Meryl Etman" w:date="2020-03-25T10:10:00Z">
                  <w:rPr>
                    <w:rFonts w:ascii="Arial" w:eastAsia="Calibri" w:hAnsi="Arial"/>
                    <w:sz w:val="18"/>
                    <w:szCs w:val="24"/>
                    <w:rtl/>
                  </w:rPr>
                </w:rPrChange>
              </w:rPr>
            </w:pPr>
            <w:r w:rsidRPr="000748C0">
              <w:rPr>
                <w:rFonts w:ascii="Arial" w:eastAsia="Calibri" w:hAnsi="Arial" w:hint="cs"/>
                <w:sz w:val="18"/>
                <w:szCs w:val="24"/>
                <w:rtl/>
                <w:rPrChange w:id="5272" w:author="Meryl Etman" w:date="2020-03-25T10:10:00Z">
                  <w:rPr>
                    <w:rFonts w:ascii="Arial" w:eastAsia="Calibri" w:hAnsi="Arial" w:hint="cs"/>
                    <w:sz w:val="18"/>
                    <w:szCs w:val="24"/>
                    <w:rtl/>
                  </w:rPr>
                </w:rPrChange>
              </w:rPr>
              <w:t>4</w:t>
            </w:r>
          </w:p>
        </w:tc>
        <w:tc>
          <w:tcPr>
            <w:tcW w:w="3602" w:type="dxa"/>
            <w:shd w:val="clear" w:color="auto" w:fill="auto"/>
            <w:tcMar>
              <w:top w:w="28" w:type="dxa"/>
            </w:tcMar>
          </w:tcPr>
          <w:p w14:paraId="0B6D464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7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74" w:author="Meryl Etman" w:date="2020-03-25T10:10:00Z">
                  <w:rPr>
                    <w:rFonts w:ascii="Arial" w:eastAsia="Calibri" w:hAnsi="Arial" w:hint="cs"/>
                    <w:i/>
                    <w:iCs/>
                    <w:sz w:val="18"/>
                    <w:szCs w:val="24"/>
                    <w:rtl/>
                  </w:rPr>
                </w:rPrChange>
              </w:rPr>
              <w:t>ניקוז כפול</w:t>
            </w:r>
          </w:p>
        </w:tc>
        <w:tc>
          <w:tcPr>
            <w:tcW w:w="847" w:type="dxa"/>
            <w:shd w:val="clear" w:color="auto" w:fill="auto"/>
            <w:tcMar>
              <w:top w:w="28" w:type="dxa"/>
            </w:tcMar>
          </w:tcPr>
          <w:p w14:paraId="7A2EBEC7" w14:textId="77777777" w:rsidR="00EB5A81" w:rsidRPr="000748C0" w:rsidRDefault="00EB5A81" w:rsidP="00341985">
            <w:pPr>
              <w:suppressAutoHyphens/>
              <w:autoSpaceDN w:val="0"/>
              <w:jc w:val="both"/>
              <w:textAlignment w:val="baseline"/>
              <w:rPr>
                <w:rFonts w:ascii="Arial" w:eastAsia="Calibri" w:hAnsi="Arial"/>
                <w:sz w:val="18"/>
                <w:szCs w:val="24"/>
                <w:rtl/>
                <w:rPrChange w:id="5275" w:author="Meryl Etman" w:date="2020-03-25T10:10:00Z">
                  <w:rPr>
                    <w:rFonts w:ascii="Arial" w:eastAsia="Calibri" w:hAnsi="Arial"/>
                    <w:sz w:val="18"/>
                    <w:szCs w:val="24"/>
                    <w:rtl/>
                  </w:rPr>
                </w:rPrChange>
              </w:rPr>
            </w:pPr>
          </w:p>
        </w:tc>
        <w:tc>
          <w:tcPr>
            <w:tcW w:w="4517" w:type="dxa"/>
            <w:shd w:val="clear" w:color="auto" w:fill="auto"/>
            <w:tcMar>
              <w:top w:w="28" w:type="dxa"/>
            </w:tcMar>
          </w:tcPr>
          <w:p w14:paraId="6E59CB15" w14:textId="77777777" w:rsidR="00EB5A81" w:rsidRPr="000748C0" w:rsidRDefault="00EB5A81" w:rsidP="00341985">
            <w:pPr>
              <w:suppressAutoHyphens/>
              <w:autoSpaceDN w:val="0"/>
              <w:jc w:val="both"/>
              <w:textAlignment w:val="baseline"/>
              <w:rPr>
                <w:rFonts w:ascii="Arial" w:eastAsia="Calibri" w:hAnsi="Arial"/>
                <w:i/>
                <w:iCs/>
                <w:rtl/>
                <w:rPrChange w:id="5276" w:author="Meryl Etman" w:date="2020-03-25T10:10:00Z">
                  <w:rPr>
                    <w:rFonts w:ascii="Arial" w:eastAsia="Calibri" w:hAnsi="Arial"/>
                    <w:i/>
                    <w:iCs/>
                    <w:rtl/>
                  </w:rPr>
                </w:rPrChange>
              </w:rPr>
            </w:pPr>
            <w:r w:rsidRPr="000748C0">
              <w:rPr>
                <w:rFonts w:ascii="Arial" w:eastAsia="Calibri" w:hAnsi="Arial" w:hint="cs"/>
                <w:i/>
                <w:iCs/>
                <w:rtl/>
                <w:rPrChange w:id="5277" w:author="Meryl Etman" w:date="2020-03-25T10:10:00Z">
                  <w:rPr>
                    <w:rFonts w:ascii="Arial" w:eastAsia="Calibri" w:hAnsi="Arial" w:hint="cs"/>
                    <w:i/>
                    <w:iCs/>
                    <w:rtl/>
                  </w:rPr>
                </w:rPrChange>
              </w:rPr>
              <w:t>חובה כאשר יש מילוי</w:t>
            </w:r>
          </w:p>
        </w:tc>
      </w:tr>
      <w:tr w:rsidR="00EB5A81" w:rsidRPr="000748C0" w14:paraId="1799D85F" w14:textId="77777777" w:rsidTr="00341985">
        <w:tc>
          <w:tcPr>
            <w:tcW w:w="662" w:type="dxa"/>
            <w:shd w:val="clear" w:color="auto" w:fill="auto"/>
          </w:tcPr>
          <w:p w14:paraId="35BA413C" w14:textId="77777777" w:rsidR="00EB5A81" w:rsidRPr="000748C0" w:rsidRDefault="00EB5A81" w:rsidP="00341985">
            <w:pPr>
              <w:suppressAutoHyphens/>
              <w:autoSpaceDN w:val="0"/>
              <w:jc w:val="both"/>
              <w:textAlignment w:val="baseline"/>
              <w:rPr>
                <w:rFonts w:ascii="Arial" w:eastAsia="Calibri" w:hAnsi="Arial"/>
                <w:sz w:val="18"/>
                <w:szCs w:val="24"/>
                <w:rtl/>
                <w:rPrChange w:id="5278" w:author="Meryl Etman" w:date="2020-03-25T10:10:00Z">
                  <w:rPr>
                    <w:rFonts w:ascii="Arial" w:eastAsia="Calibri" w:hAnsi="Arial"/>
                    <w:sz w:val="18"/>
                    <w:szCs w:val="24"/>
                    <w:rtl/>
                  </w:rPr>
                </w:rPrChange>
              </w:rPr>
            </w:pPr>
            <w:r w:rsidRPr="000748C0">
              <w:rPr>
                <w:rFonts w:ascii="Arial" w:eastAsia="Calibri" w:hAnsi="Arial" w:hint="cs"/>
                <w:sz w:val="18"/>
                <w:szCs w:val="24"/>
                <w:rtl/>
                <w:rPrChange w:id="5279" w:author="Meryl Etman" w:date="2020-03-25T10:10:00Z">
                  <w:rPr>
                    <w:rFonts w:ascii="Arial" w:eastAsia="Calibri" w:hAnsi="Arial" w:hint="cs"/>
                    <w:sz w:val="18"/>
                    <w:szCs w:val="24"/>
                    <w:rtl/>
                  </w:rPr>
                </w:rPrChange>
              </w:rPr>
              <w:t>5</w:t>
            </w:r>
          </w:p>
        </w:tc>
        <w:tc>
          <w:tcPr>
            <w:tcW w:w="3602" w:type="dxa"/>
            <w:shd w:val="clear" w:color="auto" w:fill="auto"/>
            <w:tcMar>
              <w:top w:w="28" w:type="dxa"/>
            </w:tcMar>
          </w:tcPr>
          <w:p w14:paraId="456579A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8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81" w:author="Meryl Etman" w:date="2020-03-25T10:10:00Z">
                  <w:rPr>
                    <w:rFonts w:ascii="Arial" w:eastAsia="Calibri" w:hAnsi="Arial" w:hint="cs"/>
                    <w:i/>
                    <w:iCs/>
                    <w:sz w:val="18"/>
                    <w:szCs w:val="24"/>
                    <w:rtl/>
                  </w:rPr>
                </w:rPrChange>
              </w:rPr>
              <w:t>שיפוע סופי במרפסות מינימום 1%</w:t>
            </w:r>
          </w:p>
        </w:tc>
        <w:tc>
          <w:tcPr>
            <w:tcW w:w="847" w:type="dxa"/>
            <w:shd w:val="clear" w:color="auto" w:fill="auto"/>
            <w:tcMar>
              <w:top w:w="28" w:type="dxa"/>
            </w:tcMar>
          </w:tcPr>
          <w:p w14:paraId="60F8FA38" w14:textId="77777777" w:rsidR="00EB5A81" w:rsidRPr="000748C0" w:rsidRDefault="00EB5A81" w:rsidP="00341985">
            <w:pPr>
              <w:suppressAutoHyphens/>
              <w:autoSpaceDN w:val="0"/>
              <w:jc w:val="both"/>
              <w:textAlignment w:val="baseline"/>
              <w:rPr>
                <w:rFonts w:ascii="Arial" w:eastAsia="Calibri" w:hAnsi="Arial"/>
                <w:sz w:val="18"/>
                <w:szCs w:val="24"/>
                <w:rtl/>
                <w:rPrChange w:id="5282" w:author="Meryl Etman" w:date="2020-03-25T10:10:00Z">
                  <w:rPr>
                    <w:rFonts w:ascii="Arial" w:eastAsia="Calibri" w:hAnsi="Arial"/>
                    <w:sz w:val="18"/>
                    <w:szCs w:val="24"/>
                    <w:rtl/>
                  </w:rPr>
                </w:rPrChange>
              </w:rPr>
            </w:pPr>
          </w:p>
        </w:tc>
        <w:tc>
          <w:tcPr>
            <w:tcW w:w="4517" w:type="dxa"/>
            <w:shd w:val="clear" w:color="auto" w:fill="auto"/>
            <w:tcMar>
              <w:top w:w="28" w:type="dxa"/>
            </w:tcMar>
          </w:tcPr>
          <w:p w14:paraId="4AA42E87" w14:textId="77777777" w:rsidR="00EB5A81" w:rsidRPr="000748C0" w:rsidRDefault="00EB5A81" w:rsidP="00341985">
            <w:pPr>
              <w:suppressAutoHyphens/>
              <w:autoSpaceDN w:val="0"/>
              <w:jc w:val="both"/>
              <w:textAlignment w:val="baseline"/>
              <w:rPr>
                <w:rFonts w:ascii="Arial" w:eastAsia="Calibri" w:hAnsi="Arial"/>
                <w:i/>
                <w:iCs/>
                <w:rtl/>
                <w:rPrChange w:id="5283" w:author="Meryl Etman" w:date="2020-03-25T10:10:00Z">
                  <w:rPr>
                    <w:rFonts w:ascii="Arial" w:eastAsia="Calibri" w:hAnsi="Arial"/>
                    <w:i/>
                    <w:iCs/>
                    <w:rtl/>
                  </w:rPr>
                </w:rPrChange>
              </w:rPr>
            </w:pPr>
            <w:r w:rsidRPr="000748C0">
              <w:rPr>
                <w:rFonts w:ascii="Arial" w:eastAsia="Calibri" w:hAnsi="Arial" w:hint="cs"/>
                <w:i/>
                <w:iCs/>
                <w:rtl/>
                <w:rPrChange w:id="5284" w:author="Meryl Etman" w:date="2020-03-25T10:10:00Z">
                  <w:rPr>
                    <w:rFonts w:ascii="Arial" w:eastAsia="Calibri" w:hAnsi="Arial" w:hint="cs"/>
                    <w:i/>
                    <w:iCs/>
                    <w:rtl/>
                  </w:rPr>
                </w:rPrChange>
              </w:rPr>
              <w:t>מדידה</w:t>
            </w:r>
          </w:p>
        </w:tc>
      </w:tr>
      <w:tr w:rsidR="00EB5A81" w:rsidRPr="000748C0" w14:paraId="573DCB64" w14:textId="77777777" w:rsidTr="00341985">
        <w:tc>
          <w:tcPr>
            <w:tcW w:w="662" w:type="dxa"/>
            <w:shd w:val="clear" w:color="auto" w:fill="auto"/>
          </w:tcPr>
          <w:p w14:paraId="040E7A80" w14:textId="77777777" w:rsidR="00EB5A81" w:rsidRPr="000748C0" w:rsidRDefault="00EB5A81" w:rsidP="00341985">
            <w:pPr>
              <w:suppressAutoHyphens/>
              <w:autoSpaceDN w:val="0"/>
              <w:jc w:val="both"/>
              <w:textAlignment w:val="baseline"/>
              <w:rPr>
                <w:rFonts w:ascii="Arial" w:eastAsia="Calibri" w:hAnsi="Arial"/>
                <w:sz w:val="18"/>
                <w:szCs w:val="24"/>
                <w:rtl/>
                <w:rPrChange w:id="5285" w:author="Meryl Etman" w:date="2020-03-25T10:10:00Z">
                  <w:rPr>
                    <w:rFonts w:ascii="Arial" w:eastAsia="Calibri" w:hAnsi="Arial"/>
                    <w:sz w:val="18"/>
                    <w:szCs w:val="24"/>
                    <w:rtl/>
                  </w:rPr>
                </w:rPrChange>
              </w:rPr>
            </w:pPr>
            <w:r w:rsidRPr="000748C0">
              <w:rPr>
                <w:rFonts w:ascii="Arial" w:eastAsia="Calibri" w:hAnsi="Arial" w:hint="cs"/>
                <w:sz w:val="18"/>
                <w:szCs w:val="24"/>
                <w:rtl/>
                <w:rPrChange w:id="5286" w:author="Meryl Etman" w:date="2020-03-25T10:10:00Z">
                  <w:rPr>
                    <w:rFonts w:ascii="Arial" w:eastAsia="Calibri" w:hAnsi="Arial" w:hint="cs"/>
                    <w:sz w:val="18"/>
                    <w:szCs w:val="24"/>
                    <w:rtl/>
                  </w:rPr>
                </w:rPrChange>
              </w:rPr>
              <w:t>6</w:t>
            </w:r>
          </w:p>
        </w:tc>
        <w:tc>
          <w:tcPr>
            <w:tcW w:w="3602" w:type="dxa"/>
            <w:shd w:val="clear" w:color="auto" w:fill="auto"/>
            <w:tcMar>
              <w:top w:w="28" w:type="dxa"/>
            </w:tcMar>
          </w:tcPr>
          <w:p w14:paraId="3A7E26A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8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288" w:author="Meryl Etman" w:date="2020-03-25T10:10:00Z">
                  <w:rPr>
                    <w:rFonts w:ascii="Arial" w:eastAsia="Calibri" w:hAnsi="Arial" w:hint="cs"/>
                    <w:i/>
                    <w:iCs/>
                    <w:sz w:val="18"/>
                    <w:szCs w:val="24"/>
                    <w:rtl/>
                  </w:rPr>
                </w:rPrChange>
              </w:rPr>
              <w:t>סף מעבר וויטרינה/פרוזדור</w:t>
            </w:r>
          </w:p>
        </w:tc>
        <w:tc>
          <w:tcPr>
            <w:tcW w:w="847" w:type="dxa"/>
            <w:shd w:val="clear" w:color="auto" w:fill="auto"/>
            <w:tcMar>
              <w:top w:w="28" w:type="dxa"/>
            </w:tcMar>
          </w:tcPr>
          <w:p w14:paraId="149D2684" w14:textId="77777777" w:rsidR="00EB5A81" w:rsidRPr="000748C0" w:rsidRDefault="00EB5A81" w:rsidP="00341985">
            <w:pPr>
              <w:suppressAutoHyphens/>
              <w:autoSpaceDN w:val="0"/>
              <w:jc w:val="both"/>
              <w:textAlignment w:val="baseline"/>
              <w:rPr>
                <w:rFonts w:ascii="Arial" w:eastAsia="Calibri" w:hAnsi="Arial"/>
                <w:sz w:val="18"/>
                <w:szCs w:val="24"/>
                <w:rtl/>
                <w:rPrChange w:id="5289" w:author="Meryl Etman" w:date="2020-03-25T10:10:00Z">
                  <w:rPr>
                    <w:rFonts w:ascii="Arial" w:eastAsia="Calibri" w:hAnsi="Arial"/>
                    <w:sz w:val="18"/>
                    <w:szCs w:val="24"/>
                    <w:rtl/>
                  </w:rPr>
                </w:rPrChange>
              </w:rPr>
            </w:pPr>
          </w:p>
        </w:tc>
        <w:tc>
          <w:tcPr>
            <w:tcW w:w="4517" w:type="dxa"/>
            <w:shd w:val="clear" w:color="auto" w:fill="auto"/>
            <w:tcMar>
              <w:top w:w="28" w:type="dxa"/>
            </w:tcMar>
          </w:tcPr>
          <w:p w14:paraId="6BDB4D9F" w14:textId="77777777" w:rsidR="00EB5A81" w:rsidRPr="000748C0" w:rsidRDefault="00EB5A81" w:rsidP="00341985">
            <w:pPr>
              <w:suppressAutoHyphens/>
              <w:autoSpaceDN w:val="0"/>
              <w:jc w:val="both"/>
              <w:textAlignment w:val="baseline"/>
              <w:rPr>
                <w:rFonts w:ascii="Arial" w:eastAsia="Calibri" w:hAnsi="Arial"/>
                <w:i/>
                <w:iCs/>
                <w:rtl/>
                <w:rPrChange w:id="5290" w:author="Meryl Etman" w:date="2020-03-25T10:10:00Z">
                  <w:rPr>
                    <w:rFonts w:ascii="Arial" w:eastAsia="Calibri" w:hAnsi="Arial"/>
                    <w:i/>
                    <w:iCs/>
                    <w:rtl/>
                  </w:rPr>
                </w:rPrChange>
              </w:rPr>
            </w:pPr>
          </w:p>
        </w:tc>
      </w:tr>
      <w:tr w:rsidR="00EB5A81" w:rsidRPr="000748C0" w14:paraId="04651F4F" w14:textId="77777777" w:rsidTr="00341985">
        <w:tc>
          <w:tcPr>
            <w:tcW w:w="662" w:type="dxa"/>
            <w:shd w:val="clear" w:color="auto" w:fill="auto"/>
          </w:tcPr>
          <w:p w14:paraId="78B09444" w14:textId="77777777" w:rsidR="00EB5A81" w:rsidRPr="000748C0" w:rsidRDefault="00EB5A81" w:rsidP="00341985">
            <w:pPr>
              <w:suppressAutoHyphens/>
              <w:autoSpaceDN w:val="0"/>
              <w:jc w:val="both"/>
              <w:textAlignment w:val="baseline"/>
              <w:rPr>
                <w:rFonts w:ascii="Arial" w:eastAsia="Calibri" w:hAnsi="Arial"/>
                <w:sz w:val="18"/>
                <w:szCs w:val="24"/>
                <w:rtl/>
                <w:rPrChange w:id="5291" w:author="Meryl Etman" w:date="2020-03-25T10:10:00Z">
                  <w:rPr>
                    <w:rFonts w:ascii="Arial" w:eastAsia="Calibri" w:hAnsi="Arial"/>
                    <w:sz w:val="18"/>
                    <w:szCs w:val="24"/>
                    <w:rtl/>
                  </w:rPr>
                </w:rPrChange>
              </w:rPr>
            </w:pPr>
          </w:p>
        </w:tc>
        <w:tc>
          <w:tcPr>
            <w:tcW w:w="3602" w:type="dxa"/>
            <w:shd w:val="clear" w:color="auto" w:fill="auto"/>
            <w:tcMar>
              <w:top w:w="28" w:type="dxa"/>
            </w:tcMar>
          </w:tcPr>
          <w:p w14:paraId="2934E5D9"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92"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6D627418" w14:textId="77777777" w:rsidR="00EB5A81" w:rsidRPr="000748C0" w:rsidRDefault="00EB5A81" w:rsidP="00341985">
            <w:pPr>
              <w:suppressAutoHyphens/>
              <w:autoSpaceDN w:val="0"/>
              <w:jc w:val="both"/>
              <w:textAlignment w:val="baseline"/>
              <w:rPr>
                <w:rFonts w:ascii="Arial" w:eastAsia="Calibri" w:hAnsi="Arial"/>
                <w:sz w:val="18"/>
                <w:szCs w:val="24"/>
                <w:rtl/>
                <w:rPrChange w:id="5293" w:author="Meryl Etman" w:date="2020-03-25T10:10:00Z">
                  <w:rPr>
                    <w:rFonts w:ascii="Arial" w:eastAsia="Calibri" w:hAnsi="Arial"/>
                    <w:sz w:val="18"/>
                    <w:szCs w:val="24"/>
                    <w:rtl/>
                  </w:rPr>
                </w:rPrChange>
              </w:rPr>
            </w:pPr>
          </w:p>
        </w:tc>
        <w:tc>
          <w:tcPr>
            <w:tcW w:w="4517" w:type="dxa"/>
            <w:shd w:val="clear" w:color="auto" w:fill="auto"/>
            <w:tcMar>
              <w:top w:w="28" w:type="dxa"/>
            </w:tcMar>
          </w:tcPr>
          <w:p w14:paraId="750CBABF" w14:textId="77777777" w:rsidR="00EB5A81" w:rsidRPr="000748C0" w:rsidRDefault="00EB5A81" w:rsidP="00341985">
            <w:pPr>
              <w:suppressAutoHyphens/>
              <w:autoSpaceDN w:val="0"/>
              <w:jc w:val="both"/>
              <w:textAlignment w:val="baseline"/>
              <w:rPr>
                <w:rFonts w:ascii="Arial" w:eastAsia="Calibri" w:hAnsi="Arial"/>
                <w:i/>
                <w:iCs/>
                <w:rtl/>
                <w:rPrChange w:id="5294" w:author="Meryl Etman" w:date="2020-03-25T10:10:00Z">
                  <w:rPr>
                    <w:rFonts w:ascii="Arial" w:eastAsia="Calibri" w:hAnsi="Arial"/>
                    <w:i/>
                    <w:iCs/>
                    <w:rtl/>
                  </w:rPr>
                </w:rPrChange>
              </w:rPr>
            </w:pPr>
          </w:p>
        </w:tc>
      </w:tr>
      <w:tr w:rsidR="00EB5A81" w:rsidRPr="000748C0" w14:paraId="5040D3FF" w14:textId="77777777" w:rsidTr="00341985">
        <w:tc>
          <w:tcPr>
            <w:tcW w:w="662" w:type="dxa"/>
            <w:shd w:val="clear" w:color="auto" w:fill="auto"/>
          </w:tcPr>
          <w:p w14:paraId="366EDF29" w14:textId="77777777" w:rsidR="00EB5A81" w:rsidRPr="000748C0" w:rsidRDefault="00EB5A81" w:rsidP="00341985">
            <w:pPr>
              <w:suppressAutoHyphens/>
              <w:autoSpaceDN w:val="0"/>
              <w:jc w:val="both"/>
              <w:textAlignment w:val="baseline"/>
              <w:rPr>
                <w:rFonts w:ascii="Arial" w:eastAsia="Calibri" w:hAnsi="Arial"/>
                <w:sz w:val="18"/>
                <w:szCs w:val="24"/>
                <w:rtl/>
                <w:rPrChange w:id="5295" w:author="Meryl Etman" w:date="2020-03-25T10:10:00Z">
                  <w:rPr>
                    <w:rFonts w:ascii="Arial" w:eastAsia="Calibri" w:hAnsi="Arial"/>
                    <w:sz w:val="18"/>
                    <w:szCs w:val="24"/>
                    <w:rtl/>
                  </w:rPr>
                </w:rPrChange>
              </w:rPr>
            </w:pPr>
          </w:p>
        </w:tc>
        <w:tc>
          <w:tcPr>
            <w:tcW w:w="3602" w:type="dxa"/>
            <w:shd w:val="clear" w:color="auto" w:fill="auto"/>
            <w:tcMar>
              <w:top w:w="28" w:type="dxa"/>
            </w:tcMar>
          </w:tcPr>
          <w:p w14:paraId="5673E9FB"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296"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37E423F7" w14:textId="77777777" w:rsidR="00EB5A81" w:rsidRPr="000748C0" w:rsidRDefault="00EB5A81" w:rsidP="00341985">
            <w:pPr>
              <w:suppressAutoHyphens/>
              <w:autoSpaceDN w:val="0"/>
              <w:jc w:val="both"/>
              <w:textAlignment w:val="baseline"/>
              <w:rPr>
                <w:rFonts w:ascii="Arial" w:eastAsia="Calibri" w:hAnsi="Arial"/>
                <w:sz w:val="18"/>
                <w:szCs w:val="24"/>
                <w:rtl/>
                <w:rPrChange w:id="5297" w:author="Meryl Etman" w:date="2020-03-25T10:10:00Z">
                  <w:rPr>
                    <w:rFonts w:ascii="Arial" w:eastAsia="Calibri" w:hAnsi="Arial"/>
                    <w:sz w:val="18"/>
                    <w:szCs w:val="24"/>
                    <w:rtl/>
                  </w:rPr>
                </w:rPrChange>
              </w:rPr>
            </w:pPr>
          </w:p>
        </w:tc>
        <w:tc>
          <w:tcPr>
            <w:tcW w:w="4517" w:type="dxa"/>
            <w:shd w:val="clear" w:color="auto" w:fill="auto"/>
            <w:tcMar>
              <w:top w:w="28" w:type="dxa"/>
            </w:tcMar>
          </w:tcPr>
          <w:p w14:paraId="46449625" w14:textId="77777777" w:rsidR="00EB5A81" w:rsidRPr="000748C0" w:rsidRDefault="00EB5A81" w:rsidP="00341985">
            <w:pPr>
              <w:suppressAutoHyphens/>
              <w:autoSpaceDN w:val="0"/>
              <w:jc w:val="both"/>
              <w:textAlignment w:val="baseline"/>
              <w:rPr>
                <w:rFonts w:ascii="Arial" w:eastAsia="Calibri" w:hAnsi="Arial"/>
                <w:i/>
                <w:iCs/>
                <w:rtl/>
                <w:rPrChange w:id="5298" w:author="Meryl Etman" w:date="2020-03-25T10:10:00Z">
                  <w:rPr>
                    <w:rFonts w:ascii="Arial" w:eastAsia="Calibri" w:hAnsi="Arial"/>
                    <w:i/>
                    <w:iCs/>
                    <w:rtl/>
                  </w:rPr>
                </w:rPrChange>
              </w:rPr>
            </w:pPr>
          </w:p>
        </w:tc>
      </w:tr>
      <w:tr w:rsidR="00EB5A81" w:rsidRPr="000748C0" w14:paraId="61C9EDBF" w14:textId="77777777" w:rsidTr="00341985">
        <w:tc>
          <w:tcPr>
            <w:tcW w:w="662" w:type="dxa"/>
            <w:shd w:val="clear" w:color="auto" w:fill="auto"/>
          </w:tcPr>
          <w:p w14:paraId="6211AD35" w14:textId="77777777" w:rsidR="00EB5A81" w:rsidRPr="000748C0" w:rsidRDefault="00EB5A81" w:rsidP="00341985">
            <w:pPr>
              <w:suppressAutoHyphens/>
              <w:autoSpaceDN w:val="0"/>
              <w:jc w:val="both"/>
              <w:textAlignment w:val="baseline"/>
              <w:rPr>
                <w:rFonts w:ascii="Arial" w:eastAsia="Calibri" w:hAnsi="Arial"/>
                <w:sz w:val="18"/>
                <w:szCs w:val="24"/>
                <w:rtl/>
                <w:rPrChange w:id="5299" w:author="Meryl Etman" w:date="2020-03-25T10:10:00Z">
                  <w:rPr>
                    <w:rFonts w:ascii="Arial" w:eastAsia="Calibri" w:hAnsi="Arial"/>
                    <w:sz w:val="18"/>
                    <w:szCs w:val="24"/>
                    <w:rtl/>
                  </w:rPr>
                </w:rPrChange>
              </w:rPr>
            </w:pPr>
          </w:p>
        </w:tc>
        <w:tc>
          <w:tcPr>
            <w:tcW w:w="3602" w:type="dxa"/>
            <w:shd w:val="clear" w:color="auto" w:fill="auto"/>
            <w:tcMar>
              <w:top w:w="28" w:type="dxa"/>
            </w:tcMar>
          </w:tcPr>
          <w:p w14:paraId="5B2EC6B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300" w:author="Meryl Etman" w:date="2020-03-25T10:10:00Z">
                  <w:rPr>
                    <w:rFonts w:ascii="Arial" w:eastAsia="Calibri" w:hAnsi="Arial"/>
                    <w:i/>
                    <w:iCs/>
                    <w:sz w:val="18"/>
                    <w:szCs w:val="24"/>
                    <w:rtl/>
                  </w:rPr>
                </w:rPrChange>
              </w:rPr>
            </w:pPr>
          </w:p>
        </w:tc>
        <w:tc>
          <w:tcPr>
            <w:tcW w:w="847" w:type="dxa"/>
            <w:shd w:val="clear" w:color="auto" w:fill="auto"/>
            <w:tcMar>
              <w:top w:w="28" w:type="dxa"/>
            </w:tcMar>
          </w:tcPr>
          <w:p w14:paraId="2C8A02A5" w14:textId="77777777" w:rsidR="00EB5A81" w:rsidRPr="000748C0" w:rsidRDefault="00EB5A81" w:rsidP="00341985">
            <w:pPr>
              <w:suppressAutoHyphens/>
              <w:autoSpaceDN w:val="0"/>
              <w:jc w:val="both"/>
              <w:textAlignment w:val="baseline"/>
              <w:rPr>
                <w:rFonts w:ascii="Arial" w:eastAsia="Calibri" w:hAnsi="Arial"/>
                <w:sz w:val="18"/>
                <w:szCs w:val="24"/>
                <w:rtl/>
                <w:rPrChange w:id="5301" w:author="Meryl Etman" w:date="2020-03-25T10:10:00Z">
                  <w:rPr>
                    <w:rFonts w:ascii="Arial" w:eastAsia="Calibri" w:hAnsi="Arial"/>
                    <w:sz w:val="18"/>
                    <w:szCs w:val="24"/>
                    <w:rtl/>
                  </w:rPr>
                </w:rPrChange>
              </w:rPr>
            </w:pPr>
          </w:p>
        </w:tc>
        <w:tc>
          <w:tcPr>
            <w:tcW w:w="4517" w:type="dxa"/>
            <w:shd w:val="clear" w:color="auto" w:fill="auto"/>
            <w:tcMar>
              <w:top w:w="28" w:type="dxa"/>
            </w:tcMar>
          </w:tcPr>
          <w:p w14:paraId="45943534" w14:textId="77777777" w:rsidR="00EB5A81" w:rsidRPr="000748C0" w:rsidRDefault="00EB5A81" w:rsidP="00341985">
            <w:pPr>
              <w:suppressAutoHyphens/>
              <w:autoSpaceDN w:val="0"/>
              <w:jc w:val="both"/>
              <w:textAlignment w:val="baseline"/>
              <w:rPr>
                <w:rFonts w:ascii="Arial" w:eastAsia="Calibri" w:hAnsi="Arial"/>
                <w:i/>
                <w:iCs/>
                <w:rtl/>
                <w:rPrChange w:id="5302" w:author="Meryl Etman" w:date="2020-03-25T10:10:00Z">
                  <w:rPr>
                    <w:rFonts w:ascii="Arial" w:eastAsia="Calibri" w:hAnsi="Arial"/>
                    <w:i/>
                    <w:iCs/>
                    <w:rtl/>
                  </w:rPr>
                </w:rPrChange>
              </w:rPr>
            </w:pPr>
          </w:p>
        </w:tc>
      </w:tr>
    </w:tbl>
    <w:p w14:paraId="1AB29AC5" w14:textId="77777777" w:rsidR="00EB5A81" w:rsidRPr="000748C0" w:rsidRDefault="00EB5A81" w:rsidP="00EB5A81">
      <w:pPr>
        <w:suppressAutoHyphens/>
        <w:autoSpaceDN w:val="0"/>
        <w:jc w:val="both"/>
        <w:textAlignment w:val="baseline"/>
        <w:rPr>
          <w:rFonts w:ascii="Arial" w:eastAsia="Calibri" w:hAnsi="Arial"/>
          <w:i/>
          <w:iCs/>
          <w:rtl/>
          <w:rPrChange w:id="5303" w:author="Meryl Etman" w:date="2020-03-25T10:10:00Z">
            <w:rPr>
              <w:rFonts w:ascii="Arial" w:eastAsia="Calibri" w:hAnsi="Arial"/>
              <w:i/>
              <w:iCs/>
              <w:rtl/>
            </w:rPr>
          </w:rPrChange>
        </w:rPr>
      </w:pPr>
      <w:r w:rsidRPr="000748C0">
        <w:rPr>
          <w:rFonts w:ascii="Arial" w:eastAsia="Calibri" w:hAnsi="Arial" w:hint="cs"/>
          <w:i/>
          <w:iCs/>
          <w:rtl/>
          <w:rPrChange w:id="5304" w:author="Meryl Etman" w:date="2020-03-25T10:10:00Z">
            <w:rPr>
              <w:rFonts w:ascii="Arial" w:eastAsia="Calibri" w:hAnsi="Arial" w:hint="cs"/>
              <w:i/>
              <w:iCs/>
              <w:rtl/>
            </w:rPr>
          </w:rPrChange>
        </w:rPr>
        <w:t>ת=תקין; ש=שיפור; פ=פסול</w:t>
      </w:r>
    </w:p>
    <w:p w14:paraId="50E83E00"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305" w:author="Meryl Etman" w:date="2020-03-25T10:10:00Z">
            <w:rPr>
              <w:rFonts w:ascii="Arial" w:eastAsia="Calibri" w:hAnsi="Arial"/>
              <w:i/>
              <w:iCs/>
              <w:sz w:val="18"/>
              <w:szCs w:val="24"/>
              <w:rtl/>
            </w:rPr>
          </w:rPrChange>
        </w:rPr>
      </w:pPr>
    </w:p>
    <w:p w14:paraId="789F55F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306" w:author="Meryl Etman" w:date="2020-03-25T10:10:00Z">
            <w:rPr>
              <w:rFonts w:ascii="Arial" w:eastAsia="Calibri" w:hAnsi="Arial"/>
              <w:i/>
              <w:iCs/>
              <w:sz w:val="18"/>
              <w:szCs w:val="24"/>
              <w:rtl/>
            </w:rPr>
          </w:rPrChange>
        </w:rPr>
      </w:pPr>
    </w:p>
    <w:p w14:paraId="13B11DDA"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30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308" w:author="Meryl Etman" w:date="2020-03-25T10:10:00Z">
            <w:rPr>
              <w:rFonts w:ascii="Arial" w:eastAsia="Calibri" w:hAnsi="Arial" w:hint="cs"/>
              <w:i/>
              <w:iCs/>
              <w:sz w:val="18"/>
              <w:szCs w:val="24"/>
              <w:rtl/>
            </w:rPr>
          </w:rPrChange>
        </w:rPr>
        <w:t>הערות</w:t>
      </w:r>
    </w:p>
    <w:p w14:paraId="0CD2EE45"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309"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04258406" w14:textId="77777777" w:rsidTr="00341985">
        <w:tc>
          <w:tcPr>
            <w:tcW w:w="815" w:type="dxa"/>
            <w:shd w:val="clear" w:color="auto" w:fill="auto"/>
          </w:tcPr>
          <w:p w14:paraId="130B77C7" w14:textId="77777777" w:rsidR="00EB5A81" w:rsidRPr="000748C0" w:rsidRDefault="00EB5A81" w:rsidP="00341985">
            <w:pPr>
              <w:suppressAutoHyphens/>
              <w:autoSpaceDN w:val="0"/>
              <w:textAlignment w:val="baseline"/>
              <w:rPr>
                <w:rFonts w:ascii="Arial" w:eastAsia="Calibri" w:hAnsi="Arial"/>
                <w:b/>
                <w:bCs/>
                <w:sz w:val="16"/>
                <w:rtl/>
                <w:rPrChange w:id="5310" w:author="Meryl Etman" w:date="2020-03-25T10:10:00Z">
                  <w:rPr>
                    <w:rFonts w:ascii="Arial" w:eastAsia="Calibri" w:hAnsi="Arial"/>
                    <w:b/>
                    <w:bCs/>
                    <w:sz w:val="16"/>
                    <w:rtl/>
                  </w:rPr>
                </w:rPrChange>
              </w:rPr>
            </w:pPr>
            <w:r w:rsidRPr="000748C0">
              <w:rPr>
                <w:rFonts w:ascii="Arial" w:eastAsia="Calibri" w:hAnsi="Arial" w:hint="cs"/>
                <w:b/>
                <w:bCs/>
                <w:sz w:val="16"/>
                <w:rtl/>
                <w:rPrChange w:id="5311" w:author="Meryl Etman" w:date="2020-03-25T10:10:00Z">
                  <w:rPr>
                    <w:rFonts w:ascii="Arial" w:eastAsia="Calibri" w:hAnsi="Arial" w:hint="cs"/>
                    <w:b/>
                    <w:bCs/>
                    <w:sz w:val="16"/>
                    <w:rtl/>
                  </w:rPr>
                </w:rPrChange>
              </w:rPr>
              <w:t>תאריך</w:t>
            </w:r>
          </w:p>
        </w:tc>
        <w:tc>
          <w:tcPr>
            <w:tcW w:w="847" w:type="dxa"/>
            <w:shd w:val="clear" w:color="auto" w:fill="auto"/>
          </w:tcPr>
          <w:p w14:paraId="39FED54D" w14:textId="77777777" w:rsidR="00EB5A81" w:rsidRPr="000748C0" w:rsidRDefault="00EB5A81" w:rsidP="00341985">
            <w:pPr>
              <w:suppressAutoHyphens/>
              <w:autoSpaceDN w:val="0"/>
              <w:textAlignment w:val="baseline"/>
              <w:rPr>
                <w:rFonts w:ascii="Arial" w:eastAsia="Calibri" w:hAnsi="Arial"/>
                <w:b/>
                <w:bCs/>
                <w:sz w:val="16"/>
                <w:rtl/>
                <w:rPrChange w:id="5312" w:author="Meryl Etman" w:date="2020-03-25T10:10:00Z">
                  <w:rPr>
                    <w:rFonts w:ascii="Arial" w:eastAsia="Calibri" w:hAnsi="Arial"/>
                    <w:b/>
                    <w:bCs/>
                    <w:sz w:val="16"/>
                    <w:rtl/>
                  </w:rPr>
                </w:rPrChange>
              </w:rPr>
            </w:pPr>
            <w:r w:rsidRPr="000748C0">
              <w:rPr>
                <w:rFonts w:ascii="Arial" w:eastAsia="Calibri" w:hAnsi="Arial" w:hint="cs"/>
                <w:b/>
                <w:bCs/>
                <w:sz w:val="16"/>
                <w:rtl/>
                <w:rPrChange w:id="5313" w:author="Meryl Etman" w:date="2020-03-25T10:10:00Z">
                  <w:rPr>
                    <w:rFonts w:ascii="Arial" w:eastAsia="Calibri" w:hAnsi="Arial" w:hint="cs"/>
                    <w:b/>
                    <w:bCs/>
                    <w:sz w:val="16"/>
                    <w:rtl/>
                  </w:rPr>
                </w:rPrChange>
              </w:rPr>
              <w:t>סעיף</w:t>
            </w:r>
          </w:p>
        </w:tc>
        <w:tc>
          <w:tcPr>
            <w:tcW w:w="1947" w:type="dxa"/>
            <w:shd w:val="clear" w:color="auto" w:fill="auto"/>
          </w:tcPr>
          <w:p w14:paraId="0049B3CF" w14:textId="77777777" w:rsidR="00EB5A81" w:rsidRPr="000748C0" w:rsidRDefault="00EB5A81" w:rsidP="00341985">
            <w:pPr>
              <w:suppressAutoHyphens/>
              <w:autoSpaceDN w:val="0"/>
              <w:textAlignment w:val="baseline"/>
              <w:rPr>
                <w:rFonts w:ascii="Arial" w:eastAsia="Calibri" w:hAnsi="Arial"/>
                <w:b/>
                <w:bCs/>
                <w:sz w:val="16"/>
                <w:rtl/>
                <w:rPrChange w:id="5314" w:author="Meryl Etman" w:date="2020-03-25T10:10:00Z">
                  <w:rPr>
                    <w:rFonts w:ascii="Arial" w:eastAsia="Calibri" w:hAnsi="Arial"/>
                    <w:b/>
                    <w:bCs/>
                    <w:sz w:val="16"/>
                    <w:rtl/>
                  </w:rPr>
                </w:rPrChange>
              </w:rPr>
            </w:pPr>
            <w:r w:rsidRPr="000748C0">
              <w:rPr>
                <w:rFonts w:ascii="Arial" w:eastAsia="Calibri" w:hAnsi="Arial" w:hint="cs"/>
                <w:b/>
                <w:bCs/>
                <w:sz w:val="16"/>
                <w:rtl/>
                <w:rPrChange w:id="5315" w:author="Meryl Etman" w:date="2020-03-25T10:10:00Z">
                  <w:rPr>
                    <w:rFonts w:ascii="Arial" w:eastAsia="Calibri" w:hAnsi="Arial" w:hint="cs"/>
                    <w:b/>
                    <w:bCs/>
                    <w:sz w:val="16"/>
                    <w:rtl/>
                  </w:rPr>
                </w:rPrChange>
              </w:rPr>
              <w:t>תיאור הליקוי</w:t>
            </w:r>
          </w:p>
        </w:tc>
        <w:tc>
          <w:tcPr>
            <w:tcW w:w="3226" w:type="dxa"/>
            <w:shd w:val="clear" w:color="auto" w:fill="auto"/>
          </w:tcPr>
          <w:p w14:paraId="2683AE98" w14:textId="77777777" w:rsidR="00EB5A81" w:rsidRPr="000748C0" w:rsidRDefault="00EB5A81" w:rsidP="00341985">
            <w:pPr>
              <w:suppressAutoHyphens/>
              <w:autoSpaceDN w:val="0"/>
              <w:textAlignment w:val="baseline"/>
              <w:rPr>
                <w:rFonts w:ascii="Arial" w:eastAsia="Calibri" w:hAnsi="Arial"/>
                <w:b/>
                <w:bCs/>
                <w:sz w:val="16"/>
                <w:rtl/>
                <w:rPrChange w:id="5316" w:author="Meryl Etman" w:date="2020-03-25T10:10:00Z">
                  <w:rPr>
                    <w:rFonts w:ascii="Arial" w:eastAsia="Calibri" w:hAnsi="Arial"/>
                    <w:b/>
                    <w:bCs/>
                    <w:sz w:val="16"/>
                    <w:rtl/>
                  </w:rPr>
                </w:rPrChange>
              </w:rPr>
            </w:pPr>
            <w:r w:rsidRPr="000748C0">
              <w:rPr>
                <w:rFonts w:ascii="Arial" w:eastAsia="Calibri" w:hAnsi="Arial" w:hint="cs"/>
                <w:b/>
                <w:bCs/>
                <w:sz w:val="16"/>
                <w:rtl/>
                <w:rPrChange w:id="5317" w:author="Meryl Etman" w:date="2020-03-25T10:10:00Z">
                  <w:rPr>
                    <w:rFonts w:ascii="Arial" w:eastAsia="Calibri" w:hAnsi="Arial" w:hint="cs"/>
                    <w:b/>
                    <w:bCs/>
                    <w:sz w:val="16"/>
                    <w:rtl/>
                  </w:rPr>
                </w:rPrChange>
              </w:rPr>
              <w:t>הנחיות לתיקון</w:t>
            </w:r>
          </w:p>
        </w:tc>
        <w:tc>
          <w:tcPr>
            <w:tcW w:w="2793" w:type="dxa"/>
            <w:shd w:val="clear" w:color="auto" w:fill="auto"/>
          </w:tcPr>
          <w:p w14:paraId="24CDBF02" w14:textId="77777777" w:rsidR="00EB5A81" w:rsidRPr="000748C0" w:rsidRDefault="00EB5A81" w:rsidP="00341985">
            <w:pPr>
              <w:suppressAutoHyphens/>
              <w:autoSpaceDN w:val="0"/>
              <w:textAlignment w:val="baseline"/>
              <w:rPr>
                <w:rFonts w:ascii="Arial" w:eastAsia="Calibri" w:hAnsi="Arial"/>
                <w:b/>
                <w:bCs/>
                <w:sz w:val="16"/>
                <w:rtl/>
                <w:rPrChange w:id="5318" w:author="Meryl Etman" w:date="2020-03-25T10:10:00Z">
                  <w:rPr>
                    <w:rFonts w:ascii="Arial" w:eastAsia="Calibri" w:hAnsi="Arial"/>
                    <w:b/>
                    <w:bCs/>
                    <w:sz w:val="16"/>
                    <w:rtl/>
                  </w:rPr>
                </w:rPrChange>
              </w:rPr>
            </w:pPr>
            <w:r w:rsidRPr="000748C0">
              <w:rPr>
                <w:rFonts w:ascii="Arial" w:eastAsia="Calibri" w:hAnsi="Arial" w:hint="cs"/>
                <w:b/>
                <w:bCs/>
                <w:sz w:val="16"/>
                <w:rtl/>
                <w:rPrChange w:id="5319" w:author="Meryl Etman" w:date="2020-03-25T10:10:00Z">
                  <w:rPr>
                    <w:rFonts w:ascii="Arial" w:eastAsia="Calibri" w:hAnsi="Arial" w:hint="cs"/>
                    <w:b/>
                    <w:bCs/>
                    <w:sz w:val="16"/>
                    <w:rtl/>
                  </w:rPr>
                </w:rPrChange>
              </w:rPr>
              <w:t>סטאטוס טיפול</w:t>
            </w:r>
          </w:p>
        </w:tc>
      </w:tr>
      <w:tr w:rsidR="00EB5A81" w:rsidRPr="000748C0" w14:paraId="039B9BDA" w14:textId="77777777" w:rsidTr="00341985">
        <w:tc>
          <w:tcPr>
            <w:tcW w:w="815" w:type="dxa"/>
            <w:shd w:val="clear" w:color="auto" w:fill="auto"/>
            <w:vAlign w:val="center"/>
          </w:tcPr>
          <w:p w14:paraId="2E469AEB" w14:textId="77777777" w:rsidR="00EB5A81" w:rsidRPr="000748C0" w:rsidRDefault="00EB5A81" w:rsidP="00341985">
            <w:pPr>
              <w:suppressAutoHyphens/>
              <w:autoSpaceDN w:val="0"/>
              <w:jc w:val="center"/>
              <w:textAlignment w:val="baseline"/>
              <w:rPr>
                <w:rFonts w:ascii="Arial" w:eastAsia="Calibri" w:hAnsi="Arial"/>
                <w:sz w:val="18"/>
                <w:szCs w:val="24"/>
                <w:rtl/>
                <w:rPrChange w:id="5320" w:author="Meryl Etman" w:date="2020-03-25T10:10:00Z">
                  <w:rPr>
                    <w:rFonts w:ascii="Arial" w:eastAsia="Calibri" w:hAnsi="Arial"/>
                    <w:sz w:val="18"/>
                    <w:szCs w:val="24"/>
                    <w:rtl/>
                  </w:rPr>
                </w:rPrChange>
              </w:rPr>
            </w:pPr>
          </w:p>
        </w:tc>
        <w:tc>
          <w:tcPr>
            <w:tcW w:w="847" w:type="dxa"/>
            <w:shd w:val="clear" w:color="auto" w:fill="auto"/>
          </w:tcPr>
          <w:p w14:paraId="65B200CF" w14:textId="77777777" w:rsidR="00EB5A81" w:rsidRPr="000748C0" w:rsidRDefault="00EB5A81" w:rsidP="00341985">
            <w:pPr>
              <w:suppressAutoHyphens/>
              <w:autoSpaceDN w:val="0"/>
              <w:jc w:val="both"/>
              <w:textAlignment w:val="baseline"/>
              <w:rPr>
                <w:rFonts w:ascii="Arial" w:eastAsia="Calibri" w:hAnsi="Arial"/>
                <w:sz w:val="18"/>
                <w:szCs w:val="24"/>
                <w:rtl/>
                <w:rPrChange w:id="5321" w:author="Meryl Etman" w:date="2020-03-25T10:10:00Z">
                  <w:rPr>
                    <w:rFonts w:ascii="Arial" w:eastAsia="Calibri" w:hAnsi="Arial"/>
                    <w:sz w:val="18"/>
                    <w:szCs w:val="24"/>
                    <w:rtl/>
                  </w:rPr>
                </w:rPrChange>
              </w:rPr>
            </w:pPr>
          </w:p>
        </w:tc>
        <w:tc>
          <w:tcPr>
            <w:tcW w:w="1947" w:type="dxa"/>
            <w:shd w:val="clear" w:color="auto" w:fill="auto"/>
            <w:vAlign w:val="center"/>
          </w:tcPr>
          <w:p w14:paraId="78D6046D" w14:textId="77777777" w:rsidR="00EB5A81" w:rsidRPr="000748C0" w:rsidRDefault="00EB5A81" w:rsidP="00341985">
            <w:pPr>
              <w:suppressAutoHyphens/>
              <w:autoSpaceDN w:val="0"/>
              <w:textAlignment w:val="baseline"/>
              <w:rPr>
                <w:rFonts w:ascii="Arial" w:eastAsia="Calibri" w:hAnsi="Arial"/>
                <w:sz w:val="14"/>
                <w:rtl/>
                <w:rPrChange w:id="5322" w:author="Meryl Etman" w:date="2020-03-25T10:10:00Z">
                  <w:rPr>
                    <w:rFonts w:ascii="Arial" w:eastAsia="Calibri" w:hAnsi="Arial"/>
                    <w:sz w:val="14"/>
                    <w:rtl/>
                  </w:rPr>
                </w:rPrChange>
              </w:rPr>
            </w:pPr>
          </w:p>
        </w:tc>
        <w:tc>
          <w:tcPr>
            <w:tcW w:w="3226" w:type="dxa"/>
            <w:shd w:val="clear" w:color="auto" w:fill="auto"/>
            <w:vAlign w:val="center"/>
          </w:tcPr>
          <w:p w14:paraId="4574B3C5" w14:textId="77777777" w:rsidR="00EB5A81" w:rsidRPr="000748C0" w:rsidRDefault="00EB5A81" w:rsidP="00341985">
            <w:pPr>
              <w:suppressAutoHyphens/>
              <w:autoSpaceDN w:val="0"/>
              <w:textAlignment w:val="baseline"/>
              <w:rPr>
                <w:rFonts w:ascii="Arial" w:eastAsia="Calibri" w:hAnsi="Arial"/>
                <w:sz w:val="14"/>
                <w:rtl/>
                <w:rPrChange w:id="5323" w:author="Meryl Etman" w:date="2020-03-25T10:10:00Z">
                  <w:rPr>
                    <w:rFonts w:ascii="Arial" w:eastAsia="Calibri" w:hAnsi="Arial"/>
                    <w:sz w:val="14"/>
                    <w:rtl/>
                  </w:rPr>
                </w:rPrChange>
              </w:rPr>
            </w:pPr>
          </w:p>
        </w:tc>
        <w:tc>
          <w:tcPr>
            <w:tcW w:w="2793" w:type="dxa"/>
            <w:shd w:val="clear" w:color="auto" w:fill="auto"/>
            <w:vAlign w:val="center"/>
          </w:tcPr>
          <w:p w14:paraId="2921753E" w14:textId="77777777" w:rsidR="00EB5A81" w:rsidRPr="000748C0" w:rsidRDefault="00EB5A81" w:rsidP="00341985">
            <w:pPr>
              <w:suppressAutoHyphens/>
              <w:autoSpaceDN w:val="0"/>
              <w:textAlignment w:val="baseline"/>
              <w:rPr>
                <w:rFonts w:ascii="Arial" w:eastAsia="Calibri" w:hAnsi="Arial"/>
                <w:sz w:val="14"/>
                <w:rtl/>
                <w:rPrChange w:id="5324" w:author="Meryl Etman" w:date="2020-03-25T10:10:00Z">
                  <w:rPr>
                    <w:rFonts w:ascii="Arial" w:eastAsia="Calibri" w:hAnsi="Arial"/>
                    <w:sz w:val="14"/>
                    <w:rtl/>
                  </w:rPr>
                </w:rPrChange>
              </w:rPr>
            </w:pPr>
          </w:p>
        </w:tc>
      </w:tr>
      <w:tr w:rsidR="00EB5A81" w:rsidRPr="000748C0" w14:paraId="72676AC9" w14:textId="77777777" w:rsidTr="00341985">
        <w:tc>
          <w:tcPr>
            <w:tcW w:w="815" w:type="dxa"/>
            <w:shd w:val="clear" w:color="auto" w:fill="auto"/>
            <w:vAlign w:val="center"/>
          </w:tcPr>
          <w:p w14:paraId="03B6A2E3" w14:textId="77777777" w:rsidR="00EB5A81" w:rsidRPr="000748C0" w:rsidRDefault="00EB5A81" w:rsidP="00341985">
            <w:pPr>
              <w:suppressAutoHyphens/>
              <w:autoSpaceDN w:val="0"/>
              <w:jc w:val="center"/>
              <w:textAlignment w:val="baseline"/>
              <w:rPr>
                <w:rFonts w:ascii="Arial" w:eastAsia="Calibri" w:hAnsi="Arial"/>
                <w:sz w:val="18"/>
                <w:szCs w:val="24"/>
                <w:rtl/>
                <w:rPrChange w:id="5325" w:author="Meryl Etman" w:date="2020-03-25T10:10:00Z">
                  <w:rPr>
                    <w:rFonts w:ascii="Arial" w:eastAsia="Calibri" w:hAnsi="Arial"/>
                    <w:sz w:val="18"/>
                    <w:szCs w:val="24"/>
                    <w:rtl/>
                  </w:rPr>
                </w:rPrChange>
              </w:rPr>
            </w:pPr>
          </w:p>
        </w:tc>
        <w:tc>
          <w:tcPr>
            <w:tcW w:w="847" w:type="dxa"/>
            <w:shd w:val="clear" w:color="auto" w:fill="auto"/>
          </w:tcPr>
          <w:p w14:paraId="109383C8" w14:textId="77777777" w:rsidR="00EB5A81" w:rsidRPr="000748C0" w:rsidRDefault="00EB5A81" w:rsidP="00341985">
            <w:pPr>
              <w:suppressAutoHyphens/>
              <w:autoSpaceDN w:val="0"/>
              <w:jc w:val="both"/>
              <w:textAlignment w:val="baseline"/>
              <w:rPr>
                <w:rFonts w:ascii="Arial" w:eastAsia="Calibri" w:hAnsi="Arial"/>
                <w:sz w:val="18"/>
                <w:szCs w:val="24"/>
                <w:rtl/>
                <w:rPrChange w:id="5326" w:author="Meryl Etman" w:date="2020-03-25T10:10:00Z">
                  <w:rPr>
                    <w:rFonts w:ascii="Arial" w:eastAsia="Calibri" w:hAnsi="Arial"/>
                    <w:sz w:val="18"/>
                    <w:szCs w:val="24"/>
                    <w:rtl/>
                  </w:rPr>
                </w:rPrChange>
              </w:rPr>
            </w:pPr>
          </w:p>
        </w:tc>
        <w:tc>
          <w:tcPr>
            <w:tcW w:w="1947" w:type="dxa"/>
            <w:shd w:val="clear" w:color="auto" w:fill="auto"/>
            <w:vAlign w:val="center"/>
          </w:tcPr>
          <w:p w14:paraId="063354AB" w14:textId="77777777" w:rsidR="00EB5A81" w:rsidRPr="000748C0" w:rsidRDefault="00EB5A81" w:rsidP="00341985">
            <w:pPr>
              <w:suppressAutoHyphens/>
              <w:autoSpaceDN w:val="0"/>
              <w:textAlignment w:val="baseline"/>
              <w:rPr>
                <w:rFonts w:ascii="Arial" w:eastAsia="Calibri" w:hAnsi="Arial"/>
                <w:sz w:val="14"/>
                <w:rtl/>
                <w:rPrChange w:id="5327" w:author="Meryl Etman" w:date="2020-03-25T10:10:00Z">
                  <w:rPr>
                    <w:rFonts w:ascii="Arial" w:eastAsia="Calibri" w:hAnsi="Arial"/>
                    <w:sz w:val="14"/>
                    <w:rtl/>
                  </w:rPr>
                </w:rPrChange>
              </w:rPr>
            </w:pPr>
          </w:p>
        </w:tc>
        <w:tc>
          <w:tcPr>
            <w:tcW w:w="3226" w:type="dxa"/>
            <w:shd w:val="clear" w:color="auto" w:fill="auto"/>
            <w:vAlign w:val="center"/>
          </w:tcPr>
          <w:p w14:paraId="7A43E2C2" w14:textId="77777777" w:rsidR="00EB5A81" w:rsidRPr="000748C0" w:rsidRDefault="00EB5A81" w:rsidP="00341985">
            <w:pPr>
              <w:suppressAutoHyphens/>
              <w:autoSpaceDN w:val="0"/>
              <w:textAlignment w:val="baseline"/>
              <w:rPr>
                <w:rFonts w:ascii="Arial" w:eastAsia="Calibri" w:hAnsi="Arial"/>
                <w:sz w:val="14"/>
                <w:rtl/>
                <w:rPrChange w:id="5328" w:author="Meryl Etman" w:date="2020-03-25T10:10:00Z">
                  <w:rPr>
                    <w:rFonts w:ascii="Arial" w:eastAsia="Calibri" w:hAnsi="Arial"/>
                    <w:sz w:val="14"/>
                    <w:rtl/>
                  </w:rPr>
                </w:rPrChange>
              </w:rPr>
            </w:pPr>
          </w:p>
        </w:tc>
        <w:tc>
          <w:tcPr>
            <w:tcW w:w="2793" w:type="dxa"/>
            <w:shd w:val="clear" w:color="auto" w:fill="auto"/>
            <w:vAlign w:val="center"/>
          </w:tcPr>
          <w:p w14:paraId="195F26FD" w14:textId="77777777" w:rsidR="00EB5A81" w:rsidRPr="000748C0" w:rsidRDefault="00EB5A81" w:rsidP="00341985">
            <w:pPr>
              <w:suppressAutoHyphens/>
              <w:autoSpaceDN w:val="0"/>
              <w:textAlignment w:val="baseline"/>
              <w:rPr>
                <w:rFonts w:ascii="Arial" w:eastAsia="Calibri" w:hAnsi="Arial"/>
                <w:sz w:val="14"/>
                <w:rtl/>
                <w:rPrChange w:id="5329" w:author="Meryl Etman" w:date="2020-03-25T10:10:00Z">
                  <w:rPr>
                    <w:rFonts w:ascii="Arial" w:eastAsia="Calibri" w:hAnsi="Arial"/>
                    <w:sz w:val="14"/>
                    <w:rtl/>
                  </w:rPr>
                </w:rPrChange>
              </w:rPr>
            </w:pPr>
          </w:p>
        </w:tc>
      </w:tr>
      <w:tr w:rsidR="00EB5A81" w:rsidRPr="000748C0" w14:paraId="4237A26B" w14:textId="77777777" w:rsidTr="00341985">
        <w:tc>
          <w:tcPr>
            <w:tcW w:w="815" w:type="dxa"/>
            <w:shd w:val="clear" w:color="auto" w:fill="auto"/>
            <w:vAlign w:val="center"/>
          </w:tcPr>
          <w:p w14:paraId="047887AD" w14:textId="77777777" w:rsidR="00EB5A81" w:rsidRPr="000748C0" w:rsidRDefault="00EB5A81" w:rsidP="00341985">
            <w:pPr>
              <w:suppressAutoHyphens/>
              <w:autoSpaceDN w:val="0"/>
              <w:jc w:val="center"/>
              <w:textAlignment w:val="baseline"/>
              <w:rPr>
                <w:rFonts w:ascii="Arial" w:eastAsia="Calibri" w:hAnsi="Arial"/>
                <w:sz w:val="18"/>
                <w:szCs w:val="24"/>
                <w:rtl/>
                <w:rPrChange w:id="5330" w:author="Meryl Etman" w:date="2020-03-25T10:10:00Z">
                  <w:rPr>
                    <w:rFonts w:ascii="Arial" w:eastAsia="Calibri" w:hAnsi="Arial"/>
                    <w:sz w:val="18"/>
                    <w:szCs w:val="24"/>
                    <w:rtl/>
                  </w:rPr>
                </w:rPrChange>
              </w:rPr>
            </w:pPr>
          </w:p>
        </w:tc>
        <w:tc>
          <w:tcPr>
            <w:tcW w:w="847" w:type="dxa"/>
            <w:shd w:val="clear" w:color="auto" w:fill="auto"/>
          </w:tcPr>
          <w:p w14:paraId="1EF9A5A2" w14:textId="77777777" w:rsidR="00EB5A81" w:rsidRPr="000748C0" w:rsidRDefault="00EB5A81" w:rsidP="00341985">
            <w:pPr>
              <w:suppressAutoHyphens/>
              <w:autoSpaceDN w:val="0"/>
              <w:jc w:val="both"/>
              <w:textAlignment w:val="baseline"/>
              <w:rPr>
                <w:rFonts w:ascii="Arial" w:eastAsia="Calibri" w:hAnsi="Arial"/>
                <w:sz w:val="18"/>
                <w:szCs w:val="24"/>
                <w:rtl/>
                <w:rPrChange w:id="5331" w:author="Meryl Etman" w:date="2020-03-25T10:10:00Z">
                  <w:rPr>
                    <w:rFonts w:ascii="Arial" w:eastAsia="Calibri" w:hAnsi="Arial"/>
                    <w:sz w:val="18"/>
                    <w:szCs w:val="24"/>
                    <w:rtl/>
                  </w:rPr>
                </w:rPrChange>
              </w:rPr>
            </w:pPr>
          </w:p>
        </w:tc>
        <w:tc>
          <w:tcPr>
            <w:tcW w:w="1947" w:type="dxa"/>
            <w:shd w:val="clear" w:color="auto" w:fill="auto"/>
            <w:vAlign w:val="center"/>
          </w:tcPr>
          <w:p w14:paraId="6A53EAA7" w14:textId="77777777" w:rsidR="00EB5A81" w:rsidRPr="000748C0" w:rsidRDefault="00EB5A81" w:rsidP="00341985">
            <w:pPr>
              <w:suppressAutoHyphens/>
              <w:autoSpaceDN w:val="0"/>
              <w:textAlignment w:val="baseline"/>
              <w:rPr>
                <w:rFonts w:ascii="Arial" w:eastAsia="Calibri" w:hAnsi="Arial"/>
                <w:sz w:val="14"/>
                <w:rtl/>
                <w:rPrChange w:id="5332" w:author="Meryl Etman" w:date="2020-03-25T10:10:00Z">
                  <w:rPr>
                    <w:rFonts w:ascii="Arial" w:eastAsia="Calibri" w:hAnsi="Arial"/>
                    <w:sz w:val="14"/>
                    <w:rtl/>
                  </w:rPr>
                </w:rPrChange>
              </w:rPr>
            </w:pPr>
          </w:p>
        </w:tc>
        <w:tc>
          <w:tcPr>
            <w:tcW w:w="3226" w:type="dxa"/>
            <w:shd w:val="clear" w:color="auto" w:fill="auto"/>
            <w:vAlign w:val="center"/>
          </w:tcPr>
          <w:p w14:paraId="305DE85A" w14:textId="77777777" w:rsidR="00EB5A81" w:rsidRPr="000748C0" w:rsidRDefault="00EB5A81" w:rsidP="00341985">
            <w:pPr>
              <w:suppressAutoHyphens/>
              <w:autoSpaceDN w:val="0"/>
              <w:textAlignment w:val="baseline"/>
              <w:rPr>
                <w:rFonts w:ascii="Arial" w:eastAsia="Calibri" w:hAnsi="Arial"/>
                <w:sz w:val="14"/>
                <w:rtl/>
                <w:rPrChange w:id="5333" w:author="Meryl Etman" w:date="2020-03-25T10:10:00Z">
                  <w:rPr>
                    <w:rFonts w:ascii="Arial" w:eastAsia="Calibri" w:hAnsi="Arial"/>
                    <w:sz w:val="14"/>
                    <w:rtl/>
                  </w:rPr>
                </w:rPrChange>
              </w:rPr>
            </w:pPr>
          </w:p>
        </w:tc>
        <w:tc>
          <w:tcPr>
            <w:tcW w:w="2793" w:type="dxa"/>
            <w:shd w:val="clear" w:color="auto" w:fill="auto"/>
            <w:vAlign w:val="center"/>
          </w:tcPr>
          <w:p w14:paraId="1DA79CD0" w14:textId="77777777" w:rsidR="00EB5A81" w:rsidRPr="000748C0" w:rsidRDefault="00EB5A81" w:rsidP="00341985">
            <w:pPr>
              <w:suppressAutoHyphens/>
              <w:autoSpaceDN w:val="0"/>
              <w:textAlignment w:val="baseline"/>
              <w:rPr>
                <w:rFonts w:ascii="Arial" w:eastAsia="Calibri" w:hAnsi="Arial"/>
                <w:sz w:val="14"/>
                <w:rtl/>
                <w:rPrChange w:id="5334" w:author="Meryl Etman" w:date="2020-03-25T10:10:00Z">
                  <w:rPr>
                    <w:rFonts w:ascii="Arial" w:eastAsia="Calibri" w:hAnsi="Arial"/>
                    <w:sz w:val="14"/>
                    <w:rtl/>
                  </w:rPr>
                </w:rPrChange>
              </w:rPr>
            </w:pPr>
          </w:p>
        </w:tc>
      </w:tr>
      <w:tr w:rsidR="00EB5A81" w:rsidRPr="000748C0" w14:paraId="7D003CB0" w14:textId="77777777" w:rsidTr="00341985">
        <w:tc>
          <w:tcPr>
            <w:tcW w:w="815" w:type="dxa"/>
            <w:shd w:val="clear" w:color="auto" w:fill="auto"/>
            <w:vAlign w:val="center"/>
          </w:tcPr>
          <w:p w14:paraId="6B5EA7F4" w14:textId="77777777" w:rsidR="00EB5A81" w:rsidRPr="000748C0" w:rsidRDefault="00EB5A81" w:rsidP="00341985">
            <w:pPr>
              <w:suppressAutoHyphens/>
              <w:autoSpaceDN w:val="0"/>
              <w:jc w:val="center"/>
              <w:textAlignment w:val="baseline"/>
              <w:rPr>
                <w:rFonts w:ascii="Arial" w:eastAsia="Calibri" w:hAnsi="Arial"/>
                <w:sz w:val="18"/>
                <w:szCs w:val="24"/>
                <w:rtl/>
                <w:rPrChange w:id="5335" w:author="Meryl Etman" w:date="2020-03-25T10:10:00Z">
                  <w:rPr>
                    <w:rFonts w:ascii="Arial" w:eastAsia="Calibri" w:hAnsi="Arial"/>
                    <w:sz w:val="18"/>
                    <w:szCs w:val="24"/>
                    <w:rtl/>
                  </w:rPr>
                </w:rPrChange>
              </w:rPr>
            </w:pPr>
          </w:p>
        </w:tc>
        <w:tc>
          <w:tcPr>
            <w:tcW w:w="847" w:type="dxa"/>
            <w:shd w:val="clear" w:color="auto" w:fill="auto"/>
          </w:tcPr>
          <w:p w14:paraId="295E279D" w14:textId="77777777" w:rsidR="00EB5A81" w:rsidRPr="000748C0" w:rsidRDefault="00EB5A81" w:rsidP="00341985">
            <w:pPr>
              <w:suppressAutoHyphens/>
              <w:autoSpaceDN w:val="0"/>
              <w:jc w:val="both"/>
              <w:textAlignment w:val="baseline"/>
              <w:rPr>
                <w:rFonts w:ascii="Arial" w:eastAsia="Calibri" w:hAnsi="Arial"/>
                <w:sz w:val="18"/>
                <w:szCs w:val="24"/>
                <w:rtl/>
                <w:rPrChange w:id="5336" w:author="Meryl Etman" w:date="2020-03-25T10:10:00Z">
                  <w:rPr>
                    <w:rFonts w:ascii="Arial" w:eastAsia="Calibri" w:hAnsi="Arial"/>
                    <w:sz w:val="18"/>
                    <w:szCs w:val="24"/>
                    <w:rtl/>
                  </w:rPr>
                </w:rPrChange>
              </w:rPr>
            </w:pPr>
          </w:p>
        </w:tc>
        <w:tc>
          <w:tcPr>
            <w:tcW w:w="1947" w:type="dxa"/>
            <w:shd w:val="clear" w:color="auto" w:fill="auto"/>
            <w:vAlign w:val="center"/>
          </w:tcPr>
          <w:p w14:paraId="1C228223" w14:textId="77777777" w:rsidR="00EB5A81" w:rsidRPr="000748C0" w:rsidRDefault="00EB5A81" w:rsidP="00341985">
            <w:pPr>
              <w:suppressAutoHyphens/>
              <w:autoSpaceDN w:val="0"/>
              <w:textAlignment w:val="baseline"/>
              <w:rPr>
                <w:rFonts w:ascii="Arial" w:eastAsia="Calibri" w:hAnsi="Arial"/>
                <w:sz w:val="14"/>
                <w:rtl/>
                <w:rPrChange w:id="5337" w:author="Meryl Etman" w:date="2020-03-25T10:10:00Z">
                  <w:rPr>
                    <w:rFonts w:ascii="Arial" w:eastAsia="Calibri" w:hAnsi="Arial"/>
                    <w:sz w:val="14"/>
                    <w:rtl/>
                  </w:rPr>
                </w:rPrChange>
              </w:rPr>
            </w:pPr>
          </w:p>
        </w:tc>
        <w:tc>
          <w:tcPr>
            <w:tcW w:w="3226" w:type="dxa"/>
            <w:shd w:val="clear" w:color="auto" w:fill="auto"/>
            <w:vAlign w:val="center"/>
          </w:tcPr>
          <w:p w14:paraId="72E732DB" w14:textId="77777777" w:rsidR="00EB5A81" w:rsidRPr="000748C0" w:rsidRDefault="00EB5A81" w:rsidP="00341985">
            <w:pPr>
              <w:suppressAutoHyphens/>
              <w:autoSpaceDN w:val="0"/>
              <w:textAlignment w:val="baseline"/>
              <w:rPr>
                <w:rFonts w:ascii="Arial" w:eastAsia="Calibri" w:hAnsi="Arial"/>
                <w:sz w:val="14"/>
                <w:rtl/>
                <w:rPrChange w:id="5338" w:author="Meryl Etman" w:date="2020-03-25T10:10:00Z">
                  <w:rPr>
                    <w:rFonts w:ascii="Arial" w:eastAsia="Calibri" w:hAnsi="Arial"/>
                    <w:sz w:val="14"/>
                    <w:rtl/>
                  </w:rPr>
                </w:rPrChange>
              </w:rPr>
            </w:pPr>
          </w:p>
        </w:tc>
        <w:tc>
          <w:tcPr>
            <w:tcW w:w="2793" w:type="dxa"/>
            <w:shd w:val="clear" w:color="auto" w:fill="auto"/>
            <w:vAlign w:val="center"/>
          </w:tcPr>
          <w:p w14:paraId="2A96F9F7" w14:textId="77777777" w:rsidR="00EB5A81" w:rsidRPr="000748C0" w:rsidRDefault="00EB5A81" w:rsidP="00341985">
            <w:pPr>
              <w:suppressAutoHyphens/>
              <w:autoSpaceDN w:val="0"/>
              <w:textAlignment w:val="baseline"/>
              <w:rPr>
                <w:rFonts w:ascii="Arial" w:eastAsia="Calibri" w:hAnsi="Arial"/>
                <w:sz w:val="14"/>
                <w:rtl/>
                <w:rPrChange w:id="5339" w:author="Meryl Etman" w:date="2020-03-25T10:10:00Z">
                  <w:rPr>
                    <w:rFonts w:ascii="Arial" w:eastAsia="Calibri" w:hAnsi="Arial"/>
                    <w:sz w:val="14"/>
                    <w:rtl/>
                  </w:rPr>
                </w:rPrChange>
              </w:rPr>
            </w:pPr>
          </w:p>
        </w:tc>
      </w:tr>
      <w:tr w:rsidR="00EB5A81" w:rsidRPr="000748C0" w14:paraId="0B623A25" w14:textId="77777777" w:rsidTr="00341985">
        <w:tc>
          <w:tcPr>
            <w:tcW w:w="815" w:type="dxa"/>
            <w:shd w:val="clear" w:color="auto" w:fill="auto"/>
            <w:vAlign w:val="center"/>
          </w:tcPr>
          <w:p w14:paraId="0D25227A" w14:textId="77777777" w:rsidR="00EB5A81" w:rsidRPr="000748C0" w:rsidRDefault="00EB5A81" w:rsidP="00341985">
            <w:pPr>
              <w:suppressAutoHyphens/>
              <w:autoSpaceDN w:val="0"/>
              <w:jc w:val="center"/>
              <w:textAlignment w:val="baseline"/>
              <w:rPr>
                <w:rFonts w:ascii="Arial" w:eastAsia="Calibri" w:hAnsi="Arial"/>
                <w:sz w:val="18"/>
                <w:szCs w:val="24"/>
                <w:rtl/>
                <w:rPrChange w:id="5340" w:author="Meryl Etman" w:date="2020-03-25T10:10:00Z">
                  <w:rPr>
                    <w:rFonts w:ascii="Arial" w:eastAsia="Calibri" w:hAnsi="Arial"/>
                    <w:sz w:val="18"/>
                    <w:szCs w:val="24"/>
                    <w:rtl/>
                  </w:rPr>
                </w:rPrChange>
              </w:rPr>
            </w:pPr>
          </w:p>
        </w:tc>
        <w:tc>
          <w:tcPr>
            <w:tcW w:w="847" w:type="dxa"/>
            <w:shd w:val="clear" w:color="auto" w:fill="auto"/>
          </w:tcPr>
          <w:p w14:paraId="64A86395" w14:textId="77777777" w:rsidR="00EB5A81" w:rsidRPr="000748C0" w:rsidRDefault="00EB5A81" w:rsidP="00341985">
            <w:pPr>
              <w:suppressAutoHyphens/>
              <w:autoSpaceDN w:val="0"/>
              <w:jc w:val="both"/>
              <w:textAlignment w:val="baseline"/>
              <w:rPr>
                <w:rFonts w:ascii="Arial" w:eastAsia="Calibri" w:hAnsi="Arial"/>
                <w:sz w:val="18"/>
                <w:szCs w:val="24"/>
                <w:rtl/>
                <w:rPrChange w:id="5341" w:author="Meryl Etman" w:date="2020-03-25T10:10:00Z">
                  <w:rPr>
                    <w:rFonts w:ascii="Arial" w:eastAsia="Calibri" w:hAnsi="Arial"/>
                    <w:sz w:val="18"/>
                    <w:szCs w:val="24"/>
                    <w:rtl/>
                  </w:rPr>
                </w:rPrChange>
              </w:rPr>
            </w:pPr>
          </w:p>
        </w:tc>
        <w:tc>
          <w:tcPr>
            <w:tcW w:w="1947" w:type="dxa"/>
            <w:shd w:val="clear" w:color="auto" w:fill="auto"/>
            <w:vAlign w:val="center"/>
          </w:tcPr>
          <w:p w14:paraId="2B012CFD" w14:textId="77777777" w:rsidR="00EB5A81" w:rsidRPr="000748C0" w:rsidRDefault="00EB5A81" w:rsidP="00341985">
            <w:pPr>
              <w:suppressAutoHyphens/>
              <w:autoSpaceDN w:val="0"/>
              <w:textAlignment w:val="baseline"/>
              <w:rPr>
                <w:rFonts w:ascii="Arial" w:eastAsia="Calibri" w:hAnsi="Arial"/>
                <w:sz w:val="14"/>
                <w:rtl/>
                <w:rPrChange w:id="5342" w:author="Meryl Etman" w:date="2020-03-25T10:10:00Z">
                  <w:rPr>
                    <w:rFonts w:ascii="Arial" w:eastAsia="Calibri" w:hAnsi="Arial"/>
                    <w:sz w:val="14"/>
                    <w:rtl/>
                  </w:rPr>
                </w:rPrChange>
              </w:rPr>
            </w:pPr>
          </w:p>
        </w:tc>
        <w:tc>
          <w:tcPr>
            <w:tcW w:w="3226" w:type="dxa"/>
            <w:shd w:val="clear" w:color="auto" w:fill="auto"/>
            <w:vAlign w:val="center"/>
          </w:tcPr>
          <w:p w14:paraId="6727A1ED" w14:textId="77777777" w:rsidR="00EB5A81" w:rsidRPr="000748C0" w:rsidRDefault="00EB5A81" w:rsidP="00341985">
            <w:pPr>
              <w:suppressAutoHyphens/>
              <w:autoSpaceDN w:val="0"/>
              <w:textAlignment w:val="baseline"/>
              <w:rPr>
                <w:rFonts w:ascii="Arial" w:eastAsia="Calibri" w:hAnsi="Arial"/>
                <w:sz w:val="14"/>
                <w:rtl/>
                <w:rPrChange w:id="5343" w:author="Meryl Etman" w:date="2020-03-25T10:10:00Z">
                  <w:rPr>
                    <w:rFonts w:ascii="Arial" w:eastAsia="Calibri" w:hAnsi="Arial"/>
                    <w:sz w:val="14"/>
                    <w:rtl/>
                  </w:rPr>
                </w:rPrChange>
              </w:rPr>
            </w:pPr>
          </w:p>
        </w:tc>
        <w:tc>
          <w:tcPr>
            <w:tcW w:w="2793" w:type="dxa"/>
            <w:shd w:val="clear" w:color="auto" w:fill="auto"/>
            <w:vAlign w:val="center"/>
          </w:tcPr>
          <w:p w14:paraId="767BEDE4" w14:textId="77777777" w:rsidR="00EB5A81" w:rsidRPr="000748C0" w:rsidRDefault="00EB5A81" w:rsidP="00341985">
            <w:pPr>
              <w:suppressAutoHyphens/>
              <w:autoSpaceDN w:val="0"/>
              <w:textAlignment w:val="baseline"/>
              <w:rPr>
                <w:rFonts w:ascii="Arial" w:eastAsia="Calibri" w:hAnsi="Arial"/>
                <w:sz w:val="14"/>
                <w:rtl/>
                <w:rPrChange w:id="5344" w:author="Meryl Etman" w:date="2020-03-25T10:10:00Z">
                  <w:rPr>
                    <w:rFonts w:ascii="Arial" w:eastAsia="Calibri" w:hAnsi="Arial"/>
                    <w:sz w:val="14"/>
                    <w:rtl/>
                  </w:rPr>
                </w:rPrChange>
              </w:rPr>
            </w:pPr>
          </w:p>
        </w:tc>
      </w:tr>
      <w:tr w:rsidR="00EB5A81" w:rsidRPr="000748C0" w14:paraId="298D728D" w14:textId="77777777" w:rsidTr="00341985">
        <w:tc>
          <w:tcPr>
            <w:tcW w:w="815" w:type="dxa"/>
            <w:shd w:val="clear" w:color="auto" w:fill="auto"/>
            <w:vAlign w:val="center"/>
          </w:tcPr>
          <w:p w14:paraId="525D49B9" w14:textId="77777777" w:rsidR="00EB5A81" w:rsidRPr="000748C0" w:rsidRDefault="00EB5A81" w:rsidP="00341985">
            <w:pPr>
              <w:suppressAutoHyphens/>
              <w:autoSpaceDN w:val="0"/>
              <w:jc w:val="center"/>
              <w:textAlignment w:val="baseline"/>
              <w:rPr>
                <w:rFonts w:ascii="Arial" w:eastAsia="Calibri" w:hAnsi="Arial"/>
                <w:sz w:val="18"/>
                <w:szCs w:val="24"/>
                <w:rtl/>
                <w:rPrChange w:id="5345" w:author="Meryl Etman" w:date="2020-03-25T10:10:00Z">
                  <w:rPr>
                    <w:rFonts w:ascii="Arial" w:eastAsia="Calibri" w:hAnsi="Arial"/>
                    <w:sz w:val="18"/>
                    <w:szCs w:val="24"/>
                    <w:rtl/>
                  </w:rPr>
                </w:rPrChange>
              </w:rPr>
            </w:pPr>
          </w:p>
        </w:tc>
        <w:tc>
          <w:tcPr>
            <w:tcW w:w="847" w:type="dxa"/>
            <w:shd w:val="clear" w:color="auto" w:fill="auto"/>
          </w:tcPr>
          <w:p w14:paraId="5FE22575" w14:textId="77777777" w:rsidR="00EB5A81" w:rsidRPr="000748C0" w:rsidRDefault="00EB5A81" w:rsidP="00341985">
            <w:pPr>
              <w:suppressAutoHyphens/>
              <w:autoSpaceDN w:val="0"/>
              <w:jc w:val="both"/>
              <w:textAlignment w:val="baseline"/>
              <w:rPr>
                <w:rFonts w:ascii="Arial" w:eastAsia="Calibri" w:hAnsi="Arial"/>
                <w:sz w:val="18"/>
                <w:szCs w:val="24"/>
                <w:rtl/>
                <w:rPrChange w:id="5346" w:author="Meryl Etman" w:date="2020-03-25T10:10:00Z">
                  <w:rPr>
                    <w:rFonts w:ascii="Arial" w:eastAsia="Calibri" w:hAnsi="Arial"/>
                    <w:sz w:val="18"/>
                    <w:szCs w:val="24"/>
                    <w:rtl/>
                  </w:rPr>
                </w:rPrChange>
              </w:rPr>
            </w:pPr>
          </w:p>
        </w:tc>
        <w:tc>
          <w:tcPr>
            <w:tcW w:w="1947" w:type="dxa"/>
            <w:shd w:val="clear" w:color="auto" w:fill="auto"/>
            <w:vAlign w:val="center"/>
          </w:tcPr>
          <w:p w14:paraId="01C3DEE3" w14:textId="77777777" w:rsidR="00EB5A81" w:rsidRPr="000748C0" w:rsidRDefault="00EB5A81" w:rsidP="00341985">
            <w:pPr>
              <w:suppressAutoHyphens/>
              <w:autoSpaceDN w:val="0"/>
              <w:textAlignment w:val="baseline"/>
              <w:rPr>
                <w:rFonts w:ascii="Arial" w:eastAsia="Calibri" w:hAnsi="Arial"/>
                <w:sz w:val="14"/>
                <w:rtl/>
                <w:rPrChange w:id="5347" w:author="Meryl Etman" w:date="2020-03-25T10:10:00Z">
                  <w:rPr>
                    <w:rFonts w:ascii="Arial" w:eastAsia="Calibri" w:hAnsi="Arial"/>
                    <w:sz w:val="14"/>
                    <w:rtl/>
                  </w:rPr>
                </w:rPrChange>
              </w:rPr>
            </w:pPr>
          </w:p>
        </w:tc>
        <w:tc>
          <w:tcPr>
            <w:tcW w:w="3226" w:type="dxa"/>
            <w:shd w:val="clear" w:color="auto" w:fill="auto"/>
            <w:vAlign w:val="center"/>
          </w:tcPr>
          <w:p w14:paraId="524A54B9" w14:textId="77777777" w:rsidR="00EB5A81" w:rsidRPr="000748C0" w:rsidRDefault="00EB5A81" w:rsidP="00341985">
            <w:pPr>
              <w:suppressAutoHyphens/>
              <w:autoSpaceDN w:val="0"/>
              <w:textAlignment w:val="baseline"/>
              <w:rPr>
                <w:rFonts w:ascii="Arial" w:eastAsia="Calibri" w:hAnsi="Arial"/>
                <w:sz w:val="14"/>
                <w:rtl/>
                <w:rPrChange w:id="5348" w:author="Meryl Etman" w:date="2020-03-25T10:10:00Z">
                  <w:rPr>
                    <w:rFonts w:ascii="Arial" w:eastAsia="Calibri" w:hAnsi="Arial"/>
                    <w:sz w:val="14"/>
                    <w:rtl/>
                  </w:rPr>
                </w:rPrChange>
              </w:rPr>
            </w:pPr>
          </w:p>
        </w:tc>
        <w:tc>
          <w:tcPr>
            <w:tcW w:w="2793" w:type="dxa"/>
            <w:shd w:val="clear" w:color="auto" w:fill="auto"/>
            <w:vAlign w:val="center"/>
          </w:tcPr>
          <w:p w14:paraId="08A12823" w14:textId="77777777" w:rsidR="00EB5A81" w:rsidRPr="000748C0" w:rsidRDefault="00EB5A81" w:rsidP="00341985">
            <w:pPr>
              <w:suppressAutoHyphens/>
              <w:autoSpaceDN w:val="0"/>
              <w:textAlignment w:val="baseline"/>
              <w:rPr>
                <w:rFonts w:ascii="Arial" w:eastAsia="Calibri" w:hAnsi="Arial"/>
                <w:sz w:val="14"/>
                <w:rtl/>
                <w:rPrChange w:id="5349" w:author="Meryl Etman" w:date="2020-03-25T10:10:00Z">
                  <w:rPr>
                    <w:rFonts w:ascii="Arial" w:eastAsia="Calibri" w:hAnsi="Arial"/>
                    <w:sz w:val="14"/>
                    <w:rtl/>
                  </w:rPr>
                </w:rPrChange>
              </w:rPr>
            </w:pPr>
          </w:p>
        </w:tc>
      </w:tr>
      <w:tr w:rsidR="00EB5A81" w:rsidRPr="000748C0" w14:paraId="2B1C3747" w14:textId="77777777" w:rsidTr="00341985">
        <w:tc>
          <w:tcPr>
            <w:tcW w:w="815" w:type="dxa"/>
            <w:shd w:val="clear" w:color="auto" w:fill="auto"/>
            <w:vAlign w:val="center"/>
          </w:tcPr>
          <w:p w14:paraId="327048AA" w14:textId="77777777" w:rsidR="00EB5A81" w:rsidRPr="000748C0" w:rsidRDefault="00EB5A81" w:rsidP="00341985">
            <w:pPr>
              <w:suppressAutoHyphens/>
              <w:autoSpaceDN w:val="0"/>
              <w:jc w:val="center"/>
              <w:textAlignment w:val="baseline"/>
              <w:rPr>
                <w:rFonts w:ascii="Arial" w:eastAsia="Calibri" w:hAnsi="Arial"/>
                <w:sz w:val="18"/>
                <w:szCs w:val="24"/>
                <w:rtl/>
                <w:rPrChange w:id="5350" w:author="Meryl Etman" w:date="2020-03-25T10:10:00Z">
                  <w:rPr>
                    <w:rFonts w:ascii="Arial" w:eastAsia="Calibri" w:hAnsi="Arial"/>
                    <w:sz w:val="18"/>
                    <w:szCs w:val="24"/>
                    <w:rtl/>
                  </w:rPr>
                </w:rPrChange>
              </w:rPr>
            </w:pPr>
          </w:p>
        </w:tc>
        <w:tc>
          <w:tcPr>
            <w:tcW w:w="847" w:type="dxa"/>
            <w:shd w:val="clear" w:color="auto" w:fill="auto"/>
          </w:tcPr>
          <w:p w14:paraId="18A07980" w14:textId="77777777" w:rsidR="00EB5A81" w:rsidRPr="000748C0" w:rsidRDefault="00EB5A81" w:rsidP="00341985">
            <w:pPr>
              <w:suppressAutoHyphens/>
              <w:autoSpaceDN w:val="0"/>
              <w:jc w:val="both"/>
              <w:textAlignment w:val="baseline"/>
              <w:rPr>
                <w:rFonts w:ascii="Arial" w:eastAsia="Calibri" w:hAnsi="Arial"/>
                <w:sz w:val="18"/>
                <w:szCs w:val="24"/>
                <w:rtl/>
                <w:rPrChange w:id="5351" w:author="Meryl Etman" w:date="2020-03-25T10:10:00Z">
                  <w:rPr>
                    <w:rFonts w:ascii="Arial" w:eastAsia="Calibri" w:hAnsi="Arial"/>
                    <w:sz w:val="18"/>
                    <w:szCs w:val="24"/>
                    <w:rtl/>
                  </w:rPr>
                </w:rPrChange>
              </w:rPr>
            </w:pPr>
          </w:p>
        </w:tc>
        <w:tc>
          <w:tcPr>
            <w:tcW w:w="1947" w:type="dxa"/>
            <w:shd w:val="clear" w:color="auto" w:fill="auto"/>
            <w:vAlign w:val="center"/>
          </w:tcPr>
          <w:p w14:paraId="5F61F1E0" w14:textId="77777777" w:rsidR="00EB5A81" w:rsidRPr="000748C0" w:rsidRDefault="00EB5A81" w:rsidP="00341985">
            <w:pPr>
              <w:suppressAutoHyphens/>
              <w:autoSpaceDN w:val="0"/>
              <w:textAlignment w:val="baseline"/>
              <w:rPr>
                <w:rFonts w:ascii="Arial" w:eastAsia="Calibri" w:hAnsi="Arial"/>
                <w:sz w:val="14"/>
                <w:rtl/>
                <w:rPrChange w:id="5352" w:author="Meryl Etman" w:date="2020-03-25T10:10:00Z">
                  <w:rPr>
                    <w:rFonts w:ascii="Arial" w:eastAsia="Calibri" w:hAnsi="Arial"/>
                    <w:sz w:val="14"/>
                    <w:rtl/>
                  </w:rPr>
                </w:rPrChange>
              </w:rPr>
            </w:pPr>
          </w:p>
        </w:tc>
        <w:tc>
          <w:tcPr>
            <w:tcW w:w="3226" w:type="dxa"/>
            <w:shd w:val="clear" w:color="auto" w:fill="auto"/>
            <w:vAlign w:val="center"/>
          </w:tcPr>
          <w:p w14:paraId="4B88F810" w14:textId="77777777" w:rsidR="00EB5A81" w:rsidRPr="000748C0" w:rsidRDefault="00EB5A81" w:rsidP="00341985">
            <w:pPr>
              <w:suppressAutoHyphens/>
              <w:autoSpaceDN w:val="0"/>
              <w:textAlignment w:val="baseline"/>
              <w:rPr>
                <w:rFonts w:ascii="Arial" w:eastAsia="Calibri" w:hAnsi="Arial"/>
                <w:sz w:val="14"/>
                <w:rtl/>
                <w:rPrChange w:id="5353" w:author="Meryl Etman" w:date="2020-03-25T10:10:00Z">
                  <w:rPr>
                    <w:rFonts w:ascii="Arial" w:eastAsia="Calibri" w:hAnsi="Arial"/>
                    <w:sz w:val="14"/>
                    <w:rtl/>
                  </w:rPr>
                </w:rPrChange>
              </w:rPr>
            </w:pPr>
          </w:p>
        </w:tc>
        <w:tc>
          <w:tcPr>
            <w:tcW w:w="2793" w:type="dxa"/>
            <w:shd w:val="clear" w:color="auto" w:fill="auto"/>
            <w:vAlign w:val="center"/>
          </w:tcPr>
          <w:p w14:paraId="60A167E9" w14:textId="77777777" w:rsidR="00EB5A81" w:rsidRPr="000748C0" w:rsidRDefault="00EB5A81" w:rsidP="00341985">
            <w:pPr>
              <w:suppressAutoHyphens/>
              <w:autoSpaceDN w:val="0"/>
              <w:textAlignment w:val="baseline"/>
              <w:rPr>
                <w:rFonts w:ascii="Arial" w:eastAsia="Calibri" w:hAnsi="Arial"/>
                <w:sz w:val="14"/>
                <w:rtl/>
                <w:rPrChange w:id="5354" w:author="Meryl Etman" w:date="2020-03-25T10:10:00Z">
                  <w:rPr>
                    <w:rFonts w:ascii="Arial" w:eastAsia="Calibri" w:hAnsi="Arial"/>
                    <w:sz w:val="14"/>
                    <w:rtl/>
                  </w:rPr>
                </w:rPrChange>
              </w:rPr>
            </w:pPr>
          </w:p>
        </w:tc>
      </w:tr>
      <w:tr w:rsidR="00EB5A81" w:rsidRPr="000748C0" w14:paraId="474ECB9F" w14:textId="77777777" w:rsidTr="00341985">
        <w:tc>
          <w:tcPr>
            <w:tcW w:w="815" w:type="dxa"/>
            <w:shd w:val="clear" w:color="auto" w:fill="auto"/>
            <w:vAlign w:val="center"/>
          </w:tcPr>
          <w:p w14:paraId="74816C44" w14:textId="77777777" w:rsidR="00EB5A81" w:rsidRPr="000748C0" w:rsidRDefault="00EB5A81" w:rsidP="00341985">
            <w:pPr>
              <w:suppressAutoHyphens/>
              <w:autoSpaceDN w:val="0"/>
              <w:jc w:val="center"/>
              <w:textAlignment w:val="baseline"/>
              <w:rPr>
                <w:rFonts w:ascii="Arial" w:eastAsia="Calibri" w:hAnsi="Arial"/>
                <w:sz w:val="18"/>
                <w:szCs w:val="24"/>
                <w:rtl/>
                <w:rPrChange w:id="5355" w:author="Meryl Etman" w:date="2020-03-25T10:10:00Z">
                  <w:rPr>
                    <w:rFonts w:ascii="Arial" w:eastAsia="Calibri" w:hAnsi="Arial"/>
                    <w:sz w:val="18"/>
                    <w:szCs w:val="24"/>
                    <w:rtl/>
                  </w:rPr>
                </w:rPrChange>
              </w:rPr>
            </w:pPr>
          </w:p>
        </w:tc>
        <w:tc>
          <w:tcPr>
            <w:tcW w:w="847" w:type="dxa"/>
            <w:shd w:val="clear" w:color="auto" w:fill="auto"/>
          </w:tcPr>
          <w:p w14:paraId="242365DD" w14:textId="77777777" w:rsidR="00EB5A81" w:rsidRPr="000748C0" w:rsidRDefault="00EB5A81" w:rsidP="00341985">
            <w:pPr>
              <w:suppressAutoHyphens/>
              <w:autoSpaceDN w:val="0"/>
              <w:jc w:val="both"/>
              <w:textAlignment w:val="baseline"/>
              <w:rPr>
                <w:rFonts w:ascii="Arial" w:eastAsia="Calibri" w:hAnsi="Arial"/>
                <w:sz w:val="18"/>
                <w:szCs w:val="24"/>
                <w:rtl/>
                <w:rPrChange w:id="5356" w:author="Meryl Etman" w:date="2020-03-25T10:10:00Z">
                  <w:rPr>
                    <w:rFonts w:ascii="Arial" w:eastAsia="Calibri" w:hAnsi="Arial"/>
                    <w:sz w:val="18"/>
                    <w:szCs w:val="24"/>
                    <w:rtl/>
                  </w:rPr>
                </w:rPrChange>
              </w:rPr>
            </w:pPr>
          </w:p>
        </w:tc>
        <w:tc>
          <w:tcPr>
            <w:tcW w:w="1947" w:type="dxa"/>
            <w:shd w:val="clear" w:color="auto" w:fill="auto"/>
            <w:vAlign w:val="center"/>
          </w:tcPr>
          <w:p w14:paraId="7D079E2E" w14:textId="77777777" w:rsidR="00EB5A81" w:rsidRPr="000748C0" w:rsidRDefault="00EB5A81" w:rsidP="00341985">
            <w:pPr>
              <w:suppressAutoHyphens/>
              <w:autoSpaceDN w:val="0"/>
              <w:textAlignment w:val="baseline"/>
              <w:rPr>
                <w:rFonts w:ascii="Arial" w:eastAsia="Calibri" w:hAnsi="Arial"/>
                <w:sz w:val="14"/>
                <w:rtl/>
                <w:rPrChange w:id="5357" w:author="Meryl Etman" w:date="2020-03-25T10:10:00Z">
                  <w:rPr>
                    <w:rFonts w:ascii="Arial" w:eastAsia="Calibri" w:hAnsi="Arial"/>
                    <w:sz w:val="14"/>
                    <w:rtl/>
                  </w:rPr>
                </w:rPrChange>
              </w:rPr>
            </w:pPr>
          </w:p>
        </w:tc>
        <w:tc>
          <w:tcPr>
            <w:tcW w:w="3226" w:type="dxa"/>
            <w:shd w:val="clear" w:color="auto" w:fill="auto"/>
            <w:vAlign w:val="center"/>
          </w:tcPr>
          <w:p w14:paraId="284C552E" w14:textId="77777777" w:rsidR="00EB5A81" w:rsidRPr="000748C0" w:rsidRDefault="00EB5A81" w:rsidP="00341985">
            <w:pPr>
              <w:suppressAutoHyphens/>
              <w:autoSpaceDN w:val="0"/>
              <w:textAlignment w:val="baseline"/>
              <w:rPr>
                <w:rFonts w:ascii="Arial" w:eastAsia="Calibri" w:hAnsi="Arial"/>
                <w:sz w:val="14"/>
                <w:rtl/>
                <w:rPrChange w:id="5358" w:author="Meryl Etman" w:date="2020-03-25T10:10:00Z">
                  <w:rPr>
                    <w:rFonts w:ascii="Arial" w:eastAsia="Calibri" w:hAnsi="Arial"/>
                    <w:sz w:val="14"/>
                    <w:rtl/>
                  </w:rPr>
                </w:rPrChange>
              </w:rPr>
            </w:pPr>
          </w:p>
        </w:tc>
        <w:tc>
          <w:tcPr>
            <w:tcW w:w="2793" w:type="dxa"/>
            <w:shd w:val="clear" w:color="auto" w:fill="auto"/>
            <w:vAlign w:val="center"/>
          </w:tcPr>
          <w:p w14:paraId="136C92F7" w14:textId="77777777" w:rsidR="00EB5A81" w:rsidRPr="000748C0" w:rsidRDefault="00EB5A81" w:rsidP="00341985">
            <w:pPr>
              <w:suppressAutoHyphens/>
              <w:autoSpaceDN w:val="0"/>
              <w:textAlignment w:val="baseline"/>
              <w:rPr>
                <w:rFonts w:ascii="Arial" w:eastAsia="Calibri" w:hAnsi="Arial"/>
                <w:sz w:val="14"/>
                <w:rtl/>
                <w:rPrChange w:id="5359" w:author="Meryl Etman" w:date="2020-03-25T10:10:00Z">
                  <w:rPr>
                    <w:rFonts w:ascii="Arial" w:eastAsia="Calibri" w:hAnsi="Arial"/>
                    <w:sz w:val="14"/>
                    <w:rtl/>
                  </w:rPr>
                </w:rPrChange>
              </w:rPr>
            </w:pPr>
          </w:p>
        </w:tc>
      </w:tr>
      <w:tr w:rsidR="00EB5A81" w:rsidRPr="000748C0" w14:paraId="104C4BE5" w14:textId="77777777" w:rsidTr="00341985">
        <w:tc>
          <w:tcPr>
            <w:tcW w:w="815" w:type="dxa"/>
            <w:shd w:val="clear" w:color="auto" w:fill="auto"/>
            <w:vAlign w:val="center"/>
          </w:tcPr>
          <w:p w14:paraId="34E66DF3" w14:textId="77777777" w:rsidR="00EB5A81" w:rsidRPr="000748C0" w:rsidRDefault="00EB5A81" w:rsidP="00341985">
            <w:pPr>
              <w:suppressAutoHyphens/>
              <w:autoSpaceDN w:val="0"/>
              <w:jc w:val="center"/>
              <w:textAlignment w:val="baseline"/>
              <w:rPr>
                <w:rFonts w:ascii="Arial" w:eastAsia="Calibri" w:hAnsi="Arial"/>
                <w:sz w:val="18"/>
                <w:szCs w:val="24"/>
                <w:rtl/>
                <w:rPrChange w:id="5360" w:author="Meryl Etman" w:date="2020-03-25T10:10:00Z">
                  <w:rPr>
                    <w:rFonts w:ascii="Arial" w:eastAsia="Calibri" w:hAnsi="Arial"/>
                    <w:sz w:val="18"/>
                    <w:szCs w:val="24"/>
                    <w:rtl/>
                  </w:rPr>
                </w:rPrChange>
              </w:rPr>
            </w:pPr>
          </w:p>
        </w:tc>
        <w:tc>
          <w:tcPr>
            <w:tcW w:w="847" w:type="dxa"/>
            <w:shd w:val="clear" w:color="auto" w:fill="auto"/>
          </w:tcPr>
          <w:p w14:paraId="0714DF4B" w14:textId="77777777" w:rsidR="00EB5A81" w:rsidRPr="000748C0" w:rsidRDefault="00EB5A81" w:rsidP="00341985">
            <w:pPr>
              <w:suppressAutoHyphens/>
              <w:autoSpaceDN w:val="0"/>
              <w:jc w:val="both"/>
              <w:textAlignment w:val="baseline"/>
              <w:rPr>
                <w:rFonts w:ascii="Arial" w:eastAsia="Calibri" w:hAnsi="Arial"/>
                <w:sz w:val="18"/>
                <w:szCs w:val="24"/>
                <w:rtl/>
                <w:rPrChange w:id="5361" w:author="Meryl Etman" w:date="2020-03-25T10:10:00Z">
                  <w:rPr>
                    <w:rFonts w:ascii="Arial" w:eastAsia="Calibri" w:hAnsi="Arial"/>
                    <w:sz w:val="18"/>
                    <w:szCs w:val="24"/>
                    <w:rtl/>
                  </w:rPr>
                </w:rPrChange>
              </w:rPr>
            </w:pPr>
          </w:p>
        </w:tc>
        <w:tc>
          <w:tcPr>
            <w:tcW w:w="1947" w:type="dxa"/>
            <w:shd w:val="clear" w:color="auto" w:fill="auto"/>
            <w:vAlign w:val="center"/>
          </w:tcPr>
          <w:p w14:paraId="46C6F5D2" w14:textId="77777777" w:rsidR="00EB5A81" w:rsidRPr="000748C0" w:rsidRDefault="00EB5A81" w:rsidP="00341985">
            <w:pPr>
              <w:suppressAutoHyphens/>
              <w:autoSpaceDN w:val="0"/>
              <w:textAlignment w:val="baseline"/>
              <w:rPr>
                <w:rFonts w:ascii="Arial" w:eastAsia="Calibri" w:hAnsi="Arial"/>
                <w:sz w:val="14"/>
                <w:rtl/>
                <w:rPrChange w:id="5362" w:author="Meryl Etman" w:date="2020-03-25T10:10:00Z">
                  <w:rPr>
                    <w:rFonts w:ascii="Arial" w:eastAsia="Calibri" w:hAnsi="Arial"/>
                    <w:sz w:val="14"/>
                    <w:rtl/>
                  </w:rPr>
                </w:rPrChange>
              </w:rPr>
            </w:pPr>
          </w:p>
        </w:tc>
        <w:tc>
          <w:tcPr>
            <w:tcW w:w="3226" w:type="dxa"/>
            <w:shd w:val="clear" w:color="auto" w:fill="auto"/>
            <w:vAlign w:val="center"/>
          </w:tcPr>
          <w:p w14:paraId="59D14E42" w14:textId="77777777" w:rsidR="00EB5A81" w:rsidRPr="000748C0" w:rsidRDefault="00EB5A81" w:rsidP="00341985">
            <w:pPr>
              <w:suppressAutoHyphens/>
              <w:autoSpaceDN w:val="0"/>
              <w:textAlignment w:val="baseline"/>
              <w:rPr>
                <w:rFonts w:ascii="Arial" w:eastAsia="Calibri" w:hAnsi="Arial"/>
                <w:sz w:val="14"/>
                <w:rtl/>
                <w:rPrChange w:id="5363" w:author="Meryl Etman" w:date="2020-03-25T10:10:00Z">
                  <w:rPr>
                    <w:rFonts w:ascii="Arial" w:eastAsia="Calibri" w:hAnsi="Arial"/>
                    <w:sz w:val="14"/>
                    <w:rtl/>
                  </w:rPr>
                </w:rPrChange>
              </w:rPr>
            </w:pPr>
          </w:p>
        </w:tc>
        <w:tc>
          <w:tcPr>
            <w:tcW w:w="2793" w:type="dxa"/>
            <w:shd w:val="clear" w:color="auto" w:fill="auto"/>
            <w:vAlign w:val="center"/>
          </w:tcPr>
          <w:p w14:paraId="4DB41311" w14:textId="77777777" w:rsidR="00EB5A81" w:rsidRPr="000748C0" w:rsidRDefault="00EB5A81" w:rsidP="00341985">
            <w:pPr>
              <w:suppressAutoHyphens/>
              <w:autoSpaceDN w:val="0"/>
              <w:textAlignment w:val="baseline"/>
              <w:rPr>
                <w:rFonts w:ascii="Arial" w:eastAsia="Calibri" w:hAnsi="Arial"/>
                <w:sz w:val="14"/>
                <w:rtl/>
                <w:rPrChange w:id="5364" w:author="Meryl Etman" w:date="2020-03-25T10:10:00Z">
                  <w:rPr>
                    <w:rFonts w:ascii="Arial" w:eastAsia="Calibri" w:hAnsi="Arial"/>
                    <w:sz w:val="14"/>
                    <w:rtl/>
                  </w:rPr>
                </w:rPrChange>
              </w:rPr>
            </w:pPr>
          </w:p>
        </w:tc>
      </w:tr>
      <w:tr w:rsidR="00EB5A81" w:rsidRPr="000748C0" w14:paraId="3EB68B52" w14:textId="77777777" w:rsidTr="00341985">
        <w:tc>
          <w:tcPr>
            <w:tcW w:w="815" w:type="dxa"/>
            <w:shd w:val="clear" w:color="auto" w:fill="auto"/>
            <w:vAlign w:val="center"/>
          </w:tcPr>
          <w:p w14:paraId="5A084610" w14:textId="77777777" w:rsidR="00EB5A81" w:rsidRPr="000748C0" w:rsidRDefault="00EB5A81" w:rsidP="00341985">
            <w:pPr>
              <w:suppressAutoHyphens/>
              <w:autoSpaceDN w:val="0"/>
              <w:jc w:val="center"/>
              <w:textAlignment w:val="baseline"/>
              <w:rPr>
                <w:rFonts w:ascii="Arial" w:eastAsia="Calibri" w:hAnsi="Arial"/>
                <w:sz w:val="18"/>
                <w:szCs w:val="24"/>
                <w:rtl/>
                <w:rPrChange w:id="5365" w:author="Meryl Etman" w:date="2020-03-25T10:10:00Z">
                  <w:rPr>
                    <w:rFonts w:ascii="Arial" w:eastAsia="Calibri" w:hAnsi="Arial"/>
                    <w:sz w:val="18"/>
                    <w:szCs w:val="24"/>
                    <w:rtl/>
                  </w:rPr>
                </w:rPrChange>
              </w:rPr>
            </w:pPr>
          </w:p>
        </w:tc>
        <w:tc>
          <w:tcPr>
            <w:tcW w:w="847" w:type="dxa"/>
            <w:shd w:val="clear" w:color="auto" w:fill="auto"/>
          </w:tcPr>
          <w:p w14:paraId="0A74C4A8" w14:textId="77777777" w:rsidR="00EB5A81" w:rsidRPr="000748C0" w:rsidRDefault="00EB5A81" w:rsidP="00341985">
            <w:pPr>
              <w:suppressAutoHyphens/>
              <w:autoSpaceDN w:val="0"/>
              <w:jc w:val="both"/>
              <w:textAlignment w:val="baseline"/>
              <w:rPr>
                <w:rFonts w:ascii="Arial" w:eastAsia="Calibri" w:hAnsi="Arial"/>
                <w:sz w:val="18"/>
                <w:szCs w:val="24"/>
                <w:rtl/>
                <w:rPrChange w:id="5366" w:author="Meryl Etman" w:date="2020-03-25T10:10:00Z">
                  <w:rPr>
                    <w:rFonts w:ascii="Arial" w:eastAsia="Calibri" w:hAnsi="Arial"/>
                    <w:sz w:val="18"/>
                    <w:szCs w:val="24"/>
                    <w:rtl/>
                  </w:rPr>
                </w:rPrChange>
              </w:rPr>
            </w:pPr>
          </w:p>
        </w:tc>
        <w:tc>
          <w:tcPr>
            <w:tcW w:w="1947" w:type="dxa"/>
            <w:shd w:val="clear" w:color="auto" w:fill="auto"/>
            <w:vAlign w:val="center"/>
          </w:tcPr>
          <w:p w14:paraId="3CA929A3" w14:textId="77777777" w:rsidR="00EB5A81" w:rsidRPr="000748C0" w:rsidRDefault="00EB5A81" w:rsidP="00341985">
            <w:pPr>
              <w:suppressAutoHyphens/>
              <w:autoSpaceDN w:val="0"/>
              <w:textAlignment w:val="baseline"/>
              <w:rPr>
                <w:rFonts w:ascii="Arial" w:eastAsia="Calibri" w:hAnsi="Arial"/>
                <w:sz w:val="14"/>
                <w:rtl/>
                <w:rPrChange w:id="5367" w:author="Meryl Etman" w:date="2020-03-25T10:10:00Z">
                  <w:rPr>
                    <w:rFonts w:ascii="Arial" w:eastAsia="Calibri" w:hAnsi="Arial"/>
                    <w:sz w:val="14"/>
                    <w:rtl/>
                  </w:rPr>
                </w:rPrChange>
              </w:rPr>
            </w:pPr>
          </w:p>
        </w:tc>
        <w:tc>
          <w:tcPr>
            <w:tcW w:w="3226" w:type="dxa"/>
            <w:shd w:val="clear" w:color="auto" w:fill="auto"/>
            <w:vAlign w:val="center"/>
          </w:tcPr>
          <w:p w14:paraId="40AF2C6E" w14:textId="77777777" w:rsidR="00EB5A81" w:rsidRPr="000748C0" w:rsidRDefault="00EB5A81" w:rsidP="00341985">
            <w:pPr>
              <w:suppressAutoHyphens/>
              <w:autoSpaceDN w:val="0"/>
              <w:textAlignment w:val="baseline"/>
              <w:rPr>
                <w:rFonts w:ascii="Arial" w:eastAsia="Calibri" w:hAnsi="Arial"/>
                <w:sz w:val="14"/>
                <w:rtl/>
                <w:rPrChange w:id="5368" w:author="Meryl Etman" w:date="2020-03-25T10:10:00Z">
                  <w:rPr>
                    <w:rFonts w:ascii="Arial" w:eastAsia="Calibri" w:hAnsi="Arial"/>
                    <w:sz w:val="14"/>
                    <w:rtl/>
                  </w:rPr>
                </w:rPrChange>
              </w:rPr>
            </w:pPr>
          </w:p>
        </w:tc>
        <w:tc>
          <w:tcPr>
            <w:tcW w:w="2793" w:type="dxa"/>
            <w:shd w:val="clear" w:color="auto" w:fill="auto"/>
            <w:vAlign w:val="center"/>
          </w:tcPr>
          <w:p w14:paraId="1B48461D" w14:textId="77777777" w:rsidR="00EB5A81" w:rsidRPr="000748C0" w:rsidRDefault="00EB5A81" w:rsidP="00341985">
            <w:pPr>
              <w:suppressAutoHyphens/>
              <w:autoSpaceDN w:val="0"/>
              <w:textAlignment w:val="baseline"/>
              <w:rPr>
                <w:rFonts w:ascii="Arial" w:eastAsia="Calibri" w:hAnsi="Arial"/>
                <w:sz w:val="14"/>
                <w:rtl/>
                <w:rPrChange w:id="5369" w:author="Meryl Etman" w:date="2020-03-25T10:10:00Z">
                  <w:rPr>
                    <w:rFonts w:ascii="Arial" w:eastAsia="Calibri" w:hAnsi="Arial"/>
                    <w:sz w:val="14"/>
                    <w:rtl/>
                  </w:rPr>
                </w:rPrChange>
              </w:rPr>
            </w:pPr>
          </w:p>
        </w:tc>
      </w:tr>
    </w:tbl>
    <w:p w14:paraId="7C0B98E2" w14:textId="77777777" w:rsidR="00EB5A81" w:rsidRPr="000748C0" w:rsidRDefault="00EB5A81" w:rsidP="00EB5A81">
      <w:pPr>
        <w:suppressAutoHyphens/>
        <w:autoSpaceDN w:val="0"/>
        <w:jc w:val="both"/>
        <w:textAlignment w:val="baseline"/>
        <w:rPr>
          <w:rFonts w:ascii="Arial" w:eastAsia="Calibri" w:hAnsi="Arial"/>
          <w:sz w:val="18"/>
          <w:szCs w:val="24"/>
          <w:rPrChange w:id="5370" w:author="Meryl Etman" w:date="2020-03-25T10:10:00Z">
            <w:rPr>
              <w:rFonts w:ascii="Arial" w:eastAsia="Calibri" w:hAnsi="Arial"/>
              <w:sz w:val="18"/>
              <w:szCs w:val="24"/>
            </w:rPr>
          </w:rPrChange>
        </w:rPr>
      </w:pPr>
    </w:p>
    <w:p w14:paraId="63F51CF8" w14:textId="77777777" w:rsidR="00EB5A81" w:rsidRPr="000748C0" w:rsidRDefault="00EB5A81" w:rsidP="00EB5A81">
      <w:pPr>
        <w:suppressAutoHyphens/>
        <w:autoSpaceDN w:val="0"/>
        <w:jc w:val="both"/>
        <w:textAlignment w:val="baseline"/>
        <w:rPr>
          <w:rFonts w:ascii="Arial" w:eastAsia="Calibri" w:hAnsi="Arial"/>
          <w:sz w:val="18"/>
          <w:szCs w:val="24"/>
          <w:rPrChange w:id="5371" w:author="Meryl Etman" w:date="2020-03-25T10:10:00Z">
            <w:rPr>
              <w:rFonts w:ascii="Arial" w:eastAsia="Calibri" w:hAnsi="Arial"/>
              <w:sz w:val="18"/>
              <w:szCs w:val="24"/>
            </w:rPr>
          </w:rPrChange>
        </w:rPr>
      </w:pPr>
      <w:r w:rsidRPr="000748C0">
        <w:rPr>
          <w:rFonts w:ascii="Arial" w:eastAsia="Calibri" w:hAnsi="Arial" w:hint="cs"/>
          <w:sz w:val="18"/>
          <w:szCs w:val="24"/>
          <w:rtl/>
          <w:rPrChange w:id="5372"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0748C0" w14:paraId="063425E5" w14:textId="77777777" w:rsidTr="00341985">
        <w:trPr>
          <w:trHeight w:val="1701"/>
        </w:trPr>
        <w:tc>
          <w:tcPr>
            <w:tcW w:w="2280" w:type="dxa"/>
            <w:shd w:val="clear" w:color="auto" w:fill="auto"/>
            <w:tcMar>
              <w:left w:w="0" w:type="dxa"/>
              <w:right w:w="0" w:type="dxa"/>
            </w:tcMar>
          </w:tcPr>
          <w:p w14:paraId="4D65547F" w14:textId="77777777" w:rsidR="00EB5A81" w:rsidRPr="000748C0" w:rsidRDefault="00EB5A81" w:rsidP="00341985">
            <w:pPr>
              <w:suppressAutoHyphens/>
              <w:autoSpaceDN w:val="0"/>
              <w:jc w:val="both"/>
              <w:textAlignment w:val="baseline"/>
              <w:rPr>
                <w:rFonts w:ascii="Arial" w:eastAsia="Calibri" w:hAnsi="Arial"/>
                <w:sz w:val="18"/>
                <w:szCs w:val="24"/>
                <w:rtl/>
                <w:rPrChange w:id="5373" w:author="Meryl Etman" w:date="2020-03-25T10:10:00Z">
                  <w:rPr>
                    <w:rFonts w:ascii="Arial" w:eastAsia="Calibri" w:hAnsi="Arial"/>
                    <w:sz w:val="18"/>
                    <w:szCs w:val="24"/>
                    <w:rtl/>
                  </w:rPr>
                </w:rPrChange>
              </w:rPr>
            </w:pPr>
          </w:p>
        </w:tc>
        <w:tc>
          <w:tcPr>
            <w:tcW w:w="2280" w:type="dxa"/>
            <w:shd w:val="clear" w:color="auto" w:fill="auto"/>
            <w:tcMar>
              <w:left w:w="0" w:type="dxa"/>
              <w:right w:w="0" w:type="dxa"/>
            </w:tcMar>
          </w:tcPr>
          <w:p w14:paraId="43677663" w14:textId="77777777" w:rsidR="00EB5A81" w:rsidRPr="000748C0" w:rsidRDefault="00EB5A81" w:rsidP="00341985">
            <w:pPr>
              <w:suppressAutoHyphens/>
              <w:autoSpaceDN w:val="0"/>
              <w:jc w:val="both"/>
              <w:textAlignment w:val="baseline"/>
              <w:rPr>
                <w:rFonts w:ascii="Arial" w:eastAsia="Calibri" w:hAnsi="Arial"/>
                <w:sz w:val="18"/>
                <w:szCs w:val="24"/>
                <w:rtl/>
                <w:rPrChange w:id="5374"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73357D2B" w14:textId="77777777" w:rsidR="00EB5A81" w:rsidRPr="000748C0" w:rsidRDefault="00EB5A81" w:rsidP="00341985">
            <w:pPr>
              <w:suppressAutoHyphens/>
              <w:autoSpaceDN w:val="0"/>
              <w:jc w:val="both"/>
              <w:textAlignment w:val="baseline"/>
              <w:rPr>
                <w:rFonts w:ascii="Arial" w:eastAsia="Calibri" w:hAnsi="Arial"/>
                <w:sz w:val="18"/>
                <w:szCs w:val="24"/>
                <w:rtl/>
                <w:rPrChange w:id="537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660FC637" w14:textId="77777777" w:rsidR="00EB5A81" w:rsidRPr="000748C0" w:rsidRDefault="00EB5A81" w:rsidP="00341985">
            <w:pPr>
              <w:suppressAutoHyphens/>
              <w:autoSpaceDN w:val="0"/>
              <w:jc w:val="both"/>
              <w:textAlignment w:val="baseline"/>
              <w:rPr>
                <w:rFonts w:ascii="Arial" w:eastAsia="Calibri" w:hAnsi="Arial"/>
                <w:sz w:val="18"/>
                <w:szCs w:val="24"/>
                <w:rtl/>
                <w:rPrChange w:id="5376" w:author="Meryl Etman" w:date="2020-03-25T10:10:00Z">
                  <w:rPr>
                    <w:rFonts w:ascii="Arial" w:eastAsia="Calibri" w:hAnsi="Arial"/>
                    <w:sz w:val="18"/>
                    <w:szCs w:val="24"/>
                    <w:rtl/>
                  </w:rPr>
                </w:rPrChange>
              </w:rPr>
            </w:pPr>
          </w:p>
        </w:tc>
      </w:tr>
    </w:tbl>
    <w:p w14:paraId="199E639D" w14:textId="77777777" w:rsidR="00EB5A81" w:rsidRPr="000748C0" w:rsidRDefault="00EB5A81" w:rsidP="00EB5A81">
      <w:pPr>
        <w:suppressAutoHyphens/>
        <w:autoSpaceDN w:val="0"/>
        <w:jc w:val="both"/>
        <w:textAlignment w:val="baseline"/>
        <w:rPr>
          <w:rFonts w:ascii="Arial" w:eastAsia="Calibri" w:hAnsi="Arial"/>
          <w:sz w:val="18"/>
          <w:szCs w:val="24"/>
          <w:rPrChange w:id="5377" w:author="Meryl Etman" w:date="2020-03-25T10:10:00Z">
            <w:rPr>
              <w:rFonts w:ascii="Arial" w:eastAsia="Calibri" w:hAnsi="Arial"/>
              <w:sz w:val="18"/>
              <w:szCs w:val="24"/>
            </w:rPr>
          </w:rPrChange>
        </w:rPr>
      </w:pPr>
    </w:p>
    <w:p w14:paraId="6C6031F5" w14:textId="77777777" w:rsidR="00EB5A81" w:rsidRPr="000748C0" w:rsidRDefault="00EB5A81" w:rsidP="00EB5A81">
      <w:pPr>
        <w:spacing w:after="40"/>
        <w:rPr>
          <w:rFonts w:ascii="Arial" w:eastAsia="Calibri" w:hAnsi="Arial"/>
          <w:sz w:val="18"/>
          <w:szCs w:val="24"/>
          <w:rPrChange w:id="5378" w:author="Meryl Etman" w:date="2020-03-25T10:10:00Z">
            <w:rPr>
              <w:rFonts w:ascii="Arial" w:eastAsia="Calibri" w:hAnsi="Arial"/>
              <w:sz w:val="18"/>
              <w:szCs w:val="24"/>
            </w:rPr>
          </w:rPrChange>
        </w:rPr>
      </w:pPr>
      <w:r w:rsidRPr="000748C0">
        <w:rPr>
          <w:rFonts w:hint="cs"/>
          <w:noProof/>
          <w:rtl/>
          <w:rPrChange w:id="5379" w:author="Meryl Etman" w:date="2020-03-25T10:10:00Z">
            <w:rPr>
              <w:rFonts w:hint="cs"/>
              <w:noProof/>
              <w:rtl/>
            </w:rPr>
          </w:rPrChange>
        </w:rPr>
        <w:t>*מבצע הסיור יתאים את סעיפי הבדיקה לסוג העבודה ו/או לסוג המבנה בהתאם לצורך.</w:t>
      </w:r>
      <w:r w:rsidRPr="000748C0">
        <w:rPr>
          <w:szCs w:val="24"/>
          <w:rtl/>
          <w:rPrChange w:id="5380" w:author="Meryl Etman" w:date="2020-03-25T10:10:00Z">
            <w:rPr>
              <w:szCs w:val="24"/>
              <w:rtl/>
            </w:rPr>
          </w:rPrChange>
        </w:rPr>
        <w:br w:type="page"/>
      </w:r>
      <w:r w:rsidRPr="000748C0">
        <w:rPr>
          <w:rFonts w:ascii="Arial" w:eastAsia="Calibri" w:hAnsi="Arial" w:hint="cs"/>
          <w:b/>
          <w:bCs/>
          <w:sz w:val="26"/>
          <w:szCs w:val="26"/>
          <w:rtl/>
          <w:rPrChange w:id="5381" w:author="Meryl Etman" w:date="2020-03-25T10:10:00Z">
            <w:rPr>
              <w:rFonts w:ascii="Arial" w:eastAsia="Calibri" w:hAnsi="Arial" w:hint="cs"/>
              <w:b/>
              <w:bCs/>
              <w:sz w:val="26"/>
              <w:szCs w:val="26"/>
              <w:rtl/>
            </w:rPr>
          </w:rPrChange>
        </w:rPr>
        <w:lastRenderedPageBreak/>
        <w:t xml:space="preserve">רשימת תיוג:  חיפוי אריחים  </w:t>
      </w:r>
      <w:r w:rsidRPr="000748C0">
        <w:rPr>
          <w:rFonts w:ascii="Arial" w:eastAsia="Calibri" w:hAnsi="Arial" w:hint="cs"/>
          <w:b/>
          <w:bCs/>
          <w:sz w:val="26"/>
          <w:szCs w:val="26"/>
          <w:rtl/>
          <w:rPrChange w:id="5382"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3"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4"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5"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6"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7"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388" w:author="Meryl Etman" w:date="2020-03-25T10:10:00Z">
            <w:rPr>
              <w:rFonts w:ascii="Arial" w:eastAsia="Calibri" w:hAnsi="Arial" w:hint="cs"/>
              <w:b/>
              <w:bCs/>
              <w:sz w:val="26"/>
              <w:szCs w:val="26"/>
              <w:rtl/>
            </w:rPr>
          </w:rPrChange>
        </w:rPr>
        <w:tab/>
      </w:r>
      <w:r w:rsidRPr="000748C0">
        <w:rPr>
          <w:rFonts w:ascii="Arial" w:eastAsia="Calibri" w:hAnsi="Arial" w:hint="cs"/>
          <w:sz w:val="18"/>
          <w:szCs w:val="24"/>
          <w:rtl/>
          <w:rPrChange w:id="5389" w:author="Meryl Etman" w:date="2020-03-25T10:10:00Z">
            <w:rPr>
              <w:rFonts w:ascii="Arial" w:eastAsia="Calibri" w:hAnsi="Arial" w:hint="cs"/>
              <w:sz w:val="18"/>
              <w:szCs w:val="24"/>
              <w:rtl/>
            </w:rPr>
          </w:rPrChange>
        </w:rPr>
        <w:t>מס'</w:t>
      </w:r>
      <w:r w:rsidRPr="000748C0">
        <w:rPr>
          <w:rFonts w:ascii="Arial" w:eastAsia="Calibri" w:hAnsi="Arial" w:hint="cs"/>
          <w:sz w:val="18"/>
          <w:szCs w:val="24"/>
          <w:rtl/>
          <w:rPrChange w:id="5390" w:author="Meryl Etman" w:date="2020-03-25T10:10:00Z">
            <w:rPr>
              <w:rFonts w:ascii="Arial" w:eastAsia="Calibri" w:hAnsi="Arial" w:hint="cs"/>
              <w:sz w:val="18"/>
              <w:szCs w:val="24"/>
              <w:rtl/>
            </w:rPr>
          </w:rPrChange>
        </w:rPr>
        <w:tab/>
        <w:t xml:space="preserve">02/007 </w:t>
      </w:r>
    </w:p>
    <w:p w14:paraId="41697F7C" w14:textId="77777777" w:rsidR="00EB5A81" w:rsidRPr="000748C0" w:rsidRDefault="00EB5A81" w:rsidP="00EB5A81">
      <w:pPr>
        <w:suppressAutoHyphens/>
        <w:autoSpaceDN w:val="0"/>
        <w:spacing w:after="40"/>
        <w:jc w:val="both"/>
        <w:textAlignment w:val="baseline"/>
        <w:rPr>
          <w:rFonts w:ascii="Arial" w:eastAsia="Calibri" w:hAnsi="Arial"/>
          <w:rPrChange w:id="5391" w:author="Meryl Etman" w:date="2020-03-25T10:10:00Z">
            <w:rPr>
              <w:rFonts w:ascii="Arial" w:eastAsia="Calibri" w:hAnsi="Aria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0748C0" w14:paraId="306D7BDD" w14:textId="77777777" w:rsidTr="00341985">
        <w:tc>
          <w:tcPr>
            <w:tcW w:w="532" w:type="dxa"/>
            <w:shd w:val="clear" w:color="auto" w:fill="auto"/>
            <w:vAlign w:val="center"/>
          </w:tcPr>
          <w:p w14:paraId="074C9F14" w14:textId="77777777" w:rsidR="00EB5A81" w:rsidRPr="000748C0" w:rsidRDefault="00EB5A81" w:rsidP="00341985">
            <w:pPr>
              <w:suppressAutoHyphens/>
              <w:autoSpaceDN w:val="0"/>
              <w:textAlignment w:val="baseline"/>
              <w:rPr>
                <w:rFonts w:ascii="Arial" w:eastAsia="Calibri" w:hAnsi="Arial"/>
                <w:b/>
                <w:bCs/>
                <w:sz w:val="16"/>
                <w:rtl/>
                <w:rPrChange w:id="5392" w:author="Meryl Etman" w:date="2020-03-25T10:10:00Z">
                  <w:rPr>
                    <w:rFonts w:ascii="Arial" w:eastAsia="Calibri" w:hAnsi="Arial"/>
                    <w:b/>
                    <w:bCs/>
                    <w:sz w:val="16"/>
                    <w:rtl/>
                  </w:rPr>
                </w:rPrChange>
              </w:rPr>
            </w:pPr>
          </w:p>
        </w:tc>
        <w:tc>
          <w:tcPr>
            <w:tcW w:w="9096" w:type="dxa"/>
            <w:gridSpan w:val="3"/>
            <w:shd w:val="pct5" w:color="auto" w:fill="auto"/>
            <w:vAlign w:val="center"/>
          </w:tcPr>
          <w:p w14:paraId="217F6C61" w14:textId="77777777" w:rsidR="00EB5A81" w:rsidRPr="000748C0" w:rsidRDefault="00EB5A81" w:rsidP="00341985">
            <w:pPr>
              <w:suppressAutoHyphens/>
              <w:autoSpaceDN w:val="0"/>
              <w:textAlignment w:val="baseline"/>
              <w:rPr>
                <w:rFonts w:ascii="Arial" w:eastAsia="Calibri" w:hAnsi="Arial"/>
                <w:b/>
                <w:bCs/>
                <w:sz w:val="16"/>
                <w:rtl/>
                <w:rPrChange w:id="5393" w:author="Meryl Etman" w:date="2020-03-25T10:10:00Z">
                  <w:rPr>
                    <w:rFonts w:ascii="Arial" w:eastAsia="Calibri" w:hAnsi="Arial"/>
                    <w:b/>
                    <w:bCs/>
                    <w:sz w:val="16"/>
                    <w:rtl/>
                  </w:rPr>
                </w:rPrChange>
              </w:rPr>
            </w:pPr>
            <w:r w:rsidRPr="000748C0">
              <w:rPr>
                <w:rFonts w:ascii="Arial" w:eastAsia="Calibri" w:hAnsi="Arial"/>
                <w:b/>
                <w:bCs/>
                <w:sz w:val="16"/>
                <w:rtl/>
                <w:rPrChange w:id="5394" w:author="Meryl Etman" w:date="2020-03-25T10:10:00Z">
                  <w:rPr>
                    <w:rFonts w:ascii="Arial" w:eastAsia="Calibri" w:hAnsi="Arial"/>
                    <w:b/>
                    <w:bCs/>
                    <w:sz w:val="16"/>
                    <w:rtl/>
                  </w:rPr>
                </w:rPrChange>
              </w:rPr>
              <w:t>פרויקט:                                        בניין:                   דירה:</w:t>
            </w:r>
          </w:p>
        </w:tc>
      </w:tr>
      <w:tr w:rsidR="00EB5A81" w:rsidRPr="000748C0" w14:paraId="6BF9B7C3" w14:textId="77777777" w:rsidTr="00341985">
        <w:tc>
          <w:tcPr>
            <w:tcW w:w="532" w:type="dxa"/>
            <w:shd w:val="clear" w:color="auto" w:fill="auto"/>
            <w:vAlign w:val="center"/>
          </w:tcPr>
          <w:p w14:paraId="733590B8" w14:textId="77777777" w:rsidR="00EB5A81" w:rsidRPr="000748C0" w:rsidRDefault="00EB5A81" w:rsidP="00341985">
            <w:pPr>
              <w:suppressAutoHyphens/>
              <w:autoSpaceDN w:val="0"/>
              <w:textAlignment w:val="baseline"/>
              <w:rPr>
                <w:rFonts w:ascii="Arial" w:eastAsia="Calibri" w:hAnsi="Arial"/>
                <w:b/>
                <w:bCs/>
                <w:sz w:val="16"/>
                <w:rtl/>
                <w:rPrChange w:id="5395" w:author="Meryl Etman" w:date="2020-03-25T10:10:00Z">
                  <w:rPr>
                    <w:rFonts w:ascii="Arial" w:eastAsia="Calibri" w:hAnsi="Arial"/>
                    <w:b/>
                    <w:bCs/>
                    <w:sz w:val="16"/>
                    <w:rtl/>
                  </w:rPr>
                </w:rPrChange>
              </w:rPr>
            </w:pPr>
          </w:p>
        </w:tc>
        <w:tc>
          <w:tcPr>
            <w:tcW w:w="9096" w:type="dxa"/>
            <w:gridSpan w:val="3"/>
            <w:shd w:val="clear" w:color="auto" w:fill="auto"/>
            <w:vAlign w:val="center"/>
          </w:tcPr>
          <w:p w14:paraId="68FDCEF7" w14:textId="77777777" w:rsidR="00EB5A81" w:rsidRPr="000748C0" w:rsidRDefault="00EB5A81" w:rsidP="00341985">
            <w:pPr>
              <w:suppressAutoHyphens/>
              <w:autoSpaceDN w:val="0"/>
              <w:textAlignment w:val="baseline"/>
              <w:rPr>
                <w:rFonts w:ascii="Arial" w:eastAsia="Calibri" w:hAnsi="Arial"/>
                <w:b/>
                <w:bCs/>
                <w:sz w:val="16"/>
                <w:rtl/>
                <w:rPrChange w:id="5396" w:author="Meryl Etman" w:date="2020-03-25T10:10:00Z">
                  <w:rPr>
                    <w:rFonts w:ascii="Arial" w:eastAsia="Calibri" w:hAnsi="Arial"/>
                    <w:b/>
                    <w:bCs/>
                    <w:sz w:val="16"/>
                    <w:rtl/>
                  </w:rPr>
                </w:rPrChange>
              </w:rPr>
            </w:pPr>
          </w:p>
        </w:tc>
      </w:tr>
      <w:tr w:rsidR="00EB5A81" w:rsidRPr="000748C0" w14:paraId="2F99AE56" w14:textId="77777777" w:rsidTr="00341985">
        <w:tc>
          <w:tcPr>
            <w:tcW w:w="532" w:type="dxa"/>
            <w:shd w:val="clear" w:color="auto" w:fill="auto"/>
            <w:vAlign w:val="center"/>
          </w:tcPr>
          <w:p w14:paraId="660BB277" w14:textId="77777777" w:rsidR="00EB5A81" w:rsidRPr="000748C0" w:rsidRDefault="00EB5A81" w:rsidP="00341985">
            <w:pPr>
              <w:suppressAutoHyphens/>
              <w:autoSpaceDN w:val="0"/>
              <w:textAlignment w:val="baseline"/>
              <w:rPr>
                <w:rFonts w:ascii="Arial" w:eastAsia="Calibri" w:hAnsi="Arial"/>
                <w:b/>
                <w:bCs/>
                <w:sz w:val="16"/>
                <w:rtl/>
                <w:rPrChange w:id="5397" w:author="Meryl Etman" w:date="2020-03-25T10:10:00Z">
                  <w:rPr>
                    <w:rFonts w:ascii="Arial" w:eastAsia="Calibri" w:hAnsi="Arial"/>
                    <w:b/>
                    <w:bCs/>
                    <w:sz w:val="16"/>
                    <w:rtl/>
                  </w:rPr>
                </w:rPrChange>
              </w:rPr>
            </w:pPr>
            <w:r w:rsidRPr="000748C0">
              <w:rPr>
                <w:rFonts w:ascii="Arial" w:eastAsia="Calibri" w:hAnsi="Arial" w:hint="cs"/>
                <w:b/>
                <w:bCs/>
                <w:sz w:val="16"/>
                <w:rtl/>
                <w:rPrChange w:id="5398" w:author="Meryl Etman" w:date="2020-03-25T10:10:00Z">
                  <w:rPr>
                    <w:rFonts w:ascii="Arial" w:eastAsia="Calibri" w:hAnsi="Arial" w:hint="cs"/>
                    <w:b/>
                    <w:bCs/>
                    <w:sz w:val="16"/>
                    <w:rtl/>
                  </w:rPr>
                </w:rPrChange>
              </w:rPr>
              <w:t>סעיף</w:t>
            </w:r>
          </w:p>
        </w:tc>
        <w:tc>
          <w:tcPr>
            <w:tcW w:w="3646" w:type="dxa"/>
            <w:shd w:val="clear" w:color="auto" w:fill="auto"/>
            <w:vAlign w:val="center"/>
          </w:tcPr>
          <w:p w14:paraId="69CA7E88" w14:textId="77777777" w:rsidR="00EB5A81" w:rsidRPr="000748C0" w:rsidRDefault="00EB5A81" w:rsidP="00341985">
            <w:pPr>
              <w:suppressAutoHyphens/>
              <w:autoSpaceDN w:val="0"/>
              <w:textAlignment w:val="baseline"/>
              <w:rPr>
                <w:rFonts w:ascii="Arial" w:eastAsia="Calibri" w:hAnsi="Arial"/>
                <w:b/>
                <w:bCs/>
                <w:sz w:val="16"/>
                <w:rtl/>
                <w:rPrChange w:id="5399" w:author="Meryl Etman" w:date="2020-03-25T10:10:00Z">
                  <w:rPr>
                    <w:rFonts w:ascii="Arial" w:eastAsia="Calibri" w:hAnsi="Arial"/>
                    <w:b/>
                    <w:bCs/>
                    <w:sz w:val="16"/>
                    <w:rtl/>
                  </w:rPr>
                </w:rPrChange>
              </w:rPr>
            </w:pPr>
            <w:r w:rsidRPr="000748C0">
              <w:rPr>
                <w:rFonts w:ascii="Arial" w:eastAsia="Calibri" w:hAnsi="Arial"/>
                <w:b/>
                <w:bCs/>
                <w:sz w:val="16"/>
                <w:rtl/>
                <w:rPrChange w:id="5400"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401" w:author="Meryl Etman" w:date="2020-03-25T10:10:00Z">
                  <w:rPr>
                    <w:rFonts w:ascii="Arial" w:eastAsia="Calibri" w:hAnsi="Arial" w:hint="cs"/>
                    <w:b/>
                    <w:bCs/>
                    <w:sz w:val="16"/>
                    <w:rtl/>
                  </w:rPr>
                </w:rPrChange>
              </w:rPr>
              <w:t>*</w:t>
            </w:r>
          </w:p>
        </w:tc>
        <w:tc>
          <w:tcPr>
            <w:tcW w:w="849" w:type="dxa"/>
            <w:shd w:val="clear" w:color="auto" w:fill="auto"/>
            <w:vAlign w:val="center"/>
          </w:tcPr>
          <w:p w14:paraId="1865188D" w14:textId="77777777" w:rsidR="00EB5A81" w:rsidRPr="000748C0" w:rsidRDefault="00EB5A81" w:rsidP="00341985">
            <w:pPr>
              <w:suppressAutoHyphens/>
              <w:autoSpaceDN w:val="0"/>
              <w:textAlignment w:val="baseline"/>
              <w:rPr>
                <w:rFonts w:ascii="Arial" w:eastAsia="Calibri" w:hAnsi="Arial"/>
                <w:b/>
                <w:bCs/>
                <w:sz w:val="16"/>
                <w:rtl/>
                <w:rPrChange w:id="5402" w:author="Meryl Etman" w:date="2020-03-25T10:10:00Z">
                  <w:rPr>
                    <w:rFonts w:ascii="Arial" w:eastAsia="Calibri" w:hAnsi="Arial"/>
                    <w:b/>
                    <w:bCs/>
                    <w:sz w:val="16"/>
                    <w:rtl/>
                  </w:rPr>
                </w:rPrChange>
              </w:rPr>
            </w:pPr>
            <w:r w:rsidRPr="000748C0">
              <w:rPr>
                <w:rFonts w:ascii="Arial" w:eastAsia="Calibri" w:hAnsi="Arial" w:hint="cs"/>
                <w:b/>
                <w:bCs/>
                <w:sz w:val="16"/>
                <w:rtl/>
                <w:rPrChange w:id="5403" w:author="Meryl Etman" w:date="2020-03-25T10:10:00Z">
                  <w:rPr>
                    <w:rFonts w:ascii="Arial" w:eastAsia="Calibri" w:hAnsi="Arial" w:hint="cs"/>
                    <w:b/>
                    <w:bCs/>
                    <w:sz w:val="16"/>
                    <w:rtl/>
                  </w:rPr>
                </w:rPrChange>
              </w:rPr>
              <w:t>ת/ש/פ</w:t>
            </w:r>
          </w:p>
        </w:tc>
        <w:tc>
          <w:tcPr>
            <w:tcW w:w="4601" w:type="dxa"/>
            <w:shd w:val="clear" w:color="auto" w:fill="auto"/>
            <w:vAlign w:val="center"/>
          </w:tcPr>
          <w:p w14:paraId="796B9756" w14:textId="77777777" w:rsidR="00EB5A81" w:rsidRPr="000748C0" w:rsidRDefault="00EB5A81" w:rsidP="00341985">
            <w:pPr>
              <w:suppressAutoHyphens/>
              <w:autoSpaceDN w:val="0"/>
              <w:textAlignment w:val="baseline"/>
              <w:rPr>
                <w:rFonts w:ascii="Arial" w:eastAsia="Calibri" w:hAnsi="Arial"/>
                <w:b/>
                <w:bCs/>
                <w:sz w:val="16"/>
                <w:rtl/>
                <w:rPrChange w:id="5404" w:author="Meryl Etman" w:date="2020-03-25T10:10:00Z">
                  <w:rPr>
                    <w:rFonts w:ascii="Arial" w:eastAsia="Calibri" w:hAnsi="Arial"/>
                    <w:b/>
                    <w:bCs/>
                    <w:sz w:val="16"/>
                    <w:rtl/>
                  </w:rPr>
                </w:rPrChange>
              </w:rPr>
            </w:pPr>
            <w:r w:rsidRPr="000748C0">
              <w:rPr>
                <w:rFonts w:ascii="Arial" w:eastAsia="Calibri" w:hAnsi="Arial" w:hint="cs"/>
                <w:b/>
                <w:bCs/>
                <w:sz w:val="16"/>
                <w:rtl/>
                <w:rPrChange w:id="5405" w:author="Meryl Etman" w:date="2020-03-25T10:10:00Z">
                  <w:rPr>
                    <w:rFonts w:ascii="Arial" w:eastAsia="Calibri" w:hAnsi="Arial" w:hint="cs"/>
                    <w:b/>
                    <w:bCs/>
                    <w:sz w:val="16"/>
                    <w:rtl/>
                  </w:rPr>
                </w:rPrChange>
              </w:rPr>
              <w:t>הערות</w:t>
            </w:r>
          </w:p>
        </w:tc>
      </w:tr>
      <w:tr w:rsidR="00EB5A81" w:rsidRPr="000748C0" w14:paraId="6C29AB9A" w14:textId="77777777" w:rsidTr="00341985">
        <w:tc>
          <w:tcPr>
            <w:tcW w:w="532" w:type="dxa"/>
            <w:shd w:val="clear" w:color="auto" w:fill="auto"/>
          </w:tcPr>
          <w:p w14:paraId="35C1E8E4" w14:textId="77777777" w:rsidR="00EB5A81" w:rsidRPr="000748C0" w:rsidRDefault="00EB5A81" w:rsidP="00341985">
            <w:pPr>
              <w:suppressAutoHyphens/>
              <w:autoSpaceDN w:val="0"/>
              <w:jc w:val="both"/>
              <w:textAlignment w:val="baseline"/>
              <w:rPr>
                <w:rFonts w:ascii="Arial" w:eastAsia="Calibri" w:hAnsi="Arial"/>
                <w:sz w:val="18"/>
                <w:szCs w:val="24"/>
                <w:rtl/>
                <w:rPrChange w:id="5406" w:author="Meryl Etman" w:date="2020-03-25T10:10:00Z">
                  <w:rPr>
                    <w:rFonts w:ascii="Arial" w:eastAsia="Calibri" w:hAnsi="Arial"/>
                    <w:sz w:val="18"/>
                    <w:szCs w:val="24"/>
                    <w:rtl/>
                  </w:rPr>
                </w:rPrChange>
              </w:rPr>
            </w:pPr>
            <w:r w:rsidRPr="000748C0">
              <w:rPr>
                <w:rFonts w:ascii="Arial" w:eastAsia="Calibri" w:hAnsi="Arial" w:hint="cs"/>
                <w:sz w:val="18"/>
                <w:szCs w:val="24"/>
                <w:rtl/>
                <w:rPrChange w:id="5407" w:author="Meryl Etman" w:date="2020-03-25T10:10:00Z">
                  <w:rPr>
                    <w:rFonts w:ascii="Arial" w:eastAsia="Calibri" w:hAnsi="Arial" w:hint="cs"/>
                    <w:sz w:val="18"/>
                    <w:szCs w:val="24"/>
                    <w:rtl/>
                  </w:rPr>
                </w:rPrChange>
              </w:rPr>
              <w:t>1</w:t>
            </w:r>
          </w:p>
        </w:tc>
        <w:tc>
          <w:tcPr>
            <w:tcW w:w="3646" w:type="dxa"/>
            <w:shd w:val="clear" w:color="auto" w:fill="auto"/>
            <w:tcMar>
              <w:top w:w="28" w:type="dxa"/>
            </w:tcMar>
          </w:tcPr>
          <w:p w14:paraId="6B104FE3"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0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09" w:author="Meryl Etman" w:date="2020-03-25T10:10:00Z">
                  <w:rPr>
                    <w:rFonts w:ascii="Arial" w:eastAsia="Calibri" w:hAnsi="Arial" w:hint="cs"/>
                    <w:i/>
                    <w:iCs/>
                    <w:sz w:val="18"/>
                    <w:szCs w:val="24"/>
                    <w:rtl/>
                  </w:rPr>
                </w:rPrChange>
              </w:rPr>
              <w:t>מישוריות פני הקירות/עובי הדבק</w:t>
            </w:r>
          </w:p>
        </w:tc>
        <w:tc>
          <w:tcPr>
            <w:tcW w:w="849" w:type="dxa"/>
            <w:shd w:val="clear" w:color="auto" w:fill="auto"/>
            <w:tcMar>
              <w:top w:w="28" w:type="dxa"/>
            </w:tcMar>
          </w:tcPr>
          <w:p w14:paraId="6BD5A83B" w14:textId="77777777" w:rsidR="00EB5A81" w:rsidRPr="000748C0" w:rsidRDefault="00EB5A81" w:rsidP="00341985">
            <w:pPr>
              <w:suppressAutoHyphens/>
              <w:autoSpaceDN w:val="0"/>
              <w:jc w:val="both"/>
              <w:textAlignment w:val="baseline"/>
              <w:rPr>
                <w:rFonts w:ascii="Arial" w:eastAsia="Calibri" w:hAnsi="Arial"/>
                <w:sz w:val="18"/>
                <w:szCs w:val="24"/>
                <w:rtl/>
                <w:rPrChange w:id="5410" w:author="Meryl Etman" w:date="2020-03-25T10:10:00Z">
                  <w:rPr>
                    <w:rFonts w:ascii="Arial" w:eastAsia="Calibri" w:hAnsi="Arial"/>
                    <w:sz w:val="18"/>
                    <w:szCs w:val="24"/>
                    <w:rtl/>
                  </w:rPr>
                </w:rPrChange>
              </w:rPr>
            </w:pPr>
          </w:p>
        </w:tc>
        <w:tc>
          <w:tcPr>
            <w:tcW w:w="4601" w:type="dxa"/>
            <w:shd w:val="clear" w:color="auto" w:fill="auto"/>
            <w:tcMar>
              <w:top w:w="28" w:type="dxa"/>
            </w:tcMar>
            <w:vAlign w:val="center"/>
          </w:tcPr>
          <w:p w14:paraId="7EA3C781" w14:textId="77777777" w:rsidR="00EB5A81" w:rsidRPr="000748C0" w:rsidRDefault="00EB5A81" w:rsidP="00341985">
            <w:pPr>
              <w:suppressAutoHyphens/>
              <w:autoSpaceDN w:val="0"/>
              <w:textAlignment w:val="baseline"/>
              <w:rPr>
                <w:rFonts w:ascii="Arial" w:eastAsia="Calibri" w:hAnsi="Arial"/>
                <w:i/>
                <w:iCs/>
                <w:rtl/>
                <w:rPrChange w:id="5411" w:author="Meryl Etman" w:date="2020-03-25T10:10:00Z">
                  <w:rPr>
                    <w:rFonts w:ascii="Arial" w:eastAsia="Calibri" w:hAnsi="Arial"/>
                    <w:i/>
                    <w:iCs/>
                    <w:rtl/>
                  </w:rPr>
                </w:rPrChange>
              </w:rPr>
            </w:pPr>
            <w:r w:rsidRPr="000748C0">
              <w:rPr>
                <w:rFonts w:ascii="Arial" w:eastAsia="Calibri" w:hAnsi="Arial" w:hint="cs"/>
                <w:i/>
                <w:iCs/>
                <w:rtl/>
                <w:rPrChange w:id="5412" w:author="Meryl Etman" w:date="2020-03-25T10:10:00Z">
                  <w:rPr>
                    <w:rFonts w:ascii="Arial" w:eastAsia="Calibri" w:hAnsi="Arial" w:hint="cs"/>
                    <w:i/>
                    <w:iCs/>
                    <w:rtl/>
                  </w:rPr>
                </w:rPrChange>
              </w:rPr>
              <w:t>מוגבל ל- 10 מ"מ על פי הנחיות היצרן</w:t>
            </w:r>
          </w:p>
        </w:tc>
      </w:tr>
      <w:tr w:rsidR="00EB5A81" w:rsidRPr="000748C0" w14:paraId="457107E8" w14:textId="77777777" w:rsidTr="00341985">
        <w:tc>
          <w:tcPr>
            <w:tcW w:w="532" w:type="dxa"/>
            <w:shd w:val="clear" w:color="auto" w:fill="auto"/>
          </w:tcPr>
          <w:p w14:paraId="15A92A02" w14:textId="77777777" w:rsidR="00EB5A81" w:rsidRPr="000748C0" w:rsidRDefault="00EB5A81" w:rsidP="00341985">
            <w:pPr>
              <w:suppressAutoHyphens/>
              <w:autoSpaceDN w:val="0"/>
              <w:jc w:val="both"/>
              <w:textAlignment w:val="baseline"/>
              <w:rPr>
                <w:rFonts w:ascii="Arial" w:eastAsia="Calibri" w:hAnsi="Arial"/>
                <w:sz w:val="18"/>
                <w:szCs w:val="24"/>
                <w:rtl/>
                <w:rPrChange w:id="5413" w:author="Meryl Etman" w:date="2020-03-25T10:10:00Z">
                  <w:rPr>
                    <w:rFonts w:ascii="Arial" w:eastAsia="Calibri" w:hAnsi="Arial"/>
                    <w:sz w:val="18"/>
                    <w:szCs w:val="24"/>
                    <w:rtl/>
                  </w:rPr>
                </w:rPrChange>
              </w:rPr>
            </w:pPr>
            <w:r w:rsidRPr="000748C0">
              <w:rPr>
                <w:rFonts w:ascii="Arial" w:eastAsia="Calibri" w:hAnsi="Arial" w:hint="cs"/>
                <w:sz w:val="18"/>
                <w:szCs w:val="24"/>
                <w:rtl/>
                <w:rPrChange w:id="5414" w:author="Meryl Etman" w:date="2020-03-25T10:10:00Z">
                  <w:rPr>
                    <w:rFonts w:ascii="Arial" w:eastAsia="Calibri" w:hAnsi="Arial" w:hint="cs"/>
                    <w:sz w:val="18"/>
                    <w:szCs w:val="24"/>
                    <w:rtl/>
                  </w:rPr>
                </w:rPrChange>
              </w:rPr>
              <w:t>2</w:t>
            </w:r>
          </w:p>
        </w:tc>
        <w:tc>
          <w:tcPr>
            <w:tcW w:w="3646" w:type="dxa"/>
            <w:shd w:val="clear" w:color="auto" w:fill="auto"/>
            <w:tcMar>
              <w:top w:w="28" w:type="dxa"/>
            </w:tcMar>
          </w:tcPr>
          <w:p w14:paraId="15BD5A5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1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16" w:author="Meryl Etman" w:date="2020-03-25T10:10:00Z">
                  <w:rPr>
                    <w:rFonts w:ascii="Arial" w:eastAsia="Calibri" w:hAnsi="Arial" w:hint="cs"/>
                    <w:i/>
                    <w:iCs/>
                    <w:sz w:val="18"/>
                    <w:szCs w:val="24"/>
                    <w:rtl/>
                  </w:rPr>
                </w:rPrChange>
              </w:rPr>
              <w:t>וודא מערכת מתואמת עם הספקים</w:t>
            </w:r>
          </w:p>
        </w:tc>
        <w:tc>
          <w:tcPr>
            <w:tcW w:w="849" w:type="dxa"/>
            <w:shd w:val="clear" w:color="auto" w:fill="auto"/>
            <w:tcMar>
              <w:top w:w="28" w:type="dxa"/>
            </w:tcMar>
          </w:tcPr>
          <w:p w14:paraId="1C3F2CEC" w14:textId="77777777" w:rsidR="00EB5A81" w:rsidRPr="000748C0" w:rsidRDefault="00EB5A81" w:rsidP="00341985">
            <w:pPr>
              <w:suppressAutoHyphens/>
              <w:autoSpaceDN w:val="0"/>
              <w:jc w:val="both"/>
              <w:textAlignment w:val="baseline"/>
              <w:rPr>
                <w:rFonts w:ascii="Arial" w:eastAsia="Calibri" w:hAnsi="Arial"/>
                <w:sz w:val="18"/>
                <w:szCs w:val="24"/>
                <w:rtl/>
                <w:rPrChange w:id="5417" w:author="Meryl Etman" w:date="2020-03-25T10:10:00Z">
                  <w:rPr>
                    <w:rFonts w:ascii="Arial" w:eastAsia="Calibri" w:hAnsi="Arial"/>
                    <w:sz w:val="18"/>
                    <w:szCs w:val="24"/>
                    <w:rtl/>
                  </w:rPr>
                </w:rPrChange>
              </w:rPr>
            </w:pPr>
          </w:p>
        </w:tc>
        <w:tc>
          <w:tcPr>
            <w:tcW w:w="4601" w:type="dxa"/>
            <w:shd w:val="clear" w:color="auto" w:fill="auto"/>
            <w:tcMar>
              <w:top w:w="28" w:type="dxa"/>
            </w:tcMar>
          </w:tcPr>
          <w:p w14:paraId="3EAB1C7F" w14:textId="77777777" w:rsidR="00EB5A81" w:rsidRPr="000748C0" w:rsidRDefault="00EB5A81" w:rsidP="00341985">
            <w:pPr>
              <w:suppressAutoHyphens/>
              <w:autoSpaceDN w:val="0"/>
              <w:jc w:val="both"/>
              <w:textAlignment w:val="baseline"/>
              <w:rPr>
                <w:rFonts w:ascii="Arial" w:eastAsia="Calibri" w:hAnsi="Arial"/>
                <w:i/>
                <w:iCs/>
                <w:rtl/>
                <w:rPrChange w:id="5418" w:author="Meryl Etman" w:date="2020-03-25T10:10:00Z">
                  <w:rPr>
                    <w:rFonts w:ascii="Arial" w:eastAsia="Calibri" w:hAnsi="Arial"/>
                    <w:i/>
                    <w:iCs/>
                    <w:rtl/>
                  </w:rPr>
                </w:rPrChange>
              </w:rPr>
            </w:pPr>
          </w:p>
        </w:tc>
      </w:tr>
      <w:tr w:rsidR="00EB5A81" w:rsidRPr="000748C0" w14:paraId="3EDA5207" w14:textId="77777777" w:rsidTr="00341985">
        <w:tc>
          <w:tcPr>
            <w:tcW w:w="532" w:type="dxa"/>
            <w:shd w:val="clear" w:color="auto" w:fill="auto"/>
          </w:tcPr>
          <w:p w14:paraId="1C492BF8" w14:textId="77777777" w:rsidR="00EB5A81" w:rsidRPr="000748C0" w:rsidRDefault="00EB5A81" w:rsidP="00341985">
            <w:pPr>
              <w:suppressAutoHyphens/>
              <w:autoSpaceDN w:val="0"/>
              <w:jc w:val="both"/>
              <w:textAlignment w:val="baseline"/>
              <w:rPr>
                <w:rFonts w:ascii="Arial" w:eastAsia="Calibri" w:hAnsi="Arial"/>
                <w:sz w:val="18"/>
                <w:szCs w:val="24"/>
                <w:rtl/>
                <w:rPrChange w:id="5419" w:author="Meryl Etman" w:date="2020-03-25T10:10:00Z">
                  <w:rPr>
                    <w:rFonts w:ascii="Arial" w:eastAsia="Calibri" w:hAnsi="Arial"/>
                    <w:sz w:val="18"/>
                    <w:szCs w:val="24"/>
                    <w:rtl/>
                  </w:rPr>
                </w:rPrChange>
              </w:rPr>
            </w:pPr>
            <w:r w:rsidRPr="000748C0">
              <w:rPr>
                <w:rFonts w:ascii="Arial" w:eastAsia="Calibri" w:hAnsi="Arial" w:hint="cs"/>
                <w:sz w:val="18"/>
                <w:szCs w:val="24"/>
                <w:rtl/>
                <w:rPrChange w:id="5420" w:author="Meryl Etman" w:date="2020-03-25T10:10:00Z">
                  <w:rPr>
                    <w:rFonts w:ascii="Arial" w:eastAsia="Calibri" w:hAnsi="Arial" w:hint="cs"/>
                    <w:sz w:val="18"/>
                    <w:szCs w:val="24"/>
                    <w:rtl/>
                  </w:rPr>
                </w:rPrChange>
              </w:rPr>
              <w:t>3</w:t>
            </w:r>
          </w:p>
        </w:tc>
        <w:tc>
          <w:tcPr>
            <w:tcW w:w="3646" w:type="dxa"/>
            <w:shd w:val="clear" w:color="auto" w:fill="auto"/>
            <w:tcMar>
              <w:top w:w="28" w:type="dxa"/>
            </w:tcMar>
          </w:tcPr>
          <w:p w14:paraId="3E28970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2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22" w:author="Meryl Etman" w:date="2020-03-25T10:10:00Z">
                  <w:rPr>
                    <w:rFonts w:ascii="Arial" w:eastAsia="Calibri" w:hAnsi="Arial" w:hint="cs"/>
                    <w:i/>
                    <w:iCs/>
                    <w:sz w:val="18"/>
                    <w:szCs w:val="24"/>
                    <w:rtl/>
                  </w:rPr>
                </w:rPrChange>
              </w:rPr>
              <w:t>איטום בסיסי</w:t>
            </w:r>
          </w:p>
        </w:tc>
        <w:tc>
          <w:tcPr>
            <w:tcW w:w="849" w:type="dxa"/>
            <w:shd w:val="clear" w:color="auto" w:fill="auto"/>
            <w:tcMar>
              <w:top w:w="28" w:type="dxa"/>
            </w:tcMar>
          </w:tcPr>
          <w:p w14:paraId="3636710F" w14:textId="77777777" w:rsidR="00EB5A81" w:rsidRPr="000748C0" w:rsidRDefault="00EB5A81" w:rsidP="00341985">
            <w:pPr>
              <w:suppressAutoHyphens/>
              <w:autoSpaceDN w:val="0"/>
              <w:jc w:val="both"/>
              <w:textAlignment w:val="baseline"/>
              <w:rPr>
                <w:rFonts w:ascii="Arial" w:eastAsia="Calibri" w:hAnsi="Arial"/>
                <w:sz w:val="18"/>
                <w:szCs w:val="24"/>
                <w:rtl/>
                <w:rPrChange w:id="5423" w:author="Meryl Etman" w:date="2020-03-25T10:10:00Z">
                  <w:rPr>
                    <w:rFonts w:ascii="Arial" w:eastAsia="Calibri" w:hAnsi="Arial"/>
                    <w:sz w:val="18"/>
                    <w:szCs w:val="24"/>
                    <w:rtl/>
                  </w:rPr>
                </w:rPrChange>
              </w:rPr>
            </w:pPr>
          </w:p>
        </w:tc>
        <w:tc>
          <w:tcPr>
            <w:tcW w:w="4601" w:type="dxa"/>
            <w:shd w:val="clear" w:color="auto" w:fill="auto"/>
            <w:tcMar>
              <w:top w:w="28" w:type="dxa"/>
            </w:tcMar>
          </w:tcPr>
          <w:p w14:paraId="619C28E9" w14:textId="77777777" w:rsidR="00EB5A81" w:rsidRPr="000748C0" w:rsidRDefault="00EB5A81" w:rsidP="00341985">
            <w:pPr>
              <w:suppressAutoHyphens/>
              <w:autoSpaceDN w:val="0"/>
              <w:jc w:val="both"/>
              <w:textAlignment w:val="baseline"/>
              <w:rPr>
                <w:rFonts w:ascii="Arial" w:eastAsia="Calibri" w:hAnsi="Arial"/>
                <w:i/>
                <w:iCs/>
                <w:rtl/>
                <w:rPrChange w:id="5424" w:author="Meryl Etman" w:date="2020-03-25T10:10:00Z">
                  <w:rPr>
                    <w:rFonts w:ascii="Arial" w:eastAsia="Calibri" w:hAnsi="Arial"/>
                    <w:i/>
                    <w:iCs/>
                    <w:rtl/>
                  </w:rPr>
                </w:rPrChange>
              </w:rPr>
            </w:pPr>
          </w:p>
        </w:tc>
      </w:tr>
      <w:tr w:rsidR="00EB5A81" w:rsidRPr="000748C0" w14:paraId="43772AE1" w14:textId="77777777" w:rsidTr="00341985">
        <w:tc>
          <w:tcPr>
            <w:tcW w:w="532" w:type="dxa"/>
            <w:shd w:val="clear" w:color="auto" w:fill="auto"/>
          </w:tcPr>
          <w:p w14:paraId="5889B926" w14:textId="77777777" w:rsidR="00EB5A81" w:rsidRPr="000748C0" w:rsidRDefault="00EB5A81" w:rsidP="00341985">
            <w:pPr>
              <w:suppressAutoHyphens/>
              <w:autoSpaceDN w:val="0"/>
              <w:jc w:val="both"/>
              <w:textAlignment w:val="baseline"/>
              <w:rPr>
                <w:rFonts w:ascii="Arial" w:eastAsia="Calibri" w:hAnsi="Arial"/>
                <w:sz w:val="18"/>
                <w:szCs w:val="24"/>
                <w:rtl/>
                <w:rPrChange w:id="5425" w:author="Meryl Etman" w:date="2020-03-25T10:10:00Z">
                  <w:rPr>
                    <w:rFonts w:ascii="Arial" w:eastAsia="Calibri" w:hAnsi="Arial"/>
                    <w:sz w:val="18"/>
                    <w:szCs w:val="24"/>
                    <w:rtl/>
                  </w:rPr>
                </w:rPrChange>
              </w:rPr>
            </w:pPr>
            <w:r w:rsidRPr="000748C0">
              <w:rPr>
                <w:rFonts w:ascii="Arial" w:eastAsia="Calibri" w:hAnsi="Arial" w:hint="cs"/>
                <w:sz w:val="18"/>
                <w:szCs w:val="24"/>
                <w:rtl/>
                <w:rPrChange w:id="5426" w:author="Meryl Etman" w:date="2020-03-25T10:10:00Z">
                  <w:rPr>
                    <w:rFonts w:ascii="Arial" w:eastAsia="Calibri" w:hAnsi="Arial" w:hint="cs"/>
                    <w:sz w:val="18"/>
                    <w:szCs w:val="24"/>
                    <w:rtl/>
                  </w:rPr>
                </w:rPrChange>
              </w:rPr>
              <w:t>4</w:t>
            </w:r>
          </w:p>
        </w:tc>
        <w:tc>
          <w:tcPr>
            <w:tcW w:w="3646" w:type="dxa"/>
            <w:shd w:val="clear" w:color="auto" w:fill="auto"/>
            <w:tcMar>
              <w:top w:w="28" w:type="dxa"/>
            </w:tcMar>
          </w:tcPr>
          <w:p w14:paraId="3690C22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2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28" w:author="Meryl Etman" w:date="2020-03-25T10:10:00Z">
                  <w:rPr>
                    <w:rFonts w:ascii="Arial" w:eastAsia="Calibri" w:hAnsi="Arial" w:hint="cs"/>
                    <w:i/>
                    <w:iCs/>
                    <w:sz w:val="18"/>
                    <w:szCs w:val="24"/>
                    <w:rtl/>
                  </w:rPr>
                </w:rPrChange>
              </w:rPr>
              <w:t>תהליך הדבקה/פוגות פינה</w:t>
            </w:r>
          </w:p>
        </w:tc>
        <w:tc>
          <w:tcPr>
            <w:tcW w:w="849" w:type="dxa"/>
            <w:shd w:val="clear" w:color="auto" w:fill="auto"/>
            <w:tcMar>
              <w:top w:w="28" w:type="dxa"/>
            </w:tcMar>
          </w:tcPr>
          <w:p w14:paraId="6A74C906" w14:textId="77777777" w:rsidR="00EB5A81" w:rsidRPr="000748C0" w:rsidRDefault="00EB5A81" w:rsidP="00341985">
            <w:pPr>
              <w:suppressAutoHyphens/>
              <w:autoSpaceDN w:val="0"/>
              <w:jc w:val="both"/>
              <w:textAlignment w:val="baseline"/>
              <w:rPr>
                <w:rFonts w:ascii="Arial" w:eastAsia="Calibri" w:hAnsi="Arial"/>
                <w:sz w:val="18"/>
                <w:szCs w:val="24"/>
                <w:rtl/>
                <w:rPrChange w:id="5429" w:author="Meryl Etman" w:date="2020-03-25T10:10:00Z">
                  <w:rPr>
                    <w:rFonts w:ascii="Arial" w:eastAsia="Calibri" w:hAnsi="Arial"/>
                    <w:sz w:val="18"/>
                    <w:szCs w:val="24"/>
                    <w:rtl/>
                  </w:rPr>
                </w:rPrChange>
              </w:rPr>
            </w:pPr>
          </w:p>
        </w:tc>
        <w:tc>
          <w:tcPr>
            <w:tcW w:w="4601" w:type="dxa"/>
            <w:shd w:val="clear" w:color="auto" w:fill="auto"/>
            <w:tcMar>
              <w:top w:w="28" w:type="dxa"/>
            </w:tcMar>
          </w:tcPr>
          <w:p w14:paraId="1D50E53E" w14:textId="77777777" w:rsidR="00EB5A81" w:rsidRPr="000748C0" w:rsidRDefault="00EB5A81" w:rsidP="00341985">
            <w:pPr>
              <w:suppressAutoHyphens/>
              <w:autoSpaceDN w:val="0"/>
              <w:jc w:val="both"/>
              <w:textAlignment w:val="baseline"/>
              <w:rPr>
                <w:rFonts w:ascii="Arial" w:eastAsia="Calibri" w:hAnsi="Arial"/>
                <w:i/>
                <w:iCs/>
                <w:rtl/>
                <w:rPrChange w:id="5430" w:author="Meryl Etman" w:date="2020-03-25T10:10:00Z">
                  <w:rPr>
                    <w:rFonts w:ascii="Arial" w:eastAsia="Calibri" w:hAnsi="Arial"/>
                    <w:i/>
                    <w:iCs/>
                    <w:rtl/>
                  </w:rPr>
                </w:rPrChange>
              </w:rPr>
            </w:pPr>
          </w:p>
        </w:tc>
      </w:tr>
      <w:tr w:rsidR="00EB5A81" w:rsidRPr="000748C0" w14:paraId="3D3E1827" w14:textId="77777777" w:rsidTr="00341985">
        <w:tc>
          <w:tcPr>
            <w:tcW w:w="532" w:type="dxa"/>
            <w:shd w:val="clear" w:color="auto" w:fill="auto"/>
          </w:tcPr>
          <w:p w14:paraId="4DB4CBC9" w14:textId="77777777" w:rsidR="00EB5A81" w:rsidRPr="000748C0" w:rsidRDefault="00EB5A81" w:rsidP="00341985">
            <w:pPr>
              <w:suppressAutoHyphens/>
              <w:autoSpaceDN w:val="0"/>
              <w:jc w:val="both"/>
              <w:textAlignment w:val="baseline"/>
              <w:rPr>
                <w:rFonts w:ascii="Arial" w:eastAsia="Calibri" w:hAnsi="Arial"/>
                <w:sz w:val="18"/>
                <w:szCs w:val="24"/>
                <w:rtl/>
                <w:rPrChange w:id="5431" w:author="Meryl Etman" w:date="2020-03-25T10:10:00Z">
                  <w:rPr>
                    <w:rFonts w:ascii="Arial" w:eastAsia="Calibri" w:hAnsi="Arial"/>
                    <w:sz w:val="18"/>
                    <w:szCs w:val="24"/>
                    <w:rtl/>
                  </w:rPr>
                </w:rPrChange>
              </w:rPr>
            </w:pPr>
            <w:r w:rsidRPr="000748C0">
              <w:rPr>
                <w:rFonts w:ascii="Arial" w:eastAsia="Calibri" w:hAnsi="Arial" w:hint="cs"/>
                <w:sz w:val="18"/>
                <w:szCs w:val="24"/>
                <w:rtl/>
                <w:rPrChange w:id="5432" w:author="Meryl Etman" w:date="2020-03-25T10:10:00Z">
                  <w:rPr>
                    <w:rFonts w:ascii="Arial" w:eastAsia="Calibri" w:hAnsi="Arial" w:hint="cs"/>
                    <w:sz w:val="18"/>
                    <w:szCs w:val="24"/>
                    <w:rtl/>
                  </w:rPr>
                </w:rPrChange>
              </w:rPr>
              <w:t>5</w:t>
            </w:r>
          </w:p>
        </w:tc>
        <w:tc>
          <w:tcPr>
            <w:tcW w:w="3646" w:type="dxa"/>
            <w:shd w:val="clear" w:color="auto" w:fill="auto"/>
            <w:tcMar>
              <w:top w:w="28" w:type="dxa"/>
            </w:tcMar>
          </w:tcPr>
          <w:p w14:paraId="2BFAB3E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3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34" w:author="Meryl Etman" w:date="2020-03-25T10:10:00Z">
                  <w:rPr>
                    <w:rFonts w:ascii="Arial" w:eastAsia="Calibri" w:hAnsi="Arial" w:hint="cs"/>
                    <w:i/>
                    <w:iCs/>
                    <w:sz w:val="18"/>
                    <w:szCs w:val="24"/>
                    <w:rtl/>
                  </w:rPr>
                </w:rPrChange>
              </w:rPr>
              <w:t>סף מעבר וויטרינה/פרוזדור</w:t>
            </w:r>
          </w:p>
        </w:tc>
        <w:tc>
          <w:tcPr>
            <w:tcW w:w="849" w:type="dxa"/>
            <w:shd w:val="clear" w:color="auto" w:fill="auto"/>
            <w:tcMar>
              <w:top w:w="28" w:type="dxa"/>
            </w:tcMar>
          </w:tcPr>
          <w:p w14:paraId="4BD3EB73" w14:textId="77777777" w:rsidR="00EB5A81" w:rsidRPr="000748C0" w:rsidRDefault="00EB5A81" w:rsidP="00341985">
            <w:pPr>
              <w:suppressAutoHyphens/>
              <w:autoSpaceDN w:val="0"/>
              <w:jc w:val="both"/>
              <w:textAlignment w:val="baseline"/>
              <w:rPr>
                <w:rFonts w:ascii="Arial" w:eastAsia="Calibri" w:hAnsi="Arial"/>
                <w:sz w:val="18"/>
                <w:szCs w:val="24"/>
                <w:rtl/>
                <w:rPrChange w:id="5435" w:author="Meryl Etman" w:date="2020-03-25T10:10:00Z">
                  <w:rPr>
                    <w:rFonts w:ascii="Arial" w:eastAsia="Calibri" w:hAnsi="Arial"/>
                    <w:sz w:val="18"/>
                    <w:szCs w:val="24"/>
                    <w:rtl/>
                  </w:rPr>
                </w:rPrChange>
              </w:rPr>
            </w:pPr>
          </w:p>
        </w:tc>
        <w:tc>
          <w:tcPr>
            <w:tcW w:w="4601" w:type="dxa"/>
            <w:shd w:val="clear" w:color="auto" w:fill="auto"/>
            <w:tcMar>
              <w:top w:w="28" w:type="dxa"/>
            </w:tcMar>
          </w:tcPr>
          <w:p w14:paraId="1BFC6868" w14:textId="77777777" w:rsidR="00EB5A81" w:rsidRPr="000748C0" w:rsidRDefault="00EB5A81" w:rsidP="00341985">
            <w:pPr>
              <w:suppressAutoHyphens/>
              <w:autoSpaceDN w:val="0"/>
              <w:jc w:val="both"/>
              <w:textAlignment w:val="baseline"/>
              <w:rPr>
                <w:rFonts w:ascii="Arial" w:eastAsia="Calibri" w:hAnsi="Arial"/>
                <w:i/>
                <w:iCs/>
                <w:rtl/>
                <w:rPrChange w:id="5436" w:author="Meryl Etman" w:date="2020-03-25T10:10:00Z">
                  <w:rPr>
                    <w:rFonts w:ascii="Arial" w:eastAsia="Calibri" w:hAnsi="Arial"/>
                    <w:i/>
                    <w:iCs/>
                    <w:rtl/>
                  </w:rPr>
                </w:rPrChange>
              </w:rPr>
            </w:pPr>
          </w:p>
        </w:tc>
      </w:tr>
      <w:tr w:rsidR="00EB5A81" w:rsidRPr="000748C0" w14:paraId="261A7280" w14:textId="77777777" w:rsidTr="00341985">
        <w:tc>
          <w:tcPr>
            <w:tcW w:w="532" w:type="dxa"/>
            <w:shd w:val="clear" w:color="auto" w:fill="auto"/>
          </w:tcPr>
          <w:p w14:paraId="123156C1" w14:textId="77777777" w:rsidR="00EB5A81" w:rsidRPr="000748C0" w:rsidRDefault="00EB5A81" w:rsidP="00341985">
            <w:pPr>
              <w:suppressAutoHyphens/>
              <w:autoSpaceDN w:val="0"/>
              <w:jc w:val="both"/>
              <w:textAlignment w:val="baseline"/>
              <w:rPr>
                <w:rFonts w:ascii="Arial" w:eastAsia="Calibri" w:hAnsi="Arial"/>
                <w:sz w:val="18"/>
                <w:szCs w:val="24"/>
                <w:rtl/>
                <w:rPrChange w:id="5437" w:author="Meryl Etman" w:date="2020-03-25T10:10:00Z">
                  <w:rPr>
                    <w:rFonts w:ascii="Arial" w:eastAsia="Calibri" w:hAnsi="Arial"/>
                    <w:sz w:val="18"/>
                    <w:szCs w:val="24"/>
                    <w:rtl/>
                  </w:rPr>
                </w:rPrChange>
              </w:rPr>
            </w:pPr>
          </w:p>
        </w:tc>
        <w:tc>
          <w:tcPr>
            <w:tcW w:w="3646" w:type="dxa"/>
            <w:shd w:val="clear" w:color="auto" w:fill="auto"/>
            <w:tcMar>
              <w:top w:w="28" w:type="dxa"/>
            </w:tcMar>
          </w:tcPr>
          <w:p w14:paraId="09D9E1A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38" w:author="Meryl Etman" w:date="2020-03-25T10:10:00Z">
                  <w:rPr>
                    <w:rFonts w:ascii="Arial" w:eastAsia="Calibri" w:hAnsi="Arial"/>
                    <w:i/>
                    <w:iCs/>
                    <w:sz w:val="18"/>
                    <w:szCs w:val="24"/>
                    <w:rtl/>
                  </w:rPr>
                </w:rPrChange>
              </w:rPr>
            </w:pPr>
          </w:p>
        </w:tc>
        <w:tc>
          <w:tcPr>
            <w:tcW w:w="849" w:type="dxa"/>
            <w:shd w:val="clear" w:color="auto" w:fill="auto"/>
            <w:tcMar>
              <w:top w:w="28" w:type="dxa"/>
            </w:tcMar>
          </w:tcPr>
          <w:p w14:paraId="06B1F48C" w14:textId="77777777" w:rsidR="00EB5A81" w:rsidRPr="000748C0" w:rsidRDefault="00EB5A81" w:rsidP="00341985">
            <w:pPr>
              <w:suppressAutoHyphens/>
              <w:autoSpaceDN w:val="0"/>
              <w:jc w:val="both"/>
              <w:textAlignment w:val="baseline"/>
              <w:rPr>
                <w:rFonts w:ascii="Arial" w:eastAsia="Calibri" w:hAnsi="Arial"/>
                <w:sz w:val="18"/>
                <w:szCs w:val="24"/>
                <w:rtl/>
                <w:rPrChange w:id="5439" w:author="Meryl Etman" w:date="2020-03-25T10:10:00Z">
                  <w:rPr>
                    <w:rFonts w:ascii="Arial" w:eastAsia="Calibri" w:hAnsi="Arial"/>
                    <w:sz w:val="18"/>
                    <w:szCs w:val="24"/>
                    <w:rtl/>
                  </w:rPr>
                </w:rPrChange>
              </w:rPr>
            </w:pPr>
          </w:p>
        </w:tc>
        <w:tc>
          <w:tcPr>
            <w:tcW w:w="4601" w:type="dxa"/>
            <w:shd w:val="clear" w:color="auto" w:fill="auto"/>
            <w:tcMar>
              <w:top w:w="28" w:type="dxa"/>
            </w:tcMar>
          </w:tcPr>
          <w:p w14:paraId="73FF5986" w14:textId="77777777" w:rsidR="00EB5A81" w:rsidRPr="000748C0" w:rsidRDefault="00EB5A81" w:rsidP="00341985">
            <w:pPr>
              <w:suppressAutoHyphens/>
              <w:autoSpaceDN w:val="0"/>
              <w:jc w:val="both"/>
              <w:textAlignment w:val="baseline"/>
              <w:rPr>
                <w:rFonts w:ascii="Arial" w:eastAsia="Calibri" w:hAnsi="Arial"/>
                <w:i/>
                <w:iCs/>
                <w:rtl/>
                <w:rPrChange w:id="5440" w:author="Meryl Etman" w:date="2020-03-25T10:10:00Z">
                  <w:rPr>
                    <w:rFonts w:ascii="Arial" w:eastAsia="Calibri" w:hAnsi="Arial"/>
                    <w:i/>
                    <w:iCs/>
                    <w:rtl/>
                  </w:rPr>
                </w:rPrChange>
              </w:rPr>
            </w:pPr>
          </w:p>
        </w:tc>
      </w:tr>
      <w:tr w:rsidR="00EB5A81" w:rsidRPr="000748C0" w14:paraId="765FB035" w14:textId="77777777" w:rsidTr="00341985">
        <w:tc>
          <w:tcPr>
            <w:tcW w:w="532" w:type="dxa"/>
            <w:shd w:val="clear" w:color="auto" w:fill="auto"/>
          </w:tcPr>
          <w:p w14:paraId="5FA7660D" w14:textId="77777777" w:rsidR="00EB5A81" w:rsidRPr="000748C0" w:rsidRDefault="00EB5A81" w:rsidP="00341985">
            <w:pPr>
              <w:suppressAutoHyphens/>
              <w:autoSpaceDN w:val="0"/>
              <w:jc w:val="both"/>
              <w:textAlignment w:val="baseline"/>
              <w:rPr>
                <w:rFonts w:ascii="Arial" w:eastAsia="Calibri" w:hAnsi="Arial"/>
                <w:sz w:val="18"/>
                <w:szCs w:val="24"/>
                <w:rtl/>
                <w:rPrChange w:id="5441" w:author="Meryl Etman" w:date="2020-03-25T10:10:00Z">
                  <w:rPr>
                    <w:rFonts w:ascii="Arial" w:eastAsia="Calibri" w:hAnsi="Arial"/>
                    <w:sz w:val="18"/>
                    <w:szCs w:val="24"/>
                    <w:rtl/>
                  </w:rPr>
                </w:rPrChange>
              </w:rPr>
            </w:pPr>
          </w:p>
        </w:tc>
        <w:tc>
          <w:tcPr>
            <w:tcW w:w="3646" w:type="dxa"/>
            <w:shd w:val="clear" w:color="auto" w:fill="auto"/>
            <w:tcMar>
              <w:top w:w="28" w:type="dxa"/>
            </w:tcMar>
          </w:tcPr>
          <w:p w14:paraId="3402DA7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42" w:author="Meryl Etman" w:date="2020-03-25T10:10:00Z">
                  <w:rPr>
                    <w:rFonts w:ascii="Arial" w:eastAsia="Calibri" w:hAnsi="Arial"/>
                    <w:i/>
                    <w:iCs/>
                    <w:sz w:val="18"/>
                    <w:szCs w:val="24"/>
                    <w:rtl/>
                  </w:rPr>
                </w:rPrChange>
              </w:rPr>
            </w:pPr>
          </w:p>
        </w:tc>
        <w:tc>
          <w:tcPr>
            <w:tcW w:w="849" w:type="dxa"/>
            <w:shd w:val="clear" w:color="auto" w:fill="auto"/>
            <w:tcMar>
              <w:top w:w="28" w:type="dxa"/>
            </w:tcMar>
          </w:tcPr>
          <w:p w14:paraId="6C84B81C" w14:textId="77777777" w:rsidR="00EB5A81" w:rsidRPr="000748C0" w:rsidRDefault="00EB5A81" w:rsidP="00341985">
            <w:pPr>
              <w:suppressAutoHyphens/>
              <w:autoSpaceDN w:val="0"/>
              <w:jc w:val="both"/>
              <w:textAlignment w:val="baseline"/>
              <w:rPr>
                <w:rFonts w:ascii="Arial" w:eastAsia="Calibri" w:hAnsi="Arial"/>
                <w:sz w:val="18"/>
                <w:szCs w:val="24"/>
                <w:rtl/>
                <w:rPrChange w:id="5443" w:author="Meryl Etman" w:date="2020-03-25T10:10:00Z">
                  <w:rPr>
                    <w:rFonts w:ascii="Arial" w:eastAsia="Calibri" w:hAnsi="Arial"/>
                    <w:sz w:val="18"/>
                    <w:szCs w:val="24"/>
                    <w:rtl/>
                  </w:rPr>
                </w:rPrChange>
              </w:rPr>
            </w:pPr>
          </w:p>
        </w:tc>
        <w:tc>
          <w:tcPr>
            <w:tcW w:w="4601" w:type="dxa"/>
            <w:shd w:val="clear" w:color="auto" w:fill="auto"/>
            <w:tcMar>
              <w:top w:w="28" w:type="dxa"/>
            </w:tcMar>
          </w:tcPr>
          <w:p w14:paraId="3A980E0C" w14:textId="77777777" w:rsidR="00EB5A81" w:rsidRPr="000748C0" w:rsidRDefault="00EB5A81" w:rsidP="00341985">
            <w:pPr>
              <w:suppressAutoHyphens/>
              <w:autoSpaceDN w:val="0"/>
              <w:jc w:val="both"/>
              <w:textAlignment w:val="baseline"/>
              <w:rPr>
                <w:rFonts w:ascii="Arial" w:eastAsia="Calibri" w:hAnsi="Arial"/>
                <w:i/>
                <w:iCs/>
                <w:rtl/>
                <w:rPrChange w:id="5444" w:author="Meryl Etman" w:date="2020-03-25T10:10:00Z">
                  <w:rPr>
                    <w:rFonts w:ascii="Arial" w:eastAsia="Calibri" w:hAnsi="Arial"/>
                    <w:i/>
                    <w:iCs/>
                    <w:rtl/>
                  </w:rPr>
                </w:rPrChange>
              </w:rPr>
            </w:pPr>
          </w:p>
        </w:tc>
      </w:tr>
      <w:tr w:rsidR="00EB5A81" w:rsidRPr="000748C0" w14:paraId="66913355" w14:textId="77777777" w:rsidTr="00341985">
        <w:tc>
          <w:tcPr>
            <w:tcW w:w="532" w:type="dxa"/>
            <w:shd w:val="clear" w:color="auto" w:fill="auto"/>
          </w:tcPr>
          <w:p w14:paraId="4FF7D6E4" w14:textId="77777777" w:rsidR="00EB5A81" w:rsidRPr="000748C0" w:rsidRDefault="00EB5A81" w:rsidP="00341985">
            <w:pPr>
              <w:suppressAutoHyphens/>
              <w:autoSpaceDN w:val="0"/>
              <w:jc w:val="both"/>
              <w:textAlignment w:val="baseline"/>
              <w:rPr>
                <w:rFonts w:ascii="Arial" w:eastAsia="Calibri" w:hAnsi="Arial"/>
                <w:sz w:val="18"/>
                <w:szCs w:val="24"/>
                <w:rtl/>
                <w:rPrChange w:id="5445" w:author="Meryl Etman" w:date="2020-03-25T10:10:00Z">
                  <w:rPr>
                    <w:rFonts w:ascii="Arial" w:eastAsia="Calibri" w:hAnsi="Arial"/>
                    <w:sz w:val="18"/>
                    <w:szCs w:val="24"/>
                    <w:rtl/>
                  </w:rPr>
                </w:rPrChange>
              </w:rPr>
            </w:pPr>
          </w:p>
        </w:tc>
        <w:tc>
          <w:tcPr>
            <w:tcW w:w="3646" w:type="dxa"/>
            <w:shd w:val="clear" w:color="auto" w:fill="auto"/>
            <w:tcMar>
              <w:top w:w="28" w:type="dxa"/>
            </w:tcMar>
          </w:tcPr>
          <w:p w14:paraId="71FBC98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46" w:author="Meryl Etman" w:date="2020-03-25T10:10:00Z">
                  <w:rPr>
                    <w:rFonts w:ascii="Arial" w:eastAsia="Calibri" w:hAnsi="Arial"/>
                    <w:i/>
                    <w:iCs/>
                    <w:sz w:val="18"/>
                    <w:szCs w:val="24"/>
                    <w:rtl/>
                  </w:rPr>
                </w:rPrChange>
              </w:rPr>
            </w:pPr>
          </w:p>
        </w:tc>
        <w:tc>
          <w:tcPr>
            <w:tcW w:w="849" w:type="dxa"/>
            <w:shd w:val="clear" w:color="auto" w:fill="auto"/>
            <w:tcMar>
              <w:top w:w="28" w:type="dxa"/>
            </w:tcMar>
          </w:tcPr>
          <w:p w14:paraId="63705FE5" w14:textId="77777777" w:rsidR="00EB5A81" w:rsidRPr="000748C0" w:rsidRDefault="00EB5A81" w:rsidP="00341985">
            <w:pPr>
              <w:suppressAutoHyphens/>
              <w:autoSpaceDN w:val="0"/>
              <w:jc w:val="both"/>
              <w:textAlignment w:val="baseline"/>
              <w:rPr>
                <w:rFonts w:ascii="Arial" w:eastAsia="Calibri" w:hAnsi="Arial"/>
                <w:sz w:val="18"/>
                <w:szCs w:val="24"/>
                <w:rtl/>
                <w:rPrChange w:id="5447" w:author="Meryl Etman" w:date="2020-03-25T10:10:00Z">
                  <w:rPr>
                    <w:rFonts w:ascii="Arial" w:eastAsia="Calibri" w:hAnsi="Arial"/>
                    <w:sz w:val="18"/>
                    <w:szCs w:val="24"/>
                    <w:rtl/>
                  </w:rPr>
                </w:rPrChange>
              </w:rPr>
            </w:pPr>
          </w:p>
        </w:tc>
        <w:tc>
          <w:tcPr>
            <w:tcW w:w="4601" w:type="dxa"/>
            <w:shd w:val="clear" w:color="auto" w:fill="auto"/>
            <w:tcMar>
              <w:top w:w="28" w:type="dxa"/>
            </w:tcMar>
          </w:tcPr>
          <w:p w14:paraId="691BB239" w14:textId="77777777" w:rsidR="00EB5A81" w:rsidRPr="000748C0" w:rsidRDefault="00EB5A81" w:rsidP="00341985">
            <w:pPr>
              <w:suppressAutoHyphens/>
              <w:autoSpaceDN w:val="0"/>
              <w:jc w:val="both"/>
              <w:textAlignment w:val="baseline"/>
              <w:rPr>
                <w:rFonts w:ascii="Arial" w:eastAsia="Calibri" w:hAnsi="Arial"/>
                <w:i/>
                <w:iCs/>
                <w:rtl/>
                <w:rPrChange w:id="5448" w:author="Meryl Etman" w:date="2020-03-25T10:10:00Z">
                  <w:rPr>
                    <w:rFonts w:ascii="Arial" w:eastAsia="Calibri" w:hAnsi="Arial"/>
                    <w:i/>
                    <w:iCs/>
                    <w:rtl/>
                  </w:rPr>
                </w:rPrChange>
              </w:rPr>
            </w:pPr>
          </w:p>
        </w:tc>
      </w:tr>
      <w:tr w:rsidR="00EB5A81" w:rsidRPr="000748C0" w14:paraId="239F8FAE" w14:textId="77777777" w:rsidTr="00341985">
        <w:tc>
          <w:tcPr>
            <w:tcW w:w="532" w:type="dxa"/>
            <w:shd w:val="clear" w:color="auto" w:fill="auto"/>
          </w:tcPr>
          <w:p w14:paraId="6B6B4308" w14:textId="77777777" w:rsidR="00EB5A81" w:rsidRPr="000748C0" w:rsidRDefault="00EB5A81" w:rsidP="00341985">
            <w:pPr>
              <w:suppressAutoHyphens/>
              <w:autoSpaceDN w:val="0"/>
              <w:jc w:val="both"/>
              <w:textAlignment w:val="baseline"/>
              <w:rPr>
                <w:rFonts w:ascii="Arial" w:eastAsia="Calibri" w:hAnsi="Arial"/>
                <w:sz w:val="18"/>
                <w:szCs w:val="24"/>
                <w:rtl/>
                <w:rPrChange w:id="5449" w:author="Meryl Etman" w:date="2020-03-25T10:10:00Z">
                  <w:rPr>
                    <w:rFonts w:ascii="Arial" w:eastAsia="Calibri" w:hAnsi="Arial"/>
                    <w:sz w:val="18"/>
                    <w:szCs w:val="24"/>
                    <w:rtl/>
                  </w:rPr>
                </w:rPrChange>
              </w:rPr>
            </w:pPr>
          </w:p>
        </w:tc>
        <w:tc>
          <w:tcPr>
            <w:tcW w:w="3646" w:type="dxa"/>
            <w:shd w:val="clear" w:color="auto" w:fill="auto"/>
            <w:tcMar>
              <w:top w:w="28" w:type="dxa"/>
            </w:tcMar>
          </w:tcPr>
          <w:p w14:paraId="0CF76D1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450" w:author="Meryl Etman" w:date="2020-03-25T10:10:00Z">
                  <w:rPr>
                    <w:rFonts w:ascii="Arial" w:eastAsia="Calibri" w:hAnsi="Arial"/>
                    <w:i/>
                    <w:iCs/>
                    <w:sz w:val="18"/>
                    <w:szCs w:val="24"/>
                    <w:rtl/>
                  </w:rPr>
                </w:rPrChange>
              </w:rPr>
            </w:pPr>
          </w:p>
        </w:tc>
        <w:tc>
          <w:tcPr>
            <w:tcW w:w="849" w:type="dxa"/>
            <w:shd w:val="clear" w:color="auto" w:fill="auto"/>
            <w:tcMar>
              <w:top w:w="28" w:type="dxa"/>
            </w:tcMar>
          </w:tcPr>
          <w:p w14:paraId="0B21B7E5" w14:textId="77777777" w:rsidR="00EB5A81" w:rsidRPr="000748C0" w:rsidRDefault="00EB5A81" w:rsidP="00341985">
            <w:pPr>
              <w:suppressAutoHyphens/>
              <w:autoSpaceDN w:val="0"/>
              <w:jc w:val="both"/>
              <w:textAlignment w:val="baseline"/>
              <w:rPr>
                <w:rFonts w:ascii="Arial" w:eastAsia="Calibri" w:hAnsi="Arial"/>
                <w:sz w:val="18"/>
                <w:szCs w:val="24"/>
                <w:rtl/>
                <w:rPrChange w:id="5451" w:author="Meryl Etman" w:date="2020-03-25T10:10:00Z">
                  <w:rPr>
                    <w:rFonts w:ascii="Arial" w:eastAsia="Calibri" w:hAnsi="Arial"/>
                    <w:sz w:val="18"/>
                    <w:szCs w:val="24"/>
                    <w:rtl/>
                  </w:rPr>
                </w:rPrChange>
              </w:rPr>
            </w:pPr>
          </w:p>
        </w:tc>
        <w:tc>
          <w:tcPr>
            <w:tcW w:w="4601" w:type="dxa"/>
            <w:shd w:val="clear" w:color="auto" w:fill="auto"/>
            <w:tcMar>
              <w:top w:w="28" w:type="dxa"/>
            </w:tcMar>
          </w:tcPr>
          <w:p w14:paraId="2798952C" w14:textId="77777777" w:rsidR="00EB5A81" w:rsidRPr="000748C0" w:rsidRDefault="00EB5A81" w:rsidP="00341985">
            <w:pPr>
              <w:suppressAutoHyphens/>
              <w:autoSpaceDN w:val="0"/>
              <w:jc w:val="both"/>
              <w:textAlignment w:val="baseline"/>
              <w:rPr>
                <w:rFonts w:ascii="Arial" w:eastAsia="Calibri" w:hAnsi="Arial"/>
                <w:i/>
                <w:iCs/>
                <w:rtl/>
                <w:rPrChange w:id="5452" w:author="Meryl Etman" w:date="2020-03-25T10:10:00Z">
                  <w:rPr>
                    <w:rFonts w:ascii="Arial" w:eastAsia="Calibri" w:hAnsi="Arial"/>
                    <w:i/>
                    <w:iCs/>
                    <w:rtl/>
                  </w:rPr>
                </w:rPrChange>
              </w:rPr>
            </w:pPr>
          </w:p>
        </w:tc>
      </w:tr>
    </w:tbl>
    <w:p w14:paraId="3B57BFC2" w14:textId="77777777" w:rsidR="00EB5A81" w:rsidRPr="000748C0" w:rsidRDefault="00EB5A81" w:rsidP="00EB5A81">
      <w:pPr>
        <w:suppressAutoHyphens/>
        <w:autoSpaceDN w:val="0"/>
        <w:jc w:val="both"/>
        <w:textAlignment w:val="baseline"/>
        <w:rPr>
          <w:rFonts w:ascii="Arial" w:eastAsia="Calibri" w:hAnsi="Arial"/>
          <w:i/>
          <w:iCs/>
          <w:rtl/>
          <w:rPrChange w:id="5453" w:author="Meryl Etman" w:date="2020-03-25T10:10:00Z">
            <w:rPr>
              <w:rFonts w:ascii="Arial" w:eastAsia="Calibri" w:hAnsi="Arial"/>
              <w:i/>
              <w:iCs/>
              <w:rtl/>
            </w:rPr>
          </w:rPrChange>
        </w:rPr>
      </w:pPr>
      <w:r w:rsidRPr="000748C0">
        <w:rPr>
          <w:rFonts w:ascii="Arial" w:eastAsia="Calibri" w:hAnsi="Arial" w:hint="cs"/>
          <w:i/>
          <w:iCs/>
          <w:rtl/>
          <w:rPrChange w:id="5454" w:author="Meryl Etman" w:date="2020-03-25T10:10:00Z">
            <w:rPr>
              <w:rFonts w:ascii="Arial" w:eastAsia="Calibri" w:hAnsi="Arial" w:hint="cs"/>
              <w:i/>
              <w:iCs/>
              <w:rtl/>
            </w:rPr>
          </w:rPrChange>
        </w:rPr>
        <w:t>ת=תקין; ש=שיפור; פ=פסול</w:t>
      </w:r>
    </w:p>
    <w:p w14:paraId="30643C23"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455" w:author="Meryl Etman" w:date="2020-03-25T10:10:00Z">
            <w:rPr>
              <w:rFonts w:ascii="Arial" w:eastAsia="Calibri" w:hAnsi="Arial"/>
              <w:i/>
              <w:iCs/>
              <w:sz w:val="18"/>
              <w:szCs w:val="24"/>
              <w:rtl/>
            </w:rPr>
          </w:rPrChange>
        </w:rPr>
      </w:pPr>
    </w:p>
    <w:p w14:paraId="1063C935"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456" w:author="Meryl Etman" w:date="2020-03-25T10:10:00Z">
            <w:rPr>
              <w:rFonts w:ascii="Arial" w:eastAsia="Calibri" w:hAnsi="Arial"/>
              <w:i/>
              <w:iCs/>
              <w:sz w:val="18"/>
              <w:szCs w:val="24"/>
              <w:rtl/>
            </w:rPr>
          </w:rPrChange>
        </w:rPr>
      </w:pPr>
    </w:p>
    <w:p w14:paraId="5F2ABC76"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45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458" w:author="Meryl Etman" w:date="2020-03-25T10:10:00Z">
            <w:rPr>
              <w:rFonts w:ascii="Arial" w:eastAsia="Calibri" w:hAnsi="Arial" w:hint="cs"/>
              <w:i/>
              <w:iCs/>
              <w:sz w:val="18"/>
              <w:szCs w:val="24"/>
              <w:rtl/>
            </w:rPr>
          </w:rPrChange>
        </w:rPr>
        <w:t>הערות</w:t>
      </w:r>
    </w:p>
    <w:p w14:paraId="058CDC47"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459"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709FAD85" w14:textId="77777777" w:rsidTr="00341985">
        <w:tc>
          <w:tcPr>
            <w:tcW w:w="815" w:type="dxa"/>
            <w:shd w:val="clear" w:color="auto" w:fill="auto"/>
          </w:tcPr>
          <w:p w14:paraId="07EB485E" w14:textId="77777777" w:rsidR="00EB5A81" w:rsidRPr="000748C0" w:rsidRDefault="00EB5A81" w:rsidP="00341985">
            <w:pPr>
              <w:suppressAutoHyphens/>
              <w:autoSpaceDN w:val="0"/>
              <w:textAlignment w:val="baseline"/>
              <w:rPr>
                <w:rFonts w:ascii="Arial" w:eastAsia="Calibri" w:hAnsi="Arial"/>
                <w:b/>
                <w:bCs/>
                <w:sz w:val="16"/>
                <w:rtl/>
                <w:rPrChange w:id="5460" w:author="Meryl Etman" w:date="2020-03-25T10:10:00Z">
                  <w:rPr>
                    <w:rFonts w:ascii="Arial" w:eastAsia="Calibri" w:hAnsi="Arial"/>
                    <w:b/>
                    <w:bCs/>
                    <w:sz w:val="16"/>
                    <w:rtl/>
                  </w:rPr>
                </w:rPrChange>
              </w:rPr>
            </w:pPr>
            <w:r w:rsidRPr="000748C0">
              <w:rPr>
                <w:rFonts w:ascii="Arial" w:eastAsia="Calibri" w:hAnsi="Arial" w:hint="cs"/>
                <w:b/>
                <w:bCs/>
                <w:sz w:val="16"/>
                <w:rtl/>
                <w:rPrChange w:id="5461" w:author="Meryl Etman" w:date="2020-03-25T10:10:00Z">
                  <w:rPr>
                    <w:rFonts w:ascii="Arial" w:eastAsia="Calibri" w:hAnsi="Arial" w:hint="cs"/>
                    <w:b/>
                    <w:bCs/>
                    <w:sz w:val="16"/>
                    <w:rtl/>
                  </w:rPr>
                </w:rPrChange>
              </w:rPr>
              <w:t>תאריך</w:t>
            </w:r>
          </w:p>
        </w:tc>
        <w:tc>
          <w:tcPr>
            <w:tcW w:w="847" w:type="dxa"/>
            <w:shd w:val="clear" w:color="auto" w:fill="auto"/>
          </w:tcPr>
          <w:p w14:paraId="6843F6F1" w14:textId="77777777" w:rsidR="00EB5A81" w:rsidRPr="000748C0" w:rsidRDefault="00EB5A81" w:rsidP="00341985">
            <w:pPr>
              <w:suppressAutoHyphens/>
              <w:autoSpaceDN w:val="0"/>
              <w:textAlignment w:val="baseline"/>
              <w:rPr>
                <w:rFonts w:ascii="Arial" w:eastAsia="Calibri" w:hAnsi="Arial"/>
                <w:b/>
                <w:bCs/>
                <w:sz w:val="16"/>
                <w:rtl/>
                <w:rPrChange w:id="5462" w:author="Meryl Etman" w:date="2020-03-25T10:10:00Z">
                  <w:rPr>
                    <w:rFonts w:ascii="Arial" w:eastAsia="Calibri" w:hAnsi="Arial"/>
                    <w:b/>
                    <w:bCs/>
                    <w:sz w:val="16"/>
                    <w:rtl/>
                  </w:rPr>
                </w:rPrChange>
              </w:rPr>
            </w:pPr>
            <w:r w:rsidRPr="000748C0">
              <w:rPr>
                <w:rFonts w:ascii="Arial" w:eastAsia="Calibri" w:hAnsi="Arial" w:hint="cs"/>
                <w:b/>
                <w:bCs/>
                <w:sz w:val="16"/>
                <w:rtl/>
                <w:rPrChange w:id="5463" w:author="Meryl Etman" w:date="2020-03-25T10:10:00Z">
                  <w:rPr>
                    <w:rFonts w:ascii="Arial" w:eastAsia="Calibri" w:hAnsi="Arial" w:hint="cs"/>
                    <w:b/>
                    <w:bCs/>
                    <w:sz w:val="16"/>
                    <w:rtl/>
                  </w:rPr>
                </w:rPrChange>
              </w:rPr>
              <w:t>סעיף</w:t>
            </w:r>
          </w:p>
        </w:tc>
        <w:tc>
          <w:tcPr>
            <w:tcW w:w="1947" w:type="dxa"/>
            <w:shd w:val="clear" w:color="auto" w:fill="auto"/>
          </w:tcPr>
          <w:p w14:paraId="12656F9E" w14:textId="77777777" w:rsidR="00EB5A81" w:rsidRPr="000748C0" w:rsidRDefault="00EB5A81" w:rsidP="00341985">
            <w:pPr>
              <w:suppressAutoHyphens/>
              <w:autoSpaceDN w:val="0"/>
              <w:textAlignment w:val="baseline"/>
              <w:rPr>
                <w:rFonts w:ascii="Arial" w:eastAsia="Calibri" w:hAnsi="Arial"/>
                <w:b/>
                <w:bCs/>
                <w:sz w:val="16"/>
                <w:rtl/>
                <w:rPrChange w:id="5464" w:author="Meryl Etman" w:date="2020-03-25T10:10:00Z">
                  <w:rPr>
                    <w:rFonts w:ascii="Arial" w:eastAsia="Calibri" w:hAnsi="Arial"/>
                    <w:b/>
                    <w:bCs/>
                    <w:sz w:val="16"/>
                    <w:rtl/>
                  </w:rPr>
                </w:rPrChange>
              </w:rPr>
            </w:pPr>
            <w:r w:rsidRPr="000748C0">
              <w:rPr>
                <w:rFonts w:ascii="Arial" w:eastAsia="Calibri" w:hAnsi="Arial" w:hint="cs"/>
                <w:b/>
                <w:bCs/>
                <w:sz w:val="16"/>
                <w:rtl/>
                <w:rPrChange w:id="5465" w:author="Meryl Etman" w:date="2020-03-25T10:10:00Z">
                  <w:rPr>
                    <w:rFonts w:ascii="Arial" w:eastAsia="Calibri" w:hAnsi="Arial" w:hint="cs"/>
                    <w:b/>
                    <w:bCs/>
                    <w:sz w:val="16"/>
                    <w:rtl/>
                  </w:rPr>
                </w:rPrChange>
              </w:rPr>
              <w:t>תיאור הליקוי</w:t>
            </w:r>
          </w:p>
        </w:tc>
        <w:tc>
          <w:tcPr>
            <w:tcW w:w="3226" w:type="dxa"/>
            <w:shd w:val="clear" w:color="auto" w:fill="auto"/>
          </w:tcPr>
          <w:p w14:paraId="5877C1BC" w14:textId="77777777" w:rsidR="00EB5A81" w:rsidRPr="000748C0" w:rsidRDefault="00EB5A81" w:rsidP="00341985">
            <w:pPr>
              <w:suppressAutoHyphens/>
              <w:autoSpaceDN w:val="0"/>
              <w:textAlignment w:val="baseline"/>
              <w:rPr>
                <w:rFonts w:ascii="Arial" w:eastAsia="Calibri" w:hAnsi="Arial"/>
                <w:b/>
                <w:bCs/>
                <w:sz w:val="16"/>
                <w:rtl/>
                <w:rPrChange w:id="5466" w:author="Meryl Etman" w:date="2020-03-25T10:10:00Z">
                  <w:rPr>
                    <w:rFonts w:ascii="Arial" w:eastAsia="Calibri" w:hAnsi="Arial"/>
                    <w:b/>
                    <w:bCs/>
                    <w:sz w:val="16"/>
                    <w:rtl/>
                  </w:rPr>
                </w:rPrChange>
              </w:rPr>
            </w:pPr>
            <w:r w:rsidRPr="000748C0">
              <w:rPr>
                <w:rFonts w:ascii="Arial" w:eastAsia="Calibri" w:hAnsi="Arial" w:hint="cs"/>
                <w:b/>
                <w:bCs/>
                <w:sz w:val="16"/>
                <w:rtl/>
                <w:rPrChange w:id="5467" w:author="Meryl Etman" w:date="2020-03-25T10:10:00Z">
                  <w:rPr>
                    <w:rFonts w:ascii="Arial" w:eastAsia="Calibri" w:hAnsi="Arial" w:hint="cs"/>
                    <w:b/>
                    <w:bCs/>
                    <w:sz w:val="16"/>
                    <w:rtl/>
                  </w:rPr>
                </w:rPrChange>
              </w:rPr>
              <w:t>הנחיות לתיקון</w:t>
            </w:r>
          </w:p>
        </w:tc>
        <w:tc>
          <w:tcPr>
            <w:tcW w:w="2793" w:type="dxa"/>
            <w:shd w:val="clear" w:color="auto" w:fill="auto"/>
          </w:tcPr>
          <w:p w14:paraId="05503220" w14:textId="77777777" w:rsidR="00EB5A81" w:rsidRPr="000748C0" w:rsidRDefault="00EB5A81" w:rsidP="00341985">
            <w:pPr>
              <w:suppressAutoHyphens/>
              <w:autoSpaceDN w:val="0"/>
              <w:textAlignment w:val="baseline"/>
              <w:rPr>
                <w:rFonts w:ascii="Arial" w:eastAsia="Calibri" w:hAnsi="Arial"/>
                <w:b/>
                <w:bCs/>
                <w:sz w:val="16"/>
                <w:rtl/>
                <w:rPrChange w:id="5468" w:author="Meryl Etman" w:date="2020-03-25T10:10:00Z">
                  <w:rPr>
                    <w:rFonts w:ascii="Arial" w:eastAsia="Calibri" w:hAnsi="Arial"/>
                    <w:b/>
                    <w:bCs/>
                    <w:sz w:val="16"/>
                    <w:rtl/>
                  </w:rPr>
                </w:rPrChange>
              </w:rPr>
            </w:pPr>
            <w:r w:rsidRPr="000748C0">
              <w:rPr>
                <w:rFonts w:ascii="Arial" w:eastAsia="Calibri" w:hAnsi="Arial" w:hint="cs"/>
                <w:b/>
                <w:bCs/>
                <w:sz w:val="16"/>
                <w:rtl/>
                <w:rPrChange w:id="5469" w:author="Meryl Etman" w:date="2020-03-25T10:10:00Z">
                  <w:rPr>
                    <w:rFonts w:ascii="Arial" w:eastAsia="Calibri" w:hAnsi="Arial" w:hint="cs"/>
                    <w:b/>
                    <w:bCs/>
                    <w:sz w:val="16"/>
                    <w:rtl/>
                  </w:rPr>
                </w:rPrChange>
              </w:rPr>
              <w:t>סטאטוס טיפול</w:t>
            </w:r>
          </w:p>
        </w:tc>
      </w:tr>
      <w:tr w:rsidR="00EB5A81" w:rsidRPr="000748C0" w14:paraId="5BBACC44" w14:textId="77777777" w:rsidTr="00341985">
        <w:tc>
          <w:tcPr>
            <w:tcW w:w="815" w:type="dxa"/>
            <w:shd w:val="clear" w:color="auto" w:fill="auto"/>
            <w:vAlign w:val="center"/>
          </w:tcPr>
          <w:p w14:paraId="38D0B47D" w14:textId="77777777" w:rsidR="00EB5A81" w:rsidRPr="000748C0" w:rsidRDefault="00EB5A81" w:rsidP="00341985">
            <w:pPr>
              <w:suppressAutoHyphens/>
              <w:autoSpaceDN w:val="0"/>
              <w:jc w:val="center"/>
              <w:textAlignment w:val="baseline"/>
              <w:rPr>
                <w:rFonts w:ascii="Arial" w:eastAsia="Calibri" w:hAnsi="Arial"/>
                <w:sz w:val="18"/>
                <w:szCs w:val="24"/>
                <w:rtl/>
                <w:rPrChange w:id="5470" w:author="Meryl Etman" w:date="2020-03-25T10:10:00Z">
                  <w:rPr>
                    <w:rFonts w:ascii="Arial" w:eastAsia="Calibri" w:hAnsi="Arial"/>
                    <w:sz w:val="18"/>
                    <w:szCs w:val="24"/>
                    <w:rtl/>
                  </w:rPr>
                </w:rPrChange>
              </w:rPr>
            </w:pPr>
          </w:p>
        </w:tc>
        <w:tc>
          <w:tcPr>
            <w:tcW w:w="847" w:type="dxa"/>
            <w:shd w:val="clear" w:color="auto" w:fill="auto"/>
          </w:tcPr>
          <w:p w14:paraId="39A8EBEA" w14:textId="77777777" w:rsidR="00EB5A81" w:rsidRPr="000748C0" w:rsidRDefault="00EB5A81" w:rsidP="00341985">
            <w:pPr>
              <w:suppressAutoHyphens/>
              <w:autoSpaceDN w:val="0"/>
              <w:jc w:val="both"/>
              <w:textAlignment w:val="baseline"/>
              <w:rPr>
                <w:rFonts w:ascii="Arial" w:eastAsia="Calibri" w:hAnsi="Arial"/>
                <w:sz w:val="18"/>
                <w:szCs w:val="24"/>
                <w:rtl/>
                <w:rPrChange w:id="5471" w:author="Meryl Etman" w:date="2020-03-25T10:10:00Z">
                  <w:rPr>
                    <w:rFonts w:ascii="Arial" w:eastAsia="Calibri" w:hAnsi="Arial"/>
                    <w:sz w:val="18"/>
                    <w:szCs w:val="24"/>
                    <w:rtl/>
                  </w:rPr>
                </w:rPrChange>
              </w:rPr>
            </w:pPr>
          </w:p>
        </w:tc>
        <w:tc>
          <w:tcPr>
            <w:tcW w:w="1947" w:type="dxa"/>
            <w:shd w:val="clear" w:color="auto" w:fill="auto"/>
            <w:vAlign w:val="center"/>
          </w:tcPr>
          <w:p w14:paraId="206F34F2" w14:textId="77777777" w:rsidR="00EB5A81" w:rsidRPr="000748C0" w:rsidRDefault="00EB5A81" w:rsidP="00341985">
            <w:pPr>
              <w:suppressAutoHyphens/>
              <w:autoSpaceDN w:val="0"/>
              <w:textAlignment w:val="baseline"/>
              <w:rPr>
                <w:rFonts w:ascii="Arial" w:eastAsia="Calibri" w:hAnsi="Arial"/>
                <w:sz w:val="14"/>
                <w:rtl/>
                <w:rPrChange w:id="5472" w:author="Meryl Etman" w:date="2020-03-25T10:10:00Z">
                  <w:rPr>
                    <w:rFonts w:ascii="Arial" w:eastAsia="Calibri" w:hAnsi="Arial"/>
                    <w:sz w:val="14"/>
                    <w:rtl/>
                  </w:rPr>
                </w:rPrChange>
              </w:rPr>
            </w:pPr>
          </w:p>
        </w:tc>
        <w:tc>
          <w:tcPr>
            <w:tcW w:w="3226" w:type="dxa"/>
            <w:shd w:val="clear" w:color="auto" w:fill="auto"/>
            <w:vAlign w:val="center"/>
          </w:tcPr>
          <w:p w14:paraId="654EDF95" w14:textId="77777777" w:rsidR="00EB5A81" w:rsidRPr="000748C0" w:rsidRDefault="00EB5A81" w:rsidP="00341985">
            <w:pPr>
              <w:suppressAutoHyphens/>
              <w:autoSpaceDN w:val="0"/>
              <w:textAlignment w:val="baseline"/>
              <w:rPr>
                <w:rFonts w:ascii="Arial" w:eastAsia="Calibri" w:hAnsi="Arial"/>
                <w:sz w:val="14"/>
                <w:rtl/>
                <w:rPrChange w:id="5473" w:author="Meryl Etman" w:date="2020-03-25T10:10:00Z">
                  <w:rPr>
                    <w:rFonts w:ascii="Arial" w:eastAsia="Calibri" w:hAnsi="Arial"/>
                    <w:sz w:val="14"/>
                    <w:rtl/>
                  </w:rPr>
                </w:rPrChange>
              </w:rPr>
            </w:pPr>
          </w:p>
        </w:tc>
        <w:tc>
          <w:tcPr>
            <w:tcW w:w="2793" w:type="dxa"/>
            <w:shd w:val="clear" w:color="auto" w:fill="auto"/>
            <w:vAlign w:val="center"/>
          </w:tcPr>
          <w:p w14:paraId="1DE455C3" w14:textId="77777777" w:rsidR="00EB5A81" w:rsidRPr="000748C0" w:rsidRDefault="00EB5A81" w:rsidP="00341985">
            <w:pPr>
              <w:suppressAutoHyphens/>
              <w:autoSpaceDN w:val="0"/>
              <w:textAlignment w:val="baseline"/>
              <w:rPr>
                <w:rFonts w:ascii="Arial" w:eastAsia="Calibri" w:hAnsi="Arial"/>
                <w:sz w:val="14"/>
                <w:rtl/>
                <w:rPrChange w:id="5474" w:author="Meryl Etman" w:date="2020-03-25T10:10:00Z">
                  <w:rPr>
                    <w:rFonts w:ascii="Arial" w:eastAsia="Calibri" w:hAnsi="Arial"/>
                    <w:sz w:val="14"/>
                    <w:rtl/>
                  </w:rPr>
                </w:rPrChange>
              </w:rPr>
            </w:pPr>
          </w:p>
        </w:tc>
      </w:tr>
      <w:tr w:rsidR="00EB5A81" w:rsidRPr="000748C0" w14:paraId="658D2F34" w14:textId="77777777" w:rsidTr="00341985">
        <w:tc>
          <w:tcPr>
            <w:tcW w:w="815" w:type="dxa"/>
            <w:shd w:val="clear" w:color="auto" w:fill="auto"/>
            <w:vAlign w:val="center"/>
          </w:tcPr>
          <w:p w14:paraId="283B2FE9" w14:textId="77777777" w:rsidR="00EB5A81" w:rsidRPr="000748C0" w:rsidRDefault="00EB5A81" w:rsidP="00341985">
            <w:pPr>
              <w:suppressAutoHyphens/>
              <w:autoSpaceDN w:val="0"/>
              <w:jc w:val="center"/>
              <w:textAlignment w:val="baseline"/>
              <w:rPr>
                <w:rFonts w:ascii="Arial" w:eastAsia="Calibri" w:hAnsi="Arial"/>
                <w:sz w:val="18"/>
                <w:szCs w:val="24"/>
                <w:rtl/>
                <w:rPrChange w:id="5475" w:author="Meryl Etman" w:date="2020-03-25T10:10:00Z">
                  <w:rPr>
                    <w:rFonts w:ascii="Arial" w:eastAsia="Calibri" w:hAnsi="Arial"/>
                    <w:sz w:val="18"/>
                    <w:szCs w:val="24"/>
                    <w:rtl/>
                  </w:rPr>
                </w:rPrChange>
              </w:rPr>
            </w:pPr>
          </w:p>
        </w:tc>
        <w:tc>
          <w:tcPr>
            <w:tcW w:w="847" w:type="dxa"/>
            <w:shd w:val="clear" w:color="auto" w:fill="auto"/>
          </w:tcPr>
          <w:p w14:paraId="01A9C402" w14:textId="77777777" w:rsidR="00EB5A81" w:rsidRPr="000748C0" w:rsidRDefault="00EB5A81" w:rsidP="00341985">
            <w:pPr>
              <w:suppressAutoHyphens/>
              <w:autoSpaceDN w:val="0"/>
              <w:jc w:val="both"/>
              <w:textAlignment w:val="baseline"/>
              <w:rPr>
                <w:rFonts w:ascii="Arial" w:eastAsia="Calibri" w:hAnsi="Arial"/>
                <w:sz w:val="18"/>
                <w:szCs w:val="24"/>
                <w:rtl/>
                <w:rPrChange w:id="5476" w:author="Meryl Etman" w:date="2020-03-25T10:10:00Z">
                  <w:rPr>
                    <w:rFonts w:ascii="Arial" w:eastAsia="Calibri" w:hAnsi="Arial"/>
                    <w:sz w:val="18"/>
                    <w:szCs w:val="24"/>
                    <w:rtl/>
                  </w:rPr>
                </w:rPrChange>
              </w:rPr>
            </w:pPr>
          </w:p>
        </w:tc>
        <w:tc>
          <w:tcPr>
            <w:tcW w:w="1947" w:type="dxa"/>
            <w:shd w:val="clear" w:color="auto" w:fill="auto"/>
            <w:vAlign w:val="center"/>
          </w:tcPr>
          <w:p w14:paraId="68D12357" w14:textId="77777777" w:rsidR="00EB5A81" w:rsidRPr="000748C0" w:rsidRDefault="00EB5A81" w:rsidP="00341985">
            <w:pPr>
              <w:suppressAutoHyphens/>
              <w:autoSpaceDN w:val="0"/>
              <w:textAlignment w:val="baseline"/>
              <w:rPr>
                <w:rFonts w:ascii="Arial" w:eastAsia="Calibri" w:hAnsi="Arial"/>
                <w:sz w:val="14"/>
                <w:rtl/>
                <w:rPrChange w:id="5477" w:author="Meryl Etman" w:date="2020-03-25T10:10:00Z">
                  <w:rPr>
                    <w:rFonts w:ascii="Arial" w:eastAsia="Calibri" w:hAnsi="Arial"/>
                    <w:sz w:val="14"/>
                    <w:rtl/>
                  </w:rPr>
                </w:rPrChange>
              </w:rPr>
            </w:pPr>
          </w:p>
        </w:tc>
        <w:tc>
          <w:tcPr>
            <w:tcW w:w="3226" w:type="dxa"/>
            <w:shd w:val="clear" w:color="auto" w:fill="auto"/>
            <w:vAlign w:val="center"/>
          </w:tcPr>
          <w:p w14:paraId="3A45BDAA" w14:textId="77777777" w:rsidR="00EB5A81" w:rsidRPr="000748C0" w:rsidRDefault="00EB5A81" w:rsidP="00341985">
            <w:pPr>
              <w:suppressAutoHyphens/>
              <w:autoSpaceDN w:val="0"/>
              <w:textAlignment w:val="baseline"/>
              <w:rPr>
                <w:rFonts w:ascii="Arial" w:eastAsia="Calibri" w:hAnsi="Arial"/>
                <w:sz w:val="14"/>
                <w:rtl/>
                <w:rPrChange w:id="5478" w:author="Meryl Etman" w:date="2020-03-25T10:10:00Z">
                  <w:rPr>
                    <w:rFonts w:ascii="Arial" w:eastAsia="Calibri" w:hAnsi="Arial"/>
                    <w:sz w:val="14"/>
                    <w:rtl/>
                  </w:rPr>
                </w:rPrChange>
              </w:rPr>
            </w:pPr>
          </w:p>
        </w:tc>
        <w:tc>
          <w:tcPr>
            <w:tcW w:w="2793" w:type="dxa"/>
            <w:shd w:val="clear" w:color="auto" w:fill="auto"/>
            <w:vAlign w:val="center"/>
          </w:tcPr>
          <w:p w14:paraId="2089E7C5" w14:textId="77777777" w:rsidR="00EB5A81" w:rsidRPr="000748C0" w:rsidRDefault="00EB5A81" w:rsidP="00341985">
            <w:pPr>
              <w:suppressAutoHyphens/>
              <w:autoSpaceDN w:val="0"/>
              <w:textAlignment w:val="baseline"/>
              <w:rPr>
                <w:rFonts w:ascii="Arial" w:eastAsia="Calibri" w:hAnsi="Arial"/>
                <w:sz w:val="14"/>
                <w:rtl/>
                <w:rPrChange w:id="5479" w:author="Meryl Etman" w:date="2020-03-25T10:10:00Z">
                  <w:rPr>
                    <w:rFonts w:ascii="Arial" w:eastAsia="Calibri" w:hAnsi="Arial"/>
                    <w:sz w:val="14"/>
                    <w:rtl/>
                  </w:rPr>
                </w:rPrChange>
              </w:rPr>
            </w:pPr>
          </w:p>
        </w:tc>
      </w:tr>
      <w:tr w:rsidR="00EB5A81" w:rsidRPr="000748C0" w14:paraId="6B47F4BD" w14:textId="77777777" w:rsidTr="00341985">
        <w:tc>
          <w:tcPr>
            <w:tcW w:w="815" w:type="dxa"/>
            <w:shd w:val="clear" w:color="auto" w:fill="auto"/>
            <w:vAlign w:val="center"/>
          </w:tcPr>
          <w:p w14:paraId="7458D865" w14:textId="77777777" w:rsidR="00EB5A81" w:rsidRPr="000748C0" w:rsidRDefault="00EB5A81" w:rsidP="00341985">
            <w:pPr>
              <w:suppressAutoHyphens/>
              <w:autoSpaceDN w:val="0"/>
              <w:jc w:val="center"/>
              <w:textAlignment w:val="baseline"/>
              <w:rPr>
                <w:rFonts w:ascii="Arial" w:eastAsia="Calibri" w:hAnsi="Arial"/>
                <w:sz w:val="18"/>
                <w:szCs w:val="24"/>
                <w:rtl/>
                <w:rPrChange w:id="5480" w:author="Meryl Etman" w:date="2020-03-25T10:10:00Z">
                  <w:rPr>
                    <w:rFonts w:ascii="Arial" w:eastAsia="Calibri" w:hAnsi="Arial"/>
                    <w:sz w:val="18"/>
                    <w:szCs w:val="24"/>
                    <w:rtl/>
                  </w:rPr>
                </w:rPrChange>
              </w:rPr>
            </w:pPr>
          </w:p>
        </w:tc>
        <w:tc>
          <w:tcPr>
            <w:tcW w:w="847" w:type="dxa"/>
            <w:shd w:val="clear" w:color="auto" w:fill="auto"/>
          </w:tcPr>
          <w:p w14:paraId="0F729A39" w14:textId="77777777" w:rsidR="00EB5A81" w:rsidRPr="000748C0" w:rsidRDefault="00EB5A81" w:rsidP="00341985">
            <w:pPr>
              <w:suppressAutoHyphens/>
              <w:autoSpaceDN w:val="0"/>
              <w:jc w:val="both"/>
              <w:textAlignment w:val="baseline"/>
              <w:rPr>
                <w:rFonts w:ascii="Arial" w:eastAsia="Calibri" w:hAnsi="Arial"/>
                <w:sz w:val="18"/>
                <w:szCs w:val="24"/>
                <w:rtl/>
                <w:rPrChange w:id="5481" w:author="Meryl Etman" w:date="2020-03-25T10:10:00Z">
                  <w:rPr>
                    <w:rFonts w:ascii="Arial" w:eastAsia="Calibri" w:hAnsi="Arial"/>
                    <w:sz w:val="18"/>
                    <w:szCs w:val="24"/>
                    <w:rtl/>
                  </w:rPr>
                </w:rPrChange>
              </w:rPr>
            </w:pPr>
          </w:p>
        </w:tc>
        <w:tc>
          <w:tcPr>
            <w:tcW w:w="1947" w:type="dxa"/>
            <w:shd w:val="clear" w:color="auto" w:fill="auto"/>
            <w:vAlign w:val="center"/>
          </w:tcPr>
          <w:p w14:paraId="3A93362D" w14:textId="77777777" w:rsidR="00EB5A81" w:rsidRPr="000748C0" w:rsidRDefault="00EB5A81" w:rsidP="00341985">
            <w:pPr>
              <w:suppressAutoHyphens/>
              <w:autoSpaceDN w:val="0"/>
              <w:textAlignment w:val="baseline"/>
              <w:rPr>
                <w:rFonts w:ascii="Arial" w:eastAsia="Calibri" w:hAnsi="Arial"/>
                <w:sz w:val="14"/>
                <w:rtl/>
                <w:rPrChange w:id="5482" w:author="Meryl Etman" w:date="2020-03-25T10:10:00Z">
                  <w:rPr>
                    <w:rFonts w:ascii="Arial" w:eastAsia="Calibri" w:hAnsi="Arial"/>
                    <w:sz w:val="14"/>
                    <w:rtl/>
                  </w:rPr>
                </w:rPrChange>
              </w:rPr>
            </w:pPr>
          </w:p>
        </w:tc>
        <w:tc>
          <w:tcPr>
            <w:tcW w:w="3226" w:type="dxa"/>
            <w:shd w:val="clear" w:color="auto" w:fill="auto"/>
            <w:vAlign w:val="center"/>
          </w:tcPr>
          <w:p w14:paraId="3C924267" w14:textId="77777777" w:rsidR="00EB5A81" w:rsidRPr="000748C0" w:rsidRDefault="00EB5A81" w:rsidP="00341985">
            <w:pPr>
              <w:suppressAutoHyphens/>
              <w:autoSpaceDN w:val="0"/>
              <w:textAlignment w:val="baseline"/>
              <w:rPr>
                <w:rFonts w:ascii="Arial" w:eastAsia="Calibri" w:hAnsi="Arial"/>
                <w:sz w:val="14"/>
                <w:rtl/>
                <w:rPrChange w:id="5483" w:author="Meryl Etman" w:date="2020-03-25T10:10:00Z">
                  <w:rPr>
                    <w:rFonts w:ascii="Arial" w:eastAsia="Calibri" w:hAnsi="Arial"/>
                    <w:sz w:val="14"/>
                    <w:rtl/>
                  </w:rPr>
                </w:rPrChange>
              </w:rPr>
            </w:pPr>
          </w:p>
        </w:tc>
        <w:tc>
          <w:tcPr>
            <w:tcW w:w="2793" w:type="dxa"/>
            <w:shd w:val="clear" w:color="auto" w:fill="auto"/>
            <w:vAlign w:val="center"/>
          </w:tcPr>
          <w:p w14:paraId="520A2C07" w14:textId="77777777" w:rsidR="00EB5A81" w:rsidRPr="000748C0" w:rsidRDefault="00EB5A81" w:rsidP="00341985">
            <w:pPr>
              <w:suppressAutoHyphens/>
              <w:autoSpaceDN w:val="0"/>
              <w:textAlignment w:val="baseline"/>
              <w:rPr>
                <w:rFonts w:ascii="Arial" w:eastAsia="Calibri" w:hAnsi="Arial"/>
                <w:sz w:val="14"/>
                <w:rtl/>
                <w:rPrChange w:id="5484" w:author="Meryl Etman" w:date="2020-03-25T10:10:00Z">
                  <w:rPr>
                    <w:rFonts w:ascii="Arial" w:eastAsia="Calibri" w:hAnsi="Arial"/>
                    <w:sz w:val="14"/>
                    <w:rtl/>
                  </w:rPr>
                </w:rPrChange>
              </w:rPr>
            </w:pPr>
          </w:p>
        </w:tc>
      </w:tr>
      <w:tr w:rsidR="00EB5A81" w:rsidRPr="000748C0" w14:paraId="70BE34AD" w14:textId="77777777" w:rsidTr="00341985">
        <w:tc>
          <w:tcPr>
            <w:tcW w:w="815" w:type="dxa"/>
            <w:shd w:val="clear" w:color="auto" w:fill="auto"/>
            <w:vAlign w:val="center"/>
          </w:tcPr>
          <w:p w14:paraId="4284DB97" w14:textId="77777777" w:rsidR="00EB5A81" w:rsidRPr="000748C0" w:rsidRDefault="00EB5A81" w:rsidP="00341985">
            <w:pPr>
              <w:suppressAutoHyphens/>
              <w:autoSpaceDN w:val="0"/>
              <w:jc w:val="center"/>
              <w:textAlignment w:val="baseline"/>
              <w:rPr>
                <w:rFonts w:ascii="Arial" w:eastAsia="Calibri" w:hAnsi="Arial"/>
                <w:sz w:val="18"/>
                <w:szCs w:val="24"/>
                <w:rtl/>
                <w:rPrChange w:id="5485" w:author="Meryl Etman" w:date="2020-03-25T10:10:00Z">
                  <w:rPr>
                    <w:rFonts w:ascii="Arial" w:eastAsia="Calibri" w:hAnsi="Arial"/>
                    <w:sz w:val="18"/>
                    <w:szCs w:val="24"/>
                    <w:rtl/>
                  </w:rPr>
                </w:rPrChange>
              </w:rPr>
            </w:pPr>
          </w:p>
        </w:tc>
        <w:tc>
          <w:tcPr>
            <w:tcW w:w="847" w:type="dxa"/>
            <w:shd w:val="clear" w:color="auto" w:fill="auto"/>
          </w:tcPr>
          <w:p w14:paraId="7DE8FD1A" w14:textId="77777777" w:rsidR="00EB5A81" w:rsidRPr="000748C0" w:rsidRDefault="00EB5A81" w:rsidP="00341985">
            <w:pPr>
              <w:suppressAutoHyphens/>
              <w:autoSpaceDN w:val="0"/>
              <w:jc w:val="both"/>
              <w:textAlignment w:val="baseline"/>
              <w:rPr>
                <w:rFonts w:ascii="Arial" w:eastAsia="Calibri" w:hAnsi="Arial"/>
                <w:sz w:val="18"/>
                <w:szCs w:val="24"/>
                <w:rtl/>
                <w:rPrChange w:id="5486" w:author="Meryl Etman" w:date="2020-03-25T10:10:00Z">
                  <w:rPr>
                    <w:rFonts w:ascii="Arial" w:eastAsia="Calibri" w:hAnsi="Arial"/>
                    <w:sz w:val="18"/>
                    <w:szCs w:val="24"/>
                    <w:rtl/>
                  </w:rPr>
                </w:rPrChange>
              </w:rPr>
            </w:pPr>
          </w:p>
        </w:tc>
        <w:tc>
          <w:tcPr>
            <w:tcW w:w="1947" w:type="dxa"/>
            <w:shd w:val="clear" w:color="auto" w:fill="auto"/>
            <w:vAlign w:val="center"/>
          </w:tcPr>
          <w:p w14:paraId="6E42D90F" w14:textId="77777777" w:rsidR="00EB5A81" w:rsidRPr="000748C0" w:rsidRDefault="00EB5A81" w:rsidP="00341985">
            <w:pPr>
              <w:suppressAutoHyphens/>
              <w:autoSpaceDN w:val="0"/>
              <w:textAlignment w:val="baseline"/>
              <w:rPr>
                <w:rFonts w:ascii="Arial" w:eastAsia="Calibri" w:hAnsi="Arial"/>
                <w:sz w:val="14"/>
                <w:rtl/>
                <w:rPrChange w:id="5487" w:author="Meryl Etman" w:date="2020-03-25T10:10:00Z">
                  <w:rPr>
                    <w:rFonts w:ascii="Arial" w:eastAsia="Calibri" w:hAnsi="Arial"/>
                    <w:sz w:val="14"/>
                    <w:rtl/>
                  </w:rPr>
                </w:rPrChange>
              </w:rPr>
            </w:pPr>
          </w:p>
        </w:tc>
        <w:tc>
          <w:tcPr>
            <w:tcW w:w="3226" w:type="dxa"/>
            <w:shd w:val="clear" w:color="auto" w:fill="auto"/>
            <w:vAlign w:val="center"/>
          </w:tcPr>
          <w:p w14:paraId="158E1627" w14:textId="77777777" w:rsidR="00EB5A81" w:rsidRPr="000748C0" w:rsidRDefault="00EB5A81" w:rsidP="00341985">
            <w:pPr>
              <w:suppressAutoHyphens/>
              <w:autoSpaceDN w:val="0"/>
              <w:textAlignment w:val="baseline"/>
              <w:rPr>
                <w:rFonts w:ascii="Arial" w:eastAsia="Calibri" w:hAnsi="Arial"/>
                <w:sz w:val="14"/>
                <w:rtl/>
                <w:rPrChange w:id="5488" w:author="Meryl Etman" w:date="2020-03-25T10:10:00Z">
                  <w:rPr>
                    <w:rFonts w:ascii="Arial" w:eastAsia="Calibri" w:hAnsi="Arial"/>
                    <w:sz w:val="14"/>
                    <w:rtl/>
                  </w:rPr>
                </w:rPrChange>
              </w:rPr>
            </w:pPr>
          </w:p>
        </w:tc>
        <w:tc>
          <w:tcPr>
            <w:tcW w:w="2793" w:type="dxa"/>
            <w:shd w:val="clear" w:color="auto" w:fill="auto"/>
            <w:vAlign w:val="center"/>
          </w:tcPr>
          <w:p w14:paraId="06F499D5" w14:textId="77777777" w:rsidR="00EB5A81" w:rsidRPr="000748C0" w:rsidRDefault="00EB5A81" w:rsidP="00341985">
            <w:pPr>
              <w:suppressAutoHyphens/>
              <w:autoSpaceDN w:val="0"/>
              <w:textAlignment w:val="baseline"/>
              <w:rPr>
                <w:rFonts w:ascii="Arial" w:eastAsia="Calibri" w:hAnsi="Arial"/>
                <w:sz w:val="14"/>
                <w:rtl/>
                <w:rPrChange w:id="5489" w:author="Meryl Etman" w:date="2020-03-25T10:10:00Z">
                  <w:rPr>
                    <w:rFonts w:ascii="Arial" w:eastAsia="Calibri" w:hAnsi="Arial"/>
                    <w:sz w:val="14"/>
                    <w:rtl/>
                  </w:rPr>
                </w:rPrChange>
              </w:rPr>
            </w:pPr>
          </w:p>
        </w:tc>
      </w:tr>
      <w:tr w:rsidR="00EB5A81" w:rsidRPr="000748C0" w14:paraId="7DD421B2" w14:textId="77777777" w:rsidTr="00341985">
        <w:tc>
          <w:tcPr>
            <w:tcW w:w="815" w:type="dxa"/>
            <w:shd w:val="clear" w:color="auto" w:fill="auto"/>
            <w:vAlign w:val="center"/>
          </w:tcPr>
          <w:p w14:paraId="4BF7C8CF" w14:textId="77777777" w:rsidR="00EB5A81" w:rsidRPr="000748C0" w:rsidRDefault="00EB5A81" w:rsidP="00341985">
            <w:pPr>
              <w:suppressAutoHyphens/>
              <w:autoSpaceDN w:val="0"/>
              <w:jc w:val="center"/>
              <w:textAlignment w:val="baseline"/>
              <w:rPr>
                <w:rFonts w:ascii="Arial" w:eastAsia="Calibri" w:hAnsi="Arial"/>
                <w:sz w:val="18"/>
                <w:szCs w:val="24"/>
                <w:rtl/>
                <w:rPrChange w:id="5490" w:author="Meryl Etman" w:date="2020-03-25T10:10:00Z">
                  <w:rPr>
                    <w:rFonts w:ascii="Arial" w:eastAsia="Calibri" w:hAnsi="Arial"/>
                    <w:sz w:val="18"/>
                    <w:szCs w:val="24"/>
                    <w:rtl/>
                  </w:rPr>
                </w:rPrChange>
              </w:rPr>
            </w:pPr>
          </w:p>
        </w:tc>
        <w:tc>
          <w:tcPr>
            <w:tcW w:w="847" w:type="dxa"/>
            <w:shd w:val="clear" w:color="auto" w:fill="auto"/>
          </w:tcPr>
          <w:p w14:paraId="7BDF7FB1" w14:textId="77777777" w:rsidR="00EB5A81" w:rsidRPr="000748C0" w:rsidRDefault="00EB5A81" w:rsidP="00341985">
            <w:pPr>
              <w:suppressAutoHyphens/>
              <w:autoSpaceDN w:val="0"/>
              <w:jc w:val="both"/>
              <w:textAlignment w:val="baseline"/>
              <w:rPr>
                <w:rFonts w:ascii="Arial" w:eastAsia="Calibri" w:hAnsi="Arial"/>
                <w:sz w:val="18"/>
                <w:szCs w:val="24"/>
                <w:rtl/>
                <w:rPrChange w:id="5491" w:author="Meryl Etman" w:date="2020-03-25T10:10:00Z">
                  <w:rPr>
                    <w:rFonts w:ascii="Arial" w:eastAsia="Calibri" w:hAnsi="Arial"/>
                    <w:sz w:val="18"/>
                    <w:szCs w:val="24"/>
                    <w:rtl/>
                  </w:rPr>
                </w:rPrChange>
              </w:rPr>
            </w:pPr>
          </w:p>
        </w:tc>
        <w:tc>
          <w:tcPr>
            <w:tcW w:w="1947" w:type="dxa"/>
            <w:shd w:val="clear" w:color="auto" w:fill="auto"/>
            <w:vAlign w:val="center"/>
          </w:tcPr>
          <w:p w14:paraId="4832A8FA" w14:textId="77777777" w:rsidR="00EB5A81" w:rsidRPr="000748C0" w:rsidRDefault="00EB5A81" w:rsidP="00341985">
            <w:pPr>
              <w:suppressAutoHyphens/>
              <w:autoSpaceDN w:val="0"/>
              <w:textAlignment w:val="baseline"/>
              <w:rPr>
                <w:rFonts w:ascii="Arial" w:eastAsia="Calibri" w:hAnsi="Arial"/>
                <w:sz w:val="14"/>
                <w:rtl/>
                <w:rPrChange w:id="5492" w:author="Meryl Etman" w:date="2020-03-25T10:10:00Z">
                  <w:rPr>
                    <w:rFonts w:ascii="Arial" w:eastAsia="Calibri" w:hAnsi="Arial"/>
                    <w:sz w:val="14"/>
                    <w:rtl/>
                  </w:rPr>
                </w:rPrChange>
              </w:rPr>
            </w:pPr>
          </w:p>
        </w:tc>
        <w:tc>
          <w:tcPr>
            <w:tcW w:w="3226" w:type="dxa"/>
            <w:shd w:val="clear" w:color="auto" w:fill="auto"/>
            <w:vAlign w:val="center"/>
          </w:tcPr>
          <w:p w14:paraId="5A896C70" w14:textId="77777777" w:rsidR="00EB5A81" w:rsidRPr="000748C0" w:rsidRDefault="00EB5A81" w:rsidP="00341985">
            <w:pPr>
              <w:suppressAutoHyphens/>
              <w:autoSpaceDN w:val="0"/>
              <w:textAlignment w:val="baseline"/>
              <w:rPr>
                <w:rFonts w:ascii="Arial" w:eastAsia="Calibri" w:hAnsi="Arial"/>
                <w:sz w:val="14"/>
                <w:rtl/>
                <w:rPrChange w:id="5493" w:author="Meryl Etman" w:date="2020-03-25T10:10:00Z">
                  <w:rPr>
                    <w:rFonts w:ascii="Arial" w:eastAsia="Calibri" w:hAnsi="Arial"/>
                    <w:sz w:val="14"/>
                    <w:rtl/>
                  </w:rPr>
                </w:rPrChange>
              </w:rPr>
            </w:pPr>
          </w:p>
        </w:tc>
        <w:tc>
          <w:tcPr>
            <w:tcW w:w="2793" w:type="dxa"/>
            <w:shd w:val="clear" w:color="auto" w:fill="auto"/>
            <w:vAlign w:val="center"/>
          </w:tcPr>
          <w:p w14:paraId="6511FAEC" w14:textId="77777777" w:rsidR="00EB5A81" w:rsidRPr="000748C0" w:rsidRDefault="00EB5A81" w:rsidP="00341985">
            <w:pPr>
              <w:suppressAutoHyphens/>
              <w:autoSpaceDN w:val="0"/>
              <w:textAlignment w:val="baseline"/>
              <w:rPr>
                <w:rFonts w:ascii="Arial" w:eastAsia="Calibri" w:hAnsi="Arial"/>
                <w:sz w:val="14"/>
                <w:rtl/>
                <w:rPrChange w:id="5494" w:author="Meryl Etman" w:date="2020-03-25T10:10:00Z">
                  <w:rPr>
                    <w:rFonts w:ascii="Arial" w:eastAsia="Calibri" w:hAnsi="Arial"/>
                    <w:sz w:val="14"/>
                    <w:rtl/>
                  </w:rPr>
                </w:rPrChange>
              </w:rPr>
            </w:pPr>
          </w:p>
        </w:tc>
      </w:tr>
      <w:tr w:rsidR="00EB5A81" w:rsidRPr="000748C0" w14:paraId="2AC81956" w14:textId="77777777" w:rsidTr="00341985">
        <w:tc>
          <w:tcPr>
            <w:tcW w:w="815" w:type="dxa"/>
            <w:shd w:val="clear" w:color="auto" w:fill="auto"/>
            <w:vAlign w:val="center"/>
          </w:tcPr>
          <w:p w14:paraId="4E1DB46E" w14:textId="77777777" w:rsidR="00EB5A81" w:rsidRPr="000748C0" w:rsidRDefault="00EB5A81" w:rsidP="00341985">
            <w:pPr>
              <w:suppressAutoHyphens/>
              <w:autoSpaceDN w:val="0"/>
              <w:jc w:val="center"/>
              <w:textAlignment w:val="baseline"/>
              <w:rPr>
                <w:rFonts w:ascii="Arial" w:eastAsia="Calibri" w:hAnsi="Arial"/>
                <w:sz w:val="18"/>
                <w:szCs w:val="24"/>
                <w:rtl/>
                <w:rPrChange w:id="5495" w:author="Meryl Etman" w:date="2020-03-25T10:10:00Z">
                  <w:rPr>
                    <w:rFonts w:ascii="Arial" w:eastAsia="Calibri" w:hAnsi="Arial"/>
                    <w:sz w:val="18"/>
                    <w:szCs w:val="24"/>
                    <w:rtl/>
                  </w:rPr>
                </w:rPrChange>
              </w:rPr>
            </w:pPr>
          </w:p>
        </w:tc>
        <w:tc>
          <w:tcPr>
            <w:tcW w:w="847" w:type="dxa"/>
            <w:shd w:val="clear" w:color="auto" w:fill="auto"/>
          </w:tcPr>
          <w:p w14:paraId="649FC915" w14:textId="77777777" w:rsidR="00EB5A81" w:rsidRPr="000748C0" w:rsidRDefault="00EB5A81" w:rsidP="00341985">
            <w:pPr>
              <w:suppressAutoHyphens/>
              <w:autoSpaceDN w:val="0"/>
              <w:jc w:val="both"/>
              <w:textAlignment w:val="baseline"/>
              <w:rPr>
                <w:rFonts w:ascii="Arial" w:eastAsia="Calibri" w:hAnsi="Arial"/>
                <w:sz w:val="18"/>
                <w:szCs w:val="24"/>
                <w:rtl/>
                <w:rPrChange w:id="5496" w:author="Meryl Etman" w:date="2020-03-25T10:10:00Z">
                  <w:rPr>
                    <w:rFonts w:ascii="Arial" w:eastAsia="Calibri" w:hAnsi="Arial"/>
                    <w:sz w:val="18"/>
                    <w:szCs w:val="24"/>
                    <w:rtl/>
                  </w:rPr>
                </w:rPrChange>
              </w:rPr>
            </w:pPr>
          </w:p>
        </w:tc>
        <w:tc>
          <w:tcPr>
            <w:tcW w:w="1947" w:type="dxa"/>
            <w:shd w:val="clear" w:color="auto" w:fill="auto"/>
            <w:vAlign w:val="center"/>
          </w:tcPr>
          <w:p w14:paraId="60F224C3" w14:textId="77777777" w:rsidR="00EB5A81" w:rsidRPr="000748C0" w:rsidRDefault="00EB5A81" w:rsidP="00341985">
            <w:pPr>
              <w:suppressAutoHyphens/>
              <w:autoSpaceDN w:val="0"/>
              <w:textAlignment w:val="baseline"/>
              <w:rPr>
                <w:rFonts w:ascii="Arial" w:eastAsia="Calibri" w:hAnsi="Arial"/>
                <w:sz w:val="14"/>
                <w:rtl/>
                <w:rPrChange w:id="5497" w:author="Meryl Etman" w:date="2020-03-25T10:10:00Z">
                  <w:rPr>
                    <w:rFonts w:ascii="Arial" w:eastAsia="Calibri" w:hAnsi="Arial"/>
                    <w:sz w:val="14"/>
                    <w:rtl/>
                  </w:rPr>
                </w:rPrChange>
              </w:rPr>
            </w:pPr>
          </w:p>
        </w:tc>
        <w:tc>
          <w:tcPr>
            <w:tcW w:w="3226" w:type="dxa"/>
            <w:shd w:val="clear" w:color="auto" w:fill="auto"/>
            <w:vAlign w:val="center"/>
          </w:tcPr>
          <w:p w14:paraId="44792987" w14:textId="77777777" w:rsidR="00EB5A81" w:rsidRPr="000748C0" w:rsidRDefault="00EB5A81" w:rsidP="00341985">
            <w:pPr>
              <w:suppressAutoHyphens/>
              <w:autoSpaceDN w:val="0"/>
              <w:textAlignment w:val="baseline"/>
              <w:rPr>
                <w:rFonts w:ascii="Arial" w:eastAsia="Calibri" w:hAnsi="Arial"/>
                <w:sz w:val="14"/>
                <w:rtl/>
                <w:rPrChange w:id="5498" w:author="Meryl Etman" w:date="2020-03-25T10:10:00Z">
                  <w:rPr>
                    <w:rFonts w:ascii="Arial" w:eastAsia="Calibri" w:hAnsi="Arial"/>
                    <w:sz w:val="14"/>
                    <w:rtl/>
                  </w:rPr>
                </w:rPrChange>
              </w:rPr>
            </w:pPr>
          </w:p>
        </w:tc>
        <w:tc>
          <w:tcPr>
            <w:tcW w:w="2793" w:type="dxa"/>
            <w:shd w:val="clear" w:color="auto" w:fill="auto"/>
            <w:vAlign w:val="center"/>
          </w:tcPr>
          <w:p w14:paraId="773AEDF7" w14:textId="77777777" w:rsidR="00EB5A81" w:rsidRPr="000748C0" w:rsidRDefault="00EB5A81" w:rsidP="00341985">
            <w:pPr>
              <w:suppressAutoHyphens/>
              <w:autoSpaceDN w:val="0"/>
              <w:textAlignment w:val="baseline"/>
              <w:rPr>
                <w:rFonts w:ascii="Arial" w:eastAsia="Calibri" w:hAnsi="Arial"/>
                <w:sz w:val="14"/>
                <w:rtl/>
                <w:rPrChange w:id="5499" w:author="Meryl Etman" w:date="2020-03-25T10:10:00Z">
                  <w:rPr>
                    <w:rFonts w:ascii="Arial" w:eastAsia="Calibri" w:hAnsi="Arial"/>
                    <w:sz w:val="14"/>
                    <w:rtl/>
                  </w:rPr>
                </w:rPrChange>
              </w:rPr>
            </w:pPr>
          </w:p>
        </w:tc>
      </w:tr>
      <w:tr w:rsidR="00EB5A81" w:rsidRPr="000748C0" w14:paraId="218D4715" w14:textId="77777777" w:rsidTr="00341985">
        <w:tc>
          <w:tcPr>
            <w:tcW w:w="815" w:type="dxa"/>
            <w:shd w:val="clear" w:color="auto" w:fill="auto"/>
            <w:vAlign w:val="center"/>
          </w:tcPr>
          <w:p w14:paraId="5980D4C7" w14:textId="77777777" w:rsidR="00EB5A81" w:rsidRPr="000748C0" w:rsidRDefault="00EB5A81" w:rsidP="00341985">
            <w:pPr>
              <w:suppressAutoHyphens/>
              <w:autoSpaceDN w:val="0"/>
              <w:jc w:val="center"/>
              <w:textAlignment w:val="baseline"/>
              <w:rPr>
                <w:rFonts w:ascii="Arial" w:eastAsia="Calibri" w:hAnsi="Arial"/>
                <w:sz w:val="18"/>
                <w:szCs w:val="24"/>
                <w:rtl/>
                <w:rPrChange w:id="5500" w:author="Meryl Etman" w:date="2020-03-25T10:10:00Z">
                  <w:rPr>
                    <w:rFonts w:ascii="Arial" w:eastAsia="Calibri" w:hAnsi="Arial"/>
                    <w:sz w:val="18"/>
                    <w:szCs w:val="24"/>
                    <w:rtl/>
                  </w:rPr>
                </w:rPrChange>
              </w:rPr>
            </w:pPr>
          </w:p>
        </w:tc>
        <w:tc>
          <w:tcPr>
            <w:tcW w:w="847" w:type="dxa"/>
            <w:shd w:val="clear" w:color="auto" w:fill="auto"/>
          </w:tcPr>
          <w:p w14:paraId="3E6FBCA5" w14:textId="77777777" w:rsidR="00EB5A81" w:rsidRPr="000748C0" w:rsidRDefault="00EB5A81" w:rsidP="00341985">
            <w:pPr>
              <w:suppressAutoHyphens/>
              <w:autoSpaceDN w:val="0"/>
              <w:jc w:val="both"/>
              <w:textAlignment w:val="baseline"/>
              <w:rPr>
                <w:rFonts w:ascii="Arial" w:eastAsia="Calibri" w:hAnsi="Arial"/>
                <w:sz w:val="18"/>
                <w:szCs w:val="24"/>
                <w:rtl/>
                <w:rPrChange w:id="5501" w:author="Meryl Etman" w:date="2020-03-25T10:10:00Z">
                  <w:rPr>
                    <w:rFonts w:ascii="Arial" w:eastAsia="Calibri" w:hAnsi="Arial"/>
                    <w:sz w:val="18"/>
                    <w:szCs w:val="24"/>
                    <w:rtl/>
                  </w:rPr>
                </w:rPrChange>
              </w:rPr>
            </w:pPr>
          </w:p>
        </w:tc>
        <w:tc>
          <w:tcPr>
            <w:tcW w:w="1947" w:type="dxa"/>
            <w:shd w:val="clear" w:color="auto" w:fill="auto"/>
            <w:vAlign w:val="center"/>
          </w:tcPr>
          <w:p w14:paraId="5FA4E46D" w14:textId="77777777" w:rsidR="00EB5A81" w:rsidRPr="000748C0" w:rsidRDefault="00EB5A81" w:rsidP="00341985">
            <w:pPr>
              <w:suppressAutoHyphens/>
              <w:autoSpaceDN w:val="0"/>
              <w:textAlignment w:val="baseline"/>
              <w:rPr>
                <w:rFonts w:ascii="Arial" w:eastAsia="Calibri" w:hAnsi="Arial"/>
                <w:sz w:val="14"/>
                <w:rtl/>
                <w:rPrChange w:id="5502" w:author="Meryl Etman" w:date="2020-03-25T10:10:00Z">
                  <w:rPr>
                    <w:rFonts w:ascii="Arial" w:eastAsia="Calibri" w:hAnsi="Arial"/>
                    <w:sz w:val="14"/>
                    <w:rtl/>
                  </w:rPr>
                </w:rPrChange>
              </w:rPr>
            </w:pPr>
          </w:p>
        </w:tc>
        <w:tc>
          <w:tcPr>
            <w:tcW w:w="3226" w:type="dxa"/>
            <w:shd w:val="clear" w:color="auto" w:fill="auto"/>
            <w:vAlign w:val="center"/>
          </w:tcPr>
          <w:p w14:paraId="53DC054F" w14:textId="77777777" w:rsidR="00EB5A81" w:rsidRPr="000748C0" w:rsidRDefault="00EB5A81" w:rsidP="00341985">
            <w:pPr>
              <w:suppressAutoHyphens/>
              <w:autoSpaceDN w:val="0"/>
              <w:textAlignment w:val="baseline"/>
              <w:rPr>
                <w:rFonts w:ascii="Arial" w:eastAsia="Calibri" w:hAnsi="Arial"/>
                <w:sz w:val="14"/>
                <w:rtl/>
                <w:rPrChange w:id="5503" w:author="Meryl Etman" w:date="2020-03-25T10:10:00Z">
                  <w:rPr>
                    <w:rFonts w:ascii="Arial" w:eastAsia="Calibri" w:hAnsi="Arial"/>
                    <w:sz w:val="14"/>
                    <w:rtl/>
                  </w:rPr>
                </w:rPrChange>
              </w:rPr>
            </w:pPr>
          </w:p>
        </w:tc>
        <w:tc>
          <w:tcPr>
            <w:tcW w:w="2793" w:type="dxa"/>
            <w:shd w:val="clear" w:color="auto" w:fill="auto"/>
            <w:vAlign w:val="center"/>
          </w:tcPr>
          <w:p w14:paraId="3AC48E20" w14:textId="77777777" w:rsidR="00EB5A81" w:rsidRPr="000748C0" w:rsidRDefault="00EB5A81" w:rsidP="00341985">
            <w:pPr>
              <w:suppressAutoHyphens/>
              <w:autoSpaceDN w:val="0"/>
              <w:textAlignment w:val="baseline"/>
              <w:rPr>
                <w:rFonts w:ascii="Arial" w:eastAsia="Calibri" w:hAnsi="Arial"/>
                <w:sz w:val="14"/>
                <w:rtl/>
                <w:rPrChange w:id="5504" w:author="Meryl Etman" w:date="2020-03-25T10:10:00Z">
                  <w:rPr>
                    <w:rFonts w:ascii="Arial" w:eastAsia="Calibri" w:hAnsi="Arial"/>
                    <w:sz w:val="14"/>
                    <w:rtl/>
                  </w:rPr>
                </w:rPrChange>
              </w:rPr>
            </w:pPr>
          </w:p>
        </w:tc>
      </w:tr>
      <w:tr w:rsidR="00EB5A81" w:rsidRPr="000748C0" w14:paraId="7151DECE" w14:textId="77777777" w:rsidTr="00341985">
        <w:tc>
          <w:tcPr>
            <w:tcW w:w="815" w:type="dxa"/>
            <w:shd w:val="clear" w:color="auto" w:fill="auto"/>
            <w:vAlign w:val="center"/>
          </w:tcPr>
          <w:p w14:paraId="43ECA1DB" w14:textId="77777777" w:rsidR="00EB5A81" w:rsidRPr="000748C0" w:rsidRDefault="00EB5A81" w:rsidP="00341985">
            <w:pPr>
              <w:suppressAutoHyphens/>
              <w:autoSpaceDN w:val="0"/>
              <w:jc w:val="center"/>
              <w:textAlignment w:val="baseline"/>
              <w:rPr>
                <w:rFonts w:ascii="Arial" w:eastAsia="Calibri" w:hAnsi="Arial"/>
                <w:sz w:val="18"/>
                <w:szCs w:val="24"/>
                <w:rtl/>
                <w:rPrChange w:id="5505" w:author="Meryl Etman" w:date="2020-03-25T10:10:00Z">
                  <w:rPr>
                    <w:rFonts w:ascii="Arial" w:eastAsia="Calibri" w:hAnsi="Arial"/>
                    <w:sz w:val="18"/>
                    <w:szCs w:val="24"/>
                    <w:rtl/>
                  </w:rPr>
                </w:rPrChange>
              </w:rPr>
            </w:pPr>
          </w:p>
        </w:tc>
        <w:tc>
          <w:tcPr>
            <w:tcW w:w="847" w:type="dxa"/>
            <w:shd w:val="clear" w:color="auto" w:fill="auto"/>
          </w:tcPr>
          <w:p w14:paraId="680A355C" w14:textId="77777777" w:rsidR="00EB5A81" w:rsidRPr="000748C0" w:rsidRDefault="00EB5A81" w:rsidP="00341985">
            <w:pPr>
              <w:suppressAutoHyphens/>
              <w:autoSpaceDN w:val="0"/>
              <w:jc w:val="both"/>
              <w:textAlignment w:val="baseline"/>
              <w:rPr>
                <w:rFonts w:ascii="Arial" w:eastAsia="Calibri" w:hAnsi="Arial"/>
                <w:sz w:val="18"/>
                <w:szCs w:val="24"/>
                <w:rtl/>
                <w:rPrChange w:id="5506" w:author="Meryl Etman" w:date="2020-03-25T10:10:00Z">
                  <w:rPr>
                    <w:rFonts w:ascii="Arial" w:eastAsia="Calibri" w:hAnsi="Arial"/>
                    <w:sz w:val="18"/>
                    <w:szCs w:val="24"/>
                    <w:rtl/>
                  </w:rPr>
                </w:rPrChange>
              </w:rPr>
            </w:pPr>
          </w:p>
        </w:tc>
        <w:tc>
          <w:tcPr>
            <w:tcW w:w="1947" w:type="dxa"/>
            <w:shd w:val="clear" w:color="auto" w:fill="auto"/>
            <w:vAlign w:val="center"/>
          </w:tcPr>
          <w:p w14:paraId="6AADEC5A" w14:textId="77777777" w:rsidR="00EB5A81" w:rsidRPr="000748C0" w:rsidRDefault="00EB5A81" w:rsidP="00341985">
            <w:pPr>
              <w:suppressAutoHyphens/>
              <w:autoSpaceDN w:val="0"/>
              <w:textAlignment w:val="baseline"/>
              <w:rPr>
                <w:rFonts w:ascii="Arial" w:eastAsia="Calibri" w:hAnsi="Arial"/>
                <w:sz w:val="14"/>
                <w:rtl/>
                <w:rPrChange w:id="5507" w:author="Meryl Etman" w:date="2020-03-25T10:10:00Z">
                  <w:rPr>
                    <w:rFonts w:ascii="Arial" w:eastAsia="Calibri" w:hAnsi="Arial"/>
                    <w:sz w:val="14"/>
                    <w:rtl/>
                  </w:rPr>
                </w:rPrChange>
              </w:rPr>
            </w:pPr>
          </w:p>
        </w:tc>
        <w:tc>
          <w:tcPr>
            <w:tcW w:w="3226" w:type="dxa"/>
            <w:shd w:val="clear" w:color="auto" w:fill="auto"/>
            <w:vAlign w:val="center"/>
          </w:tcPr>
          <w:p w14:paraId="2D51220C" w14:textId="77777777" w:rsidR="00EB5A81" w:rsidRPr="000748C0" w:rsidRDefault="00EB5A81" w:rsidP="00341985">
            <w:pPr>
              <w:suppressAutoHyphens/>
              <w:autoSpaceDN w:val="0"/>
              <w:textAlignment w:val="baseline"/>
              <w:rPr>
                <w:rFonts w:ascii="Arial" w:eastAsia="Calibri" w:hAnsi="Arial"/>
                <w:sz w:val="14"/>
                <w:rtl/>
                <w:rPrChange w:id="5508" w:author="Meryl Etman" w:date="2020-03-25T10:10:00Z">
                  <w:rPr>
                    <w:rFonts w:ascii="Arial" w:eastAsia="Calibri" w:hAnsi="Arial"/>
                    <w:sz w:val="14"/>
                    <w:rtl/>
                  </w:rPr>
                </w:rPrChange>
              </w:rPr>
            </w:pPr>
          </w:p>
        </w:tc>
        <w:tc>
          <w:tcPr>
            <w:tcW w:w="2793" w:type="dxa"/>
            <w:shd w:val="clear" w:color="auto" w:fill="auto"/>
            <w:vAlign w:val="center"/>
          </w:tcPr>
          <w:p w14:paraId="1C93E8AC" w14:textId="77777777" w:rsidR="00EB5A81" w:rsidRPr="000748C0" w:rsidRDefault="00EB5A81" w:rsidP="00341985">
            <w:pPr>
              <w:suppressAutoHyphens/>
              <w:autoSpaceDN w:val="0"/>
              <w:textAlignment w:val="baseline"/>
              <w:rPr>
                <w:rFonts w:ascii="Arial" w:eastAsia="Calibri" w:hAnsi="Arial"/>
                <w:sz w:val="14"/>
                <w:rtl/>
                <w:rPrChange w:id="5509" w:author="Meryl Etman" w:date="2020-03-25T10:10:00Z">
                  <w:rPr>
                    <w:rFonts w:ascii="Arial" w:eastAsia="Calibri" w:hAnsi="Arial"/>
                    <w:sz w:val="14"/>
                    <w:rtl/>
                  </w:rPr>
                </w:rPrChange>
              </w:rPr>
            </w:pPr>
          </w:p>
        </w:tc>
      </w:tr>
      <w:tr w:rsidR="00EB5A81" w:rsidRPr="000748C0" w14:paraId="1B56FC4F" w14:textId="77777777" w:rsidTr="00341985">
        <w:tc>
          <w:tcPr>
            <w:tcW w:w="815" w:type="dxa"/>
            <w:shd w:val="clear" w:color="auto" w:fill="auto"/>
            <w:vAlign w:val="center"/>
          </w:tcPr>
          <w:p w14:paraId="6CDD7A3F" w14:textId="77777777" w:rsidR="00EB5A81" w:rsidRPr="000748C0" w:rsidRDefault="00EB5A81" w:rsidP="00341985">
            <w:pPr>
              <w:suppressAutoHyphens/>
              <w:autoSpaceDN w:val="0"/>
              <w:jc w:val="center"/>
              <w:textAlignment w:val="baseline"/>
              <w:rPr>
                <w:rFonts w:ascii="Arial" w:eastAsia="Calibri" w:hAnsi="Arial"/>
                <w:sz w:val="18"/>
                <w:szCs w:val="24"/>
                <w:rtl/>
                <w:rPrChange w:id="5510" w:author="Meryl Etman" w:date="2020-03-25T10:10:00Z">
                  <w:rPr>
                    <w:rFonts w:ascii="Arial" w:eastAsia="Calibri" w:hAnsi="Arial"/>
                    <w:sz w:val="18"/>
                    <w:szCs w:val="24"/>
                    <w:rtl/>
                  </w:rPr>
                </w:rPrChange>
              </w:rPr>
            </w:pPr>
          </w:p>
        </w:tc>
        <w:tc>
          <w:tcPr>
            <w:tcW w:w="847" w:type="dxa"/>
            <w:shd w:val="clear" w:color="auto" w:fill="auto"/>
          </w:tcPr>
          <w:p w14:paraId="07A7B502" w14:textId="77777777" w:rsidR="00EB5A81" w:rsidRPr="000748C0" w:rsidRDefault="00EB5A81" w:rsidP="00341985">
            <w:pPr>
              <w:suppressAutoHyphens/>
              <w:autoSpaceDN w:val="0"/>
              <w:jc w:val="both"/>
              <w:textAlignment w:val="baseline"/>
              <w:rPr>
                <w:rFonts w:ascii="Arial" w:eastAsia="Calibri" w:hAnsi="Arial"/>
                <w:sz w:val="18"/>
                <w:szCs w:val="24"/>
                <w:rtl/>
                <w:rPrChange w:id="5511" w:author="Meryl Etman" w:date="2020-03-25T10:10:00Z">
                  <w:rPr>
                    <w:rFonts w:ascii="Arial" w:eastAsia="Calibri" w:hAnsi="Arial"/>
                    <w:sz w:val="18"/>
                    <w:szCs w:val="24"/>
                    <w:rtl/>
                  </w:rPr>
                </w:rPrChange>
              </w:rPr>
            </w:pPr>
          </w:p>
        </w:tc>
        <w:tc>
          <w:tcPr>
            <w:tcW w:w="1947" w:type="dxa"/>
            <w:shd w:val="clear" w:color="auto" w:fill="auto"/>
            <w:vAlign w:val="center"/>
          </w:tcPr>
          <w:p w14:paraId="47D7B36A" w14:textId="77777777" w:rsidR="00EB5A81" w:rsidRPr="000748C0" w:rsidRDefault="00EB5A81" w:rsidP="00341985">
            <w:pPr>
              <w:suppressAutoHyphens/>
              <w:autoSpaceDN w:val="0"/>
              <w:textAlignment w:val="baseline"/>
              <w:rPr>
                <w:rFonts w:ascii="Arial" w:eastAsia="Calibri" w:hAnsi="Arial"/>
                <w:sz w:val="14"/>
                <w:rtl/>
                <w:rPrChange w:id="5512" w:author="Meryl Etman" w:date="2020-03-25T10:10:00Z">
                  <w:rPr>
                    <w:rFonts w:ascii="Arial" w:eastAsia="Calibri" w:hAnsi="Arial"/>
                    <w:sz w:val="14"/>
                    <w:rtl/>
                  </w:rPr>
                </w:rPrChange>
              </w:rPr>
            </w:pPr>
          </w:p>
        </w:tc>
        <w:tc>
          <w:tcPr>
            <w:tcW w:w="3226" w:type="dxa"/>
            <w:shd w:val="clear" w:color="auto" w:fill="auto"/>
            <w:vAlign w:val="center"/>
          </w:tcPr>
          <w:p w14:paraId="390AD15C" w14:textId="77777777" w:rsidR="00EB5A81" w:rsidRPr="000748C0" w:rsidRDefault="00EB5A81" w:rsidP="00341985">
            <w:pPr>
              <w:suppressAutoHyphens/>
              <w:autoSpaceDN w:val="0"/>
              <w:textAlignment w:val="baseline"/>
              <w:rPr>
                <w:rFonts w:ascii="Arial" w:eastAsia="Calibri" w:hAnsi="Arial"/>
                <w:sz w:val="14"/>
                <w:rtl/>
                <w:rPrChange w:id="5513" w:author="Meryl Etman" w:date="2020-03-25T10:10:00Z">
                  <w:rPr>
                    <w:rFonts w:ascii="Arial" w:eastAsia="Calibri" w:hAnsi="Arial"/>
                    <w:sz w:val="14"/>
                    <w:rtl/>
                  </w:rPr>
                </w:rPrChange>
              </w:rPr>
            </w:pPr>
          </w:p>
        </w:tc>
        <w:tc>
          <w:tcPr>
            <w:tcW w:w="2793" w:type="dxa"/>
            <w:shd w:val="clear" w:color="auto" w:fill="auto"/>
            <w:vAlign w:val="center"/>
          </w:tcPr>
          <w:p w14:paraId="6F0E86D1" w14:textId="77777777" w:rsidR="00EB5A81" w:rsidRPr="000748C0" w:rsidRDefault="00EB5A81" w:rsidP="00341985">
            <w:pPr>
              <w:suppressAutoHyphens/>
              <w:autoSpaceDN w:val="0"/>
              <w:textAlignment w:val="baseline"/>
              <w:rPr>
                <w:rFonts w:ascii="Arial" w:eastAsia="Calibri" w:hAnsi="Arial"/>
                <w:sz w:val="14"/>
                <w:rtl/>
                <w:rPrChange w:id="5514" w:author="Meryl Etman" w:date="2020-03-25T10:10:00Z">
                  <w:rPr>
                    <w:rFonts w:ascii="Arial" w:eastAsia="Calibri" w:hAnsi="Arial"/>
                    <w:sz w:val="14"/>
                    <w:rtl/>
                  </w:rPr>
                </w:rPrChange>
              </w:rPr>
            </w:pPr>
          </w:p>
        </w:tc>
      </w:tr>
      <w:tr w:rsidR="00EB5A81" w:rsidRPr="000748C0" w14:paraId="660833FF" w14:textId="77777777" w:rsidTr="00341985">
        <w:tc>
          <w:tcPr>
            <w:tcW w:w="815" w:type="dxa"/>
            <w:shd w:val="clear" w:color="auto" w:fill="auto"/>
            <w:vAlign w:val="center"/>
          </w:tcPr>
          <w:p w14:paraId="731A2A41" w14:textId="77777777" w:rsidR="00EB5A81" w:rsidRPr="000748C0" w:rsidRDefault="00EB5A81" w:rsidP="00341985">
            <w:pPr>
              <w:suppressAutoHyphens/>
              <w:autoSpaceDN w:val="0"/>
              <w:jc w:val="center"/>
              <w:textAlignment w:val="baseline"/>
              <w:rPr>
                <w:rFonts w:ascii="Arial" w:eastAsia="Calibri" w:hAnsi="Arial"/>
                <w:sz w:val="18"/>
                <w:szCs w:val="24"/>
                <w:rtl/>
                <w:rPrChange w:id="5515" w:author="Meryl Etman" w:date="2020-03-25T10:10:00Z">
                  <w:rPr>
                    <w:rFonts w:ascii="Arial" w:eastAsia="Calibri" w:hAnsi="Arial"/>
                    <w:sz w:val="18"/>
                    <w:szCs w:val="24"/>
                    <w:rtl/>
                  </w:rPr>
                </w:rPrChange>
              </w:rPr>
            </w:pPr>
          </w:p>
        </w:tc>
        <w:tc>
          <w:tcPr>
            <w:tcW w:w="847" w:type="dxa"/>
            <w:shd w:val="clear" w:color="auto" w:fill="auto"/>
          </w:tcPr>
          <w:p w14:paraId="4DD3EB5C" w14:textId="77777777" w:rsidR="00EB5A81" w:rsidRPr="000748C0" w:rsidRDefault="00EB5A81" w:rsidP="00341985">
            <w:pPr>
              <w:suppressAutoHyphens/>
              <w:autoSpaceDN w:val="0"/>
              <w:jc w:val="both"/>
              <w:textAlignment w:val="baseline"/>
              <w:rPr>
                <w:rFonts w:ascii="Arial" w:eastAsia="Calibri" w:hAnsi="Arial"/>
                <w:sz w:val="18"/>
                <w:szCs w:val="24"/>
                <w:rtl/>
                <w:rPrChange w:id="5516" w:author="Meryl Etman" w:date="2020-03-25T10:10:00Z">
                  <w:rPr>
                    <w:rFonts w:ascii="Arial" w:eastAsia="Calibri" w:hAnsi="Arial"/>
                    <w:sz w:val="18"/>
                    <w:szCs w:val="24"/>
                    <w:rtl/>
                  </w:rPr>
                </w:rPrChange>
              </w:rPr>
            </w:pPr>
          </w:p>
        </w:tc>
        <w:tc>
          <w:tcPr>
            <w:tcW w:w="1947" w:type="dxa"/>
            <w:shd w:val="clear" w:color="auto" w:fill="auto"/>
            <w:vAlign w:val="center"/>
          </w:tcPr>
          <w:p w14:paraId="55F90A0D" w14:textId="77777777" w:rsidR="00EB5A81" w:rsidRPr="000748C0" w:rsidRDefault="00EB5A81" w:rsidP="00341985">
            <w:pPr>
              <w:suppressAutoHyphens/>
              <w:autoSpaceDN w:val="0"/>
              <w:textAlignment w:val="baseline"/>
              <w:rPr>
                <w:rFonts w:ascii="Arial" w:eastAsia="Calibri" w:hAnsi="Arial"/>
                <w:sz w:val="14"/>
                <w:rtl/>
                <w:rPrChange w:id="5517" w:author="Meryl Etman" w:date="2020-03-25T10:10:00Z">
                  <w:rPr>
                    <w:rFonts w:ascii="Arial" w:eastAsia="Calibri" w:hAnsi="Arial"/>
                    <w:sz w:val="14"/>
                    <w:rtl/>
                  </w:rPr>
                </w:rPrChange>
              </w:rPr>
            </w:pPr>
          </w:p>
        </w:tc>
        <w:tc>
          <w:tcPr>
            <w:tcW w:w="3226" w:type="dxa"/>
            <w:shd w:val="clear" w:color="auto" w:fill="auto"/>
            <w:vAlign w:val="center"/>
          </w:tcPr>
          <w:p w14:paraId="4E038890" w14:textId="77777777" w:rsidR="00EB5A81" w:rsidRPr="000748C0" w:rsidRDefault="00EB5A81" w:rsidP="00341985">
            <w:pPr>
              <w:suppressAutoHyphens/>
              <w:autoSpaceDN w:val="0"/>
              <w:textAlignment w:val="baseline"/>
              <w:rPr>
                <w:rFonts w:ascii="Arial" w:eastAsia="Calibri" w:hAnsi="Arial"/>
                <w:sz w:val="14"/>
                <w:rtl/>
                <w:rPrChange w:id="5518" w:author="Meryl Etman" w:date="2020-03-25T10:10:00Z">
                  <w:rPr>
                    <w:rFonts w:ascii="Arial" w:eastAsia="Calibri" w:hAnsi="Arial"/>
                    <w:sz w:val="14"/>
                    <w:rtl/>
                  </w:rPr>
                </w:rPrChange>
              </w:rPr>
            </w:pPr>
          </w:p>
        </w:tc>
        <w:tc>
          <w:tcPr>
            <w:tcW w:w="2793" w:type="dxa"/>
            <w:shd w:val="clear" w:color="auto" w:fill="auto"/>
            <w:vAlign w:val="center"/>
          </w:tcPr>
          <w:p w14:paraId="789ACF1B" w14:textId="77777777" w:rsidR="00EB5A81" w:rsidRPr="000748C0" w:rsidRDefault="00EB5A81" w:rsidP="00341985">
            <w:pPr>
              <w:suppressAutoHyphens/>
              <w:autoSpaceDN w:val="0"/>
              <w:textAlignment w:val="baseline"/>
              <w:rPr>
                <w:rFonts w:ascii="Arial" w:eastAsia="Calibri" w:hAnsi="Arial"/>
                <w:sz w:val="14"/>
                <w:rtl/>
                <w:rPrChange w:id="5519" w:author="Meryl Etman" w:date="2020-03-25T10:10:00Z">
                  <w:rPr>
                    <w:rFonts w:ascii="Arial" w:eastAsia="Calibri" w:hAnsi="Arial"/>
                    <w:sz w:val="14"/>
                    <w:rtl/>
                  </w:rPr>
                </w:rPrChange>
              </w:rPr>
            </w:pPr>
          </w:p>
        </w:tc>
      </w:tr>
    </w:tbl>
    <w:p w14:paraId="63BF9AC5" w14:textId="77777777" w:rsidR="00EB5A81" w:rsidRPr="000748C0" w:rsidRDefault="00EB5A81" w:rsidP="00EB5A81">
      <w:pPr>
        <w:suppressAutoHyphens/>
        <w:autoSpaceDN w:val="0"/>
        <w:jc w:val="both"/>
        <w:textAlignment w:val="baseline"/>
        <w:rPr>
          <w:rFonts w:ascii="Arial" w:eastAsia="Calibri" w:hAnsi="Arial"/>
          <w:sz w:val="18"/>
          <w:szCs w:val="24"/>
          <w:rPrChange w:id="5520" w:author="Meryl Etman" w:date="2020-03-25T10:10:00Z">
            <w:rPr>
              <w:rFonts w:ascii="Arial" w:eastAsia="Calibri" w:hAnsi="Arial"/>
              <w:sz w:val="18"/>
              <w:szCs w:val="24"/>
            </w:rPr>
          </w:rPrChange>
        </w:rPr>
      </w:pPr>
    </w:p>
    <w:p w14:paraId="48A16F4D" w14:textId="77777777" w:rsidR="00EB5A81" w:rsidRPr="000748C0" w:rsidRDefault="00EB5A81" w:rsidP="00EB5A81">
      <w:pPr>
        <w:suppressAutoHyphens/>
        <w:autoSpaceDN w:val="0"/>
        <w:jc w:val="both"/>
        <w:textAlignment w:val="baseline"/>
        <w:rPr>
          <w:rFonts w:ascii="Arial" w:eastAsia="Calibri" w:hAnsi="Arial"/>
          <w:sz w:val="18"/>
          <w:szCs w:val="24"/>
          <w:rPrChange w:id="5521" w:author="Meryl Etman" w:date="2020-03-25T10:10:00Z">
            <w:rPr>
              <w:rFonts w:ascii="Arial" w:eastAsia="Calibri" w:hAnsi="Arial"/>
              <w:sz w:val="18"/>
              <w:szCs w:val="24"/>
            </w:rPr>
          </w:rPrChange>
        </w:rPr>
      </w:pPr>
      <w:r w:rsidRPr="000748C0">
        <w:rPr>
          <w:rFonts w:ascii="Arial" w:eastAsia="Calibri" w:hAnsi="Arial" w:hint="cs"/>
          <w:sz w:val="18"/>
          <w:szCs w:val="24"/>
          <w:rtl/>
          <w:rPrChange w:id="5522"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0748C0" w14:paraId="268EF9F5" w14:textId="77777777" w:rsidTr="00341985">
        <w:trPr>
          <w:trHeight w:val="1700"/>
        </w:trPr>
        <w:tc>
          <w:tcPr>
            <w:tcW w:w="2320" w:type="dxa"/>
            <w:shd w:val="clear" w:color="auto" w:fill="auto"/>
            <w:tcMar>
              <w:left w:w="0" w:type="dxa"/>
              <w:right w:w="0" w:type="dxa"/>
            </w:tcMar>
          </w:tcPr>
          <w:p w14:paraId="7437C0D9" w14:textId="77777777" w:rsidR="00EB5A81" w:rsidRPr="000748C0" w:rsidRDefault="00EB5A81" w:rsidP="00341985">
            <w:pPr>
              <w:suppressAutoHyphens/>
              <w:autoSpaceDN w:val="0"/>
              <w:jc w:val="both"/>
              <w:textAlignment w:val="baseline"/>
              <w:rPr>
                <w:rFonts w:ascii="Arial" w:eastAsia="Calibri" w:hAnsi="Arial"/>
                <w:sz w:val="18"/>
                <w:szCs w:val="24"/>
                <w:rtl/>
                <w:rPrChange w:id="5523"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19EE49E8" w14:textId="77777777" w:rsidR="00EB5A81" w:rsidRPr="000748C0" w:rsidRDefault="00EB5A81" w:rsidP="00341985">
            <w:pPr>
              <w:suppressAutoHyphens/>
              <w:autoSpaceDN w:val="0"/>
              <w:jc w:val="both"/>
              <w:textAlignment w:val="baseline"/>
              <w:rPr>
                <w:rFonts w:ascii="Arial" w:eastAsia="Calibri" w:hAnsi="Arial"/>
                <w:sz w:val="18"/>
                <w:szCs w:val="24"/>
                <w:rtl/>
                <w:rPrChange w:id="5524" w:author="Meryl Etman" w:date="2020-03-25T10:10:00Z">
                  <w:rPr>
                    <w:rFonts w:ascii="Arial" w:eastAsia="Calibri" w:hAnsi="Arial"/>
                    <w:sz w:val="18"/>
                    <w:szCs w:val="24"/>
                    <w:rtl/>
                  </w:rPr>
                </w:rPrChange>
              </w:rPr>
            </w:pPr>
          </w:p>
        </w:tc>
        <w:tc>
          <w:tcPr>
            <w:tcW w:w="2275" w:type="dxa"/>
            <w:shd w:val="clear" w:color="auto" w:fill="auto"/>
            <w:tcMar>
              <w:left w:w="0" w:type="dxa"/>
              <w:right w:w="0" w:type="dxa"/>
            </w:tcMar>
          </w:tcPr>
          <w:p w14:paraId="65961389" w14:textId="77777777" w:rsidR="00EB5A81" w:rsidRPr="000748C0" w:rsidRDefault="00EB5A81" w:rsidP="00341985">
            <w:pPr>
              <w:suppressAutoHyphens/>
              <w:autoSpaceDN w:val="0"/>
              <w:jc w:val="both"/>
              <w:textAlignment w:val="baseline"/>
              <w:rPr>
                <w:rFonts w:ascii="Arial" w:eastAsia="Calibri" w:hAnsi="Arial"/>
                <w:sz w:val="18"/>
                <w:szCs w:val="24"/>
                <w:rtl/>
                <w:rPrChange w:id="552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497848D5" w14:textId="77777777" w:rsidR="00EB5A81" w:rsidRPr="000748C0" w:rsidRDefault="00EB5A81" w:rsidP="00341985">
            <w:pPr>
              <w:suppressAutoHyphens/>
              <w:autoSpaceDN w:val="0"/>
              <w:jc w:val="both"/>
              <w:textAlignment w:val="baseline"/>
              <w:rPr>
                <w:rFonts w:ascii="Arial" w:eastAsia="Calibri" w:hAnsi="Arial"/>
                <w:sz w:val="18"/>
                <w:szCs w:val="24"/>
                <w:rtl/>
                <w:rPrChange w:id="5526" w:author="Meryl Etman" w:date="2020-03-25T10:10:00Z">
                  <w:rPr>
                    <w:rFonts w:ascii="Arial" w:eastAsia="Calibri" w:hAnsi="Arial"/>
                    <w:sz w:val="18"/>
                    <w:szCs w:val="24"/>
                    <w:rtl/>
                  </w:rPr>
                </w:rPrChange>
              </w:rPr>
            </w:pPr>
          </w:p>
        </w:tc>
      </w:tr>
    </w:tbl>
    <w:p w14:paraId="5617F907" w14:textId="77777777" w:rsidR="00EB5A81" w:rsidRPr="000748C0" w:rsidRDefault="00EB5A81" w:rsidP="00EB5A81">
      <w:pPr>
        <w:suppressAutoHyphens/>
        <w:autoSpaceDN w:val="0"/>
        <w:jc w:val="both"/>
        <w:textAlignment w:val="baseline"/>
        <w:rPr>
          <w:rFonts w:ascii="Arial" w:eastAsia="Calibri" w:hAnsi="Arial"/>
          <w:sz w:val="18"/>
          <w:szCs w:val="24"/>
          <w:rPrChange w:id="5527" w:author="Meryl Etman" w:date="2020-03-25T10:10:00Z">
            <w:rPr>
              <w:rFonts w:ascii="Arial" w:eastAsia="Calibri" w:hAnsi="Arial"/>
              <w:sz w:val="18"/>
              <w:szCs w:val="24"/>
            </w:rPr>
          </w:rPrChange>
        </w:rPr>
      </w:pPr>
    </w:p>
    <w:p w14:paraId="70B97741" w14:textId="77777777" w:rsidR="00EB5A81" w:rsidRPr="000748C0" w:rsidRDefault="00EB5A81" w:rsidP="00EB5A81">
      <w:pPr>
        <w:spacing w:after="40"/>
        <w:rPr>
          <w:rFonts w:ascii="Arial" w:eastAsia="Calibri" w:hAnsi="Arial"/>
          <w:sz w:val="18"/>
          <w:szCs w:val="24"/>
          <w:rPrChange w:id="5528" w:author="Meryl Etman" w:date="2020-03-25T10:10:00Z">
            <w:rPr>
              <w:rFonts w:ascii="Arial" w:eastAsia="Calibri" w:hAnsi="Arial"/>
              <w:sz w:val="18"/>
              <w:szCs w:val="24"/>
            </w:rPr>
          </w:rPrChange>
        </w:rPr>
      </w:pPr>
      <w:r w:rsidRPr="000748C0">
        <w:rPr>
          <w:rFonts w:hint="cs"/>
          <w:noProof/>
          <w:rtl/>
          <w:rPrChange w:id="5529" w:author="Meryl Etman" w:date="2020-03-25T10:10:00Z">
            <w:rPr>
              <w:rFonts w:hint="cs"/>
              <w:noProof/>
              <w:rtl/>
            </w:rPr>
          </w:rPrChange>
        </w:rPr>
        <w:t>*מבצע הסיור יתאים את סעיפי הבדיקה לסוג העבודה ו/או לסוג המבנה בהתאם לצורך.</w:t>
      </w:r>
      <w:r w:rsidRPr="000748C0">
        <w:rPr>
          <w:szCs w:val="24"/>
          <w:rtl/>
          <w:rPrChange w:id="5530" w:author="Meryl Etman" w:date="2020-03-25T10:10:00Z">
            <w:rPr>
              <w:szCs w:val="24"/>
              <w:rtl/>
            </w:rPr>
          </w:rPrChange>
        </w:rPr>
        <w:br w:type="page"/>
      </w:r>
      <w:r w:rsidRPr="000748C0">
        <w:rPr>
          <w:rFonts w:ascii="Arial" w:eastAsia="Calibri" w:hAnsi="Arial" w:hint="cs"/>
          <w:b/>
          <w:bCs/>
          <w:sz w:val="26"/>
          <w:szCs w:val="26"/>
          <w:rtl/>
          <w:rPrChange w:id="5531" w:author="Meryl Etman" w:date="2020-03-25T10:10:00Z">
            <w:rPr>
              <w:rFonts w:ascii="Arial" w:eastAsia="Calibri" w:hAnsi="Arial" w:hint="cs"/>
              <w:b/>
              <w:bCs/>
              <w:sz w:val="26"/>
              <w:szCs w:val="26"/>
              <w:rtl/>
            </w:rPr>
          </w:rPrChange>
        </w:rPr>
        <w:lastRenderedPageBreak/>
        <w:t>רשימת תיוג:  חיפוי אבן</w:t>
      </w:r>
      <w:r w:rsidRPr="000748C0">
        <w:rPr>
          <w:rFonts w:ascii="Arial" w:eastAsia="Calibri" w:hAnsi="Arial" w:hint="cs"/>
          <w:sz w:val="18"/>
          <w:szCs w:val="24"/>
          <w:rtl/>
          <w:rPrChange w:id="5532"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553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5"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6"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39"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540" w:author="Meryl Etman" w:date="2020-03-25T10:10:00Z">
            <w:rPr>
              <w:rFonts w:ascii="Arial" w:eastAsia="Calibri" w:hAnsi="Arial" w:hint="cs"/>
              <w:sz w:val="18"/>
              <w:szCs w:val="24"/>
              <w:rtl/>
            </w:rPr>
          </w:rPrChange>
        </w:rPr>
        <w:tab/>
        <w:t>מס'</w:t>
      </w:r>
      <w:r w:rsidRPr="000748C0">
        <w:rPr>
          <w:rFonts w:ascii="Arial" w:eastAsia="Calibri" w:hAnsi="Arial" w:hint="cs"/>
          <w:sz w:val="18"/>
          <w:szCs w:val="24"/>
          <w:rtl/>
          <w:rPrChange w:id="5541" w:author="Meryl Etman" w:date="2020-03-25T10:10:00Z">
            <w:rPr>
              <w:rFonts w:ascii="Arial" w:eastAsia="Calibri" w:hAnsi="Arial" w:hint="cs"/>
              <w:sz w:val="18"/>
              <w:szCs w:val="24"/>
              <w:rtl/>
            </w:rPr>
          </w:rPrChange>
        </w:rPr>
        <w:tab/>
        <w:t xml:space="preserve">02/008 </w:t>
      </w:r>
    </w:p>
    <w:p w14:paraId="1620E02B" w14:textId="77777777" w:rsidR="00EB5A81" w:rsidRPr="000748C0" w:rsidRDefault="00EB5A81" w:rsidP="00EB5A81">
      <w:pPr>
        <w:suppressAutoHyphens/>
        <w:autoSpaceDN w:val="0"/>
        <w:spacing w:after="40"/>
        <w:jc w:val="both"/>
        <w:textAlignment w:val="baseline"/>
        <w:rPr>
          <w:rFonts w:ascii="Arial" w:eastAsia="Calibri" w:hAnsi="Arial"/>
          <w:rPrChange w:id="5542" w:author="Meryl Etman" w:date="2020-03-25T10:10:00Z">
            <w:rPr>
              <w:rFonts w:ascii="Arial" w:eastAsia="Calibri" w:hAnsi="Arial"/>
            </w:rPr>
          </w:rPrChange>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0748C0" w14:paraId="06F220C2" w14:textId="77777777" w:rsidTr="00603F1E">
        <w:tc>
          <w:tcPr>
            <w:tcW w:w="532" w:type="dxa"/>
            <w:shd w:val="clear" w:color="auto" w:fill="auto"/>
            <w:vAlign w:val="center"/>
          </w:tcPr>
          <w:p w14:paraId="0644864D" w14:textId="77777777" w:rsidR="00EB5A81" w:rsidRPr="000748C0" w:rsidRDefault="00EB5A81" w:rsidP="00341985">
            <w:pPr>
              <w:suppressAutoHyphens/>
              <w:autoSpaceDN w:val="0"/>
              <w:textAlignment w:val="baseline"/>
              <w:rPr>
                <w:rFonts w:ascii="Arial" w:eastAsia="Calibri" w:hAnsi="Arial"/>
                <w:b/>
                <w:bCs/>
                <w:sz w:val="16"/>
                <w:rtl/>
                <w:rPrChange w:id="5543" w:author="Meryl Etman" w:date="2020-03-25T10:10:00Z">
                  <w:rPr>
                    <w:rFonts w:ascii="Arial" w:eastAsia="Calibri" w:hAnsi="Arial"/>
                    <w:b/>
                    <w:bCs/>
                    <w:sz w:val="16"/>
                    <w:rtl/>
                  </w:rPr>
                </w:rPrChange>
              </w:rPr>
            </w:pPr>
          </w:p>
        </w:tc>
        <w:tc>
          <w:tcPr>
            <w:tcW w:w="7654" w:type="dxa"/>
            <w:gridSpan w:val="3"/>
            <w:shd w:val="pct5" w:color="auto" w:fill="auto"/>
            <w:vAlign w:val="center"/>
          </w:tcPr>
          <w:p w14:paraId="0DE0DFB0" w14:textId="77777777" w:rsidR="00EB5A81" w:rsidRPr="000748C0" w:rsidRDefault="00EB5A81" w:rsidP="00341985">
            <w:pPr>
              <w:suppressAutoHyphens/>
              <w:autoSpaceDN w:val="0"/>
              <w:textAlignment w:val="baseline"/>
              <w:rPr>
                <w:rFonts w:ascii="Arial" w:eastAsia="Calibri" w:hAnsi="Arial"/>
                <w:b/>
                <w:bCs/>
                <w:sz w:val="16"/>
                <w:rtl/>
                <w:rPrChange w:id="5544" w:author="Meryl Etman" w:date="2020-03-25T10:10:00Z">
                  <w:rPr>
                    <w:rFonts w:ascii="Arial" w:eastAsia="Calibri" w:hAnsi="Arial"/>
                    <w:b/>
                    <w:bCs/>
                    <w:sz w:val="16"/>
                    <w:rtl/>
                  </w:rPr>
                </w:rPrChange>
              </w:rPr>
            </w:pPr>
            <w:r w:rsidRPr="000748C0">
              <w:rPr>
                <w:rFonts w:ascii="Arial" w:eastAsia="Calibri" w:hAnsi="Arial"/>
                <w:b/>
                <w:bCs/>
                <w:sz w:val="16"/>
                <w:rtl/>
                <w:rPrChange w:id="5545" w:author="Meryl Etman" w:date="2020-03-25T10:10:00Z">
                  <w:rPr>
                    <w:rFonts w:ascii="Arial" w:eastAsia="Calibri" w:hAnsi="Arial"/>
                    <w:b/>
                    <w:bCs/>
                    <w:sz w:val="16"/>
                    <w:rtl/>
                  </w:rPr>
                </w:rPrChange>
              </w:rPr>
              <w:t>פרויקט:                                        בניין:                   דירה:</w:t>
            </w:r>
          </w:p>
        </w:tc>
      </w:tr>
      <w:tr w:rsidR="00EB5A81" w:rsidRPr="000748C0" w14:paraId="52EBB7A7" w14:textId="77777777" w:rsidTr="00603F1E">
        <w:tc>
          <w:tcPr>
            <w:tcW w:w="532" w:type="dxa"/>
            <w:shd w:val="clear" w:color="auto" w:fill="auto"/>
            <w:vAlign w:val="center"/>
          </w:tcPr>
          <w:p w14:paraId="11DF6056" w14:textId="77777777" w:rsidR="00EB5A81" w:rsidRPr="000748C0" w:rsidRDefault="00EB5A81" w:rsidP="00341985">
            <w:pPr>
              <w:suppressAutoHyphens/>
              <w:autoSpaceDN w:val="0"/>
              <w:textAlignment w:val="baseline"/>
              <w:rPr>
                <w:rFonts w:ascii="Arial" w:eastAsia="Calibri" w:hAnsi="Arial"/>
                <w:b/>
                <w:bCs/>
                <w:sz w:val="16"/>
                <w:rtl/>
                <w:rPrChange w:id="5546" w:author="Meryl Etman" w:date="2020-03-25T10:10:00Z">
                  <w:rPr>
                    <w:rFonts w:ascii="Arial" w:eastAsia="Calibri" w:hAnsi="Arial"/>
                    <w:b/>
                    <w:bCs/>
                    <w:sz w:val="16"/>
                    <w:rtl/>
                  </w:rPr>
                </w:rPrChange>
              </w:rPr>
            </w:pPr>
          </w:p>
        </w:tc>
        <w:tc>
          <w:tcPr>
            <w:tcW w:w="7654" w:type="dxa"/>
            <w:gridSpan w:val="3"/>
            <w:shd w:val="clear" w:color="auto" w:fill="auto"/>
            <w:vAlign w:val="center"/>
          </w:tcPr>
          <w:p w14:paraId="417F7D03" w14:textId="77777777" w:rsidR="00EB5A81" w:rsidRPr="000748C0" w:rsidRDefault="00EB5A81" w:rsidP="00341985">
            <w:pPr>
              <w:suppressAutoHyphens/>
              <w:autoSpaceDN w:val="0"/>
              <w:textAlignment w:val="baseline"/>
              <w:rPr>
                <w:rFonts w:ascii="Arial" w:eastAsia="Calibri" w:hAnsi="Arial"/>
                <w:b/>
                <w:bCs/>
                <w:sz w:val="16"/>
                <w:rtl/>
                <w:rPrChange w:id="5547" w:author="Meryl Etman" w:date="2020-03-25T10:10:00Z">
                  <w:rPr>
                    <w:rFonts w:ascii="Arial" w:eastAsia="Calibri" w:hAnsi="Arial"/>
                    <w:b/>
                    <w:bCs/>
                    <w:sz w:val="16"/>
                    <w:rtl/>
                  </w:rPr>
                </w:rPrChange>
              </w:rPr>
            </w:pPr>
          </w:p>
        </w:tc>
      </w:tr>
      <w:tr w:rsidR="00EB5A81" w:rsidRPr="000748C0" w14:paraId="52222D31" w14:textId="77777777" w:rsidTr="00603F1E">
        <w:tc>
          <w:tcPr>
            <w:tcW w:w="532" w:type="dxa"/>
            <w:shd w:val="clear" w:color="auto" w:fill="auto"/>
            <w:vAlign w:val="center"/>
          </w:tcPr>
          <w:p w14:paraId="37F15A29" w14:textId="77777777" w:rsidR="00EB5A81" w:rsidRPr="000748C0" w:rsidRDefault="00EB5A81" w:rsidP="00341985">
            <w:pPr>
              <w:suppressAutoHyphens/>
              <w:autoSpaceDN w:val="0"/>
              <w:textAlignment w:val="baseline"/>
              <w:rPr>
                <w:rFonts w:ascii="Arial" w:eastAsia="Calibri" w:hAnsi="Arial"/>
                <w:b/>
                <w:bCs/>
                <w:sz w:val="16"/>
                <w:rtl/>
                <w:rPrChange w:id="5548" w:author="Meryl Etman" w:date="2020-03-25T10:10:00Z">
                  <w:rPr>
                    <w:rFonts w:ascii="Arial" w:eastAsia="Calibri" w:hAnsi="Arial"/>
                    <w:b/>
                    <w:bCs/>
                    <w:sz w:val="16"/>
                    <w:rtl/>
                  </w:rPr>
                </w:rPrChange>
              </w:rPr>
            </w:pPr>
            <w:r w:rsidRPr="000748C0">
              <w:rPr>
                <w:rFonts w:ascii="Arial" w:eastAsia="Calibri" w:hAnsi="Arial" w:hint="cs"/>
                <w:b/>
                <w:bCs/>
                <w:sz w:val="16"/>
                <w:rtl/>
                <w:rPrChange w:id="5549" w:author="Meryl Etman" w:date="2020-03-25T10:10:00Z">
                  <w:rPr>
                    <w:rFonts w:ascii="Arial" w:eastAsia="Calibri" w:hAnsi="Arial" w:hint="cs"/>
                    <w:b/>
                    <w:bCs/>
                    <w:sz w:val="16"/>
                    <w:rtl/>
                  </w:rPr>
                </w:rPrChange>
              </w:rPr>
              <w:t>סע.</w:t>
            </w:r>
          </w:p>
        </w:tc>
        <w:tc>
          <w:tcPr>
            <w:tcW w:w="3402" w:type="dxa"/>
            <w:shd w:val="clear" w:color="auto" w:fill="auto"/>
            <w:vAlign w:val="center"/>
          </w:tcPr>
          <w:p w14:paraId="411C9E3A" w14:textId="77777777" w:rsidR="00EB5A81" w:rsidRPr="000748C0" w:rsidRDefault="00EB5A81" w:rsidP="00341985">
            <w:pPr>
              <w:suppressAutoHyphens/>
              <w:autoSpaceDN w:val="0"/>
              <w:textAlignment w:val="baseline"/>
              <w:rPr>
                <w:rFonts w:ascii="Arial" w:eastAsia="Calibri" w:hAnsi="Arial"/>
                <w:b/>
                <w:bCs/>
                <w:sz w:val="16"/>
                <w:rtl/>
                <w:rPrChange w:id="5550" w:author="Meryl Etman" w:date="2020-03-25T10:10:00Z">
                  <w:rPr>
                    <w:rFonts w:ascii="Arial" w:eastAsia="Calibri" w:hAnsi="Arial"/>
                    <w:b/>
                    <w:bCs/>
                    <w:sz w:val="16"/>
                    <w:rtl/>
                  </w:rPr>
                </w:rPrChange>
              </w:rPr>
            </w:pPr>
            <w:r w:rsidRPr="000748C0">
              <w:rPr>
                <w:rFonts w:ascii="Arial" w:eastAsia="Calibri" w:hAnsi="Arial"/>
                <w:b/>
                <w:bCs/>
                <w:sz w:val="16"/>
                <w:rtl/>
                <w:rPrChange w:id="5551"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552" w:author="Meryl Etman" w:date="2020-03-25T10:10:00Z">
                  <w:rPr>
                    <w:rFonts w:ascii="Arial" w:eastAsia="Calibri" w:hAnsi="Arial" w:hint="cs"/>
                    <w:b/>
                    <w:bCs/>
                    <w:sz w:val="16"/>
                    <w:rtl/>
                  </w:rPr>
                </w:rPrChange>
              </w:rPr>
              <w:t>*</w:t>
            </w:r>
          </w:p>
        </w:tc>
        <w:tc>
          <w:tcPr>
            <w:tcW w:w="1700" w:type="dxa"/>
            <w:shd w:val="clear" w:color="auto" w:fill="auto"/>
            <w:vAlign w:val="center"/>
          </w:tcPr>
          <w:p w14:paraId="01EEEDEB" w14:textId="77777777" w:rsidR="00EB5A81" w:rsidRPr="000748C0" w:rsidRDefault="00EB5A81" w:rsidP="00341985">
            <w:pPr>
              <w:suppressAutoHyphens/>
              <w:autoSpaceDN w:val="0"/>
              <w:textAlignment w:val="baseline"/>
              <w:rPr>
                <w:rFonts w:ascii="Arial" w:eastAsia="Calibri" w:hAnsi="Arial"/>
                <w:b/>
                <w:bCs/>
                <w:sz w:val="16"/>
                <w:rtl/>
                <w:rPrChange w:id="5553" w:author="Meryl Etman" w:date="2020-03-25T10:10:00Z">
                  <w:rPr>
                    <w:rFonts w:ascii="Arial" w:eastAsia="Calibri" w:hAnsi="Arial"/>
                    <w:b/>
                    <w:bCs/>
                    <w:sz w:val="16"/>
                    <w:rtl/>
                  </w:rPr>
                </w:rPrChange>
              </w:rPr>
            </w:pPr>
            <w:r w:rsidRPr="000748C0">
              <w:rPr>
                <w:rFonts w:ascii="Arial" w:eastAsia="Calibri" w:hAnsi="Arial" w:hint="cs"/>
                <w:b/>
                <w:bCs/>
                <w:sz w:val="16"/>
                <w:rtl/>
                <w:rPrChange w:id="5554" w:author="Meryl Etman" w:date="2020-03-25T10:10:00Z">
                  <w:rPr>
                    <w:rFonts w:ascii="Arial" w:eastAsia="Calibri" w:hAnsi="Arial" w:hint="cs"/>
                    <w:b/>
                    <w:bCs/>
                    <w:sz w:val="16"/>
                    <w:rtl/>
                  </w:rPr>
                </w:rPrChange>
              </w:rPr>
              <w:t>(תאריך) ת/ש/פ</w:t>
            </w:r>
          </w:p>
        </w:tc>
        <w:tc>
          <w:tcPr>
            <w:tcW w:w="2552" w:type="dxa"/>
            <w:shd w:val="clear" w:color="auto" w:fill="auto"/>
            <w:vAlign w:val="center"/>
          </w:tcPr>
          <w:p w14:paraId="4629F17D" w14:textId="77777777" w:rsidR="00EB5A81" w:rsidRPr="000748C0" w:rsidRDefault="00EB5A81" w:rsidP="00341985">
            <w:pPr>
              <w:suppressAutoHyphens/>
              <w:autoSpaceDN w:val="0"/>
              <w:textAlignment w:val="baseline"/>
              <w:rPr>
                <w:rFonts w:ascii="Arial" w:eastAsia="Calibri" w:hAnsi="Arial"/>
                <w:b/>
                <w:bCs/>
                <w:sz w:val="16"/>
                <w:rtl/>
                <w:rPrChange w:id="5555" w:author="Meryl Etman" w:date="2020-03-25T10:10:00Z">
                  <w:rPr>
                    <w:rFonts w:ascii="Arial" w:eastAsia="Calibri" w:hAnsi="Arial"/>
                    <w:b/>
                    <w:bCs/>
                    <w:sz w:val="16"/>
                    <w:rtl/>
                  </w:rPr>
                </w:rPrChange>
              </w:rPr>
            </w:pPr>
            <w:r w:rsidRPr="000748C0">
              <w:rPr>
                <w:rFonts w:ascii="Arial" w:eastAsia="Calibri" w:hAnsi="Arial" w:hint="cs"/>
                <w:b/>
                <w:bCs/>
                <w:sz w:val="16"/>
                <w:rtl/>
                <w:rPrChange w:id="5556" w:author="Meryl Etman" w:date="2020-03-25T10:10:00Z">
                  <w:rPr>
                    <w:rFonts w:ascii="Arial" w:eastAsia="Calibri" w:hAnsi="Arial" w:hint="cs"/>
                    <w:b/>
                    <w:bCs/>
                    <w:sz w:val="16"/>
                    <w:rtl/>
                  </w:rPr>
                </w:rPrChange>
              </w:rPr>
              <w:t>הערות</w:t>
            </w:r>
          </w:p>
        </w:tc>
      </w:tr>
      <w:tr w:rsidR="00EB5A81" w:rsidRPr="000748C0" w14:paraId="3CD118E1" w14:textId="77777777" w:rsidTr="00603F1E">
        <w:tc>
          <w:tcPr>
            <w:tcW w:w="532" w:type="dxa"/>
            <w:shd w:val="clear" w:color="auto" w:fill="auto"/>
          </w:tcPr>
          <w:p w14:paraId="042C870C" w14:textId="77777777" w:rsidR="00EB5A81" w:rsidRPr="000748C0" w:rsidRDefault="00EB5A81" w:rsidP="00341985">
            <w:pPr>
              <w:suppressAutoHyphens/>
              <w:autoSpaceDN w:val="0"/>
              <w:jc w:val="both"/>
              <w:textAlignment w:val="baseline"/>
              <w:rPr>
                <w:rFonts w:ascii="Arial" w:eastAsia="Calibri" w:hAnsi="Arial"/>
                <w:sz w:val="18"/>
                <w:szCs w:val="24"/>
                <w:rtl/>
                <w:rPrChange w:id="5557" w:author="Meryl Etman" w:date="2020-03-25T10:10:00Z">
                  <w:rPr>
                    <w:rFonts w:ascii="Arial" w:eastAsia="Calibri" w:hAnsi="Arial"/>
                    <w:sz w:val="18"/>
                    <w:szCs w:val="24"/>
                    <w:rtl/>
                  </w:rPr>
                </w:rPrChange>
              </w:rPr>
            </w:pPr>
            <w:r w:rsidRPr="000748C0">
              <w:rPr>
                <w:rFonts w:ascii="Arial" w:eastAsia="Calibri" w:hAnsi="Arial" w:hint="cs"/>
                <w:sz w:val="18"/>
                <w:szCs w:val="24"/>
                <w:rtl/>
                <w:rPrChange w:id="5558" w:author="Meryl Etman" w:date="2020-03-25T10:10:00Z">
                  <w:rPr>
                    <w:rFonts w:ascii="Arial" w:eastAsia="Calibri" w:hAnsi="Arial" w:hint="cs"/>
                    <w:sz w:val="18"/>
                    <w:szCs w:val="24"/>
                    <w:rtl/>
                  </w:rPr>
                </w:rPrChange>
              </w:rPr>
              <w:t>1</w:t>
            </w:r>
          </w:p>
        </w:tc>
        <w:tc>
          <w:tcPr>
            <w:tcW w:w="3402" w:type="dxa"/>
            <w:shd w:val="clear" w:color="auto" w:fill="auto"/>
            <w:tcMar>
              <w:top w:w="28" w:type="dxa"/>
              <w:left w:w="57" w:type="dxa"/>
              <w:right w:w="57" w:type="dxa"/>
            </w:tcMar>
          </w:tcPr>
          <w:p w14:paraId="3B458D7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5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60" w:author="Meryl Etman" w:date="2020-03-25T10:10:00Z">
                  <w:rPr>
                    <w:rFonts w:ascii="Arial" w:eastAsia="Calibri" w:hAnsi="Arial" w:hint="cs"/>
                    <w:i/>
                    <w:iCs/>
                    <w:sz w:val="18"/>
                    <w:szCs w:val="24"/>
                    <w:rtl/>
                  </w:rPr>
                </w:rPrChange>
              </w:rPr>
              <w:t>בדיקות מעבדה/בדיקות שוטפות</w:t>
            </w:r>
          </w:p>
        </w:tc>
        <w:tc>
          <w:tcPr>
            <w:tcW w:w="1700" w:type="dxa"/>
            <w:shd w:val="clear" w:color="auto" w:fill="auto"/>
            <w:tcMar>
              <w:top w:w="28" w:type="dxa"/>
              <w:left w:w="57" w:type="dxa"/>
              <w:right w:w="57" w:type="dxa"/>
            </w:tcMar>
          </w:tcPr>
          <w:p w14:paraId="7650A0E2" w14:textId="77777777" w:rsidR="00EB5A81" w:rsidRPr="000748C0" w:rsidRDefault="00EB5A81" w:rsidP="00341985">
            <w:pPr>
              <w:suppressAutoHyphens/>
              <w:autoSpaceDN w:val="0"/>
              <w:jc w:val="both"/>
              <w:textAlignment w:val="baseline"/>
              <w:rPr>
                <w:rFonts w:ascii="Arial" w:eastAsia="Calibri" w:hAnsi="Arial"/>
                <w:sz w:val="18"/>
                <w:szCs w:val="24"/>
                <w:rtl/>
                <w:rPrChange w:id="5561"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vAlign w:val="center"/>
          </w:tcPr>
          <w:p w14:paraId="0E390713" w14:textId="77777777" w:rsidR="00EB5A81" w:rsidRPr="000748C0" w:rsidRDefault="00EB5A81" w:rsidP="00341985">
            <w:pPr>
              <w:suppressAutoHyphens/>
              <w:autoSpaceDN w:val="0"/>
              <w:textAlignment w:val="baseline"/>
              <w:rPr>
                <w:rFonts w:ascii="Arial" w:eastAsia="Calibri" w:hAnsi="Arial"/>
                <w:i/>
                <w:iCs/>
                <w:rtl/>
                <w:rPrChange w:id="5562" w:author="Meryl Etman" w:date="2020-03-25T10:10:00Z">
                  <w:rPr>
                    <w:rFonts w:ascii="Arial" w:eastAsia="Calibri" w:hAnsi="Arial"/>
                    <w:i/>
                    <w:iCs/>
                    <w:rtl/>
                  </w:rPr>
                </w:rPrChange>
              </w:rPr>
            </w:pPr>
            <w:r w:rsidRPr="000748C0">
              <w:rPr>
                <w:rFonts w:ascii="Arial" w:eastAsia="Calibri" w:hAnsi="Arial" w:hint="cs"/>
                <w:i/>
                <w:iCs/>
                <w:rtl/>
                <w:rPrChange w:id="5563" w:author="Meryl Etman" w:date="2020-03-25T10:10:00Z">
                  <w:rPr>
                    <w:rFonts w:ascii="Arial" w:eastAsia="Calibri" w:hAnsi="Arial" w:hint="cs"/>
                    <w:i/>
                    <w:iCs/>
                    <w:rtl/>
                  </w:rPr>
                </w:rPrChange>
              </w:rPr>
              <w:t>אישור ראשוני; וכל 1500 מ"ר.</w:t>
            </w:r>
          </w:p>
        </w:tc>
      </w:tr>
      <w:tr w:rsidR="00EB5A81" w:rsidRPr="000748C0" w14:paraId="65051002" w14:textId="77777777" w:rsidTr="00603F1E">
        <w:tc>
          <w:tcPr>
            <w:tcW w:w="532" w:type="dxa"/>
            <w:shd w:val="clear" w:color="auto" w:fill="auto"/>
          </w:tcPr>
          <w:p w14:paraId="3CB43353" w14:textId="77777777" w:rsidR="00EB5A81" w:rsidRPr="000748C0" w:rsidRDefault="00EB5A81" w:rsidP="00341985">
            <w:pPr>
              <w:suppressAutoHyphens/>
              <w:autoSpaceDN w:val="0"/>
              <w:jc w:val="both"/>
              <w:textAlignment w:val="baseline"/>
              <w:rPr>
                <w:rFonts w:ascii="Arial" w:eastAsia="Calibri" w:hAnsi="Arial"/>
                <w:sz w:val="18"/>
                <w:szCs w:val="24"/>
                <w:rtl/>
                <w:rPrChange w:id="5564" w:author="Meryl Etman" w:date="2020-03-25T10:10:00Z">
                  <w:rPr>
                    <w:rFonts w:ascii="Arial" w:eastAsia="Calibri" w:hAnsi="Arial"/>
                    <w:sz w:val="18"/>
                    <w:szCs w:val="24"/>
                    <w:rtl/>
                  </w:rPr>
                </w:rPrChange>
              </w:rPr>
            </w:pPr>
            <w:r w:rsidRPr="000748C0">
              <w:rPr>
                <w:rFonts w:ascii="Arial" w:eastAsia="Calibri" w:hAnsi="Arial" w:hint="cs"/>
                <w:sz w:val="18"/>
                <w:szCs w:val="24"/>
                <w:rtl/>
                <w:rPrChange w:id="5565" w:author="Meryl Etman" w:date="2020-03-25T10:10:00Z">
                  <w:rPr>
                    <w:rFonts w:ascii="Arial" w:eastAsia="Calibri" w:hAnsi="Arial" w:hint="cs"/>
                    <w:sz w:val="18"/>
                    <w:szCs w:val="24"/>
                    <w:rtl/>
                  </w:rPr>
                </w:rPrChange>
              </w:rPr>
              <w:t>2</w:t>
            </w:r>
          </w:p>
        </w:tc>
        <w:tc>
          <w:tcPr>
            <w:tcW w:w="3402" w:type="dxa"/>
            <w:shd w:val="clear" w:color="auto" w:fill="auto"/>
            <w:tcMar>
              <w:top w:w="28" w:type="dxa"/>
              <w:left w:w="57" w:type="dxa"/>
              <w:right w:w="57" w:type="dxa"/>
            </w:tcMar>
          </w:tcPr>
          <w:p w14:paraId="6821CAD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6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67" w:author="Meryl Etman" w:date="2020-03-25T10:10:00Z">
                  <w:rPr>
                    <w:rFonts w:ascii="Arial" w:eastAsia="Calibri" w:hAnsi="Arial" w:hint="cs"/>
                    <w:i/>
                    <w:iCs/>
                    <w:sz w:val="18"/>
                    <w:szCs w:val="24"/>
                    <w:rtl/>
                  </w:rPr>
                </w:rPrChange>
              </w:rPr>
              <w:t>קטע ניסוי/חומרים</w:t>
            </w:r>
          </w:p>
        </w:tc>
        <w:tc>
          <w:tcPr>
            <w:tcW w:w="1700" w:type="dxa"/>
            <w:shd w:val="clear" w:color="auto" w:fill="auto"/>
            <w:tcMar>
              <w:top w:w="28" w:type="dxa"/>
              <w:left w:w="57" w:type="dxa"/>
              <w:right w:w="57" w:type="dxa"/>
            </w:tcMar>
          </w:tcPr>
          <w:p w14:paraId="736FBC8C" w14:textId="77777777" w:rsidR="00EB5A81" w:rsidRPr="000748C0" w:rsidRDefault="00EB5A81" w:rsidP="00341985">
            <w:pPr>
              <w:suppressAutoHyphens/>
              <w:autoSpaceDN w:val="0"/>
              <w:jc w:val="both"/>
              <w:textAlignment w:val="baseline"/>
              <w:rPr>
                <w:rFonts w:ascii="Arial" w:eastAsia="Calibri" w:hAnsi="Arial"/>
                <w:sz w:val="18"/>
                <w:szCs w:val="24"/>
                <w:rtl/>
                <w:rPrChange w:id="5568"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20A13F45" w14:textId="77777777" w:rsidR="00EB5A81" w:rsidRPr="000748C0" w:rsidRDefault="00EB5A81" w:rsidP="00341985">
            <w:pPr>
              <w:suppressAutoHyphens/>
              <w:autoSpaceDN w:val="0"/>
              <w:jc w:val="both"/>
              <w:textAlignment w:val="baseline"/>
              <w:rPr>
                <w:rFonts w:ascii="Arial" w:eastAsia="Calibri" w:hAnsi="Arial"/>
                <w:i/>
                <w:iCs/>
                <w:rtl/>
                <w:rPrChange w:id="5569" w:author="Meryl Etman" w:date="2020-03-25T10:10:00Z">
                  <w:rPr>
                    <w:rFonts w:ascii="Arial" w:eastAsia="Calibri" w:hAnsi="Arial"/>
                    <w:i/>
                    <w:iCs/>
                    <w:rtl/>
                  </w:rPr>
                </w:rPrChange>
              </w:rPr>
            </w:pPr>
            <w:r w:rsidRPr="000748C0">
              <w:rPr>
                <w:rFonts w:ascii="Arial" w:eastAsia="Calibri" w:hAnsi="Arial" w:hint="cs"/>
                <w:i/>
                <w:iCs/>
                <w:rtl/>
                <w:rPrChange w:id="5570" w:author="Meryl Etman" w:date="2020-03-25T10:10:00Z">
                  <w:rPr>
                    <w:rFonts w:ascii="Arial" w:eastAsia="Calibri" w:hAnsi="Arial" w:hint="cs"/>
                    <w:i/>
                    <w:iCs/>
                    <w:rtl/>
                  </w:rPr>
                </w:rPrChange>
              </w:rPr>
              <w:t>נירוסטה 316/רשת מגולוונת באבץ חם</w:t>
            </w:r>
          </w:p>
        </w:tc>
      </w:tr>
      <w:tr w:rsidR="00EB5A81" w:rsidRPr="000748C0" w14:paraId="58982BA6" w14:textId="77777777" w:rsidTr="00603F1E">
        <w:tc>
          <w:tcPr>
            <w:tcW w:w="532" w:type="dxa"/>
            <w:shd w:val="clear" w:color="auto" w:fill="auto"/>
          </w:tcPr>
          <w:p w14:paraId="0E4403AE" w14:textId="77777777" w:rsidR="00EB5A81" w:rsidRPr="000748C0" w:rsidRDefault="00EB5A81" w:rsidP="00341985">
            <w:pPr>
              <w:suppressAutoHyphens/>
              <w:autoSpaceDN w:val="0"/>
              <w:jc w:val="both"/>
              <w:textAlignment w:val="baseline"/>
              <w:rPr>
                <w:rFonts w:ascii="Arial" w:eastAsia="Calibri" w:hAnsi="Arial"/>
                <w:sz w:val="18"/>
                <w:szCs w:val="24"/>
                <w:rtl/>
                <w:rPrChange w:id="5571" w:author="Meryl Etman" w:date="2020-03-25T10:10:00Z">
                  <w:rPr>
                    <w:rFonts w:ascii="Arial" w:eastAsia="Calibri" w:hAnsi="Arial"/>
                    <w:sz w:val="18"/>
                    <w:szCs w:val="24"/>
                    <w:rtl/>
                  </w:rPr>
                </w:rPrChange>
              </w:rPr>
            </w:pPr>
            <w:r w:rsidRPr="000748C0">
              <w:rPr>
                <w:rFonts w:ascii="Arial" w:eastAsia="Calibri" w:hAnsi="Arial" w:hint="cs"/>
                <w:sz w:val="18"/>
                <w:szCs w:val="24"/>
                <w:rtl/>
                <w:rPrChange w:id="5572" w:author="Meryl Etman" w:date="2020-03-25T10:10:00Z">
                  <w:rPr>
                    <w:rFonts w:ascii="Arial" w:eastAsia="Calibri" w:hAnsi="Arial" w:hint="cs"/>
                    <w:sz w:val="18"/>
                    <w:szCs w:val="24"/>
                    <w:rtl/>
                  </w:rPr>
                </w:rPrChange>
              </w:rPr>
              <w:t>3</w:t>
            </w:r>
          </w:p>
        </w:tc>
        <w:tc>
          <w:tcPr>
            <w:tcW w:w="3402" w:type="dxa"/>
            <w:shd w:val="clear" w:color="auto" w:fill="auto"/>
            <w:tcMar>
              <w:top w:w="28" w:type="dxa"/>
              <w:left w:w="57" w:type="dxa"/>
              <w:right w:w="57" w:type="dxa"/>
            </w:tcMar>
          </w:tcPr>
          <w:p w14:paraId="624DF3B7" w14:textId="77777777" w:rsidR="00EB5A81" w:rsidRPr="000748C0" w:rsidRDefault="00EB5A81" w:rsidP="00341985">
            <w:pPr>
              <w:suppressAutoHyphens/>
              <w:autoSpaceDN w:val="0"/>
              <w:textAlignment w:val="baseline"/>
              <w:rPr>
                <w:rFonts w:ascii="Arial" w:eastAsia="Calibri" w:hAnsi="Arial"/>
                <w:i/>
                <w:iCs/>
                <w:sz w:val="18"/>
                <w:szCs w:val="24"/>
                <w:rtl/>
                <w:rPrChange w:id="557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74" w:author="Meryl Etman" w:date="2020-03-25T10:10:00Z">
                  <w:rPr>
                    <w:rFonts w:ascii="Arial" w:eastAsia="Calibri" w:hAnsi="Arial" w:hint="cs"/>
                    <w:i/>
                    <w:iCs/>
                    <w:sz w:val="18"/>
                    <w:szCs w:val="24"/>
                    <w:rtl/>
                  </w:rPr>
                </w:rPrChange>
              </w:rPr>
              <w:t>איטום מעטפת/איטום גב האבן/בידוד</w:t>
            </w:r>
          </w:p>
        </w:tc>
        <w:tc>
          <w:tcPr>
            <w:tcW w:w="1700" w:type="dxa"/>
            <w:shd w:val="clear" w:color="auto" w:fill="auto"/>
            <w:tcMar>
              <w:top w:w="28" w:type="dxa"/>
              <w:left w:w="57" w:type="dxa"/>
              <w:right w:w="57" w:type="dxa"/>
            </w:tcMar>
          </w:tcPr>
          <w:p w14:paraId="638B9496" w14:textId="77777777" w:rsidR="00EB5A81" w:rsidRPr="000748C0" w:rsidRDefault="00EB5A81" w:rsidP="00341985">
            <w:pPr>
              <w:suppressAutoHyphens/>
              <w:autoSpaceDN w:val="0"/>
              <w:jc w:val="both"/>
              <w:textAlignment w:val="baseline"/>
              <w:rPr>
                <w:rFonts w:ascii="Arial" w:eastAsia="Calibri" w:hAnsi="Arial"/>
                <w:sz w:val="18"/>
                <w:szCs w:val="24"/>
                <w:rtl/>
                <w:rPrChange w:id="5575"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7CD027EA" w14:textId="77777777" w:rsidR="00EB5A81" w:rsidRPr="000748C0" w:rsidRDefault="00EB5A81" w:rsidP="00341985">
            <w:pPr>
              <w:suppressAutoHyphens/>
              <w:autoSpaceDN w:val="0"/>
              <w:jc w:val="both"/>
              <w:textAlignment w:val="baseline"/>
              <w:rPr>
                <w:rFonts w:ascii="Arial" w:eastAsia="Calibri" w:hAnsi="Arial"/>
                <w:i/>
                <w:iCs/>
                <w:rtl/>
                <w:rPrChange w:id="5576" w:author="Meryl Etman" w:date="2020-03-25T10:10:00Z">
                  <w:rPr>
                    <w:rFonts w:ascii="Arial" w:eastAsia="Calibri" w:hAnsi="Arial"/>
                    <w:i/>
                    <w:iCs/>
                    <w:rtl/>
                  </w:rPr>
                </w:rPrChange>
              </w:rPr>
            </w:pPr>
            <w:r w:rsidRPr="000748C0">
              <w:rPr>
                <w:rFonts w:ascii="Arial" w:eastAsia="Calibri" w:hAnsi="Arial" w:hint="cs"/>
                <w:i/>
                <w:iCs/>
                <w:rtl/>
                <w:rPrChange w:id="5577" w:author="Meryl Etman" w:date="2020-03-25T10:10:00Z">
                  <w:rPr>
                    <w:rFonts w:ascii="Arial" w:eastAsia="Calibri" w:hAnsi="Arial" w:hint="cs"/>
                    <w:i/>
                    <w:iCs/>
                    <w:rtl/>
                  </w:rPr>
                </w:rPrChange>
              </w:rPr>
              <w:t>הרבצה/ביטומני/בידוד תרמי</w:t>
            </w:r>
          </w:p>
        </w:tc>
      </w:tr>
      <w:tr w:rsidR="00EB5A81" w:rsidRPr="000748C0" w14:paraId="5E314769" w14:textId="77777777" w:rsidTr="00603F1E">
        <w:tc>
          <w:tcPr>
            <w:tcW w:w="532" w:type="dxa"/>
            <w:shd w:val="clear" w:color="auto" w:fill="auto"/>
          </w:tcPr>
          <w:p w14:paraId="60CF7205" w14:textId="77777777" w:rsidR="00EB5A81" w:rsidRPr="000748C0" w:rsidRDefault="00EB5A81" w:rsidP="00341985">
            <w:pPr>
              <w:suppressAutoHyphens/>
              <w:autoSpaceDN w:val="0"/>
              <w:jc w:val="both"/>
              <w:textAlignment w:val="baseline"/>
              <w:rPr>
                <w:rFonts w:ascii="Arial" w:eastAsia="Calibri" w:hAnsi="Arial"/>
                <w:sz w:val="18"/>
                <w:szCs w:val="24"/>
                <w:rtl/>
                <w:rPrChange w:id="5578" w:author="Meryl Etman" w:date="2020-03-25T10:10:00Z">
                  <w:rPr>
                    <w:rFonts w:ascii="Arial" w:eastAsia="Calibri" w:hAnsi="Arial"/>
                    <w:sz w:val="18"/>
                    <w:szCs w:val="24"/>
                    <w:rtl/>
                  </w:rPr>
                </w:rPrChange>
              </w:rPr>
            </w:pPr>
            <w:r w:rsidRPr="000748C0">
              <w:rPr>
                <w:rFonts w:ascii="Arial" w:eastAsia="Calibri" w:hAnsi="Arial" w:hint="cs"/>
                <w:sz w:val="18"/>
                <w:szCs w:val="24"/>
                <w:rtl/>
                <w:rPrChange w:id="5579" w:author="Meryl Etman" w:date="2020-03-25T10:10:00Z">
                  <w:rPr>
                    <w:rFonts w:ascii="Arial" w:eastAsia="Calibri" w:hAnsi="Arial" w:hint="cs"/>
                    <w:sz w:val="18"/>
                    <w:szCs w:val="24"/>
                    <w:rtl/>
                  </w:rPr>
                </w:rPrChange>
              </w:rPr>
              <w:t>4</w:t>
            </w:r>
          </w:p>
        </w:tc>
        <w:tc>
          <w:tcPr>
            <w:tcW w:w="3402" w:type="dxa"/>
            <w:shd w:val="clear" w:color="auto" w:fill="auto"/>
            <w:tcMar>
              <w:top w:w="28" w:type="dxa"/>
              <w:left w:w="57" w:type="dxa"/>
              <w:right w:w="57" w:type="dxa"/>
            </w:tcMar>
          </w:tcPr>
          <w:p w14:paraId="1156072E"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8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81" w:author="Meryl Etman" w:date="2020-03-25T10:10:00Z">
                  <w:rPr>
                    <w:rFonts w:ascii="Arial" w:eastAsia="Calibri" w:hAnsi="Arial" w:hint="cs"/>
                    <w:i/>
                    <w:iCs/>
                    <w:sz w:val="18"/>
                    <w:szCs w:val="24"/>
                    <w:rtl/>
                  </w:rPr>
                </w:rPrChange>
              </w:rPr>
              <w:t>תהליך הביצוע</w:t>
            </w:r>
          </w:p>
        </w:tc>
        <w:tc>
          <w:tcPr>
            <w:tcW w:w="1700" w:type="dxa"/>
            <w:shd w:val="clear" w:color="auto" w:fill="auto"/>
            <w:tcMar>
              <w:top w:w="28" w:type="dxa"/>
              <w:left w:w="57" w:type="dxa"/>
              <w:right w:w="57" w:type="dxa"/>
            </w:tcMar>
          </w:tcPr>
          <w:p w14:paraId="2C5E2FA0" w14:textId="77777777" w:rsidR="00EB5A81" w:rsidRPr="000748C0" w:rsidRDefault="00EB5A81" w:rsidP="00341985">
            <w:pPr>
              <w:suppressAutoHyphens/>
              <w:autoSpaceDN w:val="0"/>
              <w:jc w:val="both"/>
              <w:textAlignment w:val="baseline"/>
              <w:rPr>
                <w:rFonts w:ascii="Arial" w:eastAsia="Calibri" w:hAnsi="Arial"/>
                <w:sz w:val="18"/>
                <w:szCs w:val="24"/>
                <w:rtl/>
                <w:rPrChange w:id="5582"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3455E4A4" w14:textId="77777777" w:rsidR="00EB5A81" w:rsidRPr="000748C0" w:rsidRDefault="00EB5A81" w:rsidP="00341985">
            <w:pPr>
              <w:suppressAutoHyphens/>
              <w:autoSpaceDN w:val="0"/>
              <w:jc w:val="both"/>
              <w:textAlignment w:val="baseline"/>
              <w:rPr>
                <w:rFonts w:ascii="Arial" w:eastAsia="Calibri" w:hAnsi="Arial"/>
                <w:i/>
                <w:iCs/>
                <w:rtl/>
                <w:rPrChange w:id="5583" w:author="Meryl Etman" w:date="2020-03-25T10:10:00Z">
                  <w:rPr>
                    <w:rFonts w:ascii="Arial" w:eastAsia="Calibri" w:hAnsi="Arial"/>
                    <w:i/>
                    <w:iCs/>
                    <w:rtl/>
                  </w:rPr>
                </w:rPrChange>
              </w:rPr>
            </w:pPr>
          </w:p>
        </w:tc>
      </w:tr>
      <w:tr w:rsidR="00EB5A81" w:rsidRPr="000748C0" w14:paraId="7EAF0193" w14:textId="77777777" w:rsidTr="00603F1E">
        <w:tc>
          <w:tcPr>
            <w:tcW w:w="532" w:type="dxa"/>
            <w:shd w:val="clear" w:color="auto" w:fill="auto"/>
          </w:tcPr>
          <w:p w14:paraId="238D6D33" w14:textId="77777777" w:rsidR="00EB5A81" w:rsidRPr="000748C0" w:rsidRDefault="00EB5A81" w:rsidP="00341985">
            <w:pPr>
              <w:suppressAutoHyphens/>
              <w:autoSpaceDN w:val="0"/>
              <w:jc w:val="both"/>
              <w:textAlignment w:val="baseline"/>
              <w:rPr>
                <w:rFonts w:ascii="Arial" w:eastAsia="Calibri" w:hAnsi="Arial"/>
                <w:sz w:val="18"/>
                <w:szCs w:val="24"/>
                <w:rtl/>
                <w:rPrChange w:id="5584" w:author="Meryl Etman" w:date="2020-03-25T10:10:00Z">
                  <w:rPr>
                    <w:rFonts w:ascii="Arial" w:eastAsia="Calibri" w:hAnsi="Arial"/>
                    <w:sz w:val="18"/>
                    <w:szCs w:val="24"/>
                    <w:rtl/>
                  </w:rPr>
                </w:rPrChange>
              </w:rPr>
            </w:pPr>
            <w:r w:rsidRPr="000748C0">
              <w:rPr>
                <w:rFonts w:ascii="Arial" w:eastAsia="Calibri" w:hAnsi="Arial" w:hint="cs"/>
                <w:sz w:val="18"/>
                <w:szCs w:val="24"/>
                <w:rtl/>
                <w:rPrChange w:id="5585" w:author="Meryl Etman" w:date="2020-03-25T10:10:00Z">
                  <w:rPr>
                    <w:rFonts w:ascii="Arial" w:eastAsia="Calibri" w:hAnsi="Arial" w:hint="cs"/>
                    <w:sz w:val="18"/>
                    <w:szCs w:val="24"/>
                    <w:rtl/>
                  </w:rPr>
                </w:rPrChange>
              </w:rPr>
              <w:t>5</w:t>
            </w:r>
          </w:p>
        </w:tc>
        <w:tc>
          <w:tcPr>
            <w:tcW w:w="3402" w:type="dxa"/>
            <w:shd w:val="clear" w:color="auto" w:fill="auto"/>
            <w:tcMar>
              <w:top w:w="28" w:type="dxa"/>
              <w:left w:w="57" w:type="dxa"/>
              <w:right w:w="57" w:type="dxa"/>
            </w:tcMar>
          </w:tcPr>
          <w:p w14:paraId="03A3002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8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87" w:author="Meryl Etman" w:date="2020-03-25T10:10:00Z">
                  <w:rPr>
                    <w:rFonts w:ascii="Arial" w:eastAsia="Calibri" w:hAnsi="Arial" w:hint="cs"/>
                    <w:i/>
                    <w:iCs/>
                    <w:sz w:val="18"/>
                    <w:szCs w:val="24"/>
                    <w:rtl/>
                  </w:rPr>
                </w:rPrChange>
              </w:rPr>
              <w:t>פוגות הרפיה</w:t>
            </w:r>
          </w:p>
        </w:tc>
        <w:tc>
          <w:tcPr>
            <w:tcW w:w="1700" w:type="dxa"/>
            <w:shd w:val="clear" w:color="auto" w:fill="auto"/>
            <w:tcMar>
              <w:top w:w="28" w:type="dxa"/>
              <w:left w:w="57" w:type="dxa"/>
              <w:right w:w="57" w:type="dxa"/>
            </w:tcMar>
          </w:tcPr>
          <w:p w14:paraId="1F492AEA" w14:textId="77777777" w:rsidR="00EB5A81" w:rsidRPr="000748C0" w:rsidRDefault="00EB5A81" w:rsidP="00341985">
            <w:pPr>
              <w:suppressAutoHyphens/>
              <w:autoSpaceDN w:val="0"/>
              <w:jc w:val="both"/>
              <w:textAlignment w:val="baseline"/>
              <w:rPr>
                <w:rFonts w:ascii="Arial" w:eastAsia="Calibri" w:hAnsi="Arial"/>
                <w:sz w:val="18"/>
                <w:szCs w:val="24"/>
                <w:rtl/>
                <w:rPrChange w:id="5588"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55001192" w14:textId="77777777" w:rsidR="00EB5A81" w:rsidRPr="000748C0" w:rsidRDefault="00EB5A81" w:rsidP="00341985">
            <w:pPr>
              <w:suppressAutoHyphens/>
              <w:autoSpaceDN w:val="0"/>
              <w:jc w:val="both"/>
              <w:textAlignment w:val="baseline"/>
              <w:rPr>
                <w:rFonts w:ascii="Arial" w:eastAsia="Calibri" w:hAnsi="Arial"/>
                <w:i/>
                <w:iCs/>
                <w:rtl/>
                <w:rPrChange w:id="5589" w:author="Meryl Etman" w:date="2020-03-25T10:10:00Z">
                  <w:rPr>
                    <w:rFonts w:ascii="Arial" w:eastAsia="Calibri" w:hAnsi="Arial"/>
                    <w:i/>
                    <w:iCs/>
                    <w:rtl/>
                  </w:rPr>
                </w:rPrChange>
              </w:rPr>
            </w:pPr>
          </w:p>
        </w:tc>
      </w:tr>
      <w:tr w:rsidR="00EB5A81" w:rsidRPr="000748C0" w14:paraId="57CFD16B" w14:textId="77777777" w:rsidTr="00603F1E">
        <w:tc>
          <w:tcPr>
            <w:tcW w:w="532" w:type="dxa"/>
            <w:shd w:val="clear" w:color="auto" w:fill="auto"/>
          </w:tcPr>
          <w:p w14:paraId="1ADC680E" w14:textId="77777777" w:rsidR="00EB5A81" w:rsidRPr="000748C0" w:rsidRDefault="00EB5A81" w:rsidP="00341985">
            <w:pPr>
              <w:suppressAutoHyphens/>
              <w:autoSpaceDN w:val="0"/>
              <w:jc w:val="both"/>
              <w:textAlignment w:val="baseline"/>
              <w:rPr>
                <w:rFonts w:ascii="Arial" w:eastAsia="Calibri" w:hAnsi="Arial"/>
                <w:sz w:val="18"/>
                <w:szCs w:val="24"/>
                <w:rtl/>
                <w:rPrChange w:id="5590" w:author="Meryl Etman" w:date="2020-03-25T10:10:00Z">
                  <w:rPr>
                    <w:rFonts w:ascii="Arial" w:eastAsia="Calibri" w:hAnsi="Arial"/>
                    <w:sz w:val="18"/>
                    <w:szCs w:val="24"/>
                    <w:rtl/>
                  </w:rPr>
                </w:rPrChange>
              </w:rPr>
            </w:pPr>
            <w:r w:rsidRPr="000748C0">
              <w:rPr>
                <w:rFonts w:ascii="Arial" w:eastAsia="Calibri" w:hAnsi="Arial" w:hint="cs"/>
                <w:sz w:val="18"/>
                <w:szCs w:val="24"/>
                <w:rtl/>
                <w:rPrChange w:id="5591" w:author="Meryl Etman" w:date="2020-03-25T10:10:00Z">
                  <w:rPr>
                    <w:rFonts w:ascii="Arial" w:eastAsia="Calibri" w:hAnsi="Arial" w:hint="cs"/>
                    <w:sz w:val="18"/>
                    <w:szCs w:val="24"/>
                    <w:rtl/>
                  </w:rPr>
                </w:rPrChange>
              </w:rPr>
              <w:t>6</w:t>
            </w:r>
          </w:p>
        </w:tc>
        <w:tc>
          <w:tcPr>
            <w:tcW w:w="3402" w:type="dxa"/>
            <w:shd w:val="clear" w:color="auto" w:fill="auto"/>
            <w:tcMar>
              <w:top w:w="28" w:type="dxa"/>
              <w:left w:w="57" w:type="dxa"/>
              <w:right w:w="57" w:type="dxa"/>
            </w:tcMar>
          </w:tcPr>
          <w:p w14:paraId="14909A1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9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593" w:author="Meryl Etman" w:date="2020-03-25T10:10:00Z">
                  <w:rPr>
                    <w:rFonts w:ascii="Arial" w:eastAsia="Calibri" w:hAnsi="Arial" w:hint="cs"/>
                    <w:i/>
                    <w:iCs/>
                    <w:sz w:val="18"/>
                    <w:szCs w:val="24"/>
                    <w:rtl/>
                  </w:rPr>
                </w:rPrChange>
              </w:rPr>
              <w:t>טרומי: ביקור במפעל היצור</w:t>
            </w:r>
          </w:p>
        </w:tc>
        <w:tc>
          <w:tcPr>
            <w:tcW w:w="1700" w:type="dxa"/>
            <w:shd w:val="clear" w:color="auto" w:fill="auto"/>
            <w:tcMar>
              <w:top w:w="28" w:type="dxa"/>
              <w:left w:w="57" w:type="dxa"/>
              <w:right w:w="57" w:type="dxa"/>
            </w:tcMar>
          </w:tcPr>
          <w:p w14:paraId="0A74E06B" w14:textId="77777777" w:rsidR="00EB5A81" w:rsidRPr="000748C0" w:rsidRDefault="00EB5A81" w:rsidP="00341985">
            <w:pPr>
              <w:suppressAutoHyphens/>
              <w:autoSpaceDN w:val="0"/>
              <w:jc w:val="both"/>
              <w:textAlignment w:val="baseline"/>
              <w:rPr>
                <w:rFonts w:ascii="Arial" w:eastAsia="Calibri" w:hAnsi="Arial"/>
                <w:sz w:val="18"/>
                <w:szCs w:val="24"/>
                <w:rtl/>
                <w:rPrChange w:id="5594"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40D21DD8" w14:textId="77777777" w:rsidR="00EB5A81" w:rsidRPr="000748C0" w:rsidRDefault="00EB5A81" w:rsidP="00341985">
            <w:pPr>
              <w:suppressAutoHyphens/>
              <w:autoSpaceDN w:val="0"/>
              <w:jc w:val="both"/>
              <w:textAlignment w:val="baseline"/>
              <w:rPr>
                <w:rFonts w:ascii="Arial" w:eastAsia="Calibri" w:hAnsi="Arial"/>
                <w:i/>
                <w:iCs/>
                <w:rtl/>
                <w:rPrChange w:id="5595" w:author="Meryl Etman" w:date="2020-03-25T10:10:00Z">
                  <w:rPr>
                    <w:rFonts w:ascii="Arial" w:eastAsia="Calibri" w:hAnsi="Arial"/>
                    <w:i/>
                    <w:iCs/>
                    <w:rtl/>
                  </w:rPr>
                </w:rPrChange>
              </w:rPr>
            </w:pPr>
            <w:r w:rsidRPr="000748C0">
              <w:rPr>
                <w:rFonts w:ascii="Arial" w:eastAsia="Calibri" w:hAnsi="Arial" w:hint="cs"/>
                <w:i/>
                <w:iCs/>
                <w:rtl/>
                <w:rPrChange w:id="5596" w:author="Meryl Etman" w:date="2020-03-25T10:10:00Z">
                  <w:rPr>
                    <w:rFonts w:ascii="Arial" w:eastAsia="Calibri" w:hAnsi="Arial" w:hint="cs"/>
                    <w:i/>
                    <w:iCs/>
                    <w:rtl/>
                  </w:rPr>
                </w:rPrChange>
              </w:rPr>
              <w:t>הכנת האבן; איטום; כיסוי בטון; עוגנים.</w:t>
            </w:r>
          </w:p>
        </w:tc>
      </w:tr>
      <w:tr w:rsidR="00EB5A81" w:rsidRPr="000748C0" w14:paraId="7B3C2006" w14:textId="77777777" w:rsidTr="00603F1E">
        <w:tc>
          <w:tcPr>
            <w:tcW w:w="532" w:type="dxa"/>
            <w:shd w:val="clear" w:color="auto" w:fill="auto"/>
          </w:tcPr>
          <w:p w14:paraId="5AA1C991" w14:textId="77777777" w:rsidR="00EB5A81" w:rsidRPr="000748C0" w:rsidRDefault="00EB5A81" w:rsidP="00341985">
            <w:pPr>
              <w:suppressAutoHyphens/>
              <w:autoSpaceDN w:val="0"/>
              <w:jc w:val="both"/>
              <w:textAlignment w:val="baseline"/>
              <w:rPr>
                <w:rFonts w:ascii="Arial" w:eastAsia="Calibri" w:hAnsi="Arial"/>
                <w:sz w:val="18"/>
                <w:szCs w:val="24"/>
                <w:rtl/>
                <w:rPrChange w:id="5597" w:author="Meryl Etman" w:date="2020-03-25T10:10:00Z">
                  <w:rPr>
                    <w:rFonts w:ascii="Arial" w:eastAsia="Calibri" w:hAnsi="Arial"/>
                    <w:sz w:val="18"/>
                    <w:szCs w:val="24"/>
                    <w:rtl/>
                  </w:rPr>
                </w:rPrChange>
              </w:rPr>
            </w:pPr>
          </w:p>
        </w:tc>
        <w:tc>
          <w:tcPr>
            <w:tcW w:w="3402" w:type="dxa"/>
            <w:shd w:val="clear" w:color="auto" w:fill="auto"/>
            <w:tcMar>
              <w:top w:w="28" w:type="dxa"/>
              <w:left w:w="57" w:type="dxa"/>
              <w:right w:w="57" w:type="dxa"/>
            </w:tcMar>
          </w:tcPr>
          <w:p w14:paraId="0BBE956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598" w:author="Meryl Etman" w:date="2020-03-25T10:10:00Z">
                  <w:rPr>
                    <w:rFonts w:ascii="Arial" w:eastAsia="Calibri" w:hAnsi="Arial"/>
                    <w:i/>
                    <w:iCs/>
                    <w:sz w:val="18"/>
                    <w:szCs w:val="24"/>
                    <w:rtl/>
                  </w:rPr>
                </w:rPrChange>
              </w:rPr>
            </w:pPr>
          </w:p>
        </w:tc>
        <w:tc>
          <w:tcPr>
            <w:tcW w:w="1700" w:type="dxa"/>
            <w:shd w:val="clear" w:color="auto" w:fill="auto"/>
            <w:tcMar>
              <w:top w:w="28" w:type="dxa"/>
              <w:left w:w="57" w:type="dxa"/>
              <w:right w:w="57" w:type="dxa"/>
            </w:tcMar>
          </w:tcPr>
          <w:p w14:paraId="297615BD" w14:textId="77777777" w:rsidR="00EB5A81" w:rsidRPr="000748C0" w:rsidRDefault="00EB5A81" w:rsidP="00341985">
            <w:pPr>
              <w:suppressAutoHyphens/>
              <w:autoSpaceDN w:val="0"/>
              <w:jc w:val="both"/>
              <w:textAlignment w:val="baseline"/>
              <w:rPr>
                <w:rFonts w:ascii="Arial" w:eastAsia="Calibri" w:hAnsi="Arial"/>
                <w:sz w:val="18"/>
                <w:szCs w:val="24"/>
                <w:rtl/>
                <w:rPrChange w:id="5599"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322CC987" w14:textId="77777777" w:rsidR="00EB5A81" w:rsidRPr="000748C0" w:rsidRDefault="00EB5A81" w:rsidP="00341985">
            <w:pPr>
              <w:suppressAutoHyphens/>
              <w:autoSpaceDN w:val="0"/>
              <w:jc w:val="both"/>
              <w:textAlignment w:val="baseline"/>
              <w:rPr>
                <w:rFonts w:ascii="Arial" w:eastAsia="Calibri" w:hAnsi="Arial"/>
                <w:i/>
                <w:iCs/>
                <w:rtl/>
                <w:rPrChange w:id="5600" w:author="Meryl Etman" w:date="2020-03-25T10:10:00Z">
                  <w:rPr>
                    <w:rFonts w:ascii="Arial" w:eastAsia="Calibri" w:hAnsi="Arial"/>
                    <w:i/>
                    <w:iCs/>
                    <w:rtl/>
                  </w:rPr>
                </w:rPrChange>
              </w:rPr>
            </w:pPr>
          </w:p>
        </w:tc>
      </w:tr>
      <w:tr w:rsidR="00EB5A81" w:rsidRPr="000748C0" w14:paraId="415F6890" w14:textId="77777777" w:rsidTr="00603F1E">
        <w:tc>
          <w:tcPr>
            <w:tcW w:w="532" w:type="dxa"/>
            <w:shd w:val="clear" w:color="auto" w:fill="auto"/>
          </w:tcPr>
          <w:p w14:paraId="4CA57A2B" w14:textId="77777777" w:rsidR="00EB5A81" w:rsidRPr="000748C0" w:rsidRDefault="00EB5A81" w:rsidP="00341985">
            <w:pPr>
              <w:suppressAutoHyphens/>
              <w:autoSpaceDN w:val="0"/>
              <w:jc w:val="both"/>
              <w:textAlignment w:val="baseline"/>
              <w:rPr>
                <w:rFonts w:ascii="Arial" w:eastAsia="Calibri" w:hAnsi="Arial"/>
                <w:sz w:val="18"/>
                <w:szCs w:val="24"/>
                <w:rtl/>
                <w:rPrChange w:id="5601" w:author="Meryl Etman" w:date="2020-03-25T10:10:00Z">
                  <w:rPr>
                    <w:rFonts w:ascii="Arial" w:eastAsia="Calibri" w:hAnsi="Arial"/>
                    <w:sz w:val="18"/>
                    <w:szCs w:val="24"/>
                    <w:rtl/>
                  </w:rPr>
                </w:rPrChange>
              </w:rPr>
            </w:pPr>
          </w:p>
        </w:tc>
        <w:tc>
          <w:tcPr>
            <w:tcW w:w="3402" w:type="dxa"/>
            <w:shd w:val="clear" w:color="auto" w:fill="auto"/>
            <w:tcMar>
              <w:top w:w="28" w:type="dxa"/>
              <w:left w:w="57" w:type="dxa"/>
              <w:right w:w="57" w:type="dxa"/>
            </w:tcMar>
          </w:tcPr>
          <w:p w14:paraId="034CA45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602" w:author="Meryl Etman" w:date="2020-03-25T10:10:00Z">
                  <w:rPr>
                    <w:rFonts w:ascii="Arial" w:eastAsia="Calibri" w:hAnsi="Arial"/>
                    <w:i/>
                    <w:iCs/>
                    <w:sz w:val="18"/>
                    <w:szCs w:val="24"/>
                    <w:rtl/>
                  </w:rPr>
                </w:rPrChange>
              </w:rPr>
            </w:pPr>
          </w:p>
        </w:tc>
        <w:tc>
          <w:tcPr>
            <w:tcW w:w="1700" w:type="dxa"/>
            <w:shd w:val="clear" w:color="auto" w:fill="auto"/>
            <w:tcMar>
              <w:top w:w="28" w:type="dxa"/>
              <w:left w:w="57" w:type="dxa"/>
              <w:right w:w="57" w:type="dxa"/>
            </w:tcMar>
          </w:tcPr>
          <w:p w14:paraId="2E49FDA4" w14:textId="77777777" w:rsidR="00EB5A81" w:rsidRPr="000748C0" w:rsidRDefault="00EB5A81" w:rsidP="00341985">
            <w:pPr>
              <w:suppressAutoHyphens/>
              <w:autoSpaceDN w:val="0"/>
              <w:jc w:val="both"/>
              <w:textAlignment w:val="baseline"/>
              <w:rPr>
                <w:rFonts w:ascii="Arial" w:eastAsia="Calibri" w:hAnsi="Arial"/>
                <w:sz w:val="18"/>
                <w:szCs w:val="24"/>
                <w:rtl/>
                <w:rPrChange w:id="5603"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67945A77" w14:textId="77777777" w:rsidR="00EB5A81" w:rsidRPr="000748C0" w:rsidRDefault="00EB5A81" w:rsidP="00341985">
            <w:pPr>
              <w:suppressAutoHyphens/>
              <w:autoSpaceDN w:val="0"/>
              <w:jc w:val="both"/>
              <w:textAlignment w:val="baseline"/>
              <w:rPr>
                <w:rFonts w:ascii="Arial" w:eastAsia="Calibri" w:hAnsi="Arial"/>
                <w:i/>
                <w:iCs/>
                <w:rtl/>
                <w:rPrChange w:id="5604" w:author="Meryl Etman" w:date="2020-03-25T10:10:00Z">
                  <w:rPr>
                    <w:rFonts w:ascii="Arial" w:eastAsia="Calibri" w:hAnsi="Arial"/>
                    <w:i/>
                    <w:iCs/>
                    <w:rtl/>
                  </w:rPr>
                </w:rPrChange>
              </w:rPr>
            </w:pPr>
          </w:p>
        </w:tc>
      </w:tr>
      <w:tr w:rsidR="00EB5A81" w:rsidRPr="000748C0" w14:paraId="42202D50" w14:textId="77777777" w:rsidTr="00603F1E">
        <w:tc>
          <w:tcPr>
            <w:tcW w:w="532" w:type="dxa"/>
            <w:shd w:val="clear" w:color="auto" w:fill="auto"/>
          </w:tcPr>
          <w:p w14:paraId="043B3448" w14:textId="77777777" w:rsidR="00EB5A81" w:rsidRPr="000748C0" w:rsidRDefault="00EB5A81" w:rsidP="00341985">
            <w:pPr>
              <w:suppressAutoHyphens/>
              <w:autoSpaceDN w:val="0"/>
              <w:jc w:val="both"/>
              <w:textAlignment w:val="baseline"/>
              <w:rPr>
                <w:rFonts w:ascii="Arial" w:eastAsia="Calibri" w:hAnsi="Arial"/>
                <w:sz w:val="18"/>
                <w:szCs w:val="24"/>
                <w:rtl/>
                <w:rPrChange w:id="5605" w:author="Meryl Etman" w:date="2020-03-25T10:10:00Z">
                  <w:rPr>
                    <w:rFonts w:ascii="Arial" w:eastAsia="Calibri" w:hAnsi="Arial"/>
                    <w:sz w:val="18"/>
                    <w:szCs w:val="24"/>
                    <w:rtl/>
                  </w:rPr>
                </w:rPrChange>
              </w:rPr>
            </w:pPr>
          </w:p>
        </w:tc>
        <w:tc>
          <w:tcPr>
            <w:tcW w:w="3402" w:type="dxa"/>
            <w:shd w:val="clear" w:color="auto" w:fill="auto"/>
            <w:tcMar>
              <w:top w:w="28" w:type="dxa"/>
              <w:left w:w="57" w:type="dxa"/>
              <w:right w:w="57" w:type="dxa"/>
            </w:tcMar>
          </w:tcPr>
          <w:p w14:paraId="6E516B12"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606" w:author="Meryl Etman" w:date="2020-03-25T10:10:00Z">
                  <w:rPr>
                    <w:rFonts w:ascii="Arial" w:eastAsia="Calibri" w:hAnsi="Arial"/>
                    <w:i/>
                    <w:iCs/>
                    <w:sz w:val="18"/>
                    <w:szCs w:val="24"/>
                    <w:rtl/>
                  </w:rPr>
                </w:rPrChange>
              </w:rPr>
            </w:pPr>
          </w:p>
        </w:tc>
        <w:tc>
          <w:tcPr>
            <w:tcW w:w="1700" w:type="dxa"/>
            <w:shd w:val="clear" w:color="auto" w:fill="auto"/>
            <w:tcMar>
              <w:top w:w="28" w:type="dxa"/>
              <w:left w:w="57" w:type="dxa"/>
              <w:right w:w="57" w:type="dxa"/>
            </w:tcMar>
          </w:tcPr>
          <w:p w14:paraId="4485853A" w14:textId="77777777" w:rsidR="00EB5A81" w:rsidRPr="000748C0" w:rsidRDefault="00EB5A81" w:rsidP="00341985">
            <w:pPr>
              <w:suppressAutoHyphens/>
              <w:autoSpaceDN w:val="0"/>
              <w:jc w:val="both"/>
              <w:textAlignment w:val="baseline"/>
              <w:rPr>
                <w:rFonts w:ascii="Arial" w:eastAsia="Calibri" w:hAnsi="Arial"/>
                <w:sz w:val="18"/>
                <w:szCs w:val="24"/>
                <w:rtl/>
                <w:rPrChange w:id="5607" w:author="Meryl Etman" w:date="2020-03-25T10:10:00Z">
                  <w:rPr>
                    <w:rFonts w:ascii="Arial" w:eastAsia="Calibri" w:hAnsi="Arial"/>
                    <w:sz w:val="18"/>
                    <w:szCs w:val="24"/>
                    <w:rtl/>
                  </w:rPr>
                </w:rPrChange>
              </w:rPr>
            </w:pPr>
          </w:p>
        </w:tc>
        <w:tc>
          <w:tcPr>
            <w:tcW w:w="2552" w:type="dxa"/>
            <w:shd w:val="clear" w:color="auto" w:fill="auto"/>
            <w:tcMar>
              <w:top w:w="28" w:type="dxa"/>
              <w:left w:w="57" w:type="dxa"/>
              <w:right w:w="57" w:type="dxa"/>
            </w:tcMar>
          </w:tcPr>
          <w:p w14:paraId="5154ED4B" w14:textId="77777777" w:rsidR="00EB5A81" w:rsidRPr="000748C0" w:rsidRDefault="00EB5A81" w:rsidP="00341985">
            <w:pPr>
              <w:suppressAutoHyphens/>
              <w:autoSpaceDN w:val="0"/>
              <w:jc w:val="both"/>
              <w:textAlignment w:val="baseline"/>
              <w:rPr>
                <w:rFonts w:ascii="Arial" w:eastAsia="Calibri" w:hAnsi="Arial"/>
                <w:i/>
                <w:iCs/>
                <w:rtl/>
                <w:rPrChange w:id="5608" w:author="Meryl Etman" w:date="2020-03-25T10:10:00Z">
                  <w:rPr>
                    <w:rFonts w:ascii="Arial" w:eastAsia="Calibri" w:hAnsi="Arial"/>
                    <w:i/>
                    <w:iCs/>
                    <w:rtl/>
                  </w:rPr>
                </w:rPrChange>
              </w:rPr>
            </w:pPr>
          </w:p>
        </w:tc>
      </w:tr>
    </w:tbl>
    <w:p w14:paraId="67773272" w14:textId="77777777" w:rsidR="00EB5A81" w:rsidRPr="000748C0" w:rsidRDefault="00EB5A81" w:rsidP="00EB5A81">
      <w:pPr>
        <w:suppressAutoHyphens/>
        <w:autoSpaceDN w:val="0"/>
        <w:jc w:val="both"/>
        <w:textAlignment w:val="baseline"/>
        <w:rPr>
          <w:rFonts w:ascii="Arial" w:eastAsia="Calibri" w:hAnsi="Arial"/>
          <w:i/>
          <w:iCs/>
          <w:rtl/>
          <w:rPrChange w:id="5609" w:author="Meryl Etman" w:date="2020-03-25T10:10:00Z">
            <w:rPr>
              <w:rFonts w:ascii="Arial" w:eastAsia="Calibri" w:hAnsi="Arial"/>
              <w:i/>
              <w:iCs/>
              <w:rtl/>
            </w:rPr>
          </w:rPrChange>
        </w:rPr>
      </w:pPr>
      <w:r w:rsidRPr="000748C0">
        <w:rPr>
          <w:rFonts w:ascii="Arial" w:eastAsia="Calibri" w:hAnsi="Arial" w:hint="cs"/>
          <w:i/>
          <w:iCs/>
          <w:rtl/>
          <w:rPrChange w:id="5610" w:author="Meryl Etman" w:date="2020-03-25T10:10:00Z">
            <w:rPr>
              <w:rFonts w:ascii="Arial" w:eastAsia="Calibri" w:hAnsi="Arial" w:hint="cs"/>
              <w:i/>
              <w:iCs/>
              <w:rtl/>
            </w:rPr>
          </w:rPrChange>
        </w:rPr>
        <w:t>ת=תקין; ש=שיפור; פ=פסול</w:t>
      </w:r>
    </w:p>
    <w:p w14:paraId="62D73E3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611" w:author="Meryl Etman" w:date="2020-03-25T10:10:00Z">
            <w:rPr>
              <w:rFonts w:ascii="Arial" w:eastAsia="Calibri" w:hAnsi="Arial"/>
              <w:i/>
              <w:iCs/>
              <w:sz w:val="18"/>
              <w:szCs w:val="24"/>
              <w:rtl/>
            </w:rPr>
          </w:rPrChange>
        </w:rPr>
      </w:pPr>
    </w:p>
    <w:p w14:paraId="7679C486"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612" w:author="Meryl Etman" w:date="2020-03-25T10:10:00Z">
            <w:rPr>
              <w:rFonts w:ascii="Arial" w:eastAsia="Calibri" w:hAnsi="Arial"/>
              <w:i/>
              <w:iCs/>
              <w:sz w:val="18"/>
              <w:szCs w:val="24"/>
              <w:rtl/>
            </w:rPr>
          </w:rPrChange>
        </w:rPr>
      </w:pPr>
    </w:p>
    <w:p w14:paraId="38754A0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61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614" w:author="Meryl Etman" w:date="2020-03-25T10:10:00Z">
            <w:rPr>
              <w:rFonts w:ascii="Arial" w:eastAsia="Calibri" w:hAnsi="Arial" w:hint="cs"/>
              <w:i/>
              <w:iCs/>
              <w:sz w:val="18"/>
              <w:szCs w:val="24"/>
              <w:rtl/>
            </w:rPr>
          </w:rPrChange>
        </w:rPr>
        <w:t>הערות</w:t>
      </w:r>
    </w:p>
    <w:p w14:paraId="06A4F5FD"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615"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1436D173" w14:textId="77777777" w:rsidTr="00341985">
        <w:tc>
          <w:tcPr>
            <w:tcW w:w="815" w:type="dxa"/>
            <w:shd w:val="clear" w:color="auto" w:fill="auto"/>
          </w:tcPr>
          <w:p w14:paraId="017D946D" w14:textId="77777777" w:rsidR="00EB5A81" w:rsidRPr="000748C0" w:rsidRDefault="00EB5A81" w:rsidP="00341985">
            <w:pPr>
              <w:suppressAutoHyphens/>
              <w:autoSpaceDN w:val="0"/>
              <w:textAlignment w:val="baseline"/>
              <w:rPr>
                <w:rFonts w:ascii="Arial" w:eastAsia="Calibri" w:hAnsi="Arial"/>
                <w:b/>
                <w:bCs/>
                <w:sz w:val="16"/>
                <w:rtl/>
                <w:rPrChange w:id="5616" w:author="Meryl Etman" w:date="2020-03-25T10:10:00Z">
                  <w:rPr>
                    <w:rFonts w:ascii="Arial" w:eastAsia="Calibri" w:hAnsi="Arial"/>
                    <w:b/>
                    <w:bCs/>
                    <w:sz w:val="16"/>
                    <w:rtl/>
                  </w:rPr>
                </w:rPrChange>
              </w:rPr>
            </w:pPr>
            <w:r w:rsidRPr="000748C0">
              <w:rPr>
                <w:rFonts w:ascii="Arial" w:eastAsia="Calibri" w:hAnsi="Arial" w:hint="cs"/>
                <w:b/>
                <w:bCs/>
                <w:sz w:val="16"/>
                <w:rtl/>
                <w:rPrChange w:id="5617" w:author="Meryl Etman" w:date="2020-03-25T10:10:00Z">
                  <w:rPr>
                    <w:rFonts w:ascii="Arial" w:eastAsia="Calibri" w:hAnsi="Arial" w:hint="cs"/>
                    <w:b/>
                    <w:bCs/>
                    <w:sz w:val="16"/>
                    <w:rtl/>
                  </w:rPr>
                </w:rPrChange>
              </w:rPr>
              <w:t>תאריך</w:t>
            </w:r>
          </w:p>
        </w:tc>
        <w:tc>
          <w:tcPr>
            <w:tcW w:w="847" w:type="dxa"/>
            <w:shd w:val="clear" w:color="auto" w:fill="auto"/>
          </w:tcPr>
          <w:p w14:paraId="49B3BED6" w14:textId="77777777" w:rsidR="00EB5A81" w:rsidRPr="000748C0" w:rsidRDefault="00EB5A81" w:rsidP="00341985">
            <w:pPr>
              <w:suppressAutoHyphens/>
              <w:autoSpaceDN w:val="0"/>
              <w:textAlignment w:val="baseline"/>
              <w:rPr>
                <w:rFonts w:ascii="Arial" w:eastAsia="Calibri" w:hAnsi="Arial"/>
                <w:b/>
                <w:bCs/>
                <w:sz w:val="16"/>
                <w:rtl/>
                <w:rPrChange w:id="5618" w:author="Meryl Etman" w:date="2020-03-25T10:10:00Z">
                  <w:rPr>
                    <w:rFonts w:ascii="Arial" w:eastAsia="Calibri" w:hAnsi="Arial"/>
                    <w:b/>
                    <w:bCs/>
                    <w:sz w:val="16"/>
                    <w:rtl/>
                  </w:rPr>
                </w:rPrChange>
              </w:rPr>
            </w:pPr>
            <w:r w:rsidRPr="000748C0">
              <w:rPr>
                <w:rFonts w:ascii="Arial" w:eastAsia="Calibri" w:hAnsi="Arial" w:hint="cs"/>
                <w:b/>
                <w:bCs/>
                <w:sz w:val="16"/>
                <w:rtl/>
                <w:rPrChange w:id="5619" w:author="Meryl Etman" w:date="2020-03-25T10:10:00Z">
                  <w:rPr>
                    <w:rFonts w:ascii="Arial" w:eastAsia="Calibri" w:hAnsi="Arial" w:hint="cs"/>
                    <w:b/>
                    <w:bCs/>
                    <w:sz w:val="16"/>
                    <w:rtl/>
                  </w:rPr>
                </w:rPrChange>
              </w:rPr>
              <w:t>סעיף</w:t>
            </w:r>
          </w:p>
        </w:tc>
        <w:tc>
          <w:tcPr>
            <w:tcW w:w="1947" w:type="dxa"/>
            <w:shd w:val="clear" w:color="auto" w:fill="auto"/>
          </w:tcPr>
          <w:p w14:paraId="0FACFC27" w14:textId="77777777" w:rsidR="00EB5A81" w:rsidRPr="000748C0" w:rsidRDefault="00EB5A81" w:rsidP="00341985">
            <w:pPr>
              <w:suppressAutoHyphens/>
              <w:autoSpaceDN w:val="0"/>
              <w:textAlignment w:val="baseline"/>
              <w:rPr>
                <w:rFonts w:ascii="Arial" w:eastAsia="Calibri" w:hAnsi="Arial"/>
                <w:b/>
                <w:bCs/>
                <w:sz w:val="16"/>
                <w:rtl/>
                <w:rPrChange w:id="5620" w:author="Meryl Etman" w:date="2020-03-25T10:10:00Z">
                  <w:rPr>
                    <w:rFonts w:ascii="Arial" w:eastAsia="Calibri" w:hAnsi="Arial"/>
                    <w:b/>
                    <w:bCs/>
                    <w:sz w:val="16"/>
                    <w:rtl/>
                  </w:rPr>
                </w:rPrChange>
              </w:rPr>
            </w:pPr>
            <w:r w:rsidRPr="000748C0">
              <w:rPr>
                <w:rFonts w:ascii="Arial" w:eastAsia="Calibri" w:hAnsi="Arial" w:hint="cs"/>
                <w:b/>
                <w:bCs/>
                <w:sz w:val="16"/>
                <w:rtl/>
                <w:rPrChange w:id="5621" w:author="Meryl Etman" w:date="2020-03-25T10:10:00Z">
                  <w:rPr>
                    <w:rFonts w:ascii="Arial" w:eastAsia="Calibri" w:hAnsi="Arial" w:hint="cs"/>
                    <w:b/>
                    <w:bCs/>
                    <w:sz w:val="16"/>
                    <w:rtl/>
                  </w:rPr>
                </w:rPrChange>
              </w:rPr>
              <w:t>תיאור הליקוי</w:t>
            </w:r>
          </w:p>
        </w:tc>
        <w:tc>
          <w:tcPr>
            <w:tcW w:w="3226" w:type="dxa"/>
            <w:shd w:val="clear" w:color="auto" w:fill="auto"/>
          </w:tcPr>
          <w:p w14:paraId="7A520C07" w14:textId="77777777" w:rsidR="00EB5A81" w:rsidRPr="000748C0" w:rsidRDefault="00EB5A81" w:rsidP="00341985">
            <w:pPr>
              <w:suppressAutoHyphens/>
              <w:autoSpaceDN w:val="0"/>
              <w:textAlignment w:val="baseline"/>
              <w:rPr>
                <w:rFonts w:ascii="Arial" w:eastAsia="Calibri" w:hAnsi="Arial"/>
                <w:b/>
                <w:bCs/>
                <w:sz w:val="16"/>
                <w:rtl/>
                <w:rPrChange w:id="5622" w:author="Meryl Etman" w:date="2020-03-25T10:10:00Z">
                  <w:rPr>
                    <w:rFonts w:ascii="Arial" w:eastAsia="Calibri" w:hAnsi="Arial"/>
                    <w:b/>
                    <w:bCs/>
                    <w:sz w:val="16"/>
                    <w:rtl/>
                  </w:rPr>
                </w:rPrChange>
              </w:rPr>
            </w:pPr>
            <w:r w:rsidRPr="000748C0">
              <w:rPr>
                <w:rFonts w:ascii="Arial" w:eastAsia="Calibri" w:hAnsi="Arial" w:hint="cs"/>
                <w:b/>
                <w:bCs/>
                <w:sz w:val="16"/>
                <w:rtl/>
                <w:rPrChange w:id="5623" w:author="Meryl Etman" w:date="2020-03-25T10:10:00Z">
                  <w:rPr>
                    <w:rFonts w:ascii="Arial" w:eastAsia="Calibri" w:hAnsi="Arial" w:hint="cs"/>
                    <w:b/>
                    <w:bCs/>
                    <w:sz w:val="16"/>
                    <w:rtl/>
                  </w:rPr>
                </w:rPrChange>
              </w:rPr>
              <w:t>הנחיות לתיקון</w:t>
            </w:r>
          </w:p>
        </w:tc>
        <w:tc>
          <w:tcPr>
            <w:tcW w:w="2793" w:type="dxa"/>
            <w:shd w:val="clear" w:color="auto" w:fill="auto"/>
          </w:tcPr>
          <w:p w14:paraId="38A45AA9" w14:textId="77777777" w:rsidR="00EB5A81" w:rsidRPr="000748C0" w:rsidRDefault="00EB5A81" w:rsidP="00341985">
            <w:pPr>
              <w:suppressAutoHyphens/>
              <w:autoSpaceDN w:val="0"/>
              <w:textAlignment w:val="baseline"/>
              <w:rPr>
                <w:rFonts w:ascii="Arial" w:eastAsia="Calibri" w:hAnsi="Arial"/>
                <w:b/>
                <w:bCs/>
                <w:sz w:val="16"/>
                <w:rtl/>
                <w:rPrChange w:id="5624" w:author="Meryl Etman" w:date="2020-03-25T10:10:00Z">
                  <w:rPr>
                    <w:rFonts w:ascii="Arial" w:eastAsia="Calibri" w:hAnsi="Arial"/>
                    <w:b/>
                    <w:bCs/>
                    <w:sz w:val="16"/>
                    <w:rtl/>
                  </w:rPr>
                </w:rPrChange>
              </w:rPr>
            </w:pPr>
            <w:r w:rsidRPr="000748C0">
              <w:rPr>
                <w:rFonts w:ascii="Arial" w:eastAsia="Calibri" w:hAnsi="Arial" w:hint="cs"/>
                <w:b/>
                <w:bCs/>
                <w:sz w:val="16"/>
                <w:rtl/>
                <w:rPrChange w:id="5625" w:author="Meryl Etman" w:date="2020-03-25T10:10:00Z">
                  <w:rPr>
                    <w:rFonts w:ascii="Arial" w:eastAsia="Calibri" w:hAnsi="Arial" w:hint="cs"/>
                    <w:b/>
                    <w:bCs/>
                    <w:sz w:val="16"/>
                    <w:rtl/>
                  </w:rPr>
                </w:rPrChange>
              </w:rPr>
              <w:t>סטאטוס טיפול</w:t>
            </w:r>
          </w:p>
        </w:tc>
      </w:tr>
      <w:tr w:rsidR="00EB5A81" w:rsidRPr="000748C0" w14:paraId="0DD178B0" w14:textId="77777777" w:rsidTr="00341985">
        <w:tc>
          <w:tcPr>
            <w:tcW w:w="815" w:type="dxa"/>
            <w:shd w:val="clear" w:color="auto" w:fill="auto"/>
            <w:vAlign w:val="center"/>
          </w:tcPr>
          <w:p w14:paraId="160DEA44" w14:textId="77777777" w:rsidR="00EB5A81" w:rsidRPr="000748C0" w:rsidRDefault="00EB5A81" w:rsidP="00341985">
            <w:pPr>
              <w:suppressAutoHyphens/>
              <w:autoSpaceDN w:val="0"/>
              <w:jc w:val="center"/>
              <w:textAlignment w:val="baseline"/>
              <w:rPr>
                <w:rFonts w:ascii="Arial" w:eastAsia="Calibri" w:hAnsi="Arial"/>
                <w:sz w:val="18"/>
                <w:szCs w:val="24"/>
                <w:rtl/>
                <w:rPrChange w:id="5626" w:author="Meryl Etman" w:date="2020-03-25T10:10:00Z">
                  <w:rPr>
                    <w:rFonts w:ascii="Arial" w:eastAsia="Calibri" w:hAnsi="Arial"/>
                    <w:sz w:val="18"/>
                    <w:szCs w:val="24"/>
                    <w:rtl/>
                  </w:rPr>
                </w:rPrChange>
              </w:rPr>
            </w:pPr>
          </w:p>
        </w:tc>
        <w:tc>
          <w:tcPr>
            <w:tcW w:w="847" w:type="dxa"/>
            <w:shd w:val="clear" w:color="auto" w:fill="auto"/>
          </w:tcPr>
          <w:p w14:paraId="2EE1031A" w14:textId="77777777" w:rsidR="00EB5A81" w:rsidRPr="000748C0" w:rsidRDefault="00EB5A81" w:rsidP="00341985">
            <w:pPr>
              <w:suppressAutoHyphens/>
              <w:autoSpaceDN w:val="0"/>
              <w:jc w:val="both"/>
              <w:textAlignment w:val="baseline"/>
              <w:rPr>
                <w:rFonts w:ascii="Arial" w:eastAsia="Calibri" w:hAnsi="Arial"/>
                <w:sz w:val="18"/>
                <w:szCs w:val="24"/>
                <w:rtl/>
                <w:rPrChange w:id="5627" w:author="Meryl Etman" w:date="2020-03-25T10:10:00Z">
                  <w:rPr>
                    <w:rFonts w:ascii="Arial" w:eastAsia="Calibri" w:hAnsi="Arial"/>
                    <w:sz w:val="18"/>
                    <w:szCs w:val="24"/>
                    <w:rtl/>
                  </w:rPr>
                </w:rPrChange>
              </w:rPr>
            </w:pPr>
          </w:p>
        </w:tc>
        <w:tc>
          <w:tcPr>
            <w:tcW w:w="1947" w:type="dxa"/>
            <w:shd w:val="clear" w:color="auto" w:fill="auto"/>
            <w:vAlign w:val="center"/>
          </w:tcPr>
          <w:p w14:paraId="0940D277" w14:textId="77777777" w:rsidR="00EB5A81" w:rsidRPr="000748C0" w:rsidRDefault="00EB5A81" w:rsidP="00341985">
            <w:pPr>
              <w:suppressAutoHyphens/>
              <w:autoSpaceDN w:val="0"/>
              <w:textAlignment w:val="baseline"/>
              <w:rPr>
                <w:rFonts w:ascii="Arial" w:eastAsia="Calibri" w:hAnsi="Arial"/>
                <w:sz w:val="14"/>
                <w:rtl/>
                <w:rPrChange w:id="5628" w:author="Meryl Etman" w:date="2020-03-25T10:10:00Z">
                  <w:rPr>
                    <w:rFonts w:ascii="Arial" w:eastAsia="Calibri" w:hAnsi="Arial"/>
                    <w:sz w:val="14"/>
                    <w:rtl/>
                  </w:rPr>
                </w:rPrChange>
              </w:rPr>
            </w:pPr>
          </w:p>
        </w:tc>
        <w:tc>
          <w:tcPr>
            <w:tcW w:w="3226" w:type="dxa"/>
            <w:shd w:val="clear" w:color="auto" w:fill="auto"/>
            <w:vAlign w:val="center"/>
          </w:tcPr>
          <w:p w14:paraId="16D6E6CA" w14:textId="77777777" w:rsidR="00EB5A81" w:rsidRPr="000748C0" w:rsidRDefault="00EB5A81" w:rsidP="00341985">
            <w:pPr>
              <w:suppressAutoHyphens/>
              <w:autoSpaceDN w:val="0"/>
              <w:textAlignment w:val="baseline"/>
              <w:rPr>
                <w:rFonts w:ascii="Arial" w:eastAsia="Calibri" w:hAnsi="Arial"/>
                <w:sz w:val="14"/>
                <w:rtl/>
                <w:rPrChange w:id="5629" w:author="Meryl Etman" w:date="2020-03-25T10:10:00Z">
                  <w:rPr>
                    <w:rFonts w:ascii="Arial" w:eastAsia="Calibri" w:hAnsi="Arial"/>
                    <w:sz w:val="14"/>
                    <w:rtl/>
                  </w:rPr>
                </w:rPrChange>
              </w:rPr>
            </w:pPr>
          </w:p>
        </w:tc>
        <w:tc>
          <w:tcPr>
            <w:tcW w:w="2793" w:type="dxa"/>
            <w:shd w:val="clear" w:color="auto" w:fill="auto"/>
            <w:vAlign w:val="center"/>
          </w:tcPr>
          <w:p w14:paraId="4D6098C4" w14:textId="77777777" w:rsidR="00EB5A81" w:rsidRPr="000748C0" w:rsidRDefault="00EB5A81" w:rsidP="00341985">
            <w:pPr>
              <w:suppressAutoHyphens/>
              <w:autoSpaceDN w:val="0"/>
              <w:textAlignment w:val="baseline"/>
              <w:rPr>
                <w:rFonts w:ascii="Arial" w:eastAsia="Calibri" w:hAnsi="Arial"/>
                <w:sz w:val="14"/>
                <w:rtl/>
                <w:rPrChange w:id="5630" w:author="Meryl Etman" w:date="2020-03-25T10:10:00Z">
                  <w:rPr>
                    <w:rFonts w:ascii="Arial" w:eastAsia="Calibri" w:hAnsi="Arial"/>
                    <w:sz w:val="14"/>
                    <w:rtl/>
                  </w:rPr>
                </w:rPrChange>
              </w:rPr>
            </w:pPr>
          </w:p>
        </w:tc>
      </w:tr>
      <w:tr w:rsidR="00EB5A81" w:rsidRPr="000748C0" w14:paraId="3A1B9213" w14:textId="77777777" w:rsidTr="00341985">
        <w:tc>
          <w:tcPr>
            <w:tcW w:w="815" w:type="dxa"/>
            <w:shd w:val="clear" w:color="auto" w:fill="auto"/>
            <w:vAlign w:val="center"/>
          </w:tcPr>
          <w:p w14:paraId="380FB77A" w14:textId="77777777" w:rsidR="00EB5A81" w:rsidRPr="000748C0" w:rsidRDefault="00EB5A81" w:rsidP="00341985">
            <w:pPr>
              <w:suppressAutoHyphens/>
              <w:autoSpaceDN w:val="0"/>
              <w:jc w:val="center"/>
              <w:textAlignment w:val="baseline"/>
              <w:rPr>
                <w:rFonts w:ascii="Arial" w:eastAsia="Calibri" w:hAnsi="Arial"/>
                <w:sz w:val="18"/>
                <w:szCs w:val="24"/>
                <w:rtl/>
                <w:rPrChange w:id="5631" w:author="Meryl Etman" w:date="2020-03-25T10:10:00Z">
                  <w:rPr>
                    <w:rFonts w:ascii="Arial" w:eastAsia="Calibri" w:hAnsi="Arial"/>
                    <w:sz w:val="18"/>
                    <w:szCs w:val="24"/>
                    <w:rtl/>
                  </w:rPr>
                </w:rPrChange>
              </w:rPr>
            </w:pPr>
          </w:p>
        </w:tc>
        <w:tc>
          <w:tcPr>
            <w:tcW w:w="847" w:type="dxa"/>
            <w:shd w:val="clear" w:color="auto" w:fill="auto"/>
          </w:tcPr>
          <w:p w14:paraId="4DFE9E5C" w14:textId="77777777" w:rsidR="00EB5A81" w:rsidRPr="000748C0" w:rsidRDefault="00EB5A81" w:rsidP="00341985">
            <w:pPr>
              <w:suppressAutoHyphens/>
              <w:autoSpaceDN w:val="0"/>
              <w:jc w:val="both"/>
              <w:textAlignment w:val="baseline"/>
              <w:rPr>
                <w:rFonts w:ascii="Arial" w:eastAsia="Calibri" w:hAnsi="Arial"/>
                <w:sz w:val="18"/>
                <w:szCs w:val="24"/>
                <w:rtl/>
                <w:rPrChange w:id="5632" w:author="Meryl Etman" w:date="2020-03-25T10:10:00Z">
                  <w:rPr>
                    <w:rFonts w:ascii="Arial" w:eastAsia="Calibri" w:hAnsi="Arial"/>
                    <w:sz w:val="18"/>
                    <w:szCs w:val="24"/>
                    <w:rtl/>
                  </w:rPr>
                </w:rPrChange>
              </w:rPr>
            </w:pPr>
          </w:p>
        </w:tc>
        <w:tc>
          <w:tcPr>
            <w:tcW w:w="1947" w:type="dxa"/>
            <w:shd w:val="clear" w:color="auto" w:fill="auto"/>
            <w:vAlign w:val="center"/>
          </w:tcPr>
          <w:p w14:paraId="3C0DFD7F" w14:textId="77777777" w:rsidR="00EB5A81" w:rsidRPr="000748C0" w:rsidRDefault="00EB5A81" w:rsidP="00341985">
            <w:pPr>
              <w:suppressAutoHyphens/>
              <w:autoSpaceDN w:val="0"/>
              <w:textAlignment w:val="baseline"/>
              <w:rPr>
                <w:rFonts w:ascii="Arial" w:eastAsia="Calibri" w:hAnsi="Arial"/>
                <w:sz w:val="14"/>
                <w:rtl/>
                <w:rPrChange w:id="5633" w:author="Meryl Etman" w:date="2020-03-25T10:10:00Z">
                  <w:rPr>
                    <w:rFonts w:ascii="Arial" w:eastAsia="Calibri" w:hAnsi="Arial"/>
                    <w:sz w:val="14"/>
                    <w:rtl/>
                  </w:rPr>
                </w:rPrChange>
              </w:rPr>
            </w:pPr>
          </w:p>
        </w:tc>
        <w:tc>
          <w:tcPr>
            <w:tcW w:w="3226" w:type="dxa"/>
            <w:shd w:val="clear" w:color="auto" w:fill="auto"/>
            <w:vAlign w:val="center"/>
          </w:tcPr>
          <w:p w14:paraId="7FC2D550" w14:textId="77777777" w:rsidR="00EB5A81" w:rsidRPr="000748C0" w:rsidRDefault="00EB5A81" w:rsidP="00341985">
            <w:pPr>
              <w:suppressAutoHyphens/>
              <w:autoSpaceDN w:val="0"/>
              <w:textAlignment w:val="baseline"/>
              <w:rPr>
                <w:rFonts w:ascii="Arial" w:eastAsia="Calibri" w:hAnsi="Arial"/>
                <w:sz w:val="14"/>
                <w:rtl/>
                <w:rPrChange w:id="5634" w:author="Meryl Etman" w:date="2020-03-25T10:10:00Z">
                  <w:rPr>
                    <w:rFonts w:ascii="Arial" w:eastAsia="Calibri" w:hAnsi="Arial"/>
                    <w:sz w:val="14"/>
                    <w:rtl/>
                  </w:rPr>
                </w:rPrChange>
              </w:rPr>
            </w:pPr>
          </w:p>
        </w:tc>
        <w:tc>
          <w:tcPr>
            <w:tcW w:w="2793" w:type="dxa"/>
            <w:shd w:val="clear" w:color="auto" w:fill="auto"/>
            <w:vAlign w:val="center"/>
          </w:tcPr>
          <w:p w14:paraId="707E58A4" w14:textId="77777777" w:rsidR="00EB5A81" w:rsidRPr="000748C0" w:rsidRDefault="00EB5A81" w:rsidP="00341985">
            <w:pPr>
              <w:suppressAutoHyphens/>
              <w:autoSpaceDN w:val="0"/>
              <w:textAlignment w:val="baseline"/>
              <w:rPr>
                <w:rFonts w:ascii="Arial" w:eastAsia="Calibri" w:hAnsi="Arial"/>
                <w:sz w:val="14"/>
                <w:rtl/>
                <w:rPrChange w:id="5635" w:author="Meryl Etman" w:date="2020-03-25T10:10:00Z">
                  <w:rPr>
                    <w:rFonts w:ascii="Arial" w:eastAsia="Calibri" w:hAnsi="Arial"/>
                    <w:sz w:val="14"/>
                    <w:rtl/>
                  </w:rPr>
                </w:rPrChange>
              </w:rPr>
            </w:pPr>
          </w:p>
        </w:tc>
      </w:tr>
      <w:tr w:rsidR="00EB5A81" w:rsidRPr="000748C0" w14:paraId="64337EBB" w14:textId="77777777" w:rsidTr="00341985">
        <w:tc>
          <w:tcPr>
            <w:tcW w:w="815" w:type="dxa"/>
            <w:shd w:val="clear" w:color="auto" w:fill="auto"/>
            <w:vAlign w:val="center"/>
          </w:tcPr>
          <w:p w14:paraId="4EBFBE8A" w14:textId="77777777" w:rsidR="00EB5A81" w:rsidRPr="000748C0" w:rsidRDefault="00EB5A81" w:rsidP="00341985">
            <w:pPr>
              <w:suppressAutoHyphens/>
              <w:autoSpaceDN w:val="0"/>
              <w:jc w:val="center"/>
              <w:textAlignment w:val="baseline"/>
              <w:rPr>
                <w:rFonts w:ascii="Arial" w:eastAsia="Calibri" w:hAnsi="Arial"/>
                <w:sz w:val="18"/>
                <w:szCs w:val="24"/>
                <w:rtl/>
                <w:rPrChange w:id="5636" w:author="Meryl Etman" w:date="2020-03-25T10:10:00Z">
                  <w:rPr>
                    <w:rFonts w:ascii="Arial" w:eastAsia="Calibri" w:hAnsi="Arial"/>
                    <w:sz w:val="18"/>
                    <w:szCs w:val="24"/>
                    <w:rtl/>
                  </w:rPr>
                </w:rPrChange>
              </w:rPr>
            </w:pPr>
          </w:p>
        </w:tc>
        <w:tc>
          <w:tcPr>
            <w:tcW w:w="847" w:type="dxa"/>
            <w:shd w:val="clear" w:color="auto" w:fill="auto"/>
          </w:tcPr>
          <w:p w14:paraId="2CFD9398" w14:textId="77777777" w:rsidR="00EB5A81" w:rsidRPr="000748C0" w:rsidRDefault="00EB5A81" w:rsidP="00341985">
            <w:pPr>
              <w:suppressAutoHyphens/>
              <w:autoSpaceDN w:val="0"/>
              <w:jc w:val="both"/>
              <w:textAlignment w:val="baseline"/>
              <w:rPr>
                <w:rFonts w:ascii="Arial" w:eastAsia="Calibri" w:hAnsi="Arial"/>
                <w:sz w:val="18"/>
                <w:szCs w:val="24"/>
                <w:rtl/>
                <w:rPrChange w:id="5637" w:author="Meryl Etman" w:date="2020-03-25T10:10:00Z">
                  <w:rPr>
                    <w:rFonts w:ascii="Arial" w:eastAsia="Calibri" w:hAnsi="Arial"/>
                    <w:sz w:val="18"/>
                    <w:szCs w:val="24"/>
                    <w:rtl/>
                  </w:rPr>
                </w:rPrChange>
              </w:rPr>
            </w:pPr>
          </w:p>
        </w:tc>
        <w:tc>
          <w:tcPr>
            <w:tcW w:w="1947" w:type="dxa"/>
            <w:shd w:val="clear" w:color="auto" w:fill="auto"/>
            <w:vAlign w:val="center"/>
          </w:tcPr>
          <w:p w14:paraId="1713F16F" w14:textId="77777777" w:rsidR="00EB5A81" w:rsidRPr="000748C0" w:rsidRDefault="00EB5A81" w:rsidP="00341985">
            <w:pPr>
              <w:suppressAutoHyphens/>
              <w:autoSpaceDN w:val="0"/>
              <w:textAlignment w:val="baseline"/>
              <w:rPr>
                <w:rFonts w:ascii="Arial" w:eastAsia="Calibri" w:hAnsi="Arial"/>
                <w:sz w:val="14"/>
                <w:rtl/>
                <w:rPrChange w:id="5638" w:author="Meryl Etman" w:date="2020-03-25T10:10:00Z">
                  <w:rPr>
                    <w:rFonts w:ascii="Arial" w:eastAsia="Calibri" w:hAnsi="Arial"/>
                    <w:sz w:val="14"/>
                    <w:rtl/>
                  </w:rPr>
                </w:rPrChange>
              </w:rPr>
            </w:pPr>
          </w:p>
        </w:tc>
        <w:tc>
          <w:tcPr>
            <w:tcW w:w="3226" w:type="dxa"/>
            <w:shd w:val="clear" w:color="auto" w:fill="auto"/>
            <w:vAlign w:val="center"/>
          </w:tcPr>
          <w:p w14:paraId="7321E02D" w14:textId="77777777" w:rsidR="00EB5A81" w:rsidRPr="000748C0" w:rsidRDefault="00EB5A81" w:rsidP="00341985">
            <w:pPr>
              <w:suppressAutoHyphens/>
              <w:autoSpaceDN w:val="0"/>
              <w:textAlignment w:val="baseline"/>
              <w:rPr>
                <w:rFonts w:ascii="Arial" w:eastAsia="Calibri" w:hAnsi="Arial"/>
                <w:sz w:val="14"/>
                <w:rtl/>
                <w:rPrChange w:id="5639" w:author="Meryl Etman" w:date="2020-03-25T10:10:00Z">
                  <w:rPr>
                    <w:rFonts w:ascii="Arial" w:eastAsia="Calibri" w:hAnsi="Arial"/>
                    <w:sz w:val="14"/>
                    <w:rtl/>
                  </w:rPr>
                </w:rPrChange>
              </w:rPr>
            </w:pPr>
          </w:p>
        </w:tc>
        <w:tc>
          <w:tcPr>
            <w:tcW w:w="2793" w:type="dxa"/>
            <w:shd w:val="clear" w:color="auto" w:fill="auto"/>
            <w:vAlign w:val="center"/>
          </w:tcPr>
          <w:p w14:paraId="75A208AB" w14:textId="77777777" w:rsidR="00EB5A81" w:rsidRPr="000748C0" w:rsidRDefault="00EB5A81" w:rsidP="00341985">
            <w:pPr>
              <w:suppressAutoHyphens/>
              <w:autoSpaceDN w:val="0"/>
              <w:textAlignment w:val="baseline"/>
              <w:rPr>
                <w:rFonts w:ascii="Arial" w:eastAsia="Calibri" w:hAnsi="Arial"/>
                <w:sz w:val="14"/>
                <w:rtl/>
                <w:rPrChange w:id="5640" w:author="Meryl Etman" w:date="2020-03-25T10:10:00Z">
                  <w:rPr>
                    <w:rFonts w:ascii="Arial" w:eastAsia="Calibri" w:hAnsi="Arial"/>
                    <w:sz w:val="14"/>
                    <w:rtl/>
                  </w:rPr>
                </w:rPrChange>
              </w:rPr>
            </w:pPr>
          </w:p>
        </w:tc>
      </w:tr>
      <w:tr w:rsidR="00EB5A81" w:rsidRPr="000748C0" w14:paraId="08C3F77E" w14:textId="77777777" w:rsidTr="00341985">
        <w:tc>
          <w:tcPr>
            <w:tcW w:w="815" w:type="dxa"/>
            <w:shd w:val="clear" w:color="auto" w:fill="auto"/>
            <w:vAlign w:val="center"/>
          </w:tcPr>
          <w:p w14:paraId="2691BA74" w14:textId="77777777" w:rsidR="00EB5A81" w:rsidRPr="000748C0" w:rsidRDefault="00EB5A81" w:rsidP="00341985">
            <w:pPr>
              <w:suppressAutoHyphens/>
              <w:autoSpaceDN w:val="0"/>
              <w:jc w:val="center"/>
              <w:textAlignment w:val="baseline"/>
              <w:rPr>
                <w:rFonts w:ascii="Arial" w:eastAsia="Calibri" w:hAnsi="Arial"/>
                <w:sz w:val="18"/>
                <w:szCs w:val="24"/>
                <w:rtl/>
                <w:rPrChange w:id="5641" w:author="Meryl Etman" w:date="2020-03-25T10:10:00Z">
                  <w:rPr>
                    <w:rFonts w:ascii="Arial" w:eastAsia="Calibri" w:hAnsi="Arial"/>
                    <w:sz w:val="18"/>
                    <w:szCs w:val="24"/>
                    <w:rtl/>
                  </w:rPr>
                </w:rPrChange>
              </w:rPr>
            </w:pPr>
          </w:p>
        </w:tc>
        <w:tc>
          <w:tcPr>
            <w:tcW w:w="847" w:type="dxa"/>
            <w:shd w:val="clear" w:color="auto" w:fill="auto"/>
          </w:tcPr>
          <w:p w14:paraId="3FAACAE8" w14:textId="77777777" w:rsidR="00EB5A81" w:rsidRPr="000748C0" w:rsidRDefault="00EB5A81" w:rsidP="00341985">
            <w:pPr>
              <w:suppressAutoHyphens/>
              <w:autoSpaceDN w:val="0"/>
              <w:jc w:val="both"/>
              <w:textAlignment w:val="baseline"/>
              <w:rPr>
                <w:rFonts w:ascii="Arial" w:eastAsia="Calibri" w:hAnsi="Arial"/>
                <w:sz w:val="18"/>
                <w:szCs w:val="24"/>
                <w:rtl/>
                <w:rPrChange w:id="5642" w:author="Meryl Etman" w:date="2020-03-25T10:10:00Z">
                  <w:rPr>
                    <w:rFonts w:ascii="Arial" w:eastAsia="Calibri" w:hAnsi="Arial"/>
                    <w:sz w:val="18"/>
                    <w:szCs w:val="24"/>
                    <w:rtl/>
                  </w:rPr>
                </w:rPrChange>
              </w:rPr>
            </w:pPr>
          </w:p>
        </w:tc>
        <w:tc>
          <w:tcPr>
            <w:tcW w:w="1947" w:type="dxa"/>
            <w:shd w:val="clear" w:color="auto" w:fill="auto"/>
            <w:vAlign w:val="center"/>
          </w:tcPr>
          <w:p w14:paraId="16370D29" w14:textId="77777777" w:rsidR="00EB5A81" w:rsidRPr="000748C0" w:rsidRDefault="00EB5A81" w:rsidP="00341985">
            <w:pPr>
              <w:suppressAutoHyphens/>
              <w:autoSpaceDN w:val="0"/>
              <w:textAlignment w:val="baseline"/>
              <w:rPr>
                <w:rFonts w:ascii="Arial" w:eastAsia="Calibri" w:hAnsi="Arial"/>
                <w:sz w:val="14"/>
                <w:rtl/>
                <w:rPrChange w:id="5643" w:author="Meryl Etman" w:date="2020-03-25T10:10:00Z">
                  <w:rPr>
                    <w:rFonts w:ascii="Arial" w:eastAsia="Calibri" w:hAnsi="Arial"/>
                    <w:sz w:val="14"/>
                    <w:rtl/>
                  </w:rPr>
                </w:rPrChange>
              </w:rPr>
            </w:pPr>
          </w:p>
        </w:tc>
        <w:tc>
          <w:tcPr>
            <w:tcW w:w="3226" w:type="dxa"/>
            <w:shd w:val="clear" w:color="auto" w:fill="auto"/>
            <w:vAlign w:val="center"/>
          </w:tcPr>
          <w:p w14:paraId="5900A06E" w14:textId="77777777" w:rsidR="00EB5A81" w:rsidRPr="000748C0" w:rsidRDefault="00EB5A81" w:rsidP="00341985">
            <w:pPr>
              <w:suppressAutoHyphens/>
              <w:autoSpaceDN w:val="0"/>
              <w:textAlignment w:val="baseline"/>
              <w:rPr>
                <w:rFonts w:ascii="Arial" w:eastAsia="Calibri" w:hAnsi="Arial"/>
                <w:sz w:val="14"/>
                <w:rtl/>
                <w:rPrChange w:id="5644" w:author="Meryl Etman" w:date="2020-03-25T10:10:00Z">
                  <w:rPr>
                    <w:rFonts w:ascii="Arial" w:eastAsia="Calibri" w:hAnsi="Arial"/>
                    <w:sz w:val="14"/>
                    <w:rtl/>
                  </w:rPr>
                </w:rPrChange>
              </w:rPr>
            </w:pPr>
          </w:p>
        </w:tc>
        <w:tc>
          <w:tcPr>
            <w:tcW w:w="2793" w:type="dxa"/>
            <w:shd w:val="clear" w:color="auto" w:fill="auto"/>
            <w:vAlign w:val="center"/>
          </w:tcPr>
          <w:p w14:paraId="08178131" w14:textId="77777777" w:rsidR="00EB5A81" w:rsidRPr="000748C0" w:rsidRDefault="00EB5A81" w:rsidP="00341985">
            <w:pPr>
              <w:suppressAutoHyphens/>
              <w:autoSpaceDN w:val="0"/>
              <w:textAlignment w:val="baseline"/>
              <w:rPr>
                <w:rFonts w:ascii="Arial" w:eastAsia="Calibri" w:hAnsi="Arial"/>
                <w:sz w:val="14"/>
                <w:rtl/>
                <w:rPrChange w:id="5645" w:author="Meryl Etman" w:date="2020-03-25T10:10:00Z">
                  <w:rPr>
                    <w:rFonts w:ascii="Arial" w:eastAsia="Calibri" w:hAnsi="Arial"/>
                    <w:sz w:val="14"/>
                    <w:rtl/>
                  </w:rPr>
                </w:rPrChange>
              </w:rPr>
            </w:pPr>
          </w:p>
        </w:tc>
      </w:tr>
      <w:tr w:rsidR="00EB5A81" w:rsidRPr="000748C0" w14:paraId="7C4F104B" w14:textId="77777777" w:rsidTr="00341985">
        <w:tc>
          <w:tcPr>
            <w:tcW w:w="815" w:type="dxa"/>
            <w:shd w:val="clear" w:color="auto" w:fill="auto"/>
            <w:vAlign w:val="center"/>
          </w:tcPr>
          <w:p w14:paraId="60FA4336" w14:textId="77777777" w:rsidR="00EB5A81" w:rsidRPr="000748C0" w:rsidRDefault="00EB5A81" w:rsidP="00341985">
            <w:pPr>
              <w:suppressAutoHyphens/>
              <w:autoSpaceDN w:val="0"/>
              <w:jc w:val="center"/>
              <w:textAlignment w:val="baseline"/>
              <w:rPr>
                <w:rFonts w:ascii="Arial" w:eastAsia="Calibri" w:hAnsi="Arial"/>
                <w:sz w:val="18"/>
                <w:szCs w:val="24"/>
                <w:rtl/>
                <w:rPrChange w:id="5646" w:author="Meryl Etman" w:date="2020-03-25T10:10:00Z">
                  <w:rPr>
                    <w:rFonts w:ascii="Arial" w:eastAsia="Calibri" w:hAnsi="Arial"/>
                    <w:sz w:val="18"/>
                    <w:szCs w:val="24"/>
                    <w:rtl/>
                  </w:rPr>
                </w:rPrChange>
              </w:rPr>
            </w:pPr>
          </w:p>
        </w:tc>
        <w:tc>
          <w:tcPr>
            <w:tcW w:w="847" w:type="dxa"/>
            <w:shd w:val="clear" w:color="auto" w:fill="auto"/>
          </w:tcPr>
          <w:p w14:paraId="7BF14F6C" w14:textId="77777777" w:rsidR="00EB5A81" w:rsidRPr="000748C0" w:rsidRDefault="00EB5A81" w:rsidP="00341985">
            <w:pPr>
              <w:suppressAutoHyphens/>
              <w:autoSpaceDN w:val="0"/>
              <w:jc w:val="both"/>
              <w:textAlignment w:val="baseline"/>
              <w:rPr>
                <w:rFonts w:ascii="Arial" w:eastAsia="Calibri" w:hAnsi="Arial"/>
                <w:sz w:val="18"/>
                <w:szCs w:val="24"/>
                <w:rtl/>
                <w:rPrChange w:id="5647" w:author="Meryl Etman" w:date="2020-03-25T10:10:00Z">
                  <w:rPr>
                    <w:rFonts w:ascii="Arial" w:eastAsia="Calibri" w:hAnsi="Arial"/>
                    <w:sz w:val="18"/>
                    <w:szCs w:val="24"/>
                    <w:rtl/>
                  </w:rPr>
                </w:rPrChange>
              </w:rPr>
            </w:pPr>
          </w:p>
        </w:tc>
        <w:tc>
          <w:tcPr>
            <w:tcW w:w="1947" w:type="dxa"/>
            <w:shd w:val="clear" w:color="auto" w:fill="auto"/>
            <w:vAlign w:val="center"/>
          </w:tcPr>
          <w:p w14:paraId="7380D625" w14:textId="77777777" w:rsidR="00EB5A81" w:rsidRPr="000748C0" w:rsidRDefault="00EB5A81" w:rsidP="00341985">
            <w:pPr>
              <w:suppressAutoHyphens/>
              <w:autoSpaceDN w:val="0"/>
              <w:textAlignment w:val="baseline"/>
              <w:rPr>
                <w:rFonts w:ascii="Arial" w:eastAsia="Calibri" w:hAnsi="Arial"/>
                <w:sz w:val="14"/>
                <w:rtl/>
                <w:rPrChange w:id="5648" w:author="Meryl Etman" w:date="2020-03-25T10:10:00Z">
                  <w:rPr>
                    <w:rFonts w:ascii="Arial" w:eastAsia="Calibri" w:hAnsi="Arial"/>
                    <w:sz w:val="14"/>
                    <w:rtl/>
                  </w:rPr>
                </w:rPrChange>
              </w:rPr>
            </w:pPr>
          </w:p>
        </w:tc>
        <w:tc>
          <w:tcPr>
            <w:tcW w:w="3226" w:type="dxa"/>
            <w:shd w:val="clear" w:color="auto" w:fill="auto"/>
            <w:vAlign w:val="center"/>
          </w:tcPr>
          <w:p w14:paraId="30A449A5" w14:textId="77777777" w:rsidR="00EB5A81" w:rsidRPr="000748C0" w:rsidRDefault="00EB5A81" w:rsidP="00341985">
            <w:pPr>
              <w:suppressAutoHyphens/>
              <w:autoSpaceDN w:val="0"/>
              <w:textAlignment w:val="baseline"/>
              <w:rPr>
                <w:rFonts w:ascii="Arial" w:eastAsia="Calibri" w:hAnsi="Arial"/>
                <w:sz w:val="14"/>
                <w:rtl/>
                <w:rPrChange w:id="5649" w:author="Meryl Etman" w:date="2020-03-25T10:10:00Z">
                  <w:rPr>
                    <w:rFonts w:ascii="Arial" w:eastAsia="Calibri" w:hAnsi="Arial"/>
                    <w:sz w:val="14"/>
                    <w:rtl/>
                  </w:rPr>
                </w:rPrChange>
              </w:rPr>
            </w:pPr>
          </w:p>
        </w:tc>
        <w:tc>
          <w:tcPr>
            <w:tcW w:w="2793" w:type="dxa"/>
            <w:shd w:val="clear" w:color="auto" w:fill="auto"/>
            <w:vAlign w:val="center"/>
          </w:tcPr>
          <w:p w14:paraId="29AA10B1" w14:textId="77777777" w:rsidR="00EB5A81" w:rsidRPr="000748C0" w:rsidRDefault="00EB5A81" w:rsidP="00341985">
            <w:pPr>
              <w:suppressAutoHyphens/>
              <w:autoSpaceDN w:val="0"/>
              <w:textAlignment w:val="baseline"/>
              <w:rPr>
                <w:rFonts w:ascii="Arial" w:eastAsia="Calibri" w:hAnsi="Arial"/>
                <w:sz w:val="14"/>
                <w:rtl/>
                <w:rPrChange w:id="5650" w:author="Meryl Etman" w:date="2020-03-25T10:10:00Z">
                  <w:rPr>
                    <w:rFonts w:ascii="Arial" w:eastAsia="Calibri" w:hAnsi="Arial"/>
                    <w:sz w:val="14"/>
                    <w:rtl/>
                  </w:rPr>
                </w:rPrChange>
              </w:rPr>
            </w:pPr>
          </w:p>
        </w:tc>
      </w:tr>
      <w:tr w:rsidR="00EB5A81" w:rsidRPr="000748C0" w14:paraId="3F5D3C7E" w14:textId="77777777" w:rsidTr="00341985">
        <w:tc>
          <w:tcPr>
            <w:tcW w:w="815" w:type="dxa"/>
            <w:shd w:val="clear" w:color="auto" w:fill="auto"/>
            <w:vAlign w:val="center"/>
          </w:tcPr>
          <w:p w14:paraId="0030FDB8" w14:textId="77777777" w:rsidR="00EB5A81" w:rsidRPr="000748C0" w:rsidRDefault="00EB5A81" w:rsidP="00341985">
            <w:pPr>
              <w:suppressAutoHyphens/>
              <w:autoSpaceDN w:val="0"/>
              <w:jc w:val="center"/>
              <w:textAlignment w:val="baseline"/>
              <w:rPr>
                <w:rFonts w:ascii="Arial" w:eastAsia="Calibri" w:hAnsi="Arial"/>
                <w:sz w:val="18"/>
                <w:szCs w:val="24"/>
                <w:rtl/>
                <w:rPrChange w:id="5651" w:author="Meryl Etman" w:date="2020-03-25T10:10:00Z">
                  <w:rPr>
                    <w:rFonts w:ascii="Arial" w:eastAsia="Calibri" w:hAnsi="Arial"/>
                    <w:sz w:val="18"/>
                    <w:szCs w:val="24"/>
                    <w:rtl/>
                  </w:rPr>
                </w:rPrChange>
              </w:rPr>
            </w:pPr>
          </w:p>
        </w:tc>
        <w:tc>
          <w:tcPr>
            <w:tcW w:w="847" w:type="dxa"/>
            <w:shd w:val="clear" w:color="auto" w:fill="auto"/>
          </w:tcPr>
          <w:p w14:paraId="728221AE" w14:textId="77777777" w:rsidR="00EB5A81" w:rsidRPr="000748C0" w:rsidRDefault="00EB5A81" w:rsidP="00341985">
            <w:pPr>
              <w:suppressAutoHyphens/>
              <w:autoSpaceDN w:val="0"/>
              <w:jc w:val="both"/>
              <w:textAlignment w:val="baseline"/>
              <w:rPr>
                <w:rFonts w:ascii="Arial" w:eastAsia="Calibri" w:hAnsi="Arial"/>
                <w:sz w:val="18"/>
                <w:szCs w:val="24"/>
                <w:rtl/>
                <w:rPrChange w:id="5652" w:author="Meryl Etman" w:date="2020-03-25T10:10:00Z">
                  <w:rPr>
                    <w:rFonts w:ascii="Arial" w:eastAsia="Calibri" w:hAnsi="Arial"/>
                    <w:sz w:val="18"/>
                    <w:szCs w:val="24"/>
                    <w:rtl/>
                  </w:rPr>
                </w:rPrChange>
              </w:rPr>
            </w:pPr>
          </w:p>
        </w:tc>
        <w:tc>
          <w:tcPr>
            <w:tcW w:w="1947" w:type="dxa"/>
            <w:shd w:val="clear" w:color="auto" w:fill="auto"/>
            <w:vAlign w:val="center"/>
          </w:tcPr>
          <w:p w14:paraId="05530601" w14:textId="77777777" w:rsidR="00EB5A81" w:rsidRPr="000748C0" w:rsidRDefault="00EB5A81" w:rsidP="00341985">
            <w:pPr>
              <w:suppressAutoHyphens/>
              <w:autoSpaceDN w:val="0"/>
              <w:textAlignment w:val="baseline"/>
              <w:rPr>
                <w:rFonts w:ascii="Arial" w:eastAsia="Calibri" w:hAnsi="Arial"/>
                <w:sz w:val="14"/>
                <w:rtl/>
                <w:rPrChange w:id="5653" w:author="Meryl Etman" w:date="2020-03-25T10:10:00Z">
                  <w:rPr>
                    <w:rFonts w:ascii="Arial" w:eastAsia="Calibri" w:hAnsi="Arial"/>
                    <w:sz w:val="14"/>
                    <w:rtl/>
                  </w:rPr>
                </w:rPrChange>
              </w:rPr>
            </w:pPr>
          </w:p>
        </w:tc>
        <w:tc>
          <w:tcPr>
            <w:tcW w:w="3226" w:type="dxa"/>
            <w:shd w:val="clear" w:color="auto" w:fill="auto"/>
            <w:vAlign w:val="center"/>
          </w:tcPr>
          <w:p w14:paraId="5D1A048A" w14:textId="77777777" w:rsidR="00EB5A81" w:rsidRPr="000748C0" w:rsidRDefault="00EB5A81" w:rsidP="00341985">
            <w:pPr>
              <w:suppressAutoHyphens/>
              <w:autoSpaceDN w:val="0"/>
              <w:textAlignment w:val="baseline"/>
              <w:rPr>
                <w:rFonts w:ascii="Arial" w:eastAsia="Calibri" w:hAnsi="Arial"/>
                <w:sz w:val="14"/>
                <w:rtl/>
                <w:rPrChange w:id="5654" w:author="Meryl Etman" w:date="2020-03-25T10:10:00Z">
                  <w:rPr>
                    <w:rFonts w:ascii="Arial" w:eastAsia="Calibri" w:hAnsi="Arial"/>
                    <w:sz w:val="14"/>
                    <w:rtl/>
                  </w:rPr>
                </w:rPrChange>
              </w:rPr>
            </w:pPr>
          </w:p>
        </w:tc>
        <w:tc>
          <w:tcPr>
            <w:tcW w:w="2793" w:type="dxa"/>
            <w:shd w:val="clear" w:color="auto" w:fill="auto"/>
            <w:vAlign w:val="center"/>
          </w:tcPr>
          <w:p w14:paraId="4A2D1A78" w14:textId="77777777" w:rsidR="00EB5A81" w:rsidRPr="000748C0" w:rsidRDefault="00EB5A81" w:rsidP="00341985">
            <w:pPr>
              <w:suppressAutoHyphens/>
              <w:autoSpaceDN w:val="0"/>
              <w:textAlignment w:val="baseline"/>
              <w:rPr>
                <w:rFonts w:ascii="Arial" w:eastAsia="Calibri" w:hAnsi="Arial"/>
                <w:sz w:val="14"/>
                <w:rtl/>
                <w:rPrChange w:id="5655" w:author="Meryl Etman" w:date="2020-03-25T10:10:00Z">
                  <w:rPr>
                    <w:rFonts w:ascii="Arial" w:eastAsia="Calibri" w:hAnsi="Arial"/>
                    <w:sz w:val="14"/>
                    <w:rtl/>
                  </w:rPr>
                </w:rPrChange>
              </w:rPr>
            </w:pPr>
          </w:p>
        </w:tc>
      </w:tr>
      <w:tr w:rsidR="00EB5A81" w:rsidRPr="000748C0" w14:paraId="081AEBBE" w14:textId="77777777" w:rsidTr="00341985">
        <w:tc>
          <w:tcPr>
            <w:tcW w:w="815" w:type="dxa"/>
            <w:shd w:val="clear" w:color="auto" w:fill="auto"/>
            <w:vAlign w:val="center"/>
          </w:tcPr>
          <w:p w14:paraId="76E691E0" w14:textId="77777777" w:rsidR="00EB5A81" w:rsidRPr="000748C0" w:rsidRDefault="00EB5A81" w:rsidP="00341985">
            <w:pPr>
              <w:suppressAutoHyphens/>
              <w:autoSpaceDN w:val="0"/>
              <w:jc w:val="center"/>
              <w:textAlignment w:val="baseline"/>
              <w:rPr>
                <w:rFonts w:ascii="Arial" w:eastAsia="Calibri" w:hAnsi="Arial"/>
                <w:sz w:val="18"/>
                <w:szCs w:val="24"/>
                <w:rtl/>
                <w:rPrChange w:id="5656" w:author="Meryl Etman" w:date="2020-03-25T10:10:00Z">
                  <w:rPr>
                    <w:rFonts w:ascii="Arial" w:eastAsia="Calibri" w:hAnsi="Arial"/>
                    <w:sz w:val="18"/>
                    <w:szCs w:val="24"/>
                    <w:rtl/>
                  </w:rPr>
                </w:rPrChange>
              </w:rPr>
            </w:pPr>
          </w:p>
        </w:tc>
        <w:tc>
          <w:tcPr>
            <w:tcW w:w="847" w:type="dxa"/>
            <w:shd w:val="clear" w:color="auto" w:fill="auto"/>
          </w:tcPr>
          <w:p w14:paraId="067731FE" w14:textId="77777777" w:rsidR="00EB5A81" w:rsidRPr="000748C0" w:rsidRDefault="00EB5A81" w:rsidP="00341985">
            <w:pPr>
              <w:suppressAutoHyphens/>
              <w:autoSpaceDN w:val="0"/>
              <w:jc w:val="both"/>
              <w:textAlignment w:val="baseline"/>
              <w:rPr>
                <w:rFonts w:ascii="Arial" w:eastAsia="Calibri" w:hAnsi="Arial"/>
                <w:sz w:val="18"/>
                <w:szCs w:val="24"/>
                <w:rtl/>
                <w:rPrChange w:id="5657" w:author="Meryl Etman" w:date="2020-03-25T10:10:00Z">
                  <w:rPr>
                    <w:rFonts w:ascii="Arial" w:eastAsia="Calibri" w:hAnsi="Arial"/>
                    <w:sz w:val="18"/>
                    <w:szCs w:val="24"/>
                    <w:rtl/>
                  </w:rPr>
                </w:rPrChange>
              </w:rPr>
            </w:pPr>
          </w:p>
        </w:tc>
        <w:tc>
          <w:tcPr>
            <w:tcW w:w="1947" w:type="dxa"/>
            <w:shd w:val="clear" w:color="auto" w:fill="auto"/>
            <w:vAlign w:val="center"/>
          </w:tcPr>
          <w:p w14:paraId="25C59B3E" w14:textId="77777777" w:rsidR="00EB5A81" w:rsidRPr="000748C0" w:rsidRDefault="00EB5A81" w:rsidP="00341985">
            <w:pPr>
              <w:suppressAutoHyphens/>
              <w:autoSpaceDN w:val="0"/>
              <w:textAlignment w:val="baseline"/>
              <w:rPr>
                <w:rFonts w:ascii="Arial" w:eastAsia="Calibri" w:hAnsi="Arial"/>
                <w:sz w:val="14"/>
                <w:rtl/>
                <w:rPrChange w:id="5658" w:author="Meryl Etman" w:date="2020-03-25T10:10:00Z">
                  <w:rPr>
                    <w:rFonts w:ascii="Arial" w:eastAsia="Calibri" w:hAnsi="Arial"/>
                    <w:sz w:val="14"/>
                    <w:rtl/>
                  </w:rPr>
                </w:rPrChange>
              </w:rPr>
            </w:pPr>
          </w:p>
        </w:tc>
        <w:tc>
          <w:tcPr>
            <w:tcW w:w="3226" w:type="dxa"/>
            <w:shd w:val="clear" w:color="auto" w:fill="auto"/>
            <w:vAlign w:val="center"/>
          </w:tcPr>
          <w:p w14:paraId="28E15551" w14:textId="77777777" w:rsidR="00EB5A81" w:rsidRPr="000748C0" w:rsidRDefault="00EB5A81" w:rsidP="00341985">
            <w:pPr>
              <w:suppressAutoHyphens/>
              <w:autoSpaceDN w:val="0"/>
              <w:textAlignment w:val="baseline"/>
              <w:rPr>
                <w:rFonts w:ascii="Arial" w:eastAsia="Calibri" w:hAnsi="Arial"/>
                <w:sz w:val="14"/>
                <w:rtl/>
                <w:rPrChange w:id="5659" w:author="Meryl Etman" w:date="2020-03-25T10:10:00Z">
                  <w:rPr>
                    <w:rFonts w:ascii="Arial" w:eastAsia="Calibri" w:hAnsi="Arial"/>
                    <w:sz w:val="14"/>
                    <w:rtl/>
                  </w:rPr>
                </w:rPrChange>
              </w:rPr>
            </w:pPr>
          </w:p>
        </w:tc>
        <w:tc>
          <w:tcPr>
            <w:tcW w:w="2793" w:type="dxa"/>
            <w:shd w:val="clear" w:color="auto" w:fill="auto"/>
            <w:vAlign w:val="center"/>
          </w:tcPr>
          <w:p w14:paraId="6792DC51" w14:textId="77777777" w:rsidR="00EB5A81" w:rsidRPr="000748C0" w:rsidRDefault="00EB5A81" w:rsidP="00341985">
            <w:pPr>
              <w:suppressAutoHyphens/>
              <w:autoSpaceDN w:val="0"/>
              <w:textAlignment w:val="baseline"/>
              <w:rPr>
                <w:rFonts w:ascii="Arial" w:eastAsia="Calibri" w:hAnsi="Arial"/>
                <w:sz w:val="14"/>
                <w:rtl/>
                <w:rPrChange w:id="5660" w:author="Meryl Etman" w:date="2020-03-25T10:10:00Z">
                  <w:rPr>
                    <w:rFonts w:ascii="Arial" w:eastAsia="Calibri" w:hAnsi="Arial"/>
                    <w:sz w:val="14"/>
                    <w:rtl/>
                  </w:rPr>
                </w:rPrChange>
              </w:rPr>
            </w:pPr>
          </w:p>
        </w:tc>
      </w:tr>
      <w:tr w:rsidR="00EB5A81" w:rsidRPr="000748C0" w14:paraId="11FBD4FD" w14:textId="77777777" w:rsidTr="00341985">
        <w:tc>
          <w:tcPr>
            <w:tcW w:w="815" w:type="dxa"/>
            <w:shd w:val="clear" w:color="auto" w:fill="auto"/>
            <w:vAlign w:val="center"/>
          </w:tcPr>
          <w:p w14:paraId="0BD2831C" w14:textId="77777777" w:rsidR="00EB5A81" w:rsidRPr="000748C0" w:rsidRDefault="00EB5A81" w:rsidP="00341985">
            <w:pPr>
              <w:suppressAutoHyphens/>
              <w:autoSpaceDN w:val="0"/>
              <w:jc w:val="center"/>
              <w:textAlignment w:val="baseline"/>
              <w:rPr>
                <w:rFonts w:ascii="Arial" w:eastAsia="Calibri" w:hAnsi="Arial"/>
                <w:sz w:val="18"/>
                <w:szCs w:val="24"/>
                <w:rtl/>
                <w:rPrChange w:id="5661" w:author="Meryl Etman" w:date="2020-03-25T10:10:00Z">
                  <w:rPr>
                    <w:rFonts w:ascii="Arial" w:eastAsia="Calibri" w:hAnsi="Arial"/>
                    <w:sz w:val="18"/>
                    <w:szCs w:val="24"/>
                    <w:rtl/>
                  </w:rPr>
                </w:rPrChange>
              </w:rPr>
            </w:pPr>
          </w:p>
        </w:tc>
        <w:tc>
          <w:tcPr>
            <w:tcW w:w="847" w:type="dxa"/>
            <w:shd w:val="clear" w:color="auto" w:fill="auto"/>
          </w:tcPr>
          <w:p w14:paraId="25FC8DA9" w14:textId="77777777" w:rsidR="00EB5A81" w:rsidRPr="000748C0" w:rsidRDefault="00EB5A81" w:rsidP="00341985">
            <w:pPr>
              <w:suppressAutoHyphens/>
              <w:autoSpaceDN w:val="0"/>
              <w:jc w:val="both"/>
              <w:textAlignment w:val="baseline"/>
              <w:rPr>
                <w:rFonts w:ascii="Arial" w:eastAsia="Calibri" w:hAnsi="Arial"/>
                <w:sz w:val="18"/>
                <w:szCs w:val="24"/>
                <w:rtl/>
                <w:rPrChange w:id="5662" w:author="Meryl Etman" w:date="2020-03-25T10:10:00Z">
                  <w:rPr>
                    <w:rFonts w:ascii="Arial" w:eastAsia="Calibri" w:hAnsi="Arial"/>
                    <w:sz w:val="18"/>
                    <w:szCs w:val="24"/>
                    <w:rtl/>
                  </w:rPr>
                </w:rPrChange>
              </w:rPr>
            </w:pPr>
          </w:p>
        </w:tc>
        <w:tc>
          <w:tcPr>
            <w:tcW w:w="1947" w:type="dxa"/>
            <w:shd w:val="clear" w:color="auto" w:fill="auto"/>
            <w:vAlign w:val="center"/>
          </w:tcPr>
          <w:p w14:paraId="64D3409E" w14:textId="77777777" w:rsidR="00EB5A81" w:rsidRPr="000748C0" w:rsidRDefault="00EB5A81" w:rsidP="00341985">
            <w:pPr>
              <w:suppressAutoHyphens/>
              <w:autoSpaceDN w:val="0"/>
              <w:textAlignment w:val="baseline"/>
              <w:rPr>
                <w:rFonts w:ascii="Arial" w:eastAsia="Calibri" w:hAnsi="Arial"/>
                <w:sz w:val="14"/>
                <w:rtl/>
                <w:rPrChange w:id="5663" w:author="Meryl Etman" w:date="2020-03-25T10:10:00Z">
                  <w:rPr>
                    <w:rFonts w:ascii="Arial" w:eastAsia="Calibri" w:hAnsi="Arial"/>
                    <w:sz w:val="14"/>
                    <w:rtl/>
                  </w:rPr>
                </w:rPrChange>
              </w:rPr>
            </w:pPr>
          </w:p>
        </w:tc>
        <w:tc>
          <w:tcPr>
            <w:tcW w:w="3226" w:type="dxa"/>
            <w:shd w:val="clear" w:color="auto" w:fill="auto"/>
            <w:vAlign w:val="center"/>
          </w:tcPr>
          <w:p w14:paraId="1762DE65" w14:textId="77777777" w:rsidR="00EB5A81" w:rsidRPr="000748C0" w:rsidRDefault="00EB5A81" w:rsidP="00341985">
            <w:pPr>
              <w:suppressAutoHyphens/>
              <w:autoSpaceDN w:val="0"/>
              <w:textAlignment w:val="baseline"/>
              <w:rPr>
                <w:rFonts w:ascii="Arial" w:eastAsia="Calibri" w:hAnsi="Arial"/>
                <w:sz w:val="14"/>
                <w:rtl/>
                <w:rPrChange w:id="5664" w:author="Meryl Etman" w:date="2020-03-25T10:10:00Z">
                  <w:rPr>
                    <w:rFonts w:ascii="Arial" w:eastAsia="Calibri" w:hAnsi="Arial"/>
                    <w:sz w:val="14"/>
                    <w:rtl/>
                  </w:rPr>
                </w:rPrChange>
              </w:rPr>
            </w:pPr>
          </w:p>
        </w:tc>
        <w:tc>
          <w:tcPr>
            <w:tcW w:w="2793" w:type="dxa"/>
            <w:shd w:val="clear" w:color="auto" w:fill="auto"/>
            <w:vAlign w:val="center"/>
          </w:tcPr>
          <w:p w14:paraId="46FA78DF" w14:textId="77777777" w:rsidR="00EB5A81" w:rsidRPr="000748C0" w:rsidRDefault="00EB5A81" w:rsidP="00341985">
            <w:pPr>
              <w:suppressAutoHyphens/>
              <w:autoSpaceDN w:val="0"/>
              <w:textAlignment w:val="baseline"/>
              <w:rPr>
                <w:rFonts w:ascii="Arial" w:eastAsia="Calibri" w:hAnsi="Arial"/>
                <w:sz w:val="14"/>
                <w:rtl/>
                <w:rPrChange w:id="5665" w:author="Meryl Etman" w:date="2020-03-25T10:10:00Z">
                  <w:rPr>
                    <w:rFonts w:ascii="Arial" w:eastAsia="Calibri" w:hAnsi="Arial"/>
                    <w:sz w:val="14"/>
                    <w:rtl/>
                  </w:rPr>
                </w:rPrChange>
              </w:rPr>
            </w:pPr>
          </w:p>
        </w:tc>
      </w:tr>
      <w:tr w:rsidR="00EB5A81" w:rsidRPr="000748C0" w14:paraId="0A9BE952" w14:textId="77777777" w:rsidTr="00341985">
        <w:tc>
          <w:tcPr>
            <w:tcW w:w="815" w:type="dxa"/>
            <w:shd w:val="clear" w:color="auto" w:fill="auto"/>
            <w:vAlign w:val="center"/>
          </w:tcPr>
          <w:p w14:paraId="05269673" w14:textId="77777777" w:rsidR="00EB5A81" w:rsidRPr="000748C0" w:rsidRDefault="00EB5A81" w:rsidP="00341985">
            <w:pPr>
              <w:suppressAutoHyphens/>
              <w:autoSpaceDN w:val="0"/>
              <w:jc w:val="center"/>
              <w:textAlignment w:val="baseline"/>
              <w:rPr>
                <w:rFonts w:ascii="Arial" w:eastAsia="Calibri" w:hAnsi="Arial"/>
                <w:sz w:val="18"/>
                <w:szCs w:val="24"/>
                <w:rtl/>
                <w:rPrChange w:id="5666" w:author="Meryl Etman" w:date="2020-03-25T10:10:00Z">
                  <w:rPr>
                    <w:rFonts w:ascii="Arial" w:eastAsia="Calibri" w:hAnsi="Arial"/>
                    <w:sz w:val="18"/>
                    <w:szCs w:val="24"/>
                    <w:rtl/>
                  </w:rPr>
                </w:rPrChange>
              </w:rPr>
            </w:pPr>
          </w:p>
        </w:tc>
        <w:tc>
          <w:tcPr>
            <w:tcW w:w="847" w:type="dxa"/>
            <w:shd w:val="clear" w:color="auto" w:fill="auto"/>
          </w:tcPr>
          <w:p w14:paraId="34667785" w14:textId="77777777" w:rsidR="00EB5A81" w:rsidRPr="000748C0" w:rsidRDefault="00EB5A81" w:rsidP="00341985">
            <w:pPr>
              <w:suppressAutoHyphens/>
              <w:autoSpaceDN w:val="0"/>
              <w:jc w:val="both"/>
              <w:textAlignment w:val="baseline"/>
              <w:rPr>
                <w:rFonts w:ascii="Arial" w:eastAsia="Calibri" w:hAnsi="Arial"/>
                <w:sz w:val="18"/>
                <w:szCs w:val="24"/>
                <w:rtl/>
                <w:rPrChange w:id="5667" w:author="Meryl Etman" w:date="2020-03-25T10:10:00Z">
                  <w:rPr>
                    <w:rFonts w:ascii="Arial" w:eastAsia="Calibri" w:hAnsi="Arial"/>
                    <w:sz w:val="18"/>
                    <w:szCs w:val="24"/>
                    <w:rtl/>
                  </w:rPr>
                </w:rPrChange>
              </w:rPr>
            </w:pPr>
          </w:p>
        </w:tc>
        <w:tc>
          <w:tcPr>
            <w:tcW w:w="1947" w:type="dxa"/>
            <w:shd w:val="clear" w:color="auto" w:fill="auto"/>
            <w:vAlign w:val="center"/>
          </w:tcPr>
          <w:p w14:paraId="5A03F691" w14:textId="77777777" w:rsidR="00EB5A81" w:rsidRPr="000748C0" w:rsidRDefault="00EB5A81" w:rsidP="00341985">
            <w:pPr>
              <w:suppressAutoHyphens/>
              <w:autoSpaceDN w:val="0"/>
              <w:textAlignment w:val="baseline"/>
              <w:rPr>
                <w:rFonts w:ascii="Arial" w:eastAsia="Calibri" w:hAnsi="Arial"/>
                <w:sz w:val="14"/>
                <w:rtl/>
                <w:rPrChange w:id="5668" w:author="Meryl Etman" w:date="2020-03-25T10:10:00Z">
                  <w:rPr>
                    <w:rFonts w:ascii="Arial" w:eastAsia="Calibri" w:hAnsi="Arial"/>
                    <w:sz w:val="14"/>
                    <w:rtl/>
                  </w:rPr>
                </w:rPrChange>
              </w:rPr>
            </w:pPr>
          </w:p>
        </w:tc>
        <w:tc>
          <w:tcPr>
            <w:tcW w:w="3226" w:type="dxa"/>
            <w:shd w:val="clear" w:color="auto" w:fill="auto"/>
            <w:vAlign w:val="center"/>
          </w:tcPr>
          <w:p w14:paraId="6516FCEE" w14:textId="77777777" w:rsidR="00EB5A81" w:rsidRPr="000748C0" w:rsidRDefault="00EB5A81" w:rsidP="00341985">
            <w:pPr>
              <w:suppressAutoHyphens/>
              <w:autoSpaceDN w:val="0"/>
              <w:textAlignment w:val="baseline"/>
              <w:rPr>
                <w:rFonts w:ascii="Arial" w:eastAsia="Calibri" w:hAnsi="Arial"/>
                <w:sz w:val="14"/>
                <w:rtl/>
                <w:rPrChange w:id="5669" w:author="Meryl Etman" w:date="2020-03-25T10:10:00Z">
                  <w:rPr>
                    <w:rFonts w:ascii="Arial" w:eastAsia="Calibri" w:hAnsi="Arial"/>
                    <w:sz w:val="14"/>
                    <w:rtl/>
                  </w:rPr>
                </w:rPrChange>
              </w:rPr>
            </w:pPr>
          </w:p>
        </w:tc>
        <w:tc>
          <w:tcPr>
            <w:tcW w:w="2793" w:type="dxa"/>
            <w:shd w:val="clear" w:color="auto" w:fill="auto"/>
            <w:vAlign w:val="center"/>
          </w:tcPr>
          <w:p w14:paraId="3DF211A6" w14:textId="77777777" w:rsidR="00EB5A81" w:rsidRPr="000748C0" w:rsidRDefault="00EB5A81" w:rsidP="00341985">
            <w:pPr>
              <w:suppressAutoHyphens/>
              <w:autoSpaceDN w:val="0"/>
              <w:textAlignment w:val="baseline"/>
              <w:rPr>
                <w:rFonts w:ascii="Arial" w:eastAsia="Calibri" w:hAnsi="Arial"/>
                <w:sz w:val="14"/>
                <w:rtl/>
                <w:rPrChange w:id="5670" w:author="Meryl Etman" w:date="2020-03-25T10:10:00Z">
                  <w:rPr>
                    <w:rFonts w:ascii="Arial" w:eastAsia="Calibri" w:hAnsi="Arial"/>
                    <w:sz w:val="14"/>
                    <w:rtl/>
                  </w:rPr>
                </w:rPrChange>
              </w:rPr>
            </w:pPr>
          </w:p>
        </w:tc>
      </w:tr>
      <w:tr w:rsidR="00EB5A81" w:rsidRPr="000748C0" w14:paraId="52B6B919" w14:textId="77777777" w:rsidTr="00341985">
        <w:tc>
          <w:tcPr>
            <w:tcW w:w="815" w:type="dxa"/>
            <w:shd w:val="clear" w:color="auto" w:fill="auto"/>
            <w:vAlign w:val="center"/>
          </w:tcPr>
          <w:p w14:paraId="1A52A45E" w14:textId="77777777" w:rsidR="00EB5A81" w:rsidRPr="000748C0" w:rsidRDefault="00EB5A81" w:rsidP="00341985">
            <w:pPr>
              <w:suppressAutoHyphens/>
              <w:autoSpaceDN w:val="0"/>
              <w:jc w:val="center"/>
              <w:textAlignment w:val="baseline"/>
              <w:rPr>
                <w:rFonts w:ascii="Arial" w:eastAsia="Calibri" w:hAnsi="Arial"/>
                <w:sz w:val="18"/>
                <w:szCs w:val="24"/>
                <w:rtl/>
                <w:rPrChange w:id="5671" w:author="Meryl Etman" w:date="2020-03-25T10:10:00Z">
                  <w:rPr>
                    <w:rFonts w:ascii="Arial" w:eastAsia="Calibri" w:hAnsi="Arial"/>
                    <w:sz w:val="18"/>
                    <w:szCs w:val="24"/>
                    <w:rtl/>
                  </w:rPr>
                </w:rPrChange>
              </w:rPr>
            </w:pPr>
          </w:p>
        </w:tc>
        <w:tc>
          <w:tcPr>
            <w:tcW w:w="847" w:type="dxa"/>
            <w:shd w:val="clear" w:color="auto" w:fill="auto"/>
          </w:tcPr>
          <w:p w14:paraId="6F7858C0" w14:textId="77777777" w:rsidR="00EB5A81" w:rsidRPr="000748C0" w:rsidRDefault="00EB5A81" w:rsidP="00341985">
            <w:pPr>
              <w:suppressAutoHyphens/>
              <w:autoSpaceDN w:val="0"/>
              <w:jc w:val="both"/>
              <w:textAlignment w:val="baseline"/>
              <w:rPr>
                <w:rFonts w:ascii="Arial" w:eastAsia="Calibri" w:hAnsi="Arial"/>
                <w:sz w:val="18"/>
                <w:szCs w:val="24"/>
                <w:rtl/>
                <w:rPrChange w:id="5672" w:author="Meryl Etman" w:date="2020-03-25T10:10:00Z">
                  <w:rPr>
                    <w:rFonts w:ascii="Arial" w:eastAsia="Calibri" w:hAnsi="Arial"/>
                    <w:sz w:val="18"/>
                    <w:szCs w:val="24"/>
                    <w:rtl/>
                  </w:rPr>
                </w:rPrChange>
              </w:rPr>
            </w:pPr>
          </w:p>
        </w:tc>
        <w:tc>
          <w:tcPr>
            <w:tcW w:w="1947" w:type="dxa"/>
            <w:shd w:val="clear" w:color="auto" w:fill="auto"/>
            <w:vAlign w:val="center"/>
          </w:tcPr>
          <w:p w14:paraId="76F1BD33" w14:textId="77777777" w:rsidR="00EB5A81" w:rsidRPr="000748C0" w:rsidRDefault="00EB5A81" w:rsidP="00341985">
            <w:pPr>
              <w:suppressAutoHyphens/>
              <w:autoSpaceDN w:val="0"/>
              <w:textAlignment w:val="baseline"/>
              <w:rPr>
                <w:rFonts w:ascii="Arial" w:eastAsia="Calibri" w:hAnsi="Arial"/>
                <w:sz w:val="14"/>
                <w:rtl/>
                <w:rPrChange w:id="5673" w:author="Meryl Etman" w:date="2020-03-25T10:10:00Z">
                  <w:rPr>
                    <w:rFonts w:ascii="Arial" w:eastAsia="Calibri" w:hAnsi="Arial"/>
                    <w:sz w:val="14"/>
                    <w:rtl/>
                  </w:rPr>
                </w:rPrChange>
              </w:rPr>
            </w:pPr>
          </w:p>
        </w:tc>
        <w:tc>
          <w:tcPr>
            <w:tcW w:w="3226" w:type="dxa"/>
            <w:shd w:val="clear" w:color="auto" w:fill="auto"/>
            <w:vAlign w:val="center"/>
          </w:tcPr>
          <w:p w14:paraId="32F44CAF" w14:textId="77777777" w:rsidR="00EB5A81" w:rsidRPr="000748C0" w:rsidRDefault="00EB5A81" w:rsidP="00341985">
            <w:pPr>
              <w:suppressAutoHyphens/>
              <w:autoSpaceDN w:val="0"/>
              <w:textAlignment w:val="baseline"/>
              <w:rPr>
                <w:rFonts w:ascii="Arial" w:eastAsia="Calibri" w:hAnsi="Arial"/>
                <w:sz w:val="14"/>
                <w:rtl/>
                <w:rPrChange w:id="5674" w:author="Meryl Etman" w:date="2020-03-25T10:10:00Z">
                  <w:rPr>
                    <w:rFonts w:ascii="Arial" w:eastAsia="Calibri" w:hAnsi="Arial"/>
                    <w:sz w:val="14"/>
                    <w:rtl/>
                  </w:rPr>
                </w:rPrChange>
              </w:rPr>
            </w:pPr>
          </w:p>
        </w:tc>
        <w:tc>
          <w:tcPr>
            <w:tcW w:w="2793" w:type="dxa"/>
            <w:shd w:val="clear" w:color="auto" w:fill="auto"/>
            <w:vAlign w:val="center"/>
          </w:tcPr>
          <w:p w14:paraId="612E927D" w14:textId="77777777" w:rsidR="00EB5A81" w:rsidRPr="000748C0" w:rsidRDefault="00EB5A81" w:rsidP="00341985">
            <w:pPr>
              <w:suppressAutoHyphens/>
              <w:autoSpaceDN w:val="0"/>
              <w:textAlignment w:val="baseline"/>
              <w:rPr>
                <w:rFonts w:ascii="Arial" w:eastAsia="Calibri" w:hAnsi="Arial"/>
                <w:sz w:val="14"/>
                <w:rtl/>
                <w:rPrChange w:id="5675" w:author="Meryl Etman" w:date="2020-03-25T10:10:00Z">
                  <w:rPr>
                    <w:rFonts w:ascii="Arial" w:eastAsia="Calibri" w:hAnsi="Arial"/>
                    <w:sz w:val="14"/>
                    <w:rtl/>
                  </w:rPr>
                </w:rPrChange>
              </w:rPr>
            </w:pPr>
          </w:p>
        </w:tc>
      </w:tr>
    </w:tbl>
    <w:p w14:paraId="46E7DF4E" w14:textId="77777777" w:rsidR="00EB5A81" w:rsidRPr="000748C0" w:rsidRDefault="00EB5A81" w:rsidP="00EB5A81">
      <w:pPr>
        <w:suppressAutoHyphens/>
        <w:autoSpaceDN w:val="0"/>
        <w:jc w:val="both"/>
        <w:textAlignment w:val="baseline"/>
        <w:rPr>
          <w:rFonts w:ascii="Arial" w:eastAsia="Calibri" w:hAnsi="Arial"/>
          <w:sz w:val="18"/>
          <w:szCs w:val="24"/>
          <w:rPrChange w:id="5676" w:author="Meryl Etman" w:date="2020-03-25T10:10:00Z">
            <w:rPr>
              <w:rFonts w:ascii="Arial" w:eastAsia="Calibri" w:hAnsi="Arial"/>
              <w:sz w:val="18"/>
              <w:szCs w:val="24"/>
            </w:rPr>
          </w:rPrChange>
        </w:rPr>
      </w:pPr>
    </w:p>
    <w:p w14:paraId="486E8A67" w14:textId="77777777" w:rsidR="00EB5A81" w:rsidRPr="000748C0" w:rsidRDefault="00EB5A81" w:rsidP="00EB5A81">
      <w:pPr>
        <w:suppressAutoHyphens/>
        <w:autoSpaceDN w:val="0"/>
        <w:jc w:val="both"/>
        <w:textAlignment w:val="baseline"/>
        <w:rPr>
          <w:rFonts w:ascii="Arial" w:eastAsia="Calibri" w:hAnsi="Arial"/>
          <w:sz w:val="18"/>
          <w:szCs w:val="24"/>
          <w:rPrChange w:id="5677" w:author="Meryl Etman" w:date="2020-03-25T10:10:00Z">
            <w:rPr>
              <w:rFonts w:ascii="Arial" w:eastAsia="Calibri" w:hAnsi="Arial"/>
              <w:sz w:val="18"/>
              <w:szCs w:val="24"/>
            </w:rPr>
          </w:rPrChange>
        </w:rPr>
      </w:pPr>
      <w:r w:rsidRPr="000748C0">
        <w:rPr>
          <w:rFonts w:ascii="Arial" w:eastAsia="Calibri" w:hAnsi="Arial" w:hint="cs"/>
          <w:sz w:val="18"/>
          <w:szCs w:val="24"/>
          <w:rtl/>
          <w:rPrChange w:id="5678"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0748C0" w14:paraId="06300821" w14:textId="77777777" w:rsidTr="00341985">
        <w:trPr>
          <w:trHeight w:val="1701"/>
        </w:trPr>
        <w:tc>
          <w:tcPr>
            <w:tcW w:w="2484" w:type="dxa"/>
            <w:shd w:val="clear" w:color="auto" w:fill="auto"/>
            <w:tcMar>
              <w:left w:w="0" w:type="dxa"/>
              <w:right w:w="0" w:type="dxa"/>
            </w:tcMar>
          </w:tcPr>
          <w:p w14:paraId="53C06DCE" w14:textId="77777777" w:rsidR="00EB5A81" w:rsidRPr="000748C0" w:rsidRDefault="00EB5A81" w:rsidP="00341985">
            <w:pPr>
              <w:suppressAutoHyphens/>
              <w:autoSpaceDN w:val="0"/>
              <w:jc w:val="both"/>
              <w:textAlignment w:val="baseline"/>
              <w:rPr>
                <w:rFonts w:ascii="Arial" w:eastAsia="Calibri" w:hAnsi="Arial"/>
                <w:sz w:val="18"/>
                <w:szCs w:val="24"/>
                <w:rtl/>
                <w:rPrChange w:id="5679"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18415041" w14:textId="77777777" w:rsidR="00EB5A81" w:rsidRPr="000748C0" w:rsidRDefault="00EB5A81" w:rsidP="00341985">
            <w:pPr>
              <w:suppressAutoHyphens/>
              <w:autoSpaceDN w:val="0"/>
              <w:jc w:val="both"/>
              <w:textAlignment w:val="baseline"/>
              <w:rPr>
                <w:rFonts w:ascii="Arial" w:eastAsia="Calibri" w:hAnsi="Arial"/>
                <w:sz w:val="18"/>
                <w:szCs w:val="24"/>
                <w:rtl/>
                <w:rPrChange w:id="5680"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1CB08DFB" w14:textId="77777777" w:rsidR="00EB5A81" w:rsidRPr="000748C0" w:rsidRDefault="00EB5A81" w:rsidP="00341985">
            <w:pPr>
              <w:suppressAutoHyphens/>
              <w:autoSpaceDN w:val="0"/>
              <w:jc w:val="both"/>
              <w:textAlignment w:val="baseline"/>
              <w:rPr>
                <w:rFonts w:ascii="Arial" w:eastAsia="Calibri" w:hAnsi="Arial"/>
                <w:sz w:val="18"/>
                <w:szCs w:val="24"/>
                <w:rtl/>
                <w:rPrChange w:id="5681"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3C438AC9" w14:textId="77777777" w:rsidR="00EB5A81" w:rsidRPr="000748C0" w:rsidRDefault="00EB5A81" w:rsidP="00341985">
            <w:pPr>
              <w:suppressAutoHyphens/>
              <w:autoSpaceDN w:val="0"/>
              <w:jc w:val="both"/>
              <w:textAlignment w:val="baseline"/>
              <w:rPr>
                <w:rFonts w:ascii="Arial" w:eastAsia="Calibri" w:hAnsi="Arial"/>
                <w:sz w:val="18"/>
                <w:szCs w:val="24"/>
                <w:rtl/>
                <w:rPrChange w:id="5682" w:author="Meryl Etman" w:date="2020-03-25T10:10:00Z">
                  <w:rPr>
                    <w:rFonts w:ascii="Arial" w:eastAsia="Calibri" w:hAnsi="Arial"/>
                    <w:sz w:val="18"/>
                    <w:szCs w:val="24"/>
                    <w:rtl/>
                  </w:rPr>
                </w:rPrChange>
              </w:rPr>
            </w:pPr>
          </w:p>
        </w:tc>
      </w:tr>
    </w:tbl>
    <w:p w14:paraId="7BB49BEC" w14:textId="77777777" w:rsidR="00EB5A81" w:rsidRPr="000748C0" w:rsidRDefault="00EB5A81" w:rsidP="00EB5A81">
      <w:pPr>
        <w:spacing w:before="120" w:line="360" w:lineRule="auto"/>
        <w:rPr>
          <w:szCs w:val="24"/>
          <w:rtl/>
          <w:rPrChange w:id="5683" w:author="Meryl Etman" w:date="2020-03-25T10:10:00Z">
            <w:rPr>
              <w:szCs w:val="24"/>
              <w:rtl/>
            </w:rPr>
          </w:rPrChange>
        </w:rPr>
      </w:pPr>
      <w:r w:rsidRPr="000748C0">
        <w:rPr>
          <w:rFonts w:hint="cs"/>
          <w:noProof/>
          <w:szCs w:val="24"/>
          <w:rtl/>
          <w:rPrChange w:id="5684" w:author="Meryl Etman" w:date="2020-03-25T10:10:00Z">
            <w:rPr>
              <w:rFonts w:hint="cs"/>
              <w:noProof/>
              <w:szCs w:val="24"/>
              <w:rtl/>
            </w:rPr>
          </w:rPrChange>
        </w:rPr>
        <w:t>*</w:t>
      </w:r>
      <w:r w:rsidRPr="000748C0">
        <w:rPr>
          <w:rFonts w:hint="cs"/>
          <w:noProof/>
          <w:rtl/>
          <w:rPrChange w:id="5685" w:author="Meryl Etman" w:date="2020-03-25T10:10:00Z">
            <w:rPr>
              <w:rFonts w:hint="cs"/>
              <w:noProof/>
              <w:rtl/>
            </w:rPr>
          </w:rPrChange>
        </w:rPr>
        <w:t>מבצע הסיור יתאים את סעיפי הבדיקה לסוג העבודה ו/או לסוג המבנה בהתאם לצורך.</w:t>
      </w:r>
    </w:p>
    <w:p w14:paraId="5ACEA6F1" w14:textId="77777777" w:rsidR="00EB5A81" w:rsidRPr="000748C0" w:rsidRDefault="00EB5A81" w:rsidP="00EB5A81">
      <w:pPr>
        <w:spacing w:after="40"/>
        <w:rPr>
          <w:rFonts w:ascii="Arial" w:eastAsia="Calibri" w:hAnsi="Arial"/>
          <w:sz w:val="18"/>
          <w:szCs w:val="24"/>
          <w:rPrChange w:id="5686" w:author="Meryl Etman" w:date="2020-03-25T10:10:00Z">
            <w:rPr>
              <w:rFonts w:ascii="Arial" w:eastAsia="Calibri" w:hAnsi="Arial"/>
              <w:sz w:val="18"/>
              <w:szCs w:val="24"/>
            </w:rPr>
          </w:rPrChange>
        </w:rPr>
      </w:pPr>
      <w:r w:rsidRPr="000748C0">
        <w:rPr>
          <w:szCs w:val="24"/>
          <w:rtl/>
          <w:rPrChange w:id="5687" w:author="Meryl Etman" w:date="2020-03-25T10:10:00Z">
            <w:rPr>
              <w:szCs w:val="24"/>
              <w:rtl/>
            </w:rPr>
          </w:rPrChange>
        </w:rPr>
        <w:br w:type="page"/>
      </w:r>
      <w:r w:rsidRPr="000748C0">
        <w:rPr>
          <w:rFonts w:ascii="Arial" w:eastAsia="Calibri" w:hAnsi="Arial" w:hint="cs"/>
          <w:b/>
          <w:bCs/>
          <w:sz w:val="26"/>
          <w:szCs w:val="26"/>
          <w:rtl/>
          <w:rPrChange w:id="5688" w:author="Meryl Etman" w:date="2020-03-25T10:10:00Z">
            <w:rPr>
              <w:rFonts w:ascii="Arial" w:eastAsia="Calibri" w:hAnsi="Arial" w:hint="cs"/>
              <w:b/>
              <w:bCs/>
              <w:sz w:val="26"/>
              <w:szCs w:val="26"/>
              <w:rtl/>
            </w:rPr>
          </w:rPrChange>
        </w:rPr>
        <w:lastRenderedPageBreak/>
        <w:t xml:space="preserve">רשימת תיוג:  איטום מרפסת </w:t>
      </w:r>
      <w:r w:rsidRPr="000748C0">
        <w:rPr>
          <w:rFonts w:ascii="Arial" w:eastAsia="Calibri" w:hAnsi="Arial" w:hint="cs"/>
          <w:b/>
          <w:bCs/>
          <w:sz w:val="26"/>
          <w:szCs w:val="26"/>
          <w:rtl/>
          <w:rPrChange w:id="5689"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0"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1"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2"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3"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4" w:author="Meryl Etman" w:date="2020-03-25T10:10:00Z">
            <w:rPr>
              <w:rFonts w:ascii="Arial" w:eastAsia="Calibri" w:hAnsi="Arial" w:hint="cs"/>
              <w:b/>
              <w:bCs/>
              <w:sz w:val="26"/>
              <w:szCs w:val="26"/>
              <w:rtl/>
            </w:rPr>
          </w:rPrChange>
        </w:rPr>
        <w:tab/>
      </w:r>
      <w:r w:rsidRPr="000748C0">
        <w:rPr>
          <w:rFonts w:ascii="Arial" w:eastAsia="Calibri" w:hAnsi="Arial" w:hint="cs"/>
          <w:b/>
          <w:bCs/>
          <w:sz w:val="26"/>
          <w:szCs w:val="26"/>
          <w:rtl/>
          <w:rPrChange w:id="5695" w:author="Meryl Etman" w:date="2020-03-25T10:10:00Z">
            <w:rPr>
              <w:rFonts w:ascii="Arial" w:eastAsia="Calibri" w:hAnsi="Arial" w:hint="cs"/>
              <w:b/>
              <w:bCs/>
              <w:sz w:val="26"/>
              <w:szCs w:val="26"/>
              <w:rtl/>
            </w:rPr>
          </w:rPrChange>
        </w:rPr>
        <w:tab/>
      </w:r>
      <w:r w:rsidRPr="000748C0">
        <w:rPr>
          <w:rFonts w:ascii="Arial" w:eastAsia="Calibri" w:hAnsi="Arial" w:hint="cs"/>
          <w:sz w:val="18"/>
          <w:szCs w:val="24"/>
          <w:rtl/>
          <w:rPrChange w:id="5696" w:author="Meryl Etman" w:date="2020-03-25T10:10:00Z">
            <w:rPr>
              <w:rFonts w:ascii="Arial" w:eastAsia="Calibri" w:hAnsi="Arial" w:hint="cs"/>
              <w:sz w:val="18"/>
              <w:szCs w:val="24"/>
              <w:rtl/>
            </w:rPr>
          </w:rPrChange>
        </w:rPr>
        <w:t>מס'</w:t>
      </w:r>
      <w:r w:rsidRPr="000748C0">
        <w:rPr>
          <w:rFonts w:ascii="Arial" w:eastAsia="Calibri" w:hAnsi="Arial" w:hint="cs"/>
          <w:sz w:val="18"/>
          <w:szCs w:val="24"/>
          <w:rtl/>
          <w:rPrChange w:id="5697" w:author="Meryl Etman" w:date="2020-03-25T10:10:00Z">
            <w:rPr>
              <w:rFonts w:ascii="Arial" w:eastAsia="Calibri" w:hAnsi="Arial" w:hint="cs"/>
              <w:sz w:val="18"/>
              <w:szCs w:val="24"/>
              <w:rtl/>
            </w:rPr>
          </w:rPrChange>
        </w:rPr>
        <w:tab/>
        <w:t xml:space="preserve">02/009 </w:t>
      </w:r>
    </w:p>
    <w:p w14:paraId="44E74F48" w14:textId="77777777" w:rsidR="00EB5A81" w:rsidRPr="000748C0" w:rsidRDefault="00EB5A81" w:rsidP="00EB5A81">
      <w:pPr>
        <w:suppressAutoHyphens/>
        <w:autoSpaceDN w:val="0"/>
        <w:spacing w:after="40"/>
        <w:jc w:val="both"/>
        <w:textAlignment w:val="baseline"/>
        <w:rPr>
          <w:rFonts w:ascii="Arial" w:eastAsia="Calibri" w:hAnsi="Arial"/>
          <w:sz w:val="18"/>
          <w:szCs w:val="24"/>
          <w:rPrChange w:id="5698" w:author="Meryl Etman" w:date="2020-03-25T10:10:00Z">
            <w:rPr>
              <w:rFonts w:ascii="Arial" w:eastAsia="Calibri" w:hAnsi="Arial"/>
              <w:sz w:val="18"/>
              <w:szCs w:val="24"/>
            </w:rPr>
          </w:rPrChange>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0748C0" w14:paraId="71AD1164" w14:textId="77777777" w:rsidTr="00603F1E">
        <w:tc>
          <w:tcPr>
            <w:tcW w:w="662" w:type="dxa"/>
            <w:shd w:val="clear" w:color="auto" w:fill="auto"/>
            <w:vAlign w:val="center"/>
          </w:tcPr>
          <w:p w14:paraId="78D94DED" w14:textId="77777777" w:rsidR="00EB5A81" w:rsidRPr="000748C0" w:rsidRDefault="00EB5A81" w:rsidP="00341985">
            <w:pPr>
              <w:suppressAutoHyphens/>
              <w:autoSpaceDN w:val="0"/>
              <w:textAlignment w:val="baseline"/>
              <w:rPr>
                <w:rFonts w:ascii="Arial" w:eastAsia="Calibri" w:hAnsi="Arial"/>
                <w:b/>
                <w:bCs/>
                <w:sz w:val="16"/>
                <w:rtl/>
                <w:rPrChange w:id="5699" w:author="Meryl Etman" w:date="2020-03-25T10:10:00Z">
                  <w:rPr>
                    <w:rFonts w:ascii="Arial" w:eastAsia="Calibri" w:hAnsi="Arial"/>
                    <w:b/>
                    <w:bCs/>
                    <w:sz w:val="16"/>
                    <w:rtl/>
                  </w:rPr>
                </w:rPrChange>
              </w:rPr>
            </w:pPr>
          </w:p>
        </w:tc>
        <w:tc>
          <w:tcPr>
            <w:tcW w:w="7383" w:type="dxa"/>
            <w:gridSpan w:val="3"/>
            <w:shd w:val="pct5" w:color="auto" w:fill="auto"/>
            <w:vAlign w:val="center"/>
          </w:tcPr>
          <w:p w14:paraId="438F75F5" w14:textId="77777777" w:rsidR="00EB5A81" w:rsidRPr="000748C0" w:rsidRDefault="00EB5A81" w:rsidP="00341985">
            <w:pPr>
              <w:suppressAutoHyphens/>
              <w:autoSpaceDN w:val="0"/>
              <w:textAlignment w:val="baseline"/>
              <w:rPr>
                <w:rFonts w:ascii="Arial" w:eastAsia="Calibri" w:hAnsi="Arial"/>
                <w:b/>
                <w:bCs/>
                <w:sz w:val="16"/>
                <w:rtl/>
                <w:rPrChange w:id="5700" w:author="Meryl Etman" w:date="2020-03-25T10:10:00Z">
                  <w:rPr>
                    <w:rFonts w:ascii="Arial" w:eastAsia="Calibri" w:hAnsi="Arial"/>
                    <w:b/>
                    <w:bCs/>
                    <w:sz w:val="16"/>
                    <w:rtl/>
                  </w:rPr>
                </w:rPrChange>
              </w:rPr>
            </w:pPr>
            <w:r w:rsidRPr="000748C0">
              <w:rPr>
                <w:rFonts w:ascii="Arial" w:eastAsia="Calibri" w:hAnsi="Arial"/>
                <w:b/>
                <w:bCs/>
                <w:sz w:val="16"/>
                <w:rtl/>
                <w:rPrChange w:id="5701" w:author="Meryl Etman" w:date="2020-03-25T10:10:00Z">
                  <w:rPr>
                    <w:rFonts w:ascii="Arial" w:eastAsia="Calibri" w:hAnsi="Arial"/>
                    <w:b/>
                    <w:bCs/>
                    <w:sz w:val="16"/>
                    <w:rtl/>
                  </w:rPr>
                </w:rPrChange>
              </w:rPr>
              <w:t>פרויקט:                                        בניין:                   דירה:</w:t>
            </w:r>
          </w:p>
        </w:tc>
      </w:tr>
      <w:tr w:rsidR="00EB5A81" w:rsidRPr="000748C0" w14:paraId="05BD739B" w14:textId="77777777" w:rsidTr="00603F1E">
        <w:tc>
          <w:tcPr>
            <w:tcW w:w="662" w:type="dxa"/>
            <w:shd w:val="clear" w:color="auto" w:fill="auto"/>
            <w:vAlign w:val="center"/>
          </w:tcPr>
          <w:p w14:paraId="17811DEB" w14:textId="77777777" w:rsidR="00EB5A81" w:rsidRPr="000748C0" w:rsidRDefault="00EB5A81" w:rsidP="00341985">
            <w:pPr>
              <w:suppressAutoHyphens/>
              <w:autoSpaceDN w:val="0"/>
              <w:textAlignment w:val="baseline"/>
              <w:rPr>
                <w:rFonts w:ascii="Arial" w:eastAsia="Calibri" w:hAnsi="Arial"/>
                <w:b/>
                <w:bCs/>
                <w:sz w:val="16"/>
                <w:rtl/>
                <w:rPrChange w:id="5702" w:author="Meryl Etman" w:date="2020-03-25T10:10:00Z">
                  <w:rPr>
                    <w:rFonts w:ascii="Arial" w:eastAsia="Calibri" w:hAnsi="Arial"/>
                    <w:b/>
                    <w:bCs/>
                    <w:sz w:val="16"/>
                    <w:rtl/>
                  </w:rPr>
                </w:rPrChange>
              </w:rPr>
            </w:pPr>
          </w:p>
        </w:tc>
        <w:tc>
          <w:tcPr>
            <w:tcW w:w="7383" w:type="dxa"/>
            <w:gridSpan w:val="3"/>
            <w:shd w:val="clear" w:color="auto" w:fill="auto"/>
            <w:vAlign w:val="center"/>
          </w:tcPr>
          <w:p w14:paraId="4F658C1F" w14:textId="77777777" w:rsidR="00EB5A81" w:rsidRPr="000748C0" w:rsidRDefault="00EB5A81" w:rsidP="00341985">
            <w:pPr>
              <w:suppressAutoHyphens/>
              <w:autoSpaceDN w:val="0"/>
              <w:textAlignment w:val="baseline"/>
              <w:rPr>
                <w:rFonts w:ascii="Arial" w:eastAsia="Calibri" w:hAnsi="Arial"/>
                <w:b/>
                <w:bCs/>
                <w:sz w:val="16"/>
                <w:rtl/>
                <w:rPrChange w:id="5703" w:author="Meryl Etman" w:date="2020-03-25T10:10:00Z">
                  <w:rPr>
                    <w:rFonts w:ascii="Arial" w:eastAsia="Calibri" w:hAnsi="Arial"/>
                    <w:b/>
                    <w:bCs/>
                    <w:sz w:val="16"/>
                    <w:rtl/>
                  </w:rPr>
                </w:rPrChange>
              </w:rPr>
            </w:pPr>
          </w:p>
        </w:tc>
      </w:tr>
      <w:tr w:rsidR="00EB5A81" w:rsidRPr="000748C0" w14:paraId="3CDEBA5A" w14:textId="77777777" w:rsidTr="00603F1E">
        <w:tc>
          <w:tcPr>
            <w:tcW w:w="662" w:type="dxa"/>
            <w:shd w:val="clear" w:color="auto" w:fill="auto"/>
            <w:vAlign w:val="center"/>
          </w:tcPr>
          <w:p w14:paraId="5008BBD4" w14:textId="77777777" w:rsidR="00EB5A81" w:rsidRPr="000748C0" w:rsidRDefault="00EB5A81" w:rsidP="00341985">
            <w:pPr>
              <w:suppressAutoHyphens/>
              <w:autoSpaceDN w:val="0"/>
              <w:textAlignment w:val="baseline"/>
              <w:rPr>
                <w:rFonts w:ascii="Arial" w:eastAsia="Calibri" w:hAnsi="Arial"/>
                <w:b/>
                <w:bCs/>
                <w:sz w:val="16"/>
                <w:rtl/>
                <w:rPrChange w:id="5704" w:author="Meryl Etman" w:date="2020-03-25T10:10:00Z">
                  <w:rPr>
                    <w:rFonts w:ascii="Arial" w:eastAsia="Calibri" w:hAnsi="Arial"/>
                    <w:b/>
                    <w:bCs/>
                    <w:sz w:val="16"/>
                    <w:rtl/>
                  </w:rPr>
                </w:rPrChange>
              </w:rPr>
            </w:pPr>
            <w:r w:rsidRPr="000748C0">
              <w:rPr>
                <w:rFonts w:ascii="Arial" w:eastAsia="Calibri" w:hAnsi="Arial" w:hint="cs"/>
                <w:b/>
                <w:bCs/>
                <w:sz w:val="16"/>
                <w:rtl/>
                <w:rPrChange w:id="5705" w:author="Meryl Etman" w:date="2020-03-25T10:10:00Z">
                  <w:rPr>
                    <w:rFonts w:ascii="Arial" w:eastAsia="Calibri" w:hAnsi="Arial" w:hint="cs"/>
                    <w:b/>
                    <w:bCs/>
                    <w:sz w:val="16"/>
                    <w:rtl/>
                  </w:rPr>
                </w:rPrChange>
              </w:rPr>
              <w:t>סעיף</w:t>
            </w:r>
          </w:p>
        </w:tc>
        <w:tc>
          <w:tcPr>
            <w:tcW w:w="3351" w:type="dxa"/>
            <w:shd w:val="clear" w:color="auto" w:fill="auto"/>
            <w:vAlign w:val="center"/>
          </w:tcPr>
          <w:p w14:paraId="7A1A8888" w14:textId="77777777" w:rsidR="00EB5A81" w:rsidRPr="000748C0" w:rsidRDefault="00EB5A81" w:rsidP="00341985">
            <w:pPr>
              <w:suppressAutoHyphens/>
              <w:autoSpaceDN w:val="0"/>
              <w:textAlignment w:val="baseline"/>
              <w:rPr>
                <w:rFonts w:ascii="Arial" w:eastAsia="Calibri" w:hAnsi="Arial"/>
                <w:b/>
                <w:bCs/>
                <w:sz w:val="16"/>
                <w:rtl/>
                <w:rPrChange w:id="5706" w:author="Meryl Etman" w:date="2020-03-25T10:10:00Z">
                  <w:rPr>
                    <w:rFonts w:ascii="Arial" w:eastAsia="Calibri" w:hAnsi="Arial"/>
                    <w:b/>
                    <w:bCs/>
                    <w:sz w:val="16"/>
                    <w:rtl/>
                  </w:rPr>
                </w:rPrChange>
              </w:rPr>
            </w:pPr>
            <w:r w:rsidRPr="000748C0">
              <w:rPr>
                <w:rFonts w:ascii="Arial" w:eastAsia="Calibri" w:hAnsi="Arial"/>
                <w:b/>
                <w:bCs/>
                <w:sz w:val="16"/>
                <w:rtl/>
                <w:rPrChange w:id="5707"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708" w:author="Meryl Etman" w:date="2020-03-25T10:10:00Z">
                  <w:rPr>
                    <w:rFonts w:ascii="Arial" w:eastAsia="Calibri" w:hAnsi="Arial" w:hint="cs"/>
                    <w:b/>
                    <w:bCs/>
                    <w:sz w:val="16"/>
                    <w:rtl/>
                  </w:rPr>
                </w:rPrChange>
              </w:rPr>
              <w:t>*</w:t>
            </w:r>
          </w:p>
        </w:tc>
        <w:tc>
          <w:tcPr>
            <w:tcW w:w="1680" w:type="dxa"/>
            <w:shd w:val="clear" w:color="auto" w:fill="auto"/>
            <w:vAlign w:val="center"/>
          </w:tcPr>
          <w:p w14:paraId="66F4C569" w14:textId="77777777" w:rsidR="00EB5A81" w:rsidRPr="000748C0" w:rsidRDefault="00EB5A81" w:rsidP="00341985">
            <w:pPr>
              <w:suppressAutoHyphens/>
              <w:autoSpaceDN w:val="0"/>
              <w:textAlignment w:val="baseline"/>
              <w:rPr>
                <w:rFonts w:ascii="Arial" w:eastAsia="Calibri" w:hAnsi="Arial"/>
                <w:b/>
                <w:bCs/>
                <w:sz w:val="16"/>
                <w:rtl/>
                <w:rPrChange w:id="5709" w:author="Meryl Etman" w:date="2020-03-25T10:10:00Z">
                  <w:rPr>
                    <w:rFonts w:ascii="Arial" w:eastAsia="Calibri" w:hAnsi="Arial"/>
                    <w:b/>
                    <w:bCs/>
                    <w:sz w:val="16"/>
                    <w:rtl/>
                  </w:rPr>
                </w:rPrChange>
              </w:rPr>
            </w:pPr>
            <w:r w:rsidRPr="000748C0">
              <w:rPr>
                <w:rFonts w:ascii="Arial" w:eastAsia="Calibri" w:hAnsi="Arial" w:hint="cs"/>
                <w:b/>
                <w:bCs/>
                <w:sz w:val="16"/>
                <w:rtl/>
                <w:rPrChange w:id="5710" w:author="Meryl Etman" w:date="2020-03-25T10:10:00Z">
                  <w:rPr>
                    <w:rFonts w:ascii="Arial" w:eastAsia="Calibri" w:hAnsi="Arial" w:hint="cs"/>
                    <w:b/>
                    <w:bCs/>
                    <w:sz w:val="16"/>
                    <w:rtl/>
                  </w:rPr>
                </w:rPrChange>
              </w:rPr>
              <w:t>(תאריך) ת/ש/פ</w:t>
            </w:r>
          </w:p>
        </w:tc>
        <w:tc>
          <w:tcPr>
            <w:tcW w:w="2352" w:type="dxa"/>
            <w:shd w:val="clear" w:color="auto" w:fill="auto"/>
            <w:vAlign w:val="center"/>
          </w:tcPr>
          <w:p w14:paraId="57463EA9" w14:textId="77777777" w:rsidR="00EB5A81" w:rsidRPr="000748C0" w:rsidRDefault="00EB5A81" w:rsidP="00341985">
            <w:pPr>
              <w:suppressAutoHyphens/>
              <w:autoSpaceDN w:val="0"/>
              <w:textAlignment w:val="baseline"/>
              <w:rPr>
                <w:rFonts w:ascii="Arial" w:eastAsia="Calibri" w:hAnsi="Arial"/>
                <w:b/>
                <w:bCs/>
                <w:sz w:val="16"/>
                <w:rtl/>
                <w:rPrChange w:id="5711" w:author="Meryl Etman" w:date="2020-03-25T10:10:00Z">
                  <w:rPr>
                    <w:rFonts w:ascii="Arial" w:eastAsia="Calibri" w:hAnsi="Arial"/>
                    <w:b/>
                    <w:bCs/>
                    <w:sz w:val="16"/>
                    <w:rtl/>
                  </w:rPr>
                </w:rPrChange>
              </w:rPr>
            </w:pPr>
            <w:r w:rsidRPr="000748C0">
              <w:rPr>
                <w:rFonts w:ascii="Arial" w:eastAsia="Calibri" w:hAnsi="Arial" w:hint="cs"/>
                <w:b/>
                <w:bCs/>
                <w:sz w:val="16"/>
                <w:rtl/>
                <w:rPrChange w:id="5712" w:author="Meryl Etman" w:date="2020-03-25T10:10:00Z">
                  <w:rPr>
                    <w:rFonts w:ascii="Arial" w:eastAsia="Calibri" w:hAnsi="Arial" w:hint="cs"/>
                    <w:b/>
                    <w:bCs/>
                    <w:sz w:val="16"/>
                    <w:rtl/>
                  </w:rPr>
                </w:rPrChange>
              </w:rPr>
              <w:t>הערות</w:t>
            </w:r>
          </w:p>
        </w:tc>
      </w:tr>
      <w:tr w:rsidR="00EB5A81" w:rsidRPr="000748C0" w14:paraId="2FE2C7AA" w14:textId="77777777" w:rsidTr="00603F1E">
        <w:tc>
          <w:tcPr>
            <w:tcW w:w="662" w:type="dxa"/>
            <w:shd w:val="clear" w:color="auto" w:fill="auto"/>
          </w:tcPr>
          <w:p w14:paraId="479FEA2F" w14:textId="77777777" w:rsidR="00EB5A81" w:rsidRPr="000748C0" w:rsidRDefault="00EB5A81" w:rsidP="00341985">
            <w:pPr>
              <w:suppressAutoHyphens/>
              <w:autoSpaceDN w:val="0"/>
              <w:jc w:val="both"/>
              <w:textAlignment w:val="baseline"/>
              <w:rPr>
                <w:rFonts w:ascii="Arial" w:eastAsia="Calibri" w:hAnsi="Arial"/>
                <w:sz w:val="18"/>
                <w:szCs w:val="24"/>
                <w:rtl/>
                <w:rPrChange w:id="5713" w:author="Meryl Etman" w:date="2020-03-25T10:10:00Z">
                  <w:rPr>
                    <w:rFonts w:ascii="Arial" w:eastAsia="Calibri" w:hAnsi="Arial"/>
                    <w:sz w:val="18"/>
                    <w:szCs w:val="24"/>
                    <w:rtl/>
                  </w:rPr>
                </w:rPrChange>
              </w:rPr>
            </w:pPr>
            <w:r w:rsidRPr="000748C0">
              <w:rPr>
                <w:rFonts w:ascii="Arial" w:eastAsia="Calibri" w:hAnsi="Arial" w:hint="cs"/>
                <w:sz w:val="18"/>
                <w:szCs w:val="24"/>
                <w:rtl/>
                <w:rPrChange w:id="5714" w:author="Meryl Etman" w:date="2020-03-25T10:10:00Z">
                  <w:rPr>
                    <w:rFonts w:ascii="Arial" w:eastAsia="Calibri" w:hAnsi="Arial" w:hint="cs"/>
                    <w:sz w:val="18"/>
                    <w:szCs w:val="24"/>
                    <w:rtl/>
                  </w:rPr>
                </w:rPrChange>
              </w:rPr>
              <w:t>1</w:t>
            </w:r>
          </w:p>
        </w:tc>
        <w:tc>
          <w:tcPr>
            <w:tcW w:w="3351" w:type="dxa"/>
            <w:shd w:val="clear" w:color="auto" w:fill="auto"/>
            <w:tcMar>
              <w:left w:w="57" w:type="dxa"/>
              <w:right w:w="57" w:type="dxa"/>
            </w:tcMar>
          </w:tcPr>
          <w:p w14:paraId="5CE7DE9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1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16" w:author="Meryl Etman" w:date="2020-03-25T10:10:00Z">
                  <w:rPr>
                    <w:rFonts w:ascii="Arial" w:eastAsia="Calibri" w:hAnsi="Arial" w:hint="cs"/>
                    <w:i/>
                    <w:iCs/>
                    <w:sz w:val="18"/>
                    <w:szCs w:val="24"/>
                    <w:rtl/>
                  </w:rPr>
                </w:rPrChange>
              </w:rPr>
              <w:t>בדיקת תכנון ביצוע/אישור תהליך</w:t>
            </w:r>
          </w:p>
        </w:tc>
        <w:tc>
          <w:tcPr>
            <w:tcW w:w="1680" w:type="dxa"/>
            <w:shd w:val="clear" w:color="auto" w:fill="auto"/>
          </w:tcPr>
          <w:p w14:paraId="46535F09" w14:textId="77777777" w:rsidR="00EB5A81" w:rsidRPr="000748C0" w:rsidRDefault="00EB5A81" w:rsidP="00341985">
            <w:pPr>
              <w:suppressAutoHyphens/>
              <w:autoSpaceDN w:val="0"/>
              <w:jc w:val="both"/>
              <w:textAlignment w:val="baseline"/>
              <w:rPr>
                <w:rFonts w:ascii="Arial" w:eastAsia="Calibri" w:hAnsi="Arial"/>
                <w:sz w:val="18"/>
                <w:szCs w:val="24"/>
                <w:rtl/>
                <w:rPrChange w:id="5717" w:author="Meryl Etman" w:date="2020-03-25T10:10:00Z">
                  <w:rPr>
                    <w:rFonts w:ascii="Arial" w:eastAsia="Calibri" w:hAnsi="Arial"/>
                    <w:sz w:val="18"/>
                    <w:szCs w:val="24"/>
                    <w:rtl/>
                  </w:rPr>
                </w:rPrChange>
              </w:rPr>
            </w:pPr>
          </w:p>
        </w:tc>
        <w:tc>
          <w:tcPr>
            <w:tcW w:w="2352" w:type="dxa"/>
            <w:shd w:val="clear" w:color="auto" w:fill="auto"/>
            <w:vAlign w:val="center"/>
          </w:tcPr>
          <w:p w14:paraId="0771B2BE" w14:textId="77777777" w:rsidR="00EB5A81" w:rsidRPr="000748C0" w:rsidRDefault="00EB5A81" w:rsidP="00341985">
            <w:pPr>
              <w:suppressAutoHyphens/>
              <w:autoSpaceDN w:val="0"/>
              <w:textAlignment w:val="baseline"/>
              <w:rPr>
                <w:rFonts w:ascii="Arial" w:eastAsia="Calibri" w:hAnsi="Arial"/>
                <w:i/>
                <w:iCs/>
                <w:rtl/>
                <w:rPrChange w:id="5718" w:author="Meryl Etman" w:date="2020-03-25T10:10:00Z">
                  <w:rPr>
                    <w:rFonts w:ascii="Arial" w:eastAsia="Calibri" w:hAnsi="Arial"/>
                    <w:i/>
                    <w:iCs/>
                    <w:rtl/>
                  </w:rPr>
                </w:rPrChange>
              </w:rPr>
            </w:pPr>
            <w:r w:rsidRPr="000748C0">
              <w:rPr>
                <w:rFonts w:ascii="Arial" w:eastAsia="Calibri" w:hAnsi="Arial" w:hint="cs"/>
                <w:i/>
                <w:iCs/>
                <w:rtl/>
                <w:rPrChange w:id="5719" w:author="Meryl Etman" w:date="2020-03-25T10:10:00Z">
                  <w:rPr>
                    <w:rFonts w:ascii="Arial" w:eastAsia="Calibri" w:hAnsi="Arial" w:hint="cs"/>
                    <w:i/>
                    <w:iCs/>
                    <w:rtl/>
                  </w:rPr>
                </w:rPrChange>
              </w:rPr>
              <w:t>לוודא שיש מקום לתהליך של שיפועים מילוי והנחת ריצוף.</w:t>
            </w:r>
          </w:p>
        </w:tc>
      </w:tr>
      <w:tr w:rsidR="00EB5A81" w:rsidRPr="000748C0" w14:paraId="13CACA08" w14:textId="77777777" w:rsidTr="00603F1E">
        <w:tc>
          <w:tcPr>
            <w:tcW w:w="662" w:type="dxa"/>
            <w:shd w:val="clear" w:color="auto" w:fill="auto"/>
          </w:tcPr>
          <w:p w14:paraId="2A1297C8" w14:textId="77777777" w:rsidR="00EB5A81" w:rsidRPr="000748C0" w:rsidRDefault="00EB5A81" w:rsidP="00341985">
            <w:pPr>
              <w:suppressAutoHyphens/>
              <w:autoSpaceDN w:val="0"/>
              <w:jc w:val="both"/>
              <w:textAlignment w:val="baseline"/>
              <w:rPr>
                <w:rFonts w:ascii="Arial" w:eastAsia="Calibri" w:hAnsi="Arial"/>
                <w:sz w:val="18"/>
                <w:szCs w:val="24"/>
                <w:rtl/>
                <w:rPrChange w:id="5720" w:author="Meryl Etman" w:date="2020-03-25T10:10:00Z">
                  <w:rPr>
                    <w:rFonts w:ascii="Arial" w:eastAsia="Calibri" w:hAnsi="Arial"/>
                    <w:sz w:val="18"/>
                    <w:szCs w:val="24"/>
                    <w:rtl/>
                  </w:rPr>
                </w:rPrChange>
              </w:rPr>
            </w:pPr>
            <w:r w:rsidRPr="000748C0">
              <w:rPr>
                <w:rFonts w:ascii="Arial" w:eastAsia="Calibri" w:hAnsi="Arial" w:hint="cs"/>
                <w:sz w:val="18"/>
                <w:szCs w:val="24"/>
                <w:rtl/>
                <w:rPrChange w:id="5721" w:author="Meryl Etman" w:date="2020-03-25T10:10:00Z">
                  <w:rPr>
                    <w:rFonts w:ascii="Arial" w:eastAsia="Calibri" w:hAnsi="Arial" w:hint="cs"/>
                    <w:sz w:val="18"/>
                    <w:szCs w:val="24"/>
                    <w:rtl/>
                  </w:rPr>
                </w:rPrChange>
              </w:rPr>
              <w:t>2</w:t>
            </w:r>
          </w:p>
        </w:tc>
        <w:tc>
          <w:tcPr>
            <w:tcW w:w="3351" w:type="dxa"/>
            <w:shd w:val="clear" w:color="auto" w:fill="auto"/>
            <w:tcMar>
              <w:left w:w="57" w:type="dxa"/>
              <w:right w:w="57" w:type="dxa"/>
            </w:tcMar>
          </w:tcPr>
          <w:p w14:paraId="2655910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2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23" w:author="Meryl Etman" w:date="2020-03-25T10:10:00Z">
                  <w:rPr>
                    <w:rFonts w:ascii="Arial" w:eastAsia="Calibri" w:hAnsi="Arial" w:hint="cs"/>
                    <w:i/>
                    <w:iCs/>
                    <w:sz w:val="18"/>
                    <w:szCs w:val="24"/>
                    <w:rtl/>
                  </w:rPr>
                </w:rPrChange>
              </w:rPr>
              <w:t>בידוד תרמי מרפסת מעל מגורים</w:t>
            </w:r>
          </w:p>
        </w:tc>
        <w:tc>
          <w:tcPr>
            <w:tcW w:w="1680" w:type="dxa"/>
            <w:shd w:val="clear" w:color="auto" w:fill="auto"/>
          </w:tcPr>
          <w:p w14:paraId="3BA963F4" w14:textId="77777777" w:rsidR="00EB5A81" w:rsidRPr="000748C0" w:rsidRDefault="00EB5A81" w:rsidP="00341985">
            <w:pPr>
              <w:suppressAutoHyphens/>
              <w:autoSpaceDN w:val="0"/>
              <w:jc w:val="both"/>
              <w:textAlignment w:val="baseline"/>
              <w:rPr>
                <w:rFonts w:ascii="Arial" w:eastAsia="Calibri" w:hAnsi="Arial"/>
                <w:sz w:val="18"/>
                <w:szCs w:val="24"/>
                <w:rtl/>
                <w:rPrChange w:id="5724" w:author="Meryl Etman" w:date="2020-03-25T10:10:00Z">
                  <w:rPr>
                    <w:rFonts w:ascii="Arial" w:eastAsia="Calibri" w:hAnsi="Arial"/>
                    <w:sz w:val="18"/>
                    <w:szCs w:val="24"/>
                    <w:rtl/>
                  </w:rPr>
                </w:rPrChange>
              </w:rPr>
            </w:pPr>
          </w:p>
        </w:tc>
        <w:tc>
          <w:tcPr>
            <w:tcW w:w="2352" w:type="dxa"/>
            <w:shd w:val="clear" w:color="auto" w:fill="auto"/>
          </w:tcPr>
          <w:p w14:paraId="6C6C5A22" w14:textId="77777777" w:rsidR="00EB5A81" w:rsidRPr="000748C0" w:rsidRDefault="00EB5A81" w:rsidP="00341985">
            <w:pPr>
              <w:suppressAutoHyphens/>
              <w:autoSpaceDN w:val="0"/>
              <w:jc w:val="both"/>
              <w:textAlignment w:val="baseline"/>
              <w:rPr>
                <w:rFonts w:ascii="Arial" w:eastAsia="Calibri" w:hAnsi="Arial"/>
                <w:i/>
                <w:iCs/>
                <w:rtl/>
                <w:rPrChange w:id="5725" w:author="Meryl Etman" w:date="2020-03-25T10:10:00Z">
                  <w:rPr>
                    <w:rFonts w:ascii="Arial" w:eastAsia="Calibri" w:hAnsi="Arial"/>
                    <w:i/>
                    <w:iCs/>
                    <w:rtl/>
                  </w:rPr>
                </w:rPrChange>
              </w:rPr>
            </w:pPr>
            <w:r w:rsidRPr="000748C0">
              <w:rPr>
                <w:rFonts w:ascii="Arial" w:eastAsia="Calibri" w:hAnsi="Arial" w:hint="cs"/>
                <w:i/>
                <w:iCs/>
                <w:rtl/>
                <w:rPrChange w:id="5726" w:author="Meryl Etman" w:date="2020-03-25T10:10:00Z">
                  <w:rPr>
                    <w:rFonts w:ascii="Arial" w:eastAsia="Calibri" w:hAnsi="Arial" w:hint="cs"/>
                    <w:i/>
                    <w:iCs/>
                    <w:rtl/>
                  </w:rPr>
                </w:rPrChange>
              </w:rPr>
              <w:t>מרפסת גג מחייב בידוד</w:t>
            </w:r>
          </w:p>
        </w:tc>
      </w:tr>
      <w:tr w:rsidR="00EB5A81" w:rsidRPr="000748C0" w14:paraId="5C94CDFD" w14:textId="77777777" w:rsidTr="00603F1E">
        <w:tc>
          <w:tcPr>
            <w:tcW w:w="662" w:type="dxa"/>
            <w:shd w:val="clear" w:color="auto" w:fill="auto"/>
          </w:tcPr>
          <w:p w14:paraId="65B55C29" w14:textId="77777777" w:rsidR="00EB5A81" w:rsidRPr="000748C0" w:rsidRDefault="00EB5A81" w:rsidP="00341985">
            <w:pPr>
              <w:suppressAutoHyphens/>
              <w:autoSpaceDN w:val="0"/>
              <w:jc w:val="both"/>
              <w:textAlignment w:val="baseline"/>
              <w:rPr>
                <w:rFonts w:ascii="Arial" w:eastAsia="Calibri" w:hAnsi="Arial"/>
                <w:sz w:val="18"/>
                <w:szCs w:val="24"/>
                <w:rtl/>
                <w:rPrChange w:id="5727" w:author="Meryl Etman" w:date="2020-03-25T10:10:00Z">
                  <w:rPr>
                    <w:rFonts w:ascii="Arial" w:eastAsia="Calibri" w:hAnsi="Arial"/>
                    <w:sz w:val="18"/>
                    <w:szCs w:val="24"/>
                    <w:rtl/>
                  </w:rPr>
                </w:rPrChange>
              </w:rPr>
            </w:pPr>
            <w:r w:rsidRPr="000748C0">
              <w:rPr>
                <w:rFonts w:ascii="Arial" w:eastAsia="Calibri" w:hAnsi="Arial" w:hint="cs"/>
                <w:sz w:val="18"/>
                <w:szCs w:val="24"/>
                <w:rtl/>
                <w:rPrChange w:id="5728" w:author="Meryl Etman" w:date="2020-03-25T10:10:00Z">
                  <w:rPr>
                    <w:rFonts w:ascii="Arial" w:eastAsia="Calibri" w:hAnsi="Arial" w:hint="cs"/>
                    <w:sz w:val="18"/>
                    <w:szCs w:val="24"/>
                    <w:rtl/>
                  </w:rPr>
                </w:rPrChange>
              </w:rPr>
              <w:t>3</w:t>
            </w:r>
          </w:p>
        </w:tc>
        <w:tc>
          <w:tcPr>
            <w:tcW w:w="3351" w:type="dxa"/>
            <w:shd w:val="clear" w:color="auto" w:fill="auto"/>
            <w:tcMar>
              <w:left w:w="57" w:type="dxa"/>
              <w:right w:w="57" w:type="dxa"/>
            </w:tcMar>
          </w:tcPr>
          <w:p w14:paraId="799D8721" w14:textId="77777777" w:rsidR="00EB5A81" w:rsidRPr="000748C0" w:rsidRDefault="00EB5A81" w:rsidP="00341985">
            <w:pPr>
              <w:suppressAutoHyphens/>
              <w:autoSpaceDN w:val="0"/>
              <w:textAlignment w:val="baseline"/>
              <w:rPr>
                <w:rFonts w:ascii="Arial" w:eastAsia="Calibri" w:hAnsi="Arial"/>
                <w:i/>
                <w:iCs/>
                <w:sz w:val="18"/>
                <w:szCs w:val="24"/>
                <w:rtl/>
                <w:rPrChange w:id="572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30" w:author="Meryl Etman" w:date="2020-03-25T10:10:00Z">
                  <w:rPr>
                    <w:rFonts w:ascii="Arial" w:eastAsia="Calibri" w:hAnsi="Arial" w:hint="cs"/>
                    <w:i/>
                    <w:iCs/>
                    <w:sz w:val="18"/>
                    <w:szCs w:val="24"/>
                    <w:rtl/>
                  </w:rPr>
                </w:rPrChange>
              </w:rPr>
              <w:t>איטום מעטפת/איטום גב האבן/בידוד</w:t>
            </w:r>
          </w:p>
        </w:tc>
        <w:tc>
          <w:tcPr>
            <w:tcW w:w="1680" w:type="dxa"/>
            <w:shd w:val="clear" w:color="auto" w:fill="auto"/>
          </w:tcPr>
          <w:p w14:paraId="2B55EEF5" w14:textId="77777777" w:rsidR="00EB5A81" w:rsidRPr="000748C0" w:rsidRDefault="00EB5A81" w:rsidP="00341985">
            <w:pPr>
              <w:suppressAutoHyphens/>
              <w:autoSpaceDN w:val="0"/>
              <w:jc w:val="both"/>
              <w:textAlignment w:val="baseline"/>
              <w:rPr>
                <w:rFonts w:ascii="Arial" w:eastAsia="Calibri" w:hAnsi="Arial"/>
                <w:sz w:val="18"/>
                <w:szCs w:val="24"/>
                <w:rtl/>
                <w:rPrChange w:id="5731" w:author="Meryl Etman" w:date="2020-03-25T10:10:00Z">
                  <w:rPr>
                    <w:rFonts w:ascii="Arial" w:eastAsia="Calibri" w:hAnsi="Arial"/>
                    <w:sz w:val="18"/>
                    <w:szCs w:val="24"/>
                    <w:rtl/>
                  </w:rPr>
                </w:rPrChange>
              </w:rPr>
            </w:pPr>
          </w:p>
        </w:tc>
        <w:tc>
          <w:tcPr>
            <w:tcW w:w="2352" w:type="dxa"/>
            <w:shd w:val="clear" w:color="auto" w:fill="auto"/>
          </w:tcPr>
          <w:p w14:paraId="1ABCEB1F" w14:textId="77777777" w:rsidR="00EB5A81" w:rsidRPr="000748C0" w:rsidRDefault="00EB5A81" w:rsidP="00341985">
            <w:pPr>
              <w:suppressAutoHyphens/>
              <w:autoSpaceDN w:val="0"/>
              <w:jc w:val="both"/>
              <w:textAlignment w:val="baseline"/>
              <w:rPr>
                <w:rFonts w:ascii="Arial" w:eastAsia="Calibri" w:hAnsi="Arial"/>
                <w:i/>
                <w:iCs/>
                <w:rtl/>
                <w:rPrChange w:id="5732" w:author="Meryl Etman" w:date="2020-03-25T10:10:00Z">
                  <w:rPr>
                    <w:rFonts w:ascii="Arial" w:eastAsia="Calibri" w:hAnsi="Arial"/>
                    <w:i/>
                    <w:iCs/>
                    <w:rtl/>
                  </w:rPr>
                </w:rPrChange>
              </w:rPr>
            </w:pPr>
            <w:r w:rsidRPr="000748C0">
              <w:rPr>
                <w:rFonts w:ascii="Arial" w:eastAsia="Calibri" w:hAnsi="Arial" w:hint="cs"/>
                <w:i/>
                <w:iCs/>
                <w:rtl/>
                <w:rPrChange w:id="5733" w:author="Meryl Etman" w:date="2020-03-25T10:10:00Z">
                  <w:rPr>
                    <w:rFonts w:ascii="Arial" w:eastAsia="Calibri" w:hAnsi="Arial" w:hint="cs"/>
                    <w:i/>
                    <w:iCs/>
                    <w:rtl/>
                  </w:rPr>
                </w:rPrChange>
              </w:rPr>
              <w:t>הרבצה/ביטומני/בידוד תרמי</w:t>
            </w:r>
          </w:p>
        </w:tc>
      </w:tr>
      <w:tr w:rsidR="00EB5A81" w:rsidRPr="000748C0" w14:paraId="28127A31" w14:textId="77777777" w:rsidTr="00603F1E">
        <w:tc>
          <w:tcPr>
            <w:tcW w:w="662" w:type="dxa"/>
            <w:shd w:val="clear" w:color="auto" w:fill="auto"/>
          </w:tcPr>
          <w:p w14:paraId="53AF58EC" w14:textId="77777777" w:rsidR="00EB5A81" w:rsidRPr="000748C0" w:rsidRDefault="00EB5A81" w:rsidP="00341985">
            <w:pPr>
              <w:suppressAutoHyphens/>
              <w:autoSpaceDN w:val="0"/>
              <w:jc w:val="both"/>
              <w:textAlignment w:val="baseline"/>
              <w:rPr>
                <w:rFonts w:ascii="Arial" w:eastAsia="Calibri" w:hAnsi="Arial"/>
                <w:sz w:val="18"/>
                <w:szCs w:val="24"/>
                <w:rtl/>
                <w:rPrChange w:id="5734" w:author="Meryl Etman" w:date="2020-03-25T10:10:00Z">
                  <w:rPr>
                    <w:rFonts w:ascii="Arial" w:eastAsia="Calibri" w:hAnsi="Arial"/>
                    <w:sz w:val="18"/>
                    <w:szCs w:val="24"/>
                    <w:rtl/>
                  </w:rPr>
                </w:rPrChange>
              </w:rPr>
            </w:pPr>
            <w:r w:rsidRPr="000748C0">
              <w:rPr>
                <w:rFonts w:ascii="Arial" w:eastAsia="Calibri" w:hAnsi="Arial" w:hint="cs"/>
                <w:sz w:val="18"/>
                <w:szCs w:val="24"/>
                <w:rtl/>
                <w:rPrChange w:id="5735" w:author="Meryl Etman" w:date="2020-03-25T10:10:00Z">
                  <w:rPr>
                    <w:rFonts w:ascii="Arial" w:eastAsia="Calibri" w:hAnsi="Arial" w:hint="cs"/>
                    <w:sz w:val="18"/>
                    <w:szCs w:val="24"/>
                    <w:rtl/>
                  </w:rPr>
                </w:rPrChange>
              </w:rPr>
              <w:t>4</w:t>
            </w:r>
          </w:p>
        </w:tc>
        <w:tc>
          <w:tcPr>
            <w:tcW w:w="3351" w:type="dxa"/>
            <w:shd w:val="clear" w:color="auto" w:fill="auto"/>
            <w:tcMar>
              <w:left w:w="57" w:type="dxa"/>
              <w:right w:w="57" w:type="dxa"/>
            </w:tcMar>
          </w:tcPr>
          <w:p w14:paraId="08F332CD"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3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37" w:author="Meryl Etman" w:date="2020-03-25T10:10:00Z">
                  <w:rPr>
                    <w:rFonts w:ascii="Arial" w:eastAsia="Calibri" w:hAnsi="Arial" w:hint="cs"/>
                    <w:i/>
                    <w:iCs/>
                    <w:sz w:val="18"/>
                    <w:szCs w:val="24"/>
                    <w:rtl/>
                  </w:rPr>
                </w:rPrChange>
              </w:rPr>
              <w:t>תהליך הביצוע</w:t>
            </w:r>
          </w:p>
        </w:tc>
        <w:tc>
          <w:tcPr>
            <w:tcW w:w="1680" w:type="dxa"/>
            <w:shd w:val="clear" w:color="auto" w:fill="auto"/>
          </w:tcPr>
          <w:p w14:paraId="74F08683" w14:textId="77777777" w:rsidR="00EB5A81" w:rsidRPr="000748C0" w:rsidRDefault="00EB5A81" w:rsidP="00341985">
            <w:pPr>
              <w:suppressAutoHyphens/>
              <w:autoSpaceDN w:val="0"/>
              <w:jc w:val="both"/>
              <w:textAlignment w:val="baseline"/>
              <w:rPr>
                <w:rFonts w:ascii="Arial" w:eastAsia="Calibri" w:hAnsi="Arial"/>
                <w:sz w:val="18"/>
                <w:szCs w:val="24"/>
                <w:rtl/>
                <w:rPrChange w:id="5738" w:author="Meryl Etman" w:date="2020-03-25T10:10:00Z">
                  <w:rPr>
                    <w:rFonts w:ascii="Arial" w:eastAsia="Calibri" w:hAnsi="Arial"/>
                    <w:sz w:val="18"/>
                    <w:szCs w:val="24"/>
                    <w:rtl/>
                  </w:rPr>
                </w:rPrChange>
              </w:rPr>
            </w:pPr>
          </w:p>
        </w:tc>
        <w:tc>
          <w:tcPr>
            <w:tcW w:w="2352" w:type="dxa"/>
            <w:shd w:val="clear" w:color="auto" w:fill="auto"/>
          </w:tcPr>
          <w:p w14:paraId="4A653797" w14:textId="77777777" w:rsidR="00EB5A81" w:rsidRPr="000748C0" w:rsidRDefault="00EB5A81" w:rsidP="00341985">
            <w:pPr>
              <w:suppressAutoHyphens/>
              <w:autoSpaceDN w:val="0"/>
              <w:jc w:val="both"/>
              <w:textAlignment w:val="baseline"/>
              <w:rPr>
                <w:rFonts w:ascii="Arial" w:eastAsia="Calibri" w:hAnsi="Arial"/>
                <w:i/>
                <w:iCs/>
                <w:rtl/>
                <w:rPrChange w:id="5739" w:author="Meryl Etman" w:date="2020-03-25T10:10:00Z">
                  <w:rPr>
                    <w:rFonts w:ascii="Arial" w:eastAsia="Calibri" w:hAnsi="Arial"/>
                    <w:i/>
                    <w:iCs/>
                    <w:rtl/>
                  </w:rPr>
                </w:rPrChange>
              </w:rPr>
            </w:pPr>
            <w:r w:rsidRPr="000748C0">
              <w:rPr>
                <w:rFonts w:ascii="Arial" w:eastAsia="Calibri" w:hAnsi="Arial" w:hint="cs"/>
                <w:i/>
                <w:iCs/>
                <w:rtl/>
                <w:rPrChange w:id="5740" w:author="Meryl Etman" w:date="2020-03-25T10:10:00Z">
                  <w:rPr>
                    <w:rFonts w:ascii="Arial" w:eastAsia="Calibri" w:hAnsi="Arial" w:hint="cs"/>
                    <w:i/>
                    <w:iCs/>
                    <w:rtl/>
                  </w:rPr>
                </w:rPrChange>
              </w:rPr>
              <w:t>שיפועים 1.5% לפני ריצוף.</w:t>
            </w:r>
          </w:p>
        </w:tc>
      </w:tr>
      <w:tr w:rsidR="00EB5A81" w:rsidRPr="000748C0" w14:paraId="2DD5512E" w14:textId="77777777" w:rsidTr="00603F1E">
        <w:tc>
          <w:tcPr>
            <w:tcW w:w="662" w:type="dxa"/>
            <w:shd w:val="clear" w:color="auto" w:fill="auto"/>
          </w:tcPr>
          <w:p w14:paraId="67E67793" w14:textId="77777777" w:rsidR="00EB5A81" w:rsidRPr="000748C0" w:rsidRDefault="00EB5A81" w:rsidP="00341985">
            <w:pPr>
              <w:suppressAutoHyphens/>
              <w:autoSpaceDN w:val="0"/>
              <w:jc w:val="both"/>
              <w:textAlignment w:val="baseline"/>
              <w:rPr>
                <w:rFonts w:ascii="Arial" w:eastAsia="Calibri" w:hAnsi="Arial"/>
                <w:sz w:val="18"/>
                <w:szCs w:val="24"/>
                <w:rtl/>
                <w:rPrChange w:id="5741" w:author="Meryl Etman" w:date="2020-03-25T10:10:00Z">
                  <w:rPr>
                    <w:rFonts w:ascii="Arial" w:eastAsia="Calibri" w:hAnsi="Arial"/>
                    <w:sz w:val="18"/>
                    <w:szCs w:val="24"/>
                    <w:rtl/>
                  </w:rPr>
                </w:rPrChange>
              </w:rPr>
            </w:pPr>
            <w:r w:rsidRPr="000748C0">
              <w:rPr>
                <w:rFonts w:ascii="Arial" w:eastAsia="Calibri" w:hAnsi="Arial" w:hint="cs"/>
                <w:sz w:val="18"/>
                <w:szCs w:val="24"/>
                <w:rtl/>
                <w:rPrChange w:id="5742" w:author="Meryl Etman" w:date="2020-03-25T10:10:00Z">
                  <w:rPr>
                    <w:rFonts w:ascii="Arial" w:eastAsia="Calibri" w:hAnsi="Arial" w:hint="cs"/>
                    <w:sz w:val="18"/>
                    <w:szCs w:val="24"/>
                    <w:rtl/>
                  </w:rPr>
                </w:rPrChange>
              </w:rPr>
              <w:t>5</w:t>
            </w:r>
          </w:p>
        </w:tc>
        <w:tc>
          <w:tcPr>
            <w:tcW w:w="3351" w:type="dxa"/>
            <w:shd w:val="clear" w:color="auto" w:fill="auto"/>
            <w:tcMar>
              <w:left w:w="57" w:type="dxa"/>
              <w:right w:w="57" w:type="dxa"/>
            </w:tcMar>
          </w:tcPr>
          <w:p w14:paraId="0F863113"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4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44" w:author="Meryl Etman" w:date="2020-03-25T10:10:00Z">
                  <w:rPr>
                    <w:rFonts w:ascii="Arial" w:eastAsia="Calibri" w:hAnsi="Arial" w:hint="cs"/>
                    <w:i/>
                    <w:iCs/>
                    <w:sz w:val="18"/>
                    <w:szCs w:val="24"/>
                    <w:rtl/>
                  </w:rPr>
                </w:rPrChange>
              </w:rPr>
              <w:t>ניקוז כפול</w:t>
            </w:r>
          </w:p>
        </w:tc>
        <w:tc>
          <w:tcPr>
            <w:tcW w:w="1680" w:type="dxa"/>
            <w:shd w:val="clear" w:color="auto" w:fill="auto"/>
          </w:tcPr>
          <w:p w14:paraId="2A15643F" w14:textId="77777777" w:rsidR="00EB5A81" w:rsidRPr="000748C0" w:rsidRDefault="00EB5A81" w:rsidP="00341985">
            <w:pPr>
              <w:suppressAutoHyphens/>
              <w:autoSpaceDN w:val="0"/>
              <w:jc w:val="both"/>
              <w:textAlignment w:val="baseline"/>
              <w:rPr>
                <w:rFonts w:ascii="Arial" w:eastAsia="Calibri" w:hAnsi="Arial"/>
                <w:sz w:val="18"/>
                <w:szCs w:val="24"/>
                <w:rtl/>
                <w:rPrChange w:id="5745" w:author="Meryl Etman" w:date="2020-03-25T10:10:00Z">
                  <w:rPr>
                    <w:rFonts w:ascii="Arial" w:eastAsia="Calibri" w:hAnsi="Arial"/>
                    <w:sz w:val="18"/>
                    <w:szCs w:val="24"/>
                    <w:rtl/>
                  </w:rPr>
                </w:rPrChange>
              </w:rPr>
            </w:pPr>
          </w:p>
        </w:tc>
        <w:tc>
          <w:tcPr>
            <w:tcW w:w="2352" w:type="dxa"/>
            <w:shd w:val="clear" w:color="auto" w:fill="auto"/>
          </w:tcPr>
          <w:p w14:paraId="11B37D29" w14:textId="77777777" w:rsidR="00EB5A81" w:rsidRPr="000748C0" w:rsidRDefault="00EB5A81" w:rsidP="00341985">
            <w:pPr>
              <w:suppressAutoHyphens/>
              <w:autoSpaceDN w:val="0"/>
              <w:jc w:val="both"/>
              <w:textAlignment w:val="baseline"/>
              <w:rPr>
                <w:rFonts w:ascii="Arial" w:eastAsia="Calibri" w:hAnsi="Arial"/>
                <w:i/>
                <w:iCs/>
                <w:rtl/>
                <w:rPrChange w:id="5746" w:author="Meryl Etman" w:date="2020-03-25T10:10:00Z">
                  <w:rPr>
                    <w:rFonts w:ascii="Arial" w:eastAsia="Calibri" w:hAnsi="Arial"/>
                    <w:i/>
                    <w:iCs/>
                    <w:rtl/>
                  </w:rPr>
                </w:rPrChange>
              </w:rPr>
            </w:pPr>
          </w:p>
        </w:tc>
      </w:tr>
      <w:tr w:rsidR="00EB5A81" w:rsidRPr="000748C0" w14:paraId="21A66337" w14:textId="77777777" w:rsidTr="00603F1E">
        <w:tc>
          <w:tcPr>
            <w:tcW w:w="662" w:type="dxa"/>
            <w:shd w:val="clear" w:color="auto" w:fill="auto"/>
          </w:tcPr>
          <w:p w14:paraId="6B982FE5" w14:textId="77777777" w:rsidR="00EB5A81" w:rsidRPr="000748C0" w:rsidRDefault="00EB5A81" w:rsidP="00341985">
            <w:pPr>
              <w:suppressAutoHyphens/>
              <w:autoSpaceDN w:val="0"/>
              <w:jc w:val="both"/>
              <w:textAlignment w:val="baseline"/>
              <w:rPr>
                <w:rFonts w:ascii="Arial" w:eastAsia="Calibri" w:hAnsi="Arial"/>
                <w:sz w:val="18"/>
                <w:szCs w:val="24"/>
                <w:rtl/>
                <w:rPrChange w:id="5747" w:author="Meryl Etman" w:date="2020-03-25T10:10:00Z">
                  <w:rPr>
                    <w:rFonts w:ascii="Arial" w:eastAsia="Calibri" w:hAnsi="Arial"/>
                    <w:sz w:val="18"/>
                    <w:szCs w:val="24"/>
                    <w:rtl/>
                  </w:rPr>
                </w:rPrChange>
              </w:rPr>
            </w:pPr>
            <w:r w:rsidRPr="000748C0">
              <w:rPr>
                <w:rFonts w:ascii="Arial" w:eastAsia="Calibri" w:hAnsi="Arial" w:hint="cs"/>
                <w:sz w:val="18"/>
                <w:szCs w:val="24"/>
                <w:rtl/>
                <w:rPrChange w:id="5748" w:author="Meryl Etman" w:date="2020-03-25T10:10:00Z">
                  <w:rPr>
                    <w:rFonts w:ascii="Arial" w:eastAsia="Calibri" w:hAnsi="Arial" w:hint="cs"/>
                    <w:sz w:val="18"/>
                    <w:szCs w:val="24"/>
                    <w:rtl/>
                  </w:rPr>
                </w:rPrChange>
              </w:rPr>
              <w:t>6</w:t>
            </w:r>
          </w:p>
        </w:tc>
        <w:tc>
          <w:tcPr>
            <w:tcW w:w="3351" w:type="dxa"/>
            <w:shd w:val="clear" w:color="auto" w:fill="auto"/>
            <w:tcMar>
              <w:left w:w="57" w:type="dxa"/>
              <w:right w:w="57" w:type="dxa"/>
            </w:tcMar>
          </w:tcPr>
          <w:p w14:paraId="48724A6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4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50" w:author="Meryl Etman" w:date="2020-03-25T10:10:00Z">
                  <w:rPr>
                    <w:rFonts w:ascii="Arial" w:eastAsia="Calibri" w:hAnsi="Arial" w:hint="cs"/>
                    <w:i/>
                    <w:iCs/>
                    <w:sz w:val="18"/>
                    <w:szCs w:val="24"/>
                    <w:rtl/>
                  </w:rPr>
                </w:rPrChange>
              </w:rPr>
              <w:t>הצפה 72 שעות</w:t>
            </w:r>
          </w:p>
        </w:tc>
        <w:tc>
          <w:tcPr>
            <w:tcW w:w="1680" w:type="dxa"/>
            <w:shd w:val="clear" w:color="auto" w:fill="auto"/>
          </w:tcPr>
          <w:p w14:paraId="639CD53D" w14:textId="77777777" w:rsidR="00EB5A81" w:rsidRPr="000748C0" w:rsidRDefault="00EB5A81" w:rsidP="00341985">
            <w:pPr>
              <w:suppressAutoHyphens/>
              <w:autoSpaceDN w:val="0"/>
              <w:jc w:val="both"/>
              <w:textAlignment w:val="baseline"/>
              <w:rPr>
                <w:rFonts w:ascii="Arial" w:eastAsia="Calibri" w:hAnsi="Arial"/>
                <w:sz w:val="18"/>
                <w:szCs w:val="24"/>
                <w:rtl/>
                <w:rPrChange w:id="5751" w:author="Meryl Etman" w:date="2020-03-25T10:10:00Z">
                  <w:rPr>
                    <w:rFonts w:ascii="Arial" w:eastAsia="Calibri" w:hAnsi="Arial"/>
                    <w:sz w:val="18"/>
                    <w:szCs w:val="24"/>
                    <w:rtl/>
                  </w:rPr>
                </w:rPrChange>
              </w:rPr>
            </w:pPr>
          </w:p>
        </w:tc>
        <w:tc>
          <w:tcPr>
            <w:tcW w:w="2352" w:type="dxa"/>
            <w:shd w:val="clear" w:color="auto" w:fill="auto"/>
          </w:tcPr>
          <w:p w14:paraId="12AD691E" w14:textId="77777777" w:rsidR="00EB5A81" w:rsidRPr="000748C0" w:rsidRDefault="00EB5A81" w:rsidP="00341985">
            <w:pPr>
              <w:suppressAutoHyphens/>
              <w:autoSpaceDN w:val="0"/>
              <w:jc w:val="both"/>
              <w:textAlignment w:val="baseline"/>
              <w:rPr>
                <w:rFonts w:ascii="Arial" w:eastAsia="Calibri" w:hAnsi="Arial"/>
                <w:i/>
                <w:iCs/>
                <w:rtl/>
                <w:rPrChange w:id="5752" w:author="Meryl Etman" w:date="2020-03-25T10:10:00Z">
                  <w:rPr>
                    <w:rFonts w:ascii="Arial" w:eastAsia="Calibri" w:hAnsi="Arial"/>
                    <w:i/>
                    <w:iCs/>
                    <w:rtl/>
                  </w:rPr>
                </w:rPrChange>
              </w:rPr>
            </w:pPr>
            <w:r w:rsidRPr="000748C0">
              <w:rPr>
                <w:rFonts w:ascii="Arial" w:eastAsia="Calibri" w:hAnsi="Arial" w:hint="cs"/>
                <w:i/>
                <w:iCs/>
                <w:rtl/>
                <w:rPrChange w:id="5753" w:author="Meryl Etman" w:date="2020-03-25T10:10:00Z">
                  <w:rPr>
                    <w:rFonts w:ascii="Arial" w:eastAsia="Calibri" w:hAnsi="Arial" w:hint="cs"/>
                    <w:i/>
                    <w:iCs/>
                    <w:rtl/>
                  </w:rPr>
                </w:rPrChange>
              </w:rPr>
              <w:t>.</w:t>
            </w:r>
          </w:p>
        </w:tc>
      </w:tr>
      <w:tr w:rsidR="00EB5A81" w:rsidRPr="000748C0" w14:paraId="1EE2A42D" w14:textId="77777777" w:rsidTr="00603F1E">
        <w:tc>
          <w:tcPr>
            <w:tcW w:w="662" w:type="dxa"/>
            <w:shd w:val="clear" w:color="auto" w:fill="auto"/>
          </w:tcPr>
          <w:p w14:paraId="0738FB1E" w14:textId="77777777" w:rsidR="00EB5A81" w:rsidRPr="000748C0" w:rsidRDefault="00EB5A81" w:rsidP="00341985">
            <w:pPr>
              <w:suppressAutoHyphens/>
              <w:autoSpaceDN w:val="0"/>
              <w:jc w:val="both"/>
              <w:textAlignment w:val="baseline"/>
              <w:rPr>
                <w:rFonts w:ascii="Arial" w:eastAsia="Calibri" w:hAnsi="Arial"/>
                <w:sz w:val="18"/>
                <w:szCs w:val="24"/>
                <w:rtl/>
                <w:rPrChange w:id="5754" w:author="Meryl Etman" w:date="2020-03-25T10:10:00Z">
                  <w:rPr>
                    <w:rFonts w:ascii="Arial" w:eastAsia="Calibri" w:hAnsi="Arial"/>
                    <w:sz w:val="18"/>
                    <w:szCs w:val="24"/>
                    <w:rtl/>
                  </w:rPr>
                </w:rPrChange>
              </w:rPr>
            </w:pPr>
            <w:r w:rsidRPr="000748C0">
              <w:rPr>
                <w:rFonts w:ascii="Arial" w:eastAsia="Calibri" w:hAnsi="Arial" w:hint="cs"/>
                <w:sz w:val="18"/>
                <w:szCs w:val="24"/>
                <w:rtl/>
                <w:rPrChange w:id="5755" w:author="Meryl Etman" w:date="2020-03-25T10:10:00Z">
                  <w:rPr>
                    <w:rFonts w:ascii="Arial" w:eastAsia="Calibri" w:hAnsi="Arial" w:hint="cs"/>
                    <w:sz w:val="18"/>
                    <w:szCs w:val="24"/>
                    <w:rtl/>
                  </w:rPr>
                </w:rPrChange>
              </w:rPr>
              <w:t>7</w:t>
            </w:r>
          </w:p>
        </w:tc>
        <w:tc>
          <w:tcPr>
            <w:tcW w:w="3351" w:type="dxa"/>
            <w:shd w:val="clear" w:color="auto" w:fill="auto"/>
            <w:tcMar>
              <w:left w:w="57" w:type="dxa"/>
              <w:right w:w="57" w:type="dxa"/>
            </w:tcMar>
          </w:tcPr>
          <w:p w14:paraId="300661FA"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5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57" w:author="Meryl Etman" w:date="2020-03-25T10:10:00Z">
                  <w:rPr>
                    <w:rFonts w:ascii="Arial" w:eastAsia="Calibri" w:hAnsi="Arial" w:hint="cs"/>
                    <w:i/>
                    <w:iCs/>
                    <w:sz w:val="18"/>
                    <w:szCs w:val="24"/>
                    <w:rtl/>
                  </w:rPr>
                </w:rPrChange>
              </w:rPr>
              <w:t>השלמת חיפוי</w:t>
            </w:r>
          </w:p>
        </w:tc>
        <w:tc>
          <w:tcPr>
            <w:tcW w:w="1680" w:type="dxa"/>
            <w:shd w:val="clear" w:color="auto" w:fill="auto"/>
          </w:tcPr>
          <w:p w14:paraId="7FE97082" w14:textId="77777777" w:rsidR="00EB5A81" w:rsidRPr="000748C0" w:rsidRDefault="00EB5A81" w:rsidP="00341985">
            <w:pPr>
              <w:suppressAutoHyphens/>
              <w:autoSpaceDN w:val="0"/>
              <w:jc w:val="both"/>
              <w:textAlignment w:val="baseline"/>
              <w:rPr>
                <w:rFonts w:ascii="Arial" w:eastAsia="Calibri" w:hAnsi="Arial"/>
                <w:sz w:val="18"/>
                <w:szCs w:val="24"/>
                <w:rtl/>
                <w:rPrChange w:id="5758" w:author="Meryl Etman" w:date="2020-03-25T10:10:00Z">
                  <w:rPr>
                    <w:rFonts w:ascii="Arial" w:eastAsia="Calibri" w:hAnsi="Arial"/>
                    <w:sz w:val="18"/>
                    <w:szCs w:val="24"/>
                    <w:rtl/>
                  </w:rPr>
                </w:rPrChange>
              </w:rPr>
            </w:pPr>
          </w:p>
        </w:tc>
        <w:tc>
          <w:tcPr>
            <w:tcW w:w="2352" w:type="dxa"/>
            <w:shd w:val="clear" w:color="auto" w:fill="auto"/>
          </w:tcPr>
          <w:p w14:paraId="398E3060" w14:textId="77777777" w:rsidR="00EB5A81" w:rsidRPr="000748C0" w:rsidRDefault="00EB5A81" w:rsidP="00341985">
            <w:pPr>
              <w:suppressAutoHyphens/>
              <w:autoSpaceDN w:val="0"/>
              <w:jc w:val="both"/>
              <w:textAlignment w:val="baseline"/>
              <w:rPr>
                <w:rFonts w:ascii="Arial" w:eastAsia="Calibri" w:hAnsi="Arial"/>
                <w:i/>
                <w:iCs/>
                <w:rtl/>
                <w:rPrChange w:id="5759" w:author="Meryl Etman" w:date="2020-03-25T10:10:00Z">
                  <w:rPr>
                    <w:rFonts w:ascii="Arial" w:eastAsia="Calibri" w:hAnsi="Arial"/>
                    <w:i/>
                    <w:iCs/>
                    <w:rtl/>
                  </w:rPr>
                </w:rPrChange>
              </w:rPr>
            </w:pPr>
          </w:p>
        </w:tc>
      </w:tr>
      <w:tr w:rsidR="00EB5A81" w:rsidRPr="000748C0" w14:paraId="782ADD20" w14:textId="77777777" w:rsidTr="00603F1E">
        <w:tc>
          <w:tcPr>
            <w:tcW w:w="662" w:type="dxa"/>
            <w:shd w:val="clear" w:color="auto" w:fill="auto"/>
          </w:tcPr>
          <w:p w14:paraId="77C108E4" w14:textId="77777777" w:rsidR="00EB5A81" w:rsidRPr="000748C0" w:rsidRDefault="00EB5A81" w:rsidP="00341985">
            <w:pPr>
              <w:suppressAutoHyphens/>
              <w:autoSpaceDN w:val="0"/>
              <w:jc w:val="both"/>
              <w:textAlignment w:val="baseline"/>
              <w:rPr>
                <w:rFonts w:ascii="Arial" w:eastAsia="Calibri" w:hAnsi="Arial"/>
                <w:sz w:val="18"/>
                <w:szCs w:val="24"/>
                <w:rtl/>
                <w:rPrChange w:id="5760" w:author="Meryl Etman" w:date="2020-03-25T10:10:00Z">
                  <w:rPr>
                    <w:rFonts w:ascii="Arial" w:eastAsia="Calibri" w:hAnsi="Arial"/>
                    <w:sz w:val="18"/>
                    <w:szCs w:val="24"/>
                    <w:rtl/>
                  </w:rPr>
                </w:rPrChange>
              </w:rPr>
            </w:pPr>
          </w:p>
        </w:tc>
        <w:tc>
          <w:tcPr>
            <w:tcW w:w="3351" w:type="dxa"/>
            <w:shd w:val="clear" w:color="auto" w:fill="auto"/>
            <w:tcMar>
              <w:left w:w="57" w:type="dxa"/>
              <w:right w:w="57" w:type="dxa"/>
            </w:tcMar>
          </w:tcPr>
          <w:p w14:paraId="437F1C0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61" w:author="Meryl Etman" w:date="2020-03-25T10:10:00Z">
                  <w:rPr>
                    <w:rFonts w:ascii="Arial" w:eastAsia="Calibri" w:hAnsi="Arial"/>
                    <w:i/>
                    <w:iCs/>
                    <w:sz w:val="18"/>
                    <w:szCs w:val="24"/>
                    <w:rtl/>
                  </w:rPr>
                </w:rPrChange>
              </w:rPr>
            </w:pPr>
          </w:p>
        </w:tc>
        <w:tc>
          <w:tcPr>
            <w:tcW w:w="1680" w:type="dxa"/>
            <w:shd w:val="clear" w:color="auto" w:fill="auto"/>
          </w:tcPr>
          <w:p w14:paraId="7E62DC21" w14:textId="77777777" w:rsidR="00EB5A81" w:rsidRPr="000748C0" w:rsidRDefault="00EB5A81" w:rsidP="00341985">
            <w:pPr>
              <w:suppressAutoHyphens/>
              <w:autoSpaceDN w:val="0"/>
              <w:jc w:val="both"/>
              <w:textAlignment w:val="baseline"/>
              <w:rPr>
                <w:rFonts w:ascii="Arial" w:eastAsia="Calibri" w:hAnsi="Arial"/>
                <w:sz w:val="18"/>
                <w:szCs w:val="24"/>
                <w:rtl/>
                <w:rPrChange w:id="5762" w:author="Meryl Etman" w:date="2020-03-25T10:10:00Z">
                  <w:rPr>
                    <w:rFonts w:ascii="Arial" w:eastAsia="Calibri" w:hAnsi="Arial"/>
                    <w:sz w:val="18"/>
                    <w:szCs w:val="24"/>
                    <w:rtl/>
                  </w:rPr>
                </w:rPrChange>
              </w:rPr>
            </w:pPr>
          </w:p>
        </w:tc>
        <w:tc>
          <w:tcPr>
            <w:tcW w:w="2352" w:type="dxa"/>
            <w:shd w:val="clear" w:color="auto" w:fill="auto"/>
          </w:tcPr>
          <w:p w14:paraId="31A3E8E8" w14:textId="77777777" w:rsidR="00EB5A81" w:rsidRPr="000748C0" w:rsidRDefault="00EB5A81" w:rsidP="00341985">
            <w:pPr>
              <w:suppressAutoHyphens/>
              <w:autoSpaceDN w:val="0"/>
              <w:jc w:val="both"/>
              <w:textAlignment w:val="baseline"/>
              <w:rPr>
                <w:rFonts w:ascii="Arial" w:eastAsia="Calibri" w:hAnsi="Arial"/>
                <w:i/>
                <w:iCs/>
                <w:rtl/>
                <w:rPrChange w:id="5763" w:author="Meryl Etman" w:date="2020-03-25T10:10:00Z">
                  <w:rPr>
                    <w:rFonts w:ascii="Arial" w:eastAsia="Calibri" w:hAnsi="Arial"/>
                    <w:i/>
                    <w:iCs/>
                    <w:rtl/>
                  </w:rPr>
                </w:rPrChange>
              </w:rPr>
            </w:pPr>
          </w:p>
        </w:tc>
      </w:tr>
      <w:tr w:rsidR="00EB5A81" w:rsidRPr="000748C0" w14:paraId="7CD2C713" w14:textId="77777777" w:rsidTr="00603F1E">
        <w:tc>
          <w:tcPr>
            <w:tcW w:w="662" w:type="dxa"/>
            <w:shd w:val="clear" w:color="auto" w:fill="auto"/>
          </w:tcPr>
          <w:p w14:paraId="1F721474" w14:textId="77777777" w:rsidR="00EB5A81" w:rsidRPr="000748C0" w:rsidRDefault="00EB5A81" w:rsidP="00341985">
            <w:pPr>
              <w:suppressAutoHyphens/>
              <w:autoSpaceDN w:val="0"/>
              <w:jc w:val="both"/>
              <w:textAlignment w:val="baseline"/>
              <w:rPr>
                <w:rFonts w:ascii="Arial" w:eastAsia="Calibri" w:hAnsi="Arial"/>
                <w:sz w:val="18"/>
                <w:szCs w:val="24"/>
                <w:rtl/>
                <w:rPrChange w:id="5764" w:author="Meryl Etman" w:date="2020-03-25T10:10:00Z">
                  <w:rPr>
                    <w:rFonts w:ascii="Arial" w:eastAsia="Calibri" w:hAnsi="Arial"/>
                    <w:sz w:val="18"/>
                    <w:szCs w:val="24"/>
                    <w:rtl/>
                  </w:rPr>
                </w:rPrChange>
              </w:rPr>
            </w:pPr>
          </w:p>
        </w:tc>
        <w:tc>
          <w:tcPr>
            <w:tcW w:w="3351" w:type="dxa"/>
            <w:shd w:val="clear" w:color="auto" w:fill="auto"/>
            <w:tcMar>
              <w:left w:w="57" w:type="dxa"/>
              <w:right w:w="57" w:type="dxa"/>
            </w:tcMar>
          </w:tcPr>
          <w:p w14:paraId="76877B7B"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765" w:author="Meryl Etman" w:date="2020-03-25T10:10:00Z">
                  <w:rPr>
                    <w:rFonts w:ascii="Arial" w:eastAsia="Calibri" w:hAnsi="Arial"/>
                    <w:i/>
                    <w:iCs/>
                    <w:sz w:val="18"/>
                    <w:szCs w:val="24"/>
                    <w:rtl/>
                  </w:rPr>
                </w:rPrChange>
              </w:rPr>
            </w:pPr>
          </w:p>
        </w:tc>
        <w:tc>
          <w:tcPr>
            <w:tcW w:w="1680" w:type="dxa"/>
            <w:shd w:val="clear" w:color="auto" w:fill="auto"/>
          </w:tcPr>
          <w:p w14:paraId="4699199D" w14:textId="77777777" w:rsidR="00EB5A81" w:rsidRPr="000748C0" w:rsidRDefault="00EB5A81" w:rsidP="00341985">
            <w:pPr>
              <w:suppressAutoHyphens/>
              <w:autoSpaceDN w:val="0"/>
              <w:jc w:val="both"/>
              <w:textAlignment w:val="baseline"/>
              <w:rPr>
                <w:rFonts w:ascii="Arial" w:eastAsia="Calibri" w:hAnsi="Arial"/>
                <w:sz w:val="18"/>
                <w:szCs w:val="24"/>
                <w:rtl/>
                <w:rPrChange w:id="5766" w:author="Meryl Etman" w:date="2020-03-25T10:10:00Z">
                  <w:rPr>
                    <w:rFonts w:ascii="Arial" w:eastAsia="Calibri" w:hAnsi="Arial"/>
                    <w:sz w:val="18"/>
                    <w:szCs w:val="24"/>
                    <w:rtl/>
                  </w:rPr>
                </w:rPrChange>
              </w:rPr>
            </w:pPr>
          </w:p>
        </w:tc>
        <w:tc>
          <w:tcPr>
            <w:tcW w:w="2352" w:type="dxa"/>
            <w:shd w:val="clear" w:color="auto" w:fill="auto"/>
          </w:tcPr>
          <w:p w14:paraId="7A7886A8" w14:textId="77777777" w:rsidR="00EB5A81" w:rsidRPr="000748C0" w:rsidRDefault="00EB5A81" w:rsidP="00341985">
            <w:pPr>
              <w:suppressAutoHyphens/>
              <w:autoSpaceDN w:val="0"/>
              <w:jc w:val="both"/>
              <w:textAlignment w:val="baseline"/>
              <w:rPr>
                <w:rFonts w:ascii="Arial" w:eastAsia="Calibri" w:hAnsi="Arial"/>
                <w:i/>
                <w:iCs/>
                <w:rtl/>
                <w:rPrChange w:id="5767" w:author="Meryl Etman" w:date="2020-03-25T10:10:00Z">
                  <w:rPr>
                    <w:rFonts w:ascii="Arial" w:eastAsia="Calibri" w:hAnsi="Arial"/>
                    <w:i/>
                    <w:iCs/>
                    <w:rtl/>
                  </w:rPr>
                </w:rPrChange>
              </w:rPr>
            </w:pPr>
          </w:p>
        </w:tc>
      </w:tr>
    </w:tbl>
    <w:p w14:paraId="3D2C2168" w14:textId="77777777" w:rsidR="00EB5A81" w:rsidRPr="000748C0" w:rsidRDefault="00EB5A81" w:rsidP="00EB5A81">
      <w:pPr>
        <w:suppressAutoHyphens/>
        <w:autoSpaceDN w:val="0"/>
        <w:jc w:val="both"/>
        <w:textAlignment w:val="baseline"/>
        <w:rPr>
          <w:rFonts w:ascii="Arial" w:eastAsia="Calibri" w:hAnsi="Arial"/>
          <w:i/>
          <w:iCs/>
          <w:rtl/>
          <w:rPrChange w:id="5768" w:author="Meryl Etman" w:date="2020-03-25T10:10:00Z">
            <w:rPr>
              <w:rFonts w:ascii="Arial" w:eastAsia="Calibri" w:hAnsi="Arial"/>
              <w:i/>
              <w:iCs/>
              <w:rtl/>
            </w:rPr>
          </w:rPrChange>
        </w:rPr>
      </w:pPr>
      <w:r w:rsidRPr="000748C0">
        <w:rPr>
          <w:rFonts w:ascii="Arial" w:eastAsia="Calibri" w:hAnsi="Arial" w:hint="cs"/>
          <w:i/>
          <w:iCs/>
          <w:rtl/>
          <w:rPrChange w:id="5769" w:author="Meryl Etman" w:date="2020-03-25T10:10:00Z">
            <w:rPr>
              <w:rFonts w:ascii="Arial" w:eastAsia="Calibri" w:hAnsi="Arial" w:hint="cs"/>
              <w:i/>
              <w:iCs/>
              <w:rtl/>
            </w:rPr>
          </w:rPrChange>
        </w:rPr>
        <w:t>ת=תקין; ש=שיפור; פ=פסול</w:t>
      </w:r>
    </w:p>
    <w:p w14:paraId="610A7636"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770" w:author="Meryl Etman" w:date="2020-03-25T10:10:00Z">
            <w:rPr>
              <w:rFonts w:ascii="Arial" w:eastAsia="Calibri" w:hAnsi="Arial"/>
              <w:i/>
              <w:iCs/>
              <w:sz w:val="18"/>
              <w:szCs w:val="24"/>
              <w:rtl/>
            </w:rPr>
          </w:rPrChange>
        </w:rPr>
      </w:pPr>
    </w:p>
    <w:p w14:paraId="6965D0E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771" w:author="Meryl Etman" w:date="2020-03-25T10:10:00Z">
            <w:rPr>
              <w:rFonts w:ascii="Arial" w:eastAsia="Calibri" w:hAnsi="Arial"/>
              <w:i/>
              <w:iCs/>
              <w:sz w:val="18"/>
              <w:szCs w:val="24"/>
              <w:rtl/>
            </w:rPr>
          </w:rPrChange>
        </w:rPr>
      </w:pPr>
    </w:p>
    <w:p w14:paraId="020B2AB9"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77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773" w:author="Meryl Etman" w:date="2020-03-25T10:10:00Z">
            <w:rPr>
              <w:rFonts w:ascii="Arial" w:eastAsia="Calibri" w:hAnsi="Arial" w:hint="cs"/>
              <w:i/>
              <w:iCs/>
              <w:sz w:val="18"/>
              <w:szCs w:val="24"/>
              <w:rtl/>
            </w:rPr>
          </w:rPrChange>
        </w:rPr>
        <w:t>הערות</w:t>
      </w:r>
    </w:p>
    <w:p w14:paraId="0172ACAA"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774"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3E6A0AC5" w14:textId="77777777" w:rsidTr="00341985">
        <w:tc>
          <w:tcPr>
            <w:tcW w:w="815" w:type="dxa"/>
            <w:shd w:val="clear" w:color="auto" w:fill="auto"/>
          </w:tcPr>
          <w:p w14:paraId="2756A4BE" w14:textId="77777777" w:rsidR="00EB5A81" w:rsidRPr="000748C0" w:rsidRDefault="00EB5A81" w:rsidP="00341985">
            <w:pPr>
              <w:suppressAutoHyphens/>
              <w:autoSpaceDN w:val="0"/>
              <w:textAlignment w:val="baseline"/>
              <w:rPr>
                <w:rFonts w:ascii="Arial" w:eastAsia="Calibri" w:hAnsi="Arial"/>
                <w:b/>
                <w:bCs/>
                <w:sz w:val="16"/>
                <w:rtl/>
                <w:rPrChange w:id="5775" w:author="Meryl Etman" w:date="2020-03-25T10:10:00Z">
                  <w:rPr>
                    <w:rFonts w:ascii="Arial" w:eastAsia="Calibri" w:hAnsi="Arial"/>
                    <w:b/>
                    <w:bCs/>
                    <w:sz w:val="16"/>
                    <w:rtl/>
                  </w:rPr>
                </w:rPrChange>
              </w:rPr>
            </w:pPr>
            <w:r w:rsidRPr="000748C0">
              <w:rPr>
                <w:rFonts w:ascii="Arial" w:eastAsia="Calibri" w:hAnsi="Arial" w:hint="cs"/>
                <w:b/>
                <w:bCs/>
                <w:sz w:val="16"/>
                <w:rtl/>
                <w:rPrChange w:id="5776" w:author="Meryl Etman" w:date="2020-03-25T10:10:00Z">
                  <w:rPr>
                    <w:rFonts w:ascii="Arial" w:eastAsia="Calibri" w:hAnsi="Arial" w:hint="cs"/>
                    <w:b/>
                    <w:bCs/>
                    <w:sz w:val="16"/>
                    <w:rtl/>
                  </w:rPr>
                </w:rPrChange>
              </w:rPr>
              <w:t>תאריך</w:t>
            </w:r>
          </w:p>
        </w:tc>
        <w:tc>
          <w:tcPr>
            <w:tcW w:w="847" w:type="dxa"/>
            <w:shd w:val="clear" w:color="auto" w:fill="auto"/>
          </w:tcPr>
          <w:p w14:paraId="41FAD33A" w14:textId="77777777" w:rsidR="00EB5A81" w:rsidRPr="000748C0" w:rsidRDefault="00EB5A81" w:rsidP="00341985">
            <w:pPr>
              <w:suppressAutoHyphens/>
              <w:autoSpaceDN w:val="0"/>
              <w:textAlignment w:val="baseline"/>
              <w:rPr>
                <w:rFonts w:ascii="Arial" w:eastAsia="Calibri" w:hAnsi="Arial"/>
                <w:b/>
                <w:bCs/>
                <w:sz w:val="16"/>
                <w:rtl/>
                <w:rPrChange w:id="5777" w:author="Meryl Etman" w:date="2020-03-25T10:10:00Z">
                  <w:rPr>
                    <w:rFonts w:ascii="Arial" w:eastAsia="Calibri" w:hAnsi="Arial"/>
                    <w:b/>
                    <w:bCs/>
                    <w:sz w:val="16"/>
                    <w:rtl/>
                  </w:rPr>
                </w:rPrChange>
              </w:rPr>
            </w:pPr>
            <w:r w:rsidRPr="000748C0">
              <w:rPr>
                <w:rFonts w:ascii="Arial" w:eastAsia="Calibri" w:hAnsi="Arial" w:hint="cs"/>
                <w:b/>
                <w:bCs/>
                <w:sz w:val="16"/>
                <w:rtl/>
                <w:rPrChange w:id="5778" w:author="Meryl Etman" w:date="2020-03-25T10:10:00Z">
                  <w:rPr>
                    <w:rFonts w:ascii="Arial" w:eastAsia="Calibri" w:hAnsi="Arial" w:hint="cs"/>
                    <w:b/>
                    <w:bCs/>
                    <w:sz w:val="16"/>
                    <w:rtl/>
                  </w:rPr>
                </w:rPrChange>
              </w:rPr>
              <w:t>סעיף</w:t>
            </w:r>
          </w:p>
        </w:tc>
        <w:tc>
          <w:tcPr>
            <w:tcW w:w="1947" w:type="dxa"/>
            <w:shd w:val="clear" w:color="auto" w:fill="auto"/>
          </w:tcPr>
          <w:p w14:paraId="4E862655" w14:textId="77777777" w:rsidR="00EB5A81" w:rsidRPr="000748C0" w:rsidRDefault="00EB5A81" w:rsidP="00341985">
            <w:pPr>
              <w:suppressAutoHyphens/>
              <w:autoSpaceDN w:val="0"/>
              <w:textAlignment w:val="baseline"/>
              <w:rPr>
                <w:rFonts w:ascii="Arial" w:eastAsia="Calibri" w:hAnsi="Arial"/>
                <w:b/>
                <w:bCs/>
                <w:sz w:val="16"/>
                <w:rtl/>
                <w:rPrChange w:id="5779" w:author="Meryl Etman" w:date="2020-03-25T10:10:00Z">
                  <w:rPr>
                    <w:rFonts w:ascii="Arial" w:eastAsia="Calibri" w:hAnsi="Arial"/>
                    <w:b/>
                    <w:bCs/>
                    <w:sz w:val="16"/>
                    <w:rtl/>
                  </w:rPr>
                </w:rPrChange>
              </w:rPr>
            </w:pPr>
            <w:r w:rsidRPr="000748C0">
              <w:rPr>
                <w:rFonts w:ascii="Arial" w:eastAsia="Calibri" w:hAnsi="Arial" w:hint="cs"/>
                <w:b/>
                <w:bCs/>
                <w:sz w:val="16"/>
                <w:rtl/>
                <w:rPrChange w:id="5780" w:author="Meryl Etman" w:date="2020-03-25T10:10:00Z">
                  <w:rPr>
                    <w:rFonts w:ascii="Arial" w:eastAsia="Calibri" w:hAnsi="Arial" w:hint="cs"/>
                    <w:b/>
                    <w:bCs/>
                    <w:sz w:val="16"/>
                    <w:rtl/>
                  </w:rPr>
                </w:rPrChange>
              </w:rPr>
              <w:t>תאור הליקוי</w:t>
            </w:r>
          </w:p>
        </w:tc>
        <w:tc>
          <w:tcPr>
            <w:tcW w:w="3226" w:type="dxa"/>
            <w:shd w:val="clear" w:color="auto" w:fill="auto"/>
          </w:tcPr>
          <w:p w14:paraId="0B796D57" w14:textId="77777777" w:rsidR="00EB5A81" w:rsidRPr="000748C0" w:rsidRDefault="00EB5A81" w:rsidP="00341985">
            <w:pPr>
              <w:suppressAutoHyphens/>
              <w:autoSpaceDN w:val="0"/>
              <w:textAlignment w:val="baseline"/>
              <w:rPr>
                <w:rFonts w:ascii="Arial" w:eastAsia="Calibri" w:hAnsi="Arial"/>
                <w:b/>
                <w:bCs/>
                <w:sz w:val="16"/>
                <w:rtl/>
                <w:rPrChange w:id="5781" w:author="Meryl Etman" w:date="2020-03-25T10:10:00Z">
                  <w:rPr>
                    <w:rFonts w:ascii="Arial" w:eastAsia="Calibri" w:hAnsi="Arial"/>
                    <w:b/>
                    <w:bCs/>
                    <w:sz w:val="16"/>
                    <w:rtl/>
                  </w:rPr>
                </w:rPrChange>
              </w:rPr>
            </w:pPr>
            <w:r w:rsidRPr="000748C0">
              <w:rPr>
                <w:rFonts w:ascii="Arial" w:eastAsia="Calibri" w:hAnsi="Arial" w:hint="cs"/>
                <w:b/>
                <w:bCs/>
                <w:sz w:val="16"/>
                <w:rtl/>
                <w:rPrChange w:id="5782" w:author="Meryl Etman" w:date="2020-03-25T10:10:00Z">
                  <w:rPr>
                    <w:rFonts w:ascii="Arial" w:eastAsia="Calibri" w:hAnsi="Arial" w:hint="cs"/>
                    <w:b/>
                    <w:bCs/>
                    <w:sz w:val="16"/>
                    <w:rtl/>
                  </w:rPr>
                </w:rPrChange>
              </w:rPr>
              <w:t>הנחיות לתיקון</w:t>
            </w:r>
          </w:p>
        </w:tc>
        <w:tc>
          <w:tcPr>
            <w:tcW w:w="2793" w:type="dxa"/>
            <w:shd w:val="clear" w:color="auto" w:fill="auto"/>
          </w:tcPr>
          <w:p w14:paraId="4C6449A5" w14:textId="77777777" w:rsidR="00EB5A81" w:rsidRPr="000748C0" w:rsidRDefault="00EB5A81" w:rsidP="00341985">
            <w:pPr>
              <w:suppressAutoHyphens/>
              <w:autoSpaceDN w:val="0"/>
              <w:textAlignment w:val="baseline"/>
              <w:rPr>
                <w:rFonts w:ascii="Arial" w:eastAsia="Calibri" w:hAnsi="Arial"/>
                <w:b/>
                <w:bCs/>
                <w:sz w:val="16"/>
                <w:rtl/>
                <w:rPrChange w:id="5783" w:author="Meryl Etman" w:date="2020-03-25T10:10:00Z">
                  <w:rPr>
                    <w:rFonts w:ascii="Arial" w:eastAsia="Calibri" w:hAnsi="Arial"/>
                    <w:b/>
                    <w:bCs/>
                    <w:sz w:val="16"/>
                    <w:rtl/>
                  </w:rPr>
                </w:rPrChange>
              </w:rPr>
            </w:pPr>
            <w:r w:rsidRPr="000748C0">
              <w:rPr>
                <w:rFonts w:ascii="Arial" w:eastAsia="Calibri" w:hAnsi="Arial" w:hint="cs"/>
                <w:b/>
                <w:bCs/>
                <w:sz w:val="16"/>
                <w:rtl/>
                <w:rPrChange w:id="5784" w:author="Meryl Etman" w:date="2020-03-25T10:10:00Z">
                  <w:rPr>
                    <w:rFonts w:ascii="Arial" w:eastAsia="Calibri" w:hAnsi="Arial" w:hint="cs"/>
                    <w:b/>
                    <w:bCs/>
                    <w:sz w:val="16"/>
                    <w:rtl/>
                  </w:rPr>
                </w:rPrChange>
              </w:rPr>
              <w:t>סטאטוס טיפול</w:t>
            </w:r>
          </w:p>
        </w:tc>
      </w:tr>
      <w:tr w:rsidR="00EB5A81" w:rsidRPr="000748C0" w14:paraId="53840F30" w14:textId="77777777" w:rsidTr="00341985">
        <w:tc>
          <w:tcPr>
            <w:tcW w:w="815" w:type="dxa"/>
            <w:shd w:val="clear" w:color="auto" w:fill="auto"/>
            <w:vAlign w:val="center"/>
          </w:tcPr>
          <w:p w14:paraId="052BFA84" w14:textId="77777777" w:rsidR="00EB5A81" w:rsidRPr="000748C0" w:rsidRDefault="00EB5A81" w:rsidP="00341985">
            <w:pPr>
              <w:suppressAutoHyphens/>
              <w:autoSpaceDN w:val="0"/>
              <w:jc w:val="center"/>
              <w:textAlignment w:val="baseline"/>
              <w:rPr>
                <w:rFonts w:ascii="Arial" w:eastAsia="Calibri" w:hAnsi="Arial"/>
                <w:sz w:val="18"/>
                <w:szCs w:val="24"/>
                <w:rtl/>
                <w:rPrChange w:id="5785" w:author="Meryl Etman" w:date="2020-03-25T10:10:00Z">
                  <w:rPr>
                    <w:rFonts w:ascii="Arial" w:eastAsia="Calibri" w:hAnsi="Arial"/>
                    <w:sz w:val="18"/>
                    <w:szCs w:val="24"/>
                    <w:rtl/>
                  </w:rPr>
                </w:rPrChange>
              </w:rPr>
            </w:pPr>
          </w:p>
        </w:tc>
        <w:tc>
          <w:tcPr>
            <w:tcW w:w="847" w:type="dxa"/>
            <w:shd w:val="clear" w:color="auto" w:fill="auto"/>
          </w:tcPr>
          <w:p w14:paraId="0336505B" w14:textId="77777777" w:rsidR="00EB5A81" w:rsidRPr="000748C0" w:rsidRDefault="00EB5A81" w:rsidP="00341985">
            <w:pPr>
              <w:suppressAutoHyphens/>
              <w:autoSpaceDN w:val="0"/>
              <w:jc w:val="both"/>
              <w:textAlignment w:val="baseline"/>
              <w:rPr>
                <w:rFonts w:ascii="Arial" w:eastAsia="Calibri" w:hAnsi="Arial"/>
                <w:sz w:val="18"/>
                <w:szCs w:val="24"/>
                <w:rtl/>
                <w:rPrChange w:id="5786" w:author="Meryl Etman" w:date="2020-03-25T10:10:00Z">
                  <w:rPr>
                    <w:rFonts w:ascii="Arial" w:eastAsia="Calibri" w:hAnsi="Arial"/>
                    <w:sz w:val="18"/>
                    <w:szCs w:val="24"/>
                    <w:rtl/>
                  </w:rPr>
                </w:rPrChange>
              </w:rPr>
            </w:pPr>
          </w:p>
        </w:tc>
        <w:tc>
          <w:tcPr>
            <w:tcW w:w="1947" w:type="dxa"/>
            <w:shd w:val="clear" w:color="auto" w:fill="auto"/>
            <w:vAlign w:val="center"/>
          </w:tcPr>
          <w:p w14:paraId="55B56197" w14:textId="77777777" w:rsidR="00EB5A81" w:rsidRPr="000748C0" w:rsidRDefault="00EB5A81" w:rsidP="00341985">
            <w:pPr>
              <w:suppressAutoHyphens/>
              <w:autoSpaceDN w:val="0"/>
              <w:textAlignment w:val="baseline"/>
              <w:rPr>
                <w:rFonts w:ascii="Arial" w:eastAsia="Calibri" w:hAnsi="Arial"/>
                <w:sz w:val="14"/>
                <w:rtl/>
                <w:rPrChange w:id="5787" w:author="Meryl Etman" w:date="2020-03-25T10:10:00Z">
                  <w:rPr>
                    <w:rFonts w:ascii="Arial" w:eastAsia="Calibri" w:hAnsi="Arial"/>
                    <w:sz w:val="14"/>
                    <w:rtl/>
                  </w:rPr>
                </w:rPrChange>
              </w:rPr>
            </w:pPr>
          </w:p>
        </w:tc>
        <w:tc>
          <w:tcPr>
            <w:tcW w:w="3226" w:type="dxa"/>
            <w:shd w:val="clear" w:color="auto" w:fill="auto"/>
            <w:vAlign w:val="center"/>
          </w:tcPr>
          <w:p w14:paraId="2A6DAFFB" w14:textId="77777777" w:rsidR="00EB5A81" w:rsidRPr="000748C0" w:rsidRDefault="00EB5A81" w:rsidP="00341985">
            <w:pPr>
              <w:suppressAutoHyphens/>
              <w:autoSpaceDN w:val="0"/>
              <w:textAlignment w:val="baseline"/>
              <w:rPr>
                <w:rFonts w:ascii="Arial" w:eastAsia="Calibri" w:hAnsi="Arial"/>
                <w:sz w:val="14"/>
                <w:rtl/>
                <w:rPrChange w:id="5788" w:author="Meryl Etman" w:date="2020-03-25T10:10:00Z">
                  <w:rPr>
                    <w:rFonts w:ascii="Arial" w:eastAsia="Calibri" w:hAnsi="Arial"/>
                    <w:sz w:val="14"/>
                    <w:rtl/>
                  </w:rPr>
                </w:rPrChange>
              </w:rPr>
            </w:pPr>
          </w:p>
        </w:tc>
        <w:tc>
          <w:tcPr>
            <w:tcW w:w="2793" w:type="dxa"/>
            <w:shd w:val="clear" w:color="auto" w:fill="auto"/>
            <w:vAlign w:val="center"/>
          </w:tcPr>
          <w:p w14:paraId="4D04FDA9" w14:textId="77777777" w:rsidR="00EB5A81" w:rsidRPr="000748C0" w:rsidRDefault="00EB5A81" w:rsidP="00341985">
            <w:pPr>
              <w:suppressAutoHyphens/>
              <w:autoSpaceDN w:val="0"/>
              <w:textAlignment w:val="baseline"/>
              <w:rPr>
                <w:rFonts w:ascii="Arial" w:eastAsia="Calibri" w:hAnsi="Arial"/>
                <w:sz w:val="14"/>
                <w:rtl/>
                <w:rPrChange w:id="5789" w:author="Meryl Etman" w:date="2020-03-25T10:10:00Z">
                  <w:rPr>
                    <w:rFonts w:ascii="Arial" w:eastAsia="Calibri" w:hAnsi="Arial"/>
                    <w:sz w:val="14"/>
                    <w:rtl/>
                  </w:rPr>
                </w:rPrChange>
              </w:rPr>
            </w:pPr>
          </w:p>
        </w:tc>
      </w:tr>
      <w:tr w:rsidR="00EB5A81" w:rsidRPr="000748C0" w14:paraId="51576596" w14:textId="77777777" w:rsidTr="00341985">
        <w:tc>
          <w:tcPr>
            <w:tcW w:w="815" w:type="dxa"/>
            <w:shd w:val="clear" w:color="auto" w:fill="auto"/>
            <w:vAlign w:val="center"/>
          </w:tcPr>
          <w:p w14:paraId="0C4799A1" w14:textId="77777777" w:rsidR="00EB5A81" w:rsidRPr="000748C0" w:rsidRDefault="00EB5A81" w:rsidP="00341985">
            <w:pPr>
              <w:suppressAutoHyphens/>
              <w:autoSpaceDN w:val="0"/>
              <w:jc w:val="center"/>
              <w:textAlignment w:val="baseline"/>
              <w:rPr>
                <w:rFonts w:ascii="Arial" w:eastAsia="Calibri" w:hAnsi="Arial"/>
                <w:sz w:val="18"/>
                <w:szCs w:val="24"/>
                <w:rtl/>
                <w:rPrChange w:id="5790" w:author="Meryl Etman" w:date="2020-03-25T10:10:00Z">
                  <w:rPr>
                    <w:rFonts w:ascii="Arial" w:eastAsia="Calibri" w:hAnsi="Arial"/>
                    <w:sz w:val="18"/>
                    <w:szCs w:val="24"/>
                    <w:rtl/>
                  </w:rPr>
                </w:rPrChange>
              </w:rPr>
            </w:pPr>
          </w:p>
        </w:tc>
        <w:tc>
          <w:tcPr>
            <w:tcW w:w="847" w:type="dxa"/>
            <w:shd w:val="clear" w:color="auto" w:fill="auto"/>
          </w:tcPr>
          <w:p w14:paraId="31DD6C43" w14:textId="77777777" w:rsidR="00EB5A81" w:rsidRPr="000748C0" w:rsidRDefault="00EB5A81" w:rsidP="00341985">
            <w:pPr>
              <w:suppressAutoHyphens/>
              <w:autoSpaceDN w:val="0"/>
              <w:jc w:val="both"/>
              <w:textAlignment w:val="baseline"/>
              <w:rPr>
                <w:rFonts w:ascii="Arial" w:eastAsia="Calibri" w:hAnsi="Arial"/>
                <w:sz w:val="18"/>
                <w:szCs w:val="24"/>
                <w:rtl/>
                <w:rPrChange w:id="5791" w:author="Meryl Etman" w:date="2020-03-25T10:10:00Z">
                  <w:rPr>
                    <w:rFonts w:ascii="Arial" w:eastAsia="Calibri" w:hAnsi="Arial"/>
                    <w:sz w:val="18"/>
                    <w:szCs w:val="24"/>
                    <w:rtl/>
                  </w:rPr>
                </w:rPrChange>
              </w:rPr>
            </w:pPr>
          </w:p>
        </w:tc>
        <w:tc>
          <w:tcPr>
            <w:tcW w:w="1947" w:type="dxa"/>
            <w:shd w:val="clear" w:color="auto" w:fill="auto"/>
            <w:vAlign w:val="center"/>
          </w:tcPr>
          <w:p w14:paraId="168F17B7" w14:textId="77777777" w:rsidR="00EB5A81" w:rsidRPr="000748C0" w:rsidRDefault="00EB5A81" w:rsidP="00341985">
            <w:pPr>
              <w:suppressAutoHyphens/>
              <w:autoSpaceDN w:val="0"/>
              <w:textAlignment w:val="baseline"/>
              <w:rPr>
                <w:rFonts w:ascii="Arial" w:eastAsia="Calibri" w:hAnsi="Arial"/>
                <w:sz w:val="14"/>
                <w:rtl/>
                <w:rPrChange w:id="5792" w:author="Meryl Etman" w:date="2020-03-25T10:10:00Z">
                  <w:rPr>
                    <w:rFonts w:ascii="Arial" w:eastAsia="Calibri" w:hAnsi="Arial"/>
                    <w:sz w:val="14"/>
                    <w:rtl/>
                  </w:rPr>
                </w:rPrChange>
              </w:rPr>
            </w:pPr>
          </w:p>
        </w:tc>
        <w:tc>
          <w:tcPr>
            <w:tcW w:w="3226" w:type="dxa"/>
            <w:shd w:val="clear" w:color="auto" w:fill="auto"/>
            <w:vAlign w:val="center"/>
          </w:tcPr>
          <w:p w14:paraId="0A8D8500" w14:textId="77777777" w:rsidR="00EB5A81" w:rsidRPr="000748C0" w:rsidRDefault="00EB5A81" w:rsidP="00341985">
            <w:pPr>
              <w:suppressAutoHyphens/>
              <w:autoSpaceDN w:val="0"/>
              <w:textAlignment w:val="baseline"/>
              <w:rPr>
                <w:rFonts w:ascii="Arial" w:eastAsia="Calibri" w:hAnsi="Arial"/>
                <w:sz w:val="14"/>
                <w:rtl/>
                <w:rPrChange w:id="5793" w:author="Meryl Etman" w:date="2020-03-25T10:10:00Z">
                  <w:rPr>
                    <w:rFonts w:ascii="Arial" w:eastAsia="Calibri" w:hAnsi="Arial"/>
                    <w:sz w:val="14"/>
                    <w:rtl/>
                  </w:rPr>
                </w:rPrChange>
              </w:rPr>
            </w:pPr>
          </w:p>
        </w:tc>
        <w:tc>
          <w:tcPr>
            <w:tcW w:w="2793" w:type="dxa"/>
            <w:shd w:val="clear" w:color="auto" w:fill="auto"/>
            <w:vAlign w:val="center"/>
          </w:tcPr>
          <w:p w14:paraId="72340958" w14:textId="77777777" w:rsidR="00EB5A81" w:rsidRPr="000748C0" w:rsidRDefault="00EB5A81" w:rsidP="00341985">
            <w:pPr>
              <w:suppressAutoHyphens/>
              <w:autoSpaceDN w:val="0"/>
              <w:textAlignment w:val="baseline"/>
              <w:rPr>
                <w:rFonts w:ascii="Arial" w:eastAsia="Calibri" w:hAnsi="Arial"/>
                <w:sz w:val="14"/>
                <w:rtl/>
                <w:rPrChange w:id="5794" w:author="Meryl Etman" w:date="2020-03-25T10:10:00Z">
                  <w:rPr>
                    <w:rFonts w:ascii="Arial" w:eastAsia="Calibri" w:hAnsi="Arial"/>
                    <w:sz w:val="14"/>
                    <w:rtl/>
                  </w:rPr>
                </w:rPrChange>
              </w:rPr>
            </w:pPr>
          </w:p>
        </w:tc>
      </w:tr>
      <w:tr w:rsidR="00EB5A81" w:rsidRPr="000748C0" w14:paraId="523DC636" w14:textId="77777777" w:rsidTr="00341985">
        <w:tc>
          <w:tcPr>
            <w:tcW w:w="815" w:type="dxa"/>
            <w:shd w:val="clear" w:color="auto" w:fill="auto"/>
            <w:vAlign w:val="center"/>
          </w:tcPr>
          <w:p w14:paraId="20E105A2" w14:textId="77777777" w:rsidR="00EB5A81" w:rsidRPr="000748C0" w:rsidRDefault="00EB5A81" w:rsidP="00341985">
            <w:pPr>
              <w:suppressAutoHyphens/>
              <w:autoSpaceDN w:val="0"/>
              <w:jc w:val="center"/>
              <w:textAlignment w:val="baseline"/>
              <w:rPr>
                <w:rFonts w:ascii="Arial" w:eastAsia="Calibri" w:hAnsi="Arial"/>
                <w:sz w:val="18"/>
                <w:szCs w:val="24"/>
                <w:rtl/>
                <w:rPrChange w:id="5795" w:author="Meryl Etman" w:date="2020-03-25T10:10:00Z">
                  <w:rPr>
                    <w:rFonts w:ascii="Arial" w:eastAsia="Calibri" w:hAnsi="Arial"/>
                    <w:sz w:val="18"/>
                    <w:szCs w:val="24"/>
                    <w:rtl/>
                  </w:rPr>
                </w:rPrChange>
              </w:rPr>
            </w:pPr>
          </w:p>
        </w:tc>
        <w:tc>
          <w:tcPr>
            <w:tcW w:w="847" w:type="dxa"/>
            <w:shd w:val="clear" w:color="auto" w:fill="auto"/>
          </w:tcPr>
          <w:p w14:paraId="73A1DF08" w14:textId="77777777" w:rsidR="00EB5A81" w:rsidRPr="000748C0" w:rsidRDefault="00EB5A81" w:rsidP="00341985">
            <w:pPr>
              <w:suppressAutoHyphens/>
              <w:autoSpaceDN w:val="0"/>
              <w:jc w:val="both"/>
              <w:textAlignment w:val="baseline"/>
              <w:rPr>
                <w:rFonts w:ascii="Arial" w:eastAsia="Calibri" w:hAnsi="Arial"/>
                <w:sz w:val="18"/>
                <w:szCs w:val="24"/>
                <w:rtl/>
                <w:rPrChange w:id="5796" w:author="Meryl Etman" w:date="2020-03-25T10:10:00Z">
                  <w:rPr>
                    <w:rFonts w:ascii="Arial" w:eastAsia="Calibri" w:hAnsi="Arial"/>
                    <w:sz w:val="18"/>
                    <w:szCs w:val="24"/>
                    <w:rtl/>
                  </w:rPr>
                </w:rPrChange>
              </w:rPr>
            </w:pPr>
          </w:p>
        </w:tc>
        <w:tc>
          <w:tcPr>
            <w:tcW w:w="1947" w:type="dxa"/>
            <w:shd w:val="clear" w:color="auto" w:fill="auto"/>
            <w:vAlign w:val="center"/>
          </w:tcPr>
          <w:p w14:paraId="23F6252D" w14:textId="77777777" w:rsidR="00EB5A81" w:rsidRPr="000748C0" w:rsidRDefault="00EB5A81" w:rsidP="00341985">
            <w:pPr>
              <w:suppressAutoHyphens/>
              <w:autoSpaceDN w:val="0"/>
              <w:textAlignment w:val="baseline"/>
              <w:rPr>
                <w:rFonts w:ascii="Arial" w:eastAsia="Calibri" w:hAnsi="Arial"/>
                <w:sz w:val="14"/>
                <w:rtl/>
                <w:rPrChange w:id="5797" w:author="Meryl Etman" w:date="2020-03-25T10:10:00Z">
                  <w:rPr>
                    <w:rFonts w:ascii="Arial" w:eastAsia="Calibri" w:hAnsi="Arial"/>
                    <w:sz w:val="14"/>
                    <w:rtl/>
                  </w:rPr>
                </w:rPrChange>
              </w:rPr>
            </w:pPr>
          </w:p>
        </w:tc>
        <w:tc>
          <w:tcPr>
            <w:tcW w:w="3226" w:type="dxa"/>
            <w:shd w:val="clear" w:color="auto" w:fill="auto"/>
            <w:vAlign w:val="center"/>
          </w:tcPr>
          <w:p w14:paraId="34FCFF26" w14:textId="77777777" w:rsidR="00EB5A81" w:rsidRPr="000748C0" w:rsidRDefault="00EB5A81" w:rsidP="00341985">
            <w:pPr>
              <w:suppressAutoHyphens/>
              <w:autoSpaceDN w:val="0"/>
              <w:textAlignment w:val="baseline"/>
              <w:rPr>
                <w:rFonts w:ascii="Arial" w:eastAsia="Calibri" w:hAnsi="Arial"/>
                <w:sz w:val="14"/>
                <w:rtl/>
                <w:rPrChange w:id="5798" w:author="Meryl Etman" w:date="2020-03-25T10:10:00Z">
                  <w:rPr>
                    <w:rFonts w:ascii="Arial" w:eastAsia="Calibri" w:hAnsi="Arial"/>
                    <w:sz w:val="14"/>
                    <w:rtl/>
                  </w:rPr>
                </w:rPrChange>
              </w:rPr>
            </w:pPr>
          </w:p>
        </w:tc>
        <w:tc>
          <w:tcPr>
            <w:tcW w:w="2793" w:type="dxa"/>
            <w:shd w:val="clear" w:color="auto" w:fill="auto"/>
            <w:vAlign w:val="center"/>
          </w:tcPr>
          <w:p w14:paraId="68D51970" w14:textId="77777777" w:rsidR="00EB5A81" w:rsidRPr="000748C0" w:rsidRDefault="00EB5A81" w:rsidP="00341985">
            <w:pPr>
              <w:suppressAutoHyphens/>
              <w:autoSpaceDN w:val="0"/>
              <w:textAlignment w:val="baseline"/>
              <w:rPr>
                <w:rFonts w:ascii="Arial" w:eastAsia="Calibri" w:hAnsi="Arial"/>
                <w:sz w:val="14"/>
                <w:rtl/>
                <w:rPrChange w:id="5799" w:author="Meryl Etman" w:date="2020-03-25T10:10:00Z">
                  <w:rPr>
                    <w:rFonts w:ascii="Arial" w:eastAsia="Calibri" w:hAnsi="Arial"/>
                    <w:sz w:val="14"/>
                    <w:rtl/>
                  </w:rPr>
                </w:rPrChange>
              </w:rPr>
            </w:pPr>
          </w:p>
        </w:tc>
      </w:tr>
      <w:tr w:rsidR="00EB5A81" w:rsidRPr="000748C0" w14:paraId="01FDC2B5" w14:textId="77777777" w:rsidTr="00341985">
        <w:tc>
          <w:tcPr>
            <w:tcW w:w="815" w:type="dxa"/>
            <w:shd w:val="clear" w:color="auto" w:fill="auto"/>
            <w:vAlign w:val="center"/>
          </w:tcPr>
          <w:p w14:paraId="26E9EE5E" w14:textId="77777777" w:rsidR="00EB5A81" w:rsidRPr="000748C0" w:rsidRDefault="00EB5A81" w:rsidP="00341985">
            <w:pPr>
              <w:suppressAutoHyphens/>
              <w:autoSpaceDN w:val="0"/>
              <w:jc w:val="center"/>
              <w:textAlignment w:val="baseline"/>
              <w:rPr>
                <w:rFonts w:ascii="Arial" w:eastAsia="Calibri" w:hAnsi="Arial"/>
                <w:sz w:val="18"/>
                <w:szCs w:val="24"/>
                <w:rtl/>
                <w:rPrChange w:id="5800" w:author="Meryl Etman" w:date="2020-03-25T10:10:00Z">
                  <w:rPr>
                    <w:rFonts w:ascii="Arial" w:eastAsia="Calibri" w:hAnsi="Arial"/>
                    <w:sz w:val="18"/>
                    <w:szCs w:val="24"/>
                    <w:rtl/>
                  </w:rPr>
                </w:rPrChange>
              </w:rPr>
            </w:pPr>
          </w:p>
        </w:tc>
        <w:tc>
          <w:tcPr>
            <w:tcW w:w="847" w:type="dxa"/>
            <w:shd w:val="clear" w:color="auto" w:fill="auto"/>
          </w:tcPr>
          <w:p w14:paraId="776A6370" w14:textId="77777777" w:rsidR="00EB5A81" w:rsidRPr="000748C0" w:rsidRDefault="00EB5A81" w:rsidP="00341985">
            <w:pPr>
              <w:suppressAutoHyphens/>
              <w:autoSpaceDN w:val="0"/>
              <w:jc w:val="both"/>
              <w:textAlignment w:val="baseline"/>
              <w:rPr>
                <w:rFonts w:ascii="Arial" w:eastAsia="Calibri" w:hAnsi="Arial"/>
                <w:sz w:val="18"/>
                <w:szCs w:val="24"/>
                <w:rtl/>
                <w:rPrChange w:id="5801" w:author="Meryl Etman" w:date="2020-03-25T10:10:00Z">
                  <w:rPr>
                    <w:rFonts w:ascii="Arial" w:eastAsia="Calibri" w:hAnsi="Arial"/>
                    <w:sz w:val="18"/>
                    <w:szCs w:val="24"/>
                    <w:rtl/>
                  </w:rPr>
                </w:rPrChange>
              </w:rPr>
            </w:pPr>
          </w:p>
        </w:tc>
        <w:tc>
          <w:tcPr>
            <w:tcW w:w="1947" w:type="dxa"/>
            <w:shd w:val="clear" w:color="auto" w:fill="auto"/>
            <w:vAlign w:val="center"/>
          </w:tcPr>
          <w:p w14:paraId="4775B0FB" w14:textId="77777777" w:rsidR="00EB5A81" w:rsidRPr="000748C0" w:rsidRDefault="00EB5A81" w:rsidP="00341985">
            <w:pPr>
              <w:suppressAutoHyphens/>
              <w:autoSpaceDN w:val="0"/>
              <w:textAlignment w:val="baseline"/>
              <w:rPr>
                <w:rFonts w:ascii="Arial" w:eastAsia="Calibri" w:hAnsi="Arial"/>
                <w:sz w:val="14"/>
                <w:rtl/>
                <w:rPrChange w:id="5802" w:author="Meryl Etman" w:date="2020-03-25T10:10:00Z">
                  <w:rPr>
                    <w:rFonts w:ascii="Arial" w:eastAsia="Calibri" w:hAnsi="Arial"/>
                    <w:sz w:val="14"/>
                    <w:rtl/>
                  </w:rPr>
                </w:rPrChange>
              </w:rPr>
            </w:pPr>
          </w:p>
        </w:tc>
        <w:tc>
          <w:tcPr>
            <w:tcW w:w="3226" w:type="dxa"/>
            <w:shd w:val="clear" w:color="auto" w:fill="auto"/>
            <w:vAlign w:val="center"/>
          </w:tcPr>
          <w:p w14:paraId="0913593D" w14:textId="77777777" w:rsidR="00EB5A81" w:rsidRPr="000748C0" w:rsidRDefault="00EB5A81" w:rsidP="00341985">
            <w:pPr>
              <w:suppressAutoHyphens/>
              <w:autoSpaceDN w:val="0"/>
              <w:textAlignment w:val="baseline"/>
              <w:rPr>
                <w:rFonts w:ascii="Arial" w:eastAsia="Calibri" w:hAnsi="Arial"/>
                <w:sz w:val="14"/>
                <w:rtl/>
                <w:rPrChange w:id="5803" w:author="Meryl Etman" w:date="2020-03-25T10:10:00Z">
                  <w:rPr>
                    <w:rFonts w:ascii="Arial" w:eastAsia="Calibri" w:hAnsi="Arial"/>
                    <w:sz w:val="14"/>
                    <w:rtl/>
                  </w:rPr>
                </w:rPrChange>
              </w:rPr>
            </w:pPr>
          </w:p>
        </w:tc>
        <w:tc>
          <w:tcPr>
            <w:tcW w:w="2793" w:type="dxa"/>
            <w:shd w:val="clear" w:color="auto" w:fill="auto"/>
            <w:vAlign w:val="center"/>
          </w:tcPr>
          <w:p w14:paraId="46533AA6" w14:textId="77777777" w:rsidR="00EB5A81" w:rsidRPr="000748C0" w:rsidRDefault="00EB5A81" w:rsidP="00341985">
            <w:pPr>
              <w:suppressAutoHyphens/>
              <w:autoSpaceDN w:val="0"/>
              <w:textAlignment w:val="baseline"/>
              <w:rPr>
                <w:rFonts w:ascii="Arial" w:eastAsia="Calibri" w:hAnsi="Arial"/>
                <w:sz w:val="14"/>
                <w:rtl/>
                <w:rPrChange w:id="5804" w:author="Meryl Etman" w:date="2020-03-25T10:10:00Z">
                  <w:rPr>
                    <w:rFonts w:ascii="Arial" w:eastAsia="Calibri" w:hAnsi="Arial"/>
                    <w:sz w:val="14"/>
                    <w:rtl/>
                  </w:rPr>
                </w:rPrChange>
              </w:rPr>
            </w:pPr>
          </w:p>
        </w:tc>
      </w:tr>
      <w:tr w:rsidR="00EB5A81" w:rsidRPr="000748C0" w14:paraId="7F00A2A5" w14:textId="77777777" w:rsidTr="00341985">
        <w:tc>
          <w:tcPr>
            <w:tcW w:w="815" w:type="dxa"/>
            <w:shd w:val="clear" w:color="auto" w:fill="auto"/>
            <w:vAlign w:val="center"/>
          </w:tcPr>
          <w:p w14:paraId="7F234968" w14:textId="77777777" w:rsidR="00EB5A81" w:rsidRPr="000748C0" w:rsidRDefault="00EB5A81" w:rsidP="00341985">
            <w:pPr>
              <w:suppressAutoHyphens/>
              <w:autoSpaceDN w:val="0"/>
              <w:jc w:val="center"/>
              <w:textAlignment w:val="baseline"/>
              <w:rPr>
                <w:rFonts w:ascii="Arial" w:eastAsia="Calibri" w:hAnsi="Arial"/>
                <w:sz w:val="18"/>
                <w:szCs w:val="24"/>
                <w:rtl/>
                <w:rPrChange w:id="5805" w:author="Meryl Etman" w:date="2020-03-25T10:10:00Z">
                  <w:rPr>
                    <w:rFonts w:ascii="Arial" w:eastAsia="Calibri" w:hAnsi="Arial"/>
                    <w:sz w:val="18"/>
                    <w:szCs w:val="24"/>
                    <w:rtl/>
                  </w:rPr>
                </w:rPrChange>
              </w:rPr>
            </w:pPr>
          </w:p>
        </w:tc>
        <w:tc>
          <w:tcPr>
            <w:tcW w:w="847" w:type="dxa"/>
            <w:shd w:val="clear" w:color="auto" w:fill="auto"/>
          </w:tcPr>
          <w:p w14:paraId="07C408B5" w14:textId="77777777" w:rsidR="00EB5A81" w:rsidRPr="000748C0" w:rsidRDefault="00EB5A81" w:rsidP="00341985">
            <w:pPr>
              <w:suppressAutoHyphens/>
              <w:autoSpaceDN w:val="0"/>
              <w:jc w:val="both"/>
              <w:textAlignment w:val="baseline"/>
              <w:rPr>
                <w:rFonts w:ascii="Arial" w:eastAsia="Calibri" w:hAnsi="Arial"/>
                <w:sz w:val="18"/>
                <w:szCs w:val="24"/>
                <w:rtl/>
                <w:rPrChange w:id="5806" w:author="Meryl Etman" w:date="2020-03-25T10:10:00Z">
                  <w:rPr>
                    <w:rFonts w:ascii="Arial" w:eastAsia="Calibri" w:hAnsi="Arial"/>
                    <w:sz w:val="18"/>
                    <w:szCs w:val="24"/>
                    <w:rtl/>
                  </w:rPr>
                </w:rPrChange>
              </w:rPr>
            </w:pPr>
          </w:p>
        </w:tc>
        <w:tc>
          <w:tcPr>
            <w:tcW w:w="1947" w:type="dxa"/>
            <w:shd w:val="clear" w:color="auto" w:fill="auto"/>
            <w:vAlign w:val="center"/>
          </w:tcPr>
          <w:p w14:paraId="068EBDC8" w14:textId="77777777" w:rsidR="00EB5A81" w:rsidRPr="000748C0" w:rsidRDefault="00EB5A81" w:rsidP="00341985">
            <w:pPr>
              <w:suppressAutoHyphens/>
              <w:autoSpaceDN w:val="0"/>
              <w:textAlignment w:val="baseline"/>
              <w:rPr>
                <w:rFonts w:ascii="Arial" w:eastAsia="Calibri" w:hAnsi="Arial"/>
                <w:sz w:val="14"/>
                <w:rtl/>
                <w:rPrChange w:id="5807" w:author="Meryl Etman" w:date="2020-03-25T10:10:00Z">
                  <w:rPr>
                    <w:rFonts w:ascii="Arial" w:eastAsia="Calibri" w:hAnsi="Arial"/>
                    <w:sz w:val="14"/>
                    <w:rtl/>
                  </w:rPr>
                </w:rPrChange>
              </w:rPr>
            </w:pPr>
          </w:p>
        </w:tc>
        <w:tc>
          <w:tcPr>
            <w:tcW w:w="3226" w:type="dxa"/>
            <w:shd w:val="clear" w:color="auto" w:fill="auto"/>
            <w:vAlign w:val="center"/>
          </w:tcPr>
          <w:p w14:paraId="2D1353B6" w14:textId="77777777" w:rsidR="00EB5A81" w:rsidRPr="000748C0" w:rsidRDefault="00EB5A81" w:rsidP="00341985">
            <w:pPr>
              <w:suppressAutoHyphens/>
              <w:autoSpaceDN w:val="0"/>
              <w:textAlignment w:val="baseline"/>
              <w:rPr>
                <w:rFonts w:ascii="Arial" w:eastAsia="Calibri" w:hAnsi="Arial"/>
                <w:sz w:val="14"/>
                <w:rtl/>
                <w:rPrChange w:id="5808" w:author="Meryl Etman" w:date="2020-03-25T10:10:00Z">
                  <w:rPr>
                    <w:rFonts w:ascii="Arial" w:eastAsia="Calibri" w:hAnsi="Arial"/>
                    <w:sz w:val="14"/>
                    <w:rtl/>
                  </w:rPr>
                </w:rPrChange>
              </w:rPr>
            </w:pPr>
          </w:p>
        </w:tc>
        <w:tc>
          <w:tcPr>
            <w:tcW w:w="2793" w:type="dxa"/>
            <w:shd w:val="clear" w:color="auto" w:fill="auto"/>
            <w:vAlign w:val="center"/>
          </w:tcPr>
          <w:p w14:paraId="597F2D7B" w14:textId="77777777" w:rsidR="00EB5A81" w:rsidRPr="000748C0" w:rsidRDefault="00EB5A81" w:rsidP="00341985">
            <w:pPr>
              <w:suppressAutoHyphens/>
              <w:autoSpaceDN w:val="0"/>
              <w:textAlignment w:val="baseline"/>
              <w:rPr>
                <w:rFonts w:ascii="Arial" w:eastAsia="Calibri" w:hAnsi="Arial"/>
                <w:sz w:val="14"/>
                <w:rtl/>
                <w:rPrChange w:id="5809" w:author="Meryl Etman" w:date="2020-03-25T10:10:00Z">
                  <w:rPr>
                    <w:rFonts w:ascii="Arial" w:eastAsia="Calibri" w:hAnsi="Arial"/>
                    <w:sz w:val="14"/>
                    <w:rtl/>
                  </w:rPr>
                </w:rPrChange>
              </w:rPr>
            </w:pPr>
          </w:p>
        </w:tc>
      </w:tr>
      <w:tr w:rsidR="00EB5A81" w:rsidRPr="000748C0" w14:paraId="0595C805" w14:textId="77777777" w:rsidTr="00341985">
        <w:tc>
          <w:tcPr>
            <w:tcW w:w="815" w:type="dxa"/>
            <w:shd w:val="clear" w:color="auto" w:fill="auto"/>
            <w:vAlign w:val="center"/>
          </w:tcPr>
          <w:p w14:paraId="566C8169" w14:textId="77777777" w:rsidR="00EB5A81" w:rsidRPr="000748C0" w:rsidRDefault="00EB5A81" w:rsidP="00341985">
            <w:pPr>
              <w:suppressAutoHyphens/>
              <w:autoSpaceDN w:val="0"/>
              <w:jc w:val="center"/>
              <w:textAlignment w:val="baseline"/>
              <w:rPr>
                <w:rFonts w:ascii="Arial" w:eastAsia="Calibri" w:hAnsi="Arial"/>
                <w:sz w:val="18"/>
                <w:szCs w:val="24"/>
                <w:rtl/>
                <w:rPrChange w:id="5810" w:author="Meryl Etman" w:date="2020-03-25T10:10:00Z">
                  <w:rPr>
                    <w:rFonts w:ascii="Arial" w:eastAsia="Calibri" w:hAnsi="Arial"/>
                    <w:sz w:val="18"/>
                    <w:szCs w:val="24"/>
                    <w:rtl/>
                  </w:rPr>
                </w:rPrChange>
              </w:rPr>
            </w:pPr>
          </w:p>
        </w:tc>
        <w:tc>
          <w:tcPr>
            <w:tcW w:w="847" w:type="dxa"/>
            <w:shd w:val="clear" w:color="auto" w:fill="auto"/>
          </w:tcPr>
          <w:p w14:paraId="1BAD8186" w14:textId="77777777" w:rsidR="00EB5A81" w:rsidRPr="000748C0" w:rsidRDefault="00EB5A81" w:rsidP="00341985">
            <w:pPr>
              <w:suppressAutoHyphens/>
              <w:autoSpaceDN w:val="0"/>
              <w:jc w:val="both"/>
              <w:textAlignment w:val="baseline"/>
              <w:rPr>
                <w:rFonts w:ascii="Arial" w:eastAsia="Calibri" w:hAnsi="Arial"/>
                <w:sz w:val="18"/>
                <w:szCs w:val="24"/>
                <w:rtl/>
                <w:rPrChange w:id="5811" w:author="Meryl Etman" w:date="2020-03-25T10:10:00Z">
                  <w:rPr>
                    <w:rFonts w:ascii="Arial" w:eastAsia="Calibri" w:hAnsi="Arial"/>
                    <w:sz w:val="18"/>
                    <w:szCs w:val="24"/>
                    <w:rtl/>
                  </w:rPr>
                </w:rPrChange>
              </w:rPr>
            </w:pPr>
          </w:p>
        </w:tc>
        <w:tc>
          <w:tcPr>
            <w:tcW w:w="1947" w:type="dxa"/>
            <w:shd w:val="clear" w:color="auto" w:fill="auto"/>
            <w:vAlign w:val="center"/>
          </w:tcPr>
          <w:p w14:paraId="6A4EA621" w14:textId="77777777" w:rsidR="00EB5A81" w:rsidRPr="000748C0" w:rsidRDefault="00EB5A81" w:rsidP="00341985">
            <w:pPr>
              <w:suppressAutoHyphens/>
              <w:autoSpaceDN w:val="0"/>
              <w:textAlignment w:val="baseline"/>
              <w:rPr>
                <w:rFonts w:ascii="Arial" w:eastAsia="Calibri" w:hAnsi="Arial"/>
                <w:sz w:val="14"/>
                <w:rtl/>
                <w:rPrChange w:id="5812" w:author="Meryl Etman" w:date="2020-03-25T10:10:00Z">
                  <w:rPr>
                    <w:rFonts w:ascii="Arial" w:eastAsia="Calibri" w:hAnsi="Arial"/>
                    <w:sz w:val="14"/>
                    <w:rtl/>
                  </w:rPr>
                </w:rPrChange>
              </w:rPr>
            </w:pPr>
          </w:p>
        </w:tc>
        <w:tc>
          <w:tcPr>
            <w:tcW w:w="3226" w:type="dxa"/>
            <w:shd w:val="clear" w:color="auto" w:fill="auto"/>
            <w:vAlign w:val="center"/>
          </w:tcPr>
          <w:p w14:paraId="66481F85" w14:textId="77777777" w:rsidR="00EB5A81" w:rsidRPr="000748C0" w:rsidRDefault="00EB5A81" w:rsidP="00341985">
            <w:pPr>
              <w:suppressAutoHyphens/>
              <w:autoSpaceDN w:val="0"/>
              <w:textAlignment w:val="baseline"/>
              <w:rPr>
                <w:rFonts w:ascii="Arial" w:eastAsia="Calibri" w:hAnsi="Arial"/>
                <w:sz w:val="14"/>
                <w:rtl/>
                <w:rPrChange w:id="5813" w:author="Meryl Etman" w:date="2020-03-25T10:10:00Z">
                  <w:rPr>
                    <w:rFonts w:ascii="Arial" w:eastAsia="Calibri" w:hAnsi="Arial"/>
                    <w:sz w:val="14"/>
                    <w:rtl/>
                  </w:rPr>
                </w:rPrChange>
              </w:rPr>
            </w:pPr>
          </w:p>
        </w:tc>
        <w:tc>
          <w:tcPr>
            <w:tcW w:w="2793" w:type="dxa"/>
            <w:shd w:val="clear" w:color="auto" w:fill="auto"/>
            <w:vAlign w:val="center"/>
          </w:tcPr>
          <w:p w14:paraId="77EE21DB" w14:textId="77777777" w:rsidR="00EB5A81" w:rsidRPr="000748C0" w:rsidRDefault="00EB5A81" w:rsidP="00341985">
            <w:pPr>
              <w:suppressAutoHyphens/>
              <w:autoSpaceDN w:val="0"/>
              <w:textAlignment w:val="baseline"/>
              <w:rPr>
                <w:rFonts w:ascii="Arial" w:eastAsia="Calibri" w:hAnsi="Arial"/>
                <w:sz w:val="14"/>
                <w:rtl/>
                <w:rPrChange w:id="5814" w:author="Meryl Etman" w:date="2020-03-25T10:10:00Z">
                  <w:rPr>
                    <w:rFonts w:ascii="Arial" w:eastAsia="Calibri" w:hAnsi="Arial"/>
                    <w:sz w:val="14"/>
                    <w:rtl/>
                  </w:rPr>
                </w:rPrChange>
              </w:rPr>
            </w:pPr>
          </w:p>
        </w:tc>
      </w:tr>
      <w:tr w:rsidR="00EB5A81" w:rsidRPr="000748C0" w14:paraId="41DC5E4B" w14:textId="77777777" w:rsidTr="00341985">
        <w:tc>
          <w:tcPr>
            <w:tcW w:w="815" w:type="dxa"/>
            <w:shd w:val="clear" w:color="auto" w:fill="auto"/>
            <w:vAlign w:val="center"/>
          </w:tcPr>
          <w:p w14:paraId="5E272C39" w14:textId="77777777" w:rsidR="00EB5A81" w:rsidRPr="000748C0" w:rsidRDefault="00EB5A81" w:rsidP="00341985">
            <w:pPr>
              <w:suppressAutoHyphens/>
              <w:autoSpaceDN w:val="0"/>
              <w:jc w:val="center"/>
              <w:textAlignment w:val="baseline"/>
              <w:rPr>
                <w:rFonts w:ascii="Arial" w:eastAsia="Calibri" w:hAnsi="Arial"/>
                <w:sz w:val="18"/>
                <w:szCs w:val="24"/>
                <w:rtl/>
                <w:rPrChange w:id="5815" w:author="Meryl Etman" w:date="2020-03-25T10:10:00Z">
                  <w:rPr>
                    <w:rFonts w:ascii="Arial" w:eastAsia="Calibri" w:hAnsi="Arial"/>
                    <w:sz w:val="18"/>
                    <w:szCs w:val="24"/>
                    <w:rtl/>
                  </w:rPr>
                </w:rPrChange>
              </w:rPr>
            </w:pPr>
          </w:p>
        </w:tc>
        <w:tc>
          <w:tcPr>
            <w:tcW w:w="847" w:type="dxa"/>
            <w:shd w:val="clear" w:color="auto" w:fill="auto"/>
          </w:tcPr>
          <w:p w14:paraId="1FD880B1" w14:textId="77777777" w:rsidR="00EB5A81" w:rsidRPr="000748C0" w:rsidRDefault="00EB5A81" w:rsidP="00341985">
            <w:pPr>
              <w:suppressAutoHyphens/>
              <w:autoSpaceDN w:val="0"/>
              <w:jc w:val="both"/>
              <w:textAlignment w:val="baseline"/>
              <w:rPr>
                <w:rFonts w:ascii="Arial" w:eastAsia="Calibri" w:hAnsi="Arial"/>
                <w:sz w:val="18"/>
                <w:szCs w:val="24"/>
                <w:rtl/>
                <w:rPrChange w:id="5816" w:author="Meryl Etman" w:date="2020-03-25T10:10:00Z">
                  <w:rPr>
                    <w:rFonts w:ascii="Arial" w:eastAsia="Calibri" w:hAnsi="Arial"/>
                    <w:sz w:val="18"/>
                    <w:szCs w:val="24"/>
                    <w:rtl/>
                  </w:rPr>
                </w:rPrChange>
              </w:rPr>
            </w:pPr>
          </w:p>
        </w:tc>
        <w:tc>
          <w:tcPr>
            <w:tcW w:w="1947" w:type="dxa"/>
            <w:shd w:val="clear" w:color="auto" w:fill="auto"/>
            <w:vAlign w:val="center"/>
          </w:tcPr>
          <w:p w14:paraId="4FCDD50D" w14:textId="77777777" w:rsidR="00EB5A81" w:rsidRPr="000748C0" w:rsidRDefault="00EB5A81" w:rsidP="00341985">
            <w:pPr>
              <w:suppressAutoHyphens/>
              <w:autoSpaceDN w:val="0"/>
              <w:textAlignment w:val="baseline"/>
              <w:rPr>
                <w:rFonts w:ascii="Arial" w:eastAsia="Calibri" w:hAnsi="Arial"/>
                <w:sz w:val="14"/>
                <w:rtl/>
                <w:rPrChange w:id="5817" w:author="Meryl Etman" w:date="2020-03-25T10:10:00Z">
                  <w:rPr>
                    <w:rFonts w:ascii="Arial" w:eastAsia="Calibri" w:hAnsi="Arial"/>
                    <w:sz w:val="14"/>
                    <w:rtl/>
                  </w:rPr>
                </w:rPrChange>
              </w:rPr>
            </w:pPr>
          </w:p>
        </w:tc>
        <w:tc>
          <w:tcPr>
            <w:tcW w:w="3226" w:type="dxa"/>
            <w:shd w:val="clear" w:color="auto" w:fill="auto"/>
            <w:vAlign w:val="center"/>
          </w:tcPr>
          <w:p w14:paraId="267329E4" w14:textId="77777777" w:rsidR="00EB5A81" w:rsidRPr="000748C0" w:rsidRDefault="00EB5A81" w:rsidP="00341985">
            <w:pPr>
              <w:suppressAutoHyphens/>
              <w:autoSpaceDN w:val="0"/>
              <w:textAlignment w:val="baseline"/>
              <w:rPr>
                <w:rFonts w:ascii="Arial" w:eastAsia="Calibri" w:hAnsi="Arial"/>
                <w:sz w:val="14"/>
                <w:rtl/>
                <w:rPrChange w:id="5818" w:author="Meryl Etman" w:date="2020-03-25T10:10:00Z">
                  <w:rPr>
                    <w:rFonts w:ascii="Arial" w:eastAsia="Calibri" w:hAnsi="Arial"/>
                    <w:sz w:val="14"/>
                    <w:rtl/>
                  </w:rPr>
                </w:rPrChange>
              </w:rPr>
            </w:pPr>
          </w:p>
        </w:tc>
        <w:tc>
          <w:tcPr>
            <w:tcW w:w="2793" w:type="dxa"/>
            <w:shd w:val="clear" w:color="auto" w:fill="auto"/>
            <w:vAlign w:val="center"/>
          </w:tcPr>
          <w:p w14:paraId="2B1AE553" w14:textId="77777777" w:rsidR="00EB5A81" w:rsidRPr="000748C0" w:rsidRDefault="00EB5A81" w:rsidP="00341985">
            <w:pPr>
              <w:suppressAutoHyphens/>
              <w:autoSpaceDN w:val="0"/>
              <w:textAlignment w:val="baseline"/>
              <w:rPr>
                <w:rFonts w:ascii="Arial" w:eastAsia="Calibri" w:hAnsi="Arial"/>
                <w:sz w:val="14"/>
                <w:rtl/>
                <w:rPrChange w:id="5819" w:author="Meryl Etman" w:date="2020-03-25T10:10:00Z">
                  <w:rPr>
                    <w:rFonts w:ascii="Arial" w:eastAsia="Calibri" w:hAnsi="Arial"/>
                    <w:sz w:val="14"/>
                    <w:rtl/>
                  </w:rPr>
                </w:rPrChange>
              </w:rPr>
            </w:pPr>
          </w:p>
        </w:tc>
      </w:tr>
      <w:tr w:rsidR="00EB5A81" w:rsidRPr="000748C0" w14:paraId="6833EFE4" w14:textId="77777777" w:rsidTr="00341985">
        <w:tc>
          <w:tcPr>
            <w:tcW w:w="815" w:type="dxa"/>
            <w:shd w:val="clear" w:color="auto" w:fill="auto"/>
            <w:vAlign w:val="center"/>
          </w:tcPr>
          <w:p w14:paraId="3E1A457A" w14:textId="77777777" w:rsidR="00EB5A81" w:rsidRPr="000748C0" w:rsidRDefault="00EB5A81" w:rsidP="00341985">
            <w:pPr>
              <w:suppressAutoHyphens/>
              <w:autoSpaceDN w:val="0"/>
              <w:jc w:val="center"/>
              <w:textAlignment w:val="baseline"/>
              <w:rPr>
                <w:rFonts w:ascii="Arial" w:eastAsia="Calibri" w:hAnsi="Arial"/>
                <w:sz w:val="18"/>
                <w:szCs w:val="24"/>
                <w:rtl/>
                <w:rPrChange w:id="5820" w:author="Meryl Etman" w:date="2020-03-25T10:10:00Z">
                  <w:rPr>
                    <w:rFonts w:ascii="Arial" w:eastAsia="Calibri" w:hAnsi="Arial"/>
                    <w:sz w:val="18"/>
                    <w:szCs w:val="24"/>
                    <w:rtl/>
                  </w:rPr>
                </w:rPrChange>
              </w:rPr>
            </w:pPr>
          </w:p>
        </w:tc>
        <w:tc>
          <w:tcPr>
            <w:tcW w:w="847" w:type="dxa"/>
            <w:shd w:val="clear" w:color="auto" w:fill="auto"/>
          </w:tcPr>
          <w:p w14:paraId="10E8382F" w14:textId="77777777" w:rsidR="00EB5A81" w:rsidRPr="000748C0" w:rsidRDefault="00EB5A81" w:rsidP="00341985">
            <w:pPr>
              <w:suppressAutoHyphens/>
              <w:autoSpaceDN w:val="0"/>
              <w:jc w:val="both"/>
              <w:textAlignment w:val="baseline"/>
              <w:rPr>
                <w:rFonts w:ascii="Arial" w:eastAsia="Calibri" w:hAnsi="Arial"/>
                <w:sz w:val="18"/>
                <w:szCs w:val="24"/>
                <w:rtl/>
                <w:rPrChange w:id="5821" w:author="Meryl Etman" w:date="2020-03-25T10:10:00Z">
                  <w:rPr>
                    <w:rFonts w:ascii="Arial" w:eastAsia="Calibri" w:hAnsi="Arial"/>
                    <w:sz w:val="18"/>
                    <w:szCs w:val="24"/>
                    <w:rtl/>
                  </w:rPr>
                </w:rPrChange>
              </w:rPr>
            </w:pPr>
          </w:p>
        </w:tc>
        <w:tc>
          <w:tcPr>
            <w:tcW w:w="1947" w:type="dxa"/>
            <w:shd w:val="clear" w:color="auto" w:fill="auto"/>
            <w:vAlign w:val="center"/>
          </w:tcPr>
          <w:p w14:paraId="37C014E7" w14:textId="77777777" w:rsidR="00EB5A81" w:rsidRPr="000748C0" w:rsidRDefault="00EB5A81" w:rsidP="00341985">
            <w:pPr>
              <w:suppressAutoHyphens/>
              <w:autoSpaceDN w:val="0"/>
              <w:textAlignment w:val="baseline"/>
              <w:rPr>
                <w:rFonts w:ascii="Arial" w:eastAsia="Calibri" w:hAnsi="Arial"/>
                <w:sz w:val="14"/>
                <w:rtl/>
                <w:rPrChange w:id="5822" w:author="Meryl Etman" w:date="2020-03-25T10:10:00Z">
                  <w:rPr>
                    <w:rFonts w:ascii="Arial" w:eastAsia="Calibri" w:hAnsi="Arial"/>
                    <w:sz w:val="14"/>
                    <w:rtl/>
                  </w:rPr>
                </w:rPrChange>
              </w:rPr>
            </w:pPr>
          </w:p>
        </w:tc>
        <w:tc>
          <w:tcPr>
            <w:tcW w:w="3226" w:type="dxa"/>
            <w:shd w:val="clear" w:color="auto" w:fill="auto"/>
            <w:vAlign w:val="center"/>
          </w:tcPr>
          <w:p w14:paraId="5EEEB3BD" w14:textId="77777777" w:rsidR="00EB5A81" w:rsidRPr="000748C0" w:rsidRDefault="00EB5A81" w:rsidP="00341985">
            <w:pPr>
              <w:suppressAutoHyphens/>
              <w:autoSpaceDN w:val="0"/>
              <w:textAlignment w:val="baseline"/>
              <w:rPr>
                <w:rFonts w:ascii="Arial" w:eastAsia="Calibri" w:hAnsi="Arial"/>
                <w:sz w:val="14"/>
                <w:rtl/>
                <w:rPrChange w:id="5823" w:author="Meryl Etman" w:date="2020-03-25T10:10:00Z">
                  <w:rPr>
                    <w:rFonts w:ascii="Arial" w:eastAsia="Calibri" w:hAnsi="Arial"/>
                    <w:sz w:val="14"/>
                    <w:rtl/>
                  </w:rPr>
                </w:rPrChange>
              </w:rPr>
            </w:pPr>
          </w:p>
        </w:tc>
        <w:tc>
          <w:tcPr>
            <w:tcW w:w="2793" w:type="dxa"/>
            <w:shd w:val="clear" w:color="auto" w:fill="auto"/>
            <w:vAlign w:val="center"/>
          </w:tcPr>
          <w:p w14:paraId="067240FD" w14:textId="77777777" w:rsidR="00EB5A81" w:rsidRPr="000748C0" w:rsidRDefault="00EB5A81" w:rsidP="00341985">
            <w:pPr>
              <w:suppressAutoHyphens/>
              <w:autoSpaceDN w:val="0"/>
              <w:textAlignment w:val="baseline"/>
              <w:rPr>
                <w:rFonts w:ascii="Arial" w:eastAsia="Calibri" w:hAnsi="Arial"/>
                <w:sz w:val="14"/>
                <w:rtl/>
                <w:rPrChange w:id="5824" w:author="Meryl Etman" w:date="2020-03-25T10:10:00Z">
                  <w:rPr>
                    <w:rFonts w:ascii="Arial" w:eastAsia="Calibri" w:hAnsi="Arial"/>
                    <w:sz w:val="14"/>
                    <w:rtl/>
                  </w:rPr>
                </w:rPrChange>
              </w:rPr>
            </w:pPr>
          </w:p>
        </w:tc>
      </w:tr>
      <w:tr w:rsidR="00EB5A81" w:rsidRPr="000748C0" w14:paraId="147EE6F5" w14:textId="77777777" w:rsidTr="00341985">
        <w:tc>
          <w:tcPr>
            <w:tcW w:w="815" w:type="dxa"/>
            <w:shd w:val="clear" w:color="auto" w:fill="auto"/>
            <w:vAlign w:val="center"/>
          </w:tcPr>
          <w:p w14:paraId="2B86F0B2" w14:textId="77777777" w:rsidR="00EB5A81" w:rsidRPr="000748C0" w:rsidRDefault="00EB5A81" w:rsidP="00341985">
            <w:pPr>
              <w:suppressAutoHyphens/>
              <w:autoSpaceDN w:val="0"/>
              <w:jc w:val="center"/>
              <w:textAlignment w:val="baseline"/>
              <w:rPr>
                <w:rFonts w:ascii="Arial" w:eastAsia="Calibri" w:hAnsi="Arial"/>
                <w:sz w:val="18"/>
                <w:szCs w:val="24"/>
                <w:rtl/>
                <w:rPrChange w:id="5825" w:author="Meryl Etman" w:date="2020-03-25T10:10:00Z">
                  <w:rPr>
                    <w:rFonts w:ascii="Arial" w:eastAsia="Calibri" w:hAnsi="Arial"/>
                    <w:sz w:val="18"/>
                    <w:szCs w:val="24"/>
                    <w:rtl/>
                  </w:rPr>
                </w:rPrChange>
              </w:rPr>
            </w:pPr>
          </w:p>
        </w:tc>
        <w:tc>
          <w:tcPr>
            <w:tcW w:w="847" w:type="dxa"/>
            <w:shd w:val="clear" w:color="auto" w:fill="auto"/>
          </w:tcPr>
          <w:p w14:paraId="72CCA198" w14:textId="77777777" w:rsidR="00EB5A81" w:rsidRPr="000748C0" w:rsidRDefault="00EB5A81" w:rsidP="00341985">
            <w:pPr>
              <w:suppressAutoHyphens/>
              <w:autoSpaceDN w:val="0"/>
              <w:jc w:val="both"/>
              <w:textAlignment w:val="baseline"/>
              <w:rPr>
                <w:rFonts w:ascii="Arial" w:eastAsia="Calibri" w:hAnsi="Arial"/>
                <w:sz w:val="18"/>
                <w:szCs w:val="24"/>
                <w:rtl/>
                <w:rPrChange w:id="5826" w:author="Meryl Etman" w:date="2020-03-25T10:10:00Z">
                  <w:rPr>
                    <w:rFonts w:ascii="Arial" w:eastAsia="Calibri" w:hAnsi="Arial"/>
                    <w:sz w:val="18"/>
                    <w:szCs w:val="24"/>
                    <w:rtl/>
                  </w:rPr>
                </w:rPrChange>
              </w:rPr>
            </w:pPr>
          </w:p>
        </w:tc>
        <w:tc>
          <w:tcPr>
            <w:tcW w:w="1947" w:type="dxa"/>
            <w:shd w:val="clear" w:color="auto" w:fill="auto"/>
            <w:vAlign w:val="center"/>
          </w:tcPr>
          <w:p w14:paraId="2F60489E" w14:textId="77777777" w:rsidR="00EB5A81" w:rsidRPr="000748C0" w:rsidRDefault="00EB5A81" w:rsidP="00341985">
            <w:pPr>
              <w:suppressAutoHyphens/>
              <w:autoSpaceDN w:val="0"/>
              <w:textAlignment w:val="baseline"/>
              <w:rPr>
                <w:rFonts w:ascii="Arial" w:eastAsia="Calibri" w:hAnsi="Arial"/>
                <w:sz w:val="14"/>
                <w:rtl/>
                <w:rPrChange w:id="5827" w:author="Meryl Etman" w:date="2020-03-25T10:10:00Z">
                  <w:rPr>
                    <w:rFonts w:ascii="Arial" w:eastAsia="Calibri" w:hAnsi="Arial"/>
                    <w:sz w:val="14"/>
                    <w:rtl/>
                  </w:rPr>
                </w:rPrChange>
              </w:rPr>
            </w:pPr>
          </w:p>
        </w:tc>
        <w:tc>
          <w:tcPr>
            <w:tcW w:w="3226" w:type="dxa"/>
            <w:shd w:val="clear" w:color="auto" w:fill="auto"/>
            <w:vAlign w:val="center"/>
          </w:tcPr>
          <w:p w14:paraId="1BCEADBE" w14:textId="77777777" w:rsidR="00EB5A81" w:rsidRPr="000748C0" w:rsidRDefault="00EB5A81" w:rsidP="00341985">
            <w:pPr>
              <w:suppressAutoHyphens/>
              <w:autoSpaceDN w:val="0"/>
              <w:textAlignment w:val="baseline"/>
              <w:rPr>
                <w:rFonts w:ascii="Arial" w:eastAsia="Calibri" w:hAnsi="Arial"/>
                <w:sz w:val="14"/>
                <w:rtl/>
                <w:rPrChange w:id="5828" w:author="Meryl Etman" w:date="2020-03-25T10:10:00Z">
                  <w:rPr>
                    <w:rFonts w:ascii="Arial" w:eastAsia="Calibri" w:hAnsi="Arial"/>
                    <w:sz w:val="14"/>
                    <w:rtl/>
                  </w:rPr>
                </w:rPrChange>
              </w:rPr>
            </w:pPr>
          </w:p>
        </w:tc>
        <w:tc>
          <w:tcPr>
            <w:tcW w:w="2793" w:type="dxa"/>
            <w:shd w:val="clear" w:color="auto" w:fill="auto"/>
            <w:vAlign w:val="center"/>
          </w:tcPr>
          <w:p w14:paraId="62EC0B6B" w14:textId="77777777" w:rsidR="00EB5A81" w:rsidRPr="000748C0" w:rsidRDefault="00EB5A81" w:rsidP="00341985">
            <w:pPr>
              <w:suppressAutoHyphens/>
              <w:autoSpaceDN w:val="0"/>
              <w:textAlignment w:val="baseline"/>
              <w:rPr>
                <w:rFonts w:ascii="Arial" w:eastAsia="Calibri" w:hAnsi="Arial"/>
                <w:sz w:val="14"/>
                <w:rtl/>
                <w:rPrChange w:id="5829" w:author="Meryl Etman" w:date="2020-03-25T10:10:00Z">
                  <w:rPr>
                    <w:rFonts w:ascii="Arial" w:eastAsia="Calibri" w:hAnsi="Arial"/>
                    <w:sz w:val="14"/>
                    <w:rtl/>
                  </w:rPr>
                </w:rPrChange>
              </w:rPr>
            </w:pPr>
          </w:p>
        </w:tc>
      </w:tr>
    </w:tbl>
    <w:p w14:paraId="636F0BBC" w14:textId="77777777" w:rsidR="00EB5A81" w:rsidRPr="000748C0" w:rsidRDefault="00EB5A81" w:rsidP="00EB5A81">
      <w:pPr>
        <w:suppressAutoHyphens/>
        <w:autoSpaceDN w:val="0"/>
        <w:jc w:val="both"/>
        <w:textAlignment w:val="baseline"/>
        <w:rPr>
          <w:rFonts w:ascii="Arial" w:eastAsia="Calibri" w:hAnsi="Arial"/>
          <w:sz w:val="18"/>
          <w:szCs w:val="24"/>
          <w:rPrChange w:id="5830" w:author="Meryl Etman" w:date="2020-03-25T10:10:00Z">
            <w:rPr>
              <w:rFonts w:ascii="Arial" w:eastAsia="Calibri" w:hAnsi="Arial"/>
              <w:sz w:val="18"/>
              <w:szCs w:val="24"/>
            </w:rPr>
          </w:rPrChange>
        </w:rPr>
      </w:pPr>
    </w:p>
    <w:p w14:paraId="3622171F" w14:textId="77777777" w:rsidR="00EB5A81" w:rsidRPr="000748C0" w:rsidRDefault="00EB5A81" w:rsidP="00EB5A81">
      <w:pPr>
        <w:suppressAutoHyphens/>
        <w:autoSpaceDN w:val="0"/>
        <w:jc w:val="both"/>
        <w:textAlignment w:val="baseline"/>
        <w:rPr>
          <w:rFonts w:ascii="Arial" w:eastAsia="Calibri" w:hAnsi="Arial"/>
          <w:sz w:val="18"/>
          <w:szCs w:val="24"/>
          <w:rPrChange w:id="5831" w:author="Meryl Etman" w:date="2020-03-25T10:10:00Z">
            <w:rPr>
              <w:rFonts w:ascii="Arial" w:eastAsia="Calibri" w:hAnsi="Arial"/>
              <w:sz w:val="18"/>
              <w:szCs w:val="24"/>
            </w:rPr>
          </w:rPrChange>
        </w:rPr>
      </w:pPr>
      <w:r w:rsidRPr="000748C0">
        <w:rPr>
          <w:rFonts w:ascii="Arial" w:eastAsia="Calibri" w:hAnsi="Arial" w:hint="cs"/>
          <w:sz w:val="18"/>
          <w:szCs w:val="24"/>
          <w:rtl/>
          <w:rPrChange w:id="5832"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0748C0" w14:paraId="37492407" w14:textId="77777777" w:rsidTr="00341985">
        <w:trPr>
          <w:trHeight w:val="1701"/>
        </w:trPr>
        <w:tc>
          <w:tcPr>
            <w:tcW w:w="2278" w:type="dxa"/>
            <w:shd w:val="clear" w:color="auto" w:fill="auto"/>
            <w:tcMar>
              <w:left w:w="0" w:type="dxa"/>
              <w:right w:w="0" w:type="dxa"/>
            </w:tcMar>
          </w:tcPr>
          <w:p w14:paraId="54DDC259" w14:textId="77777777" w:rsidR="00EB5A81" w:rsidRPr="000748C0" w:rsidRDefault="00EB5A81" w:rsidP="00341985">
            <w:pPr>
              <w:suppressAutoHyphens/>
              <w:autoSpaceDN w:val="0"/>
              <w:jc w:val="both"/>
              <w:textAlignment w:val="baseline"/>
              <w:rPr>
                <w:rFonts w:ascii="Arial" w:eastAsia="Calibri" w:hAnsi="Arial"/>
                <w:sz w:val="18"/>
                <w:szCs w:val="24"/>
                <w:rtl/>
                <w:rPrChange w:id="5833"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5A75B21D" w14:textId="77777777" w:rsidR="00EB5A81" w:rsidRPr="000748C0" w:rsidRDefault="00EB5A81" w:rsidP="00341985">
            <w:pPr>
              <w:suppressAutoHyphens/>
              <w:autoSpaceDN w:val="0"/>
              <w:jc w:val="both"/>
              <w:textAlignment w:val="baseline"/>
              <w:rPr>
                <w:rFonts w:ascii="Arial" w:eastAsia="Calibri" w:hAnsi="Arial"/>
                <w:sz w:val="18"/>
                <w:szCs w:val="24"/>
                <w:rtl/>
                <w:rPrChange w:id="5834"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703EDDF2" w14:textId="77777777" w:rsidR="00EB5A81" w:rsidRPr="000748C0" w:rsidRDefault="00EB5A81" w:rsidP="00341985">
            <w:pPr>
              <w:suppressAutoHyphens/>
              <w:autoSpaceDN w:val="0"/>
              <w:jc w:val="both"/>
              <w:textAlignment w:val="baseline"/>
              <w:rPr>
                <w:rFonts w:ascii="Arial" w:eastAsia="Calibri" w:hAnsi="Arial"/>
                <w:sz w:val="18"/>
                <w:szCs w:val="24"/>
                <w:rtl/>
                <w:rPrChange w:id="583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36D57DD5" w14:textId="77777777" w:rsidR="00EB5A81" w:rsidRPr="000748C0" w:rsidRDefault="00EB5A81" w:rsidP="00341985">
            <w:pPr>
              <w:suppressAutoHyphens/>
              <w:autoSpaceDN w:val="0"/>
              <w:jc w:val="both"/>
              <w:textAlignment w:val="baseline"/>
              <w:rPr>
                <w:rFonts w:ascii="Arial" w:eastAsia="Calibri" w:hAnsi="Arial"/>
                <w:sz w:val="18"/>
                <w:szCs w:val="24"/>
                <w:rtl/>
                <w:rPrChange w:id="5836" w:author="Meryl Etman" w:date="2020-03-25T10:10:00Z">
                  <w:rPr>
                    <w:rFonts w:ascii="Arial" w:eastAsia="Calibri" w:hAnsi="Arial"/>
                    <w:sz w:val="18"/>
                    <w:szCs w:val="24"/>
                    <w:rtl/>
                  </w:rPr>
                </w:rPrChange>
              </w:rPr>
            </w:pPr>
          </w:p>
        </w:tc>
      </w:tr>
    </w:tbl>
    <w:p w14:paraId="0BF7FD9B" w14:textId="77777777" w:rsidR="00EB5A81" w:rsidRPr="000748C0" w:rsidRDefault="00EB5A81" w:rsidP="00EB5A81">
      <w:pPr>
        <w:spacing w:before="120" w:line="360" w:lineRule="auto"/>
        <w:rPr>
          <w:szCs w:val="24"/>
          <w:rtl/>
          <w:rPrChange w:id="5837" w:author="Meryl Etman" w:date="2020-03-25T10:10:00Z">
            <w:rPr>
              <w:szCs w:val="24"/>
              <w:rtl/>
            </w:rPr>
          </w:rPrChange>
        </w:rPr>
      </w:pPr>
    </w:p>
    <w:p w14:paraId="43C8EDB6" w14:textId="77777777" w:rsidR="00EB5A81" w:rsidRPr="000748C0" w:rsidRDefault="00EB5A81" w:rsidP="00EB5A81">
      <w:pPr>
        <w:spacing w:after="40"/>
        <w:rPr>
          <w:rFonts w:ascii="Arial" w:eastAsia="Calibri" w:hAnsi="Arial"/>
          <w:sz w:val="18"/>
          <w:szCs w:val="24"/>
          <w:rPrChange w:id="5838" w:author="Meryl Etman" w:date="2020-03-25T10:10:00Z">
            <w:rPr>
              <w:rFonts w:ascii="Arial" w:eastAsia="Calibri" w:hAnsi="Arial"/>
              <w:sz w:val="18"/>
              <w:szCs w:val="24"/>
            </w:rPr>
          </w:rPrChange>
        </w:rPr>
      </w:pPr>
      <w:r w:rsidRPr="000748C0">
        <w:rPr>
          <w:rFonts w:hint="cs"/>
          <w:noProof/>
          <w:szCs w:val="24"/>
          <w:rtl/>
          <w:rPrChange w:id="5839" w:author="Meryl Etman" w:date="2020-03-25T10:10:00Z">
            <w:rPr>
              <w:rFonts w:hint="cs"/>
              <w:noProof/>
              <w:szCs w:val="24"/>
              <w:rtl/>
            </w:rPr>
          </w:rPrChange>
        </w:rPr>
        <w:t>*</w:t>
      </w:r>
      <w:r w:rsidRPr="000748C0">
        <w:rPr>
          <w:rFonts w:hint="cs"/>
          <w:noProof/>
          <w:rtl/>
          <w:rPrChange w:id="5840" w:author="Meryl Etman" w:date="2020-03-25T10:10:00Z">
            <w:rPr>
              <w:rFonts w:hint="cs"/>
              <w:noProof/>
              <w:rtl/>
            </w:rPr>
          </w:rPrChange>
        </w:rPr>
        <w:t>מבצע הסיור יתאים את סעיפי הבדיקה לסוג העבודה ו/או לסוג המבנה בהתאם לצורך.</w:t>
      </w:r>
      <w:r w:rsidRPr="000748C0">
        <w:rPr>
          <w:szCs w:val="24"/>
          <w:rtl/>
          <w:rPrChange w:id="5841" w:author="Meryl Etman" w:date="2020-03-25T10:10:00Z">
            <w:rPr>
              <w:szCs w:val="24"/>
              <w:rtl/>
            </w:rPr>
          </w:rPrChange>
        </w:rPr>
        <w:br w:type="page"/>
      </w:r>
      <w:r w:rsidRPr="000748C0">
        <w:rPr>
          <w:rFonts w:ascii="Arial" w:eastAsia="Calibri" w:hAnsi="Arial" w:hint="cs"/>
          <w:b/>
          <w:bCs/>
          <w:sz w:val="26"/>
          <w:szCs w:val="26"/>
          <w:rtl/>
          <w:rPrChange w:id="5842" w:author="Meryl Etman" w:date="2020-03-25T10:10:00Z">
            <w:rPr>
              <w:rFonts w:ascii="Arial" w:eastAsia="Calibri" w:hAnsi="Arial" w:hint="cs"/>
              <w:b/>
              <w:bCs/>
              <w:sz w:val="26"/>
              <w:szCs w:val="26"/>
              <w:rtl/>
            </w:rPr>
          </w:rPrChange>
        </w:rPr>
        <w:lastRenderedPageBreak/>
        <w:t>רשימת תיוג:  הנחת ריצוף</w:t>
      </w:r>
      <w:r w:rsidRPr="000748C0">
        <w:rPr>
          <w:rFonts w:ascii="Arial" w:eastAsia="Calibri" w:hAnsi="Arial" w:hint="cs"/>
          <w:sz w:val="18"/>
          <w:szCs w:val="24"/>
          <w:rtl/>
          <w:rPrChange w:id="5843"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584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45"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46"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4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4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49"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50"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5851" w:author="Meryl Etman" w:date="2020-03-25T10:10:00Z">
            <w:rPr>
              <w:rFonts w:ascii="Arial" w:eastAsia="Calibri" w:hAnsi="Arial" w:hint="cs"/>
              <w:sz w:val="18"/>
              <w:szCs w:val="24"/>
              <w:rtl/>
            </w:rPr>
          </w:rPrChange>
        </w:rPr>
        <w:tab/>
        <w:t>מס'</w:t>
      </w:r>
      <w:r w:rsidRPr="000748C0">
        <w:rPr>
          <w:rFonts w:ascii="Arial" w:eastAsia="Calibri" w:hAnsi="Arial" w:hint="cs"/>
          <w:sz w:val="18"/>
          <w:szCs w:val="24"/>
          <w:rtl/>
          <w:rPrChange w:id="5852" w:author="Meryl Etman" w:date="2020-03-25T10:10:00Z">
            <w:rPr>
              <w:rFonts w:ascii="Arial" w:eastAsia="Calibri" w:hAnsi="Arial" w:hint="cs"/>
              <w:sz w:val="18"/>
              <w:szCs w:val="24"/>
              <w:rtl/>
            </w:rPr>
          </w:rPrChange>
        </w:rPr>
        <w:tab/>
        <w:t xml:space="preserve">02/010 </w:t>
      </w:r>
    </w:p>
    <w:p w14:paraId="0E54471F" w14:textId="77777777" w:rsidR="00EB5A81" w:rsidRPr="000748C0" w:rsidRDefault="00EB5A81" w:rsidP="00EB5A81">
      <w:pPr>
        <w:suppressAutoHyphens/>
        <w:autoSpaceDN w:val="0"/>
        <w:spacing w:after="40"/>
        <w:jc w:val="both"/>
        <w:textAlignment w:val="baseline"/>
        <w:rPr>
          <w:rFonts w:ascii="Arial" w:eastAsia="Calibri" w:hAnsi="Arial"/>
          <w:rPrChange w:id="5853" w:author="Meryl Etman" w:date="2020-03-25T10:10:00Z">
            <w:rPr>
              <w:rFonts w:ascii="Arial" w:eastAsia="Calibri" w:hAnsi="Arial"/>
            </w:rPr>
          </w:rPrChange>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0748C0" w14:paraId="4797F6B5" w14:textId="77777777" w:rsidTr="00603F1E">
        <w:tc>
          <w:tcPr>
            <w:tcW w:w="662" w:type="dxa"/>
            <w:shd w:val="clear" w:color="auto" w:fill="auto"/>
            <w:vAlign w:val="center"/>
          </w:tcPr>
          <w:p w14:paraId="5239283B" w14:textId="77777777" w:rsidR="00EB5A81" w:rsidRPr="000748C0" w:rsidRDefault="00EB5A81" w:rsidP="00341985">
            <w:pPr>
              <w:suppressAutoHyphens/>
              <w:autoSpaceDN w:val="0"/>
              <w:textAlignment w:val="baseline"/>
              <w:rPr>
                <w:rFonts w:ascii="Arial" w:eastAsia="Calibri" w:hAnsi="Arial"/>
                <w:b/>
                <w:bCs/>
                <w:sz w:val="16"/>
                <w:rtl/>
                <w:rPrChange w:id="5854" w:author="Meryl Etman" w:date="2020-03-25T10:10:00Z">
                  <w:rPr>
                    <w:rFonts w:ascii="Arial" w:eastAsia="Calibri" w:hAnsi="Arial"/>
                    <w:b/>
                    <w:bCs/>
                    <w:sz w:val="16"/>
                    <w:rtl/>
                  </w:rPr>
                </w:rPrChange>
              </w:rPr>
            </w:pPr>
          </w:p>
        </w:tc>
        <w:tc>
          <w:tcPr>
            <w:tcW w:w="7666" w:type="dxa"/>
            <w:gridSpan w:val="3"/>
            <w:shd w:val="pct5" w:color="auto" w:fill="auto"/>
            <w:vAlign w:val="center"/>
          </w:tcPr>
          <w:p w14:paraId="75C95392" w14:textId="77777777" w:rsidR="00EB5A81" w:rsidRPr="000748C0" w:rsidRDefault="00EB5A81" w:rsidP="00341985">
            <w:pPr>
              <w:suppressAutoHyphens/>
              <w:autoSpaceDN w:val="0"/>
              <w:textAlignment w:val="baseline"/>
              <w:rPr>
                <w:rFonts w:ascii="Arial" w:eastAsia="Calibri" w:hAnsi="Arial"/>
                <w:b/>
                <w:bCs/>
                <w:sz w:val="16"/>
                <w:rtl/>
                <w:rPrChange w:id="5855" w:author="Meryl Etman" w:date="2020-03-25T10:10:00Z">
                  <w:rPr>
                    <w:rFonts w:ascii="Arial" w:eastAsia="Calibri" w:hAnsi="Arial"/>
                    <w:b/>
                    <w:bCs/>
                    <w:sz w:val="16"/>
                    <w:rtl/>
                  </w:rPr>
                </w:rPrChange>
              </w:rPr>
            </w:pPr>
            <w:r w:rsidRPr="000748C0">
              <w:rPr>
                <w:rFonts w:ascii="Arial" w:eastAsia="Calibri" w:hAnsi="Arial"/>
                <w:b/>
                <w:bCs/>
                <w:sz w:val="16"/>
                <w:rtl/>
                <w:rPrChange w:id="5856" w:author="Meryl Etman" w:date="2020-03-25T10:10:00Z">
                  <w:rPr>
                    <w:rFonts w:ascii="Arial" w:eastAsia="Calibri" w:hAnsi="Arial"/>
                    <w:b/>
                    <w:bCs/>
                    <w:sz w:val="16"/>
                    <w:rtl/>
                  </w:rPr>
                </w:rPrChange>
              </w:rPr>
              <w:t>פרויקט:                                        בניין:                   דירה:</w:t>
            </w:r>
          </w:p>
        </w:tc>
      </w:tr>
      <w:tr w:rsidR="00EB5A81" w:rsidRPr="000748C0" w14:paraId="2034EF42" w14:textId="77777777" w:rsidTr="00603F1E">
        <w:tc>
          <w:tcPr>
            <w:tcW w:w="662" w:type="dxa"/>
            <w:shd w:val="clear" w:color="auto" w:fill="auto"/>
            <w:vAlign w:val="center"/>
          </w:tcPr>
          <w:p w14:paraId="2BE06289" w14:textId="77777777" w:rsidR="00EB5A81" w:rsidRPr="000748C0" w:rsidRDefault="00EB5A81" w:rsidP="00341985">
            <w:pPr>
              <w:suppressAutoHyphens/>
              <w:autoSpaceDN w:val="0"/>
              <w:textAlignment w:val="baseline"/>
              <w:rPr>
                <w:rFonts w:ascii="Arial" w:eastAsia="Calibri" w:hAnsi="Arial"/>
                <w:b/>
                <w:bCs/>
                <w:sz w:val="16"/>
                <w:rtl/>
                <w:rPrChange w:id="5857" w:author="Meryl Etman" w:date="2020-03-25T10:10:00Z">
                  <w:rPr>
                    <w:rFonts w:ascii="Arial" w:eastAsia="Calibri" w:hAnsi="Arial"/>
                    <w:b/>
                    <w:bCs/>
                    <w:sz w:val="16"/>
                    <w:rtl/>
                  </w:rPr>
                </w:rPrChange>
              </w:rPr>
            </w:pPr>
          </w:p>
        </w:tc>
        <w:tc>
          <w:tcPr>
            <w:tcW w:w="7666" w:type="dxa"/>
            <w:gridSpan w:val="3"/>
            <w:shd w:val="clear" w:color="auto" w:fill="auto"/>
            <w:vAlign w:val="center"/>
          </w:tcPr>
          <w:p w14:paraId="5A30E102" w14:textId="77777777" w:rsidR="00EB5A81" w:rsidRPr="000748C0" w:rsidRDefault="00EB5A81" w:rsidP="00341985">
            <w:pPr>
              <w:suppressAutoHyphens/>
              <w:autoSpaceDN w:val="0"/>
              <w:textAlignment w:val="baseline"/>
              <w:rPr>
                <w:rFonts w:ascii="Arial" w:eastAsia="Calibri" w:hAnsi="Arial"/>
                <w:b/>
                <w:bCs/>
                <w:sz w:val="16"/>
                <w:rtl/>
                <w:rPrChange w:id="5858" w:author="Meryl Etman" w:date="2020-03-25T10:10:00Z">
                  <w:rPr>
                    <w:rFonts w:ascii="Arial" w:eastAsia="Calibri" w:hAnsi="Arial"/>
                    <w:b/>
                    <w:bCs/>
                    <w:sz w:val="16"/>
                    <w:rtl/>
                  </w:rPr>
                </w:rPrChange>
              </w:rPr>
            </w:pPr>
          </w:p>
        </w:tc>
      </w:tr>
      <w:tr w:rsidR="00EB5A81" w:rsidRPr="000748C0" w14:paraId="214FE3A6" w14:textId="77777777" w:rsidTr="00603F1E">
        <w:tc>
          <w:tcPr>
            <w:tcW w:w="662" w:type="dxa"/>
            <w:shd w:val="clear" w:color="auto" w:fill="auto"/>
            <w:vAlign w:val="center"/>
          </w:tcPr>
          <w:p w14:paraId="29CB6F2D" w14:textId="77777777" w:rsidR="00EB5A81" w:rsidRPr="000748C0" w:rsidRDefault="00EB5A81" w:rsidP="00341985">
            <w:pPr>
              <w:suppressAutoHyphens/>
              <w:autoSpaceDN w:val="0"/>
              <w:textAlignment w:val="baseline"/>
              <w:rPr>
                <w:rFonts w:ascii="Arial" w:eastAsia="Calibri" w:hAnsi="Arial"/>
                <w:b/>
                <w:bCs/>
                <w:sz w:val="16"/>
                <w:rtl/>
                <w:rPrChange w:id="5859" w:author="Meryl Etman" w:date="2020-03-25T10:10:00Z">
                  <w:rPr>
                    <w:rFonts w:ascii="Arial" w:eastAsia="Calibri" w:hAnsi="Arial"/>
                    <w:b/>
                    <w:bCs/>
                    <w:sz w:val="16"/>
                    <w:rtl/>
                  </w:rPr>
                </w:rPrChange>
              </w:rPr>
            </w:pPr>
            <w:r w:rsidRPr="000748C0">
              <w:rPr>
                <w:rFonts w:ascii="Arial" w:eastAsia="Calibri" w:hAnsi="Arial" w:hint="cs"/>
                <w:b/>
                <w:bCs/>
                <w:sz w:val="16"/>
                <w:rtl/>
                <w:rPrChange w:id="5860" w:author="Meryl Etman" w:date="2020-03-25T10:10:00Z">
                  <w:rPr>
                    <w:rFonts w:ascii="Arial" w:eastAsia="Calibri" w:hAnsi="Arial" w:hint="cs"/>
                    <w:b/>
                    <w:bCs/>
                    <w:sz w:val="16"/>
                    <w:rtl/>
                  </w:rPr>
                </w:rPrChange>
              </w:rPr>
              <w:t>סעיף</w:t>
            </w:r>
          </w:p>
        </w:tc>
        <w:tc>
          <w:tcPr>
            <w:tcW w:w="3355" w:type="dxa"/>
            <w:shd w:val="clear" w:color="auto" w:fill="auto"/>
            <w:vAlign w:val="center"/>
          </w:tcPr>
          <w:p w14:paraId="7C74CDA9" w14:textId="77777777" w:rsidR="00EB5A81" w:rsidRPr="000748C0" w:rsidRDefault="00EB5A81" w:rsidP="00341985">
            <w:pPr>
              <w:suppressAutoHyphens/>
              <w:autoSpaceDN w:val="0"/>
              <w:textAlignment w:val="baseline"/>
              <w:rPr>
                <w:rFonts w:ascii="Arial" w:eastAsia="Calibri" w:hAnsi="Arial"/>
                <w:b/>
                <w:bCs/>
                <w:sz w:val="16"/>
                <w:rtl/>
                <w:rPrChange w:id="5861" w:author="Meryl Etman" w:date="2020-03-25T10:10:00Z">
                  <w:rPr>
                    <w:rFonts w:ascii="Arial" w:eastAsia="Calibri" w:hAnsi="Arial"/>
                    <w:b/>
                    <w:bCs/>
                    <w:sz w:val="16"/>
                    <w:rtl/>
                  </w:rPr>
                </w:rPrChange>
              </w:rPr>
            </w:pPr>
            <w:r w:rsidRPr="000748C0">
              <w:rPr>
                <w:rFonts w:ascii="Arial" w:eastAsia="Calibri" w:hAnsi="Arial"/>
                <w:b/>
                <w:bCs/>
                <w:sz w:val="16"/>
                <w:rtl/>
                <w:rPrChange w:id="5862"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5863" w:author="Meryl Etman" w:date="2020-03-25T10:10:00Z">
                  <w:rPr>
                    <w:rFonts w:ascii="Arial" w:eastAsia="Calibri" w:hAnsi="Arial" w:hint="cs"/>
                    <w:b/>
                    <w:bCs/>
                    <w:sz w:val="16"/>
                    <w:rtl/>
                  </w:rPr>
                </w:rPrChange>
              </w:rPr>
              <w:t>*</w:t>
            </w:r>
          </w:p>
        </w:tc>
        <w:tc>
          <w:tcPr>
            <w:tcW w:w="1683" w:type="dxa"/>
            <w:shd w:val="clear" w:color="auto" w:fill="auto"/>
            <w:vAlign w:val="center"/>
          </w:tcPr>
          <w:p w14:paraId="2802D511" w14:textId="77777777" w:rsidR="00EB5A81" w:rsidRPr="000748C0" w:rsidRDefault="00EB5A81" w:rsidP="00341985">
            <w:pPr>
              <w:suppressAutoHyphens/>
              <w:autoSpaceDN w:val="0"/>
              <w:textAlignment w:val="baseline"/>
              <w:rPr>
                <w:rFonts w:ascii="Arial" w:eastAsia="Calibri" w:hAnsi="Arial"/>
                <w:b/>
                <w:bCs/>
                <w:sz w:val="16"/>
                <w:rtl/>
                <w:rPrChange w:id="5864" w:author="Meryl Etman" w:date="2020-03-25T10:10:00Z">
                  <w:rPr>
                    <w:rFonts w:ascii="Arial" w:eastAsia="Calibri" w:hAnsi="Arial"/>
                    <w:b/>
                    <w:bCs/>
                    <w:sz w:val="16"/>
                    <w:rtl/>
                  </w:rPr>
                </w:rPrChange>
              </w:rPr>
            </w:pPr>
            <w:r w:rsidRPr="000748C0">
              <w:rPr>
                <w:rFonts w:ascii="Arial" w:eastAsia="Calibri" w:hAnsi="Arial" w:hint="cs"/>
                <w:b/>
                <w:bCs/>
                <w:sz w:val="16"/>
                <w:rtl/>
                <w:rPrChange w:id="5865" w:author="Meryl Etman" w:date="2020-03-25T10:10:00Z">
                  <w:rPr>
                    <w:rFonts w:ascii="Arial" w:eastAsia="Calibri" w:hAnsi="Arial" w:hint="cs"/>
                    <w:b/>
                    <w:bCs/>
                    <w:sz w:val="16"/>
                    <w:rtl/>
                  </w:rPr>
                </w:rPrChange>
              </w:rPr>
              <w:t>(תאריך) ת/ש/פ</w:t>
            </w:r>
          </w:p>
        </w:tc>
        <w:tc>
          <w:tcPr>
            <w:tcW w:w="2628" w:type="dxa"/>
            <w:shd w:val="clear" w:color="auto" w:fill="auto"/>
            <w:vAlign w:val="center"/>
          </w:tcPr>
          <w:p w14:paraId="0FB4ACA5" w14:textId="77777777" w:rsidR="00EB5A81" w:rsidRPr="000748C0" w:rsidRDefault="00EB5A81" w:rsidP="00341985">
            <w:pPr>
              <w:suppressAutoHyphens/>
              <w:autoSpaceDN w:val="0"/>
              <w:textAlignment w:val="baseline"/>
              <w:rPr>
                <w:rFonts w:ascii="Arial" w:eastAsia="Calibri" w:hAnsi="Arial"/>
                <w:b/>
                <w:bCs/>
                <w:sz w:val="16"/>
                <w:rtl/>
                <w:rPrChange w:id="5866" w:author="Meryl Etman" w:date="2020-03-25T10:10:00Z">
                  <w:rPr>
                    <w:rFonts w:ascii="Arial" w:eastAsia="Calibri" w:hAnsi="Arial"/>
                    <w:b/>
                    <w:bCs/>
                    <w:sz w:val="16"/>
                    <w:rtl/>
                  </w:rPr>
                </w:rPrChange>
              </w:rPr>
            </w:pPr>
            <w:r w:rsidRPr="000748C0">
              <w:rPr>
                <w:rFonts w:ascii="Arial" w:eastAsia="Calibri" w:hAnsi="Arial" w:hint="cs"/>
                <w:b/>
                <w:bCs/>
                <w:sz w:val="16"/>
                <w:rtl/>
                <w:rPrChange w:id="5867" w:author="Meryl Etman" w:date="2020-03-25T10:10:00Z">
                  <w:rPr>
                    <w:rFonts w:ascii="Arial" w:eastAsia="Calibri" w:hAnsi="Arial" w:hint="cs"/>
                    <w:b/>
                    <w:bCs/>
                    <w:sz w:val="16"/>
                    <w:rtl/>
                  </w:rPr>
                </w:rPrChange>
              </w:rPr>
              <w:t>הערות</w:t>
            </w:r>
          </w:p>
        </w:tc>
      </w:tr>
      <w:tr w:rsidR="00EB5A81" w:rsidRPr="000748C0" w14:paraId="6EB98144" w14:textId="77777777" w:rsidTr="00603F1E">
        <w:tc>
          <w:tcPr>
            <w:tcW w:w="662" w:type="dxa"/>
            <w:shd w:val="clear" w:color="auto" w:fill="auto"/>
          </w:tcPr>
          <w:p w14:paraId="10DD2981" w14:textId="77777777" w:rsidR="00EB5A81" w:rsidRPr="000748C0" w:rsidRDefault="00EB5A81" w:rsidP="00341985">
            <w:pPr>
              <w:suppressAutoHyphens/>
              <w:autoSpaceDN w:val="0"/>
              <w:jc w:val="both"/>
              <w:textAlignment w:val="baseline"/>
              <w:rPr>
                <w:rFonts w:ascii="Arial" w:eastAsia="Calibri" w:hAnsi="Arial"/>
                <w:sz w:val="18"/>
                <w:szCs w:val="24"/>
                <w:rtl/>
                <w:rPrChange w:id="5868" w:author="Meryl Etman" w:date="2020-03-25T10:10:00Z">
                  <w:rPr>
                    <w:rFonts w:ascii="Arial" w:eastAsia="Calibri" w:hAnsi="Arial"/>
                    <w:sz w:val="18"/>
                    <w:szCs w:val="24"/>
                    <w:rtl/>
                  </w:rPr>
                </w:rPrChange>
              </w:rPr>
            </w:pPr>
            <w:r w:rsidRPr="000748C0">
              <w:rPr>
                <w:rFonts w:ascii="Arial" w:eastAsia="Calibri" w:hAnsi="Arial" w:hint="cs"/>
                <w:sz w:val="18"/>
                <w:szCs w:val="24"/>
                <w:rtl/>
                <w:rPrChange w:id="5869" w:author="Meryl Etman" w:date="2020-03-25T10:10:00Z">
                  <w:rPr>
                    <w:rFonts w:ascii="Arial" w:eastAsia="Calibri" w:hAnsi="Arial" w:hint="cs"/>
                    <w:sz w:val="18"/>
                    <w:szCs w:val="24"/>
                    <w:rtl/>
                  </w:rPr>
                </w:rPrChange>
              </w:rPr>
              <w:t>1</w:t>
            </w:r>
          </w:p>
        </w:tc>
        <w:tc>
          <w:tcPr>
            <w:tcW w:w="3355" w:type="dxa"/>
            <w:shd w:val="clear" w:color="auto" w:fill="auto"/>
            <w:tcMar>
              <w:left w:w="57" w:type="dxa"/>
              <w:right w:w="57" w:type="dxa"/>
            </w:tcMar>
          </w:tcPr>
          <w:p w14:paraId="0F8DF74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87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871" w:author="Meryl Etman" w:date="2020-03-25T10:10:00Z">
                  <w:rPr>
                    <w:rFonts w:ascii="Arial" w:eastAsia="Calibri" w:hAnsi="Arial" w:hint="cs"/>
                    <w:i/>
                    <w:iCs/>
                    <w:sz w:val="18"/>
                    <w:szCs w:val="24"/>
                    <w:rtl/>
                  </w:rPr>
                </w:rPrChange>
              </w:rPr>
              <w:t>בדיקת תכנון ביצוע/אישור תהליך</w:t>
            </w:r>
          </w:p>
        </w:tc>
        <w:tc>
          <w:tcPr>
            <w:tcW w:w="1683" w:type="dxa"/>
            <w:shd w:val="clear" w:color="auto" w:fill="auto"/>
          </w:tcPr>
          <w:p w14:paraId="54554313" w14:textId="77777777" w:rsidR="00EB5A81" w:rsidRPr="000748C0" w:rsidRDefault="00EB5A81" w:rsidP="00341985">
            <w:pPr>
              <w:suppressAutoHyphens/>
              <w:autoSpaceDN w:val="0"/>
              <w:jc w:val="both"/>
              <w:textAlignment w:val="baseline"/>
              <w:rPr>
                <w:rFonts w:ascii="Arial" w:eastAsia="Calibri" w:hAnsi="Arial"/>
                <w:sz w:val="18"/>
                <w:szCs w:val="24"/>
                <w:rtl/>
                <w:rPrChange w:id="5872" w:author="Meryl Etman" w:date="2020-03-25T10:10:00Z">
                  <w:rPr>
                    <w:rFonts w:ascii="Arial" w:eastAsia="Calibri" w:hAnsi="Arial"/>
                    <w:sz w:val="18"/>
                    <w:szCs w:val="24"/>
                    <w:rtl/>
                  </w:rPr>
                </w:rPrChange>
              </w:rPr>
            </w:pPr>
          </w:p>
        </w:tc>
        <w:tc>
          <w:tcPr>
            <w:tcW w:w="2628" w:type="dxa"/>
            <w:shd w:val="clear" w:color="auto" w:fill="auto"/>
            <w:vAlign w:val="center"/>
          </w:tcPr>
          <w:p w14:paraId="65FB24A3" w14:textId="77777777" w:rsidR="00EB5A81" w:rsidRPr="000748C0" w:rsidRDefault="00EB5A81" w:rsidP="00341985">
            <w:pPr>
              <w:suppressAutoHyphens/>
              <w:autoSpaceDN w:val="0"/>
              <w:textAlignment w:val="baseline"/>
              <w:rPr>
                <w:rFonts w:ascii="Arial" w:eastAsia="Calibri" w:hAnsi="Arial"/>
                <w:i/>
                <w:iCs/>
                <w:rtl/>
                <w:rPrChange w:id="5873" w:author="Meryl Etman" w:date="2020-03-25T10:10:00Z">
                  <w:rPr>
                    <w:rFonts w:ascii="Arial" w:eastAsia="Calibri" w:hAnsi="Arial"/>
                    <w:i/>
                    <w:iCs/>
                    <w:rtl/>
                  </w:rPr>
                </w:rPrChange>
              </w:rPr>
            </w:pPr>
            <w:r w:rsidRPr="000748C0">
              <w:rPr>
                <w:rFonts w:ascii="Arial" w:eastAsia="Calibri" w:hAnsi="Arial" w:hint="cs"/>
                <w:i/>
                <w:iCs/>
                <w:rtl/>
                <w:rPrChange w:id="5874" w:author="Meryl Etman" w:date="2020-03-25T10:10:00Z">
                  <w:rPr>
                    <w:rFonts w:ascii="Arial" w:eastAsia="Calibri" w:hAnsi="Arial" w:hint="cs"/>
                    <w:i/>
                    <w:iCs/>
                    <w:rtl/>
                  </w:rPr>
                </w:rPrChange>
              </w:rPr>
              <w:t>פגישה מוקדמת. קטע ניסוי</w:t>
            </w:r>
          </w:p>
        </w:tc>
      </w:tr>
      <w:tr w:rsidR="00EB5A81" w:rsidRPr="000748C0" w14:paraId="2B10EA41" w14:textId="77777777" w:rsidTr="00603F1E">
        <w:tc>
          <w:tcPr>
            <w:tcW w:w="662" w:type="dxa"/>
            <w:shd w:val="clear" w:color="auto" w:fill="auto"/>
          </w:tcPr>
          <w:p w14:paraId="5DA0F7CD" w14:textId="77777777" w:rsidR="00EB5A81" w:rsidRPr="000748C0" w:rsidRDefault="00EB5A81" w:rsidP="00341985">
            <w:pPr>
              <w:suppressAutoHyphens/>
              <w:autoSpaceDN w:val="0"/>
              <w:jc w:val="both"/>
              <w:textAlignment w:val="baseline"/>
              <w:rPr>
                <w:rFonts w:ascii="Arial" w:eastAsia="Calibri" w:hAnsi="Arial"/>
                <w:sz w:val="18"/>
                <w:szCs w:val="24"/>
                <w:rtl/>
                <w:rPrChange w:id="5875" w:author="Meryl Etman" w:date="2020-03-25T10:10:00Z">
                  <w:rPr>
                    <w:rFonts w:ascii="Arial" w:eastAsia="Calibri" w:hAnsi="Arial"/>
                    <w:sz w:val="18"/>
                    <w:szCs w:val="24"/>
                    <w:rtl/>
                  </w:rPr>
                </w:rPrChange>
              </w:rPr>
            </w:pPr>
            <w:r w:rsidRPr="000748C0">
              <w:rPr>
                <w:rFonts w:ascii="Arial" w:eastAsia="Calibri" w:hAnsi="Arial" w:hint="cs"/>
                <w:sz w:val="18"/>
                <w:szCs w:val="24"/>
                <w:rtl/>
                <w:rPrChange w:id="5876" w:author="Meryl Etman" w:date="2020-03-25T10:10:00Z">
                  <w:rPr>
                    <w:rFonts w:ascii="Arial" w:eastAsia="Calibri" w:hAnsi="Arial" w:hint="cs"/>
                    <w:sz w:val="18"/>
                    <w:szCs w:val="24"/>
                    <w:rtl/>
                  </w:rPr>
                </w:rPrChange>
              </w:rPr>
              <w:t>2</w:t>
            </w:r>
          </w:p>
        </w:tc>
        <w:tc>
          <w:tcPr>
            <w:tcW w:w="3355" w:type="dxa"/>
            <w:shd w:val="clear" w:color="auto" w:fill="auto"/>
            <w:tcMar>
              <w:left w:w="57" w:type="dxa"/>
              <w:right w:w="57" w:type="dxa"/>
            </w:tcMar>
          </w:tcPr>
          <w:p w14:paraId="034F551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87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878" w:author="Meryl Etman" w:date="2020-03-25T10:10:00Z">
                  <w:rPr>
                    <w:rFonts w:ascii="Arial" w:eastAsia="Calibri" w:hAnsi="Arial" w:hint="cs"/>
                    <w:i/>
                    <w:iCs/>
                    <w:sz w:val="18"/>
                    <w:szCs w:val="24"/>
                    <w:rtl/>
                  </w:rPr>
                </w:rPrChange>
              </w:rPr>
              <w:t>בידוד תרמי/ בידוד אקוסטי</w:t>
            </w:r>
          </w:p>
        </w:tc>
        <w:tc>
          <w:tcPr>
            <w:tcW w:w="1683" w:type="dxa"/>
            <w:shd w:val="clear" w:color="auto" w:fill="auto"/>
          </w:tcPr>
          <w:p w14:paraId="1580BA4A" w14:textId="77777777" w:rsidR="00EB5A81" w:rsidRPr="000748C0" w:rsidRDefault="00EB5A81" w:rsidP="00341985">
            <w:pPr>
              <w:suppressAutoHyphens/>
              <w:autoSpaceDN w:val="0"/>
              <w:jc w:val="both"/>
              <w:textAlignment w:val="baseline"/>
              <w:rPr>
                <w:rFonts w:ascii="Arial" w:eastAsia="Calibri" w:hAnsi="Arial"/>
                <w:sz w:val="18"/>
                <w:szCs w:val="24"/>
                <w:rtl/>
                <w:rPrChange w:id="5879" w:author="Meryl Etman" w:date="2020-03-25T10:10:00Z">
                  <w:rPr>
                    <w:rFonts w:ascii="Arial" w:eastAsia="Calibri" w:hAnsi="Arial"/>
                    <w:sz w:val="18"/>
                    <w:szCs w:val="24"/>
                    <w:rtl/>
                  </w:rPr>
                </w:rPrChange>
              </w:rPr>
            </w:pPr>
          </w:p>
        </w:tc>
        <w:tc>
          <w:tcPr>
            <w:tcW w:w="2628" w:type="dxa"/>
            <w:shd w:val="clear" w:color="auto" w:fill="auto"/>
          </w:tcPr>
          <w:p w14:paraId="06775552" w14:textId="77777777" w:rsidR="00EB5A81" w:rsidRPr="000748C0" w:rsidRDefault="00EB5A81" w:rsidP="00341985">
            <w:pPr>
              <w:suppressAutoHyphens/>
              <w:autoSpaceDN w:val="0"/>
              <w:jc w:val="both"/>
              <w:textAlignment w:val="baseline"/>
              <w:rPr>
                <w:rFonts w:ascii="Arial" w:eastAsia="Calibri" w:hAnsi="Arial"/>
                <w:i/>
                <w:iCs/>
                <w:rtl/>
                <w:rPrChange w:id="5880" w:author="Meryl Etman" w:date="2020-03-25T10:10:00Z">
                  <w:rPr>
                    <w:rFonts w:ascii="Arial" w:eastAsia="Calibri" w:hAnsi="Arial"/>
                    <w:i/>
                    <w:iCs/>
                    <w:rtl/>
                  </w:rPr>
                </w:rPrChange>
              </w:rPr>
            </w:pPr>
            <w:r w:rsidRPr="000748C0">
              <w:rPr>
                <w:rFonts w:ascii="Arial" w:eastAsia="Calibri" w:hAnsi="Arial" w:hint="cs"/>
                <w:i/>
                <w:iCs/>
                <w:rtl/>
                <w:rPrChange w:id="5881" w:author="Meryl Etman" w:date="2020-03-25T10:10:00Z">
                  <w:rPr>
                    <w:rFonts w:ascii="Arial" w:eastAsia="Calibri" w:hAnsi="Arial" w:hint="cs"/>
                    <w:i/>
                    <w:iCs/>
                    <w:rtl/>
                  </w:rPr>
                </w:rPrChange>
              </w:rPr>
              <w:t>בידוד תרמי קומה ראשונה.</w:t>
            </w:r>
          </w:p>
        </w:tc>
      </w:tr>
      <w:tr w:rsidR="00EB5A81" w:rsidRPr="000748C0" w14:paraId="35557AFD" w14:textId="77777777" w:rsidTr="00603F1E">
        <w:tc>
          <w:tcPr>
            <w:tcW w:w="662" w:type="dxa"/>
            <w:shd w:val="clear" w:color="auto" w:fill="auto"/>
          </w:tcPr>
          <w:p w14:paraId="42F793AF" w14:textId="77777777" w:rsidR="00EB5A81" w:rsidRPr="000748C0" w:rsidRDefault="00EB5A81" w:rsidP="00341985">
            <w:pPr>
              <w:suppressAutoHyphens/>
              <w:autoSpaceDN w:val="0"/>
              <w:jc w:val="both"/>
              <w:textAlignment w:val="baseline"/>
              <w:rPr>
                <w:rFonts w:ascii="Arial" w:eastAsia="Calibri" w:hAnsi="Arial"/>
                <w:sz w:val="18"/>
                <w:szCs w:val="24"/>
                <w:rtl/>
                <w:rPrChange w:id="5882" w:author="Meryl Etman" w:date="2020-03-25T10:10:00Z">
                  <w:rPr>
                    <w:rFonts w:ascii="Arial" w:eastAsia="Calibri" w:hAnsi="Arial"/>
                    <w:sz w:val="18"/>
                    <w:szCs w:val="24"/>
                    <w:rtl/>
                  </w:rPr>
                </w:rPrChange>
              </w:rPr>
            </w:pPr>
            <w:r w:rsidRPr="000748C0">
              <w:rPr>
                <w:rFonts w:ascii="Arial" w:eastAsia="Calibri" w:hAnsi="Arial" w:hint="cs"/>
                <w:sz w:val="18"/>
                <w:szCs w:val="24"/>
                <w:rtl/>
                <w:rPrChange w:id="5883" w:author="Meryl Etman" w:date="2020-03-25T10:10:00Z">
                  <w:rPr>
                    <w:rFonts w:ascii="Arial" w:eastAsia="Calibri" w:hAnsi="Arial" w:hint="cs"/>
                    <w:sz w:val="18"/>
                    <w:szCs w:val="24"/>
                    <w:rtl/>
                  </w:rPr>
                </w:rPrChange>
              </w:rPr>
              <w:t>3</w:t>
            </w:r>
          </w:p>
        </w:tc>
        <w:tc>
          <w:tcPr>
            <w:tcW w:w="3355" w:type="dxa"/>
            <w:shd w:val="clear" w:color="auto" w:fill="auto"/>
            <w:tcMar>
              <w:left w:w="57" w:type="dxa"/>
              <w:right w:w="57" w:type="dxa"/>
            </w:tcMar>
          </w:tcPr>
          <w:p w14:paraId="2EE972C6" w14:textId="77777777" w:rsidR="00EB5A81" w:rsidRPr="000748C0" w:rsidRDefault="00EB5A81" w:rsidP="00341985">
            <w:pPr>
              <w:suppressAutoHyphens/>
              <w:autoSpaceDN w:val="0"/>
              <w:textAlignment w:val="baseline"/>
              <w:rPr>
                <w:rFonts w:ascii="Arial" w:eastAsia="Calibri" w:hAnsi="Arial"/>
                <w:i/>
                <w:iCs/>
                <w:sz w:val="18"/>
                <w:szCs w:val="24"/>
                <w:rtl/>
                <w:rPrChange w:id="5884"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885" w:author="Meryl Etman" w:date="2020-03-25T10:10:00Z">
                  <w:rPr>
                    <w:rFonts w:ascii="Arial" w:eastAsia="Calibri" w:hAnsi="Arial" w:hint="cs"/>
                    <w:i/>
                    <w:iCs/>
                    <w:sz w:val="18"/>
                    <w:szCs w:val="24"/>
                    <w:rtl/>
                  </w:rPr>
                </w:rPrChange>
              </w:rPr>
              <w:t>מערכות. לבודד קולטנים</w:t>
            </w:r>
          </w:p>
        </w:tc>
        <w:tc>
          <w:tcPr>
            <w:tcW w:w="1683" w:type="dxa"/>
            <w:shd w:val="clear" w:color="auto" w:fill="auto"/>
          </w:tcPr>
          <w:p w14:paraId="4CE4D35F" w14:textId="77777777" w:rsidR="00EB5A81" w:rsidRPr="000748C0" w:rsidRDefault="00EB5A81" w:rsidP="00341985">
            <w:pPr>
              <w:suppressAutoHyphens/>
              <w:autoSpaceDN w:val="0"/>
              <w:jc w:val="both"/>
              <w:textAlignment w:val="baseline"/>
              <w:rPr>
                <w:rFonts w:ascii="Arial" w:eastAsia="Calibri" w:hAnsi="Arial"/>
                <w:sz w:val="18"/>
                <w:szCs w:val="24"/>
                <w:rtl/>
                <w:rPrChange w:id="5886" w:author="Meryl Etman" w:date="2020-03-25T10:10:00Z">
                  <w:rPr>
                    <w:rFonts w:ascii="Arial" w:eastAsia="Calibri" w:hAnsi="Arial"/>
                    <w:sz w:val="18"/>
                    <w:szCs w:val="24"/>
                    <w:rtl/>
                  </w:rPr>
                </w:rPrChange>
              </w:rPr>
            </w:pPr>
          </w:p>
        </w:tc>
        <w:tc>
          <w:tcPr>
            <w:tcW w:w="2628" w:type="dxa"/>
            <w:shd w:val="clear" w:color="auto" w:fill="auto"/>
          </w:tcPr>
          <w:p w14:paraId="018DBB42" w14:textId="77777777" w:rsidR="00EB5A81" w:rsidRPr="000748C0" w:rsidRDefault="00EB5A81" w:rsidP="00341985">
            <w:pPr>
              <w:suppressAutoHyphens/>
              <w:autoSpaceDN w:val="0"/>
              <w:jc w:val="both"/>
              <w:textAlignment w:val="baseline"/>
              <w:rPr>
                <w:rFonts w:ascii="Arial" w:eastAsia="Calibri" w:hAnsi="Arial"/>
                <w:i/>
                <w:iCs/>
                <w:rtl/>
                <w:rPrChange w:id="5887" w:author="Meryl Etman" w:date="2020-03-25T10:10:00Z">
                  <w:rPr>
                    <w:rFonts w:ascii="Arial" w:eastAsia="Calibri" w:hAnsi="Arial"/>
                    <w:i/>
                    <w:iCs/>
                    <w:rtl/>
                  </w:rPr>
                </w:rPrChange>
              </w:rPr>
            </w:pPr>
          </w:p>
        </w:tc>
      </w:tr>
      <w:tr w:rsidR="00EB5A81" w:rsidRPr="000748C0" w14:paraId="5842B8DF" w14:textId="77777777" w:rsidTr="00603F1E">
        <w:tc>
          <w:tcPr>
            <w:tcW w:w="662" w:type="dxa"/>
            <w:shd w:val="clear" w:color="auto" w:fill="auto"/>
          </w:tcPr>
          <w:p w14:paraId="2B5C159A" w14:textId="77777777" w:rsidR="00EB5A81" w:rsidRPr="000748C0" w:rsidRDefault="00EB5A81" w:rsidP="00341985">
            <w:pPr>
              <w:suppressAutoHyphens/>
              <w:autoSpaceDN w:val="0"/>
              <w:jc w:val="both"/>
              <w:textAlignment w:val="baseline"/>
              <w:rPr>
                <w:rFonts w:ascii="Arial" w:eastAsia="Calibri" w:hAnsi="Arial"/>
                <w:sz w:val="18"/>
                <w:szCs w:val="24"/>
                <w:rtl/>
                <w:rPrChange w:id="5888" w:author="Meryl Etman" w:date="2020-03-25T10:10:00Z">
                  <w:rPr>
                    <w:rFonts w:ascii="Arial" w:eastAsia="Calibri" w:hAnsi="Arial"/>
                    <w:sz w:val="18"/>
                    <w:szCs w:val="24"/>
                    <w:rtl/>
                  </w:rPr>
                </w:rPrChange>
              </w:rPr>
            </w:pPr>
            <w:r w:rsidRPr="000748C0">
              <w:rPr>
                <w:rFonts w:ascii="Arial" w:eastAsia="Calibri" w:hAnsi="Arial" w:hint="cs"/>
                <w:sz w:val="18"/>
                <w:szCs w:val="24"/>
                <w:rtl/>
                <w:rPrChange w:id="5889" w:author="Meryl Etman" w:date="2020-03-25T10:10:00Z">
                  <w:rPr>
                    <w:rFonts w:ascii="Arial" w:eastAsia="Calibri" w:hAnsi="Arial" w:hint="cs"/>
                    <w:sz w:val="18"/>
                    <w:szCs w:val="24"/>
                    <w:rtl/>
                  </w:rPr>
                </w:rPrChange>
              </w:rPr>
              <w:t>4</w:t>
            </w:r>
          </w:p>
        </w:tc>
        <w:tc>
          <w:tcPr>
            <w:tcW w:w="3355" w:type="dxa"/>
            <w:shd w:val="clear" w:color="auto" w:fill="auto"/>
            <w:tcMar>
              <w:left w:w="57" w:type="dxa"/>
              <w:right w:w="57" w:type="dxa"/>
            </w:tcMar>
          </w:tcPr>
          <w:p w14:paraId="06B5843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89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891" w:author="Meryl Etman" w:date="2020-03-25T10:10:00Z">
                  <w:rPr>
                    <w:rFonts w:ascii="Arial" w:eastAsia="Calibri" w:hAnsi="Arial" w:hint="cs"/>
                    <w:i/>
                    <w:iCs/>
                    <w:sz w:val="18"/>
                    <w:szCs w:val="24"/>
                    <w:rtl/>
                  </w:rPr>
                </w:rPrChange>
              </w:rPr>
              <w:t>תהליך הביצוע</w:t>
            </w:r>
          </w:p>
        </w:tc>
        <w:tc>
          <w:tcPr>
            <w:tcW w:w="1683" w:type="dxa"/>
            <w:shd w:val="clear" w:color="auto" w:fill="auto"/>
          </w:tcPr>
          <w:p w14:paraId="7C9CC8FD" w14:textId="77777777" w:rsidR="00EB5A81" w:rsidRPr="000748C0" w:rsidRDefault="00EB5A81" w:rsidP="00341985">
            <w:pPr>
              <w:suppressAutoHyphens/>
              <w:autoSpaceDN w:val="0"/>
              <w:jc w:val="both"/>
              <w:textAlignment w:val="baseline"/>
              <w:rPr>
                <w:rFonts w:ascii="Arial" w:eastAsia="Calibri" w:hAnsi="Arial"/>
                <w:sz w:val="18"/>
                <w:szCs w:val="24"/>
                <w:rtl/>
                <w:rPrChange w:id="5892" w:author="Meryl Etman" w:date="2020-03-25T10:10:00Z">
                  <w:rPr>
                    <w:rFonts w:ascii="Arial" w:eastAsia="Calibri" w:hAnsi="Arial"/>
                    <w:sz w:val="18"/>
                    <w:szCs w:val="24"/>
                    <w:rtl/>
                  </w:rPr>
                </w:rPrChange>
              </w:rPr>
            </w:pPr>
          </w:p>
        </w:tc>
        <w:tc>
          <w:tcPr>
            <w:tcW w:w="2628" w:type="dxa"/>
            <w:shd w:val="clear" w:color="auto" w:fill="auto"/>
          </w:tcPr>
          <w:p w14:paraId="25D7862A" w14:textId="77777777" w:rsidR="00EB5A81" w:rsidRPr="000748C0" w:rsidRDefault="00EB5A81" w:rsidP="00341985">
            <w:pPr>
              <w:suppressAutoHyphens/>
              <w:autoSpaceDN w:val="0"/>
              <w:jc w:val="both"/>
              <w:textAlignment w:val="baseline"/>
              <w:rPr>
                <w:rFonts w:ascii="Arial" w:eastAsia="Calibri" w:hAnsi="Arial"/>
                <w:i/>
                <w:iCs/>
                <w:rtl/>
                <w:rPrChange w:id="5893" w:author="Meryl Etman" w:date="2020-03-25T10:10:00Z">
                  <w:rPr>
                    <w:rFonts w:ascii="Arial" w:eastAsia="Calibri" w:hAnsi="Arial"/>
                    <w:i/>
                    <w:iCs/>
                    <w:rtl/>
                  </w:rPr>
                </w:rPrChange>
              </w:rPr>
            </w:pPr>
            <w:r w:rsidRPr="000748C0">
              <w:rPr>
                <w:rFonts w:ascii="Arial" w:eastAsia="Calibri" w:hAnsi="Arial" w:hint="cs"/>
                <w:i/>
                <w:iCs/>
                <w:rtl/>
                <w:rPrChange w:id="5894" w:author="Meryl Etman" w:date="2020-03-25T10:10:00Z">
                  <w:rPr>
                    <w:rFonts w:ascii="Arial" w:eastAsia="Calibri" w:hAnsi="Arial" w:hint="cs"/>
                    <w:i/>
                    <w:iCs/>
                    <w:rtl/>
                  </w:rPr>
                </w:rPrChange>
              </w:rPr>
              <w:t>הנחת "רטוב על רטוב"/פילוס</w:t>
            </w:r>
          </w:p>
        </w:tc>
      </w:tr>
      <w:tr w:rsidR="00EB5A81" w:rsidRPr="000748C0" w14:paraId="7E6E45F7" w14:textId="77777777" w:rsidTr="00603F1E">
        <w:tc>
          <w:tcPr>
            <w:tcW w:w="662" w:type="dxa"/>
            <w:shd w:val="clear" w:color="auto" w:fill="auto"/>
          </w:tcPr>
          <w:p w14:paraId="12BB2505" w14:textId="77777777" w:rsidR="00EB5A81" w:rsidRPr="000748C0" w:rsidRDefault="00EB5A81" w:rsidP="00341985">
            <w:pPr>
              <w:suppressAutoHyphens/>
              <w:autoSpaceDN w:val="0"/>
              <w:jc w:val="both"/>
              <w:textAlignment w:val="baseline"/>
              <w:rPr>
                <w:rFonts w:ascii="Arial" w:eastAsia="Calibri" w:hAnsi="Arial"/>
                <w:sz w:val="18"/>
                <w:szCs w:val="24"/>
                <w:rtl/>
                <w:rPrChange w:id="5895" w:author="Meryl Etman" w:date="2020-03-25T10:10:00Z">
                  <w:rPr>
                    <w:rFonts w:ascii="Arial" w:eastAsia="Calibri" w:hAnsi="Arial"/>
                    <w:sz w:val="18"/>
                    <w:szCs w:val="24"/>
                    <w:rtl/>
                  </w:rPr>
                </w:rPrChange>
              </w:rPr>
            </w:pPr>
            <w:r w:rsidRPr="000748C0">
              <w:rPr>
                <w:rFonts w:ascii="Arial" w:eastAsia="Calibri" w:hAnsi="Arial" w:hint="cs"/>
                <w:sz w:val="18"/>
                <w:szCs w:val="24"/>
                <w:rtl/>
                <w:rPrChange w:id="5896" w:author="Meryl Etman" w:date="2020-03-25T10:10:00Z">
                  <w:rPr>
                    <w:rFonts w:ascii="Arial" w:eastAsia="Calibri" w:hAnsi="Arial" w:hint="cs"/>
                    <w:sz w:val="18"/>
                    <w:szCs w:val="24"/>
                    <w:rtl/>
                  </w:rPr>
                </w:rPrChange>
              </w:rPr>
              <w:t>5</w:t>
            </w:r>
          </w:p>
        </w:tc>
        <w:tc>
          <w:tcPr>
            <w:tcW w:w="3355" w:type="dxa"/>
            <w:shd w:val="clear" w:color="auto" w:fill="auto"/>
            <w:tcMar>
              <w:left w:w="57" w:type="dxa"/>
              <w:right w:w="57" w:type="dxa"/>
            </w:tcMar>
          </w:tcPr>
          <w:p w14:paraId="3087FAC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89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898" w:author="Meryl Etman" w:date="2020-03-25T10:10:00Z">
                  <w:rPr>
                    <w:rFonts w:ascii="Arial" w:eastAsia="Calibri" w:hAnsi="Arial" w:hint="cs"/>
                    <w:i/>
                    <w:iCs/>
                    <w:sz w:val="18"/>
                    <w:szCs w:val="24"/>
                    <w:rtl/>
                  </w:rPr>
                </w:rPrChange>
              </w:rPr>
              <w:t>פוגת הרפיה היקפית/בידוד אקוסטי</w:t>
            </w:r>
          </w:p>
        </w:tc>
        <w:tc>
          <w:tcPr>
            <w:tcW w:w="1683" w:type="dxa"/>
            <w:shd w:val="clear" w:color="auto" w:fill="auto"/>
          </w:tcPr>
          <w:p w14:paraId="6BAC3C1E" w14:textId="77777777" w:rsidR="00EB5A81" w:rsidRPr="000748C0" w:rsidRDefault="00EB5A81" w:rsidP="00341985">
            <w:pPr>
              <w:suppressAutoHyphens/>
              <w:autoSpaceDN w:val="0"/>
              <w:jc w:val="both"/>
              <w:textAlignment w:val="baseline"/>
              <w:rPr>
                <w:rFonts w:ascii="Arial" w:eastAsia="Calibri" w:hAnsi="Arial"/>
                <w:sz w:val="18"/>
                <w:szCs w:val="24"/>
                <w:rtl/>
                <w:rPrChange w:id="5899" w:author="Meryl Etman" w:date="2020-03-25T10:10:00Z">
                  <w:rPr>
                    <w:rFonts w:ascii="Arial" w:eastAsia="Calibri" w:hAnsi="Arial"/>
                    <w:sz w:val="18"/>
                    <w:szCs w:val="24"/>
                    <w:rtl/>
                  </w:rPr>
                </w:rPrChange>
              </w:rPr>
            </w:pPr>
          </w:p>
        </w:tc>
        <w:tc>
          <w:tcPr>
            <w:tcW w:w="2628" w:type="dxa"/>
            <w:shd w:val="clear" w:color="auto" w:fill="auto"/>
          </w:tcPr>
          <w:p w14:paraId="498B41F6" w14:textId="77777777" w:rsidR="00EB5A81" w:rsidRPr="000748C0" w:rsidRDefault="00EB5A81" w:rsidP="00341985">
            <w:pPr>
              <w:suppressAutoHyphens/>
              <w:autoSpaceDN w:val="0"/>
              <w:jc w:val="both"/>
              <w:textAlignment w:val="baseline"/>
              <w:rPr>
                <w:rFonts w:ascii="Arial" w:eastAsia="Calibri" w:hAnsi="Arial"/>
                <w:i/>
                <w:iCs/>
                <w:rtl/>
                <w:rPrChange w:id="5900" w:author="Meryl Etman" w:date="2020-03-25T10:10:00Z">
                  <w:rPr>
                    <w:rFonts w:ascii="Arial" w:eastAsia="Calibri" w:hAnsi="Arial"/>
                    <w:i/>
                    <w:iCs/>
                    <w:rtl/>
                  </w:rPr>
                </w:rPrChange>
              </w:rPr>
            </w:pPr>
          </w:p>
        </w:tc>
      </w:tr>
      <w:tr w:rsidR="00EB5A81" w:rsidRPr="000748C0" w14:paraId="64772DEC" w14:textId="77777777" w:rsidTr="00603F1E">
        <w:tc>
          <w:tcPr>
            <w:tcW w:w="662" w:type="dxa"/>
            <w:shd w:val="clear" w:color="auto" w:fill="auto"/>
          </w:tcPr>
          <w:p w14:paraId="677F1F7F" w14:textId="77777777" w:rsidR="00EB5A81" w:rsidRPr="000748C0" w:rsidRDefault="00EB5A81" w:rsidP="00341985">
            <w:pPr>
              <w:suppressAutoHyphens/>
              <w:autoSpaceDN w:val="0"/>
              <w:jc w:val="both"/>
              <w:textAlignment w:val="baseline"/>
              <w:rPr>
                <w:rFonts w:ascii="Arial" w:eastAsia="Calibri" w:hAnsi="Arial"/>
                <w:sz w:val="18"/>
                <w:szCs w:val="24"/>
                <w:rtl/>
                <w:rPrChange w:id="5901" w:author="Meryl Etman" w:date="2020-03-25T10:10:00Z">
                  <w:rPr>
                    <w:rFonts w:ascii="Arial" w:eastAsia="Calibri" w:hAnsi="Arial"/>
                    <w:sz w:val="18"/>
                    <w:szCs w:val="24"/>
                    <w:rtl/>
                  </w:rPr>
                </w:rPrChange>
              </w:rPr>
            </w:pPr>
          </w:p>
        </w:tc>
        <w:tc>
          <w:tcPr>
            <w:tcW w:w="3355" w:type="dxa"/>
            <w:shd w:val="clear" w:color="auto" w:fill="auto"/>
            <w:tcMar>
              <w:left w:w="57" w:type="dxa"/>
              <w:right w:w="57" w:type="dxa"/>
            </w:tcMar>
          </w:tcPr>
          <w:p w14:paraId="12E8344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902" w:author="Meryl Etman" w:date="2020-03-25T10:10:00Z">
                  <w:rPr>
                    <w:rFonts w:ascii="Arial" w:eastAsia="Calibri" w:hAnsi="Arial"/>
                    <w:i/>
                    <w:iCs/>
                    <w:sz w:val="18"/>
                    <w:szCs w:val="24"/>
                    <w:rtl/>
                  </w:rPr>
                </w:rPrChange>
              </w:rPr>
            </w:pPr>
          </w:p>
        </w:tc>
        <w:tc>
          <w:tcPr>
            <w:tcW w:w="1683" w:type="dxa"/>
            <w:shd w:val="clear" w:color="auto" w:fill="auto"/>
          </w:tcPr>
          <w:p w14:paraId="7129C21B" w14:textId="77777777" w:rsidR="00EB5A81" w:rsidRPr="000748C0" w:rsidRDefault="00EB5A81" w:rsidP="00341985">
            <w:pPr>
              <w:suppressAutoHyphens/>
              <w:autoSpaceDN w:val="0"/>
              <w:jc w:val="both"/>
              <w:textAlignment w:val="baseline"/>
              <w:rPr>
                <w:rFonts w:ascii="Arial" w:eastAsia="Calibri" w:hAnsi="Arial"/>
                <w:sz w:val="18"/>
                <w:szCs w:val="24"/>
                <w:rtl/>
                <w:rPrChange w:id="5903" w:author="Meryl Etman" w:date="2020-03-25T10:10:00Z">
                  <w:rPr>
                    <w:rFonts w:ascii="Arial" w:eastAsia="Calibri" w:hAnsi="Arial"/>
                    <w:sz w:val="18"/>
                    <w:szCs w:val="24"/>
                    <w:rtl/>
                  </w:rPr>
                </w:rPrChange>
              </w:rPr>
            </w:pPr>
          </w:p>
        </w:tc>
        <w:tc>
          <w:tcPr>
            <w:tcW w:w="2628" w:type="dxa"/>
            <w:shd w:val="clear" w:color="auto" w:fill="auto"/>
          </w:tcPr>
          <w:p w14:paraId="6A0888DB" w14:textId="77777777" w:rsidR="00EB5A81" w:rsidRPr="000748C0" w:rsidRDefault="00EB5A81" w:rsidP="00341985">
            <w:pPr>
              <w:suppressAutoHyphens/>
              <w:autoSpaceDN w:val="0"/>
              <w:jc w:val="both"/>
              <w:textAlignment w:val="baseline"/>
              <w:rPr>
                <w:rFonts w:ascii="Arial" w:eastAsia="Calibri" w:hAnsi="Arial"/>
                <w:i/>
                <w:iCs/>
                <w:rtl/>
                <w:rPrChange w:id="5904" w:author="Meryl Etman" w:date="2020-03-25T10:10:00Z">
                  <w:rPr>
                    <w:rFonts w:ascii="Arial" w:eastAsia="Calibri" w:hAnsi="Arial"/>
                    <w:i/>
                    <w:iCs/>
                    <w:rtl/>
                  </w:rPr>
                </w:rPrChange>
              </w:rPr>
            </w:pPr>
            <w:r w:rsidRPr="000748C0">
              <w:rPr>
                <w:rFonts w:ascii="Arial" w:eastAsia="Calibri" w:hAnsi="Arial" w:hint="cs"/>
                <w:i/>
                <w:iCs/>
                <w:rtl/>
                <w:rPrChange w:id="5905" w:author="Meryl Etman" w:date="2020-03-25T10:10:00Z">
                  <w:rPr>
                    <w:rFonts w:ascii="Arial" w:eastAsia="Calibri" w:hAnsi="Arial" w:hint="cs"/>
                    <w:i/>
                    <w:iCs/>
                    <w:rtl/>
                  </w:rPr>
                </w:rPrChange>
              </w:rPr>
              <w:t>.</w:t>
            </w:r>
          </w:p>
        </w:tc>
      </w:tr>
      <w:tr w:rsidR="00EB5A81" w:rsidRPr="000748C0" w14:paraId="04945751" w14:textId="77777777" w:rsidTr="00603F1E">
        <w:tc>
          <w:tcPr>
            <w:tcW w:w="662" w:type="dxa"/>
            <w:shd w:val="clear" w:color="auto" w:fill="auto"/>
          </w:tcPr>
          <w:p w14:paraId="4B2993F2" w14:textId="77777777" w:rsidR="00EB5A81" w:rsidRPr="000748C0" w:rsidRDefault="00EB5A81" w:rsidP="00341985">
            <w:pPr>
              <w:suppressAutoHyphens/>
              <w:autoSpaceDN w:val="0"/>
              <w:jc w:val="both"/>
              <w:textAlignment w:val="baseline"/>
              <w:rPr>
                <w:rFonts w:ascii="Arial" w:eastAsia="Calibri" w:hAnsi="Arial"/>
                <w:sz w:val="18"/>
                <w:szCs w:val="24"/>
                <w:rtl/>
                <w:rPrChange w:id="5906" w:author="Meryl Etman" w:date="2020-03-25T10:10:00Z">
                  <w:rPr>
                    <w:rFonts w:ascii="Arial" w:eastAsia="Calibri" w:hAnsi="Arial"/>
                    <w:sz w:val="18"/>
                    <w:szCs w:val="24"/>
                    <w:rtl/>
                  </w:rPr>
                </w:rPrChange>
              </w:rPr>
            </w:pPr>
          </w:p>
        </w:tc>
        <w:tc>
          <w:tcPr>
            <w:tcW w:w="3355" w:type="dxa"/>
            <w:shd w:val="clear" w:color="auto" w:fill="auto"/>
            <w:tcMar>
              <w:left w:w="57" w:type="dxa"/>
              <w:right w:w="57" w:type="dxa"/>
            </w:tcMar>
          </w:tcPr>
          <w:p w14:paraId="151D8342"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907" w:author="Meryl Etman" w:date="2020-03-25T10:10:00Z">
                  <w:rPr>
                    <w:rFonts w:ascii="Arial" w:eastAsia="Calibri" w:hAnsi="Arial"/>
                    <w:i/>
                    <w:iCs/>
                    <w:sz w:val="18"/>
                    <w:szCs w:val="24"/>
                    <w:rtl/>
                  </w:rPr>
                </w:rPrChange>
              </w:rPr>
            </w:pPr>
          </w:p>
        </w:tc>
        <w:tc>
          <w:tcPr>
            <w:tcW w:w="1683" w:type="dxa"/>
            <w:shd w:val="clear" w:color="auto" w:fill="auto"/>
          </w:tcPr>
          <w:p w14:paraId="28413460" w14:textId="77777777" w:rsidR="00EB5A81" w:rsidRPr="000748C0" w:rsidRDefault="00EB5A81" w:rsidP="00341985">
            <w:pPr>
              <w:suppressAutoHyphens/>
              <w:autoSpaceDN w:val="0"/>
              <w:jc w:val="both"/>
              <w:textAlignment w:val="baseline"/>
              <w:rPr>
                <w:rFonts w:ascii="Arial" w:eastAsia="Calibri" w:hAnsi="Arial"/>
                <w:sz w:val="18"/>
                <w:szCs w:val="24"/>
                <w:rtl/>
                <w:rPrChange w:id="5908" w:author="Meryl Etman" w:date="2020-03-25T10:10:00Z">
                  <w:rPr>
                    <w:rFonts w:ascii="Arial" w:eastAsia="Calibri" w:hAnsi="Arial"/>
                    <w:sz w:val="18"/>
                    <w:szCs w:val="24"/>
                    <w:rtl/>
                  </w:rPr>
                </w:rPrChange>
              </w:rPr>
            </w:pPr>
          </w:p>
        </w:tc>
        <w:tc>
          <w:tcPr>
            <w:tcW w:w="2628" w:type="dxa"/>
            <w:shd w:val="clear" w:color="auto" w:fill="auto"/>
          </w:tcPr>
          <w:p w14:paraId="6882FF98" w14:textId="77777777" w:rsidR="00EB5A81" w:rsidRPr="000748C0" w:rsidRDefault="00EB5A81" w:rsidP="00341985">
            <w:pPr>
              <w:suppressAutoHyphens/>
              <w:autoSpaceDN w:val="0"/>
              <w:jc w:val="both"/>
              <w:textAlignment w:val="baseline"/>
              <w:rPr>
                <w:rFonts w:ascii="Arial" w:eastAsia="Calibri" w:hAnsi="Arial"/>
                <w:i/>
                <w:iCs/>
                <w:rtl/>
                <w:rPrChange w:id="5909" w:author="Meryl Etman" w:date="2020-03-25T10:10:00Z">
                  <w:rPr>
                    <w:rFonts w:ascii="Arial" w:eastAsia="Calibri" w:hAnsi="Arial"/>
                    <w:i/>
                    <w:iCs/>
                    <w:rtl/>
                  </w:rPr>
                </w:rPrChange>
              </w:rPr>
            </w:pPr>
          </w:p>
        </w:tc>
      </w:tr>
      <w:tr w:rsidR="00EB5A81" w:rsidRPr="000748C0" w14:paraId="3C7525D9" w14:textId="77777777" w:rsidTr="00603F1E">
        <w:tc>
          <w:tcPr>
            <w:tcW w:w="662" w:type="dxa"/>
            <w:shd w:val="clear" w:color="auto" w:fill="auto"/>
          </w:tcPr>
          <w:p w14:paraId="49E683E2" w14:textId="77777777" w:rsidR="00EB5A81" w:rsidRPr="000748C0" w:rsidRDefault="00EB5A81" w:rsidP="00341985">
            <w:pPr>
              <w:suppressAutoHyphens/>
              <w:autoSpaceDN w:val="0"/>
              <w:jc w:val="both"/>
              <w:textAlignment w:val="baseline"/>
              <w:rPr>
                <w:rFonts w:ascii="Arial" w:eastAsia="Calibri" w:hAnsi="Arial"/>
                <w:sz w:val="18"/>
                <w:szCs w:val="24"/>
                <w:rtl/>
                <w:rPrChange w:id="5910" w:author="Meryl Etman" w:date="2020-03-25T10:10:00Z">
                  <w:rPr>
                    <w:rFonts w:ascii="Arial" w:eastAsia="Calibri" w:hAnsi="Arial"/>
                    <w:sz w:val="18"/>
                    <w:szCs w:val="24"/>
                    <w:rtl/>
                  </w:rPr>
                </w:rPrChange>
              </w:rPr>
            </w:pPr>
          </w:p>
        </w:tc>
        <w:tc>
          <w:tcPr>
            <w:tcW w:w="3355" w:type="dxa"/>
            <w:shd w:val="clear" w:color="auto" w:fill="auto"/>
            <w:tcMar>
              <w:left w:w="57" w:type="dxa"/>
              <w:right w:w="57" w:type="dxa"/>
            </w:tcMar>
          </w:tcPr>
          <w:p w14:paraId="2B5E5D8E"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911" w:author="Meryl Etman" w:date="2020-03-25T10:10:00Z">
                  <w:rPr>
                    <w:rFonts w:ascii="Arial" w:eastAsia="Calibri" w:hAnsi="Arial"/>
                    <w:i/>
                    <w:iCs/>
                    <w:sz w:val="18"/>
                    <w:szCs w:val="24"/>
                    <w:rtl/>
                  </w:rPr>
                </w:rPrChange>
              </w:rPr>
            </w:pPr>
          </w:p>
        </w:tc>
        <w:tc>
          <w:tcPr>
            <w:tcW w:w="1683" w:type="dxa"/>
            <w:shd w:val="clear" w:color="auto" w:fill="auto"/>
          </w:tcPr>
          <w:p w14:paraId="5E37CC01" w14:textId="77777777" w:rsidR="00EB5A81" w:rsidRPr="000748C0" w:rsidRDefault="00EB5A81" w:rsidP="00341985">
            <w:pPr>
              <w:suppressAutoHyphens/>
              <w:autoSpaceDN w:val="0"/>
              <w:jc w:val="both"/>
              <w:textAlignment w:val="baseline"/>
              <w:rPr>
                <w:rFonts w:ascii="Arial" w:eastAsia="Calibri" w:hAnsi="Arial"/>
                <w:sz w:val="18"/>
                <w:szCs w:val="24"/>
                <w:rtl/>
                <w:rPrChange w:id="5912" w:author="Meryl Etman" w:date="2020-03-25T10:10:00Z">
                  <w:rPr>
                    <w:rFonts w:ascii="Arial" w:eastAsia="Calibri" w:hAnsi="Arial"/>
                    <w:sz w:val="18"/>
                    <w:szCs w:val="24"/>
                    <w:rtl/>
                  </w:rPr>
                </w:rPrChange>
              </w:rPr>
            </w:pPr>
          </w:p>
        </w:tc>
        <w:tc>
          <w:tcPr>
            <w:tcW w:w="2628" w:type="dxa"/>
            <w:shd w:val="clear" w:color="auto" w:fill="auto"/>
          </w:tcPr>
          <w:p w14:paraId="1D9A1DC7" w14:textId="77777777" w:rsidR="00EB5A81" w:rsidRPr="000748C0" w:rsidRDefault="00EB5A81" w:rsidP="00341985">
            <w:pPr>
              <w:suppressAutoHyphens/>
              <w:autoSpaceDN w:val="0"/>
              <w:jc w:val="both"/>
              <w:textAlignment w:val="baseline"/>
              <w:rPr>
                <w:rFonts w:ascii="Arial" w:eastAsia="Calibri" w:hAnsi="Arial"/>
                <w:i/>
                <w:iCs/>
                <w:rtl/>
                <w:rPrChange w:id="5913" w:author="Meryl Etman" w:date="2020-03-25T10:10:00Z">
                  <w:rPr>
                    <w:rFonts w:ascii="Arial" w:eastAsia="Calibri" w:hAnsi="Arial"/>
                    <w:i/>
                    <w:iCs/>
                    <w:rtl/>
                  </w:rPr>
                </w:rPrChange>
              </w:rPr>
            </w:pPr>
          </w:p>
        </w:tc>
      </w:tr>
      <w:tr w:rsidR="00EB5A81" w:rsidRPr="000748C0" w14:paraId="64C83675" w14:textId="77777777" w:rsidTr="00603F1E">
        <w:tc>
          <w:tcPr>
            <w:tcW w:w="662" w:type="dxa"/>
            <w:shd w:val="clear" w:color="auto" w:fill="auto"/>
          </w:tcPr>
          <w:p w14:paraId="7539C567" w14:textId="77777777" w:rsidR="00EB5A81" w:rsidRPr="000748C0" w:rsidRDefault="00EB5A81" w:rsidP="00341985">
            <w:pPr>
              <w:suppressAutoHyphens/>
              <w:autoSpaceDN w:val="0"/>
              <w:jc w:val="both"/>
              <w:textAlignment w:val="baseline"/>
              <w:rPr>
                <w:rFonts w:ascii="Arial" w:eastAsia="Calibri" w:hAnsi="Arial"/>
                <w:sz w:val="18"/>
                <w:szCs w:val="24"/>
                <w:rtl/>
                <w:rPrChange w:id="5914" w:author="Meryl Etman" w:date="2020-03-25T10:10:00Z">
                  <w:rPr>
                    <w:rFonts w:ascii="Arial" w:eastAsia="Calibri" w:hAnsi="Arial"/>
                    <w:sz w:val="18"/>
                    <w:szCs w:val="24"/>
                    <w:rtl/>
                  </w:rPr>
                </w:rPrChange>
              </w:rPr>
            </w:pPr>
          </w:p>
        </w:tc>
        <w:tc>
          <w:tcPr>
            <w:tcW w:w="3355" w:type="dxa"/>
            <w:shd w:val="clear" w:color="auto" w:fill="auto"/>
            <w:tcMar>
              <w:left w:w="57" w:type="dxa"/>
              <w:right w:w="57" w:type="dxa"/>
            </w:tcMar>
          </w:tcPr>
          <w:p w14:paraId="4456FCE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5915" w:author="Meryl Etman" w:date="2020-03-25T10:10:00Z">
                  <w:rPr>
                    <w:rFonts w:ascii="Arial" w:eastAsia="Calibri" w:hAnsi="Arial"/>
                    <w:i/>
                    <w:iCs/>
                    <w:sz w:val="18"/>
                    <w:szCs w:val="24"/>
                    <w:rtl/>
                  </w:rPr>
                </w:rPrChange>
              </w:rPr>
            </w:pPr>
          </w:p>
        </w:tc>
        <w:tc>
          <w:tcPr>
            <w:tcW w:w="1683" w:type="dxa"/>
            <w:shd w:val="clear" w:color="auto" w:fill="auto"/>
          </w:tcPr>
          <w:p w14:paraId="582FEBF9" w14:textId="77777777" w:rsidR="00EB5A81" w:rsidRPr="000748C0" w:rsidRDefault="00EB5A81" w:rsidP="00341985">
            <w:pPr>
              <w:suppressAutoHyphens/>
              <w:autoSpaceDN w:val="0"/>
              <w:jc w:val="both"/>
              <w:textAlignment w:val="baseline"/>
              <w:rPr>
                <w:rFonts w:ascii="Arial" w:eastAsia="Calibri" w:hAnsi="Arial"/>
                <w:sz w:val="18"/>
                <w:szCs w:val="24"/>
                <w:rtl/>
                <w:rPrChange w:id="5916" w:author="Meryl Etman" w:date="2020-03-25T10:10:00Z">
                  <w:rPr>
                    <w:rFonts w:ascii="Arial" w:eastAsia="Calibri" w:hAnsi="Arial"/>
                    <w:sz w:val="18"/>
                    <w:szCs w:val="24"/>
                    <w:rtl/>
                  </w:rPr>
                </w:rPrChange>
              </w:rPr>
            </w:pPr>
          </w:p>
        </w:tc>
        <w:tc>
          <w:tcPr>
            <w:tcW w:w="2628" w:type="dxa"/>
            <w:shd w:val="clear" w:color="auto" w:fill="auto"/>
          </w:tcPr>
          <w:p w14:paraId="417C9E0D" w14:textId="77777777" w:rsidR="00EB5A81" w:rsidRPr="000748C0" w:rsidRDefault="00EB5A81" w:rsidP="00341985">
            <w:pPr>
              <w:suppressAutoHyphens/>
              <w:autoSpaceDN w:val="0"/>
              <w:jc w:val="both"/>
              <w:textAlignment w:val="baseline"/>
              <w:rPr>
                <w:rFonts w:ascii="Arial" w:eastAsia="Calibri" w:hAnsi="Arial"/>
                <w:i/>
                <w:iCs/>
                <w:rtl/>
                <w:rPrChange w:id="5917" w:author="Meryl Etman" w:date="2020-03-25T10:10:00Z">
                  <w:rPr>
                    <w:rFonts w:ascii="Arial" w:eastAsia="Calibri" w:hAnsi="Arial"/>
                    <w:i/>
                    <w:iCs/>
                    <w:rtl/>
                  </w:rPr>
                </w:rPrChange>
              </w:rPr>
            </w:pPr>
          </w:p>
        </w:tc>
      </w:tr>
    </w:tbl>
    <w:p w14:paraId="6FDE0942" w14:textId="77777777" w:rsidR="00EB5A81" w:rsidRPr="000748C0" w:rsidRDefault="00EB5A81" w:rsidP="00EB5A81">
      <w:pPr>
        <w:suppressAutoHyphens/>
        <w:autoSpaceDN w:val="0"/>
        <w:jc w:val="both"/>
        <w:textAlignment w:val="baseline"/>
        <w:rPr>
          <w:rFonts w:ascii="Arial" w:eastAsia="Calibri" w:hAnsi="Arial"/>
          <w:i/>
          <w:iCs/>
          <w:rtl/>
          <w:rPrChange w:id="5918" w:author="Meryl Etman" w:date="2020-03-25T10:10:00Z">
            <w:rPr>
              <w:rFonts w:ascii="Arial" w:eastAsia="Calibri" w:hAnsi="Arial"/>
              <w:i/>
              <w:iCs/>
              <w:rtl/>
            </w:rPr>
          </w:rPrChange>
        </w:rPr>
      </w:pPr>
      <w:r w:rsidRPr="000748C0">
        <w:rPr>
          <w:rFonts w:ascii="Arial" w:eastAsia="Calibri" w:hAnsi="Arial" w:hint="cs"/>
          <w:i/>
          <w:iCs/>
          <w:rtl/>
          <w:rPrChange w:id="5919" w:author="Meryl Etman" w:date="2020-03-25T10:10:00Z">
            <w:rPr>
              <w:rFonts w:ascii="Arial" w:eastAsia="Calibri" w:hAnsi="Arial" w:hint="cs"/>
              <w:i/>
              <w:iCs/>
              <w:rtl/>
            </w:rPr>
          </w:rPrChange>
        </w:rPr>
        <w:t>ת=תקין; ש=שיפור; פ=פסול</w:t>
      </w:r>
    </w:p>
    <w:p w14:paraId="34161240"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920" w:author="Meryl Etman" w:date="2020-03-25T10:10:00Z">
            <w:rPr>
              <w:rFonts w:ascii="Arial" w:eastAsia="Calibri" w:hAnsi="Arial"/>
              <w:i/>
              <w:iCs/>
              <w:sz w:val="18"/>
              <w:szCs w:val="24"/>
              <w:rtl/>
            </w:rPr>
          </w:rPrChange>
        </w:rPr>
      </w:pPr>
    </w:p>
    <w:p w14:paraId="4DC70308"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921" w:author="Meryl Etman" w:date="2020-03-25T10:10:00Z">
            <w:rPr>
              <w:rFonts w:ascii="Arial" w:eastAsia="Calibri" w:hAnsi="Arial"/>
              <w:i/>
              <w:iCs/>
              <w:sz w:val="18"/>
              <w:szCs w:val="24"/>
              <w:rtl/>
            </w:rPr>
          </w:rPrChange>
        </w:rPr>
      </w:pPr>
    </w:p>
    <w:p w14:paraId="66CC255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92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5923" w:author="Meryl Etman" w:date="2020-03-25T10:10:00Z">
            <w:rPr>
              <w:rFonts w:ascii="Arial" w:eastAsia="Calibri" w:hAnsi="Arial" w:hint="cs"/>
              <w:i/>
              <w:iCs/>
              <w:sz w:val="18"/>
              <w:szCs w:val="24"/>
              <w:rtl/>
            </w:rPr>
          </w:rPrChange>
        </w:rPr>
        <w:t>הערות</w:t>
      </w:r>
    </w:p>
    <w:p w14:paraId="40C08558" w14:textId="77777777" w:rsidR="00EB5A81" w:rsidRPr="000748C0" w:rsidRDefault="00EB5A81" w:rsidP="00EB5A81">
      <w:pPr>
        <w:suppressAutoHyphens/>
        <w:autoSpaceDN w:val="0"/>
        <w:jc w:val="both"/>
        <w:textAlignment w:val="baseline"/>
        <w:rPr>
          <w:rFonts w:ascii="Arial" w:eastAsia="Calibri" w:hAnsi="Arial"/>
          <w:i/>
          <w:iCs/>
          <w:sz w:val="18"/>
          <w:szCs w:val="24"/>
          <w:rtl/>
          <w:rPrChange w:id="5924"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0748C0" w14:paraId="66831C54" w14:textId="77777777" w:rsidTr="00341985">
        <w:tc>
          <w:tcPr>
            <w:tcW w:w="815" w:type="dxa"/>
            <w:shd w:val="clear" w:color="auto" w:fill="auto"/>
          </w:tcPr>
          <w:p w14:paraId="34C8508B" w14:textId="77777777" w:rsidR="00EB5A81" w:rsidRPr="000748C0" w:rsidRDefault="00EB5A81" w:rsidP="00341985">
            <w:pPr>
              <w:suppressAutoHyphens/>
              <w:autoSpaceDN w:val="0"/>
              <w:textAlignment w:val="baseline"/>
              <w:rPr>
                <w:rFonts w:ascii="Arial" w:eastAsia="Calibri" w:hAnsi="Arial"/>
                <w:b/>
                <w:bCs/>
                <w:sz w:val="16"/>
                <w:rtl/>
                <w:rPrChange w:id="5925" w:author="Meryl Etman" w:date="2020-03-25T10:10:00Z">
                  <w:rPr>
                    <w:rFonts w:ascii="Arial" w:eastAsia="Calibri" w:hAnsi="Arial"/>
                    <w:b/>
                    <w:bCs/>
                    <w:sz w:val="16"/>
                    <w:rtl/>
                  </w:rPr>
                </w:rPrChange>
              </w:rPr>
            </w:pPr>
            <w:r w:rsidRPr="000748C0">
              <w:rPr>
                <w:rFonts w:ascii="Arial" w:eastAsia="Calibri" w:hAnsi="Arial" w:hint="cs"/>
                <w:b/>
                <w:bCs/>
                <w:sz w:val="16"/>
                <w:rtl/>
                <w:rPrChange w:id="5926" w:author="Meryl Etman" w:date="2020-03-25T10:10:00Z">
                  <w:rPr>
                    <w:rFonts w:ascii="Arial" w:eastAsia="Calibri" w:hAnsi="Arial" w:hint="cs"/>
                    <w:b/>
                    <w:bCs/>
                    <w:sz w:val="16"/>
                    <w:rtl/>
                  </w:rPr>
                </w:rPrChange>
              </w:rPr>
              <w:t>תאריך</w:t>
            </w:r>
          </w:p>
        </w:tc>
        <w:tc>
          <w:tcPr>
            <w:tcW w:w="851" w:type="dxa"/>
            <w:shd w:val="clear" w:color="auto" w:fill="auto"/>
          </w:tcPr>
          <w:p w14:paraId="03C6BA98" w14:textId="77777777" w:rsidR="00EB5A81" w:rsidRPr="000748C0" w:rsidRDefault="00EB5A81" w:rsidP="00341985">
            <w:pPr>
              <w:suppressAutoHyphens/>
              <w:autoSpaceDN w:val="0"/>
              <w:textAlignment w:val="baseline"/>
              <w:rPr>
                <w:rFonts w:ascii="Arial" w:eastAsia="Calibri" w:hAnsi="Arial"/>
                <w:b/>
                <w:bCs/>
                <w:sz w:val="16"/>
                <w:rtl/>
                <w:rPrChange w:id="5927" w:author="Meryl Etman" w:date="2020-03-25T10:10:00Z">
                  <w:rPr>
                    <w:rFonts w:ascii="Arial" w:eastAsia="Calibri" w:hAnsi="Arial"/>
                    <w:b/>
                    <w:bCs/>
                    <w:sz w:val="16"/>
                    <w:rtl/>
                  </w:rPr>
                </w:rPrChange>
              </w:rPr>
            </w:pPr>
            <w:r w:rsidRPr="000748C0">
              <w:rPr>
                <w:rFonts w:ascii="Arial" w:eastAsia="Calibri" w:hAnsi="Arial" w:hint="cs"/>
                <w:b/>
                <w:bCs/>
                <w:sz w:val="16"/>
                <w:rtl/>
                <w:rPrChange w:id="5928" w:author="Meryl Etman" w:date="2020-03-25T10:10:00Z">
                  <w:rPr>
                    <w:rFonts w:ascii="Arial" w:eastAsia="Calibri" w:hAnsi="Arial" w:hint="cs"/>
                    <w:b/>
                    <w:bCs/>
                    <w:sz w:val="16"/>
                    <w:rtl/>
                  </w:rPr>
                </w:rPrChange>
              </w:rPr>
              <w:t>סעיף</w:t>
            </w:r>
          </w:p>
        </w:tc>
        <w:tc>
          <w:tcPr>
            <w:tcW w:w="2126" w:type="dxa"/>
            <w:shd w:val="clear" w:color="auto" w:fill="auto"/>
          </w:tcPr>
          <w:p w14:paraId="79F10161" w14:textId="77777777" w:rsidR="00EB5A81" w:rsidRPr="000748C0" w:rsidRDefault="00EB5A81" w:rsidP="00341985">
            <w:pPr>
              <w:suppressAutoHyphens/>
              <w:autoSpaceDN w:val="0"/>
              <w:textAlignment w:val="baseline"/>
              <w:rPr>
                <w:rFonts w:ascii="Arial" w:eastAsia="Calibri" w:hAnsi="Arial"/>
                <w:b/>
                <w:bCs/>
                <w:sz w:val="16"/>
                <w:rtl/>
                <w:rPrChange w:id="5929" w:author="Meryl Etman" w:date="2020-03-25T10:10:00Z">
                  <w:rPr>
                    <w:rFonts w:ascii="Arial" w:eastAsia="Calibri" w:hAnsi="Arial"/>
                    <w:b/>
                    <w:bCs/>
                    <w:sz w:val="16"/>
                    <w:rtl/>
                  </w:rPr>
                </w:rPrChange>
              </w:rPr>
            </w:pPr>
            <w:r w:rsidRPr="000748C0">
              <w:rPr>
                <w:rFonts w:ascii="Arial" w:eastAsia="Calibri" w:hAnsi="Arial" w:hint="cs"/>
                <w:b/>
                <w:bCs/>
                <w:sz w:val="16"/>
                <w:rtl/>
                <w:rPrChange w:id="5930" w:author="Meryl Etman" w:date="2020-03-25T10:10:00Z">
                  <w:rPr>
                    <w:rFonts w:ascii="Arial" w:eastAsia="Calibri" w:hAnsi="Arial" w:hint="cs"/>
                    <w:b/>
                    <w:bCs/>
                    <w:sz w:val="16"/>
                    <w:rtl/>
                  </w:rPr>
                </w:rPrChange>
              </w:rPr>
              <w:t>תיאור הליקוי</w:t>
            </w:r>
          </w:p>
        </w:tc>
        <w:tc>
          <w:tcPr>
            <w:tcW w:w="3119" w:type="dxa"/>
            <w:shd w:val="clear" w:color="auto" w:fill="auto"/>
          </w:tcPr>
          <w:p w14:paraId="2DCECDDE" w14:textId="77777777" w:rsidR="00EB5A81" w:rsidRPr="000748C0" w:rsidRDefault="00EB5A81" w:rsidP="00341985">
            <w:pPr>
              <w:suppressAutoHyphens/>
              <w:autoSpaceDN w:val="0"/>
              <w:textAlignment w:val="baseline"/>
              <w:rPr>
                <w:rFonts w:ascii="Arial" w:eastAsia="Calibri" w:hAnsi="Arial"/>
                <w:b/>
                <w:bCs/>
                <w:sz w:val="16"/>
                <w:rtl/>
                <w:rPrChange w:id="5931" w:author="Meryl Etman" w:date="2020-03-25T10:10:00Z">
                  <w:rPr>
                    <w:rFonts w:ascii="Arial" w:eastAsia="Calibri" w:hAnsi="Arial"/>
                    <w:b/>
                    <w:bCs/>
                    <w:sz w:val="16"/>
                    <w:rtl/>
                  </w:rPr>
                </w:rPrChange>
              </w:rPr>
            </w:pPr>
            <w:r w:rsidRPr="000748C0">
              <w:rPr>
                <w:rFonts w:ascii="Arial" w:eastAsia="Calibri" w:hAnsi="Arial" w:hint="cs"/>
                <w:b/>
                <w:bCs/>
                <w:sz w:val="16"/>
                <w:rtl/>
                <w:rPrChange w:id="5932" w:author="Meryl Etman" w:date="2020-03-25T10:10:00Z">
                  <w:rPr>
                    <w:rFonts w:ascii="Arial" w:eastAsia="Calibri" w:hAnsi="Arial" w:hint="cs"/>
                    <w:b/>
                    <w:bCs/>
                    <w:sz w:val="16"/>
                    <w:rtl/>
                  </w:rPr>
                </w:rPrChange>
              </w:rPr>
              <w:t>הנחיות לתיקון</w:t>
            </w:r>
          </w:p>
        </w:tc>
        <w:tc>
          <w:tcPr>
            <w:tcW w:w="2835" w:type="dxa"/>
            <w:shd w:val="clear" w:color="auto" w:fill="auto"/>
          </w:tcPr>
          <w:p w14:paraId="71BC7937" w14:textId="77777777" w:rsidR="00EB5A81" w:rsidRPr="000748C0" w:rsidRDefault="00EB5A81" w:rsidP="00341985">
            <w:pPr>
              <w:suppressAutoHyphens/>
              <w:autoSpaceDN w:val="0"/>
              <w:textAlignment w:val="baseline"/>
              <w:rPr>
                <w:rFonts w:ascii="Arial" w:eastAsia="Calibri" w:hAnsi="Arial"/>
                <w:b/>
                <w:bCs/>
                <w:sz w:val="16"/>
                <w:rtl/>
                <w:rPrChange w:id="5933" w:author="Meryl Etman" w:date="2020-03-25T10:10:00Z">
                  <w:rPr>
                    <w:rFonts w:ascii="Arial" w:eastAsia="Calibri" w:hAnsi="Arial"/>
                    <w:b/>
                    <w:bCs/>
                    <w:sz w:val="16"/>
                    <w:rtl/>
                  </w:rPr>
                </w:rPrChange>
              </w:rPr>
            </w:pPr>
            <w:r w:rsidRPr="000748C0">
              <w:rPr>
                <w:rFonts w:ascii="Arial" w:eastAsia="Calibri" w:hAnsi="Arial" w:hint="cs"/>
                <w:b/>
                <w:bCs/>
                <w:sz w:val="16"/>
                <w:rtl/>
                <w:rPrChange w:id="5934" w:author="Meryl Etman" w:date="2020-03-25T10:10:00Z">
                  <w:rPr>
                    <w:rFonts w:ascii="Arial" w:eastAsia="Calibri" w:hAnsi="Arial" w:hint="cs"/>
                    <w:b/>
                    <w:bCs/>
                    <w:sz w:val="16"/>
                    <w:rtl/>
                  </w:rPr>
                </w:rPrChange>
              </w:rPr>
              <w:t>סטאטוס טיפול</w:t>
            </w:r>
          </w:p>
        </w:tc>
      </w:tr>
      <w:tr w:rsidR="00EB5A81" w:rsidRPr="000748C0" w14:paraId="40B7CE8A" w14:textId="77777777" w:rsidTr="00341985">
        <w:tc>
          <w:tcPr>
            <w:tcW w:w="815" w:type="dxa"/>
            <w:shd w:val="clear" w:color="auto" w:fill="auto"/>
            <w:vAlign w:val="center"/>
          </w:tcPr>
          <w:p w14:paraId="4EE2AB57" w14:textId="77777777" w:rsidR="00EB5A81" w:rsidRPr="000748C0" w:rsidRDefault="00EB5A81" w:rsidP="00341985">
            <w:pPr>
              <w:suppressAutoHyphens/>
              <w:autoSpaceDN w:val="0"/>
              <w:jc w:val="center"/>
              <w:textAlignment w:val="baseline"/>
              <w:rPr>
                <w:rFonts w:ascii="Arial" w:eastAsia="Calibri" w:hAnsi="Arial"/>
                <w:sz w:val="18"/>
                <w:szCs w:val="24"/>
                <w:rtl/>
                <w:rPrChange w:id="5935" w:author="Meryl Etman" w:date="2020-03-25T10:10:00Z">
                  <w:rPr>
                    <w:rFonts w:ascii="Arial" w:eastAsia="Calibri" w:hAnsi="Arial"/>
                    <w:sz w:val="18"/>
                    <w:szCs w:val="24"/>
                    <w:rtl/>
                  </w:rPr>
                </w:rPrChange>
              </w:rPr>
            </w:pPr>
          </w:p>
        </w:tc>
        <w:tc>
          <w:tcPr>
            <w:tcW w:w="851" w:type="dxa"/>
            <w:shd w:val="clear" w:color="auto" w:fill="auto"/>
          </w:tcPr>
          <w:p w14:paraId="68D406DD" w14:textId="77777777" w:rsidR="00EB5A81" w:rsidRPr="000748C0" w:rsidRDefault="00EB5A81" w:rsidP="00341985">
            <w:pPr>
              <w:suppressAutoHyphens/>
              <w:autoSpaceDN w:val="0"/>
              <w:jc w:val="both"/>
              <w:textAlignment w:val="baseline"/>
              <w:rPr>
                <w:rFonts w:ascii="Arial" w:eastAsia="Calibri" w:hAnsi="Arial"/>
                <w:sz w:val="18"/>
                <w:szCs w:val="24"/>
                <w:rtl/>
                <w:rPrChange w:id="5936" w:author="Meryl Etman" w:date="2020-03-25T10:10:00Z">
                  <w:rPr>
                    <w:rFonts w:ascii="Arial" w:eastAsia="Calibri" w:hAnsi="Arial"/>
                    <w:sz w:val="18"/>
                    <w:szCs w:val="24"/>
                    <w:rtl/>
                  </w:rPr>
                </w:rPrChange>
              </w:rPr>
            </w:pPr>
          </w:p>
        </w:tc>
        <w:tc>
          <w:tcPr>
            <w:tcW w:w="2126" w:type="dxa"/>
            <w:shd w:val="clear" w:color="auto" w:fill="auto"/>
            <w:vAlign w:val="center"/>
          </w:tcPr>
          <w:p w14:paraId="29183975" w14:textId="77777777" w:rsidR="00EB5A81" w:rsidRPr="000748C0" w:rsidRDefault="00EB5A81" w:rsidP="00341985">
            <w:pPr>
              <w:suppressAutoHyphens/>
              <w:autoSpaceDN w:val="0"/>
              <w:textAlignment w:val="baseline"/>
              <w:rPr>
                <w:rFonts w:ascii="Arial" w:eastAsia="Calibri" w:hAnsi="Arial"/>
                <w:sz w:val="14"/>
                <w:rtl/>
                <w:rPrChange w:id="5937" w:author="Meryl Etman" w:date="2020-03-25T10:10:00Z">
                  <w:rPr>
                    <w:rFonts w:ascii="Arial" w:eastAsia="Calibri" w:hAnsi="Arial"/>
                    <w:sz w:val="14"/>
                    <w:rtl/>
                  </w:rPr>
                </w:rPrChange>
              </w:rPr>
            </w:pPr>
          </w:p>
        </w:tc>
        <w:tc>
          <w:tcPr>
            <w:tcW w:w="3119" w:type="dxa"/>
            <w:shd w:val="clear" w:color="auto" w:fill="auto"/>
            <w:vAlign w:val="center"/>
          </w:tcPr>
          <w:p w14:paraId="216109EF" w14:textId="77777777" w:rsidR="00EB5A81" w:rsidRPr="000748C0" w:rsidRDefault="00EB5A81" w:rsidP="00341985">
            <w:pPr>
              <w:suppressAutoHyphens/>
              <w:autoSpaceDN w:val="0"/>
              <w:textAlignment w:val="baseline"/>
              <w:rPr>
                <w:rFonts w:ascii="Arial" w:eastAsia="Calibri" w:hAnsi="Arial"/>
                <w:sz w:val="14"/>
                <w:rtl/>
                <w:rPrChange w:id="5938" w:author="Meryl Etman" w:date="2020-03-25T10:10:00Z">
                  <w:rPr>
                    <w:rFonts w:ascii="Arial" w:eastAsia="Calibri" w:hAnsi="Arial"/>
                    <w:sz w:val="14"/>
                    <w:rtl/>
                  </w:rPr>
                </w:rPrChange>
              </w:rPr>
            </w:pPr>
          </w:p>
        </w:tc>
        <w:tc>
          <w:tcPr>
            <w:tcW w:w="2835" w:type="dxa"/>
            <w:shd w:val="clear" w:color="auto" w:fill="auto"/>
            <w:vAlign w:val="center"/>
          </w:tcPr>
          <w:p w14:paraId="22C6D3CB" w14:textId="77777777" w:rsidR="00EB5A81" w:rsidRPr="000748C0" w:rsidRDefault="00EB5A81" w:rsidP="00341985">
            <w:pPr>
              <w:suppressAutoHyphens/>
              <w:autoSpaceDN w:val="0"/>
              <w:textAlignment w:val="baseline"/>
              <w:rPr>
                <w:rFonts w:ascii="Arial" w:eastAsia="Calibri" w:hAnsi="Arial"/>
                <w:sz w:val="14"/>
                <w:rtl/>
                <w:rPrChange w:id="5939" w:author="Meryl Etman" w:date="2020-03-25T10:10:00Z">
                  <w:rPr>
                    <w:rFonts w:ascii="Arial" w:eastAsia="Calibri" w:hAnsi="Arial"/>
                    <w:sz w:val="14"/>
                    <w:rtl/>
                  </w:rPr>
                </w:rPrChange>
              </w:rPr>
            </w:pPr>
          </w:p>
        </w:tc>
      </w:tr>
      <w:tr w:rsidR="00EB5A81" w:rsidRPr="000748C0" w14:paraId="147004F6" w14:textId="77777777" w:rsidTr="00341985">
        <w:tc>
          <w:tcPr>
            <w:tcW w:w="815" w:type="dxa"/>
            <w:shd w:val="clear" w:color="auto" w:fill="auto"/>
            <w:vAlign w:val="center"/>
          </w:tcPr>
          <w:p w14:paraId="667B5C06" w14:textId="77777777" w:rsidR="00EB5A81" w:rsidRPr="000748C0" w:rsidRDefault="00EB5A81" w:rsidP="00341985">
            <w:pPr>
              <w:suppressAutoHyphens/>
              <w:autoSpaceDN w:val="0"/>
              <w:jc w:val="center"/>
              <w:textAlignment w:val="baseline"/>
              <w:rPr>
                <w:rFonts w:ascii="Arial" w:eastAsia="Calibri" w:hAnsi="Arial"/>
                <w:sz w:val="18"/>
                <w:szCs w:val="24"/>
                <w:rtl/>
                <w:rPrChange w:id="5940" w:author="Meryl Etman" w:date="2020-03-25T10:10:00Z">
                  <w:rPr>
                    <w:rFonts w:ascii="Arial" w:eastAsia="Calibri" w:hAnsi="Arial"/>
                    <w:sz w:val="18"/>
                    <w:szCs w:val="24"/>
                    <w:rtl/>
                  </w:rPr>
                </w:rPrChange>
              </w:rPr>
            </w:pPr>
          </w:p>
        </w:tc>
        <w:tc>
          <w:tcPr>
            <w:tcW w:w="851" w:type="dxa"/>
            <w:shd w:val="clear" w:color="auto" w:fill="auto"/>
          </w:tcPr>
          <w:p w14:paraId="25862E7E" w14:textId="77777777" w:rsidR="00EB5A81" w:rsidRPr="000748C0" w:rsidRDefault="00EB5A81" w:rsidP="00341985">
            <w:pPr>
              <w:suppressAutoHyphens/>
              <w:autoSpaceDN w:val="0"/>
              <w:jc w:val="both"/>
              <w:textAlignment w:val="baseline"/>
              <w:rPr>
                <w:rFonts w:ascii="Arial" w:eastAsia="Calibri" w:hAnsi="Arial"/>
                <w:sz w:val="18"/>
                <w:szCs w:val="24"/>
                <w:rtl/>
                <w:rPrChange w:id="5941" w:author="Meryl Etman" w:date="2020-03-25T10:10:00Z">
                  <w:rPr>
                    <w:rFonts w:ascii="Arial" w:eastAsia="Calibri" w:hAnsi="Arial"/>
                    <w:sz w:val="18"/>
                    <w:szCs w:val="24"/>
                    <w:rtl/>
                  </w:rPr>
                </w:rPrChange>
              </w:rPr>
            </w:pPr>
          </w:p>
        </w:tc>
        <w:tc>
          <w:tcPr>
            <w:tcW w:w="2126" w:type="dxa"/>
            <w:shd w:val="clear" w:color="auto" w:fill="auto"/>
            <w:vAlign w:val="center"/>
          </w:tcPr>
          <w:p w14:paraId="27B26939" w14:textId="77777777" w:rsidR="00EB5A81" w:rsidRPr="000748C0" w:rsidRDefault="00EB5A81" w:rsidP="00341985">
            <w:pPr>
              <w:suppressAutoHyphens/>
              <w:autoSpaceDN w:val="0"/>
              <w:textAlignment w:val="baseline"/>
              <w:rPr>
                <w:rFonts w:ascii="Arial" w:eastAsia="Calibri" w:hAnsi="Arial"/>
                <w:sz w:val="14"/>
                <w:rtl/>
                <w:rPrChange w:id="5942" w:author="Meryl Etman" w:date="2020-03-25T10:10:00Z">
                  <w:rPr>
                    <w:rFonts w:ascii="Arial" w:eastAsia="Calibri" w:hAnsi="Arial"/>
                    <w:sz w:val="14"/>
                    <w:rtl/>
                  </w:rPr>
                </w:rPrChange>
              </w:rPr>
            </w:pPr>
          </w:p>
        </w:tc>
        <w:tc>
          <w:tcPr>
            <w:tcW w:w="3119" w:type="dxa"/>
            <w:shd w:val="clear" w:color="auto" w:fill="auto"/>
            <w:vAlign w:val="center"/>
          </w:tcPr>
          <w:p w14:paraId="027B7432" w14:textId="77777777" w:rsidR="00EB5A81" w:rsidRPr="000748C0" w:rsidRDefault="00EB5A81" w:rsidP="00341985">
            <w:pPr>
              <w:suppressAutoHyphens/>
              <w:autoSpaceDN w:val="0"/>
              <w:textAlignment w:val="baseline"/>
              <w:rPr>
                <w:rFonts w:ascii="Arial" w:eastAsia="Calibri" w:hAnsi="Arial"/>
                <w:sz w:val="14"/>
                <w:rtl/>
                <w:rPrChange w:id="5943" w:author="Meryl Etman" w:date="2020-03-25T10:10:00Z">
                  <w:rPr>
                    <w:rFonts w:ascii="Arial" w:eastAsia="Calibri" w:hAnsi="Arial"/>
                    <w:sz w:val="14"/>
                    <w:rtl/>
                  </w:rPr>
                </w:rPrChange>
              </w:rPr>
            </w:pPr>
          </w:p>
        </w:tc>
        <w:tc>
          <w:tcPr>
            <w:tcW w:w="2835" w:type="dxa"/>
            <w:shd w:val="clear" w:color="auto" w:fill="auto"/>
            <w:vAlign w:val="center"/>
          </w:tcPr>
          <w:p w14:paraId="55255663" w14:textId="77777777" w:rsidR="00EB5A81" w:rsidRPr="000748C0" w:rsidRDefault="00EB5A81" w:rsidP="00341985">
            <w:pPr>
              <w:suppressAutoHyphens/>
              <w:autoSpaceDN w:val="0"/>
              <w:textAlignment w:val="baseline"/>
              <w:rPr>
                <w:rFonts w:ascii="Arial" w:eastAsia="Calibri" w:hAnsi="Arial"/>
                <w:sz w:val="14"/>
                <w:rtl/>
                <w:rPrChange w:id="5944" w:author="Meryl Etman" w:date="2020-03-25T10:10:00Z">
                  <w:rPr>
                    <w:rFonts w:ascii="Arial" w:eastAsia="Calibri" w:hAnsi="Arial"/>
                    <w:sz w:val="14"/>
                    <w:rtl/>
                  </w:rPr>
                </w:rPrChange>
              </w:rPr>
            </w:pPr>
          </w:p>
        </w:tc>
      </w:tr>
      <w:tr w:rsidR="00EB5A81" w:rsidRPr="000748C0" w14:paraId="32ACCD5E" w14:textId="77777777" w:rsidTr="00341985">
        <w:tc>
          <w:tcPr>
            <w:tcW w:w="815" w:type="dxa"/>
            <w:shd w:val="clear" w:color="auto" w:fill="auto"/>
            <w:vAlign w:val="center"/>
          </w:tcPr>
          <w:p w14:paraId="287B188D" w14:textId="77777777" w:rsidR="00EB5A81" w:rsidRPr="000748C0" w:rsidRDefault="00EB5A81" w:rsidP="00341985">
            <w:pPr>
              <w:suppressAutoHyphens/>
              <w:autoSpaceDN w:val="0"/>
              <w:jc w:val="center"/>
              <w:textAlignment w:val="baseline"/>
              <w:rPr>
                <w:rFonts w:ascii="Arial" w:eastAsia="Calibri" w:hAnsi="Arial"/>
                <w:sz w:val="18"/>
                <w:szCs w:val="24"/>
                <w:rtl/>
                <w:rPrChange w:id="5945" w:author="Meryl Etman" w:date="2020-03-25T10:10:00Z">
                  <w:rPr>
                    <w:rFonts w:ascii="Arial" w:eastAsia="Calibri" w:hAnsi="Arial"/>
                    <w:sz w:val="18"/>
                    <w:szCs w:val="24"/>
                    <w:rtl/>
                  </w:rPr>
                </w:rPrChange>
              </w:rPr>
            </w:pPr>
          </w:p>
        </w:tc>
        <w:tc>
          <w:tcPr>
            <w:tcW w:w="851" w:type="dxa"/>
            <w:shd w:val="clear" w:color="auto" w:fill="auto"/>
          </w:tcPr>
          <w:p w14:paraId="1569A221" w14:textId="77777777" w:rsidR="00EB5A81" w:rsidRPr="000748C0" w:rsidRDefault="00EB5A81" w:rsidP="00341985">
            <w:pPr>
              <w:suppressAutoHyphens/>
              <w:autoSpaceDN w:val="0"/>
              <w:jc w:val="both"/>
              <w:textAlignment w:val="baseline"/>
              <w:rPr>
                <w:rFonts w:ascii="Arial" w:eastAsia="Calibri" w:hAnsi="Arial"/>
                <w:sz w:val="18"/>
                <w:szCs w:val="24"/>
                <w:rtl/>
                <w:rPrChange w:id="5946" w:author="Meryl Etman" w:date="2020-03-25T10:10:00Z">
                  <w:rPr>
                    <w:rFonts w:ascii="Arial" w:eastAsia="Calibri" w:hAnsi="Arial"/>
                    <w:sz w:val="18"/>
                    <w:szCs w:val="24"/>
                    <w:rtl/>
                  </w:rPr>
                </w:rPrChange>
              </w:rPr>
            </w:pPr>
          </w:p>
        </w:tc>
        <w:tc>
          <w:tcPr>
            <w:tcW w:w="2126" w:type="dxa"/>
            <w:shd w:val="clear" w:color="auto" w:fill="auto"/>
            <w:vAlign w:val="center"/>
          </w:tcPr>
          <w:p w14:paraId="107D9BB7" w14:textId="77777777" w:rsidR="00EB5A81" w:rsidRPr="000748C0" w:rsidRDefault="00EB5A81" w:rsidP="00341985">
            <w:pPr>
              <w:suppressAutoHyphens/>
              <w:autoSpaceDN w:val="0"/>
              <w:textAlignment w:val="baseline"/>
              <w:rPr>
                <w:rFonts w:ascii="Arial" w:eastAsia="Calibri" w:hAnsi="Arial"/>
                <w:sz w:val="14"/>
                <w:rtl/>
                <w:rPrChange w:id="5947" w:author="Meryl Etman" w:date="2020-03-25T10:10:00Z">
                  <w:rPr>
                    <w:rFonts w:ascii="Arial" w:eastAsia="Calibri" w:hAnsi="Arial"/>
                    <w:sz w:val="14"/>
                    <w:rtl/>
                  </w:rPr>
                </w:rPrChange>
              </w:rPr>
            </w:pPr>
          </w:p>
        </w:tc>
        <w:tc>
          <w:tcPr>
            <w:tcW w:w="3119" w:type="dxa"/>
            <w:shd w:val="clear" w:color="auto" w:fill="auto"/>
            <w:vAlign w:val="center"/>
          </w:tcPr>
          <w:p w14:paraId="3DCB7926" w14:textId="77777777" w:rsidR="00EB5A81" w:rsidRPr="000748C0" w:rsidRDefault="00EB5A81" w:rsidP="00341985">
            <w:pPr>
              <w:suppressAutoHyphens/>
              <w:autoSpaceDN w:val="0"/>
              <w:textAlignment w:val="baseline"/>
              <w:rPr>
                <w:rFonts w:ascii="Arial" w:eastAsia="Calibri" w:hAnsi="Arial"/>
                <w:sz w:val="14"/>
                <w:rtl/>
                <w:rPrChange w:id="5948" w:author="Meryl Etman" w:date="2020-03-25T10:10:00Z">
                  <w:rPr>
                    <w:rFonts w:ascii="Arial" w:eastAsia="Calibri" w:hAnsi="Arial"/>
                    <w:sz w:val="14"/>
                    <w:rtl/>
                  </w:rPr>
                </w:rPrChange>
              </w:rPr>
            </w:pPr>
          </w:p>
        </w:tc>
        <w:tc>
          <w:tcPr>
            <w:tcW w:w="2835" w:type="dxa"/>
            <w:shd w:val="clear" w:color="auto" w:fill="auto"/>
            <w:vAlign w:val="center"/>
          </w:tcPr>
          <w:p w14:paraId="41F36D16" w14:textId="77777777" w:rsidR="00EB5A81" w:rsidRPr="000748C0" w:rsidRDefault="00EB5A81" w:rsidP="00341985">
            <w:pPr>
              <w:suppressAutoHyphens/>
              <w:autoSpaceDN w:val="0"/>
              <w:textAlignment w:val="baseline"/>
              <w:rPr>
                <w:rFonts w:ascii="Arial" w:eastAsia="Calibri" w:hAnsi="Arial"/>
                <w:sz w:val="14"/>
                <w:rtl/>
                <w:rPrChange w:id="5949" w:author="Meryl Etman" w:date="2020-03-25T10:10:00Z">
                  <w:rPr>
                    <w:rFonts w:ascii="Arial" w:eastAsia="Calibri" w:hAnsi="Arial"/>
                    <w:sz w:val="14"/>
                    <w:rtl/>
                  </w:rPr>
                </w:rPrChange>
              </w:rPr>
            </w:pPr>
          </w:p>
        </w:tc>
      </w:tr>
      <w:tr w:rsidR="00EB5A81" w:rsidRPr="000748C0" w14:paraId="20215903" w14:textId="77777777" w:rsidTr="00341985">
        <w:tc>
          <w:tcPr>
            <w:tcW w:w="815" w:type="dxa"/>
            <w:shd w:val="clear" w:color="auto" w:fill="auto"/>
            <w:vAlign w:val="center"/>
          </w:tcPr>
          <w:p w14:paraId="2A4F69F7" w14:textId="77777777" w:rsidR="00EB5A81" w:rsidRPr="000748C0" w:rsidRDefault="00EB5A81" w:rsidP="00341985">
            <w:pPr>
              <w:suppressAutoHyphens/>
              <w:autoSpaceDN w:val="0"/>
              <w:jc w:val="center"/>
              <w:textAlignment w:val="baseline"/>
              <w:rPr>
                <w:rFonts w:ascii="Arial" w:eastAsia="Calibri" w:hAnsi="Arial"/>
                <w:sz w:val="18"/>
                <w:szCs w:val="24"/>
                <w:rtl/>
                <w:rPrChange w:id="5950" w:author="Meryl Etman" w:date="2020-03-25T10:10:00Z">
                  <w:rPr>
                    <w:rFonts w:ascii="Arial" w:eastAsia="Calibri" w:hAnsi="Arial"/>
                    <w:sz w:val="18"/>
                    <w:szCs w:val="24"/>
                    <w:rtl/>
                  </w:rPr>
                </w:rPrChange>
              </w:rPr>
            </w:pPr>
          </w:p>
        </w:tc>
        <w:tc>
          <w:tcPr>
            <w:tcW w:w="851" w:type="dxa"/>
            <w:shd w:val="clear" w:color="auto" w:fill="auto"/>
          </w:tcPr>
          <w:p w14:paraId="43A0E1E7" w14:textId="77777777" w:rsidR="00EB5A81" w:rsidRPr="000748C0" w:rsidRDefault="00EB5A81" w:rsidP="00341985">
            <w:pPr>
              <w:suppressAutoHyphens/>
              <w:autoSpaceDN w:val="0"/>
              <w:jc w:val="both"/>
              <w:textAlignment w:val="baseline"/>
              <w:rPr>
                <w:rFonts w:ascii="Arial" w:eastAsia="Calibri" w:hAnsi="Arial"/>
                <w:sz w:val="18"/>
                <w:szCs w:val="24"/>
                <w:rtl/>
                <w:rPrChange w:id="5951" w:author="Meryl Etman" w:date="2020-03-25T10:10:00Z">
                  <w:rPr>
                    <w:rFonts w:ascii="Arial" w:eastAsia="Calibri" w:hAnsi="Arial"/>
                    <w:sz w:val="18"/>
                    <w:szCs w:val="24"/>
                    <w:rtl/>
                  </w:rPr>
                </w:rPrChange>
              </w:rPr>
            </w:pPr>
          </w:p>
        </w:tc>
        <w:tc>
          <w:tcPr>
            <w:tcW w:w="2126" w:type="dxa"/>
            <w:shd w:val="clear" w:color="auto" w:fill="auto"/>
            <w:vAlign w:val="center"/>
          </w:tcPr>
          <w:p w14:paraId="0E07251A" w14:textId="77777777" w:rsidR="00EB5A81" w:rsidRPr="000748C0" w:rsidRDefault="00EB5A81" w:rsidP="00341985">
            <w:pPr>
              <w:suppressAutoHyphens/>
              <w:autoSpaceDN w:val="0"/>
              <w:textAlignment w:val="baseline"/>
              <w:rPr>
                <w:rFonts w:ascii="Arial" w:eastAsia="Calibri" w:hAnsi="Arial"/>
                <w:sz w:val="14"/>
                <w:rtl/>
                <w:rPrChange w:id="5952" w:author="Meryl Etman" w:date="2020-03-25T10:10:00Z">
                  <w:rPr>
                    <w:rFonts w:ascii="Arial" w:eastAsia="Calibri" w:hAnsi="Arial"/>
                    <w:sz w:val="14"/>
                    <w:rtl/>
                  </w:rPr>
                </w:rPrChange>
              </w:rPr>
            </w:pPr>
          </w:p>
        </w:tc>
        <w:tc>
          <w:tcPr>
            <w:tcW w:w="3119" w:type="dxa"/>
            <w:shd w:val="clear" w:color="auto" w:fill="auto"/>
            <w:vAlign w:val="center"/>
          </w:tcPr>
          <w:p w14:paraId="4327032D" w14:textId="77777777" w:rsidR="00EB5A81" w:rsidRPr="000748C0" w:rsidRDefault="00EB5A81" w:rsidP="00341985">
            <w:pPr>
              <w:suppressAutoHyphens/>
              <w:autoSpaceDN w:val="0"/>
              <w:textAlignment w:val="baseline"/>
              <w:rPr>
                <w:rFonts w:ascii="Arial" w:eastAsia="Calibri" w:hAnsi="Arial"/>
                <w:sz w:val="14"/>
                <w:rtl/>
                <w:rPrChange w:id="5953" w:author="Meryl Etman" w:date="2020-03-25T10:10:00Z">
                  <w:rPr>
                    <w:rFonts w:ascii="Arial" w:eastAsia="Calibri" w:hAnsi="Arial"/>
                    <w:sz w:val="14"/>
                    <w:rtl/>
                  </w:rPr>
                </w:rPrChange>
              </w:rPr>
            </w:pPr>
          </w:p>
        </w:tc>
        <w:tc>
          <w:tcPr>
            <w:tcW w:w="2835" w:type="dxa"/>
            <w:shd w:val="clear" w:color="auto" w:fill="auto"/>
            <w:vAlign w:val="center"/>
          </w:tcPr>
          <w:p w14:paraId="4AB1C00C" w14:textId="77777777" w:rsidR="00EB5A81" w:rsidRPr="000748C0" w:rsidRDefault="00EB5A81" w:rsidP="00341985">
            <w:pPr>
              <w:suppressAutoHyphens/>
              <w:autoSpaceDN w:val="0"/>
              <w:textAlignment w:val="baseline"/>
              <w:rPr>
                <w:rFonts w:ascii="Arial" w:eastAsia="Calibri" w:hAnsi="Arial"/>
                <w:sz w:val="14"/>
                <w:rtl/>
                <w:rPrChange w:id="5954" w:author="Meryl Etman" w:date="2020-03-25T10:10:00Z">
                  <w:rPr>
                    <w:rFonts w:ascii="Arial" w:eastAsia="Calibri" w:hAnsi="Arial"/>
                    <w:sz w:val="14"/>
                    <w:rtl/>
                  </w:rPr>
                </w:rPrChange>
              </w:rPr>
            </w:pPr>
          </w:p>
        </w:tc>
      </w:tr>
      <w:tr w:rsidR="00EB5A81" w:rsidRPr="000748C0" w14:paraId="105A580B" w14:textId="77777777" w:rsidTr="00341985">
        <w:tc>
          <w:tcPr>
            <w:tcW w:w="815" w:type="dxa"/>
            <w:shd w:val="clear" w:color="auto" w:fill="auto"/>
            <w:vAlign w:val="center"/>
          </w:tcPr>
          <w:p w14:paraId="3A609AF6" w14:textId="77777777" w:rsidR="00EB5A81" w:rsidRPr="000748C0" w:rsidRDefault="00EB5A81" w:rsidP="00341985">
            <w:pPr>
              <w:suppressAutoHyphens/>
              <w:autoSpaceDN w:val="0"/>
              <w:jc w:val="center"/>
              <w:textAlignment w:val="baseline"/>
              <w:rPr>
                <w:rFonts w:ascii="Arial" w:eastAsia="Calibri" w:hAnsi="Arial"/>
                <w:sz w:val="18"/>
                <w:szCs w:val="24"/>
                <w:rtl/>
                <w:rPrChange w:id="5955" w:author="Meryl Etman" w:date="2020-03-25T10:10:00Z">
                  <w:rPr>
                    <w:rFonts w:ascii="Arial" w:eastAsia="Calibri" w:hAnsi="Arial"/>
                    <w:sz w:val="18"/>
                    <w:szCs w:val="24"/>
                    <w:rtl/>
                  </w:rPr>
                </w:rPrChange>
              </w:rPr>
            </w:pPr>
          </w:p>
        </w:tc>
        <w:tc>
          <w:tcPr>
            <w:tcW w:w="851" w:type="dxa"/>
            <w:shd w:val="clear" w:color="auto" w:fill="auto"/>
          </w:tcPr>
          <w:p w14:paraId="2725A529" w14:textId="77777777" w:rsidR="00EB5A81" w:rsidRPr="000748C0" w:rsidRDefault="00EB5A81" w:rsidP="00341985">
            <w:pPr>
              <w:suppressAutoHyphens/>
              <w:autoSpaceDN w:val="0"/>
              <w:jc w:val="both"/>
              <w:textAlignment w:val="baseline"/>
              <w:rPr>
                <w:rFonts w:ascii="Arial" w:eastAsia="Calibri" w:hAnsi="Arial"/>
                <w:sz w:val="18"/>
                <w:szCs w:val="24"/>
                <w:rtl/>
                <w:rPrChange w:id="5956" w:author="Meryl Etman" w:date="2020-03-25T10:10:00Z">
                  <w:rPr>
                    <w:rFonts w:ascii="Arial" w:eastAsia="Calibri" w:hAnsi="Arial"/>
                    <w:sz w:val="18"/>
                    <w:szCs w:val="24"/>
                    <w:rtl/>
                  </w:rPr>
                </w:rPrChange>
              </w:rPr>
            </w:pPr>
          </w:p>
        </w:tc>
        <w:tc>
          <w:tcPr>
            <w:tcW w:w="2126" w:type="dxa"/>
            <w:shd w:val="clear" w:color="auto" w:fill="auto"/>
            <w:vAlign w:val="center"/>
          </w:tcPr>
          <w:p w14:paraId="6A3DEEE8" w14:textId="77777777" w:rsidR="00EB5A81" w:rsidRPr="000748C0" w:rsidRDefault="00EB5A81" w:rsidP="00341985">
            <w:pPr>
              <w:suppressAutoHyphens/>
              <w:autoSpaceDN w:val="0"/>
              <w:textAlignment w:val="baseline"/>
              <w:rPr>
                <w:rFonts w:ascii="Arial" w:eastAsia="Calibri" w:hAnsi="Arial"/>
                <w:sz w:val="14"/>
                <w:rtl/>
                <w:rPrChange w:id="5957" w:author="Meryl Etman" w:date="2020-03-25T10:10:00Z">
                  <w:rPr>
                    <w:rFonts w:ascii="Arial" w:eastAsia="Calibri" w:hAnsi="Arial"/>
                    <w:sz w:val="14"/>
                    <w:rtl/>
                  </w:rPr>
                </w:rPrChange>
              </w:rPr>
            </w:pPr>
          </w:p>
        </w:tc>
        <w:tc>
          <w:tcPr>
            <w:tcW w:w="3119" w:type="dxa"/>
            <w:shd w:val="clear" w:color="auto" w:fill="auto"/>
            <w:vAlign w:val="center"/>
          </w:tcPr>
          <w:p w14:paraId="65033264" w14:textId="77777777" w:rsidR="00EB5A81" w:rsidRPr="000748C0" w:rsidRDefault="00EB5A81" w:rsidP="00341985">
            <w:pPr>
              <w:suppressAutoHyphens/>
              <w:autoSpaceDN w:val="0"/>
              <w:textAlignment w:val="baseline"/>
              <w:rPr>
                <w:rFonts w:ascii="Arial" w:eastAsia="Calibri" w:hAnsi="Arial"/>
                <w:sz w:val="14"/>
                <w:rtl/>
                <w:rPrChange w:id="5958" w:author="Meryl Etman" w:date="2020-03-25T10:10:00Z">
                  <w:rPr>
                    <w:rFonts w:ascii="Arial" w:eastAsia="Calibri" w:hAnsi="Arial"/>
                    <w:sz w:val="14"/>
                    <w:rtl/>
                  </w:rPr>
                </w:rPrChange>
              </w:rPr>
            </w:pPr>
          </w:p>
        </w:tc>
        <w:tc>
          <w:tcPr>
            <w:tcW w:w="2835" w:type="dxa"/>
            <w:shd w:val="clear" w:color="auto" w:fill="auto"/>
            <w:vAlign w:val="center"/>
          </w:tcPr>
          <w:p w14:paraId="46B106B0" w14:textId="77777777" w:rsidR="00EB5A81" w:rsidRPr="000748C0" w:rsidRDefault="00EB5A81" w:rsidP="00341985">
            <w:pPr>
              <w:suppressAutoHyphens/>
              <w:autoSpaceDN w:val="0"/>
              <w:textAlignment w:val="baseline"/>
              <w:rPr>
                <w:rFonts w:ascii="Arial" w:eastAsia="Calibri" w:hAnsi="Arial"/>
                <w:sz w:val="14"/>
                <w:rtl/>
                <w:rPrChange w:id="5959" w:author="Meryl Etman" w:date="2020-03-25T10:10:00Z">
                  <w:rPr>
                    <w:rFonts w:ascii="Arial" w:eastAsia="Calibri" w:hAnsi="Arial"/>
                    <w:sz w:val="14"/>
                    <w:rtl/>
                  </w:rPr>
                </w:rPrChange>
              </w:rPr>
            </w:pPr>
          </w:p>
        </w:tc>
      </w:tr>
      <w:tr w:rsidR="00EB5A81" w:rsidRPr="000748C0" w14:paraId="43A84A43" w14:textId="77777777" w:rsidTr="00341985">
        <w:tc>
          <w:tcPr>
            <w:tcW w:w="815" w:type="dxa"/>
            <w:shd w:val="clear" w:color="auto" w:fill="auto"/>
            <w:vAlign w:val="center"/>
          </w:tcPr>
          <w:p w14:paraId="74F06A1F" w14:textId="77777777" w:rsidR="00EB5A81" w:rsidRPr="000748C0" w:rsidRDefault="00EB5A81" w:rsidP="00341985">
            <w:pPr>
              <w:suppressAutoHyphens/>
              <w:autoSpaceDN w:val="0"/>
              <w:jc w:val="center"/>
              <w:textAlignment w:val="baseline"/>
              <w:rPr>
                <w:rFonts w:ascii="Arial" w:eastAsia="Calibri" w:hAnsi="Arial"/>
                <w:sz w:val="18"/>
                <w:szCs w:val="24"/>
                <w:rtl/>
                <w:rPrChange w:id="5960" w:author="Meryl Etman" w:date="2020-03-25T10:10:00Z">
                  <w:rPr>
                    <w:rFonts w:ascii="Arial" w:eastAsia="Calibri" w:hAnsi="Arial"/>
                    <w:sz w:val="18"/>
                    <w:szCs w:val="24"/>
                    <w:rtl/>
                  </w:rPr>
                </w:rPrChange>
              </w:rPr>
            </w:pPr>
          </w:p>
        </w:tc>
        <w:tc>
          <w:tcPr>
            <w:tcW w:w="851" w:type="dxa"/>
            <w:shd w:val="clear" w:color="auto" w:fill="auto"/>
          </w:tcPr>
          <w:p w14:paraId="46241615" w14:textId="77777777" w:rsidR="00EB5A81" w:rsidRPr="000748C0" w:rsidRDefault="00EB5A81" w:rsidP="00341985">
            <w:pPr>
              <w:suppressAutoHyphens/>
              <w:autoSpaceDN w:val="0"/>
              <w:jc w:val="both"/>
              <w:textAlignment w:val="baseline"/>
              <w:rPr>
                <w:rFonts w:ascii="Arial" w:eastAsia="Calibri" w:hAnsi="Arial"/>
                <w:sz w:val="18"/>
                <w:szCs w:val="24"/>
                <w:rtl/>
                <w:rPrChange w:id="5961" w:author="Meryl Etman" w:date="2020-03-25T10:10:00Z">
                  <w:rPr>
                    <w:rFonts w:ascii="Arial" w:eastAsia="Calibri" w:hAnsi="Arial"/>
                    <w:sz w:val="18"/>
                    <w:szCs w:val="24"/>
                    <w:rtl/>
                  </w:rPr>
                </w:rPrChange>
              </w:rPr>
            </w:pPr>
          </w:p>
        </w:tc>
        <w:tc>
          <w:tcPr>
            <w:tcW w:w="2126" w:type="dxa"/>
            <w:shd w:val="clear" w:color="auto" w:fill="auto"/>
            <w:vAlign w:val="center"/>
          </w:tcPr>
          <w:p w14:paraId="716FEFFA" w14:textId="77777777" w:rsidR="00EB5A81" w:rsidRPr="000748C0" w:rsidRDefault="00EB5A81" w:rsidP="00341985">
            <w:pPr>
              <w:suppressAutoHyphens/>
              <w:autoSpaceDN w:val="0"/>
              <w:textAlignment w:val="baseline"/>
              <w:rPr>
                <w:rFonts w:ascii="Arial" w:eastAsia="Calibri" w:hAnsi="Arial"/>
                <w:sz w:val="14"/>
                <w:rtl/>
                <w:rPrChange w:id="5962" w:author="Meryl Etman" w:date="2020-03-25T10:10:00Z">
                  <w:rPr>
                    <w:rFonts w:ascii="Arial" w:eastAsia="Calibri" w:hAnsi="Arial"/>
                    <w:sz w:val="14"/>
                    <w:rtl/>
                  </w:rPr>
                </w:rPrChange>
              </w:rPr>
            </w:pPr>
          </w:p>
        </w:tc>
        <w:tc>
          <w:tcPr>
            <w:tcW w:w="3119" w:type="dxa"/>
            <w:shd w:val="clear" w:color="auto" w:fill="auto"/>
            <w:vAlign w:val="center"/>
          </w:tcPr>
          <w:p w14:paraId="6E564D8B" w14:textId="77777777" w:rsidR="00EB5A81" w:rsidRPr="000748C0" w:rsidRDefault="00EB5A81" w:rsidP="00341985">
            <w:pPr>
              <w:suppressAutoHyphens/>
              <w:autoSpaceDN w:val="0"/>
              <w:textAlignment w:val="baseline"/>
              <w:rPr>
                <w:rFonts w:ascii="Arial" w:eastAsia="Calibri" w:hAnsi="Arial"/>
                <w:sz w:val="14"/>
                <w:rtl/>
                <w:rPrChange w:id="5963" w:author="Meryl Etman" w:date="2020-03-25T10:10:00Z">
                  <w:rPr>
                    <w:rFonts w:ascii="Arial" w:eastAsia="Calibri" w:hAnsi="Arial"/>
                    <w:sz w:val="14"/>
                    <w:rtl/>
                  </w:rPr>
                </w:rPrChange>
              </w:rPr>
            </w:pPr>
          </w:p>
        </w:tc>
        <w:tc>
          <w:tcPr>
            <w:tcW w:w="2835" w:type="dxa"/>
            <w:shd w:val="clear" w:color="auto" w:fill="auto"/>
            <w:vAlign w:val="center"/>
          </w:tcPr>
          <w:p w14:paraId="7FE9B3EB" w14:textId="77777777" w:rsidR="00EB5A81" w:rsidRPr="000748C0" w:rsidRDefault="00EB5A81" w:rsidP="00341985">
            <w:pPr>
              <w:suppressAutoHyphens/>
              <w:autoSpaceDN w:val="0"/>
              <w:textAlignment w:val="baseline"/>
              <w:rPr>
                <w:rFonts w:ascii="Arial" w:eastAsia="Calibri" w:hAnsi="Arial"/>
                <w:sz w:val="14"/>
                <w:rtl/>
                <w:rPrChange w:id="5964" w:author="Meryl Etman" w:date="2020-03-25T10:10:00Z">
                  <w:rPr>
                    <w:rFonts w:ascii="Arial" w:eastAsia="Calibri" w:hAnsi="Arial"/>
                    <w:sz w:val="14"/>
                    <w:rtl/>
                  </w:rPr>
                </w:rPrChange>
              </w:rPr>
            </w:pPr>
          </w:p>
        </w:tc>
      </w:tr>
      <w:tr w:rsidR="00EB5A81" w:rsidRPr="000748C0" w14:paraId="57C96508" w14:textId="77777777" w:rsidTr="00341985">
        <w:tc>
          <w:tcPr>
            <w:tcW w:w="815" w:type="dxa"/>
            <w:shd w:val="clear" w:color="auto" w:fill="auto"/>
            <w:vAlign w:val="center"/>
          </w:tcPr>
          <w:p w14:paraId="2A35CAFA" w14:textId="77777777" w:rsidR="00EB5A81" w:rsidRPr="000748C0" w:rsidRDefault="00EB5A81" w:rsidP="00341985">
            <w:pPr>
              <w:suppressAutoHyphens/>
              <w:autoSpaceDN w:val="0"/>
              <w:jc w:val="center"/>
              <w:textAlignment w:val="baseline"/>
              <w:rPr>
                <w:rFonts w:ascii="Arial" w:eastAsia="Calibri" w:hAnsi="Arial"/>
                <w:sz w:val="18"/>
                <w:szCs w:val="24"/>
                <w:rtl/>
                <w:rPrChange w:id="5965" w:author="Meryl Etman" w:date="2020-03-25T10:10:00Z">
                  <w:rPr>
                    <w:rFonts w:ascii="Arial" w:eastAsia="Calibri" w:hAnsi="Arial"/>
                    <w:sz w:val="18"/>
                    <w:szCs w:val="24"/>
                    <w:rtl/>
                  </w:rPr>
                </w:rPrChange>
              </w:rPr>
            </w:pPr>
          </w:p>
        </w:tc>
        <w:tc>
          <w:tcPr>
            <w:tcW w:w="851" w:type="dxa"/>
            <w:shd w:val="clear" w:color="auto" w:fill="auto"/>
          </w:tcPr>
          <w:p w14:paraId="6CB89C1B" w14:textId="77777777" w:rsidR="00EB5A81" w:rsidRPr="000748C0" w:rsidRDefault="00EB5A81" w:rsidP="00341985">
            <w:pPr>
              <w:suppressAutoHyphens/>
              <w:autoSpaceDN w:val="0"/>
              <w:jc w:val="both"/>
              <w:textAlignment w:val="baseline"/>
              <w:rPr>
                <w:rFonts w:ascii="Arial" w:eastAsia="Calibri" w:hAnsi="Arial"/>
                <w:sz w:val="18"/>
                <w:szCs w:val="24"/>
                <w:rtl/>
                <w:rPrChange w:id="5966" w:author="Meryl Etman" w:date="2020-03-25T10:10:00Z">
                  <w:rPr>
                    <w:rFonts w:ascii="Arial" w:eastAsia="Calibri" w:hAnsi="Arial"/>
                    <w:sz w:val="18"/>
                    <w:szCs w:val="24"/>
                    <w:rtl/>
                  </w:rPr>
                </w:rPrChange>
              </w:rPr>
            </w:pPr>
          </w:p>
        </w:tc>
        <w:tc>
          <w:tcPr>
            <w:tcW w:w="2126" w:type="dxa"/>
            <w:shd w:val="clear" w:color="auto" w:fill="auto"/>
            <w:vAlign w:val="center"/>
          </w:tcPr>
          <w:p w14:paraId="014995FF" w14:textId="77777777" w:rsidR="00EB5A81" w:rsidRPr="000748C0" w:rsidRDefault="00EB5A81" w:rsidP="00341985">
            <w:pPr>
              <w:suppressAutoHyphens/>
              <w:autoSpaceDN w:val="0"/>
              <w:textAlignment w:val="baseline"/>
              <w:rPr>
                <w:rFonts w:ascii="Arial" w:eastAsia="Calibri" w:hAnsi="Arial"/>
                <w:sz w:val="14"/>
                <w:rtl/>
                <w:rPrChange w:id="5967" w:author="Meryl Etman" w:date="2020-03-25T10:10:00Z">
                  <w:rPr>
                    <w:rFonts w:ascii="Arial" w:eastAsia="Calibri" w:hAnsi="Arial"/>
                    <w:sz w:val="14"/>
                    <w:rtl/>
                  </w:rPr>
                </w:rPrChange>
              </w:rPr>
            </w:pPr>
          </w:p>
        </w:tc>
        <w:tc>
          <w:tcPr>
            <w:tcW w:w="3119" w:type="dxa"/>
            <w:shd w:val="clear" w:color="auto" w:fill="auto"/>
            <w:vAlign w:val="center"/>
          </w:tcPr>
          <w:p w14:paraId="7F0C178C" w14:textId="77777777" w:rsidR="00EB5A81" w:rsidRPr="000748C0" w:rsidRDefault="00EB5A81" w:rsidP="00341985">
            <w:pPr>
              <w:suppressAutoHyphens/>
              <w:autoSpaceDN w:val="0"/>
              <w:textAlignment w:val="baseline"/>
              <w:rPr>
                <w:rFonts w:ascii="Arial" w:eastAsia="Calibri" w:hAnsi="Arial"/>
                <w:sz w:val="14"/>
                <w:rtl/>
                <w:rPrChange w:id="5968" w:author="Meryl Etman" w:date="2020-03-25T10:10:00Z">
                  <w:rPr>
                    <w:rFonts w:ascii="Arial" w:eastAsia="Calibri" w:hAnsi="Arial"/>
                    <w:sz w:val="14"/>
                    <w:rtl/>
                  </w:rPr>
                </w:rPrChange>
              </w:rPr>
            </w:pPr>
          </w:p>
        </w:tc>
        <w:tc>
          <w:tcPr>
            <w:tcW w:w="2835" w:type="dxa"/>
            <w:shd w:val="clear" w:color="auto" w:fill="auto"/>
            <w:vAlign w:val="center"/>
          </w:tcPr>
          <w:p w14:paraId="0DF053BE" w14:textId="77777777" w:rsidR="00EB5A81" w:rsidRPr="000748C0" w:rsidRDefault="00EB5A81" w:rsidP="00341985">
            <w:pPr>
              <w:suppressAutoHyphens/>
              <w:autoSpaceDN w:val="0"/>
              <w:textAlignment w:val="baseline"/>
              <w:rPr>
                <w:rFonts w:ascii="Arial" w:eastAsia="Calibri" w:hAnsi="Arial"/>
                <w:sz w:val="14"/>
                <w:rtl/>
                <w:rPrChange w:id="5969" w:author="Meryl Etman" w:date="2020-03-25T10:10:00Z">
                  <w:rPr>
                    <w:rFonts w:ascii="Arial" w:eastAsia="Calibri" w:hAnsi="Arial"/>
                    <w:sz w:val="14"/>
                    <w:rtl/>
                  </w:rPr>
                </w:rPrChange>
              </w:rPr>
            </w:pPr>
          </w:p>
        </w:tc>
      </w:tr>
      <w:tr w:rsidR="00EB5A81" w:rsidRPr="000748C0" w14:paraId="1158A7AC" w14:textId="77777777" w:rsidTr="00341985">
        <w:tc>
          <w:tcPr>
            <w:tcW w:w="815" w:type="dxa"/>
            <w:shd w:val="clear" w:color="auto" w:fill="auto"/>
            <w:vAlign w:val="center"/>
          </w:tcPr>
          <w:p w14:paraId="6435C8E8" w14:textId="77777777" w:rsidR="00EB5A81" w:rsidRPr="000748C0" w:rsidRDefault="00EB5A81" w:rsidP="00341985">
            <w:pPr>
              <w:suppressAutoHyphens/>
              <w:autoSpaceDN w:val="0"/>
              <w:jc w:val="center"/>
              <w:textAlignment w:val="baseline"/>
              <w:rPr>
                <w:rFonts w:ascii="Arial" w:eastAsia="Calibri" w:hAnsi="Arial"/>
                <w:sz w:val="18"/>
                <w:szCs w:val="24"/>
                <w:rtl/>
                <w:rPrChange w:id="5970" w:author="Meryl Etman" w:date="2020-03-25T10:10:00Z">
                  <w:rPr>
                    <w:rFonts w:ascii="Arial" w:eastAsia="Calibri" w:hAnsi="Arial"/>
                    <w:sz w:val="18"/>
                    <w:szCs w:val="24"/>
                    <w:rtl/>
                  </w:rPr>
                </w:rPrChange>
              </w:rPr>
            </w:pPr>
          </w:p>
        </w:tc>
        <w:tc>
          <w:tcPr>
            <w:tcW w:w="851" w:type="dxa"/>
            <w:shd w:val="clear" w:color="auto" w:fill="auto"/>
          </w:tcPr>
          <w:p w14:paraId="7E6966C9" w14:textId="77777777" w:rsidR="00EB5A81" w:rsidRPr="000748C0" w:rsidRDefault="00EB5A81" w:rsidP="00341985">
            <w:pPr>
              <w:suppressAutoHyphens/>
              <w:autoSpaceDN w:val="0"/>
              <w:jc w:val="both"/>
              <w:textAlignment w:val="baseline"/>
              <w:rPr>
                <w:rFonts w:ascii="Arial" w:eastAsia="Calibri" w:hAnsi="Arial"/>
                <w:sz w:val="18"/>
                <w:szCs w:val="24"/>
                <w:rtl/>
                <w:rPrChange w:id="5971" w:author="Meryl Etman" w:date="2020-03-25T10:10:00Z">
                  <w:rPr>
                    <w:rFonts w:ascii="Arial" w:eastAsia="Calibri" w:hAnsi="Arial"/>
                    <w:sz w:val="18"/>
                    <w:szCs w:val="24"/>
                    <w:rtl/>
                  </w:rPr>
                </w:rPrChange>
              </w:rPr>
            </w:pPr>
          </w:p>
        </w:tc>
        <w:tc>
          <w:tcPr>
            <w:tcW w:w="2126" w:type="dxa"/>
            <w:shd w:val="clear" w:color="auto" w:fill="auto"/>
            <w:vAlign w:val="center"/>
          </w:tcPr>
          <w:p w14:paraId="2C992C8D" w14:textId="77777777" w:rsidR="00EB5A81" w:rsidRPr="000748C0" w:rsidRDefault="00EB5A81" w:rsidP="00341985">
            <w:pPr>
              <w:suppressAutoHyphens/>
              <w:autoSpaceDN w:val="0"/>
              <w:textAlignment w:val="baseline"/>
              <w:rPr>
                <w:rFonts w:ascii="Arial" w:eastAsia="Calibri" w:hAnsi="Arial"/>
                <w:sz w:val="14"/>
                <w:rtl/>
                <w:rPrChange w:id="5972" w:author="Meryl Etman" w:date="2020-03-25T10:10:00Z">
                  <w:rPr>
                    <w:rFonts w:ascii="Arial" w:eastAsia="Calibri" w:hAnsi="Arial"/>
                    <w:sz w:val="14"/>
                    <w:rtl/>
                  </w:rPr>
                </w:rPrChange>
              </w:rPr>
            </w:pPr>
          </w:p>
        </w:tc>
        <w:tc>
          <w:tcPr>
            <w:tcW w:w="3119" w:type="dxa"/>
            <w:shd w:val="clear" w:color="auto" w:fill="auto"/>
            <w:vAlign w:val="center"/>
          </w:tcPr>
          <w:p w14:paraId="0B4ED6B2" w14:textId="77777777" w:rsidR="00EB5A81" w:rsidRPr="000748C0" w:rsidRDefault="00EB5A81" w:rsidP="00341985">
            <w:pPr>
              <w:suppressAutoHyphens/>
              <w:autoSpaceDN w:val="0"/>
              <w:textAlignment w:val="baseline"/>
              <w:rPr>
                <w:rFonts w:ascii="Arial" w:eastAsia="Calibri" w:hAnsi="Arial"/>
                <w:sz w:val="14"/>
                <w:rtl/>
                <w:rPrChange w:id="5973" w:author="Meryl Etman" w:date="2020-03-25T10:10:00Z">
                  <w:rPr>
                    <w:rFonts w:ascii="Arial" w:eastAsia="Calibri" w:hAnsi="Arial"/>
                    <w:sz w:val="14"/>
                    <w:rtl/>
                  </w:rPr>
                </w:rPrChange>
              </w:rPr>
            </w:pPr>
          </w:p>
        </w:tc>
        <w:tc>
          <w:tcPr>
            <w:tcW w:w="2835" w:type="dxa"/>
            <w:shd w:val="clear" w:color="auto" w:fill="auto"/>
            <w:vAlign w:val="center"/>
          </w:tcPr>
          <w:p w14:paraId="6A8F2A5A" w14:textId="77777777" w:rsidR="00EB5A81" w:rsidRPr="000748C0" w:rsidRDefault="00EB5A81" w:rsidP="00341985">
            <w:pPr>
              <w:suppressAutoHyphens/>
              <w:autoSpaceDN w:val="0"/>
              <w:textAlignment w:val="baseline"/>
              <w:rPr>
                <w:rFonts w:ascii="Arial" w:eastAsia="Calibri" w:hAnsi="Arial"/>
                <w:sz w:val="14"/>
                <w:rtl/>
                <w:rPrChange w:id="5974" w:author="Meryl Etman" w:date="2020-03-25T10:10:00Z">
                  <w:rPr>
                    <w:rFonts w:ascii="Arial" w:eastAsia="Calibri" w:hAnsi="Arial"/>
                    <w:sz w:val="14"/>
                    <w:rtl/>
                  </w:rPr>
                </w:rPrChange>
              </w:rPr>
            </w:pPr>
          </w:p>
        </w:tc>
      </w:tr>
      <w:tr w:rsidR="00EB5A81" w:rsidRPr="000748C0" w14:paraId="62F5DCD3" w14:textId="77777777" w:rsidTr="00341985">
        <w:tc>
          <w:tcPr>
            <w:tcW w:w="815" w:type="dxa"/>
            <w:shd w:val="clear" w:color="auto" w:fill="auto"/>
            <w:vAlign w:val="center"/>
          </w:tcPr>
          <w:p w14:paraId="11253752" w14:textId="77777777" w:rsidR="00EB5A81" w:rsidRPr="000748C0" w:rsidRDefault="00EB5A81" w:rsidP="00341985">
            <w:pPr>
              <w:suppressAutoHyphens/>
              <w:autoSpaceDN w:val="0"/>
              <w:jc w:val="center"/>
              <w:textAlignment w:val="baseline"/>
              <w:rPr>
                <w:rFonts w:ascii="Arial" w:eastAsia="Calibri" w:hAnsi="Arial"/>
                <w:sz w:val="18"/>
                <w:szCs w:val="24"/>
                <w:rtl/>
                <w:rPrChange w:id="5975" w:author="Meryl Etman" w:date="2020-03-25T10:10:00Z">
                  <w:rPr>
                    <w:rFonts w:ascii="Arial" w:eastAsia="Calibri" w:hAnsi="Arial"/>
                    <w:sz w:val="18"/>
                    <w:szCs w:val="24"/>
                    <w:rtl/>
                  </w:rPr>
                </w:rPrChange>
              </w:rPr>
            </w:pPr>
          </w:p>
        </w:tc>
        <w:tc>
          <w:tcPr>
            <w:tcW w:w="851" w:type="dxa"/>
            <w:shd w:val="clear" w:color="auto" w:fill="auto"/>
          </w:tcPr>
          <w:p w14:paraId="5BC8035A" w14:textId="77777777" w:rsidR="00EB5A81" w:rsidRPr="000748C0" w:rsidRDefault="00EB5A81" w:rsidP="00341985">
            <w:pPr>
              <w:suppressAutoHyphens/>
              <w:autoSpaceDN w:val="0"/>
              <w:jc w:val="both"/>
              <w:textAlignment w:val="baseline"/>
              <w:rPr>
                <w:rFonts w:ascii="Arial" w:eastAsia="Calibri" w:hAnsi="Arial"/>
                <w:sz w:val="18"/>
                <w:szCs w:val="24"/>
                <w:rtl/>
                <w:rPrChange w:id="5976" w:author="Meryl Etman" w:date="2020-03-25T10:10:00Z">
                  <w:rPr>
                    <w:rFonts w:ascii="Arial" w:eastAsia="Calibri" w:hAnsi="Arial"/>
                    <w:sz w:val="18"/>
                    <w:szCs w:val="24"/>
                    <w:rtl/>
                  </w:rPr>
                </w:rPrChange>
              </w:rPr>
            </w:pPr>
          </w:p>
        </w:tc>
        <w:tc>
          <w:tcPr>
            <w:tcW w:w="2126" w:type="dxa"/>
            <w:shd w:val="clear" w:color="auto" w:fill="auto"/>
            <w:vAlign w:val="center"/>
          </w:tcPr>
          <w:p w14:paraId="2335873D" w14:textId="77777777" w:rsidR="00EB5A81" w:rsidRPr="000748C0" w:rsidRDefault="00EB5A81" w:rsidP="00341985">
            <w:pPr>
              <w:suppressAutoHyphens/>
              <w:autoSpaceDN w:val="0"/>
              <w:textAlignment w:val="baseline"/>
              <w:rPr>
                <w:rFonts w:ascii="Arial" w:eastAsia="Calibri" w:hAnsi="Arial"/>
                <w:sz w:val="14"/>
                <w:rtl/>
                <w:rPrChange w:id="5977" w:author="Meryl Etman" w:date="2020-03-25T10:10:00Z">
                  <w:rPr>
                    <w:rFonts w:ascii="Arial" w:eastAsia="Calibri" w:hAnsi="Arial"/>
                    <w:sz w:val="14"/>
                    <w:rtl/>
                  </w:rPr>
                </w:rPrChange>
              </w:rPr>
            </w:pPr>
          </w:p>
        </w:tc>
        <w:tc>
          <w:tcPr>
            <w:tcW w:w="3119" w:type="dxa"/>
            <w:shd w:val="clear" w:color="auto" w:fill="auto"/>
            <w:vAlign w:val="center"/>
          </w:tcPr>
          <w:p w14:paraId="5791E615" w14:textId="77777777" w:rsidR="00EB5A81" w:rsidRPr="000748C0" w:rsidRDefault="00EB5A81" w:rsidP="00341985">
            <w:pPr>
              <w:suppressAutoHyphens/>
              <w:autoSpaceDN w:val="0"/>
              <w:textAlignment w:val="baseline"/>
              <w:rPr>
                <w:rFonts w:ascii="Arial" w:eastAsia="Calibri" w:hAnsi="Arial"/>
                <w:sz w:val="14"/>
                <w:rtl/>
                <w:rPrChange w:id="5978" w:author="Meryl Etman" w:date="2020-03-25T10:10:00Z">
                  <w:rPr>
                    <w:rFonts w:ascii="Arial" w:eastAsia="Calibri" w:hAnsi="Arial"/>
                    <w:sz w:val="14"/>
                    <w:rtl/>
                  </w:rPr>
                </w:rPrChange>
              </w:rPr>
            </w:pPr>
          </w:p>
        </w:tc>
        <w:tc>
          <w:tcPr>
            <w:tcW w:w="2835" w:type="dxa"/>
            <w:shd w:val="clear" w:color="auto" w:fill="auto"/>
            <w:vAlign w:val="center"/>
          </w:tcPr>
          <w:p w14:paraId="133492F1" w14:textId="77777777" w:rsidR="00EB5A81" w:rsidRPr="000748C0" w:rsidRDefault="00EB5A81" w:rsidP="00341985">
            <w:pPr>
              <w:suppressAutoHyphens/>
              <w:autoSpaceDN w:val="0"/>
              <w:textAlignment w:val="baseline"/>
              <w:rPr>
                <w:rFonts w:ascii="Arial" w:eastAsia="Calibri" w:hAnsi="Arial"/>
                <w:sz w:val="14"/>
                <w:rtl/>
                <w:rPrChange w:id="5979" w:author="Meryl Etman" w:date="2020-03-25T10:10:00Z">
                  <w:rPr>
                    <w:rFonts w:ascii="Arial" w:eastAsia="Calibri" w:hAnsi="Arial"/>
                    <w:sz w:val="14"/>
                    <w:rtl/>
                  </w:rPr>
                </w:rPrChange>
              </w:rPr>
            </w:pPr>
          </w:p>
        </w:tc>
      </w:tr>
      <w:tr w:rsidR="00EB5A81" w:rsidRPr="000748C0" w14:paraId="006036A3" w14:textId="77777777" w:rsidTr="00341985">
        <w:tc>
          <w:tcPr>
            <w:tcW w:w="815" w:type="dxa"/>
            <w:shd w:val="clear" w:color="auto" w:fill="auto"/>
            <w:vAlign w:val="center"/>
          </w:tcPr>
          <w:p w14:paraId="0D256A1D" w14:textId="77777777" w:rsidR="00EB5A81" w:rsidRPr="000748C0" w:rsidRDefault="00EB5A81" w:rsidP="00341985">
            <w:pPr>
              <w:suppressAutoHyphens/>
              <w:autoSpaceDN w:val="0"/>
              <w:jc w:val="center"/>
              <w:textAlignment w:val="baseline"/>
              <w:rPr>
                <w:rFonts w:ascii="Arial" w:eastAsia="Calibri" w:hAnsi="Arial"/>
                <w:sz w:val="18"/>
                <w:szCs w:val="24"/>
                <w:rtl/>
                <w:rPrChange w:id="5980" w:author="Meryl Etman" w:date="2020-03-25T10:10:00Z">
                  <w:rPr>
                    <w:rFonts w:ascii="Arial" w:eastAsia="Calibri" w:hAnsi="Arial"/>
                    <w:sz w:val="18"/>
                    <w:szCs w:val="24"/>
                    <w:rtl/>
                  </w:rPr>
                </w:rPrChange>
              </w:rPr>
            </w:pPr>
          </w:p>
        </w:tc>
        <w:tc>
          <w:tcPr>
            <w:tcW w:w="851" w:type="dxa"/>
            <w:shd w:val="clear" w:color="auto" w:fill="auto"/>
          </w:tcPr>
          <w:p w14:paraId="6F649DBE" w14:textId="77777777" w:rsidR="00EB5A81" w:rsidRPr="000748C0" w:rsidRDefault="00EB5A81" w:rsidP="00341985">
            <w:pPr>
              <w:suppressAutoHyphens/>
              <w:autoSpaceDN w:val="0"/>
              <w:jc w:val="both"/>
              <w:textAlignment w:val="baseline"/>
              <w:rPr>
                <w:rFonts w:ascii="Arial" w:eastAsia="Calibri" w:hAnsi="Arial"/>
                <w:sz w:val="18"/>
                <w:szCs w:val="24"/>
                <w:rtl/>
                <w:rPrChange w:id="5981" w:author="Meryl Etman" w:date="2020-03-25T10:10:00Z">
                  <w:rPr>
                    <w:rFonts w:ascii="Arial" w:eastAsia="Calibri" w:hAnsi="Arial"/>
                    <w:sz w:val="18"/>
                    <w:szCs w:val="24"/>
                    <w:rtl/>
                  </w:rPr>
                </w:rPrChange>
              </w:rPr>
            </w:pPr>
          </w:p>
        </w:tc>
        <w:tc>
          <w:tcPr>
            <w:tcW w:w="2126" w:type="dxa"/>
            <w:shd w:val="clear" w:color="auto" w:fill="auto"/>
            <w:vAlign w:val="center"/>
          </w:tcPr>
          <w:p w14:paraId="02047F9B" w14:textId="77777777" w:rsidR="00EB5A81" w:rsidRPr="000748C0" w:rsidRDefault="00EB5A81" w:rsidP="00341985">
            <w:pPr>
              <w:suppressAutoHyphens/>
              <w:autoSpaceDN w:val="0"/>
              <w:textAlignment w:val="baseline"/>
              <w:rPr>
                <w:rFonts w:ascii="Arial" w:eastAsia="Calibri" w:hAnsi="Arial"/>
                <w:sz w:val="14"/>
                <w:rtl/>
                <w:rPrChange w:id="5982" w:author="Meryl Etman" w:date="2020-03-25T10:10:00Z">
                  <w:rPr>
                    <w:rFonts w:ascii="Arial" w:eastAsia="Calibri" w:hAnsi="Arial"/>
                    <w:sz w:val="14"/>
                    <w:rtl/>
                  </w:rPr>
                </w:rPrChange>
              </w:rPr>
            </w:pPr>
          </w:p>
        </w:tc>
        <w:tc>
          <w:tcPr>
            <w:tcW w:w="3119" w:type="dxa"/>
            <w:shd w:val="clear" w:color="auto" w:fill="auto"/>
            <w:vAlign w:val="center"/>
          </w:tcPr>
          <w:p w14:paraId="01A02146" w14:textId="77777777" w:rsidR="00EB5A81" w:rsidRPr="000748C0" w:rsidRDefault="00EB5A81" w:rsidP="00341985">
            <w:pPr>
              <w:suppressAutoHyphens/>
              <w:autoSpaceDN w:val="0"/>
              <w:textAlignment w:val="baseline"/>
              <w:rPr>
                <w:rFonts w:ascii="Arial" w:eastAsia="Calibri" w:hAnsi="Arial"/>
                <w:sz w:val="14"/>
                <w:rtl/>
                <w:rPrChange w:id="5983" w:author="Meryl Etman" w:date="2020-03-25T10:10:00Z">
                  <w:rPr>
                    <w:rFonts w:ascii="Arial" w:eastAsia="Calibri" w:hAnsi="Arial"/>
                    <w:sz w:val="14"/>
                    <w:rtl/>
                  </w:rPr>
                </w:rPrChange>
              </w:rPr>
            </w:pPr>
          </w:p>
        </w:tc>
        <w:tc>
          <w:tcPr>
            <w:tcW w:w="2835" w:type="dxa"/>
            <w:shd w:val="clear" w:color="auto" w:fill="auto"/>
            <w:vAlign w:val="center"/>
          </w:tcPr>
          <w:p w14:paraId="7729243D" w14:textId="77777777" w:rsidR="00EB5A81" w:rsidRPr="000748C0" w:rsidRDefault="00EB5A81" w:rsidP="00341985">
            <w:pPr>
              <w:suppressAutoHyphens/>
              <w:autoSpaceDN w:val="0"/>
              <w:textAlignment w:val="baseline"/>
              <w:rPr>
                <w:rFonts w:ascii="Arial" w:eastAsia="Calibri" w:hAnsi="Arial"/>
                <w:sz w:val="14"/>
                <w:rtl/>
                <w:rPrChange w:id="5984" w:author="Meryl Etman" w:date="2020-03-25T10:10:00Z">
                  <w:rPr>
                    <w:rFonts w:ascii="Arial" w:eastAsia="Calibri" w:hAnsi="Arial"/>
                    <w:sz w:val="14"/>
                    <w:rtl/>
                  </w:rPr>
                </w:rPrChange>
              </w:rPr>
            </w:pPr>
          </w:p>
        </w:tc>
      </w:tr>
    </w:tbl>
    <w:p w14:paraId="061CC30A" w14:textId="77777777" w:rsidR="00EB5A81" w:rsidRPr="000748C0" w:rsidRDefault="00EB5A81" w:rsidP="00EB5A81">
      <w:pPr>
        <w:suppressAutoHyphens/>
        <w:autoSpaceDN w:val="0"/>
        <w:jc w:val="both"/>
        <w:textAlignment w:val="baseline"/>
        <w:rPr>
          <w:rFonts w:ascii="Arial" w:eastAsia="Calibri" w:hAnsi="Arial"/>
          <w:sz w:val="18"/>
          <w:szCs w:val="24"/>
          <w:rPrChange w:id="5985" w:author="Meryl Etman" w:date="2020-03-25T10:10:00Z">
            <w:rPr>
              <w:rFonts w:ascii="Arial" w:eastAsia="Calibri" w:hAnsi="Arial"/>
              <w:sz w:val="18"/>
              <w:szCs w:val="24"/>
            </w:rPr>
          </w:rPrChange>
        </w:rPr>
      </w:pPr>
    </w:p>
    <w:p w14:paraId="1873167A" w14:textId="77777777" w:rsidR="00EB5A81" w:rsidRPr="000748C0" w:rsidRDefault="00EB5A81" w:rsidP="00EB5A81">
      <w:pPr>
        <w:suppressAutoHyphens/>
        <w:autoSpaceDN w:val="0"/>
        <w:jc w:val="both"/>
        <w:textAlignment w:val="baseline"/>
        <w:rPr>
          <w:rFonts w:ascii="Arial" w:eastAsia="Calibri" w:hAnsi="Arial"/>
          <w:sz w:val="18"/>
          <w:szCs w:val="24"/>
          <w:rPrChange w:id="5986" w:author="Meryl Etman" w:date="2020-03-25T10:10:00Z">
            <w:rPr>
              <w:rFonts w:ascii="Arial" w:eastAsia="Calibri" w:hAnsi="Arial"/>
              <w:sz w:val="18"/>
              <w:szCs w:val="24"/>
            </w:rPr>
          </w:rPrChange>
        </w:rPr>
      </w:pPr>
      <w:r w:rsidRPr="000748C0">
        <w:rPr>
          <w:rFonts w:ascii="Arial" w:eastAsia="Calibri" w:hAnsi="Arial" w:hint="cs"/>
          <w:sz w:val="18"/>
          <w:szCs w:val="24"/>
          <w:rtl/>
          <w:rPrChange w:id="5987"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0748C0" w14:paraId="1F6899F2" w14:textId="77777777" w:rsidTr="00341985">
        <w:trPr>
          <w:trHeight w:val="1701"/>
        </w:trPr>
        <w:tc>
          <w:tcPr>
            <w:tcW w:w="2278" w:type="dxa"/>
            <w:shd w:val="clear" w:color="auto" w:fill="auto"/>
            <w:tcMar>
              <w:left w:w="0" w:type="dxa"/>
              <w:right w:w="0" w:type="dxa"/>
            </w:tcMar>
          </w:tcPr>
          <w:p w14:paraId="1231FEE1" w14:textId="77777777" w:rsidR="00EB5A81" w:rsidRPr="000748C0" w:rsidRDefault="00EB5A81" w:rsidP="00341985">
            <w:pPr>
              <w:suppressAutoHyphens/>
              <w:autoSpaceDN w:val="0"/>
              <w:jc w:val="both"/>
              <w:textAlignment w:val="baseline"/>
              <w:rPr>
                <w:rFonts w:ascii="Arial" w:eastAsia="Calibri" w:hAnsi="Arial"/>
                <w:sz w:val="18"/>
                <w:szCs w:val="24"/>
                <w:rtl/>
                <w:rPrChange w:id="5988"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230BC602" w14:textId="77777777" w:rsidR="00EB5A81" w:rsidRPr="000748C0" w:rsidRDefault="00EB5A81" w:rsidP="00341985">
            <w:pPr>
              <w:suppressAutoHyphens/>
              <w:autoSpaceDN w:val="0"/>
              <w:jc w:val="both"/>
              <w:textAlignment w:val="baseline"/>
              <w:rPr>
                <w:rFonts w:ascii="Arial" w:eastAsia="Calibri" w:hAnsi="Arial"/>
                <w:sz w:val="18"/>
                <w:szCs w:val="24"/>
                <w:rtl/>
                <w:rPrChange w:id="5989"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15B808C4" w14:textId="77777777" w:rsidR="00EB5A81" w:rsidRPr="000748C0" w:rsidRDefault="00EB5A81" w:rsidP="00341985">
            <w:pPr>
              <w:suppressAutoHyphens/>
              <w:autoSpaceDN w:val="0"/>
              <w:jc w:val="both"/>
              <w:textAlignment w:val="baseline"/>
              <w:rPr>
                <w:rFonts w:ascii="Arial" w:eastAsia="Calibri" w:hAnsi="Arial"/>
                <w:sz w:val="18"/>
                <w:szCs w:val="24"/>
                <w:rtl/>
                <w:rPrChange w:id="5990"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03514B7" w14:textId="77777777" w:rsidR="00EB5A81" w:rsidRPr="000748C0" w:rsidRDefault="00EB5A81" w:rsidP="00341985">
            <w:pPr>
              <w:suppressAutoHyphens/>
              <w:autoSpaceDN w:val="0"/>
              <w:jc w:val="both"/>
              <w:textAlignment w:val="baseline"/>
              <w:rPr>
                <w:rFonts w:ascii="Arial" w:eastAsia="Calibri" w:hAnsi="Arial"/>
                <w:sz w:val="18"/>
                <w:szCs w:val="24"/>
                <w:rtl/>
                <w:rPrChange w:id="5991" w:author="Meryl Etman" w:date="2020-03-25T10:10:00Z">
                  <w:rPr>
                    <w:rFonts w:ascii="Arial" w:eastAsia="Calibri" w:hAnsi="Arial"/>
                    <w:sz w:val="18"/>
                    <w:szCs w:val="24"/>
                    <w:rtl/>
                  </w:rPr>
                </w:rPrChange>
              </w:rPr>
            </w:pPr>
          </w:p>
        </w:tc>
      </w:tr>
    </w:tbl>
    <w:p w14:paraId="0AE69276" w14:textId="77777777" w:rsidR="00EB5A81" w:rsidRPr="000748C0" w:rsidRDefault="00EB5A81" w:rsidP="00EB5A81">
      <w:pPr>
        <w:suppressAutoHyphens/>
        <w:autoSpaceDN w:val="0"/>
        <w:jc w:val="both"/>
        <w:textAlignment w:val="baseline"/>
        <w:rPr>
          <w:rFonts w:ascii="Arial" w:eastAsia="Calibri" w:hAnsi="Arial"/>
          <w:sz w:val="18"/>
          <w:szCs w:val="24"/>
          <w:rtl/>
          <w:rPrChange w:id="5992" w:author="Meryl Etman" w:date="2020-03-25T10:10:00Z">
            <w:rPr>
              <w:rFonts w:ascii="Arial" w:eastAsia="Calibri" w:hAnsi="Arial"/>
              <w:sz w:val="18"/>
              <w:szCs w:val="24"/>
              <w:rtl/>
            </w:rPr>
          </w:rPrChange>
        </w:rPr>
      </w:pPr>
    </w:p>
    <w:p w14:paraId="4A8D7F86" w14:textId="77777777" w:rsidR="00EB5A81" w:rsidRPr="000748C0" w:rsidRDefault="00EB5A81" w:rsidP="00EB5A81">
      <w:pPr>
        <w:suppressAutoHyphens/>
        <w:autoSpaceDN w:val="0"/>
        <w:jc w:val="both"/>
        <w:textAlignment w:val="baseline"/>
        <w:rPr>
          <w:rFonts w:ascii="Arial" w:eastAsia="Calibri" w:hAnsi="Arial"/>
          <w:sz w:val="18"/>
          <w:szCs w:val="24"/>
          <w:rtl/>
          <w:rPrChange w:id="5993" w:author="Meryl Etman" w:date="2020-03-25T10:10:00Z">
            <w:rPr>
              <w:rFonts w:ascii="Arial" w:eastAsia="Calibri" w:hAnsi="Arial"/>
              <w:sz w:val="18"/>
              <w:szCs w:val="24"/>
              <w:rtl/>
            </w:rPr>
          </w:rPrChange>
        </w:rPr>
      </w:pPr>
    </w:p>
    <w:p w14:paraId="31621C89" w14:textId="77777777" w:rsidR="00EB5A81" w:rsidRPr="000748C0" w:rsidRDefault="00EB5A81" w:rsidP="00EB5A81">
      <w:pPr>
        <w:suppressAutoHyphens/>
        <w:autoSpaceDN w:val="0"/>
        <w:jc w:val="both"/>
        <w:textAlignment w:val="baseline"/>
        <w:rPr>
          <w:rFonts w:ascii="Arial" w:eastAsia="Calibri" w:hAnsi="Arial"/>
          <w:sz w:val="18"/>
          <w:szCs w:val="24"/>
          <w:rtl/>
          <w:rPrChange w:id="5994" w:author="Meryl Etman" w:date="2020-03-25T10:10:00Z">
            <w:rPr>
              <w:rFonts w:ascii="Arial" w:eastAsia="Calibri" w:hAnsi="Arial"/>
              <w:sz w:val="18"/>
              <w:szCs w:val="24"/>
              <w:rtl/>
            </w:rPr>
          </w:rPrChange>
        </w:rPr>
      </w:pPr>
      <w:r w:rsidRPr="000748C0">
        <w:rPr>
          <w:rFonts w:hint="cs"/>
          <w:noProof/>
          <w:szCs w:val="24"/>
          <w:rtl/>
          <w:rPrChange w:id="5995" w:author="Meryl Etman" w:date="2020-03-25T10:10:00Z">
            <w:rPr>
              <w:rFonts w:hint="cs"/>
              <w:noProof/>
              <w:szCs w:val="24"/>
              <w:rtl/>
            </w:rPr>
          </w:rPrChange>
        </w:rPr>
        <w:t>*</w:t>
      </w:r>
      <w:r w:rsidRPr="000748C0">
        <w:rPr>
          <w:rFonts w:hint="cs"/>
          <w:noProof/>
          <w:rtl/>
          <w:rPrChange w:id="5996" w:author="Meryl Etman" w:date="2020-03-25T10:10:00Z">
            <w:rPr>
              <w:rFonts w:hint="cs"/>
              <w:noProof/>
              <w:rtl/>
            </w:rPr>
          </w:rPrChange>
        </w:rPr>
        <w:t>מבצע הסיור יתאים את סעיפי הבדיקה לסוג העבודה ו/או לסוג המבנה בהתאם לצורך.</w:t>
      </w:r>
    </w:p>
    <w:p w14:paraId="1BED79FB" w14:textId="77777777" w:rsidR="00EB5A81" w:rsidRPr="000748C0" w:rsidRDefault="00EB5A81" w:rsidP="00EB5A81">
      <w:pPr>
        <w:suppressAutoHyphens/>
        <w:autoSpaceDN w:val="0"/>
        <w:jc w:val="both"/>
        <w:textAlignment w:val="baseline"/>
        <w:rPr>
          <w:rFonts w:ascii="Arial" w:eastAsia="Calibri" w:hAnsi="Arial"/>
          <w:sz w:val="18"/>
          <w:szCs w:val="24"/>
          <w:rtl/>
          <w:rPrChange w:id="5997" w:author="Meryl Etman" w:date="2020-03-25T10:10:00Z">
            <w:rPr>
              <w:rFonts w:ascii="Arial" w:eastAsia="Calibri" w:hAnsi="Arial"/>
              <w:sz w:val="18"/>
              <w:szCs w:val="24"/>
              <w:rtl/>
            </w:rPr>
          </w:rPrChange>
        </w:rPr>
      </w:pPr>
    </w:p>
    <w:p w14:paraId="006D4D3B" w14:textId="77777777" w:rsidR="00EB5A81" w:rsidRPr="000748C0" w:rsidRDefault="00EB5A81" w:rsidP="00EB5A81">
      <w:pPr>
        <w:spacing w:after="40"/>
        <w:rPr>
          <w:rFonts w:ascii="Arial" w:eastAsia="Calibri" w:hAnsi="Arial"/>
          <w:sz w:val="18"/>
          <w:szCs w:val="24"/>
          <w:rPrChange w:id="5998" w:author="Meryl Etman" w:date="2020-03-25T10:10:00Z">
            <w:rPr>
              <w:rFonts w:ascii="Arial" w:eastAsia="Calibri" w:hAnsi="Arial"/>
              <w:sz w:val="18"/>
              <w:szCs w:val="24"/>
            </w:rPr>
          </w:rPrChange>
        </w:rPr>
      </w:pPr>
      <w:r w:rsidRPr="000748C0">
        <w:rPr>
          <w:szCs w:val="24"/>
          <w:rtl/>
          <w:rPrChange w:id="5999" w:author="Meryl Etman" w:date="2020-03-25T10:10:00Z">
            <w:rPr>
              <w:szCs w:val="24"/>
              <w:rtl/>
            </w:rPr>
          </w:rPrChange>
        </w:rPr>
        <w:br w:type="page"/>
      </w:r>
      <w:r w:rsidRPr="000748C0">
        <w:rPr>
          <w:rFonts w:ascii="Arial" w:eastAsia="Calibri" w:hAnsi="Arial" w:hint="cs"/>
          <w:b/>
          <w:bCs/>
          <w:sz w:val="26"/>
          <w:szCs w:val="26"/>
          <w:rtl/>
          <w:rPrChange w:id="6000" w:author="Meryl Etman" w:date="2020-03-25T10:10:00Z">
            <w:rPr>
              <w:rFonts w:ascii="Arial" w:eastAsia="Calibri" w:hAnsi="Arial" w:hint="cs"/>
              <w:b/>
              <w:bCs/>
              <w:sz w:val="26"/>
              <w:szCs w:val="26"/>
              <w:rtl/>
            </w:rPr>
          </w:rPrChange>
        </w:rPr>
        <w:lastRenderedPageBreak/>
        <w:t>רשימת תיוג:  התקנת אלומיניום</w:t>
      </w:r>
      <w:r w:rsidRPr="000748C0">
        <w:rPr>
          <w:rFonts w:ascii="Arial" w:eastAsia="Calibri" w:hAnsi="Arial" w:hint="cs"/>
          <w:sz w:val="18"/>
          <w:szCs w:val="24"/>
          <w:rtl/>
          <w:rPrChange w:id="6001"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6002"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5"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6"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008" w:author="Meryl Etman" w:date="2020-03-25T10:10:00Z">
            <w:rPr>
              <w:rFonts w:ascii="Arial" w:eastAsia="Calibri" w:hAnsi="Arial" w:hint="cs"/>
              <w:sz w:val="18"/>
              <w:szCs w:val="24"/>
              <w:rtl/>
            </w:rPr>
          </w:rPrChange>
        </w:rPr>
        <w:tab/>
        <w:t xml:space="preserve">מס'  02/011 </w:t>
      </w:r>
    </w:p>
    <w:p w14:paraId="7C388900" w14:textId="77777777" w:rsidR="00EB5A81" w:rsidRPr="000748C0" w:rsidRDefault="00EB5A81" w:rsidP="00EB5A81">
      <w:pPr>
        <w:suppressAutoHyphens/>
        <w:autoSpaceDN w:val="0"/>
        <w:spacing w:after="40"/>
        <w:jc w:val="both"/>
        <w:textAlignment w:val="baseline"/>
        <w:rPr>
          <w:rFonts w:ascii="Arial" w:eastAsia="Calibri" w:hAnsi="Arial"/>
          <w:rPrChange w:id="6009" w:author="Meryl Etman" w:date="2020-03-25T10:10:00Z">
            <w:rPr>
              <w:rFonts w:ascii="Arial" w:eastAsia="Calibri" w:hAnsi="Arial"/>
            </w:rPr>
          </w:rPrChange>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0748C0" w14:paraId="7160D105" w14:textId="77777777" w:rsidTr="00603F1E">
        <w:tc>
          <w:tcPr>
            <w:tcW w:w="630" w:type="dxa"/>
            <w:shd w:val="clear" w:color="auto" w:fill="auto"/>
            <w:vAlign w:val="center"/>
          </w:tcPr>
          <w:p w14:paraId="1FECCA87" w14:textId="77777777" w:rsidR="00EB5A81" w:rsidRPr="000748C0" w:rsidRDefault="00EB5A81" w:rsidP="00341985">
            <w:pPr>
              <w:suppressAutoHyphens/>
              <w:autoSpaceDN w:val="0"/>
              <w:textAlignment w:val="baseline"/>
              <w:rPr>
                <w:rFonts w:ascii="Arial" w:eastAsia="Calibri" w:hAnsi="Arial"/>
                <w:b/>
                <w:bCs/>
                <w:sz w:val="16"/>
                <w:rtl/>
                <w:rPrChange w:id="6010" w:author="Meryl Etman" w:date="2020-03-25T10:10:00Z">
                  <w:rPr>
                    <w:rFonts w:ascii="Arial" w:eastAsia="Calibri" w:hAnsi="Arial"/>
                    <w:b/>
                    <w:bCs/>
                    <w:sz w:val="16"/>
                    <w:rtl/>
                  </w:rPr>
                </w:rPrChange>
              </w:rPr>
            </w:pPr>
          </w:p>
        </w:tc>
        <w:tc>
          <w:tcPr>
            <w:tcW w:w="7733" w:type="dxa"/>
            <w:gridSpan w:val="3"/>
            <w:shd w:val="pct5" w:color="auto" w:fill="auto"/>
            <w:vAlign w:val="center"/>
          </w:tcPr>
          <w:p w14:paraId="5A224FEB" w14:textId="77777777" w:rsidR="00EB5A81" w:rsidRPr="000748C0" w:rsidRDefault="00EB5A81" w:rsidP="00341985">
            <w:pPr>
              <w:suppressAutoHyphens/>
              <w:autoSpaceDN w:val="0"/>
              <w:textAlignment w:val="baseline"/>
              <w:rPr>
                <w:rFonts w:ascii="Arial" w:eastAsia="Calibri" w:hAnsi="Arial"/>
                <w:b/>
                <w:bCs/>
                <w:sz w:val="16"/>
                <w:rtl/>
                <w:rPrChange w:id="6011" w:author="Meryl Etman" w:date="2020-03-25T10:10:00Z">
                  <w:rPr>
                    <w:rFonts w:ascii="Arial" w:eastAsia="Calibri" w:hAnsi="Arial"/>
                    <w:b/>
                    <w:bCs/>
                    <w:sz w:val="16"/>
                    <w:rtl/>
                  </w:rPr>
                </w:rPrChange>
              </w:rPr>
            </w:pPr>
            <w:r w:rsidRPr="000748C0">
              <w:rPr>
                <w:rFonts w:ascii="Arial" w:eastAsia="Calibri" w:hAnsi="Arial"/>
                <w:b/>
                <w:bCs/>
                <w:sz w:val="16"/>
                <w:rtl/>
                <w:rPrChange w:id="6012" w:author="Meryl Etman" w:date="2020-03-25T10:10:00Z">
                  <w:rPr>
                    <w:rFonts w:ascii="Arial" w:eastAsia="Calibri" w:hAnsi="Arial"/>
                    <w:b/>
                    <w:bCs/>
                    <w:sz w:val="16"/>
                    <w:rtl/>
                  </w:rPr>
                </w:rPrChange>
              </w:rPr>
              <w:t>פרויקט:                                        בניין:                   דירה:</w:t>
            </w:r>
          </w:p>
        </w:tc>
      </w:tr>
      <w:tr w:rsidR="00EB5A81" w:rsidRPr="000748C0" w14:paraId="1AD9B333" w14:textId="77777777" w:rsidTr="00603F1E">
        <w:tc>
          <w:tcPr>
            <w:tcW w:w="630" w:type="dxa"/>
            <w:shd w:val="clear" w:color="auto" w:fill="auto"/>
            <w:vAlign w:val="center"/>
          </w:tcPr>
          <w:p w14:paraId="2A3FA72D" w14:textId="77777777" w:rsidR="00EB5A81" w:rsidRPr="000748C0" w:rsidRDefault="00EB5A81" w:rsidP="00341985">
            <w:pPr>
              <w:suppressAutoHyphens/>
              <w:autoSpaceDN w:val="0"/>
              <w:textAlignment w:val="baseline"/>
              <w:rPr>
                <w:rFonts w:ascii="Arial" w:eastAsia="Calibri" w:hAnsi="Arial"/>
                <w:b/>
                <w:bCs/>
                <w:sz w:val="16"/>
                <w:rtl/>
                <w:rPrChange w:id="6013" w:author="Meryl Etman" w:date="2020-03-25T10:10:00Z">
                  <w:rPr>
                    <w:rFonts w:ascii="Arial" w:eastAsia="Calibri" w:hAnsi="Arial"/>
                    <w:b/>
                    <w:bCs/>
                    <w:sz w:val="16"/>
                    <w:rtl/>
                  </w:rPr>
                </w:rPrChange>
              </w:rPr>
            </w:pPr>
          </w:p>
        </w:tc>
        <w:tc>
          <w:tcPr>
            <w:tcW w:w="7733" w:type="dxa"/>
            <w:gridSpan w:val="3"/>
            <w:shd w:val="clear" w:color="auto" w:fill="auto"/>
            <w:vAlign w:val="center"/>
          </w:tcPr>
          <w:p w14:paraId="66FD34A6" w14:textId="77777777" w:rsidR="00EB5A81" w:rsidRPr="000748C0" w:rsidRDefault="00EB5A81" w:rsidP="00341985">
            <w:pPr>
              <w:suppressAutoHyphens/>
              <w:autoSpaceDN w:val="0"/>
              <w:textAlignment w:val="baseline"/>
              <w:rPr>
                <w:rFonts w:ascii="Arial" w:eastAsia="Calibri" w:hAnsi="Arial"/>
                <w:b/>
                <w:bCs/>
                <w:sz w:val="16"/>
                <w:rtl/>
                <w:rPrChange w:id="6014" w:author="Meryl Etman" w:date="2020-03-25T10:10:00Z">
                  <w:rPr>
                    <w:rFonts w:ascii="Arial" w:eastAsia="Calibri" w:hAnsi="Arial"/>
                    <w:b/>
                    <w:bCs/>
                    <w:sz w:val="16"/>
                    <w:rtl/>
                  </w:rPr>
                </w:rPrChange>
              </w:rPr>
            </w:pPr>
          </w:p>
        </w:tc>
      </w:tr>
      <w:tr w:rsidR="00EB5A81" w:rsidRPr="000748C0" w14:paraId="635BF9F7" w14:textId="77777777" w:rsidTr="00603F1E">
        <w:tc>
          <w:tcPr>
            <w:tcW w:w="630" w:type="dxa"/>
            <w:shd w:val="clear" w:color="auto" w:fill="auto"/>
            <w:vAlign w:val="center"/>
          </w:tcPr>
          <w:p w14:paraId="2CBC7EC6" w14:textId="77777777" w:rsidR="00EB5A81" w:rsidRPr="000748C0" w:rsidRDefault="00EB5A81" w:rsidP="00341985">
            <w:pPr>
              <w:suppressAutoHyphens/>
              <w:autoSpaceDN w:val="0"/>
              <w:textAlignment w:val="baseline"/>
              <w:rPr>
                <w:rFonts w:ascii="Arial" w:eastAsia="Calibri" w:hAnsi="Arial"/>
                <w:b/>
                <w:bCs/>
                <w:sz w:val="16"/>
                <w:rtl/>
                <w:rPrChange w:id="6015" w:author="Meryl Etman" w:date="2020-03-25T10:10:00Z">
                  <w:rPr>
                    <w:rFonts w:ascii="Arial" w:eastAsia="Calibri" w:hAnsi="Arial"/>
                    <w:b/>
                    <w:bCs/>
                    <w:sz w:val="16"/>
                    <w:rtl/>
                  </w:rPr>
                </w:rPrChange>
              </w:rPr>
            </w:pPr>
            <w:r w:rsidRPr="000748C0">
              <w:rPr>
                <w:rFonts w:ascii="Arial" w:eastAsia="Calibri" w:hAnsi="Arial" w:hint="cs"/>
                <w:b/>
                <w:bCs/>
                <w:sz w:val="16"/>
                <w:rtl/>
                <w:rPrChange w:id="6016" w:author="Meryl Etman" w:date="2020-03-25T10:10:00Z">
                  <w:rPr>
                    <w:rFonts w:ascii="Arial" w:eastAsia="Calibri" w:hAnsi="Arial" w:hint="cs"/>
                    <w:b/>
                    <w:bCs/>
                    <w:sz w:val="16"/>
                    <w:rtl/>
                  </w:rPr>
                </w:rPrChange>
              </w:rPr>
              <w:t>סעיף</w:t>
            </w:r>
          </w:p>
        </w:tc>
        <w:tc>
          <w:tcPr>
            <w:tcW w:w="3225" w:type="dxa"/>
            <w:shd w:val="clear" w:color="auto" w:fill="auto"/>
            <w:vAlign w:val="center"/>
          </w:tcPr>
          <w:p w14:paraId="56584433" w14:textId="77777777" w:rsidR="00EB5A81" w:rsidRPr="000748C0" w:rsidRDefault="00EB5A81" w:rsidP="00341985">
            <w:pPr>
              <w:suppressAutoHyphens/>
              <w:autoSpaceDN w:val="0"/>
              <w:textAlignment w:val="baseline"/>
              <w:rPr>
                <w:rFonts w:ascii="Arial" w:eastAsia="Calibri" w:hAnsi="Arial"/>
                <w:b/>
                <w:bCs/>
                <w:sz w:val="16"/>
                <w:rtl/>
                <w:rPrChange w:id="6017" w:author="Meryl Etman" w:date="2020-03-25T10:10:00Z">
                  <w:rPr>
                    <w:rFonts w:ascii="Arial" w:eastAsia="Calibri" w:hAnsi="Arial"/>
                    <w:b/>
                    <w:bCs/>
                    <w:sz w:val="16"/>
                    <w:rtl/>
                  </w:rPr>
                </w:rPrChange>
              </w:rPr>
            </w:pPr>
            <w:r w:rsidRPr="000748C0">
              <w:rPr>
                <w:rFonts w:ascii="Arial" w:eastAsia="Calibri" w:hAnsi="Arial"/>
                <w:b/>
                <w:bCs/>
                <w:sz w:val="16"/>
                <w:rtl/>
                <w:rPrChange w:id="6018"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6019" w:author="Meryl Etman" w:date="2020-03-25T10:10:00Z">
                  <w:rPr>
                    <w:rFonts w:ascii="Arial" w:eastAsia="Calibri" w:hAnsi="Arial" w:hint="cs"/>
                    <w:b/>
                    <w:bCs/>
                    <w:sz w:val="16"/>
                    <w:rtl/>
                  </w:rPr>
                </w:rPrChange>
              </w:rPr>
              <w:t>*</w:t>
            </w:r>
          </w:p>
        </w:tc>
        <w:tc>
          <w:tcPr>
            <w:tcW w:w="1639" w:type="dxa"/>
            <w:shd w:val="clear" w:color="auto" w:fill="auto"/>
            <w:vAlign w:val="center"/>
          </w:tcPr>
          <w:p w14:paraId="133D434E" w14:textId="77777777" w:rsidR="00EB5A81" w:rsidRPr="000748C0" w:rsidRDefault="00EB5A81" w:rsidP="00341985">
            <w:pPr>
              <w:suppressAutoHyphens/>
              <w:autoSpaceDN w:val="0"/>
              <w:textAlignment w:val="baseline"/>
              <w:rPr>
                <w:rFonts w:ascii="Arial" w:eastAsia="Calibri" w:hAnsi="Arial"/>
                <w:b/>
                <w:bCs/>
                <w:sz w:val="16"/>
                <w:rtl/>
                <w:rPrChange w:id="6020" w:author="Meryl Etman" w:date="2020-03-25T10:10:00Z">
                  <w:rPr>
                    <w:rFonts w:ascii="Arial" w:eastAsia="Calibri" w:hAnsi="Arial"/>
                    <w:b/>
                    <w:bCs/>
                    <w:sz w:val="16"/>
                    <w:rtl/>
                  </w:rPr>
                </w:rPrChange>
              </w:rPr>
            </w:pPr>
            <w:r w:rsidRPr="000748C0">
              <w:rPr>
                <w:rFonts w:ascii="Arial" w:eastAsia="Calibri" w:hAnsi="Arial" w:hint="cs"/>
                <w:b/>
                <w:bCs/>
                <w:sz w:val="16"/>
                <w:rtl/>
                <w:rPrChange w:id="6021" w:author="Meryl Etman" w:date="2020-03-25T10:10:00Z">
                  <w:rPr>
                    <w:rFonts w:ascii="Arial" w:eastAsia="Calibri" w:hAnsi="Arial" w:hint="cs"/>
                    <w:b/>
                    <w:bCs/>
                    <w:sz w:val="16"/>
                    <w:rtl/>
                  </w:rPr>
                </w:rPrChange>
              </w:rPr>
              <w:t>(תאריך) ת/ש/פ</w:t>
            </w:r>
          </w:p>
        </w:tc>
        <w:tc>
          <w:tcPr>
            <w:tcW w:w="2869" w:type="dxa"/>
            <w:shd w:val="clear" w:color="auto" w:fill="auto"/>
            <w:vAlign w:val="center"/>
          </w:tcPr>
          <w:p w14:paraId="304BB498" w14:textId="77777777" w:rsidR="00EB5A81" w:rsidRPr="000748C0" w:rsidRDefault="00EB5A81" w:rsidP="00341985">
            <w:pPr>
              <w:suppressAutoHyphens/>
              <w:autoSpaceDN w:val="0"/>
              <w:textAlignment w:val="baseline"/>
              <w:rPr>
                <w:rFonts w:ascii="Arial" w:eastAsia="Calibri" w:hAnsi="Arial"/>
                <w:b/>
                <w:bCs/>
                <w:sz w:val="16"/>
                <w:rtl/>
                <w:rPrChange w:id="6022" w:author="Meryl Etman" w:date="2020-03-25T10:10:00Z">
                  <w:rPr>
                    <w:rFonts w:ascii="Arial" w:eastAsia="Calibri" w:hAnsi="Arial"/>
                    <w:b/>
                    <w:bCs/>
                    <w:sz w:val="16"/>
                    <w:rtl/>
                  </w:rPr>
                </w:rPrChange>
              </w:rPr>
            </w:pPr>
            <w:r w:rsidRPr="000748C0">
              <w:rPr>
                <w:rFonts w:ascii="Arial" w:eastAsia="Calibri" w:hAnsi="Arial" w:hint="cs"/>
                <w:b/>
                <w:bCs/>
                <w:sz w:val="16"/>
                <w:rtl/>
                <w:rPrChange w:id="6023" w:author="Meryl Etman" w:date="2020-03-25T10:10:00Z">
                  <w:rPr>
                    <w:rFonts w:ascii="Arial" w:eastAsia="Calibri" w:hAnsi="Arial" w:hint="cs"/>
                    <w:b/>
                    <w:bCs/>
                    <w:sz w:val="16"/>
                    <w:rtl/>
                  </w:rPr>
                </w:rPrChange>
              </w:rPr>
              <w:t>הערות</w:t>
            </w:r>
          </w:p>
        </w:tc>
      </w:tr>
      <w:tr w:rsidR="00EB5A81" w:rsidRPr="000748C0" w14:paraId="5156F9BD" w14:textId="77777777" w:rsidTr="00603F1E">
        <w:tc>
          <w:tcPr>
            <w:tcW w:w="630" w:type="dxa"/>
            <w:shd w:val="clear" w:color="auto" w:fill="auto"/>
          </w:tcPr>
          <w:p w14:paraId="5A917543" w14:textId="77777777" w:rsidR="00EB5A81" w:rsidRPr="000748C0" w:rsidRDefault="00EB5A81" w:rsidP="00341985">
            <w:pPr>
              <w:suppressAutoHyphens/>
              <w:autoSpaceDN w:val="0"/>
              <w:jc w:val="both"/>
              <w:textAlignment w:val="baseline"/>
              <w:rPr>
                <w:rFonts w:ascii="Arial" w:eastAsia="Calibri" w:hAnsi="Arial"/>
                <w:sz w:val="18"/>
                <w:szCs w:val="24"/>
                <w:rtl/>
                <w:rPrChange w:id="6024" w:author="Meryl Etman" w:date="2020-03-25T10:10:00Z">
                  <w:rPr>
                    <w:rFonts w:ascii="Arial" w:eastAsia="Calibri" w:hAnsi="Arial"/>
                    <w:sz w:val="18"/>
                    <w:szCs w:val="24"/>
                    <w:rtl/>
                  </w:rPr>
                </w:rPrChange>
              </w:rPr>
            </w:pPr>
            <w:r w:rsidRPr="000748C0">
              <w:rPr>
                <w:rFonts w:ascii="Arial" w:eastAsia="Calibri" w:hAnsi="Arial" w:hint="cs"/>
                <w:sz w:val="18"/>
                <w:szCs w:val="24"/>
                <w:rtl/>
                <w:rPrChange w:id="6025" w:author="Meryl Etman" w:date="2020-03-25T10:10:00Z">
                  <w:rPr>
                    <w:rFonts w:ascii="Arial" w:eastAsia="Calibri" w:hAnsi="Arial" w:hint="cs"/>
                    <w:sz w:val="18"/>
                    <w:szCs w:val="24"/>
                    <w:rtl/>
                  </w:rPr>
                </w:rPrChange>
              </w:rPr>
              <w:t>1</w:t>
            </w:r>
          </w:p>
        </w:tc>
        <w:tc>
          <w:tcPr>
            <w:tcW w:w="3225" w:type="dxa"/>
            <w:shd w:val="clear" w:color="auto" w:fill="auto"/>
            <w:tcMar>
              <w:left w:w="57" w:type="dxa"/>
              <w:right w:w="57" w:type="dxa"/>
            </w:tcMar>
          </w:tcPr>
          <w:p w14:paraId="194C60D6"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2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27" w:author="Meryl Etman" w:date="2020-03-25T10:10:00Z">
                  <w:rPr>
                    <w:rFonts w:ascii="Arial" w:eastAsia="Calibri" w:hAnsi="Arial" w:hint="cs"/>
                    <w:i/>
                    <w:iCs/>
                    <w:sz w:val="18"/>
                    <w:szCs w:val="24"/>
                    <w:rtl/>
                  </w:rPr>
                </w:rPrChange>
              </w:rPr>
              <w:t>אישור קבלן משנה</w:t>
            </w:r>
          </w:p>
        </w:tc>
        <w:tc>
          <w:tcPr>
            <w:tcW w:w="1639" w:type="dxa"/>
            <w:shd w:val="clear" w:color="auto" w:fill="auto"/>
          </w:tcPr>
          <w:p w14:paraId="222BAEE3" w14:textId="77777777" w:rsidR="00EB5A81" w:rsidRPr="000748C0" w:rsidRDefault="00EB5A81" w:rsidP="00341985">
            <w:pPr>
              <w:suppressAutoHyphens/>
              <w:autoSpaceDN w:val="0"/>
              <w:jc w:val="both"/>
              <w:textAlignment w:val="baseline"/>
              <w:rPr>
                <w:rFonts w:ascii="Arial" w:eastAsia="Calibri" w:hAnsi="Arial"/>
                <w:sz w:val="18"/>
                <w:szCs w:val="24"/>
                <w:rtl/>
                <w:rPrChange w:id="6028" w:author="Meryl Etman" w:date="2020-03-25T10:10:00Z">
                  <w:rPr>
                    <w:rFonts w:ascii="Arial" w:eastAsia="Calibri" w:hAnsi="Arial"/>
                    <w:sz w:val="18"/>
                    <w:szCs w:val="24"/>
                    <w:rtl/>
                  </w:rPr>
                </w:rPrChange>
              </w:rPr>
            </w:pPr>
          </w:p>
        </w:tc>
        <w:tc>
          <w:tcPr>
            <w:tcW w:w="2869" w:type="dxa"/>
            <w:shd w:val="clear" w:color="auto" w:fill="auto"/>
            <w:vAlign w:val="center"/>
          </w:tcPr>
          <w:p w14:paraId="00E0F656" w14:textId="77777777" w:rsidR="00EB5A81" w:rsidRPr="000748C0" w:rsidRDefault="00EB5A81" w:rsidP="00341985">
            <w:pPr>
              <w:suppressAutoHyphens/>
              <w:autoSpaceDN w:val="0"/>
              <w:textAlignment w:val="baseline"/>
              <w:rPr>
                <w:rFonts w:ascii="Arial" w:eastAsia="Calibri" w:hAnsi="Arial"/>
                <w:i/>
                <w:iCs/>
                <w:rtl/>
                <w:rPrChange w:id="6029" w:author="Meryl Etman" w:date="2020-03-25T10:10:00Z">
                  <w:rPr>
                    <w:rFonts w:ascii="Arial" w:eastAsia="Calibri" w:hAnsi="Arial"/>
                    <w:i/>
                    <w:iCs/>
                    <w:rtl/>
                  </w:rPr>
                </w:rPrChange>
              </w:rPr>
            </w:pPr>
          </w:p>
        </w:tc>
      </w:tr>
      <w:tr w:rsidR="00EB5A81" w:rsidRPr="000748C0" w14:paraId="7F03151A" w14:textId="77777777" w:rsidTr="00603F1E">
        <w:tc>
          <w:tcPr>
            <w:tcW w:w="630" w:type="dxa"/>
            <w:shd w:val="clear" w:color="auto" w:fill="auto"/>
          </w:tcPr>
          <w:p w14:paraId="10B79FDB" w14:textId="77777777" w:rsidR="00EB5A81" w:rsidRPr="000748C0" w:rsidRDefault="00EB5A81" w:rsidP="00341985">
            <w:pPr>
              <w:suppressAutoHyphens/>
              <w:autoSpaceDN w:val="0"/>
              <w:jc w:val="both"/>
              <w:textAlignment w:val="baseline"/>
              <w:rPr>
                <w:rFonts w:ascii="Arial" w:eastAsia="Calibri" w:hAnsi="Arial"/>
                <w:sz w:val="18"/>
                <w:szCs w:val="24"/>
                <w:rtl/>
                <w:rPrChange w:id="6030" w:author="Meryl Etman" w:date="2020-03-25T10:10:00Z">
                  <w:rPr>
                    <w:rFonts w:ascii="Arial" w:eastAsia="Calibri" w:hAnsi="Arial"/>
                    <w:sz w:val="18"/>
                    <w:szCs w:val="24"/>
                    <w:rtl/>
                  </w:rPr>
                </w:rPrChange>
              </w:rPr>
            </w:pPr>
            <w:r w:rsidRPr="000748C0">
              <w:rPr>
                <w:rFonts w:ascii="Arial" w:eastAsia="Calibri" w:hAnsi="Arial" w:hint="cs"/>
                <w:sz w:val="18"/>
                <w:szCs w:val="24"/>
                <w:rtl/>
                <w:rPrChange w:id="6031" w:author="Meryl Etman" w:date="2020-03-25T10:10:00Z">
                  <w:rPr>
                    <w:rFonts w:ascii="Arial" w:eastAsia="Calibri" w:hAnsi="Arial" w:hint="cs"/>
                    <w:sz w:val="18"/>
                    <w:szCs w:val="24"/>
                    <w:rtl/>
                  </w:rPr>
                </w:rPrChange>
              </w:rPr>
              <w:t>2</w:t>
            </w:r>
          </w:p>
        </w:tc>
        <w:tc>
          <w:tcPr>
            <w:tcW w:w="3225" w:type="dxa"/>
            <w:shd w:val="clear" w:color="auto" w:fill="auto"/>
            <w:tcMar>
              <w:left w:w="57" w:type="dxa"/>
              <w:right w:w="57" w:type="dxa"/>
            </w:tcMar>
          </w:tcPr>
          <w:p w14:paraId="6F7C4B7A"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3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33" w:author="Meryl Etman" w:date="2020-03-25T10:10:00Z">
                  <w:rPr>
                    <w:rFonts w:ascii="Arial" w:eastAsia="Calibri" w:hAnsi="Arial" w:hint="cs"/>
                    <w:i/>
                    <w:iCs/>
                    <w:sz w:val="18"/>
                    <w:szCs w:val="24"/>
                    <w:rtl/>
                  </w:rPr>
                </w:rPrChange>
              </w:rPr>
              <w:t>תכניות יצור מתואמות עם יועצים</w:t>
            </w:r>
          </w:p>
        </w:tc>
        <w:tc>
          <w:tcPr>
            <w:tcW w:w="1639" w:type="dxa"/>
            <w:shd w:val="clear" w:color="auto" w:fill="auto"/>
          </w:tcPr>
          <w:p w14:paraId="0E688CFF" w14:textId="77777777" w:rsidR="00EB5A81" w:rsidRPr="000748C0" w:rsidRDefault="00EB5A81" w:rsidP="00341985">
            <w:pPr>
              <w:suppressAutoHyphens/>
              <w:autoSpaceDN w:val="0"/>
              <w:jc w:val="both"/>
              <w:textAlignment w:val="baseline"/>
              <w:rPr>
                <w:rFonts w:ascii="Arial" w:eastAsia="Calibri" w:hAnsi="Arial"/>
                <w:sz w:val="18"/>
                <w:szCs w:val="24"/>
                <w:rtl/>
                <w:rPrChange w:id="6034" w:author="Meryl Etman" w:date="2020-03-25T10:10:00Z">
                  <w:rPr>
                    <w:rFonts w:ascii="Arial" w:eastAsia="Calibri" w:hAnsi="Arial"/>
                    <w:sz w:val="18"/>
                    <w:szCs w:val="24"/>
                    <w:rtl/>
                  </w:rPr>
                </w:rPrChange>
              </w:rPr>
            </w:pPr>
          </w:p>
        </w:tc>
        <w:tc>
          <w:tcPr>
            <w:tcW w:w="2869" w:type="dxa"/>
            <w:shd w:val="clear" w:color="auto" w:fill="auto"/>
          </w:tcPr>
          <w:p w14:paraId="5BF5C7E9" w14:textId="77777777" w:rsidR="00EB5A81" w:rsidRPr="000748C0" w:rsidRDefault="00EB5A81" w:rsidP="00341985">
            <w:pPr>
              <w:suppressAutoHyphens/>
              <w:autoSpaceDN w:val="0"/>
              <w:jc w:val="both"/>
              <w:textAlignment w:val="baseline"/>
              <w:rPr>
                <w:rFonts w:ascii="Arial" w:eastAsia="Calibri" w:hAnsi="Arial"/>
                <w:i/>
                <w:iCs/>
                <w:rtl/>
                <w:rPrChange w:id="6035" w:author="Meryl Etman" w:date="2020-03-25T10:10:00Z">
                  <w:rPr>
                    <w:rFonts w:ascii="Arial" w:eastAsia="Calibri" w:hAnsi="Arial"/>
                    <w:i/>
                    <w:iCs/>
                    <w:rtl/>
                  </w:rPr>
                </w:rPrChange>
              </w:rPr>
            </w:pPr>
          </w:p>
        </w:tc>
      </w:tr>
      <w:tr w:rsidR="00EB5A81" w:rsidRPr="000748C0" w14:paraId="6E1A44FC" w14:textId="77777777" w:rsidTr="00603F1E">
        <w:tc>
          <w:tcPr>
            <w:tcW w:w="630" w:type="dxa"/>
            <w:shd w:val="clear" w:color="auto" w:fill="auto"/>
          </w:tcPr>
          <w:p w14:paraId="344D7005" w14:textId="77777777" w:rsidR="00EB5A81" w:rsidRPr="000748C0" w:rsidRDefault="00EB5A81" w:rsidP="00341985">
            <w:pPr>
              <w:suppressAutoHyphens/>
              <w:autoSpaceDN w:val="0"/>
              <w:jc w:val="both"/>
              <w:textAlignment w:val="baseline"/>
              <w:rPr>
                <w:rFonts w:ascii="Arial" w:eastAsia="Calibri" w:hAnsi="Arial"/>
                <w:sz w:val="18"/>
                <w:szCs w:val="24"/>
                <w:rtl/>
                <w:rPrChange w:id="6036" w:author="Meryl Etman" w:date="2020-03-25T10:10:00Z">
                  <w:rPr>
                    <w:rFonts w:ascii="Arial" w:eastAsia="Calibri" w:hAnsi="Arial"/>
                    <w:sz w:val="18"/>
                    <w:szCs w:val="24"/>
                    <w:rtl/>
                  </w:rPr>
                </w:rPrChange>
              </w:rPr>
            </w:pPr>
            <w:r w:rsidRPr="000748C0">
              <w:rPr>
                <w:rFonts w:ascii="Arial" w:eastAsia="Calibri" w:hAnsi="Arial" w:hint="cs"/>
                <w:sz w:val="18"/>
                <w:szCs w:val="24"/>
                <w:rtl/>
                <w:rPrChange w:id="6037" w:author="Meryl Etman" w:date="2020-03-25T10:10:00Z">
                  <w:rPr>
                    <w:rFonts w:ascii="Arial" w:eastAsia="Calibri" w:hAnsi="Arial" w:hint="cs"/>
                    <w:sz w:val="18"/>
                    <w:szCs w:val="24"/>
                    <w:rtl/>
                  </w:rPr>
                </w:rPrChange>
              </w:rPr>
              <w:t>3</w:t>
            </w:r>
          </w:p>
        </w:tc>
        <w:tc>
          <w:tcPr>
            <w:tcW w:w="3225" w:type="dxa"/>
            <w:shd w:val="clear" w:color="auto" w:fill="auto"/>
            <w:tcMar>
              <w:left w:w="57" w:type="dxa"/>
              <w:right w:w="57" w:type="dxa"/>
            </w:tcMar>
          </w:tcPr>
          <w:p w14:paraId="19CF471C" w14:textId="77777777" w:rsidR="00EB5A81" w:rsidRPr="000748C0" w:rsidRDefault="00EB5A81" w:rsidP="00341985">
            <w:pPr>
              <w:suppressAutoHyphens/>
              <w:autoSpaceDN w:val="0"/>
              <w:textAlignment w:val="baseline"/>
              <w:rPr>
                <w:rFonts w:ascii="Arial" w:eastAsia="Calibri" w:hAnsi="Arial"/>
                <w:i/>
                <w:iCs/>
                <w:sz w:val="18"/>
                <w:szCs w:val="24"/>
                <w:rtl/>
                <w:rPrChange w:id="603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39" w:author="Meryl Etman" w:date="2020-03-25T10:10:00Z">
                  <w:rPr>
                    <w:rFonts w:ascii="Arial" w:eastAsia="Calibri" w:hAnsi="Arial" w:hint="cs"/>
                    <w:i/>
                    <w:iCs/>
                    <w:sz w:val="18"/>
                    <w:szCs w:val="24"/>
                    <w:rtl/>
                  </w:rPr>
                </w:rPrChange>
              </w:rPr>
              <w:t>מבדק יצור במפעל</w:t>
            </w:r>
          </w:p>
        </w:tc>
        <w:tc>
          <w:tcPr>
            <w:tcW w:w="1639" w:type="dxa"/>
            <w:shd w:val="clear" w:color="auto" w:fill="auto"/>
          </w:tcPr>
          <w:p w14:paraId="3FE7C81A" w14:textId="77777777" w:rsidR="00EB5A81" w:rsidRPr="000748C0" w:rsidRDefault="00EB5A81" w:rsidP="00341985">
            <w:pPr>
              <w:suppressAutoHyphens/>
              <w:autoSpaceDN w:val="0"/>
              <w:jc w:val="both"/>
              <w:textAlignment w:val="baseline"/>
              <w:rPr>
                <w:rFonts w:ascii="Arial" w:eastAsia="Calibri" w:hAnsi="Arial"/>
                <w:sz w:val="18"/>
                <w:szCs w:val="24"/>
                <w:rtl/>
                <w:rPrChange w:id="6040" w:author="Meryl Etman" w:date="2020-03-25T10:10:00Z">
                  <w:rPr>
                    <w:rFonts w:ascii="Arial" w:eastAsia="Calibri" w:hAnsi="Arial"/>
                    <w:sz w:val="18"/>
                    <w:szCs w:val="24"/>
                    <w:rtl/>
                  </w:rPr>
                </w:rPrChange>
              </w:rPr>
            </w:pPr>
          </w:p>
        </w:tc>
        <w:tc>
          <w:tcPr>
            <w:tcW w:w="2869" w:type="dxa"/>
            <w:shd w:val="clear" w:color="auto" w:fill="auto"/>
          </w:tcPr>
          <w:p w14:paraId="39F45980" w14:textId="77777777" w:rsidR="00EB5A81" w:rsidRPr="000748C0" w:rsidRDefault="00EB5A81" w:rsidP="00341985">
            <w:pPr>
              <w:suppressAutoHyphens/>
              <w:autoSpaceDN w:val="0"/>
              <w:jc w:val="both"/>
              <w:textAlignment w:val="baseline"/>
              <w:rPr>
                <w:rFonts w:ascii="Arial" w:eastAsia="Calibri" w:hAnsi="Arial"/>
                <w:i/>
                <w:iCs/>
                <w:rtl/>
                <w:rPrChange w:id="6041" w:author="Meryl Etman" w:date="2020-03-25T10:10:00Z">
                  <w:rPr>
                    <w:rFonts w:ascii="Arial" w:eastAsia="Calibri" w:hAnsi="Arial"/>
                    <w:i/>
                    <w:iCs/>
                    <w:rtl/>
                  </w:rPr>
                </w:rPrChange>
              </w:rPr>
            </w:pPr>
          </w:p>
        </w:tc>
      </w:tr>
      <w:tr w:rsidR="00EB5A81" w:rsidRPr="000748C0" w14:paraId="4BA4DE58" w14:textId="77777777" w:rsidTr="00603F1E">
        <w:tc>
          <w:tcPr>
            <w:tcW w:w="630" w:type="dxa"/>
            <w:shd w:val="clear" w:color="auto" w:fill="auto"/>
          </w:tcPr>
          <w:p w14:paraId="00D56E50" w14:textId="77777777" w:rsidR="00EB5A81" w:rsidRPr="000748C0" w:rsidRDefault="00EB5A81" w:rsidP="00341985">
            <w:pPr>
              <w:suppressAutoHyphens/>
              <w:autoSpaceDN w:val="0"/>
              <w:jc w:val="both"/>
              <w:textAlignment w:val="baseline"/>
              <w:rPr>
                <w:rFonts w:ascii="Arial" w:eastAsia="Calibri" w:hAnsi="Arial"/>
                <w:sz w:val="18"/>
                <w:szCs w:val="24"/>
                <w:rtl/>
                <w:rPrChange w:id="6042" w:author="Meryl Etman" w:date="2020-03-25T10:10:00Z">
                  <w:rPr>
                    <w:rFonts w:ascii="Arial" w:eastAsia="Calibri" w:hAnsi="Arial"/>
                    <w:sz w:val="18"/>
                    <w:szCs w:val="24"/>
                    <w:rtl/>
                  </w:rPr>
                </w:rPrChange>
              </w:rPr>
            </w:pPr>
            <w:r w:rsidRPr="000748C0">
              <w:rPr>
                <w:rFonts w:ascii="Arial" w:eastAsia="Calibri" w:hAnsi="Arial" w:hint="cs"/>
                <w:sz w:val="18"/>
                <w:szCs w:val="24"/>
                <w:rtl/>
                <w:rPrChange w:id="6043" w:author="Meryl Etman" w:date="2020-03-25T10:10:00Z">
                  <w:rPr>
                    <w:rFonts w:ascii="Arial" w:eastAsia="Calibri" w:hAnsi="Arial" w:hint="cs"/>
                    <w:sz w:val="18"/>
                    <w:szCs w:val="24"/>
                    <w:rtl/>
                  </w:rPr>
                </w:rPrChange>
              </w:rPr>
              <w:t>4</w:t>
            </w:r>
          </w:p>
        </w:tc>
        <w:tc>
          <w:tcPr>
            <w:tcW w:w="3225" w:type="dxa"/>
            <w:shd w:val="clear" w:color="auto" w:fill="auto"/>
            <w:tcMar>
              <w:left w:w="57" w:type="dxa"/>
              <w:right w:w="57" w:type="dxa"/>
            </w:tcMar>
          </w:tcPr>
          <w:p w14:paraId="16F5A2CB"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44"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45" w:author="Meryl Etman" w:date="2020-03-25T10:10:00Z">
                  <w:rPr>
                    <w:rFonts w:ascii="Arial" w:eastAsia="Calibri" w:hAnsi="Arial" w:hint="cs"/>
                    <w:i/>
                    <w:iCs/>
                    <w:sz w:val="18"/>
                    <w:szCs w:val="24"/>
                    <w:rtl/>
                  </w:rPr>
                </w:rPrChange>
              </w:rPr>
              <w:t>קטע ניסוי</w:t>
            </w:r>
          </w:p>
        </w:tc>
        <w:tc>
          <w:tcPr>
            <w:tcW w:w="1639" w:type="dxa"/>
            <w:shd w:val="clear" w:color="auto" w:fill="auto"/>
          </w:tcPr>
          <w:p w14:paraId="68731445" w14:textId="77777777" w:rsidR="00EB5A81" w:rsidRPr="000748C0" w:rsidRDefault="00EB5A81" w:rsidP="00341985">
            <w:pPr>
              <w:suppressAutoHyphens/>
              <w:autoSpaceDN w:val="0"/>
              <w:jc w:val="both"/>
              <w:textAlignment w:val="baseline"/>
              <w:rPr>
                <w:rFonts w:ascii="Arial" w:eastAsia="Calibri" w:hAnsi="Arial"/>
                <w:sz w:val="18"/>
                <w:szCs w:val="24"/>
                <w:rtl/>
                <w:rPrChange w:id="6046" w:author="Meryl Etman" w:date="2020-03-25T10:10:00Z">
                  <w:rPr>
                    <w:rFonts w:ascii="Arial" w:eastAsia="Calibri" w:hAnsi="Arial"/>
                    <w:sz w:val="18"/>
                    <w:szCs w:val="24"/>
                    <w:rtl/>
                  </w:rPr>
                </w:rPrChange>
              </w:rPr>
            </w:pPr>
          </w:p>
        </w:tc>
        <w:tc>
          <w:tcPr>
            <w:tcW w:w="2869" w:type="dxa"/>
            <w:shd w:val="clear" w:color="auto" w:fill="auto"/>
          </w:tcPr>
          <w:p w14:paraId="21DD8E32" w14:textId="77777777" w:rsidR="00EB5A81" w:rsidRPr="000748C0" w:rsidRDefault="00EB5A81" w:rsidP="00341985">
            <w:pPr>
              <w:suppressAutoHyphens/>
              <w:autoSpaceDN w:val="0"/>
              <w:jc w:val="both"/>
              <w:textAlignment w:val="baseline"/>
              <w:rPr>
                <w:rFonts w:ascii="Arial" w:eastAsia="Calibri" w:hAnsi="Arial"/>
                <w:i/>
                <w:iCs/>
                <w:rtl/>
                <w:rPrChange w:id="6047" w:author="Meryl Etman" w:date="2020-03-25T10:10:00Z">
                  <w:rPr>
                    <w:rFonts w:ascii="Arial" w:eastAsia="Calibri" w:hAnsi="Arial"/>
                    <w:i/>
                    <w:iCs/>
                    <w:rtl/>
                  </w:rPr>
                </w:rPrChange>
              </w:rPr>
            </w:pPr>
          </w:p>
        </w:tc>
      </w:tr>
      <w:tr w:rsidR="00EB5A81" w:rsidRPr="000748C0" w14:paraId="6E06687B" w14:textId="77777777" w:rsidTr="00603F1E">
        <w:tc>
          <w:tcPr>
            <w:tcW w:w="630" w:type="dxa"/>
            <w:shd w:val="clear" w:color="auto" w:fill="auto"/>
          </w:tcPr>
          <w:p w14:paraId="0EF2A911" w14:textId="77777777" w:rsidR="00EB5A81" w:rsidRPr="000748C0" w:rsidRDefault="00EB5A81" w:rsidP="00341985">
            <w:pPr>
              <w:suppressAutoHyphens/>
              <w:autoSpaceDN w:val="0"/>
              <w:jc w:val="both"/>
              <w:textAlignment w:val="baseline"/>
              <w:rPr>
                <w:rFonts w:ascii="Arial" w:eastAsia="Calibri" w:hAnsi="Arial"/>
                <w:sz w:val="18"/>
                <w:szCs w:val="24"/>
                <w:rtl/>
                <w:rPrChange w:id="6048" w:author="Meryl Etman" w:date="2020-03-25T10:10:00Z">
                  <w:rPr>
                    <w:rFonts w:ascii="Arial" w:eastAsia="Calibri" w:hAnsi="Arial"/>
                    <w:sz w:val="18"/>
                    <w:szCs w:val="24"/>
                    <w:rtl/>
                  </w:rPr>
                </w:rPrChange>
              </w:rPr>
            </w:pPr>
            <w:r w:rsidRPr="000748C0">
              <w:rPr>
                <w:rFonts w:ascii="Arial" w:eastAsia="Calibri" w:hAnsi="Arial" w:hint="cs"/>
                <w:sz w:val="18"/>
                <w:szCs w:val="24"/>
                <w:rtl/>
                <w:rPrChange w:id="6049" w:author="Meryl Etman" w:date="2020-03-25T10:10:00Z">
                  <w:rPr>
                    <w:rFonts w:ascii="Arial" w:eastAsia="Calibri" w:hAnsi="Arial" w:hint="cs"/>
                    <w:sz w:val="18"/>
                    <w:szCs w:val="24"/>
                    <w:rtl/>
                  </w:rPr>
                </w:rPrChange>
              </w:rPr>
              <w:t>5</w:t>
            </w:r>
          </w:p>
        </w:tc>
        <w:tc>
          <w:tcPr>
            <w:tcW w:w="3225" w:type="dxa"/>
            <w:shd w:val="clear" w:color="auto" w:fill="auto"/>
            <w:tcMar>
              <w:left w:w="57" w:type="dxa"/>
              <w:right w:w="57" w:type="dxa"/>
            </w:tcMar>
          </w:tcPr>
          <w:p w14:paraId="0E4CB58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5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51" w:author="Meryl Etman" w:date="2020-03-25T10:10:00Z">
                  <w:rPr>
                    <w:rFonts w:ascii="Arial" w:eastAsia="Calibri" w:hAnsi="Arial" w:hint="cs"/>
                    <w:i/>
                    <w:iCs/>
                    <w:sz w:val="18"/>
                    <w:szCs w:val="24"/>
                    <w:rtl/>
                  </w:rPr>
                </w:rPrChange>
              </w:rPr>
              <w:t>התקנה של משקופים עיוורים</w:t>
            </w:r>
          </w:p>
        </w:tc>
        <w:tc>
          <w:tcPr>
            <w:tcW w:w="1639" w:type="dxa"/>
            <w:shd w:val="clear" w:color="auto" w:fill="auto"/>
          </w:tcPr>
          <w:p w14:paraId="2FDC2F3E" w14:textId="77777777" w:rsidR="00EB5A81" w:rsidRPr="000748C0" w:rsidRDefault="00EB5A81" w:rsidP="00341985">
            <w:pPr>
              <w:suppressAutoHyphens/>
              <w:autoSpaceDN w:val="0"/>
              <w:jc w:val="both"/>
              <w:textAlignment w:val="baseline"/>
              <w:rPr>
                <w:rFonts w:ascii="Arial" w:eastAsia="Calibri" w:hAnsi="Arial"/>
                <w:sz w:val="18"/>
                <w:szCs w:val="24"/>
                <w:rtl/>
                <w:rPrChange w:id="6052" w:author="Meryl Etman" w:date="2020-03-25T10:10:00Z">
                  <w:rPr>
                    <w:rFonts w:ascii="Arial" w:eastAsia="Calibri" w:hAnsi="Arial"/>
                    <w:sz w:val="18"/>
                    <w:szCs w:val="24"/>
                    <w:rtl/>
                  </w:rPr>
                </w:rPrChange>
              </w:rPr>
            </w:pPr>
          </w:p>
        </w:tc>
        <w:tc>
          <w:tcPr>
            <w:tcW w:w="2869" w:type="dxa"/>
            <w:shd w:val="clear" w:color="auto" w:fill="auto"/>
          </w:tcPr>
          <w:p w14:paraId="2D0D3065" w14:textId="77777777" w:rsidR="00EB5A81" w:rsidRPr="000748C0" w:rsidRDefault="00EB5A81" w:rsidP="00341985">
            <w:pPr>
              <w:suppressAutoHyphens/>
              <w:autoSpaceDN w:val="0"/>
              <w:jc w:val="both"/>
              <w:textAlignment w:val="baseline"/>
              <w:rPr>
                <w:rFonts w:ascii="Arial" w:eastAsia="Calibri" w:hAnsi="Arial"/>
                <w:i/>
                <w:iCs/>
                <w:rtl/>
                <w:rPrChange w:id="6053" w:author="Meryl Etman" w:date="2020-03-25T10:10:00Z">
                  <w:rPr>
                    <w:rFonts w:ascii="Arial" w:eastAsia="Calibri" w:hAnsi="Arial"/>
                    <w:i/>
                    <w:iCs/>
                    <w:rtl/>
                  </w:rPr>
                </w:rPrChange>
              </w:rPr>
            </w:pPr>
          </w:p>
        </w:tc>
      </w:tr>
      <w:tr w:rsidR="00EB5A81" w:rsidRPr="000748C0" w14:paraId="77E031F6" w14:textId="77777777" w:rsidTr="00603F1E">
        <w:tc>
          <w:tcPr>
            <w:tcW w:w="630" w:type="dxa"/>
            <w:shd w:val="clear" w:color="auto" w:fill="auto"/>
          </w:tcPr>
          <w:p w14:paraId="06E33611" w14:textId="77777777" w:rsidR="00EB5A81" w:rsidRPr="000748C0" w:rsidRDefault="00EB5A81" w:rsidP="00341985">
            <w:pPr>
              <w:suppressAutoHyphens/>
              <w:autoSpaceDN w:val="0"/>
              <w:jc w:val="both"/>
              <w:textAlignment w:val="baseline"/>
              <w:rPr>
                <w:rFonts w:ascii="Arial" w:eastAsia="Calibri" w:hAnsi="Arial"/>
                <w:sz w:val="18"/>
                <w:szCs w:val="24"/>
                <w:rtl/>
                <w:rPrChange w:id="6054" w:author="Meryl Etman" w:date="2020-03-25T10:10:00Z">
                  <w:rPr>
                    <w:rFonts w:ascii="Arial" w:eastAsia="Calibri" w:hAnsi="Arial"/>
                    <w:sz w:val="18"/>
                    <w:szCs w:val="24"/>
                    <w:rtl/>
                  </w:rPr>
                </w:rPrChange>
              </w:rPr>
            </w:pPr>
            <w:r w:rsidRPr="000748C0">
              <w:rPr>
                <w:rFonts w:ascii="Arial" w:eastAsia="Calibri" w:hAnsi="Arial" w:hint="cs"/>
                <w:sz w:val="18"/>
                <w:szCs w:val="24"/>
                <w:rtl/>
                <w:rPrChange w:id="6055" w:author="Meryl Etman" w:date="2020-03-25T10:10:00Z">
                  <w:rPr>
                    <w:rFonts w:ascii="Arial" w:eastAsia="Calibri" w:hAnsi="Arial" w:hint="cs"/>
                    <w:sz w:val="18"/>
                    <w:szCs w:val="24"/>
                    <w:rtl/>
                  </w:rPr>
                </w:rPrChange>
              </w:rPr>
              <w:t>6</w:t>
            </w:r>
          </w:p>
        </w:tc>
        <w:tc>
          <w:tcPr>
            <w:tcW w:w="3225" w:type="dxa"/>
            <w:shd w:val="clear" w:color="auto" w:fill="auto"/>
            <w:tcMar>
              <w:left w:w="57" w:type="dxa"/>
              <w:right w:w="57" w:type="dxa"/>
            </w:tcMar>
          </w:tcPr>
          <w:p w14:paraId="559DD58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5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57" w:author="Meryl Etman" w:date="2020-03-25T10:10:00Z">
                  <w:rPr>
                    <w:rFonts w:ascii="Arial" w:eastAsia="Calibri" w:hAnsi="Arial" w:hint="cs"/>
                    <w:i/>
                    <w:iCs/>
                    <w:sz w:val="18"/>
                    <w:szCs w:val="24"/>
                    <w:rtl/>
                  </w:rPr>
                </w:rPrChange>
              </w:rPr>
              <w:t>מרווחים בין פרט למשקוף עיוור</w:t>
            </w:r>
          </w:p>
        </w:tc>
        <w:tc>
          <w:tcPr>
            <w:tcW w:w="1639" w:type="dxa"/>
            <w:shd w:val="clear" w:color="auto" w:fill="auto"/>
          </w:tcPr>
          <w:p w14:paraId="2316AF4F" w14:textId="77777777" w:rsidR="00EB5A81" w:rsidRPr="000748C0" w:rsidRDefault="00EB5A81" w:rsidP="00341985">
            <w:pPr>
              <w:suppressAutoHyphens/>
              <w:autoSpaceDN w:val="0"/>
              <w:jc w:val="both"/>
              <w:textAlignment w:val="baseline"/>
              <w:rPr>
                <w:rFonts w:ascii="Arial" w:eastAsia="Calibri" w:hAnsi="Arial"/>
                <w:sz w:val="18"/>
                <w:szCs w:val="24"/>
                <w:rtl/>
                <w:rPrChange w:id="6058" w:author="Meryl Etman" w:date="2020-03-25T10:10:00Z">
                  <w:rPr>
                    <w:rFonts w:ascii="Arial" w:eastAsia="Calibri" w:hAnsi="Arial"/>
                    <w:sz w:val="18"/>
                    <w:szCs w:val="24"/>
                    <w:rtl/>
                  </w:rPr>
                </w:rPrChange>
              </w:rPr>
            </w:pPr>
          </w:p>
        </w:tc>
        <w:tc>
          <w:tcPr>
            <w:tcW w:w="2869" w:type="dxa"/>
            <w:shd w:val="clear" w:color="auto" w:fill="auto"/>
          </w:tcPr>
          <w:p w14:paraId="385033CE" w14:textId="77777777" w:rsidR="00EB5A81" w:rsidRPr="000748C0" w:rsidRDefault="00EB5A81" w:rsidP="00341985">
            <w:pPr>
              <w:suppressAutoHyphens/>
              <w:autoSpaceDN w:val="0"/>
              <w:jc w:val="both"/>
              <w:textAlignment w:val="baseline"/>
              <w:rPr>
                <w:rFonts w:ascii="Arial" w:eastAsia="Calibri" w:hAnsi="Arial"/>
                <w:i/>
                <w:iCs/>
                <w:rtl/>
                <w:rPrChange w:id="6059" w:author="Meryl Etman" w:date="2020-03-25T10:10:00Z">
                  <w:rPr>
                    <w:rFonts w:ascii="Arial" w:eastAsia="Calibri" w:hAnsi="Arial"/>
                    <w:i/>
                    <w:iCs/>
                    <w:rtl/>
                  </w:rPr>
                </w:rPrChange>
              </w:rPr>
            </w:pPr>
            <w:r w:rsidRPr="000748C0">
              <w:rPr>
                <w:rFonts w:ascii="Arial" w:eastAsia="Calibri" w:hAnsi="Arial" w:hint="cs"/>
                <w:i/>
                <w:iCs/>
                <w:rtl/>
                <w:rPrChange w:id="6060" w:author="Meryl Etman" w:date="2020-03-25T10:10:00Z">
                  <w:rPr>
                    <w:rFonts w:ascii="Arial" w:eastAsia="Calibri" w:hAnsi="Arial" w:hint="cs"/>
                    <w:i/>
                    <w:iCs/>
                    <w:rtl/>
                  </w:rPr>
                </w:rPrChange>
              </w:rPr>
              <w:t>.</w:t>
            </w:r>
          </w:p>
        </w:tc>
      </w:tr>
      <w:tr w:rsidR="00EB5A81" w:rsidRPr="000748C0" w14:paraId="6BC8DA61" w14:textId="77777777" w:rsidTr="00603F1E">
        <w:tc>
          <w:tcPr>
            <w:tcW w:w="630" w:type="dxa"/>
            <w:shd w:val="clear" w:color="auto" w:fill="auto"/>
          </w:tcPr>
          <w:p w14:paraId="6EE9992F" w14:textId="77777777" w:rsidR="00EB5A81" w:rsidRPr="000748C0" w:rsidRDefault="00EB5A81" w:rsidP="00341985">
            <w:pPr>
              <w:suppressAutoHyphens/>
              <w:autoSpaceDN w:val="0"/>
              <w:jc w:val="both"/>
              <w:textAlignment w:val="baseline"/>
              <w:rPr>
                <w:rFonts w:ascii="Arial" w:eastAsia="Calibri" w:hAnsi="Arial"/>
                <w:sz w:val="18"/>
                <w:szCs w:val="24"/>
                <w:rtl/>
                <w:rPrChange w:id="6061" w:author="Meryl Etman" w:date="2020-03-25T10:10:00Z">
                  <w:rPr>
                    <w:rFonts w:ascii="Arial" w:eastAsia="Calibri" w:hAnsi="Arial"/>
                    <w:sz w:val="18"/>
                    <w:szCs w:val="24"/>
                    <w:rtl/>
                  </w:rPr>
                </w:rPrChange>
              </w:rPr>
            </w:pPr>
            <w:r w:rsidRPr="000748C0">
              <w:rPr>
                <w:rFonts w:ascii="Arial" w:eastAsia="Calibri" w:hAnsi="Arial" w:hint="cs"/>
                <w:sz w:val="18"/>
                <w:szCs w:val="24"/>
                <w:rtl/>
                <w:rPrChange w:id="6062" w:author="Meryl Etman" w:date="2020-03-25T10:10:00Z">
                  <w:rPr>
                    <w:rFonts w:ascii="Arial" w:eastAsia="Calibri" w:hAnsi="Arial" w:hint="cs"/>
                    <w:sz w:val="18"/>
                    <w:szCs w:val="24"/>
                    <w:rtl/>
                  </w:rPr>
                </w:rPrChange>
              </w:rPr>
              <w:t>7</w:t>
            </w:r>
          </w:p>
        </w:tc>
        <w:tc>
          <w:tcPr>
            <w:tcW w:w="3225" w:type="dxa"/>
            <w:shd w:val="clear" w:color="auto" w:fill="auto"/>
            <w:tcMar>
              <w:left w:w="57" w:type="dxa"/>
              <w:right w:w="57" w:type="dxa"/>
            </w:tcMar>
          </w:tcPr>
          <w:p w14:paraId="12A692CB"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6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64" w:author="Meryl Etman" w:date="2020-03-25T10:10:00Z">
                  <w:rPr>
                    <w:rFonts w:ascii="Arial" w:eastAsia="Calibri" w:hAnsi="Arial" w:hint="cs"/>
                    <w:i/>
                    <w:iCs/>
                    <w:sz w:val="18"/>
                    <w:szCs w:val="24"/>
                    <w:rtl/>
                  </w:rPr>
                </w:rPrChange>
              </w:rPr>
              <w:t>בדיקות מעטפת</w:t>
            </w:r>
          </w:p>
        </w:tc>
        <w:tc>
          <w:tcPr>
            <w:tcW w:w="1639" w:type="dxa"/>
            <w:shd w:val="clear" w:color="auto" w:fill="auto"/>
          </w:tcPr>
          <w:p w14:paraId="1B5A2CD2" w14:textId="77777777" w:rsidR="00EB5A81" w:rsidRPr="000748C0" w:rsidRDefault="00EB5A81" w:rsidP="00341985">
            <w:pPr>
              <w:suppressAutoHyphens/>
              <w:autoSpaceDN w:val="0"/>
              <w:jc w:val="both"/>
              <w:textAlignment w:val="baseline"/>
              <w:rPr>
                <w:rFonts w:ascii="Arial" w:eastAsia="Calibri" w:hAnsi="Arial"/>
                <w:sz w:val="18"/>
                <w:szCs w:val="24"/>
                <w:rtl/>
                <w:rPrChange w:id="6065" w:author="Meryl Etman" w:date="2020-03-25T10:10:00Z">
                  <w:rPr>
                    <w:rFonts w:ascii="Arial" w:eastAsia="Calibri" w:hAnsi="Arial"/>
                    <w:sz w:val="18"/>
                    <w:szCs w:val="24"/>
                    <w:rtl/>
                  </w:rPr>
                </w:rPrChange>
              </w:rPr>
            </w:pPr>
          </w:p>
        </w:tc>
        <w:tc>
          <w:tcPr>
            <w:tcW w:w="2869" w:type="dxa"/>
            <w:shd w:val="clear" w:color="auto" w:fill="auto"/>
          </w:tcPr>
          <w:p w14:paraId="6D763B2B" w14:textId="77777777" w:rsidR="00EB5A81" w:rsidRPr="000748C0" w:rsidRDefault="00EB5A81" w:rsidP="00341985">
            <w:pPr>
              <w:suppressAutoHyphens/>
              <w:autoSpaceDN w:val="0"/>
              <w:jc w:val="both"/>
              <w:textAlignment w:val="baseline"/>
              <w:rPr>
                <w:rFonts w:ascii="Arial" w:eastAsia="Calibri" w:hAnsi="Arial"/>
                <w:i/>
                <w:iCs/>
                <w:rtl/>
                <w:rPrChange w:id="6066" w:author="Meryl Etman" w:date="2020-03-25T10:10:00Z">
                  <w:rPr>
                    <w:rFonts w:ascii="Arial" w:eastAsia="Calibri" w:hAnsi="Arial"/>
                    <w:i/>
                    <w:iCs/>
                    <w:rtl/>
                  </w:rPr>
                </w:rPrChange>
              </w:rPr>
            </w:pPr>
          </w:p>
        </w:tc>
      </w:tr>
      <w:tr w:rsidR="00EB5A81" w:rsidRPr="000748C0" w14:paraId="456BB9F6" w14:textId="77777777" w:rsidTr="00603F1E">
        <w:tc>
          <w:tcPr>
            <w:tcW w:w="630" w:type="dxa"/>
            <w:shd w:val="clear" w:color="auto" w:fill="auto"/>
          </w:tcPr>
          <w:p w14:paraId="136E9B86" w14:textId="77777777" w:rsidR="00EB5A81" w:rsidRPr="000748C0" w:rsidRDefault="00EB5A81" w:rsidP="00341985">
            <w:pPr>
              <w:suppressAutoHyphens/>
              <w:autoSpaceDN w:val="0"/>
              <w:jc w:val="both"/>
              <w:textAlignment w:val="baseline"/>
              <w:rPr>
                <w:rFonts w:ascii="Arial" w:eastAsia="Calibri" w:hAnsi="Arial"/>
                <w:sz w:val="18"/>
                <w:szCs w:val="24"/>
                <w:rtl/>
                <w:rPrChange w:id="6067" w:author="Meryl Etman" w:date="2020-03-25T10:10:00Z">
                  <w:rPr>
                    <w:rFonts w:ascii="Arial" w:eastAsia="Calibri" w:hAnsi="Arial"/>
                    <w:sz w:val="18"/>
                    <w:szCs w:val="24"/>
                    <w:rtl/>
                  </w:rPr>
                </w:rPrChange>
              </w:rPr>
            </w:pPr>
          </w:p>
        </w:tc>
        <w:tc>
          <w:tcPr>
            <w:tcW w:w="3225" w:type="dxa"/>
            <w:shd w:val="clear" w:color="auto" w:fill="auto"/>
            <w:tcMar>
              <w:left w:w="57" w:type="dxa"/>
              <w:right w:w="57" w:type="dxa"/>
            </w:tcMar>
          </w:tcPr>
          <w:p w14:paraId="155126E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68" w:author="Meryl Etman" w:date="2020-03-25T10:10:00Z">
                  <w:rPr>
                    <w:rFonts w:ascii="Arial" w:eastAsia="Calibri" w:hAnsi="Arial"/>
                    <w:i/>
                    <w:iCs/>
                    <w:sz w:val="18"/>
                    <w:szCs w:val="24"/>
                    <w:rtl/>
                  </w:rPr>
                </w:rPrChange>
              </w:rPr>
            </w:pPr>
          </w:p>
        </w:tc>
        <w:tc>
          <w:tcPr>
            <w:tcW w:w="1639" w:type="dxa"/>
            <w:shd w:val="clear" w:color="auto" w:fill="auto"/>
          </w:tcPr>
          <w:p w14:paraId="654DD00B" w14:textId="77777777" w:rsidR="00EB5A81" w:rsidRPr="000748C0" w:rsidRDefault="00EB5A81" w:rsidP="00341985">
            <w:pPr>
              <w:suppressAutoHyphens/>
              <w:autoSpaceDN w:val="0"/>
              <w:jc w:val="both"/>
              <w:textAlignment w:val="baseline"/>
              <w:rPr>
                <w:rFonts w:ascii="Arial" w:eastAsia="Calibri" w:hAnsi="Arial"/>
                <w:sz w:val="18"/>
                <w:szCs w:val="24"/>
                <w:rtl/>
                <w:rPrChange w:id="6069" w:author="Meryl Etman" w:date="2020-03-25T10:10:00Z">
                  <w:rPr>
                    <w:rFonts w:ascii="Arial" w:eastAsia="Calibri" w:hAnsi="Arial"/>
                    <w:sz w:val="18"/>
                    <w:szCs w:val="24"/>
                    <w:rtl/>
                  </w:rPr>
                </w:rPrChange>
              </w:rPr>
            </w:pPr>
          </w:p>
        </w:tc>
        <w:tc>
          <w:tcPr>
            <w:tcW w:w="2869" w:type="dxa"/>
            <w:shd w:val="clear" w:color="auto" w:fill="auto"/>
          </w:tcPr>
          <w:p w14:paraId="75332051" w14:textId="77777777" w:rsidR="00EB5A81" w:rsidRPr="000748C0" w:rsidRDefault="00EB5A81" w:rsidP="00341985">
            <w:pPr>
              <w:suppressAutoHyphens/>
              <w:autoSpaceDN w:val="0"/>
              <w:jc w:val="both"/>
              <w:textAlignment w:val="baseline"/>
              <w:rPr>
                <w:rFonts w:ascii="Arial" w:eastAsia="Calibri" w:hAnsi="Arial"/>
                <w:i/>
                <w:iCs/>
                <w:rtl/>
                <w:rPrChange w:id="6070" w:author="Meryl Etman" w:date="2020-03-25T10:10:00Z">
                  <w:rPr>
                    <w:rFonts w:ascii="Arial" w:eastAsia="Calibri" w:hAnsi="Arial"/>
                    <w:i/>
                    <w:iCs/>
                    <w:rtl/>
                  </w:rPr>
                </w:rPrChange>
              </w:rPr>
            </w:pPr>
          </w:p>
        </w:tc>
      </w:tr>
      <w:tr w:rsidR="00EB5A81" w:rsidRPr="000748C0" w14:paraId="2FF524BC" w14:textId="77777777" w:rsidTr="00603F1E">
        <w:tc>
          <w:tcPr>
            <w:tcW w:w="630" w:type="dxa"/>
            <w:shd w:val="clear" w:color="auto" w:fill="auto"/>
          </w:tcPr>
          <w:p w14:paraId="50C9F9FE" w14:textId="77777777" w:rsidR="00EB5A81" w:rsidRPr="000748C0" w:rsidRDefault="00EB5A81" w:rsidP="00341985">
            <w:pPr>
              <w:suppressAutoHyphens/>
              <w:autoSpaceDN w:val="0"/>
              <w:jc w:val="both"/>
              <w:textAlignment w:val="baseline"/>
              <w:rPr>
                <w:rFonts w:ascii="Arial" w:eastAsia="Calibri" w:hAnsi="Arial"/>
                <w:sz w:val="18"/>
                <w:szCs w:val="24"/>
                <w:rtl/>
                <w:rPrChange w:id="6071" w:author="Meryl Etman" w:date="2020-03-25T10:10:00Z">
                  <w:rPr>
                    <w:rFonts w:ascii="Arial" w:eastAsia="Calibri" w:hAnsi="Arial"/>
                    <w:sz w:val="18"/>
                    <w:szCs w:val="24"/>
                    <w:rtl/>
                  </w:rPr>
                </w:rPrChange>
              </w:rPr>
            </w:pPr>
          </w:p>
        </w:tc>
        <w:tc>
          <w:tcPr>
            <w:tcW w:w="3225" w:type="dxa"/>
            <w:shd w:val="clear" w:color="auto" w:fill="auto"/>
            <w:tcMar>
              <w:left w:w="57" w:type="dxa"/>
              <w:right w:w="57" w:type="dxa"/>
            </w:tcMar>
          </w:tcPr>
          <w:p w14:paraId="6F886721"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072" w:author="Meryl Etman" w:date="2020-03-25T10:10:00Z">
                  <w:rPr>
                    <w:rFonts w:ascii="Arial" w:eastAsia="Calibri" w:hAnsi="Arial"/>
                    <w:i/>
                    <w:iCs/>
                    <w:sz w:val="18"/>
                    <w:szCs w:val="24"/>
                    <w:rtl/>
                  </w:rPr>
                </w:rPrChange>
              </w:rPr>
            </w:pPr>
          </w:p>
        </w:tc>
        <w:tc>
          <w:tcPr>
            <w:tcW w:w="1639" w:type="dxa"/>
            <w:shd w:val="clear" w:color="auto" w:fill="auto"/>
          </w:tcPr>
          <w:p w14:paraId="5EE93F5E" w14:textId="77777777" w:rsidR="00EB5A81" w:rsidRPr="000748C0" w:rsidRDefault="00EB5A81" w:rsidP="00341985">
            <w:pPr>
              <w:suppressAutoHyphens/>
              <w:autoSpaceDN w:val="0"/>
              <w:jc w:val="both"/>
              <w:textAlignment w:val="baseline"/>
              <w:rPr>
                <w:rFonts w:ascii="Arial" w:eastAsia="Calibri" w:hAnsi="Arial"/>
                <w:sz w:val="18"/>
                <w:szCs w:val="24"/>
                <w:rtl/>
                <w:rPrChange w:id="6073" w:author="Meryl Etman" w:date="2020-03-25T10:10:00Z">
                  <w:rPr>
                    <w:rFonts w:ascii="Arial" w:eastAsia="Calibri" w:hAnsi="Arial"/>
                    <w:sz w:val="18"/>
                    <w:szCs w:val="24"/>
                    <w:rtl/>
                  </w:rPr>
                </w:rPrChange>
              </w:rPr>
            </w:pPr>
          </w:p>
        </w:tc>
        <w:tc>
          <w:tcPr>
            <w:tcW w:w="2869" w:type="dxa"/>
            <w:shd w:val="clear" w:color="auto" w:fill="auto"/>
          </w:tcPr>
          <w:p w14:paraId="3530E605" w14:textId="77777777" w:rsidR="00EB5A81" w:rsidRPr="000748C0" w:rsidRDefault="00EB5A81" w:rsidP="00341985">
            <w:pPr>
              <w:suppressAutoHyphens/>
              <w:autoSpaceDN w:val="0"/>
              <w:jc w:val="both"/>
              <w:textAlignment w:val="baseline"/>
              <w:rPr>
                <w:rFonts w:ascii="Arial" w:eastAsia="Calibri" w:hAnsi="Arial"/>
                <w:i/>
                <w:iCs/>
                <w:rtl/>
                <w:rPrChange w:id="6074" w:author="Meryl Etman" w:date="2020-03-25T10:10:00Z">
                  <w:rPr>
                    <w:rFonts w:ascii="Arial" w:eastAsia="Calibri" w:hAnsi="Arial"/>
                    <w:i/>
                    <w:iCs/>
                    <w:rtl/>
                  </w:rPr>
                </w:rPrChange>
              </w:rPr>
            </w:pPr>
          </w:p>
        </w:tc>
      </w:tr>
    </w:tbl>
    <w:p w14:paraId="6A8F0EBF" w14:textId="77777777" w:rsidR="00EB5A81" w:rsidRPr="000748C0" w:rsidRDefault="00EB5A81" w:rsidP="00EB5A81">
      <w:pPr>
        <w:suppressAutoHyphens/>
        <w:autoSpaceDN w:val="0"/>
        <w:jc w:val="both"/>
        <w:textAlignment w:val="baseline"/>
        <w:rPr>
          <w:rFonts w:ascii="Arial" w:eastAsia="Calibri" w:hAnsi="Arial"/>
          <w:i/>
          <w:iCs/>
          <w:rtl/>
          <w:rPrChange w:id="6075" w:author="Meryl Etman" w:date="2020-03-25T10:10:00Z">
            <w:rPr>
              <w:rFonts w:ascii="Arial" w:eastAsia="Calibri" w:hAnsi="Arial"/>
              <w:i/>
              <w:iCs/>
              <w:rtl/>
            </w:rPr>
          </w:rPrChange>
        </w:rPr>
      </w:pPr>
      <w:r w:rsidRPr="000748C0">
        <w:rPr>
          <w:rFonts w:ascii="Arial" w:eastAsia="Calibri" w:hAnsi="Arial" w:hint="cs"/>
          <w:i/>
          <w:iCs/>
          <w:rtl/>
          <w:rPrChange w:id="6076" w:author="Meryl Etman" w:date="2020-03-25T10:10:00Z">
            <w:rPr>
              <w:rFonts w:ascii="Arial" w:eastAsia="Calibri" w:hAnsi="Arial" w:hint="cs"/>
              <w:i/>
              <w:iCs/>
              <w:rtl/>
            </w:rPr>
          </w:rPrChange>
        </w:rPr>
        <w:t>ת=תקין; ש=שיפור; פ=פסול</w:t>
      </w:r>
    </w:p>
    <w:p w14:paraId="0D35960C"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077" w:author="Meryl Etman" w:date="2020-03-25T10:10:00Z">
            <w:rPr>
              <w:rFonts w:ascii="Arial" w:eastAsia="Calibri" w:hAnsi="Arial"/>
              <w:i/>
              <w:iCs/>
              <w:sz w:val="18"/>
              <w:szCs w:val="24"/>
              <w:rtl/>
            </w:rPr>
          </w:rPrChange>
        </w:rPr>
      </w:pPr>
    </w:p>
    <w:p w14:paraId="5BCA09F9"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078" w:author="Meryl Etman" w:date="2020-03-25T10:10:00Z">
            <w:rPr>
              <w:rFonts w:ascii="Arial" w:eastAsia="Calibri" w:hAnsi="Arial"/>
              <w:i/>
              <w:iCs/>
              <w:sz w:val="18"/>
              <w:szCs w:val="24"/>
              <w:rtl/>
            </w:rPr>
          </w:rPrChange>
        </w:rPr>
      </w:pPr>
    </w:p>
    <w:p w14:paraId="70ED7776"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07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080" w:author="Meryl Etman" w:date="2020-03-25T10:10:00Z">
            <w:rPr>
              <w:rFonts w:ascii="Arial" w:eastAsia="Calibri" w:hAnsi="Arial" w:hint="cs"/>
              <w:i/>
              <w:iCs/>
              <w:sz w:val="18"/>
              <w:szCs w:val="24"/>
              <w:rtl/>
            </w:rPr>
          </w:rPrChange>
        </w:rPr>
        <w:t>הערות</w:t>
      </w:r>
    </w:p>
    <w:p w14:paraId="610CDA2F"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081"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72D5A62A" w14:textId="77777777" w:rsidTr="00341985">
        <w:tc>
          <w:tcPr>
            <w:tcW w:w="815" w:type="dxa"/>
            <w:shd w:val="clear" w:color="auto" w:fill="auto"/>
          </w:tcPr>
          <w:p w14:paraId="451B21B4" w14:textId="77777777" w:rsidR="00EB5A81" w:rsidRPr="000748C0" w:rsidRDefault="00EB5A81" w:rsidP="00341985">
            <w:pPr>
              <w:suppressAutoHyphens/>
              <w:autoSpaceDN w:val="0"/>
              <w:textAlignment w:val="baseline"/>
              <w:rPr>
                <w:rFonts w:ascii="Arial" w:eastAsia="Calibri" w:hAnsi="Arial"/>
                <w:b/>
                <w:bCs/>
                <w:sz w:val="16"/>
                <w:rtl/>
                <w:rPrChange w:id="6082" w:author="Meryl Etman" w:date="2020-03-25T10:10:00Z">
                  <w:rPr>
                    <w:rFonts w:ascii="Arial" w:eastAsia="Calibri" w:hAnsi="Arial"/>
                    <w:b/>
                    <w:bCs/>
                    <w:sz w:val="16"/>
                    <w:rtl/>
                  </w:rPr>
                </w:rPrChange>
              </w:rPr>
            </w:pPr>
            <w:r w:rsidRPr="000748C0">
              <w:rPr>
                <w:rFonts w:ascii="Arial" w:eastAsia="Calibri" w:hAnsi="Arial" w:hint="cs"/>
                <w:b/>
                <w:bCs/>
                <w:sz w:val="16"/>
                <w:rtl/>
                <w:rPrChange w:id="6083" w:author="Meryl Etman" w:date="2020-03-25T10:10:00Z">
                  <w:rPr>
                    <w:rFonts w:ascii="Arial" w:eastAsia="Calibri" w:hAnsi="Arial" w:hint="cs"/>
                    <w:b/>
                    <w:bCs/>
                    <w:sz w:val="16"/>
                    <w:rtl/>
                  </w:rPr>
                </w:rPrChange>
              </w:rPr>
              <w:t>תאריך</w:t>
            </w:r>
          </w:p>
        </w:tc>
        <w:tc>
          <w:tcPr>
            <w:tcW w:w="847" w:type="dxa"/>
            <w:shd w:val="clear" w:color="auto" w:fill="auto"/>
          </w:tcPr>
          <w:p w14:paraId="3CE8CE0F" w14:textId="77777777" w:rsidR="00EB5A81" w:rsidRPr="000748C0" w:rsidRDefault="00EB5A81" w:rsidP="00341985">
            <w:pPr>
              <w:suppressAutoHyphens/>
              <w:autoSpaceDN w:val="0"/>
              <w:textAlignment w:val="baseline"/>
              <w:rPr>
                <w:rFonts w:ascii="Arial" w:eastAsia="Calibri" w:hAnsi="Arial"/>
                <w:b/>
                <w:bCs/>
                <w:sz w:val="16"/>
                <w:rtl/>
                <w:rPrChange w:id="6084" w:author="Meryl Etman" w:date="2020-03-25T10:10:00Z">
                  <w:rPr>
                    <w:rFonts w:ascii="Arial" w:eastAsia="Calibri" w:hAnsi="Arial"/>
                    <w:b/>
                    <w:bCs/>
                    <w:sz w:val="16"/>
                    <w:rtl/>
                  </w:rPr>
                </w:rPrChange>
              </w:rPr>
            </w:pPr>
            <w:r w:rsidRPr="000748C0">
              <w:rPr>
                <w:rFonts w:ascii="Arial" w:eastAsia="Calibri" w:hAnsi="Arial" w:hint="cs"/>
                <w:b/>
                <w:bCs/>
                <w:sz w:val="16"/>
                <w:rtl/>
                <w:rPrChange w:id="6085" w:author="Meryl Etman" w:date="2020-03-25T10:10:00Z">
                  <w:rPr>
                    <w:rFonts w:ascii="Arial" w:eastAsia="Calibri" w:hAnsi="Arial" w:hint="cs"/>
                    <w:b/>
                    <w:bCs/>
                    <w:sz w:val="16"/>
                    <w:rtl/>
                  </w:rPr>
                </w:rPrChange>
              </w:rPr>
              <w:t>סעיף</w:t>
            </w:r>
          </w:p>
        </w:tc>
        <w:tc>
          <w:tcPr>
            <w:tcW w:w="1947" w:type="dxa"/>
            <w:shd w:val="clear" w:color="auto" w:fill="auto"/>
          </w:tcPr>
          <w:p w14:paraId="4A35DCDB" w14:textId="77777777" w:rsidR="00EB5A81" w:rsidRPr="000748C0" w:rsidRDefault="00EB5A81" w:rsidP="00341985">
            <w:pPr>
              <w:suppressAutoHyphens/>
              <w:autoSpaceDN w:val="0"/>
              <w:textAlignment w:val="baseline"/>
              <w:rPr>
                <w:rFonts w:ascii="Arial" w:eastAsia="Calibri" w:hAnsi="Arial"/>
                <w:b/>
                <w:bCs/>
                <w:sz w:val="16"/>
                <w:rtl/>
                <w:rPrChange w:id="6086" w:author="Meryl Etman" w:date="2020-03-25T10:10:00Z">
                  <w:rPr>
                    <w:rFonts w:ascii="Arial" w:eastAsia="Calibri" w:hAnsi="Arial"/>
                    <w:b/>
                    <w:bCs/>
                    <w:sz w:val="16"/>
                    <w:rtl/>
                  </w:rPr>
                </w:rPrChange>
              </w:rPr>
            </w:pPr>
            <w:r w:rsidRPr="000748C0">
              <w:rPr>
                <w:rFonts w:ascii="Arial" w:eastAsia="Calibri" w:hAnsi="Arial" w:hint="cs"/>
                <w:b/>
                <w:bCs/>
                <w:sz w:val="16"/>
                <w:rtl/>
                <w:rPrChange w:id="6087" w:author="Meryl Etman" w:date="2020-03-25T10:10:00Z">
                  <w:rPr>
                    <w:rFonts w:ascii="Arial" w:eastAsia="Calibri" w:hAnsi="Arial" w:hint="cs"/>
                    <w:b/>
                    <w:bCs/>
                    <w:sz w:val="16"/>
                    <w:rtl/>
                  </w:rPr>
                </w:rPrChange>
              </w:rPr>
              <w:t>תיאור הליקוי</w:t>
            </w:r>
          </w:p>
        </w:tc>
        <w:tc>
          <w:tcPr>
            <w:tcW w:w="3226" w:type="dxa"/>
            <w:shd w:val="clear" w:color="auto" w:fill="auto"/>
          </w:tcPr>
          <w:p w14:paraId="0F669B5F" w14:textId="77777777" w:rsidR="00EB5A81" w:rsidRPr="000748C0" w:rsidRDefault="00EB5A81" w:rsidP="00341985">
            <w:pPr>
              <w:suppressAutoHyphens/>
              <w:autoSpaceDN w:val="0"/>
              <w:textAlignment w:val="baseline"/>
              <w:rPr>
                <w:rFonts w:ascii="Arial" w:eastAsia="Calibri" w:hAnsi="Arial"/>
                <w:b/>
                <w:bCs/>
                <w:sz w:val="16"/>
                <w:rtl/>
                <w:rPrChange w:id="6088" w:author="Meryl Etman" w:date="2020-03-25T10:10:00Z">
                  <w:rPr>
                    <w:rFonts w:ascii="Arial" w:eastAsia="Calibri" w:hAnsi="Arial"/>
                    <w:b/>
                    <w:bCs/>
                    <w:sz w:val="16"/>
                    <w:rtl/>
                  </w:rPr>
                </w:rPrChange>
              </w:rPr>
            </w:pPr>
            <w:r w:rsidRPr="000748C0">
              <w:rPr>
                <w:rFonts w:ascii="Arial" w:eastAsia="Calibri" w:hAnsi="Arial" w:hint="cs"/>
                <w:b/>
                <w:bCs/>
                <w:sz w:val="16"/>
                <w:rtl/>
                <w:rPrChange w:id="6089" w:author="Meryl Etman" w:date="2020-03-25T10:10:00Z">
                  <w:rPr>
                    <w:rFonts w:ascii="Arial" w:eastAsia="Calibri" w:hAnsi="Arial" w:hint="cs"/>
                    <w:b/>
                    <w:bCs/>
                    <w:sz w:val="16"/>
                    <w:rtl/>
                  </w:rPr>
                </w:rPrChange>
              </w:rPr>
              <w:t>הנחיות לתיקון</w:t>
            </w:r>
          </w:p>
        </w:tc>
        <w:tc>
          <w:tcPr>
            <w:tcW w:w="2793" w:type="dxa"/>
            <w:shd w:val="clear" w:color="auto" w:fill="auto"/>
          </w:tcPr>
          <w:p w14:paraId="6E634EDF" w14:textId="77777777" w:rsidR="00EB5A81" w:rsidRPr="000748C0" w:rsidRDefault="00EB5A81" w:rsidP="00341985">
            <w:pPr>
              <w:suppressAutoHyphens/>
              <w:autoSpaceDN w:val="0"/>
              <w:textAlignment w:val="baseline"/>
              <w:rPr>
                <w:rFonts w:ascii="Arial" w:eastAsia="Calibri" w:hAnsi="Arial"/>
                <w:b/>
                <w:bCs/>
                <w:sz w:val="16"/>
                <w:rtl/>
                <w:rPrChange w:id="6090" w:author="Meryl Etman" w:date="2020-03-25T10:10:00Z">
                  <w:rPr>
                    <w:rFonts w:ascii="Arial" w:eastAsia="Calibri" w:hAnsi="Arial"/>
                    <w:b/>
                    <w:bCs/>
                    <w:sz w:val="16"/>
                    <w:rtl/>
                  </w:rPr>
                </w:rPrChange>
              </w:rPr>
            </w:pPr>
            <w:r w:rsidRPr="000748C0">
              <w:rPr>
                <w:rFonts w:ascii="Arial" w:eastAsia="Calibri" w:hAnsi="Arial" w:hint="cs"/>
                <w:b/>
                <w:bCs/>
                <w:sz w:val="16"/>
                <w:rtl/>
                <w:rPrChange w:id="6091" w:author="Meryl Etman" w:date="2020-03-25T10:10:00Z">
                  <w:rPr>
                    <w:rFonts w:ascii="Arial" w:eastAsia="Calibri" w:hAnsi="Arial" w:hint="cs"/>
                    <w:b/>
                    <w:bCs/>
                    <w:sz w:val="16"/>
                    <w:rtl/>
                  </w:rPr>
                </w:rPrChange>
              </w:rPr>
              <w:t>סטאטוס טיפול</w:t>
            </w:r>
          </w:p>
        </w:tc>
      </w:tr>
      <w:tr w:rsidR="00EB5A81" w:rsidRPr="000748C0" w14:paraId="4C6CFC0A" w14:textId="77777777" w:rsidTr="00341985">
        <w:tc>
          <w:tcPr>
            <w:tcW w:w="815" w:type="dxa"/>
            <w:shd w:val="clear" w:color="auto" w:fill="auto"/>
            <w:vAlign w:val="center"/>
          </w:tcPr>
          <w:p w14:paraId="09547B7E" w14:textId="77777777" w:rsidR="00EB5A81" w:rsidRPr="000748C0" w:rsidRDefault="00EB5A81" w:rsidP="00341985">
            <w:pPr>
              <w:suppressAutoHyphens/>
              <w:autoSpaceDN w:val="0"/>
              <w:jc w:val="center"/>
              <w:textAlignment w:val="baseline"/>
              <w:rPr>
                <w:rFonts w:ascii="Arial" w:eastAsia="Calibri" w:hAnsi="Arial"/>
                <w:sz w:val="18"/>
                <w:szCs w:val="24"/>
                <w:rtl/>
                <w:rPrChange w:id="6092" w:author="Meryl Etman" w:date="2020-03-25T10:10:00Z">
                  <w:rPr>
                    <w:rFonts w:ascii="Arial" w:eastAsia="Calibri" w:hAnsi="Arial"/>
                    <w:sz w:val="18"/>
                    <w:szCs w:val="24"/>
                    <w:rtl/>
                  </w:rPr>
                </w:rPrChange>
              </w:rPr>
            </w:pPr>
          </w:p>
        </w:tc>
        <w:tc>
          <w:tcPr>
            <w:tcW w:w="847" w:type="dxa"/>
            <w:shd w:val="clear" w:color="auto" w:fill="auto"/>
          </w:tcPr>
          <w:p w14:paraId="09124959" w14:textId="77777777" w:rsidR="00EB5A81" w:rsidRPr="000748C0" w:rsidRDefault="00EB5A81" w:rsidP="00341985">
            <w:pPr>
              <w:suppressAutoHyphens/>
              <w:autoSpaceDN w:val="0"/>
              <w:jc w:val="both"/>
              <w:textAlignment w:val="baseline"/>
              <w:rPr>
                <w:rFonts w:ascii="Arial" w:eastAsia="Calibri" w:hAnsi="Arial"/>
                <w:sz w:val="18"/>
                <w:szCs w:val="24"/>
                <w:rtl/>
                <w:rPrChange w:id="6093" w:author="Meryl Etman" w:date="2020-03-25T10:10:00Z">
                  <w:rPr>
                    <w:rFonts w:ascii="Arial" w:eastAsia="Calibri" w:hAnsi="Arial"/>
                    <w:sz w:val="18"/>
                    <w:szCs w:val="24"/>
                    <w:rtl/>
                  </w:rPr>
                </w:rPrChange>
              </w:rPr>
            </w:pPr>
          </w:p>
        </w:tc>
        <w:tc>
          <w:tcPr>
            <w:tcW w:w="1947" w:type="dxa"/>
            <w:shd w:val="clear" w:color="auto" w:fill="auto"/>
            <w:vAlign w:val="center"/>
          </w:tcPr>
          <w:p w14:paraId="1D949421" w14:textId="77777777" w:rsidR="00EB5A81" w:rsidRPr="000748C0" w:rsidRDefault="00EB5A81" w:rsidP="00341985">
            <w:pPr>
              <w:suppressAutoHyphens/>
              <w:autoSpaceDN w:val="0"/>
              <w:textAlignment w:val="baseline"/>
              <w:rPr>
                <w:rFonts w:ascii="Arial" w:eastAsia="Calibri" w:hAnsi="Arial"/>
                <w:sz w:val="14"/>
                <w:rtl/>
                <w:rPrChange w:id="6094" w:author="Meryl Etman" w:date="2020-03-25T10:10:00Z">
                  <w:rPr>
                    <w:rFonts w:ascii="Arial" w:eastAsia="Calibri" w:hAnsi="Arial"/>
                    <w:sz w:val="14"/>
                    <w:rtl/>
                  </w:rPr>
                </w:rPrChange>
              </w:rPr>
            </w:pPr>
          </w:p>
        </w:tc>
        <w:tc>
          <w:tcPr>
            <w:tcW w:w="3226" w:type="dxa"/>
            <w:shd w:val="clear" w:color="auto" w:fill="auto"/>
            <w:vAlign w:val="center"/>
          </w:tcPr>
          <w:p w14:paraId="680383B0" w14:textId="77777777" w:rsidR="00EB5A81" w:rsidRPr="000748C0" w:rsidRDefault="00EB5A81" w:rsidP="00341985">
            <w:pPr>
              <w:suppressAutoHyphens/>
              <w:autoSpaceDN w:val="0"/>
              <w:textAlignment w:val="baseline"/>
              <w:rPr>
                <w:rFonts w:ascii="Arial" w:eastAsia="Calibri" w:hAnsi="Arial"/>
                <w:sz w:val="14"/>
                <w:rtl/>
                <w:rPrChange w:id="6095" w:author="Meryl Etman" w:date="2020-03-25T10:10:00Z">
                  <w:rPr>
                    <w:rFonts w:ascii="Arial" w:eastAsia="Calibri" w:hAnsi="Arial"/>
                    <w:sz w:val="14"/>
                    <w:rtl/>
                  </w:rPr>
                </w:rPrChange>
              </w:rPr>
            </w:pPr>
          </w:p>
        </w:tc>
        <w:tc>
          <w:tcPr>
            <w:tcW w:w="2793" w:type="dxa"/>
            <w:shd w:val="clear" w:color="auto" w:fill="auto"/>
            <w:vAlign w:val="center"/>
          </w:tcPr>
          <w:p w14:paraId="69DFDEA3" w14:textId="77777777" w:rsidR="00EB5A81" w:rsidRPr="000748C0" w:rsidRDefault="00EB5A81" w:rsidP="00341985">
            <w:pPr>
              <w:suppressAutoHyphens/>
              <w:autoSpaceDN w:val="0"/>
              <w:textAlignment w:val="baseline"/>
              <w:rPr>
                <w:rFonts w:ascii="Arial" w:eastAsia="Calibri" w:hAnsi="Arial"/>
                <w:sz w:val="14"/>
                <w:rtl/>
                <w:rPrChange w:id="6096" w:author="Meryl Etman" w:date="2020-03-25T10:10:00Z">
                  <w:rPr>
                    <w:rFonts w:ascii="Arial" w:eastAsia="Calibri" w:hAnsi="Arial"/>
                    <w:sz w:val="14"/>
                    <w:rtl/>
                  </w:rPr>
                </w:rPrChange>
              </w:rPr>
            </w:pPr>
          </w:p>
        </w:tc>
      </w:tr>
      <w:tr w:rsidR="00EB5A81" w:rsidRPr="000748C0" w14:paraId="1B8DADA8" w14:textId="77777777" w:rsidTr="00341985">
        <w:tc>
          <w:tcPr>
            <w:tcW w:w="815" w:type="dxa"/>
            <w:shd w:val="clear" w:color="auto" w:fill="auto"/>
            <w:vAlign w:val="center"/>
          </w:tcPr>
          <w:p w14:paraId="0C0DE9E5" w14:textId="77777777" w:rsidR="00EB5A81" w:rsidRPr="000748C0" w:rsidRDefault="00EB5A81" w:rsidP="00341985">
            <w:pPr>
              <w:suppressAutoHyphens/>
              <w:autoSpaceDN w:val="0"/>
              <w:jc w:val="center"/>
              <w:textAlignment w:val="baseline"/>
              <w:rPr>
                <w:rFonts w:ascii="Arial" w:eastAsia="Calibri" w:hAnsi="Arial"/>
                <w:sz w:val="18"/>
                <w:szCs w:val="24"/>
                <w:rtl/>
                <w:rPrChange w:id="6097" w:author="Meryl Etman" w:date="2020-03-25T10:10:00Z">
                  <w:rPr>
                    <w:rFonts w:ascii="Arial" w:eastAsia="Calibri" w:hAnsi="Arial"/>
                    <w:sz w:val="18"/>
                    <w:szCs w:val="24"/>
                    <w:rtl/>
                  </w:rPr>
                </w:rPrChange>
              </w:rPr>
            </w:pPr>
          </w:p>
        </w:tc>
        <w:tc>
          <w:tcPr>
            <w:tcW w:w="847" w:type="dxa"/>
            <w:shd w:val="clear" w:color="auto" w:fill="auto"/>
          </w:tcPr>
          <w:p w14:paraId="0CD2BD01" w14:textId="77777777" w:rsidR="00EB5A81" w:rsidRPr="000748C0" w:rsidRDefault="00EB5A81" w:rsidP="00341985">
            <w:pPr>
              <w:suppressAutoHyphens/>
              <w:autoSpaceDN w:val="0"/>
              <w:jc w:val="both"/>
              <w:textAlignment w:val="baseline"/>
              <w:rPr>
                <w:rFonts w:ascii="Arial" w:eastAsia="Calibri" w:hAnsi="Arial"/>
                <w:sz w:val="18"/>
                <w:szCs w:val="24"/>
                <w:rtl/>
                <w:rPrChange w:id="6098" w:author="Meryl Etman" w:date="2020-03-25T10:10:00Z">
                  <w:rPr>
                    <w:rFonts w:ascii="Arial" w:eastAsia="Calibri" w:hAnsi="Arial"/>
                    <w:sz w:val="18"/>
                    <w:szCs w:val="24"/>
                    <w:rtl/>
                  </w:rPr>
                </w:rPrChange>
              </w:rPr>
            </w:pPr>
          </w:p>
        </w:tc>
        <w:tc>
          <w:tcPr>
            <w:tcW w:w="1947" w:type="dxa"/>
            <w:shd w:val="clear" w:color="auto" w:fill="auto"/>
            <w:vAlign w:val="center"/>
          </w:tcPr>
          <w:p w14:paraId="0BA9756E" w14:textId="77777777" w:rsidR="00EB5A81" w:rsidRPr="000748C0" w:rsidRDefault="00EB5A81" w:rsidP="00341985">
            <w:pPr>
              <w:suppressAutoHyphens/>
              <w:autoSpaceDN w:val="0"/>
              <w:textAlignment w:val="baseline"/>
              <w:rPr>
                <w:rFonts w:ascii="Arial" w:eastAsia="Calibri" w:hAnsi="Arial"/>
                <w:sz w:val="14"/>
                <w:rtl/>
                <w:rPrChange w:id="6099" w:author="Meryl Etman" w:date="2020-03-25T10:10:00Z">
                  <w:rPr>
                    <w:rFonts w:ascii="Arial" w:eastAsia="Calibri" w:hAnsi="Arial"/>
                    <w:sz w:val="14"/>
                    <w:rtl/>
                  </w:rPr>
                </w:rPrChange>
              </w:rPr>
            </w:pPr>
          </w:p>
        </w:tc>
        <w:tc>
          <w:tcPr>
            <w:tcW w:w="3226" w:type="dxa"/>
            <w:shd w:val="clear" w:color="auto" w:fill="auto"/>
            <w:vAlign w:val="center"/>
          </w:tcPr>
          <w:p w14:paraId="7F0ABAEC" w14:textId="77777777" w:rsidR="00EB5A81" w:rsidRPr="000748C0" w:rsidRDefault="00EB5A81" w:rsidP="00341985">
            <w:pPr>
              <w:suppressAutoHyphens/>
              <w:autoSpaceDN w:val="0"/>
              <w:textAlignment w:val="baseline"/>
              <w:rPr>
                <w:rFonts w:ascii="Arial" w:eastAsia="Calibri" w:hAnsi="Arial"/>
                <w:sz w:val="14"/>
                <w:rtl/>
                <w:rPrChange w:id="6100" w:author="Meryl Etman" w:date="2020-03-25T10:10:00Z">
                  <w:rPr>
                    <w:rFonts w:ascii="Arial" w:eastAsia="Calibri" w:hAnsi="Arial"/>
                    <w:sz w:val="14"/>
                    <w:rtl/>
                  </w:rPr>
                </w:rPrChange>
              </w:rPr>
            </w:pPr>
          </w:p>
        </w:tc>
        <w:tc>
          <w:tcPr>
            <w:tcW w:w="2793" w:type="dxa"/>
            <w:shd w:val="clear" w:color="auto" w:fill="auto"/>
            <w:vAlign w:val="center"/>
          </w:tcPr>
          <w:p w14:paraId="59B1F841" w14:textId="77777777" w:rsidR="00EB5A81" w:rsidRPr="000748C0" w:rsidRDefault="00EB5A81" w:rsidP="00341985">
            <w:pPr>
              <w:suppressAutoHyphens/>
              <w:autoSpaceDN w:val="0"/>
              <w:textAlignment w:val="baseline"/>
              <w:rPr>
                <w:rFonts w:ascii="Arial" w:eastAsia="Calibri" w:hAnsi="Arial"/>
                <w:sz w:val="14"/>
                <w:rtl/>
                <w:rPrChange w:id="6101" w:author="Meryl Etman" w:date="2020-03-25T10:10:00Z">
                  <w:rPr>
                    <w:rFonts w:ascii="Arial" w:eastAsia="Calibri" w:hAnsi="Arial"/>
                    <w:sz w:val="14"/>
                    <w:rtl/>
                  </w:rPr>
                </w:rPrChange>
              </w:rPr>
            </w:pPr>
          </w:p>
        </w:tc>
      </w:tr>
      <w:tr w:rsidR="00EB5A81" w:rsidRPr="000748C0" w14:paraId="088966DF" w14:textId="77777777" w:rsidTr="00341985">
        <w:tc>
          <w:tcPr>
            <w:tcW w:w="815" w:type="dxa"/>
            <w:shd w:val="clear" w:color="auto" w:fill="auto"/>
            <w:vAlign w:val="center"/>
          </w:tcPr>
          <w:p w14:paraId="254BC9EB" w14:textId="77777777" w:rsidR="00EB5A81" w:rsidRPr="000748C0" w:rsidRDefault="00EB5A81" w:rsidP="00341985">
            <w:pPr>
              <w:suppressAutoHyphens/>
              <w:autoSpaceDN w:val="0"/>
              <w:jc w:val="center"/>
              <w:textAlignment w:val="baseline"/>
              <w:rPr>
                <w:rFonts w:ascii="Arial" w:eastAsia="Calibri" w:hAnsi="Arial"/>
                <w:sz w:val="18"/>
                <w:szCs w:val="24"/>
                <w:rtl/>
                <w:rPrChange w:id="6102" w:author="Meryl Etman" w:date="2020-03-25T10:10:00Z">
                  <w:rPr>
                    <w:rFonts w:ascii="Arial" w:eastAsia="Calibri" w:hAnsi="Arial"/>
                    <w:sz w:val="18"/>
                    <w:szCs w:val="24"/>
                    <w:rtl/>
                  </w:rPr>
                </w:rPrChange>
              </w:rPr>
            </w:pPr>
          </w:p>
        </w:tc>
        <w:tc>
          <w:tcPr>
            <w:tcW w:w="847" w:type="dxa"/>
            <w:shd w:val="clear" w:color="auto" w:fill="auto"/>
          </w:tcPr>
          <w:p w14:paraId="678E0593" w14:textId="77777777" w:rsidR="00EB5A81" w:rsidRPr="000748C0" w:rsidRDefault="00EB5A81" w:rsidP="00341985">
            <w:pPr>
              <w:suppressAutoHyphens/>
              <w:autoSpaceDN w:val="0"/>
              <w:jc w:val="both"/>
              <w:textAlignment w:val="baseline"/>
              <w:rPr>
                <w:rFonts w:ascii="Arial" w:eastAsia="Calibri" w:hAnsi="Arial"/>
                <w:sz w:val="18"/>
                <w:szCs w:val="24"/>
                <w:rtl/>
                <w:rPrChange w:id="6103" w:author="Meryl Etman" w:date="2020-03-25T10:10:00Z">
                  <w:rPr>
                    <w:rFonts w:ascii="Arial" w:eastAsia="Calibri" w:hAnsi="Arial"/>
                    <w:sz w:val="18"/>
                    <w:szCs w:val="24"/>
                    <w:rtl/>
                  </w:rPr>
                </w:rPrChange>
              </w:rPr>
            </w:pPr>
          </w:p>
        </w:tc>
        <w:tc>
          <w:tcPr>
            <w:tcW w:w="1947" w:type="dxa"/>
            <w:shd w:val="clear" w:color="auto" w:fill="auto"/>
            <w:vAlign w:val="center"/>
          </w:tcPr>
          <w:p w14:paraId="4E78C400" w14:textId="77777777" w:rsidR="00EB5A81" w:rsidRPr="000748C0" w:rsidRDefault="00EB5A81" w:rsidP="00341985">
            <w:pPr>
              <w:suppressAutoHyphens/>
              <w:autoSpaceDN w:val="0"/>
              <w:textAlignment w:val="baseline"/>
              <w:rPr>
                <w:rFonts w:ascii="Arial" w:eastAsia="Calibri" w:hAnsi="Arial"/>
                <w:sz w:val="14"/>
                <w:rtl/>
                <w:rPrChange w:id="6104" w:author="Meryl Etman" w:date="2020-03-25T10:10:00Z">
                  <w:rPr>
                    <w:rFonts w:ascii="Arial" w:eastAsia="Calibri" w:hAnsi="Arial"/>
                    <w:sz w:val="14"/>
                    <w:rtl/>
                  </w:rPr>
                </w:rPrChange>
              </w:rPr>
            </w:pPr>
          </w:p>
        </w:tc>
        <w:tc>
          <w:tcPr>
            <w:tcW w:w="3226" w:type="dxa"/>
            <w:shd w:val="clear" w:color="auto" w:fill="auto"/>
            <w:vAlign w:val="center"/>
          </w:tcPr>
          <w:p w14:paraId="0A04078C" w14:textId="77777777" w:rsidR="00EB5A81" w:rsidRPr="000748C0" w:rsidRDefault="00EB5A81" w:rsidP="00341985">
            <w:pPr>
              <w:suppressAutoHyphens/>
              <w:autoSpaceDN w:val="0"/>
              <w:textAlignment w:val="baseline"/>
              <w:rPr>
                <w:rFonts w:ascii="Arial" w:eastAsia="Calibri" w:hAnsi="Arial"/>
                <w:sz w:val="14"/>
                <w:rtl/>
                <w:rPrChange w:id="6105" w:author="Meryl Etman" w:date="2020-03-25T10:10:00Z">
                  <w:rPr>
                    <w:rFonts w:ascii="Arial" w:eastAsia="Calibri" w:hAnsi="Arial"/>
                    <w:sz w:val="14"/>
                    <w:rtl/>
                  </w:rPr>
                </w:rPrChange>
              </w:rPr>
            </w:pPr>
          </w:p>
        </w:tc>
        <w:tc>
          <w:tcPr>
            <w:tcW w:w="2793" w:type="dxa"/>
            <w:shd w:val="clear" w:color="auto" w:fill="auto"/>
            <w:vAlign w:val="center"/>
          </w:tcPr>
          <w:p w14:paraId="57A24DA4" w14:textId="77777777" w:rsidR="00EB5A81" w:rsidRPr="000748C0" w:rsidRDefault="00EB5A81" w:rsidP="00341985">
            <w:pPr>
              <w:suppressAutoHyphens/>
              <w:autoSpaceDN w:val="0"/>
              <w:textAlignment w:val="baseline"/>
              <w:rPr>
                <w:rFonts w:ascii="Arial" w:eastAsia="Calibri" w:hAnsi="Arial"/>
                <w:sz w:val="14"/>
                <w:rtl/>
                <w:rPrChange w:id="6106" w:author="Meryl Etman" w:date="2020-03-25T10:10:00Z">
                  <w:rPr>
                    <w:rFonts w:ascii="Arial" w:eastAsia="Calibri" w:hAnsi="Arial"/>
                    <w:sz w:val="14"/>
                    <w:rtl/>
                  </w:rPr>
                </w:rPrChange>
              </w:rPr>
            </w:pPr>
          </w:p>
        </w:tc>
      </w:tr>
      <w:tr w:rsidR="00EB5A81" w:rsidRPr="000748C0" w14:paraId="008879A0" w14:textId="77777777" w:rsidTr="00341985">
        <w:tc>
          <w:tcPr>
            <w:tcW w:w="815" w:type="dxa"/>
            <w:shd w:val="clear" w:color="auto" w:fill="auto"/>
            <w:vAlign w:val="center"/>
          </w:tcPr>
          <w:p w14:paraId="1A3C27C5" w14:textId="77777777" w:rsidR="00EB5A81" w:rsidRPr="000748C0" w:rsidRDefault="00EB5A81" w:rsidP="00341985">
            <w:pPr>
              <w:suppressAutoHyphens/>
              <w:autoSpaceDN w:val="0"/>
              <w:jc w:val="center"/>
              <w:textAlignment w:val="baseline"/>
              <w:rPr>
                <w:rFonts w:ascii="Arial" w:eastAsia="Calibri" w:hAnsi="Arial"/>
                <w:sz w:val="18"/>
                <w:szCs w:val="24"/>
                <w:rtl/>
                <w:rPrChange w:id="6107" w:author="Meryl Etman" w:date="2020-03-25T10:10:00Z">
                  <w:rPr>
                    <w:rFonts w:ascii="Arial" w:eastAsia="Calibri" w:hAnsi="Arial"/>
                    <w:sz w:val="18"/>
                    <w:szCs w:val="24"/>
                    <w:rtl/>
                  </w:rPr>
                </w:rPrChange>
              </w:rPr>
            </w:pPr>
          </w:p>
        </w:tc>
        <w:tc>
          <w:tcPr>
            <w:tcW w:w="847" w:type="dxa"/>
            <w:shd w:val="clear" w:color="auto" w:fill="auto"/>
          </w:tcPr>
          <w:p w14:paraId="10CE713C" w14:textId="77777777" w:rsidR="00EB5A81" w:rsidRPr="000748C0" w:rsidRDefault="00EB5A81" w:rsidP="00341985">
            <w:pPr>
              <w:suppressAutoHyphens/>
              <w:autoSpaceDN w:val="0"/>
              <w:jc w:val="both"/>
              <w:textAlignment w:val="baseline"/>
              <w:rPr>
                <w:rFonts w:ascii="Arial" w:eastAsia="Calibri" w:hAnsi="Arial"/>
                <w:sz w:val="18"/>
                <w:szCs w:val="24"/>
                <w:rtl/>
                <w:rPrChange w:id="6108" w:author="Meryl Etman" w:date="2020-03-25T10:10:00Z">
                  <w:rPr>
                    <w:rFonts w:ascii="Arial" w:eastAsia="Calibri" w:hAnsi="Arial"/>
                    <w:sz w:val="18"/>
                    <w:szCs w:val="24"/>
                    <w:rtl/>
                  </w:rPr>
                </w:rPrChange>
              </w:rPr>
            </w:pPr>
          </w:p>
        </w:tc>
        <w:tc>
          <w:tcPr>
            <w:tcW w:w="1947" w:type="dxa"/>
            <w:shd w:val="clear" w:color="auto" w:fill="auto"/>
            <w:vAlign w:val="center"/>
          </w:tcPr>
          <w:p w14:paraId="5ADAB4E8" w14:textId="77777777" w:rsidR="00EB5A81" w:rsidRPr="000748C0" w:rsidRDefault="00EB5A81" w:rsidP="00341985">
            <w:pPr>
              <w:suppressAutoHyphens/>
              <w:autoSpaceDN w:val="0"/>
              <w:textAlignment w:val="baseline"/>
              <w:rPr>
                <w:rFonts w:ascii="Arial" w:eastAsia="Calibri" w:hAnsi="Arial"/>
                <w:sz w:val="14"/>
                <w:rtl/>
                <w:rPrChange w:id="6109" w:author="Meryl Etman" w:date="2020-03-25T10:10:00Z">
                  <w:rPr>
                    <w:rFonts w:ascii="Arial" w:eastAsia="Calibri" w:hAnsi="Arial"/>
                    <w:sz w:val="14"/>
                    <w:rtl/>
                  </w:rPr>
                </w:rPrChange>
              </w:rPr>
            </w:pPr>
          </w:p>
        </w:tc>
        <w:tc>
          <w:tcPr>
            <w:tcW w:w="3226" w:type="dxa"/>
            <w:shd w:val="clear" w:color="auto" w:fill="auto"/>
            <w:vAlign w:val="center"/>
          </w:tcPr>
          <w:p w14:paraId="135B0545" w14:textId="77777777" w:rsidR="00EB5A81" w:rsidRPr="000748C0" w:rsidRDefault="00EB5A81" w:rsidP="00341985">
            <w:pPr>
              <w:suppressAutoHyphens/>
              <w:autoSpaceDN w:val="0"/>
              <w:textAlignment w:val="baseline"/>
              <w:rPr>
                <w:rFonts w:ascii="Arial" w:eastAsia="Calibri" w:hAnsi="Arial"/>
                <w:sz w:val="14"/>
                <w:rtl/>
                <w:rPrChange w:id="6110" w:author="Meryl Etman" w:date="2020-03-25T10:10:00Z">
                  <w:rPr>
                    <w:rFonts w:ascii="Arial" w:eastAsia="Calibri" w:hAnsi="Arial"/>
                    <w:sz w:val="14"/>
                    <w:rtl/>
                  </w:rPr>
                </w:rPrChange>
              </w:rPr>
            </w:pPr>
          </w:p>
        </w:tc>
        <w:tc>
          <w:tcPr>
            <w:tcW w:w="2793" w:type="dxa"/>
            <w:shd w:val="clear" w:color="auto" w:fill="auto"/>
            <w:vAlign w:val="center"/>
          </w:tcPr>
          <w:p w14:paraId="25E5EB81" w14:textId="77777777" w:rsidR="00EB5A81" w:rsidRPr="000748C0" w:rsidRDefault="00EB5A81" w:rsidP="00341985">
            <w:pPr>
              <w:suppressAutoHyphens/>
              <w:autoSpaceDN w:val="0"/>
              <w:textAlignment w:val="baseline"/>
              <w:rPr>
                <w:rFonts w:ascii="Arial" w:eastAsia="Calibri" w:hAnsi="Arial"/>
                <w:sz w:val="14"/>
                <w:rtl/>
                <w:rPrChange w:id="6111" w:author="Meryl Etman" w:date="2020-03-25T10:10:00Z">
                  <w:rPr>
                    <w:rFonts w:ascii="Arial" w:eastAsia="Calibri" w:hAnsi="Arial"/>
                    <w:sz w:val="14"/>
                    <w:rtl/>
                  </w:rPr>
                </w:rPrChange>
              </w:rPr>
            </w:pPr>
          </w:p>
        </w:tc>
      </w:tr>
      <w:tr w:rsidR="00EB5A81" w:rsidRPr="000748C0" w14:paraId="6434D79C" w14:textId="77777777" w:rsidTr="00341985">
        <w:tc>
          <w:tcPr>
            <w:tcW w:w="815" w:type="dxa"/>
            <w:shd w:val="clear" w:color="auto" w:fill="auto"/>
            <w:vAlign w:val="center"/>
          </w:tcPr>
          <w:p w14:paraId="0EAEA6BA" w14:textId="77777777" w:rsidR="00EB5A81" w:rsidRPr="000748C0" w:rsidRDefault="00EB5A81" w:rsidP="00341985">
            <w:pPr>
              <w:suppressAutoHyphens/>
              <w:autoSpaceDN w:val="0"/>
              <w:jc w:val="center"/>
              <w:textAlignment w:val="baseline"/>
              <w:rPr>
                <w:rFonts w:ascii="Arial" w:eastAsia="Calibri" w:hAnsi="Arial"/>
                <w:sz w:val="18"/>
                <w:szCs w:val="24"/>
                <w:rtl/>
                <w:rPrChange w:id="6112" w:author="Meryl Etman" w:date="2020-03-25T10:10:00Z">
                  <w:rPr>
                    <w:rFonts w:ascii="Arial" w:eastAsia="Calibri" w:hAnsi="Arial"/>
                    <w:sz w:val="18"/>
                    <w:szCs w:val="24"/>
                    <w:rtl/>
                  </w:rPr>
                </w:rPrChange>
              </w:rPr>
            </w:pPr>
          </w:p>
        </w:tc>
        <w:tc>
          <w:tcPr>
            <w:tcW w:w="847" w:type="dxa"/>
            <w:shd w:val="clear" w:color="auto" w:fill="auto"/>
          </w:tcPr>
          <w:p w14:paraId="5D3ED881" w14:textId="77777777" w:rsidR="00EB5A81" w:rsidRPr="000748C0" w:rsidRDefault="00EB5A81" w:rsidP="00341985">
            <w:pPr>
              <w:suppressAutoHyphens/>
              <w:autoSpaceDN w:val="0"/>
              <w:jc w:val="both"/>
              <w:textAlignment w:val="baseline"/>
              <w:rPr>
                <w:rFonts w:ascii="Arial" w:eastAsia="Calibri" w:hAnsi="Arial"/>
                <w:sz w:val="18"/>
                <w:szCs w:val="24"/>
                <w:rtl/>
                <w:rPrChange w:id="6113" w:author="Meryl Etman" w:date="2020-03-25T10:10:00Z">
                  <w:rPr>
                    <w:rFonts w:ascii="Arial" w:eastAsia="Calibri" w:hAnsi="Arial"/>
                    <w:sz w:val="18"/>
                    <w:szCs w:val="24"/>
                    <w:rtl/>
                  </w:rPr>
                </w:rPrChange>
              </w:rPr>
            </w:pPr>
          </w:p>
        </w:tc>
        <w:tc>
          <w:tcPr>
            <w:tcW w:w="1947" w:type="dxa"/>
            <w:shd w:val="clear" w:color="auto" w:fill="auto"/>
            <w:vAlign w:val="center"/>
          </w:tcPr>
          <w:p w14:paraId="4F04B546" w14:textId="77777777" w:rsidR="00EB5A81" w:rsidRPr="000748C0" w:rsidRDefault="00EB5A81" w:rsidP="00341985">
            <w:pPr>
              <w:suppressAutoHyphens/>
              <w:autoSpaceDN w:val="0"/>
              <w:textAlignment w:val="baseline"/>
              <w:rPr>
                <w:rFonts w:ascii="Arial" w:eastAsia="Calibri" w:hAnsi="Arial"/>
                <w:sz w:val="14"/>
                <w:rtl/>
                <w:rPrChange w:id="6114" w:author="Meryl Etman" w:date="2020-03-25T10:10:00Z">
                  <w:rPr>
                    <w:rFonts w:ascii="Arial" w:eastAsia="Calibri" w:hAnsi="Arial"/>
                    <w:sz w:val="14"/>
                    <w:rtl/>
                  </w:rPr>
                </w:rPrChange>
              </w:rPr>
            </w:pPr>
          </w:p>
        </w:tc>
        <w:tc>
          <w:tcPr>
            <w:tcW w:w="3226" w:type="dxa"/>
            <w:shd w:val="clear" w:color="auto" w:fill="auto"/>
            <w:vAlign w:val="center"/>
          </w:tcPr>
          <w:p w14:paraId="02AB2FE0" w14:textId="77777777" w:rsidR="00EB5A81" w:rsidRPr="000748C0" w:rsidRDefault="00EB5A81" w:rsidP="00341985">
            <w:pPr>
              <w:suppressAutoHyphens/>
              <w:autoSpaceDN w:val="0"/>
              <w:textAlignment w:val="baseline"/>
              <w:rPr>
                <w:rFonts w:ascii="Arial" w:eastAsia="Calibri" w:hAnsi="Arial"/>
                <w:sz w:val="14"/>
                <w:rtl/>
                <w:rPrChange w:id="6115" w:author="Meryl Etman" w:date="2020-03-25T10:10:00Z">
                  <w:rPr>
                    <w:rFonts w:ascii="Arial" w:eastAsia="Calibri" w:hAnsi="Arial"/>
                    <w:sz w:val="14"/>
                    <w:rtl/>
                  </w:rPr>
                </w:rPrChange>
              </w:rPr>
            </w:pPr>
          </w:p>
        </w:tc>
        <w:tc>
          <w:tcPr>
            <w:tcW w:w="2793" w:type="dxa"/>
            <w:shd w:val="clear" w:color="auto" w:fill="auto"/>
            <w:vAlign w:val="center"/>
          </w:tcPr>
          <w:p w14:paraId="7C5857FF" w14:textId="77777777" w:rsidR="00EB5A81" w:rsidRPr="000748C0" w:rsidRDefault="00EB5A81" w:rsidP="00341985">
            <w:pPr>
              <w:suppressAutoHyphens/>
              <w:autoSpaceDN w:val="0"/>
              <w:textAlignment w:val="baseline"/>
              <w:rPr>
                <w:rFonts w:ascii="Arial" w:eastAsia="Calibri" w:hAnsi="Arial"/>
                <w:sz w:val="14"/>
                <w:rtl/>
                <w:rPrChange w:id="6116" w:author="Meryl Etman" w:date="2020-03-25T10:10:00Z">
                  <w:rPr>
                    <w:rFonts w:ascii="Arial" w:eastAsia="Calibri" w:hAnsi="Arial"/>
                    <w:sz w:val="14"/>
                    <w:rtl/>
                  </w:rPr>
                </w:rPrChange>
              </w:rPr>
            </w:pPr>
          </w:p>
        </w:tc>
      </w:tr>
      <w:tr w:rsidR="00EB5A81" w:rsidRPr="000748C0" w14:paraId="46B9EB36" w14:textId="77777777" w:rsidTr="00341985">
        <w:tc>
          <w:tcPr>
            <w:tcW w:w="815" w:type="dxa"/>
            <w:shd w:val="clear" w:color="auto" w:fill="auto"/>
            <w:vAlign w:val="center"/>
          </w:tcPr>
          <w:p w14:paraId="5A4063E5" w14:textId="77777777" w:rsidR="00EB5A81" w:rsidRPr="000748C0" w:rsidRDefault="00EB5A81" w:rsidP="00341985">
            <w:pPr>
              <w:suppressAutoHyphens/>
              <w:autoSpaceDN w:val="0"/>
              <w:jc w:val="center"/>
              <w:textAlignment w:val="baseline"/>
              <w:rPr>
                <w:rFonts w:ascii="Arial" w:eastAsia="Calibri" w:hAnsi="Arial"/>
                <w:sz w:val="18"/>
                <w:szCs w:val="24"/>
                <w:rtl/>
                <w:rPrChange w:id="6117" w:author="Meryl Etman" w:date="2020-03-25T10:10:00Z">
                  <w:rPr>
                    <w:rFonts w:ascii="Arial" w:eastAsia="Calibri" w:hAnsi="Arial"/>
                    <w:sz w:val="18"/>
                    <w:szCs w:val="24"/>
                    <w:rtl/>
                  </w:rPr>
                </w:rPrChange>
              </w:rPr>
            </w:pPr>
          </w:p>
        </w:tc>
        <w:tc>
          <w:tcPr>
            <w:tcW w:w="847" w:type="dxa"/>
            <w:shd w:val="clear" w:color="auto" w:fill="auto"/>
          </w:tcPr>
          <w:p w14:paraId="73453B6E" w14:textId="77777777" w:rsidR="00EB5A81" w:rsidRPr="000748C0" w:rsidRDefault="00EB5A81" w:rsidP="00341985">
            <w:pPr>
              <w:suppressAutoHyphens/>
              <w:autoSpaceDN w:val="0"/>
              <w:jc w:val="both"/>
              <w:textAlignment w:val="baseline"/>
              <w:rPr>
                <w:rFonts w:ascii="Arial" w:eastAsia="Calibri" w:hAnsi="Arial"/>
                <w:sz w:val="18"/>
                <w:szCs w:val="24"/>
                <w:rtl/>
                <w:rPrChange w:id="6118" w:author="Meryl Etman" w:date="2020-03-25T10:10:00Z">
                  <w:rPr>
                    <w:rFonts w:ascii="Arial" w:eastAsia="Calibri" w:hAnsi="Arial"/>
                    <w:sz w:val="18"/>
                    <w:szCs w:val="24"/>
                    <w:rtl/>
                  </w:rPr>
                </w:rPrChange>
              </w:rPr>
            </w:pPr>
          </w:p>
        </w:tc>
        <w:tc>
          <w:tcPr>
            <w:tcW w:w="1947" w:type="dxa"/>
            <w:shd w:val="clear" w:color="auto" w:fill="auto"/>
            <w:vAlign w:val="center"/>
          </w:tcPr>
          <w:p w14:paraId="4205D2BD" w14:textId="77777777" w:rsidR="00EB5A81" w:rsidRPr="000748C0" w:rsidRDefault="00EB5A81" w:rsidP="00341985">
            <w:pPr>
              <w:suppressAutoHyphens/>
              <w:autoSpaceDN w:val="0"/>
              <w:textAlignment w:val="baseline"/>
              <w:rPr>
                <w:rFonts w:ascii="Arial" w:eastAsia="Calibri" w:hAnsi="Arial"/>
                <w:sz w:val="14"/>
                <w:rtl/>
                <w:rPrChange w:id="6119" w:author="Meryl Etman" w:date="2020-03-25T10:10:00Z">
                  <w:rPr>
                    <w:rFonts w:ascii="Arial" w:eastAsia="Calibri" w:hAnsi="Arial"/>
                    <w:sz w:val="14"/>
                    <w:rtl/>
                  </w:rPr>
                </w:rPrChange>
              </w:rPr>
            </w:pPr>
          </w:p>
        </w:tc>
        <w:tc>
          <w:tcPr>
            <w:tcW w:w="3226" w:type="dxa"/>
            <w:shd w:val="clear" w:color="auto" w:fill="auto"/>
            <w:vAlign w:val="center"/>
          </w:tcPr>
          <w:p w14:paraId="74726629" w14:textId="77777777" w:rsidR="00EB5A81" w:rsidRPr="000748C0" w:rsidRDefault="00EB5A81" w:rsidP="00341985">
            <w:pPr>
              <w:suppressAutoHyphens/>
              <w:autoSpaceDN w:val="0"/>
              <w:textAlignment w:val="baseline"/>
              <w:rPr>
                <w:rFonts w:ascii="Arial" w:eastAsia="Calibri" w:hAnsi="Arial"/>
                <w:sz w:val="14"/>
                <w:rtl/>
                <w:rPrChange w:id="6120" w:author="Meryl Etman" w:date="2020-03-25T10:10:00Z">
                  <w:rPr>
                    <w:rFonts w:ascii="Arial" w:eastAsia="Calibri" w:hAnsi="Arial"/>
                    <w:sz w:val="14"/>
                    <w:rtl/>
                  </w:rPr>
                </w:rPrChange>
              </w:rPr>
            </w:pPr>
          </w:p>
        </w:tc>
        <w:tc>
          <w:tcPr>
            <w:tcW w:w="2793" w:type="dxa"/>
            <w:shd w:val="clear" w:color="auto" w:fill="auto"/>
            <w:vAlign w:val="center"/>
          </w:tcPr>
          <w:p w14:paraId="63C63A5D" w14:textId="77777777" w:rsidR="00EB5A81" w:rsidRPr="000748C0" w:rsidRDefault="00EB5A81" w:rsidP="00341985">
            <w:pPr>
              <w:suppressAutoHyphens/>
              <w:autoSpaceDN w:val="0"/>
              <w:textAlignment w:val="baseline"/>
              <w:rPr>
                <w:rFonts w:ascii="Arial" w:eastAsia="Calibri" w:hAnsi="Arial"/>
                <w:sz w:val="14"/>
                <w:rtl/>
                <w:rPrChange w:id="6121" w:author="Meryl Etman" w:date="2020-03-25T10:10:00Z">
                  <w:rPr>
                    <w:rFonts w:ascii="Arial" w:eastAsia="Calibri" w:hAnsi="Arial"/>
                    <w:sz w:val="14"/>
                    <w:rtl/>
                  </w:rPr>
                </w:rPrChange>
              </w:rPr>
            </w:pPr>
          </w:p>
        </w:tc>
      </w:tr>
      <w:tr w:rsidR="00EB5A81" w:rsidRPr="000748C0" w14:paraId="31679B00" w14:textId="77777777" w:rsidTr="00341985">
        <w:tc>
          <w:tcPr>
            <w:tcW w:w="815" w:type="dxa"/>
            <w:shd w:val="clear" w:color="auto" w:fill="auto"/>
            <w:vAlign w:val="center"/>
          </w:tcPr>
          <w:p w14:paraId="65813FE5" w14:textId="77777777" w:rsidR="00EB5A81" w:rsidRPr="000748C0" w:rsidRDefault="00EB5A81" w:rsidP="00341985">
            <w:pPr>
              <w:suppressAutoHyphens/>
              <w:autoSpaceDN w:val="0"/>
              <w:jc w:val="center"/>
              <w:textAlignment w:val="baseline"/>
              <w:rPr>
                <w:rFonts w:ascii="Arial" w:eastAsia="Calibri" w:hAnsi="Arial"/>
                <w:sz w:val="18"/>
                <w:szCs w:val="24"/>
                <w:rtl/>
                <w:rPrChange w:id="6122" w:author="Meryl Etman" w:date="2020-03-25T10:10:00Z">
                  <w:rPr>
                    <w:rFonts w:ascii="Arial" w:eastAsia="Calibri" w:hAnsi="Arial"/>
                    <w:sz w:val="18"/>
                    <w:szCs w:val="24"/>
                    <w:rtl/>
                  </w:rPr>
                </w:rPrChange>
              </w:rPr>
            </w:pPr>
          </w:p>
        </w:tc>
        <w:tc>
          <w:tcPr>
            <w:tcW w:w="847" w:type="dxa"/>
            <w:shd w:val="clear" w:color="auto" w:fill="auto"/>
          </w:tcPr>
          <w:p w14:paraId="2A7D26C2" w14:textId="77777777" w:rsidR="00EB5A81" w:rsidRPr="000748C0" w:rsidRDefault="00EB5A81" w:rsidP="00341985">
            <w:pPr>
              <w:suppressAutoHyphens/>
              <w:autoSpaceDN w:val="0"/>
              <w:jc w:val="both"/>
              <w:textAlignment w:val="baseline"/>
              <w:rPr>
                <w:rFonts w:ascii="Arial" w:eastAsia="Calibri" w:hAnsi="Arial"/>
                <w:sz w:val="18"/>
                <w:szCs w:val="24"/>
                <w:rtl/>
                <w:rPrChange w:id="6123" w:author="Meryl Etman" w:date="2020-03-25T10:10:00Z">
                  <w:rPr>
                    <w:rFonts w:ascii="Arial" w:eastAsia="Calibri" w:hAnsi="Arial"/>
                    <w:sz w:val="18"/>
                    <w:szCs w:val="24"/>
                    <w:rtl/>
                  </w:rPr>
                </w:rPrChange>
              </w:rPr>
            </w:pPr>
          </w:p>
        </w:tc>
        <w:tc>
          <w:tcPr>
            <w:tcW w:w="1947" w:type="dxa"/>
            <w:shd w:val="clear" w:color="auto" w:fill="auto"/>
            <w:vAlign w:val="center"/>
          </w:tcPr>
          <w:p w14:paraId="1E44AFE7" w14:textId="77777777" w:rsidR="00EB5A81" w:rsidRPr="000748C0" w:rsidRDefault="00EB5A81" w:rsidP="00341985">
            <w:pPr>
              <w:suppressAutoHyphens/>
              <w:autoSpaceDN w:val="0"/>
              <w:textAlignment w:val="baseline"/>
              <w:rPr>
                <w:rFonts w:ascii="Arial" w:eastAsia="Calibri" w:hAnsi="Arial"/>
                <w:sz w:val="14"/>
                <w:rtl/>
                <w:rPrChange w:id="6124" w:author="Meryl Etman" w:date="2020-03-25T10:10:00Z">
                  <w:rPr>
                    <w:rFonts w:ascii="Arial" w:eastAsia="Calibri" w:hAnsi="Arial"/>
                    <w:sz w:val="14"/>
                    <w:rtl/>
                  </w:rPr>
                </w:rPrChange>
              </w:rPr>
            </w:pPr>
          </w:p>
        </w:tc>
        <w:tc>
          <w:tcPr>
            <w:tcW w:w="3226" w:type="dxa"/>
            <w:shd w:val="clear" w:color="auto" w:fill="auto"/>
            <w:vAlign w:val="center"/>
          </w:tcPr>
          <w:p w14:paraId="4C1CF913" w14:textId="77777777" w:rsidR="00EB5A81" w:rsidRPr="000748C0" w:rsidRDefault="00EB5A81" w:rsidP="00341985">
            <w:pPr>
              <w:suppressAutoHyphens/>
              <w:autoSpaceDN w:val="0"/>
              <w:textAlignment w:val="baseline"/>
              <w:rPr>
                <w:rFonts w:ascii="Arial" w:eastAsia="Calibri" w:hAnsi="Arial"/>
                <w:sz w:val="14"/>
                <w:rtl/>
                <w:rPrChange w:id="6125" w:author="Meryl Etman" w:date="2020-03-25T10:10:00Z">
                  <w:rPr>
                    <w:rFonts w:ascii="Arial" w:eastAsia="Calibri" w:hAnsi="Arial"/>
                    <w:sz w:val="14"/>
                    <w:rtl/>
                  </w:rPr>
                </w:rPrChange>
              </w:rPr>
            </w:pPr>
          </w:p>
        </w:tc>
        <w:tc>
          <w:tcPr>
            <w:tcW w:w="2793" w:type="dxa"/>
            <w:shd w:val="clear" w:color="auto" w:fill="auto"/>
            <w:vAlign w:val="center"/>
          </w:tcPr>
          <w:p w14:paraId="0E8C24AC" w14:textId="77777777" w:rsidR="00EB5A81" w:rsidRPr="000748C0" w:rsidRDefault="00EB5A81" w:rsidP="00341985">
            <w:pPr>
              <w:suppressAutoHyphens/>
              <w:autoSpaceDN w:val="0"/>
              <w:textAlignment w:val="baseline"/>
              <w:rPr>
                <w:rFonts w:ascii="Arial" w:eastAsia="Calibri" w:hAnsi="Arial"/>
                <w:sz w:val="14"/>
                <w:rtl/>
                <w:rPrChange w:id="6126" w:author="Meryl Etman" w:date="2020-03-25T10:10:00Z">
                  <w:rPr>
                    <w:rFonts w:ascii="Arial" w:eastAsia="Calibri" w:hAnsi="Arial"/>
                    <w:sz w:val="14"/>
                    <w:rtl/>
                  </w:rPr>
                </w:rPrChange>
              </w:rPr>
            </w:pPr>
          </w:p>
        </w:tc>
      </w:tr>
      <w:tr w:rsidR="00EB5A81" w:rsidRPr="000748C0" w14:paraId="1682702B" w14:textId="77777777" w:rsidTr="00341985">
        <w:tc>
          <w:tcPr>
            <w:tcW w:w="815" w:type="dxa"/>
            <w:shd w:val="clear" w:color="auto" w:fill="auto"/>
            <w:vAlign w:val="center"/>
          </w:tcPr>
          <w:p w14:paraId="6EB21189" w14:textId="77777777" w:rsidR="00EB5A81" w:rsidRPr="000748C0" w:rsidRDefault="00EB5A81" w:rsidP="00341985">
            <w:pPr>
              <w:suppressAutoHyphens/>
              <w:autoSpaceDN w:val="0"/>
              <w:jc w:val="center"/>
              <w:textAlignment w:val="baseline"/>
              <w:rPr>
                <w:rFonts w:ascii="Arial" w:eastAsia="Calibri" w:hAnsi="Arial"/>
                <w:sz w:val="18"/>
                <w:szCs w:val="24"/>
                <w:rtl/>
                <w:rPrChange w:id="6127" w:author="Meryl Etman" w:date="2020-03-25T10:10:00Z">
                  <w:rPr>
                    <w:rFonts w:ascii="Arial" w:eastAsia="Calibri" w:hAnsi="Arial"/>
                    <w:sz w:val="18"/>
                    <w:szCs w:val="24"/>
                    <w:rtl/>
                  </w:rPr>
                </w:rPrChange>
              </w:rPr>
            </w:pPr>
          </w:p>
        </w:tc>
        <w:tc>
          <w:tcPr>
            <w:tcW w:w="847" w:type="dxa"/>
            <w:shd w:val="clear" w:color="auto" w:fill="auto"/>
          </w:tcPr>
          <w:p w14:paraId="405799FF" w14:textId="77777777" w:rsidR="00EB5A81" w:rsidRPr="000748C0" w:rsidRDefault="00EB5A81" w:rsidP="00341985">
            <w:pPr>
              <w:suppressAutoHyphens/>
              <w:autoSpaceDN w:val="0"/>
              <w:jc w:val="both"/>
              <w:textAlignment w:val="baseline"/>
              <w:rPr>
                <w:rFonts w:ascii="Arial" w:eastAsia="Calibri" w:hAnsi="Arial"/>
                <w:sz w:val="18"/>
                <w:szCs w:val="24"/>
                <w:rtl/>
                <w:rPrChange w:id="6128" w:author="Meryl Etman" w:date="2020-03-25T10:10:00Z">
                  <w:rPr>
                    <w:rFonts w:ascii="Arial" w:eastAsia="Calibri" w:hAnsi="Arial"/>
                    <w:sz w:val="18"/>
                    <w:szCs w:val="24"/>
                    <w:rtl/>
                  </w:rPr>
                </w:rPrChange>
              </w:rPr>
            </w:pPr>
          </w:p>
        </w:tc>
        <w:tc>
          <w:tcPr>
            <w:tcW w:w="1947" w:type="dxa"/>
            <w:shd w:val="clear" w:color="auto" w:fill="auto"/>
            <w:vAlign w:val="center"/>
          </w:tcPr>
          <w:p w14:paraId="7BBBB4C2" w14:textId="77777777" w:rsidR="00EB5A81" w:rsidRPr="000748C0" w:rsidRDefault="00EB5A81" w:rsidP="00341985">
            <w:pPr>
              <w:suppressAutoHyphens/>
              <w:autoSpaceDN w:val="0"/>
              <w:textAlignment w:val="baseline"/>
              <w:rPr>
                <w:rFonts w:ascii="Arial" w:eastAsia="Calibri" w:hAnsi="Arial"/>
                <w:sz w:val="14"/>
                <w:rtl/>
                <w:rPrChange w:id="6129" w:author="Meryl Etman" w:date="2020-03-25T10:10:00Z">
                  <w:rPr>
                    <w:rFonts w:ascii="Arial" w:eastAsia="Calibri" w:hAnsi="Arial"/>
                    <w:sz w:val="14"/>
                    <w:rtl/>
                  </w:rPr>
                </w:rPrChange>
              </w:rPr>
            </w:pPr>
          </w:p>
        </w:tc>
        <w:tc>
          <w:tcPr>
            <w:tcW w:w="3226" w:type="dxa"/>
            <w:shd w:val="clear" w:color="auto" w:fill="auto"/>
            <w:vAlign w:val="center"/>
          </w:tcPr>
          <w:p w14:paraId="6B12709B" w14:textId="77777777" w:rsidR="00EB5A81" w:rsidRPr="000748C0" w:rsidRDefault="00EB5A81" w:rsidP="00341985">
            <w:pPr>
              <w:suppressAutoHyphens/>
              <w:autoSpaceDN w:val="0"/>
              <w:textAlignment w:val="baseline"/>
              <w:rPr>
                <w:rFonts w:ascii="Arial" w:eastAsia="Calibri" w:hAnsi="Arial"/>
                <w:sz w:val="14"/>
                <w:rtl/>
                <w:rPrChange w:id="6130" w:author="Meryl Etman" w:date="2020-03-25T10:10:00Z">
                  <w:rPr>
                    <w:rFonts w:ascii="Arial" w:eastAsia="Calibri" w:hAnsi="Arial"/>
                    <w:sz w:val="14"/>
                    <w:rtl/>
                  </w:rPr>
                </w:rPrChange>
              </w:rPr>
            </w:pPr>
          </w:p>
        </w:tc>
        <w:tc>
          <w:tcPr>
            <w:tcW w:w="2793" w:type="dxa"/>
            <w:shd w:val="clear" w:color="auto" w:fill="auto"/>
            <w:vAlign w:val="center"/>
          </w:tcPr>
          <w:p w14:paraId="3D76ED82" w14:textId="77777777" w:rsidR="00EB5A81" w:rsidRPr="000748C0" w:rsidRDefault="00EB5A81" w:rsidP="00341985">
            <w:pPr>
              <w:suppressAutoHyphens/>
              <w:autoSpaceDN w:val="0"/>
              <w:textAlignment w:val="baseline"/>
              <w:rPr>
                <w:rFonts w:ascii="Arial" w:eastAsia="Calibri" w:hAnsi="Arial"/>
                <w:sz w:val="14"/>
                <w:rtl/>
                <w:rPrChange w:id="6131" w:author="Meryl Etman" w:date="2020-03-25T10:10:00Z">
                  <w:rPr>
                    <w:rFonts w:ascii="Arial" w:eastAsia="Calibri" w:hAnsi="Arial"/>
                    <w:sz w:val="14"/>
                    <w:rtl/>
                  </w:rPr>
                </w:rPrChange>
              </w:rPr>
            </w:pPr>
          </w:p>
        </w:tc>
      </w:tr>
      <w:tr w:rsidR="00EB5A81" w:rsidRPr="000748C0" w14:paraId="09179C3C" w14:textId="77777777" w:rsidTr="00341985">
        <w:tc>
          <w:tcPr>
            <w:tcW w:w="815" w:type="dxa"/>
            <w:shd w:val="clear" w:color="auto" w:fill="auto"/>
            <w:vAlign w:val="center"/>
          </w:tcPr>
          <w:p w14:paraId="2515D03A" w14:textId="77777777" w:rsidR="00EB5A81" w:rsidRPr="000748C0" w:rsidRDefault="00EB5A81" w:rsidP="00341985">
            <w:pPr>
              <w:suppressAutoHyphens/>
              <w:autoSpaceDN w:val="0"/>
              <w:jc w:val="center"/>
              <w:textAlignment w:val="baseline"/>
              <w:rPr>
                <w:rFonts w:ascii="Arial" w:eastAsia="Calibri" w:hAnsi="Arial"/>
                <w:sz w:val="18"/>
                <w:szCs w:val="24"/>
                <w:rtl/>
                <w:rPrChange w:id="6132" w:author="Meryl Etman" w:date="2020-03-25T10:10:00Z">
                  <w:rPr>
                    <w:rFonts w:ascii="Arial" w:eastAsia="Calibri" w:hAnsi="Arial"/>
                    <w:sz w:val="18"/>
                    <w:szCs w:val="24"/>
                    <w:rtl/>
                  </w:rPr>
                </w:rPrChange>
              </w:rPr>
            </w:pPr>
          </w:p>
        </w:tc>
        <w:tc>
          <w:tcPr>
            <w:tcW w:w="847" w:type="dxa"/>
            <w:shd w:val="clear" w:color="auto" w:fill="auto"/>
          </w:tcPr>
          <w:p w14:paraId="50E21A29" w14:textId="77777777" w:rsidR="00EB5A81" w:rsidRPr="000748C0" w:rsidRDefault="00EB5A81" w:rsidP="00341985">
            <w:pPr>
              <w:suppressAutoHyphens/>
              <w:autoSpaceDN w:val="0"/>
              <w:jc w:val="both"/>
              <w:textAlignment w:val="baseline"/>
              <w:rPr>
                <w:rFonts w:ascii="Arial" w:eastAsia="Calibri" w:hAnsi="Arial"/>
                <w:sz w:val="18"/>
                <w:szCs w:val="24"/>
                <w:rtl/>
                <w:rPrChange w:id="6133" w:author="Meryl Etman" w:date="2020-03-25T10:10:00Z">
                  <w:rPr>
                    <w:rFonts w:ascii="Arial" w:eastAsia="Calibri" w:hAnsi="Arial"/>
                    <w:sz w:val="18"/>
                    <w:szCs w:val="24"/>
                    <w:rtl/>
                  </w:rPr>
                </w:rPrChange>
              </w:rPr>
            </w:pPr>
          </w:p>
        </w:tc>
        <w:tc>
          <w:tcPr>
            <w:tcW w:w="1947" w:type="dxa"/>
            <w:shd w:val="clear" w:color="auto" w:fill="auto"/>
            <w:vAlign w:val="center"/>
          </w:tcPr>
          <w:p w14:paraId="0D126F9D" w14:textId="77777777" w:rsidR="00EB5A81" w:rsidRPr="000748C0" w:rsidRDefault="00EB5A81" w:rsidP="00341985">
            <w:pPr>
              <w:suppressAutoHyphens/>
              <w:autoSpaceDN w:val="0"/>
              <w:textAlignment w:val="baseline"/>
              <w:rPr>
                <w:rFonts w:ascii="Arial" w:eastAsia="Calibri" w:hAnsi="Arial"/>
                <w:sz w:val="14"/>
                <w:rtl/>
                <w:rPrChange w:id="6134" w:author="Meryl Etman" w:date="2020-03-25T10:10:00Z">
                  <w:rPr>
                    <w:rFonts w:ascii="Arial" w:eastAsia="Calibri" w:hAnsi="Arial"/>
                    <w:sz w:val="14"/>
                    <w:rtl/>
                  </w:rPr>
                </w:rPrChange>
              </w:rPr>
            </w:pPr>
          </w:p>
        </w:tc>
        <w:tc>
          <w:tcPr>
            <w:tcW w:w="3226" w:type="dxa"/>
            <w:shd w:val="clear" w:color="auto" w:fill="auto"/>
            <w:vAlign w:val="center"/>
          </w:tcPr>
          <w:p w14:paraId="17508FE9" w14:textId="77777777" w:rsidR="00EB5A81" w:rsidRPr="000748C0" w:rsidRDefault="00EB5A81" w:rsidP="00341985">
            <w:pPr>
              <w:suppressAutoHyphens/>
              <w:autoSpaceDN w:val="0"/>
              <w:textAlignment w:val="baseline"/>
              <w:rPr>
                <w:rFonts w:ascii="Arial" w:eastAsia="Calibri" w:hAnsi="Arial"/>
                <w:sz w:val="14"/>
                <w:rtl/>
                <w:rPrChange w:id="6135" w:author="Meryl Etman" w:date="2020-03-25T10:10:00Z">
                  <w:rPr>
                    <w:rFonts w:ascii="Arial" w:eastAsia="Calibri" w:hAnsi="Arial"/>
                    <w:sz w:val="14"/>
                    <w:rtl/>
                  </w:rPr>
                </w:rPrChange>
              </w:rPr>
            </w:pPr>
          </w:p>
        </w:tc>
        <w:tc>
          <w:tcPr>
            <w:tcW w:w="2793" w:type="dxa"/>
            <w:shd w:val="clear" w:color="auto" w:fill="auto"/>
            <w:vAlign w:val="center"/>
          </w:tcPr>
          <w:p w14:paraId="08ADA821" w14:textId="77777777" w:rsidR="00EB5A81" w:rsidRPr="000748C0" w:rsidRDefault="00EB5A81" w:rsidP="00341985">
            <w:pPr>
              <w:suppressAutoHyphens/>
              <w:autoSpaceDN w:val="0"/>
              <w:textAlignment w:val="baseline"/>
              <w:rPr>
                <w:rFonts w:ascii="Arial" w:eastAsia="Calibri" w:hAnsi="Arial"/>
                <w:sz w:val="14"/>
                <w:rtl/>
                <w:rPrChange w:id="6136" w:author="Meryl Etman" w:date="2020-03-25T10:10:00Z">
                  <w:rPr>
                    <w:rFonts w:ascii="Arial" w:eastAsia="Calibri" w:hAnsi="Arial"/>
                    <w:sz w:val="14"/>
                    <w:rtl/>
                  </w:rPr>
                </w:rPrChange>
              </w:rPr>
            </w:pPr>
          </w:p>
        </w:tc>
      </w:tr>
      <w:tr w:rsidR="00EB5A81" w:rsidRPr="000748C0" w14:paraId="2A420558" w14:textId="77777777" w:rsidTr="00341985">
        <w:tc>
          <w:tcPr>
            <w:tcW w:w="815" w:type="dxa"/>
            <w:shd w:val="clear" w:color="auto" w:fill="auto"/>
            <w:vAlign w:val="center"/>
          </w:tcPr>
          <w:p w14:paraId="69D15DA5" w14:textId="77777777" w:rsidR="00EB5A81" w:rsidRPr="000748C0" w:rsidRDefault="00EB5A81" w:rsidP="00341985">
            <w:pPr>
              <w:suppressAutoHyphens/>
              <w:autoSpaceDN w:val="0"/>
              <w:jc w:val="center"/>
              <w:textAlignment w:val="baseline"/>
              <w:rPr>
                <w:rFonts w:ascii="Arial" w:eastAsia="Calibri" w:hAnsi="Arial"/>
                <w:sz w:val="18"/>
                <w:szCs w:val="24"/>
                <w:rtl/>
                <w:rPrChange w:id="6137" w:author="Meryl Etman" w:date="2020-03-25T10:10:00Z">
                  <w:rPr>
                    <w:rFonts w:ascii="Arial" w:eastAsia="Calibri" w:hAnsi="Arial"/>
                    <w:sz w:val="18"/>
                    <w:szCs w:val="24"/>
                    <w:rtl/>
                  </w:rPr>
                </w:rPrChange>
              </w:rPr>
            </w:pPr>
          </w:p>
        </w:tc>
        <w:tc>
          <w:tcPr>
            <w:tcW w:w="847" w:type="dxa"/>
            <w:shd w:val="clear" w:color="auto" w:fill="auto"/>
          </w:tcPr>
          <w:p w14:paraId="20027775" w14:textId="77777777" w:rsidR="00EB5A81" w:rsidRPr="000748C0" w:rsidRDefault="00EB5A81" w:rsidP="00341985">
            <w:pPr>
              <w:suppressAutoHyphens/>
              <w:autoSpaceDN w:val="0"/>
              <w:jc w:val="both"/>
              <w:textAlignment w:val="baseline"/>
              <w:rPr>
                <w:rFonts w:ascii="Arial" w:eastAsia="Calibri" w:hAnsi="Arial"/>
                <w:sz w:val="18"/>
                <w:szCs w:val="24"/>
                <w:rtl/>
                <w:rPrChange w:id="6138" w:author="Meryl Etman" w:date="2020-03-25T10:10:00Z">
                  <w:rPr>
                    <w:rFonts w:ascii="Arial" w:eastAsia="Calibri" w:hAnsi="Arial"/>
                    <w:sz w:val="18"/>
                    <w:szCs w:val="24"/>
                    <w:rtl/>
                  </w:rPr>
                </w:rPrChange>
              </w:rPr>
            </w:pPr>
          </w:p>
        </w:tc>
        <w:tc>
          <w:tcPr>
            <w:tcW w:w="1947" w:type="dxa"/>
            <w:shd w:val="clear" w:color="auto" w:fill="auto"/>
            <w:vAlign w:val="center"/>
          </w:tcPr>
          <w:p w14:paraId="19AD884A" w14:textId="77777777" w:rsidR="00EB5A81" w:rsidRPr="000748C0" w:rsidRDefault="00EB5A81" w:rsidP="00341985">
            <w:pPr>
              <w:suppressAutoHyphens/>
              <w:autoSpaceDN w:val="0"/>
              <w:textAlignment w:val="baseline"/>
              <w:rPr>
                <w:rFonts w:ascii="Arial" w:eastAsia="Calibri" w:hAnsi="Arial"/>
                <w:sz w:val="14"/>
                <w:rtl/>
                <w:rPrChange w:id="6139" w:author="Meryl Etman" w:date="2020-03-25T10:10:00Z">
                  <w:rPr>
                    <w:rFonts w:ascii="Arial" w:eastAsia="Calibri" w:hAnsi="Arial"/>
                    <w:sz w:val="14"/>
                    <w:rtl/>
                  </w:rPr>
                </w:rPrChange>
              </w:rPr>
            </w:pPr>
          </w:p>
        </w:tc>
        <w:tc>
          <w:tcPr>
            <w:tcW w:w="3226" w:type="dxa"/>
            <w:shd w:val="clear" w:color="auto" w:fill="auto"/>
            <w:vAlign w:val="center"/>
          </w:tcPr>
          <w:p w14:paraId="31524EFB" w14:textId="77777777" w:rsidR="00EB5A81" w:rsidRPr="000748C0" w:rsidRDefault="00EB5A81" w:rsidP="00341985">
            <w:pPr>
              <w:suppressAutoHyphens/>
              <w:autoSpaceDN w:val="0"/>
              <w:textAlignment w:val="baseline"/>
              <w:rPr>
                <w:rFonts w:ascii="Arial" w:eastAsia="Calibri" w:hAnsi="Arial"/>
                <w:sz w:val="14"/>
                <w:rtl/>
                <w:rPrChange w:id="6140" w:author="Meryl Etman" w:date="2020-03-25T10:10:00Z">
                  <w:rPr>
                    <w:rFonts w:ascii="Arial" w:eastAsia="Calibri" w:hAnsi="Arial"/>
                    <w:sz w:val="14"/>
                    <w:rtl/>
                  </w:rPr>
                </w:rPrChange>
              </w:rPr>
            </w:pPr>
          </w:p>
        </w:tc>
        <w:tc>
          <w:tcPr>
            <w:tcW w:w="2793" w:type="dxa"/>
            <w:shd w:val="clear" w:color="auto" w:fill="auto"/>
            <w:vAlign w:val="center"/>
          </w:tcPr>
          <w:p w14:paraId="3DACD3B1" w14:textId="77777777" w:rsidR="00EB5A81" w:rsidRPr="000748C0" w:rsidRDefault="00EB5A81" w:rsidP="00341985">
            <w:pPr>
              <w:suppressAutoHyphens/>
              <w:autoSpaceDN w:val="0"/>
              <w:textAlignment w:val="baseline"/>
              <w:rPr>
                <w:rFonts w:ascii="Arial" w:eastAsia="Calibri" w:hAnsi="Arial"/>
                <w:sz w:val="14"/>
                <w:rtl/>
                <w:rPrChange w:id="6141" w:author="Meryl Etman" w:date="2020-03-25T10:10:00Z">
                  <w:rPr>
                    <w:rFonts w:ascii="Arial" w:eastAsia="Calibri" w:hAnsi="Arial"/>
                    <w:sz w:val="14"/>
                    <w:rtl/>
                  </w:rPr>
                </w:rPrChange>
              </w:rPr>
            </w:pPr>
          </w:p>
        </w:tc>
      </w:tr>
    </w:tbl>
    <w:p w14:paraId="41D3C4DB" w14:textId="77777777" w:rsidR="00EB5A81" w:rsidRPr="000748C0" w:rsidRDefault="00EB5A81" w:rsidP="00EB5A81">
      <w:pPr>
        <w:suppressAutoHyphens/>
        <w:autoSpaceDN w:val="0"/>
        <w:jc w:val="both"/>
        <w:textAlignment w:val="baseline"/>
        <w:rPr>
          <w:rFonts w:ascii="Arial" w:eastAsia="Calibri" w:hAnsi="Arial"/>
          <w:sz w:val="18"/>
          <w:szCs w:val="24"/>
          <w:rPrChange w:id="6142" w:author="Meryl Etman" w:date="2020-03-25T10:10:00Z">
            <w:rPr>
              <w:rFonts w:ascii="Arial" w:eastAsia="Calibri" w:hAnsi="Arial"/>
              <w:sz w:val="18"/>
              <w:szCs w:val="24"/>
            </w:rPr>
          </w:rPrChange>
        </w:rPr>
      </w:pPr>
    </w:p>
    <w:p w14:paraId="7433CEC3" w14:textId="77777777" w:rsidR="00EB5A81" w:rsidRPr="000748C0" w:rsidRDefault="00EB5A81" w:rsidP="00EB5A81">
      <w:pPr>
        <w:suppressAutoHyphens/>
        <w:autoSpaceDN w:val="0"/>
        <w:jc w:val="both"/>
        <w:textAlignment w:val="baseline"/>
        <w:rPr>
          <w:rFonts w:ascii="Arial" w:eastAsia="Calibri" w:hAnsi="Arial"/>
          <w:sz w:val="18"/>
          <w:szCs w:val="24"/>
          <w:rPrChange w:id="6143" w:author="Meryl Etman" w:date="2020-03-25T10:10:00Z">
            <w:rPr>
              <w:rFonts w:ascii="Arial" w:eastAsia="Calibri" w:hAnsi="Arial"/>
              <w:sz w:val="18"/>
              <w:szCs w:val="24"/>
            </w:rPr>
          </w:rPrChange>
        </w:rPr>
      </w:pPr>
      <w:r w:rsidRPr="000748C0">
        <w:rPr>
          <w:rFonts w:ascii="Arial" w:eastAsia="Calibri" w:hAnsi="Arial" w:hint="cs"/>
          <w:sz w:val="18"/>
          <w:szCs w:val="24"/>
          <w:rtl/>
          <w:rPrChange w:id="6144"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0748C0" w14:paraId="01892181" w14:textId="77777777" w:rsidTr="00341985">
        <w:trPr>
          <w:trHeight w:val="1701"/>
        </w:trPr>
        <w:tc>
          <w:tcPr>
            <w:tcW w:w="2278" w:type="dxa"/>
            <w:shd w:val="clear" w:color="auto" w:fill="auto"/>
            <w:tcMar>
              <w:left w:w="0" w:type="dxa"/>
              <w:right w:w="0" w:type="dxa"/>
            </w:tcMar>
          </w:tcPr>
          <w:p w14:paraId="028FFA71" w14:textId="77777777" w:rsidR="00EB5A81" w:rsidRPr="000748C0" w:rsidRDefault="00EB5A81" w:rsidP="00341985">
            <w:pPr>
              <w:suppressAutoHyphens/>
              <w:autoSpaceDN w:val="0"/>
              <w:jc w:val="both"/>
              <w:textAlignment w:val="baseline"/>
              <w:rPr>
                <w:rFonts w:ascii="Arial" w:eastAsia="Calibri" w:hAnsi="Arial"/>
                <w:sz w:val="18"/>
                <w:szCs w:val="24"/>
                <w:rtl/>
                <w:rPrChange w:id="6145"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68876E3B" w14:textId="77777777" w:rsidR="00EB5A81" w:rsidRPr="000748C0" w:rsidRDefault="00EB5A81" w:rsidP="00341985">
            <w:pPr>
              <w:suppressAutoHyphens/>
              <w:autoSpaceDN w:val="0"/>
              <w:jc w:val="both"/>
              <w:textAlignment w:val="baseline"/>
              <w:rPr>
                <w:rFonts w:ascii="Arial" w:eastAsia="Calibri" w:hAnsi="Arial"/>
                <w:sz w:val="18"/>
                <w:szCs w:val="24"/>
                <w:rtl/>
                <w:rPrChange w:id="6146"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2E9CBB95" w14:textId="77777777" w:rsidR="00EB5A81" w:rsidRPr="000748C0" w:rsidRDefault="00EB5A81" w:rsidP="00341985">
            <w:pPr>
              <w:suppressAutoHyphens/>
              <w:autoSpaceDN w:val="0"/>
              <w:jc w:val="both"/>
              <w:textAlignment w:val="baseline"/>
              <w:rPr>
                <w:rFonts w:ascii="Arial" w:eastAsia="Calibri" w:hAnsi="Arial"/>
                <w:sz w:val="18"/>
                <w:szCs w:val="24"/>
                <w:rtl/>
                <w:rPrChange w:id="6147"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4DD50E0F" w14:textId="77777777" w:rsidR="00EB5A81" w:rsidRPr="000748C0" w:rsidRDefault="00EB5A81" w:rsidP="00341985">
            <w:pPr>
              <w:suppressAutoHyphens/>
              <w:autoSpaceDN w:val="0"/>
              <w:jc w:val="both"/>
              <w:textAlignment w:val="baseline"/>
              <w:rPr>
                <w:rFonts w:ascii="Arial" w:eastAsia="Calibri" w:hAnsi="Arial"/>
                <w:sz w:val="18"/>
                <w:szCs w:val="24"/>
                <w:rtl/>
                <w:rPrChange w:id="6148" w:author="Meryl Etman" w:date="2020-03-25T10:10:00Z">
                  <w:rPr>
                    <w:rFonts w:ascii="Arial" w:eastAsia="Calibri" w:hAnsi="Arial"/>
                    <w:sz w:val="18"/>
                    <w:szCs w:val="24"/>
                    <w:rtl/>
                  </w:rPr>
                </w:rPrChange>
              </w:rPr>
            </w:pPr>
          </w:p>
        </w:tc>
      </w:tr>
    </w:tbl>
    <w:p w14:paraId="04D7135B" w14:textId="77777777" w:rsidR="00EB5A81" w:rsidRPr="000748C0" w:rsidRDefault="00EB5A81" w:rsidP="00EB5A81">
      <w:pPr>
        <w:suppressAutoHyphens/>
        <w:autoSpaceDN w:val="0"/>
        <w:jc w:val="both"/>
        <w:textAlignment w:val="baseline"/>
        <w:rPr>
          <w:rFonts w:ascii="Arial" w:eastAsia="Calibri" w:hAnsi="Arial"/>
          <w:sz w:val="18"/>
          <w:szCs w:val="24"/>
          <w:rtl/>
          <w:rPrChange w:id="6149" w:author="Meryl Etman" w:date="2020-03-25T10:10:00Z">
            <w:rPr>
              <w:rFonts w:ascii="Arial" w:eastAsia="Calibri" w:hAnsi="Arial"/>
              <w:sz w:val="18"/>
              <w:szCs w:val="24"/>
              <w:rtl/>
            </w:rPr>
          </w:rPrChange>
        </w:rPr>
      </w:pPr>
    </w:p>
    <w:p w14:paraId="4A0E3418" w14:textId="77777777" w:rsidR="00EB5A81" w:rsidRPr="000748C0" w:rsidRDefault="00EB5A81" w:rsidP="00EB5A81">
      <w:pPr>
        <w:suppressAutoHyphens/>
        <w:autoSpaceDN w:val="0"/>
        <w:jc w:val="both"/>
        <w:textAlignment w:val="baseline"/>
        <w:rPr>
          <w:rFonts w:ascii="Arial" w:eastAsia="Calibri" w:hAnsi="Arial"/>
          <w:sz w:val="18"/>
          <w:szCs w:val="24"/>
          <w:rtl/>
          <w:rPrChange w:id="6150" w:author="Meryl Etman" w:date="2020-03-25T10:10:00Z">
            <w:rPr>
              <w:rFonts w:ascii="Arial" w:eastAsia="Calibri" w:hAnsi="Arial"/>
              <w:sz w:val="18"/>
              <w:szCs w:val="24"/>
              <w:rtl/>
            </w:rPr>
          </w:rPrChange>
        </w:rPr>
      </w:pPr>
    </w:p>
    <w:p w14:paraId="1DF15E3C" w14:textId="77777777" w:rsidR="00EB5A81" w:rsidRPr="000748C0" w:rsidRDefault="00EB5A81" w:rsidP="00EB5A81">
      <w:pPr>
        <w:suppressAutoHyphens/>
        <w:autoSpaceDN w:val="0"/>
        <w:jc w:val="both"/>
        <w:textAlignment w:val="baseline"/>
        <w:rPr>
          <w:rFonts w:ascii="Arial" w:eastAsia="Calibri" w:hAnsi="Arial"/>
          <w:rtl/>
          <w:rPrChange w:id="6151" w:author="Meryl Etman" w:date="2020-03-25T10:10:00Z">
            <w:rPr>
              <w:rFonts w:ascii="Arial" w:eastAsia="Calibri" w:hAnsi="Arial"/>
              <w:rtl/>
            </w:rPr>
          </w:rPrChange>
        </w:rPr>
      </w:pPr>
      <w:r w:rsidRPr="000748C0">
        <w:rPr>
          <w:rFonts w:hint="cs"/>
          <w:noProof/>
          <w:rtl/>
          <w:rPrChange w:id="6152" w:author="Meryl Etman" w:date="2020-03-25T10:10:00Z">
            <w:rPr>
              <w:rFonts w:hint="cs"/>
              <w:noProof/>
              <w:rtl/>
            </w:rPr>
          </w:rPrChange>
        </w:rPr>
        <w:t>*מבצע הסיור יתאים את סעיפי הבדיקה לסוג העבודה ו/או לסוג המבנה בהתאם לצורך.</w:t>
      </w:r>
    </w:p>
    <w:p w14:paraId="4FB8F265" w14:textId="77777777" w:rsidR="00EB5A81" w:rsidRPr="000748C0" w:rsidRDefault="00EB5A81" w:rsidP="00EB5A81">
      <w:pPr>
        <w:spacing w:after="40"/>
        <w:rPr>
          <w:rFonts w:ascii="Arial" w:eastAsia="Calibri" w:hAnsi="Arial"/>
          <w:sz w:val="18"/>
          <w:szCs w:val="24"/>
          <w:rPrChange w:id="6153" w:author="Meryl Etman" w:date="2020-03-25T10:10:00Z">
            <w:rPr>
              <w:rFonts w:ascii="Arial" w:eastAsia="Calibri" w:hAnsi="Arial"/>
              <w:sz w:val="18"/>
              <w:szCs w:val="24"/>
            </w:rPr>
          </w:rPrChange>
        </w:rPr>
      </w:pPr>
      <w:r w:rsidRPr="000748C0">
        <w:rPr>
          <w:szCs w:val="24"/>
          <w:rtl/>
          <w:rPrChange w:id="6154" w:author="Meryl Etman" w:date="2020-03-25T10:10:00Z">
            <w:rPr>
              <w:szCs w:val="24"/>
              <w:rtl/>
            </w:rPr>
          </w:rPrChange>
        </w:rPr>
        <w:br w:type="page"/>
      </w:r>
      <w:r w:rsidRPr="000748C0">
        <w:rPr>
          <w:rFonts w:ascii="Arial" w:eastAsia="Calibri" w:hAnsi="Arial" w:hint="cs"/>
          <w:b/>
          <w:bCs/>
          <w:sz w:val="26"/>
          <w:szCs w:val="26"/>
          <w:rtl/>
          <w:rPrChange w:id="6155" w:author="Meryl Etman" w:date="2020-03-25T10:10:00Z">
            <w:rPr>
              <w:rFonts w:ascii="Arial" w:eastAsia="Calibri" w:hAnsi="Arial" w:hint="cs"/>
              <w:b/>
              <w:bCs/>
              <w:sz w:val="26"/>
              <w:szCs w:val="26"/>
              <w:rtl/>
            </w:rPr>
          </w:rPrChange>
        </w:rPr>
        <w:lastRenderedPageBreak/>
        <w:t>רשימת תיוג:  איטום גג/חניון</w:t>
      </w:r>
      <w:r w:rsidRPr="000748C0">
        <w:rPr>
          <w:rFonts w:ascii="Arial" w:eastAsia="Calibri" w:hAnsi="Arial" w:hint="cs"/>
          <w:sz w:val="18"/>
          <w:szCs w:val="24"/>
          <w:rtl/>
          <w:rPrChange w:id="6156"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615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15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159" w:author="Meryl Etman" w:date="2020-03-25T10:10:00Z">
            <w:rPr>
              <w:rFonts w:ascii="Arial" w:eastAsia="Calibri" w:hAnsi="Arial" w:hint="cs"/>
              <w:sz w:val="18"/>
              <w:szCs w:val="24"/>
              <w:rtl/>
            </w:rPr>
          </w:rPrChange>
        </w:rPr>
        <w:tab/>
        <w:t xml:space="preserve"> </w:t>
      </w:r>
      <w:r w:rsidRPr="000748C0">
        <w:rPr>
          <w:rFonts w:ascii="Arial" w:eastAsia="Calibri" w:hAnsi="Arial" w:hint="cs"/>
          <w:sz w:val="18"/>
          <w:szCs w:val="24"/>
          <w:rtl/>
          <w:rPrChange w:id="6160"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161"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162"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163" w:author="Meryl Etman" w:date="2020-03-25T10:10:00Z">
            <w:rPr>
              <w:rFonts w:ascii="Arial" w:eastAsia="Calibri" w:hAnsi="Arial" w:hint="cs"/>
              <w:sz w:val="18"/>
              <w:szCs w:val="24"/>
              <w:rtl/>
            </w:rPr>
          </w:rPrChange>
        </w:rPr>
        <w:tab/>
        <w:t>מס' 02/012</w:t>
      </w:r>
    </w:p>
    <w:p w14:paraId="0537FB4A" w14:textId="77777777" w:rsidR="00EB5A81" w:rsidRPr="000748C0" w:rsidRDefault="00EB5A81" w:rsidP="00EB5A81">
      <w:pPr>
        <w:suppressAutoHyphens/>
        <w:autoSpaceDN w:val="0"/>
        <w:spacing w:after="40"/>
        <w:jc w:val="both"/>
        <w:textAlignment w:val="baseline"/>
        <w:rPr>
          <w:rFonts w:ascii="Arial" w:eastAsia="Calibri" w:hAnsi="Arial"/>
          <w:rPrChange w:id="6164" w:author="Meryl Etman" w:date="2020-03-25T10:10:00Z">
            <w:rPr>
              <w:rFonts w:ascii="Arial" w:eastAsia="Calibri" w:hAnsi="Arial"/>
            </w:rPr>
          </w:rPrChange>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0748C0" w14:paraId="1009C46D" w14:textId="77777777" w:rsidTr="00603F1E">
        <w:tc>
          <w:tcPr>
            <w:tcW w:w="272" w:type="dxa"/>
            <w:shd w:val="clear" w:color="auto" w:fill="auto"/>
            <w:vAlign w:val="center"/>
          </w:tcPr>
          <w:p w14:paraId="4FAFFD41" w14:textId="77777777" w:rsidR="00EB5A81" w:rsidRPr="000748C0" w:rsidRDefault="00EB5A81" w:rsidP="00341985">
            <w:pPr>
              <w:suppressAutoHyphens/>
              <w:autoSpaceDN w:val="0"/>
              <w:textAlignment w:val="baseline"/>
              <w:rPr>
                <w:rFonts w:ascii="Arial" w:eastAsia="Calibri" w:hAnsi="Arial"/>
                <w:b/>
                <w:bCs/>
                <w:sz w:val="16"/>
                <w:rtl/>
                <w:rPrChange w:id="6165" w:author="Meryl Etman" w:date="2020-03-25T10:10:00Z">
                  <w:rPr>
                    <w:rFonts w:ascii="Arial" w:eastAsia="Calibri" w:hAnsi="Arial"/>
                    <w:b/>
                    <w:bCs/>
                    <w:sz w:val="16"/>
                    <w:rtl/>
                  </w:rPr>
                </w:rPrChange>
              </w:rPr>
            </w:pPr>
          </w:p>
        </w:tc>
        <w:tc>
          <w:tcPr>
            <w:tcW w:w="9084" w:type="dxa"/>
            <w:gridSpan w:val="3"/>
            <w:shd w:val="pct5" w:color="auto" w:fill="auto"/>
            <w:vAlign w:val="center"/>
          </w:tcPr>
          <w:p w14:paraId="2D93895F" w14:textId="77777777" w:rsidR="00EB5A81" w:rsidRPr="000748C0" w:rsidRDefault="00EB5A81" w:rsidP="00341985">
            <w:pPr>
              <w:suppressAutoHyphens/>
              <w:autoSpaceDN w:val="0"/>
              <w:textAlignment w:val="baseline"/>
              <w:rPr>
                <w:rFonts w:ascii="Arial" w:eastAsia="Calibri" w:hAnsi="Arial"/>
                <w:b/>
                <w:bCs/>
                <w:sz w:val="16"/>
                <w:rtl/>
                <w:rPrChange w:id="6166" w:author="Meryl Etman" w:date="2020-03-25T10:10:00Z">
                  <w:rPr>
                    <w:rFonts w:ascii="Arial" w:eastAsia="Calibri" w:hAnsi="Arial"/>
                    <w:b/>
                    <w:bCs/>
                    <w:sz w:val="16"/>
                    <w:rtl/>
                  </w:rPr>
                </w:rPrChange>
              </w:rPr>
            </w:pPr>
            <w:r w:rsidRPr="000748C0">
              <w:rPr>
                <w:rFonts w:ascii="Arial" w:eastAsia="Calibri" w:hAnsi="Arial"/>
                <w:b/>
                <w:bCs/>
                <w:sz w:val="16"/>
                <w:rtl/>
                <w:rPrChange w:id="6167" w:author="Meryl Etman" w:date="2020-03-25T10:10:00Z">
                  <w:rPr>
                    <w:rFonts w:ascii="Arial" w:eastAsia="Calibri" w:hAnsi="Arial"/>
                    <w:b/>
                    <w:bCs/>
                    <w:sz w:val="16"/>
                    <w:rtl/>
                  </w:rPr>
                </w:rPrChange>
              </w:rPr>
              <w:t>פרויקט:                                        בניין:                   דירה:</w:t>
            </w:r>
          </w:p>
        </w:tc>
      </w:tr>
      <w:tr w:rsidR="00EB5A81" w:rsidRPr="000748C0" w14:paraId="6BB2F64F" w14:textId="77777777" w:rsidTr="00603F1E">
        <w:tc>
          <w:tcPr>
            <w:tcW w:w="272" w:type="dxa"/>
            <w:shd w:val="clear" w:color="auto" w:fill="auto"/>
            <w:vAlign w:val="center"/>
          </w:tcPr>
          <w:p w14:paraId="61C144F0" w14:textId="77777777" w:rsidR="00EB5A81" w:rsidRPr="000748C0" w:rsidRDefault="00EB5A81" w:rsidP="00341985">
            <w:pPr>
              <w:suppressAutoHyphens/>
              <w:autoSpaceDN w:val="0"/>
              <w:textAlignment w:val="baseline"/>
              <w:rPr>
                <w:rFonts w:ascii="Arial" w:eastAsia="Calibri" w:hAnsi="Arial"/>
                <w:b/>
                <w:bCs/>
                <w:sz w:val="16"/>
                <w:rtl/>
                <w:rPrChange w:id="6168" w:author="Meryl Etman" w:date="2020-03-25T10:10:00Z">
                  <w:rPr>
                    <w:rFonts w:ascii="Arial" w:eastAsia="Calibri" w:hAnsi="Arial"/>
                    <w:b/>
                    <w:bCs/>
                    <w:sz w:val="16"/>
                    <w:rtl/>
                  </w:rPr>
                </w:rPrChange>
              </w:rPr>
            </w:pPr>
          </w:p>
        </w:tc>
        <w:tc>
          <w:tcPr>
            <w:tcW w:w="9084" w:type="dxa"/>
            <w:gridSpan w:val="3"/>
            <w:shd w:val="clear" w:color="auto" w:fill="auto"/>
            <w:vAlign w:val="center"/>
          </w:tcPr>
          <w:p w14:paraId="4E7EA5FF" w14:textId="77777777" w:rsidR="00EB5A81" w:rsidRPr="000748C0" w:rsidRDefault="00EB5A81" w:rsidP="00341985">
            <w:pPr>
              <w:suppressAutoHyphens/>
              <w:autoSpaceDN w:val="0"/>
              <w:textAlignment w:val="baseline"/>
              <w:rPr>
                <w:rFonts w:ascii="Arial" w:eastAsia="Calibri" w:hAnsi="Arial"/>
                <w:b/>
                <w:bCs/>
                <w:sz w:val="16"/>
                <w:rtl/>
                <w:rPrChange w:id="6169" w:author="Meryl Etman" w:date="2020-03-25T10:10:00Z">
                  <w:rPr>
                    <w:rFonts w:ascii="Arial" w:eastAsia="Calibri" w:hAnsi="Arial"/>
                    <w:b/>
                    <w:bCs/>
                    <w:sz w:val="16"/>
                    <w:rtl/>
                  </w:rPr>
                </w:rPrChange>
              </w:rPr>
            </w:pPr>
          </w:p>
        </w:tc>
      </w:tr>
      <w:tr w:rsidR="00EB5A81" w:rsidRPr="000748C0" w14:paraId="61DD4A17" w14:textId="77777777" w:rsidTr="00603F1E">
        <w:tc>
          <w:tcPr>
            <w:tcW w:w="272" w:type="dxa"/>
            <w:shd w:val="clear" w:color="auto" w:fill="auto"/>
            <w:vAlign w:val="center"/>
          </w:tcPr>
          <w:p w14:paraId="4BA02A43" w14:textId="77777777" w:rsidR="00EB5A81" w:rsidRPr="000748C0" w:rsidRDefault="00EB5A81" w:rsidP="00341985">
            <w:pPr>
              <w:suppressAutoHyphens/>
              <w:autoSpaceDN w:val="0"/>
              <w:textAlignment w:val="baseline"/>
              <w:rPr>
                <w:rFonts w:ascii="Arial" w:eastAsia="Calibri" w:hAnsi="Arial"/>
                <w:b/>
                <w:bCs/>
                <w:sz w:val="16"/>
                <w:rtl/>
                <w:rPrChange w:id="6170" w:author="Meryl Etman" w:date="2020-03-25T10:10:00Z">
                  <w:rPr>
                    <w:rFonts w:ascii="Arial" w:eastAsia="Calibri" w:hAnsi="Arial"/>
                    <w:b/>
                    <w:bCs/>
                    <w:sz w:val="16"/>
                    <w:rtl/>
                  </w:rPr>
                </w:rPrChange>
              </w:rPr>
            </w:pPr>
            <w:r w:rsidRPr="000748C0">
              <w:rPr>
                <w:rFonts w:ascii="Arial" w:eastAsia="Calibri" w:hAnsi="Arial" w:hint="cs"/>
                <w:b/>
                <w:bCs/>
                <w:sz w:val="16"/>
                <w:rtl/>
                <w:rPrChange w:id="6171" w:author="Meryl Etman" w:date="2020-03-25T10:10:00Z">
                  <w:rPr>
                    <w:rFonts w:ascii="Arial" w:eastAsia="Calibri" w:hAnsi="Arial" w:hint="cs"/>
                    <w:b/>
                    <w:bCs/>
                    <w:sz w:val="16"/>
                    <w:rtl/>
                  </w:rPr>
                </w:rPrChange>
              </w:rPr>
              <w:t>סעיף</w:t>
            </w:r>
          </w:p>
        </w:tc>
        <w:tc>
          <w:tcPr>
            <w:tcW w:w="3369" w:type="dxa"/>
            <w:shd w:val="clear" w:color="auto" w:fill="auto"/>
            <w:vAlign w:val="center"/>
          </w:tcPr>
          <w:p w14:paraId="5A822607" w14:textId="77777777" w:rsidR="00EB5A81" w:rsidRPr="000748C0" w:rsidRDefault="00EB5A81" w:rsidP="00341985">
            <w:pPr>
              <w:suppressAutoHyphens/>
              <w:autoSpaceDN w:val="0"/>
              <w:textAlignment w:val="baseline"/>
              <w:rPr>
                <w:rFonts w:ascii="Arial" w:eastAsia="Calibri" w:hAnsi="Arial"/>
                <w:b/>
                <w:bCs/>
                <w:sz w:val="16"/>
                <w:rtl/>
                <w:rPrChange w:id="6172" w:author="Meryl Etman" w:date="2020-03-25T10:10:00Z">
                  <w:rPr>
                    <w:rFonts w:ascii="Arial" w:eastAsia="Calibri" w:hAnsi="Arial"/>
                    <w:b/>
                    <w:bCs/>
                    <w:sz w:val="16"/>
                    <w:rtl/>
                  </w:rPr>
                </w:rPrChange>
              </w:rPr>
            </w:pPr>
            <w:r w:rsidRPr="000748C0">
              <w:rPr>
                <w:rFonts w:ascii="Arial" w:eastAsia="Calibri" w:hAnsi="Arial"/>
                <w:b/>
                <w:bCs/>
                <w:sz w:val="16"/>
                <w:rtl/>
                <w:rPrChange w:id="6173"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6174" w:author="Meryl Etman" w:date="2020-03-25T10:10:00Z">
                  <w:rPr>
                    <w:rFonts w:ascii="Arial" w:eastAsia="Calibri" w:hAnsi="Arial" w:hint="cs"/>
                    <w:b/>
                    <w:bCs/>
                    <w:sz w:val="16"/>
                    <w:rtl/>
                  </w:rPr>
                </w:rPrChange>
              </w:rPr>
              <w:t>*</w:t>
            </w:r>
          </w:p>
        </w:tc>
        <w:tc>
          <w:tcPr>
            <w:tcW w:w="1682" w:type="dxa"/>
            <w:shd w:val="clear" w:color="auto" w:fill="auto"/>
            <w:vAlign w:val="center"/>
          </w:tcPr>
          <w:p w14:paraId="4DF9C4A4" w14:textId="77777777" w:rsidR="00EB5A81" w:rsidRPr="000748C0" w:rsidRDefault="00EB5A81" w:rsidP="00341985">
            <w:pPr>
              <w:suppressAutoHyphens/>
              <w:autoSpaceDN w:val="0"/>
              <w:textAlignment w:val="baseline"/>
              <w:rPr>
                <w:rFonts w:ascii="Arial" w:eastAsia="Calibri" w:hAnsi="Arial"/>
                <w:b/>
                <w:bCs/>
                <w:sz w:val="16"/>
                <w:rtl/>
                <w:rPrChange w:id="6175" w:author="Meryl Etman" w:date="2020-03-25T10:10:00Z">
                  <w:rPr>
                    <w:rFonts w:ascii="Arial" w:eastAsia="Calibri" w:hAnsi="Arial"/>
                    <w:b/>
                    <w:bCs/>
                    <w:sz w:val="16"/>
                    <w:rtl/>
                  </w:rPr>
                </w:rPrChange>
              </w:rPr>
            </w:pPr>
            <w:r w:rsidRPr="000748C0">
              <w:rPr>
                <w:rFonts w:ascii="Arial" w:eastAsia="Calibri" w:hAnsi="Arial" w:hint="cs"/>
                <w:b/>
                <w:bCs/>
                <w:sz w:val="16"/>
                <w:rtl/>
                <w:rPrChange w:id="6176" w:author="Meryl Etman" w:date="2020-03-25T10:10:00Z">
                  <w:rPr>
                    <w:rFonts w:ascii="Arial" w:eastAsia="Calibri" w:hAnsi="Arial" w:hint="cs"/>
                    <w:b/>
                    <w:bCs/>
                    <w:sz w:val="16"/>
                    <w:rtl/>
                  </w:rPr>
                </w:rPrChange>
              </w:rPr>
              <w:t>(תאריך) ת/ש/פ</w:t>
            </w:r>
          </w:p>
        </w:tc>
        <w:tc>
          <w:tcPr>
            <w:tcW w:w="4033" w:type="dxa"/>
            <w:shd w:val="clear" w:color="auto" w:fill="auto"/>
            <w:vAlign w:val="center"/>
          </w:tcPr>
          <w:p w14:paraId="01F9A937" w14:textId="77777777" w:rsidR="00EB5A81" w:rsidRPr="000748C0" w:rsidRDefault="00EB5A81" w:rsidP="00341985">
            <w:pPr>
              <w:suppressAutoHyphens/>
              <w:autoSpaceDN w:val="0"/>
              <w:textAlignment w:val="baseline"/>
              <w:rPr>
                <w:rFonts w:ascii="Arial" w:eastAsia="Calibri" w:hAnsi="Arial"/>
                <w:b/>
                <w:bCs/>
                <w:sz w:val="16"/>
                <w:rtl/>
                <w:rPrChange w:id="6177" w:author="Meryl Etman" w:date="2020-03-25T10:10:00Z">
                  <w:rPr>
                    <w:rFonts w:ascii="Arial" w:eastAsia="Calibri" w:hAnsi="Arial"/>
                    <w:b/>
                    <w:bCs/>
                    <w:sz w:val="16"/>
                    <w:rtl/>
                  </w:rPr>
                </w:rPrChange>
              </w:rPr>
            </w:pPr>
            <w:r w:rsidRPr="000748C0">
              <w:rPr>
                <w:rFonts w:ascii="Arial" w:eastAsia="Calibri" w:hAnsi="Arial" w:hint="cs"/>
                <w:b/>
                <w:bCs/>
                <w:sz w:val="16"/>
                <w:rtl/>
                <w:rPrChange w:id="6178" w:author="Meryl Etman" w:date="2020-03-25T10:10:00Z">
                  <w:rPr>
                    <w:rFonts w:ascii="Arial" w:eastAsia="Calibri" w:hAnsi="Arial" w:hint="cs"/>
                    <w:b/>
                    <w:bCs/>
                    <w:sz w:val="16"/>
                    <w:rtl/>
                  </w:rPr>
                </w:rPrChange>
              </w:rPr>
              <w:t>הערות</w:t>
            </w:r>
          </w:p>
        </w:tc>
      </w:tr>
      <w:tr w:rsidR="00EB5A81" w:rsidRPr="000748C0" w14:paraId="479BC638" w14:textId="77777777" w:rsidTr="00603F1E">
        <w:tc>
          <w:tcPr>
            <w:tcW w:w="272" w:type="dxa"/>
            <w:shd w:val="clear" w:color="auto" w:fill="auto"/>
          </w:tcPr>
          <w:p w14:paraId="01704D85" w14:textId="77777777" w:rsidR="00EB5A81" w:rsidRPr="000748C0" w:rsidRDefault="00EB5A81" w:rsidP="00341985">
            <w:pPr>
              <w:suppressAutoHyphens/>
              <w:autoSpaceDN w:val="0"/>
              <w:jc w:val="both"/>
              <w:textAlignment w:val="baseline"/>
              <w:rPr>
                <w:rFonts w:ascii="Arial" w:eastAsia="Calibri" w:hAnsi="Arial"/>
                <w:sz w:val="18"/>
                <w:szCs w:val="24"/>
                <w:rtl/>
                <w:rPrChange w:id="6179" w:author="Meryl Etman" w:date="2020-03-25T10:10:00Z">
                  <w:rPr>
                    <w:rFonts w:ascii="Arial" w:eastAsia="Calibri" w:hAnsi="Arial"/>
                    <w:sz w:val="18"/>
                    <w:szCs w:val="24"/>
                    <w:rtl/>
                  </w:rPr>
                </w:rPrChange>
              </w:rPr>
            </w:pPr>
            <w:r w:rsidRPr="000748C0">
              <w:rPr>
                <w:rFonts w:ascii="Arial" w:eastAsia="Calibri" w:hAnsi="Arial" w:hint="cs"/>
                <w:sz w:val="18"/>
                <w:szCs w:val="24"/>
                <w:rtl/>
                <w:rPrChange w:id="6180" w:author="Meryl Etman" w:date="2020-03-25T10:10:00Z">
                  <w:rPr>
                    <w:rFonts w:ascii="Arial" w:eastAsia="Calibri" w:hAnsi="Arial" w:hint="cs"/>
                    <w:sz w:val="18"/>
                    <w:szCs w:val="24"/>
                    <w:rtl/>
                  </w:rPr>
                </w:rPrChange>
              </w:rPr>
              <w:t>1</w:t>
            </w:r>
          </w:p>
        </w:tc>
        <w:tc>
          <w:tcPr>
            <w:tcW w:w="3369" w:type="dxa"/>
            <w:shd w:val="clear" w:color="auto" w:fill="auto"/>
            <w:tcMar>
              <w:top w:w="28" w:type="dxa"/>
              <w:left w:w="57" w:type="dxa"/>
              <w:right w:w="57" w:type="dxa"/>
            </w:tcMar>
          </w:tcPr>
          <w:p w14:paraId="4C5AA6C8"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18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182" w:author="Meryl Etman" w:date="2020-03-25T10:10:00Z">
                  <w:rPr>
                    <w:rFonts w:ascii="Arial" w:eastAsia="Calibri" w:hAnsi="Arial" w:hint="cs"/>
                    <w:i/>
                    <w:iCs/>
                    <w:sz w:val="18"/>
                    <w:szCs w:val="24"/>
                    <w:rtl/>
                  </w:rPr>
                </w:rPrChange>
              </w:rPr>
              <w:t>אישור קבלן משנה</w:t>
            </w:r>
          </w:p>
        </w:tc>
        <w:tc>
          <w:tcPr>
            <w:tcW w:w="1682" w:type="dxa"/>
            <w:shd w:val="clear" w:color="auto" w:fill="auto"/>
            <w:tcMar>
              <w:top w:w="28" w:type="dxa"/>
              <w:left w:w="57" w:type="dxa"/>
              <w:right w:w="57" w:type="dxa"/>
            </w:tcMar>
          </w:tcPr>
          <w:p w14:paraId="4CBD1ABA" w14:textId="77777777" w:rsidR="00EB5A81" w:rsidRPr="000748C0" w:rsidRDefault="00EB5A81" w:rsidP="00341985">
            <w:pPr>
              <w:suppressAutoHyphens/>
              <w:autoSpaceDN w:val="0"/>
              <w:jc w:val="both"/>
              <w:textAlignment w:val="baseline"/>
              <w:rPr>
                <w:rFonts w:ascii="Arial" w:eastAsia="Calibri" w:hAnsi="Arial"/>
                <w:sz w:val="18"/>
                <w:szCs w:val="24"/>
                <w:rtl/>
                <w:rPrChange w:id="6183"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vAlign w:val="center"/>
          </w:tcPr>
          <w:p w14:paraId="0DB72F3C" w14:textId="77777777" w:rsidR="00EB5A81" w:rsidRPr="000748C0" w:rsidRDefault="00EB5A81" w:rsidP="00341985">
            <w:pPr>
              <w:suppressAutoHyphens/>
              <w:autoSpaceDN w:val="0"/>
              <w:textAlignment w:val="baseline"/>
              <w:rPr>
                <w:rFonts w:ascii="Arial" w:eastAsia="Calibri" w:hAnsi="Arial"/>
                <w:i/>
                <w:iCs/>
                <w:rtl/>
                <w:rPrChange w:id="6184" w:author="Meryl Etman" w:date="2020-03-25T10:10:00Z">
                  <w:rPr>
                    <w:rFonts w:ascii="Arial" w:eastAsia="Calibri" w:hAnsi="Arial"/>
                    <w:i/>
                    <w:iCs/>
                    <w:rtl/>
                  </w:rPr>
                </w:rPrChange>
              </w:rPr>
            </w:pPr>
          </w:p>
        </w:tc>
      </w:tr>
      <w:tr w:rsidR="00EB5A81" w:rsidRPr="000748C0" w14:paraId="14AADD61" w14:textId="77777777" w:rsidTr="00603F1E">
        <w:tc>
          <w:tcPr>
            <w:tcW w:w="272" w:type="dxa"/>
            <w:shd w:val="clear" w:color="auto" w:fill="auto"/>
          </w:tcPr>
          <w:p w14:paraId="3E103FBD" w14:textId="77777777" w:rsidR="00EB5A81" w:rsidRPr="000748C0" w:rsidRDefault="00EB5A81" w:rsidP="00341985">
            <w:pPr>
              <w:suppressAutoHyphens/>
              <w:autoSpaceDN w:val="0"/>
              <w:jc w:val="both"/>
              <w:textAlignment w:val="baseline"/>
              <w:rPr>
                <w:rFonts w:ascii="Arial" w:eastAsia="Calibri" w:hAnsi="Arial"/>
                <w:sz w:val="18"/>
                <w:szCs w:val="24"/>
                <w:rtl/>
                <w:rPrChange w:id="6185" w:author="Meryl Etman" w:date="2020-03-25T10:10:00Z">
                  <w:rPr>
                    <w:rFonts w:ascii="Arial" w:eastAsia="Calibri" w:hAnsi="Arial"/>
                    <w:sz w:val="18"/>
                    <w:szCs w:val="24"/>
                    <w:rtl/>
                  </w:rPr>
                </w:rPrChange>
              </w:rPr>
            </w:pPr>
            <w:r w:rsidRPr="000748C0">
              <w:rPr>
                <w:rFonts w:ascii="Arial" w:eastAsia="Calibri" w:hAnsi="Arial" w:hint="cs"/>
                <w:sz w:val="18"/>
                <w:szCs w:val="24"/>
                <w:rtl/>
                <w:rPrChange w:id="6186" w:author="Meryl Etman" w:date="2020-03-25T10:10:00Z">
                  <w:rPr>
                    <w:rFonts w:ascii="Arial" w:eastAsia="Calibri" w:hAnsi="Arial" w:hint="cs"/>
                    <w:sz w:val="18"/>
                    <w:szCs w:val="24"/>
                    <w:rtl/>
                  </w:rPr>
                </w:rPrChange>
              </w:rPr>
              <w:t>2</w:t>
            </w:r>
          </w:p>
        </w:tc>
        <w:tc>
          <w:tcPr>
            <w:tcW w:w="3369" w:type="dxa"/>
            <w:shd w:val="clear" w:color="auto" w:fill="auto"/>
            <w:tcMar>
              <w:top w:w="28" w:type="dxa"/>
              <w:left w:w="57" w:type="dxa"/>
              <w:right w:w="57" w:type="dxa"/>
            </w:tcMar>
          </w:tcPr>
          <w:p w14:paraId="106A16FF"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18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188" w:author="Meryl Etman" w:date="2020-03-25T10:10:00Z">
                  <w:rPr>
                    <w:rFonts w:ascii="Arial" w:eastAsia="Calibri" w:hAnsi="Arial" w:hint="cs"/>
                    <w:i/>
                    <w:iCs/>
                    <w:sz w:val="18"/>
                    <w:szCs w:val="24"/>
                    <w:rtl/>
                  </w:rPr>
                </w:rPrChange>
              </w:rPr>
              <w:t>ניקוי/יסודות/קוביות</w:t>
            </w:r>
          </w:p>
        </w:tc>
        <w:tc>
          <w:tcPr>
            <w:tcW w:w="1682" w:type="dxa"/>
            <w:shd w:val="clear" w:color="auto" w:fill="auto"/>
            <w:tcMar>
              <w:top w:w="28" w:type="dxa"/>
              <w:left w:w="57" w:type="dxa"/>
              <w:right w:w="57" w:type="dxa"/>
            </w:tcMar>
          </w:tcPr>
          <w:p w14:paraId="5100E63D" w14:textId="77777777" w:rsidR="00EB5A81" w:rsidRPr="000748C0" w:rsidRDefault="00EB5A81" w:rsidP="00341985">
            <w:pPr>
              <w:suppressAutoHyphens/>
              <w:autoSpaceDN w:val="0"/>
              <w:jc w:val="both"/>
              <w:textAlignment w:val="baseline"/>
              <w:rPr>
                <w:rFonts w:ascii="Arial" w:eastAsia="Calibri" w:hAnsi="Arial"/>
                <w:sz w:val="18"/>
                <w:szCs w:val="24"/>
                <w:rtl/>
                <w:rPrChange w:id="6189"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2A8D9571" w14:textId="77777777" w:rsidR="00EB5A81" w:rsidRPr="000748C0" w:rsidRDefault="00EB5A81" w:rsidP="00341985">
            <w:pPr>
              <w:suppressAutoHyphens/>
              <w:autoSpaceDN w:val="0"/>
              <w:jc w:val="both"/>
              <w:textAlignment w:val="baseline"/>
              <w:rPr>
                <w:rFonts w:ascii="Arial" w:eastAsia="Calibri" w:hAnsi="Arial"/>
                <w:i/>
                <w:iCs/>
                <w:rtl/>
                <w:rPrChange w:id="6190" w:author="Meryl Etman" w:date="2020-03-25T10:10:00Z">
                  <w:rPr>
                    <w:rFonts w:ascii="Arial" w:eastAsia="Calibri" w:hAnsi="Arial"/>
                    <w:i/>
                    <w:iCs/>
                    <w:rtl/>
                  </w:rPr>
                </w:rPrChange>
              </w:rPr>
            </w:pPr>
          </w:p>
        </w:tc>
      </w:tr>
      <w:tr w:rsidR="00EB5A81" w:rsidRPr="000748C0" w14:paraId="02291B7E" w14:textId="77777777" w:rsidTr="00603F1E">
        <w:tc>
          <w:tcPr>
            <w:tcW w:w="272" w:type="dxa"/>
            <w:shd w:val="clear" w:color="auto" w:fill="auto"/>
          </w:tcPr>
          <w:p w14:paraId="79FB9718" w14:textId="77777777" w:rsidR="00EB5A81" w:rsidRPr="000748C0" w:rsidRDefault="00EB5A81" w:rsidP="00341985">
            <w:pPr>
              <w:suppressAutoHyphens/>
              <w:autoSpaceDN w:val="0"/>
              <w:jc w:val="both"/>
              <w:textAlignment w:val="baseline"/>
              <w:rPr>
                <w:rFonts w:ascii="Arial" w:eastAsia="Calibri" w:hAnsi="Arial"/>
                <w:sz w:val="18"/>
                <w:szCs w:val="24"/>
                <w:rtl/>
                <w:rPrChange w:id="6191" w:author="Meryl Etman" w:date="2020-03-25T10:10:00Z">
                  <w:rPr>
                    <w:rFonts w:ascii="Arial" w:eastAsia="Calibri" w:hAnsi="Arial"/>
                    <w:sz w:val="18"/>
                    <w:szCs w:val="24"/>
                    <w:rtl/>
                  </w:rPr>
                </w:rPrChange>
              </w:rPr>
            </w:pPr>
            <w:r w:rsidRPr="000748C0">
              <w:rPr>
                <w:rFonts w:ascii="Arial" w:eastAsia="Calibri" w:hAnsi="Arial" w:hint="cs"/>
                <w:sz w:val="18"/>
                <w:szCs w:val="24"/>
                <w:rtl/>
                <w:rPrChange w:id="6192" w:author="Meryl Etman" w:date="2020-03-25T10:10:00Z">
                  <w:rPr>
                    <w:rFonts w:ascii="Arial" w:eastAsia="Calibri" w:hAnsi="Arial" w:hint="cs"/>
                    <w:sz w:val="18"/>
                    <w:szCs w:val="24"/>
                    <w:rtl/>
                  </w:rPr>
                </w:rPrChange>
              </w:rPr>
              <w:t>3</w:t>
            </w:r>
          </w:p>
        </w:tc>
        <w:tc>
          <w:tcPr>
            <w:tcW w:w="3369" w:type="dxa"/>
            <w:shd w:val="clear" w:color="auto" w:fill="auto"/>
            <w:tcMar>
              <w:top w:w="28" w:type="dxa"/>
              <w:left w:w="57" w:type="dxa"/>
              <w:right w:w="57" w:type="dxa"/>
            </w:tcMar>
          </w:tcPr>
          <w:p w14:paraId="43E07126" w14:textId="77777777" w:rsidR="00EB5A81" w:rsidRPr="000748C0" w:rsidRDefault="00EB5A81" w:rsidP="00341985">
            <w:pPr>
              <w:suppressAutoHyphens/>
              <w:autoSpaceDN w:val="0"/>
              <w:textAlignment w:val="baseline"/>
              <w:rPr>
                <w:rFonts w:ascii="Arial" w:eastAsia="Calibri" w:hAnsi="Arial"/>
                <w:i/>
                <w:iCs/>
                <w:sz w:val="18"/>
                <w:szCs w:val="24"/>
                <w:rtl/>
                <w:rPrChange w:id="6193"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194" w:author="Meryl Etman" w:date="2020-03-25T10:10:00Z">
                  <w:rPr>
                    <w:rFonts w:ascii="Arial" w:eastAsia="Calibri" w:hAnsi="Arial" w:hint="cs"/>
                    <w:i/>
                    <w:iCs/>
                    <w:sz w:val="18"/>
                    <w:szCs w:val="24"/>
                    <w:rtl/>
                  </w:rPr>
                </w:rPrChange>
              </w:rPr>
              <w:t>שיפועים/אשפרה/יבוש</w:t>
            </w:r>
          </w:p>
        </w:tc>
        <w:tc>
          <w:tcPr>
            <w:tcW w:w="1682" w:type="dxa"/>
            <w:shd w:val="clear" w:color="auto" w:fill="auto"/>
            <w:tcMar>
              <w:top w:w="28" w:type="dxa"/>
              <w:left w:w="57" w:type="dxa"/>
              <w:right w:w="57" w:type="dxa"/>
            </w:tcMar>
          </w:tcPr>
          <w:p w14:paraId="14619B58" w14:textId="77777777" w:rsidR="00EB5A81" w:rsidRPr="000748C0" w:rsidRDefault="00EB5A81" w:rsidP="00341985">
            <w:pPr>
              <w:suppressAutoHyphens/>
              <w:autoSpaceDN w:val="0"/>
              <w:jc w:val="both"/>
              <w:textAlignment w:val="baseline"/>
              <w:rPr>
                <w:rFonts w:ascii="Arial" w:eastAsia="Calibri" w:hAnsi="Arial"/>
                <w:sz w:val="18"/>
                <w:szCs w:val="24"/>
                <w:rtl/>
                <w:rPrChange w:id="6195"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7F913EF4" w14:textId="77777777" w:rsidR="00EB5A81" w:rsidRPr="000748C0" w:rsidRDefault="00EB5A81" w:rsidP="00341985">
            <w:pPr>
              <w:suppressAutoHyphens/>
              <w:autoSpaceDN w:val="0"/>
              <w:jc w:val="both"/>
              <w:textAlignment w:val="baseline"/>
              <w:rPr>
                <w:rFonts w:ascii="Arial" w:eastAsia="Calibri" w:hAnsi="Arial"/>
                <w:i/>
                <w:iCs/>
                <w:rtl/>
                <w:rPrChange w:id="6196" w:author="Meryl Etman" w:date="2020-03-25T10:10:00Z">
                  <w:rPr>
                    <w:rFonts w:ascii="Arial" w:eastAsia="Calibri" w:hAnsi="Arial"/>
                    <w:i/>
                    <w:iCs/>
                    <w:rtl/>
                  </w:rPr>
                </w:rPrChange>
              </w:rPr>
            </w:pPr>
            <w:r w:rsidRPr="000748C0">
              <w:rPr>
                <w:rFonts w:ascii="Arial" w:eastAsia="Calibri" w:hAnsi="Arial" w:hint="cs"/>
                <w:i/>
                <w:iCs/>
                <w:rtl/>
                <w:rPrChange w:id="6197" w:author="Meryl Etman" w:date="2020-03-25T10:10:00Z">
                  <w:rPr>
                    <w:rFonts w:ascii="Arial" w:eastAsia="Calibri" w:hAnsi="Arial" w:hint="cs"/>
                    <w:i/>
                    <w:iCs/>
                    <w:rtl/>
                  </w:rPr>
                </w:rPrChange>
              </w:rPr>
              <w:t>1.5%</w:t>
            </w:r>
          </w:p>
        </w:tc>
      </w:tr>
      <w:tr w:rsidR="00EB5A81" w:rsidRPr="000748C0" w14:paraId="25192CDE" w14:textId="77777777" w:rsidTr="00603F1E">
        <w:tc>
          <w:tcPr>
            <w:tcW w:w="272" w:type="dxa"/>
            <w:shd w:val="clear" w:color="auto" w:fill="auto"/>
          </w:tcPr>
          <w:p w14:paraId="7E106632" w14:textId="77777777" w:rsidR="00EB5A81" w:rsidRPr="000748C0" w:rsidRDefault="00EB5A81" w:rsidP="00341985">
            <w:pPr>
              <w:suppressAutoHyphens/>
              <w:autoSpaceDN w:val="0"/>
              <w:jc w:val="both"/>
              <w:textAlignment w:val="baseline"/>
              <w:rPr>
                <w:rFonts w:ascii="Arial" w:eastAsia="Calibri" w:hAnsi="Arial"/>
                <w:sz w:val="18"/>
                <w:szCs w:val="24"/>
                <w:rtl/>
                <w:rPrChange w:id="6198" w:author="Meryl Etman" w:date="2020-03-25T10:10:00Z">
                  <w:rPr>
                    <w:rFonts w:ascii="Arial" w:eastAsia="Calibri" w:hAnsi="Arial"/>
                    <w:sz w:val="18"/>
                    <w:szCs w:val="24"/>
                    <w:rtl/>
                  </w:rPr>
                </w:rPrChange>
              </w:rPr>
            </w:pPr>
            <w:r w:rsidRPr="000748C0">
              <w:rPr>
                <w:rFonts w:ascii="Arial" w:eastAsia="Calibri" w:hAnsi="Arial" w:hint="cs"/>
                <w:sz w:val="18"/>
                <w:szCs w:val="24"/>
                <w:rtl/>
                <w:rPrChange w:id="6199" w:author="Meryl Etman" w:date="2020-03-25T10:10:00Z">
                  <w:rPr>
                    <w:rFonts w:ascii="Arial" w:eastAsia="Calibri" w:hAnsi="Arial" w:hint="cs"/>
                    <w:sz w:val="18"/>
                    <w:szCs w:val="24"/>
                    <w:rtl/>
                  </w:rPr>
                </w:rPrChange>
              </w:rPr>
              <w:t>4</w:t>
            </w:r>
          </w:p>
        </w:tc>
        <w:tc>
          <w:tcPr>
            <w:tcW w:w="3369" w:type="dxa"/>
            <w:shd w:val="clear" w:color="auto" w:fill="auto"/>
            <w:tcMar>
              <w:top w:w="28" w:type="dxa"/>
              <w:left w:w="57" w:type="dxa"/>
              <w:right w:w="57" w:type="dxa"/>
            </w:tcMar>
          </w:tcPr>
          <w:p w14:paraId="562D7990"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00"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01" w:author="Meryl Etman" w:date="2020-03-25T10:10:00Z">
                  <w:rPr>
                    <w:rFonts w:ascii="Arial" w:eastAsia="Calibri" w:hAnsi="Arial" w:hint="cs"/>
                    <w:i/>
                    <w:iCs/>
                    <w:sz w:val="18"/>
                    <w:szCs w:val="24"/>
                    <w:rtl/>
                  </w:rPr>
                </w:rPrChange>
              </w:rPr>
              <w:t>קטע ניסוי</w:t>
            </w:r>
          </w:p>
        </w:tc>
        <w:tc>
          <w:tcPr>
            <w:tcW w:w="1682" w:type="dxa"/>
            <w:shd w:val="clear" w:color="auto" w:fill="auto"/>
            <w:tcMar>
              <w:top w:w="28" w:type="dxa"/>
              <w:left w:w="57" w:type="dxa"/>
              <w:right w:w="57" w:type="dxa"/>
            </w:tcMar>
          </w:tcPr>
          <w:p w14:paraId="299D5B5C" w14:textId="77777777" w:rsidR="00EB5A81" w:rsidRPr="000748C0" w:rsidRDefault="00EB5A81" w:rsidP="00341985">
            <w:pPr>
              <w:suppressAutoHyphens/>
              <w:autoSpaceDN w:val="0"/>
              <w:jc w:val="both"/>
              <w:textAlignment w:val="baseline"/>
              <w:rPr>
                <w:rFonts w:ascii="Arial" w:eastAsia="Calibri" w:hAnsi="Arial"/>
                <w:sz w:val="18"/>
                <w:szCs w:val="24"/>
                <w:rtl/>
                <w:rPrChange w:id="6202"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14C6AE4B" w14:textId="77777777" w:rsidR="00EB5A81" w:rsidRPr="000748C0" w:rsidRDefault="00EB5A81" w:rsidP="00341985">
            <w:pPr>
              <w:suppressAutoHyphens/>
              <w:autoSpaceDN w:val="0"/>
              <w:jc w:val="both"/>
              <w:textAlignment w:val="baseline"/>
              <w:rPr>
                <w:rFonts w:ascii="Arial" w:eastAsia="Calibri" w:hAnsi="Arial"/>
                <w:i/>
                <w:iCs/>
                <w:rtl/>
                <w:rPrChange w:id="6203" w:author="Meryl Etman" w:date="2020-03-25T10:10:00Z">
                  <w:rPr>
                    <w:rFonts w:ascii="Arial" w:eastAsia="Calibri" w:hAnsi="Arial"/>
                    <w:i/>
                    <w:iCs/>
                    <w:rtl/>
                  </w:rPr>
                </w:rPrChange>
              </w:rPr>
            </w:pPr>
          </w:p>
        </w:tc>
      </w:tr>
      <w:tr w:rsidR="00EB5A81" w:rsidRPr="000748C0" w14:paraId="2994189B" w14:textId="77777777" w:rsidTr="00603F1E">
        <w:tc>
          <w:tcPr>
            <w:tcW w:w="272" w:type="dxa"/>
            <w:shd w:val="clear" w:color="auto" w:fill="auto"/>
          </w:tcPr>
          <w:p w14:paraId="51DB0E46" w14:textId="77777777" w:rsidR="00EB5A81" w:rsidRPr="000748C0" w:rsidRDefault="00EB5A81" w:rsidP="00341985">
            <w:pPr>
              <w:suppressAutoHyphens/>
              <w:autoSpaceDN w:val="0"/>
              <w:jc w:val="both"/>
              <w:textAlignment w:val="baseline"/>
              <w:rPr>
                <w:rFonts w:ascii="Arial" w:eastAsia="Calibri" w:hAnsi="Arial"/>
                <w:sz w:val="18"/>
                <w:szCs w:val="24"/>
                <w:rtl/>
                <w:rPrChange w:id="6204" w:author="Meryl Etman" w:date="2020-03-25T10:10:00Z">
                  <w:rPr>
                    <w:rFonts w:ascii="Arial" w:eastAsia="Calibri" w:hAnsi="Arial"/>
                    <w:sz w:val="18"/>
                    <w:szCs w:val="24"/>
                    <w:rtl/>
                  </w:rPr>
                </w:rPrChange>
              </w:rPr>
            </w:pPr>
            <w:r w:rsidRPr="000748C0">
              <w:rPr>
                <w:rFonts w:ascii="Arial" w:eastAsia="Calibri" w:hAnsi="Arial" w:hint="cs"/>
                <w:sz w:val="18"/>
                <w:szCs w:val="24"/>
                <w:rtl/>
                <w:rPrChange w:id="6205" w:author="Meryl Etman" w:date="2020-03-25T10:10:00Z">
                  <w:rPr>
                    <w:rFonts w:ascii="Arial" w:eastAsia="Calibri" w:hAnsi="Arial" w:hint="cs"/>
                    <w:sz w:val="18"/>
                    <w:szCs w:val="24"/>
                    <w:rtl/>
                  </w:rPr>
                </w:rPrChange>
              </w:rPr>
              <w:t>5</w:t>
            </w:r>
          </w:p>
        </w:tc>
        <w:tc>
          <w:tcPr>
            <w:tcW w:w="3369" w:type="dxa"/>
            <w:shd w:val="clear" w:color="auto" w:fill="auto"/>
            <w:tcMar>
              <w:top w:w="28" w:type="dxa"/>
              <w:left w:w="57" w:type="dxa"/>
              <w:right w:w="57" w:type="dxa"/>
            </w:tcMar>
          </w:tcPr>
          <w:p w14:paraId="5BBF7429"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06"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07" w:author="Meryl Etman" w:date="2020-03-25T10:10:00Z">
                  <w:rPr>
                    <w:rFonts w:ascii="Arial" w:eastAsia="Calibri" w:hAnsi="Arial" w:hint="cs"/>
                    <w:i/>
                    <w:iCs/>
                    <w:sz w:val="18"/>
                    <w:szCs w:val="24"/>
                    <w:rtl/>
                  </w:rPr>
                </w:rPrChange>
              </w:rPr>
              <w:t>יריעת חיזוק ויריעת חיפוי</w:t>
            </w:r>
          </w:p>
        </w:tc>
        <w:tc>
          <w:tcPr>
            <w:tcW w:w="1682" w:type="dxa"/>
            <w:shd w:val="clear" w:color="auto" w:fill="auto"/>
            <w:tcMar>
              <w:top w:w="28" w:type="dxa"/>
              <w:left w:w="57" w:type="dxa"/>
              <w:right w:w="57" w:type="dxa"/>
            </w:tcMar>
          </w:tcPr>
          <w:p w14:paraId="5AD835D7" w14:textId="77777777" w:rsidR="00EB5A81" w:rsidRPr="000748C0" w:rsidRDefault="00EB5A81" w:rsidP="00341985">
            <w:pPr>
              <w:suppressAutoHyphens/>
              <w:autoSpaceDN w:val="0"/>
              <w:jc w:val="both"/>
              <w:textAlignment w:val="baseline"/>
              <w:rPr>
                <w:rFonts w:ascii="Arial" w:eastAsia="Calibri" w:hAnsi="Arial"/>
                <w:sz w:val="18"/>
                <w:szCs w:val="24"/>
                <w:rtl/>
                <w:rPrChange w:id="6208"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339656FE" w14:textId="77777777" w:rsidR="00EB5A81" w:rsidRPr="000748C0" w:rsidRDefault="00EB5A81" w:rsidP="00341985">
            <w:pPr>
              <w:suppressAutoHyphens/>
              <w:autoSpaceDN w:val="0"/>
              <w:jc w:val="both"/>
              <w:textAlignment w:val="baseline"/>
              <w:rPr>
                <w:rFonts w:ascii="Arial" w:eastAsia="Calibri" w:hAnsi="Arial"/>
                <w:i/>
                <w:iCs/>
                <w:rtl/>
                <w:rPrChange w:id="6209" w:author="Meryl Etman" w:date="2020-03-25T10:10:00Z">
                  <w:rPr>
                    <w:rFonts w:ascii="Arial" w:eastAsia="Calibri" w:hAnsi="Arial"/>
                    <w:i/>
                    <w:iCs/>
                    <w:rtl/>
                  </w:rPr>
                </w:rPrChange>
              </w:rPr>
            </w:pPr>
          </w:p>
        </w:tc>
      </w:tr>
      <w:tr w:rsidR="00EB5A81" w:rsidRPr="000748C0" w14:paraId="3F004A38" w14:textId="77777777" w:rsidTr="00603F1E">
        <w:tc>
          <w:tcPr>
            <w:tcW w:w="272" w:type="dxa"/>
            <w:shd w:val="clear" w:color="auto" w:fill="auto"/>
          </w:tcPr>
          <w:p w14:paraId="3180ACFB" w14:textId="77777777" w:rsidR="00EB5A81" w:rsidRPr="000748C0" w:rsidRDefault="00EB5A81" w:rsidP="00341985">
            <w:pPr>
              <w:suppressAutoHyphens/>
              <w:autoSpaceDN w:val="0"/>
              <w:jc w:val="both"/>
              <w:textAlignment w:val="baseline"/>
              <w:rPr>
                <w:rFonts w:ascii="Arial" w:eastAsia="Calibri" w:hAnsi="Arial"/>
                <w:sz w:val="18"/>
                <w:szCs w:val="24"/>
                <w:rtl/>
                <w:rPrChange w:id="6210" w:author="Meryl Etman" w:date="2020-03-25T10:10:00Z">
                  <w:rPr>
                    <w:rFonts w:ascii="Arial" w:eastAsia="Calibri" w:hAnsi="Arial"/>
                    <w:sz w:val="18"/>
                    <w:szCs w:val="24"/>
                    <w:rtl/>
                  </w:rPr>
                </w:rPrChange>
              </w:rPr>
            </w:pPr>
            <w:r w:rsidRPr="000748C0">
              <w:rPr>
                <w:rFonts w:ascii="Arial" w:eastAsia="Calibri" w:hAnsi="Arial" w:hint="cs"/>
                <w:sz w:val="18"/>
                <w:szCs w:val="24"/>
                <w:rtl/>
                <w:rPrChange w:id="6211" w:author="Meryl Etman" w:date="2020-03-25T10:10:00Z">
                  <w:rPr>
                    <w:rFonts w:ascii="Arial" w:eastAsia="Calibri" w:hAnsi="Arial" w:hint="cs"/>
                    <w:sz w:val="18"/>
                    <w:szCs w:val="24"/>
                    <w:rtl/>
                  </w:rPr>
                </w:rPrChange>
              </w:rPr>
              <w:t>6</w:t>
            </w:r>
          </w:p>
        </w:tc>
        <w:tc>
          <w:tcPr>
            <w:tcW w:w="3369" w:type="dxa"/>
            <w:shd w:val="clear" w:color="auto" w:fill="auto"/>
            <w:tcMar>
              <w:top w:w="28" w:type="dxa"/>
              <w:left w:w="57" w:type="dxa"/>
              <w:right w:w="57" w:type="dxa"/>
            </w:tcMar>
          </w:tcPr>
          <w:p w14:paraId="3078D547"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12"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13" w:author="Meryl Etman" w:date="2020-03-25T10:10:00Z">
                  <w:rPr>
                    <w:rFonts w:ascii="Arial" w:eastAsia="Calibri" w:hAnsi="Arial" w:hint="cs"/>
                    <w:i/>
                    <w:iCs/>
                    <w:sz w:val="18"/>
                    <w:szCs w:val="24"/>
                    <w:rtl/>
                  </w:rPr>
                </w:rPrChange>
              </w:rPr>
              <w:t>הידבקות</w:t>
            </w:r>
          </w:p>
        </w:tc>
        <w:tc>
          <w:tcPr>
            <w:tcW w:w="1682" w:type="dxa"/>
            <w:shd w:val="clear" w:color="auto" w:fill="auto"/>
            <w:tcMar>
              <w:top w:w="28" w:type="dxa"/>
              <w:left w:w="57" w:type="dxa"/>
              <w:right w:w="57" w:type="dxa"/>
            </w:tcMar>
          </w:tcPr>
          <w:p w14:paraId="269AD232" w14:textId="77777777" w:rsidR="00EB5A81" w:rsidRPr="000748C0" w:rsidRDefault="00EB5A81" w:rsidP="00341985">
            <w:pPr>
              <w:suppressAutoHyphens/>
              <w:autoSpaceDN w:val="0"/>
              <w:jc w:val="both"/>
              <w:textAlignment w:val="baseline"/>
              <w:rPr>
                <w:rFonts w:ascii="Arial" w:eastAsia="Calibri" w:hAnsi="Arial"/>
                <w:sz w:val="18"/>
                <w:szCs w:val="24"/>
                <w:rtl/>
                <w:rPrChange w:id="6214"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1C7E93FE" w14:textId="77777777" w:rsidR="00EB5A81" w:rsidRPr="000748C0" w:rsidRDefault="00EB5A81" w:rsidP="00341985">
            <w:pPr>
              <w:suppressAutoHyphens/>
              <w:autoSpaceDN w:val="0"/>
              <w:jc w:val="both"/>
              <w:textAlignment w:val="baseline"/>
              <w:rPr>
                <w:rFonts w:ascii="Arial" w:eastAsia="Calibri" w:hAnsi="Arial"/>
                <w:i/>
                <w:iCs/>
                <w:rtl/>
                <w:rPrChange w:id="6215" w:author="Meryl Etman" w:date="2020-03-25T10:10:00Z">
                  <w:rPr>
                    <w:rFonts w:ascii="Arial" w:eastAsia="Calibri" w:hAnsi="Arial"/>
                    <w:i/>
                    <w:iCs/>
                    <w:rtl/>
                  </w:rPr>
                </w:rPrChange>
              </w:rPr>
            </w:pPr>
            <w:r w:rsidRPr="000748C0">
              <w:rPr>
                <w:rFonts w:ascii="Arial" w:eastAsia="Calibri" w:hAnsi="Arial" w:hint="cs"/>
                <w:i/>
                <w:iCs/>
                <w:rtl/>
                <w:rPrChange w:id="6216" w:author="Meryl Etman" w:date="2020-03-25T10:10:00Z">
                  <w:rPr>
                    <w:rFonts w:ascii="Arial" w:eastAsia="Calibri" w:hAnsi="Arial" w:hint="cs"/>
                    <w:i/>
                    <w:iCs/>
                    <w:rtl/>
                  </w:rPr>
                </w:rPrChange>
              </w:rPr>
              <w:t>בדיקה ויזואלית.</w:t>
            </w:r>
          </w:p>
        </w:tc>
      </w:tr>
      <w:tr w:rsidR="00EB5A81" w:rsidRPr="000748C0" w14:paraId="662E4D75" w14:textId="77777777" w:rsidTr="00603F1E">
        <w:tc>
          <w:tcPr>
            <w:tcW w:w="272" w:type="dxa"/>
            <w:shd w:val="clear" w:color="auto" w:fill="auto"/>
          </w:tcPr>
          <w:p w14:paraId="092C231C" w14:textId="77777777" w:rsidR="00EB5A81" w:rsidRPr="000748C0" w:rsidRDefault="00EB5A81" w:rsidP="00341985">
            <w:pPr>
              <w:suppressAutoHyphens/>
              <w:autoSpaceDN w:val="0"/>
              <w:jc w:val="both"/>
              <w:textAlignment w:val="baseline"/>
              <w:rPr>
                <w:rFonts w:ascii="Arial" w:eastAsia="Calibri" w:hAnsi="Arial"/>
                <w:sz w:val="18"/>
                <w:szCs w:val="24"/>
                <w:rtl/>
                <w:rPrChange w:id="6217" w:author="Meryl Etman" w:date="2020-03-25T10:10:00Z">
                  <w:rPr>
                    <w:rFonts w:ascii="Arial" w:eastAsia="Calibri" w:hAnsi="Arial"/>
                    <w:sz w:val="18"/>
                    <w:szCs w:val="24"/>
                    <w:rtl/>
                  </w:rPr>
                </w:rPrChange>
              </w:rPr>
            </w:pPr>
            <w:r w:rsidRPr="000748C0">
              <w:rPr>
                <w:rFonts w:ascii="Arial" w:eastAsia="Calibri" w:hAnsi="Arial" w:hint="cs"/>
                <w:sz w:val="18"/>
                <w:szCs w:val="24"/>
                <w:rtl/>
                <w:rPrChange w:id="6218" w:author="Meryl Etman" w:date="2020-03-25T10:10:00Z">
                  <w:rPr>
                    <w:rFonts w:ascii="Arial" w:eastAsia="Calibri" w:hAnsi="Arial" w:hint="cs"/>
                    <w:sz w:val="18"/>
                    <w:szCs w:val="24"/>
                    <w:rtl/>
                  </w:rPr>
                </w:rPrChange>
              </w:rPr>
              <w:t>7</w:t>
            </w:r>
          </w:p>
        </w:tc>
        <w:tc>
          <w:tcPr>
            <w:tcW w:w="3369" w:type="dxa"/>
            <w:shd w:val="clear" w:color="auto" w:fill="auto"/>
            <w:tcMar>
              <w:top w:w="28" w:type="dxa"/>
              <w:left w:w="57" w:type="dxa"/>
              <w:right w:w="57" w:type="dxa"/>
            </w:tcMar>
          </w:tcPr>
          <w:p w14:paraId="7D4B97B3"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19"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20" w:author="Meryl Etman" w:date="2020-03-25T10:10:00Z">
                  <w:rPr>
                    <w:rFonts w:ascii="Arial" w:eastAsia="Calibri" w:hAnsi="Arial" w:hint="cs"/>
                    <w:i/>
                    <w:iCs/>
                    <w:sz w:val="18"/>
                    <w:szCs w:val="24"/>
                    <w:rtl/>
                  </w:rPr>
                </w:rPrChange>
              </w:rPr>
              <w:t>גמר ובדיקה</w:t>
            </w:r>
          </w:p>
        </w:tc>
        <w:tc>
          <w:tcPr>
            <w:tcW w:w="1682" w:type="dxa"/>
            <w:shd w:val="clear" w:color="auto" w:fill="auto"/>
            <w:tcMar>
              <w:top w:w="28" w:type="dxa"/>
              <w:left w:w="57" w:type="dxa"/>
              <w:right w:w="57" w:type="dxa"/>
            </w:tcMar>
          </w:tcPr>
          <w:p w14:paraId="5807A683" w14:textId="77777777" w:rsidR="00EB5A81" w:rsidRPr="000748C0" w:rsidRDefault="00EB5A81" w:rsidP="00341985">
            <w:pPr>
              <w:suppressAutoHyphens/>
              <w:autoSpaceDN w:val="0"/>
              <w:jc w:val="both"/>
              <w:textAlignment w:val="baseline"/>
              <w:rPr>
                <w:rFonts w:ascii="Arial" w:eastAsia="Calibri" w:hAnsi="Arial"/>
                <w:sz w:val="18"/>
                <w:szCs w:val="24"/>
                <w:rtl/>
                <w:rPrChange w:id="6221"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388BCC6D" w14:textId="77777777" w:rsidR="00EB5A81" w:rsidRPr="000748C0" w:rsidRDefault="00EB5A81" w:rsidP="00341985">
            <w:pPr>
              <w:suppressAutoHyphens/>
              <w:autoSpaceDN w:val="0"/>
              <w:jc w:val="both"/>
              <w:textAlignment w:val="baseline"/>
              <w:rPr>
                <w:rFonts w:ascii="Arial" w:eastAsia="Calibri" w:hAnsi="Arial"/>
                <w:i/>
                <w:iCs/>
                <w:rtl/>
                <w:rPrChange w:id="6222" w:author="Meryl Etman" w:date="2020-03-25T10:10:00Z">
                  <w:rPr>
                    <w:rFonts w:ascii="Arial" w:eastAsia="Calibri" w:hAnsi="Arial"/>
                    <w:i/>
                    <w:iCs/>
                    <w:rtl/>
                  </w:rPr>
                </w:rPrChange>
              </w:rPr>
            </w:pPr>
          </w:p>
        </w:tc>
      </w:tr>
      <w:tr w:rsidR="00EB5A81" w:rsidRPr="000748C0" w14:paraId="4E871A2A" w14:textId="77777777" w:rsidTr="00603F1E">
        <w:tc>
          <w:tcPr>
            <w:tcW w:w="272" w:type="dxa"/>
            <w:shd w:val="clear" w:color="auto" w:fill="auto"/>
          </w:tcPr>
          <w:p w14:paraId="195E75DF" w14:textId="77777777" w:rsidR="00EB5A81" w:rsidRPr="000748C0" w:rsidRDefault="00EB5A81" w:rsidP="00341985">
            <w:pPr>
              <w:suppressAutoHyphens/>
              <w:autoSpaceDN w:val="0"/>
              <w:jc w:val="both"/>
              <w:textAlignment w:val="baseline"/>
              <w:rPr>
                <w:rFonts w:ascii="Arial" w:eastAsia="Calibri" w:hAnsi="Arial"/>
                <w:sz w:val="18"/>
                <w:szCs w:val="24"/>
                <w:rtl/>
                <w:rPrChange w:id="6223" w:author="Meryl Etman" w:date="2020-03-25T10:10:00Z">
                  <w:rPr>
                    <w:rFonts w:ascii="Arial" w:eastAsia="Calibri" w:hAnsi="Arial"/>
                    <w:sz w:val="18"/>
                    <w:szCs w:val="24"/>
                    <w:rtl/>
                  </w:rPr>
                </w:rPrChange>
              </w:rPr>
            </w:pPr>
            <w:r w:rsidRPr="000748C0">
              <w:rPr>
                <w:rFonts w:ascii="Arial" w:eastAsia="Calibri" w:hAnsi="Arial" w:hint="cs"/>
                <w:sz w:val="18"/>
                <w:szCs w:val="24"/>
                <w:rtl/>
                <w:rPrChange w:id="6224" w:author="Meryl Etman" w:date="2020-03-25T10:10:00Z">
                  <w:rPr>
                    <w:rFonts w:ascii="Arial" w:eastAsia="Calibri" w:hAnsi="Arial" w:hint="cs"/>
                    <w:sz w:val="18"/>
                    <w:szCs w:val="24"/>
                    <w:rtl/>
                  </w:rPr>
                </w:rPrChange>
              </w:rPr>
              <w:t>8</w:t>
            </w:r>
          </w:p>
        </w:tc>
        <w:tc>
          <w:tcPr>
            <w:tcW w:w="3369" w:type="dxa"/>
            <w:shd w:val="clear" w:color="auto" w:fill="auto"/>
            <w:tcMar>
              <w:top w:w="28" w:type="dxa"/>
              <w:left w:w="57" w:type="dxa"/>
              <w:right w:w="57" w:type="dxa"/>
            </w:tcMar>
          </w:tcPr>
          <w:p w14:paraId="57DCA2DC"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25"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26" w:author="Meryl Etman" w:date="2020-03-25T10:10:00Z">
                  <w:rPr>
                    <w:rFonts w:ascii="Arial" w:eastAsia="Calibri" w:hAnsi="Arial" w:hint="cs"/>
                    <w:i/>
                    <w:iCs/>
                    <w:sz w:val="18"/>
                    <w:szCs w:val="24"/>
                    <w:rtl/>
                  </w:rPr>
                </w:rPrChange>
              </w:rPr>
              <w:t>בדיקת מעבדה</w:t>
            </w:r>
          </w:p>
        </w:tc>
        <w:tc>
          <w:tcPr>
            <w:tcW w:w="1682" w:type="dxa"/>
            <w:shd w:val="clear" w:color="auto" w:fill="auto"/>
            <w:tcMar>
              <w:top w:w="28" w:type="dxa"/>
              <w:left w:w="57" w:type="dxa"/>
              <w:right w:w="57" w:type="dxa"/>
            </w:tcMar>
          </w:tcPr>
          <w:p w14:paraId="4660AA43" w14:textId="77777777" w:rsidR="00EB5A81" w:rsidRPr="000748C0" w:rsidRDefault="00EB5A81" w:rsidP="00341985">
            <w:pPr>
              <w:suppressAutoHyphens/>
              <w:autoSpaceDN w:val="0"/>
              <w:jc w:val="both"/>
              <w:textAlignment w:val="baseline"/>
              <w:rPr>
                <w:rFonts w:ascii="Arial" w:eastAsia="Calibri" w:hAnsi="Arial"/>
                <w:sz w:val="18"/>
                <w:szCs w:val="24"/>
                <w:rtl/>
                <w:rPrChange w:id="6227"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0570AC1A" w14:textId="77777777" w:rsidR="00EB5A81" w:rsidRPr="000748C0" w:rsidRDefault="00EB5A81" w:rsidP="00341985">
            <w:pPr>
              <w:suppressAutoHyphens/>
              <w:autoSpaceDN w:val="0"/>
              <w:jc w:val="both"/>
              <w:textAlignment w:val="baseline"/>
              <w:rPr>
                <w:rFonts w:ascii="Arial" w:eastAsia="Calibri" w:hAnsi="Arial"/>
                <w:i/>
                <w:iCs/>
                <w:rtl/>
                <w:rPrChange w:id="6228" w:author="Meryl Etman" w:date="2020-03-25T10:10:00Z">
                  <w:rPr>
                    <w:rFonts w:ascii="Arial" w:eastAsia="Calibri" w:hAnsi="Arial"/>
                    <w:i/>
                    <w:iCs/>
                    <w:rtl/>
                  </w:rPr>
                </w:rPrChange>
              </w:rPr>
            </w:pPr>
          </w:p>
        </w:tc>
      </w:tr>
      <w:tr w:rsidR="00EB5A81" w:rsidRPr="000748C0" w14:paraId="3425EEF1" w14:textId="77777777" w:rsidTr="00603F1E">
        <w:tc>
          <w:tcPr>
            <w:tcW w:w="272" w:type="dxa"/>
            <w:shd w:val="clear" w:color="auto" w:fill="auto"/>
          </w:tcPr>
          <w:p w14:paraId="3003AA5B" w14:textId="77777777" w:rsidR="00EB5A81" w:rsidRPr="000748C0" w:rsidRDefault="00EB5A81" w:rsidP="00341985">
            <w:pPr>
              <w:suppressAutoHyphens/>
              <w:autoSpaceDN w:val="0"/>
              <w:jc w:val="both"/>
              <w:textAlignment w:val="baseline"/>
              <w:rPr>
                <w:rFonts w:ascii="Arial" w:eastAsia="Calibri" w:hAnsi="Arial"/>
                <w:sz w:val="18"/>
                <w:szCs w:val="24"/>
                <w:rtl/>
                <w:rPrChange w:id="6229" w:author="Meryl Etman" w:date="2020-03-25T10:10:00Z">
                  <w:rPr>
                    <w:rFonts w:ascii="Arial" w:eastAsia="Calibri" w:hAnsi="Arial"/>
                    <w:sz w:val="18"/>
                    <w:szCs w:val="24"/>
                    <w:rtl/>
                  </w:rPr>
                </w:rPrChange>
              </w:rPr>
            </w:pPr>
          </w:p>
        </w:tc>
        <w:tc>
          <w:tcPr>
            <w:tcW w:w="3369" w:type="dxa"/>
            <w:shd w:val="clear" w:color="auto" w:fill="auto"/>
            <w:tcMar>
              <w:top w:w="28" w:type="dxa"/>
              <w:left w:w="57" w:type="dxa"/>
              <w:right w:w="57" w:type="dxa"/>
            </w:tcMar>
          </w:tcPr>
          <w:p w14:paraId="17AB2A8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230" w:author="Meryl Etman" w:date="2020-03-25T10:10:00Z">
                  <w:rPr>
                    <w:rFonts w:ascii="Arial" w:eastAsia="Calibri" w:hAnsi="Arial"/>
                    <w:i/>
                    <w:iCs/>
                    <w:sz w:val="18"/>
                    <w:szCs w:val="24"/>
                    <w:rtl/>
                  </w:rPr>
                </w:rPrChange>
              </w:rPr>
            </w:pPr>
          </w:p>
        </w:tc>
        <w:tc>
          <w:tcPr>
            <w:tcW w:w="1682" w:type="dxa"/>
            <w:shd w:val="clear" w:color="auto" w:fill="auto"/>
            <w:tcMar>
              <w:top w:w="28" w:type="dxa"/>
              <w:left w:w="57" w:type="dxa"/>
              <w:right w:w="57" w:type="dxa"/>
            </w:tcMar>
          </w:tcPr>
          <w:p w14:paraId="1C8AF268" w14:textId="77777777" w:rsidR="00EB5A81" w:rsidRPr="000748C0" w:rsidRDefault="00EB5A81" w:rsidP="00341985">
            <w:pPr>
              <w:suppressAutoHyphens/>
              <w:autoSpaceDN w:val="0"/>
              <w:jc w:val="both"/>
              <w:textAlignment w:val="baseline"/>
              <w:rPr>
                <w:rFonts w:ascii="Arial" w:eastAsia="Calibri" w:hAnsi="Arial"/>
                <w:sz w:val="18"/>
                <w:szCs w:val="24"/>
                <w:rtl/>
                <w:rPrChange w:id="6231" w:author="Meryl Etman" w:date="2020-03-25T10:10:00Z">
                  <w:rPr>
                    <w:rFonts w:ascii="Arial" w:eastAsia="Calibri" w:hAnsi="Arial"/>
                    <w:sz w:val="18"/>
                    <w:szCs w:val="24"/>
                    <w:rtl/>
                  </w:rPr>
                </w:rPrChange>
              </w:rPr>
            </w:pPr>
          </w:p>
        </w:tc>
        <w:tc>
          <w:tcPr>
            <w:tcW w:w="4033" w:type="dxa"/>
            <w:shd w:val="clear" w:color="auto" w:fill="auto"/>
            <w:tcMar>
              <w:top w:w="28" w:type="dxa"/>
              <w:left w:w="57" w:type="dxa"/>
              <w:right w:w="57" w:type="dxa"/>
            </w:tcMar>
          </w:tcPr>
          <w:p w14:paraId="19823B34" w14:textId="77777777" w:rsidR="00EB5A81" w:rsidRPr="000748C0" w:rsidRDefault="00EB5A81" w:rsidP="00341985">
            <w:pPr>
              <w:suppressAutoHyphens/>
              <w:autoSpaceDN w:val="0"/>
              <w:jc w:val="both"/>
              <w:textAlignment w:val="baseline"/>
              <w:rPr>
                <w:rFonts w:ascii="Arial" w:eastAsia="Calibri" w:hAnsi="Arial"/>
                <w:i/>
                <w:iCs/>
                <w:rtl/>
                <w:rPrChange w:id="6232" w:author="Meryl Etman" w:date="2020-03-25T10:10:00Z">
                  <w:rPr>
                    <w:rFonts w:ascii="Arial" w:eastAsia="Calibri" w:hAnsi="Arial"/>
                    <w:i/>
                    <w:iCs/>
                    <w:rtl/>
                  </w:rPr>
                </w:rPrChange>
              </w:rPr>
            </w:pPr>
          </w:p>
        </w:tc>
      </w:tr>
    </w:tbl>
    <w:p w14:paraId="2E4C5E1B" w14:textId="77777777" w:rsidR="00EB5A81" w:rsidRPr="000748C0" w:rsidRDefault="00EB5A81" w:rsidP="00EB5A81">
      <w:pPr>
        <w:suppressAutoHyphens/>
        <w:autoSpaceDN w:val="0"/>
        <w:jc w:val="both"/>
        <w:textAlignment w:val="baseline"/>
        <w:rPr>
          <w:rFonts w:ascii="Arial" w:eastAsia="Calibri" w:hAnsi="Arial"/>
          <w:i/>
          <w:iCs/>
          <w:rtl/>
          <w:rPrChange w:id="6233" w:author="Meryl Etman" w:date="2020-03-25T10:10:00Z">
            <w:rPr>
              <w:rFonts w:ascii="Arial" w:eastAsia="Calibri" w:hAnsi="Arial"/>
              <w:i/>
              <w:iCs/>
              <w:rtl/>
            </w:rPr>
          </w:rPrChange>
        </w:rPr>
      </w:pPr>
      <w:r w:rsidRPr="000748C0">
        <w:rPr>
          <w:rFonts w:ascii="Arial" w:eastAsia="Calibri" w:hAnsi="Arial" w:hint="cs"/>
          <w:i/>
          <w:iCs/>
          <w:rtl/>
          <w:rPrChange w:id="6234" w:author="Meryl Etman" w:date="2020-03-25T10:10:00Z">
            <w:rPr>
              <w:rFonts w:ascii="Arial" w:eastAsia="Calibri" w:hAnsi="Arial" w:hint="cs"/>
              <w:i/>
              <w:iCs/>
              <w:rtl/>
            </w:rPr>
          </w:rPrChange>
        </w:rPr>
        <w:t>ת=תקין; ש=שיפור; פ=פסול</w:t>
      </w:r>
    </w:p>
    <w:p w14:paraId="42C3016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235" w:author="Meryl Etman" w:date="2020-03-25T10:10:00Z">
            <w:rPr>
              <w:rFonts w:ascii="Arial" w:eastAsia="Calibri" w:hAnsi="Arial"/>
              <w:i/>
              <w:iCs/>
              <w:sz w:val="18"/>
              <w:szCs w:val="24"/>
              <w:rtl/>
            </w:rPr>
          </w:rPrChange>
        </w:rPr>
      </w:pPr>
    </w:p>
    <w:p w14:paraId="4E18E2B2"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236" w:author="Meryl Etman" w:date="2020-03-25T10:10:00Z">
            <w:rPr>
              <w:rFonts w:ascii="Arial" w:eastAsia="Calibri" w:hAnsi="Arial"/>
              <w:i/>
              <w:iCs/>
              <w:sz w:val="18"/>
              <w:szCs w:val="24"/>
              <w:rtl/>
            </w:rPr>
          </w:rPrChange>
        </w:rPr>
      </w:pPr>
    </w:p>
    <w:p w14:paraId="2BBD953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23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238" w:author="Meryl Etman" w:date="2020-03-25T10:10:00Z">
            <w:rPr>
              <w:rFonts w:ascii="Arial" w:eastAsia="Calibri" w:hAnsi="Arial" w:hint="cs"/>
              <w:i/>
              <w:iCs/>
              <w:sz w:val="18"/>
              <w:szCs w:val="24"/>
              <w:rtl/>
            </w:rPr>
          </w:rPrChange>
        </w:rPr>
        <w:t>הערות</w:t>
      </w:r>
    </w:p>
    <w:p w14:paraId="23113A11"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239"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1847279A" w14:textId="77777777" w:rsidTr="00341985">
        <w:tc>
          <w:tcPr>
            <w:tcW w:w="815" w:type="dxa"/>
            <w:shd w:val="clear" w:color="auto" w:fill="auto"/>
          </w:tcPr>
          <w:p w14:paraId="66ED59AB" w14:textId="77777777" w:rsidR="00EB5A81" w:rsidRPr="000748C0" w:rsidRDefault="00EB5A81" w:rsidP="00341985">
            <w:pPr>
              <w:suppressAutoHyphens/>
              <w:autoSpaceDN w:val="0"/>
              <w:textAlignment w:val="baseline"/>
              <w:rPr>
                <w:rFonts w:ascii="Arial" w:eastAsia="Calibri" w:hAnsi="Arial"/>
                <w:b/>
                <w:bCs/>
                <w:sz w:val="16"/>
                <w:rtl/>
                <w:rPrChange w:id="6240" w:author="Meryl Etman" w:date="2020-03-25T10:10:00Z">
                  <w:rPr>
                    <w:rFonts w:ascii="Arial" w:eastAsia="Calibri" w:hAnsi="Arial"/>
                    <w:b/>
                    <w:bCs/>
                    <w:sz w:val="16"/>
                    <w:rtl/>
                  </w:rPr>
                </w:rPrChange>
              </w:rPr>
            </w:pPr>
            <w:r w:rsidRPr="000748C0">
              <w:rPr>
                <w:rFonts w:ascii="Arial" w:eastAsia="Calibri" w:hAnsi="Arial" w:hint="cs"/>
                <w:b/>
                <w:bCs/>
                <w:sz w:val="16"/>
                <w:rtl/>
                <w:rPrChange w:id="6241" w:author="Meryl Etman" w:date="2020-03-25T10:10:00Z">
                  <w:rPr>
                    <w:rFonts w:ascii="Arial" w:eastAsia="Calibri" w:hAnsi="Arial" w:hint="cs"/>
                    <w:b/>
                    <w:bCs/>
                    <w:sz w:val="16"/>
                    <w:rtl/>
                  </w:rPr>
                </w:rPrChange>
              </w:rPr>
              <w:t>תאריך</w:t>
            </w:r>
          </w:p>
        </w:tc>
        <w:tc>
          <w:tcPr>
            <w:tcW w:w="847" w:type="dxa"/>
            <w:shd w:val="clear" w:color="auto" w:fill="auto"/>
          </w:tcPr>
          <w:p w14:paraId="3A95D781" w14:textId="77777777" w:rsidR="00EB5A81" w:rsidRPr="000748C0" w:rsidRDefault="00EB5A81" w:rsidP="00341985">
            <w:pPr>
              <w:suppressAutoHyphens/>
              <w:autoSpaceDN w:val="0"/>
              <w:textAlignment w:val="baseline"/>
              <w:rPr>
                <w:rFonts w:ascii="Arial" w:eastAsia="Calibri" w:hAnsi="Arial"/>
                <w:b/>
                <w:bCs/>
                <w:sz w:val="16"/>
                <w:rtl/>
                <w:rPrChange w:id="6242" w:author="Meryl Etman" w:date="2020-03-25T10:10:00Z">
                  <w:rPr>
                    <w:rFonts w:ascii="Arial" w:eastAsia="Calibri" w:hAnsi="Arial"/>
                    <w:b/>
                    <w:bCs/>
                    <w:sz w:val="16"/>
                    <w:rtl/>
                  </w:rPr>
                </w:rPrChange>
              </w:rPr>
            </w:pPr>
            <w:r w:rsidRPr="000748C0">
              <w:rPr>
                <w:rFonts w:ascii="Arial" w:eastAsia="Calibri" w:hAnsi="Arial" w:hint="cs"/>
                <w:b/>
                <w:bCs/>
                <w:sz w:val="16"/>
                <w:rtl/>
                <w:rPrChange w:id="6243" w:author="Meryl Etman" w:date="2020-03-25T10:10:00Z">
                  <w:rPr>
                    <w:rFonts w:ascii="Arial" w:eastAsia="Calibri" w:hAnsi="Arial" w:hint="cs"/>
                    <w:b/>
                    <w:bCs/>
                    <w:sz w:val="16"/>
                    <w:rtl/>
                  </w:rPr>
                </w:rPrChange>
              </w:rPr>
              <w:t>סעיף</w:t>
            </w:r>
          </w:p>
        </w:tc>
        <w:tc>
          <w:tcPr>
            <w:tcW w:w="1947" w:type="dxa"/>
            <w:shd w:val="clear" w:color="auto" w:fill="auto"/>
          </w:tcPr>
          <w:p w14:paraId="2179364C" w14:textId="77777777" w:rsidR="00EB5A81" w:rsidRPr="000748C0" w:rsidRDefault="00EB5A81" w:rsidP="00341985">
            <w:pPr>
              <w:suppressAutoHyphens/>
              <w:autoSpaceDN w:val="0"/>
              <w:textAlignment w:val="baseline"/>
              <w:rPr>
                <w:rFonts w:ascii="Arial" w:eastAsia="Calibri" w:hAnsi="Arial"/>
                <w:b/>
                <w:bCs/>
                <w:sz w:val="16"/>
                <w:rtl/>
                <w:rPrChange w:id="6244" w:author="Meryl Etman" w:date="2020-03-25T10:10:00Z">
                  <w:rPr>
                    <w:rFonts w:ascii="Arial" w:eastAsia="Calibri" w:hAnsi="Arial"/>
                    <w:b/>
                    <w:bCs/>
                    <w:sz w:val="16"/>
                    <w:rtl/>
                  </w:rPr>
                </w:rPrChange>
              </w:rPr>
            </w:pPr>
            <w:r w:rsidRPr="000748C0">
              <w:rPr>
                <w:rFonts w:ascii="Arial" w:eastAsia="Calibri" w:hAnsi="Arial" w:hint="cs"/>
                <w:b/>
                <w:bCs/>
                <w:sz w:val="16"/>
                <w:rtl/>
                <w:rPrChange w:id="6245" w:author="Meryl Etman" w:date="2020-03-25T10:10:00Z">
                  <w:rPr>
                    <w:rFonts w:ascii="Arial" w:eastAsia="Calibri" w:hAnsi="Arial" w:hint="cs"/>
                    <w:b/>
                    <w:bCs/>
                    <w:sz w:val="16"/>
                    <w:rtl/>
                  </w:rPr>
                </w:rPrChange>
              </w:rPr>
              <w:t>תיאור הליקוי</w:t>
            </w:r>
          </w:p>
        </w:tc>
        <w:tc>
          <w:tcPr>
            <w:tcW w:w="3226" w:type="dxa"/>
            <w:shd w:val="clear" w:color="auto" w:fill="auto"/>
          </w:tcPr>
          <w:p w14:paraId="4224D18F" w14:textId="77777777" w:rsidR="00EB5A81" w:rsidRPr="000748C0" w:rsidRDefault="00EB5A81" w:rsidP="00341985">
            <w:pPr>
              <w:suppressAutoHyphens/>
              <w:autoSpaceDN w:val="0"/>
              <w:textAlignment w:val="baseline"/>
              <w:rPr>
                <w:rFonts w:ascii="Arial" w:eastAsia="Calibri" w:hAnsi="Arial"/>
                <w:b/>
                <w:bCs/>
                <w:sz w:val="16"/>
                <w:rtl/>
                <w:rPrChange w:id="6246" w:author="Meryl Etman" w:date="2020-03-25T10:10:00Z">
                  <w:rPr>
                    <w:rFonts w:ascii="Arial" w:eastAsia="Calibri" w:hAnsi="Arial"/>
                    <w:b/>
                    <w:bCs/>
                    <w:sz w:val="16"/>
                    <w:rtl/>
                  </w:rPr>
                </w:rPrChange>
              </w:rPr>
            </w:pPr>
            <w:r w:rsidRPr="000748C0">
              <w:rPr>
                <w:rFonts w:ascii="Arial" w:eastAsia="Calibri" w:hAnsi="Arial" w:hint="cs"/>
                <w:b/>
                <w:bCs/>
                <w:sz w:val="16"/>
                <w:rtl/>
                <w:rPrChange w:id="6247" w:author="Meryl Etman" w:date="2020-03-25T10:10:00Z">
                  <w:rPr>
                    <w:rFonts w:ascii="Arial" w:eastAsia="Calibri" w:hAnsi="Arial" w:hint="cs"/>
                    <w:b/>
                    <w:bCs/>
                    <w:sz w:val="16"/>
                    <w:rtl/>
                  </w:rPr>
                </w:rPrChange>
              </w:rPr>
              <w:t>הנחיות לתיקון</w:t>
            </w:r>
          </w:p>
        </w:tc>
        <w:tc>
          <w:tcPr>
            <w:tcW w:w="2793" w:type="dxa"/>
            <w:shd w:val="clear" w:color="auto" w:fill="auto"/>
          </w:tcPr>
          <w:p w14:paraId="19882D86" w14:textId="77777777" w:rsidR="00EB5A81" w:rsidRPr="000748C0" w:rsidRDefault="00EB5A81" w:rsidP="00341985">
            <w:pPr>
              <w:suppressAutoHyphens/>
              <w:autoSpaceDN w:val="0"/>
              <w:textAlignment w:val="baseline"/>
              <w:rPr>
                <w:rFonts w:ascii="Arial" w:eastAsia="Calibri" w:hAnsi="Arial"/>
                <w:b/>
                <w:bCs/>
                <w:sz w:val="16"/>
                <w:rtl/>
                <w:rPrChange w:id="6248" w:author="Meryl Etman" w:date="2020-03-25T10:10:00Z">
                  <w:rPr>
                    <w:rFonts w:ascii="Arial" w:eastAsia="Calibri" w:hAnsi="Arial"/>
                    <w:b/>
                    <w:bCs/>
                    <w:sz w:val="16"/>
                    <w:rtl/>
                  </w:rPr>
                </w:rPrChange>
              </w:rPr>
            </w:pPr>
            <w:r w:rsidRPr="000748C0">
              <w:rPr>
                <w:rFonts w:ascii="Arial" w:eastAsia="Calibri" w:hAnsi="Arial" w:hint="cs"/>
                <w:b/>
                <w:bCs/>
                <w:sz w:val="16"/>
                <w:rtl/>
                <w:rPrChange w:id="6249" w:author="Meryl Etman" w:date="2020-03-25T10:10:00Z">
                  <w:rPr>
                    <w:rFonts w:ascii="Arial" w:eastAsia="Calibri" w:hAnsi="Arial" w:hint="cs"/>
                    <w:b/>
                    <w:bCs/>
                    <w:sz w:val="16"/>
                    <w:rtl/>
                  </w:rPr>
                </w:rPrChange>
              </w:rPr>
              <w:t>סטאטוס טיפול</w:t>
            </w:r>
          </w:p>
        </w:tc>
      </w:tr>
      <w:tr w:rsidR="00EB5A81" w:rsidRPr="000748C0" w14:paraId="3A090C87" w14:textId="77777777" w:rsidTr="00341985">
        <w:tc>
          <w:tcPr>
            <w:tcW w:w="815" w:type="dxa"/>
            <w:shd w:val="clear" w:color="auto" w:fill="auto"/>
            <w:vAlign w:val="center"/>
          </w:tcPr>
          <w:p w14:paraId="7CC70214" w14:textId="77777777" w:rsidR="00EB5A81" w:rsidRPr="000748C0" w:rsidRDefault="00EB5A81" w:rsidP="00341985">
            <w:pPr>
              <w:suppressAutoHyphens/>
              <w:autoSpaceDN w:val="0"/>
              <w:jc w:val="center"/>
              <w:textAlignment w:val="baseline"/>
              <w:rPr>
                <w:rFonts w:ascii="Arial" w:eastAsia="Calibri" w:hAnsi="Arial"/>
                <w:sz w:val="18"/>
                <w:szCs w:val="24"/>
                <w:rtl/>
                <w:rPrChange w:id="6250" w:author="Meryl Etman" w:date="2020-03-25T10:10:00Z">
                  <w:rPr>
                    <w:rFonts w:ascii="Arial" w:eastAsia="Calibri" w:hAnsi="Arial"/>
                    <w:sz w:val="18"/>
                    <w:szCs w:val="24"/>
                    <w:rtl/>
                  </w:rPr>
                </w:rPrChange>
              </w:rPr>
            </w:pPr>
          </w:p>
        </w:tc>
        <w:tc>
          <w:tcPr>
            <w:tcW w:w="847" w:type="dxa"/>
            <w:shd w:val="clear" w:color="auto" w:fill="auto"/>
          </w:tcPr>
          <w:p w14:paraId="79A7AFE0" w14:textId="77777777" w:rsidR="00EB5A81" w:rsidRPr="000748C0" w:rsidRDefault="00EB5A81" w:rsidP="00341985">
            <w:pPr>
              <w:suppressAutoHyphens/>
              <w:autoSpaceDN w:val="0"/>
              <w:jc w:val="both"/>
              <w:textAlignment w:val="baseline"/>
              <w:rPr>
                <w:rFonts w:ascii="Arial" w:eastAsia="Calibri" w:hAnsi="Arial"/>
                <w:sz w:val="18"/>
                <w:szCs w:val="24"/>
                <w:rtl/>
                <w:rPrChange w:id="6251" w:author="Meryl Etman" w:date="2020-03-25T10:10:00Z">
                  <w:rPr>
                    <w:rFonts w:ascii="Arial" w:eastAsia="Calibri" w:hAnsi="Arial"/>
                    <w:sz w:val="18"/>
                    <w:szCs w:val="24"/>
                    <w:rtl/>
                  </w:rPr>
                </w:rPrChange>
              </w:rPr>
            </w:pPr>
          </w:p>
        </w:tc>
        <w:tc>
          <w:tcPr>
            <w:tcW w:w="1947" w:type="dxa"/>
            <w:shd w:val="clear" w:color="auto" w:fill="auto"/>
            <w:vAlign w:val="center"/>
          </w:tcPr>
          <w:p w14:paraId="311312E5" w14:textId="77777777" w:rsidR="00EB5A81" w:rsidRPr="000748C0" w:rsidRDefault="00EB5A81" w:rsidP="00341985">
            <w:pPr>
              <w:suppressAutoHyphens/>
              <w:autoSpaceDN w:val="0"/>
              <w:textAlignment w:val="baseline"/>
              <w:rPr>
                <w:rFonts w:ascii="Arial" w:eastAsia="Calibri" w:hAnsi="Arial"/>
                <w:sz w:val="14"/>
                <w:rtl/>
                <w:rPrChange w:id="6252" w:author="Meryl Etman" w:date="2020-03-25T10:10:00Z">
                  <w:rPr>
                    <w:rFonts w:ascii="Arial" w:eastAsia="Calibri" w:hAnsi="Arial"/>
                    <w:sz w:val="14"/>
                    <w:rtl/>
                  </w:rPr>
                </w:rPrChange>
              </w:rPr>
            </w:pPr>
          </w:p>
        </w:tc>
        <w:tc>
          <w:tcPr>
            <w:tcW w:w="3226" w:type="dxa"/>
            <w:shd w:val="clear" w:color="auto" w:fill="auto"/>
            <w:vAlign w:val="center"/>
          </w:tcPr>
          <w:p w14:paraId="43C8B209" w14:textId="77777777" w:rsidR="00EB5A81" w:rsidRPr="000748C0" w:rsidRDefault="00EB5A81" w:rsidP="00341985">
            <w:pPr>
              <w:suppressAutoHyphens/>
              <w:autoSpaceDN w:val="0"/>
              <w:textAlignment w:val="baseline"/>
              <w:rPr>
                <w:rFonts w:ascii="Arial" w:eastAsia="Calibri" w:hAnsi="Arial"/>
                <w:sz w:val="14"/>
                <w:rtl/>
                <w:rPrChange w:id="6253" w:author="Meryl Etman" w:date="2020-03-25T10:10:00Z">
                  <w:rPr>
                    <w:rFonts w:ascii="Arial" w:eastAsia="Calibri" w:hAnsi="Arial"/>
                    <w:sz w:val="14"/>
                    <w:rtl/>
                  </w:rPr>
                </w:rPrChange>
              </w:rPr>
            </w:pPr>
          </w:p>
        </w:tc>
        <w:tc>
          <w:tcPr>
            <w:tcW w:w="2793" w:type="dxa"/>
            <w:shd w:val="clear" w:color="auto" w:fill="auto"/>
            <w:vAlign w:val="center"/>
          </w:tcPr>
          <w:p w14:paraId="0562CAC1" w14:textId="77777777" w:rsidR="00EB5A81" w:rsidRPr="000748C0" w:rsidRDefault="00EB5A81" w:rsidP="00341985">
            <w:pPr>
              <w:suppressAutoHyphens/>
              <w:autoSpaceDN w:val="0"/>
              <w:textAlignment w:val="baseline"/>
              <w:rPr>
                <w:rFonts w:ascii="Arial" w:eastAsia="Calibri" w:hAnsi="Arial"/>
                <w:sz w:val="14"/>
                <w:rtl/>
                <w:rPrChange w:id="6254" w:author="Meryl Etman" w:date="2020-03-25T10:10:00Z">
                  <w:rPr>
                    <w:rFonts w:ascii="Arial" w:eastAsia="Calibri" w:hAnsi="Arial"/>
                    <w:sz w:val="14"/>
                    <w:rtl/>
                  </w:rPr>
                </w:rPrChange>
              </w:rPr>
            </w:pPr>
          </w:p>
        </w:tc>
      </w:tr>
      <w:tr w:rsidR="00EB5A81" w:rsidRPr="000748C0" w14:paraId="0147768C" w14:textId="77777777" w:rsidTr="00341985">
        <w:tc>
          <w:tcPr>
            <w:tcW w:w="815" w:type="dxa"/>
            <w:shd w:val="clear" w:color="auto" w:fill="auto"/>
            <w:vAlign w:val="center"/>
          </w:tcPr>
          <w:p w14:paraId="08327CA6" w14:textId="77777777" w:rsidR="00EB5A81" w:rsidRPr="000748C0" w:rsidRDefault="00EB5A81" w:rsidP="00341985">
            <w:pPr>
              <w:suppressAutoHyphens/>
              <w:autoSpaceDN w:val="0"/>
              <w:jc w:val="center"/>
              <w:textAlignment w:val="baseline"/>
              <w:rPr>
                <w:rFonts w:ascii="Arial" w:eastAsia="Calibri" w:hAnsi="Arial"/>
                <w:sz w:val="18"/>
                <w:szCs w:val="24"/>
                <w:rtl/>
                <w:rPrChange w:id="6255" w:author="Meryl Etman" w:date="2020-03-25T10:10:00Z">
                  <w:rPr>
                    <w:rFonts w:ascii="Arial" w:eastAsia="Calibri" w:hAnsi="Arial"/>
                    <w:sz w:val="18"/>
                    <w:szCs w:val="24"/>
                    <w:rtl/>
                  </w:rPr>
                </w:rPrChange>
              </w:rPr>
            </w:pPr>
          </w:p>
        </w:tc>
        <w:tc>
          <w:tcPr>
            <w:tcW w:w="847" w:type="dxa"/>
            <w:shd w:val="clear" w:color="auto" w:fill="auto"/>
          </w:tcPr>
          <w:p w14:paraId="13E4AB79" w14:textId="77777777" w:rsidR="00EB5A81" w:rsidRPr="000748C0" w:rsidRDefault="00EB5A81" w:rsidP="00341985">
            <w:pPr>
              <w:suppressAutoHyphens/>
              <w:autoSpaceDN w:val="0"/>
              <w:jc w:val="both"/>
              <w:textAlignment w:val="baseline"/>
              <w:rPr>
                <w:rFonts w:ascii="Arial" w:eastAsia="Calibri" w:hAnsi="Arial"/>
                <w:sz w:val="18"/>
                <w:szCs w:val="24"/>
                <w:rtl/>
                <w:rPrChange w:id="6256" w:author="Meryl Etman" w:date="2020-03-25T10:10:00Z">
                  <w:rPr>
                    <w:rFonts w:ascii="Arial" w:eastAsia="Calibri" w:hAnsi="Arial"/>
                    <w:sz w:val="18"/>
                    <w:szCs w:val="24"/>
                    <w:rtl/>
                  </w:rPr>
                </w:rPrChange>
              </w:rPr>
            </w:pPr>
          </w:p>
        </w:tc>
        <w:tc>
          <w:tcPr>
            <w:tcW w:w="1947" w:type="dxa"/>
            <w:shd w:val="clear" w:color="auto" w:fill="auto"/>
            <w:vAlign w:val="center"/>
          </w:tcPr>
          <w:p w14:paraId="4692F927" w14:textId="77777777" w:rsidR="00EB5A81" w:rsidRPr="000748C0" w:rsidRDefault="00EB5A81" w:rsidP="00341985">
            <w:pPr>
              <w:suppressAutoHyphens/>
              <w:autoSpaceDN w:val="0"/>
              <w:textAlignment w:val="baseline"/>
              <w:rPr>
                <w:rFonts w:ascii="Arial" w:eastAsia="Calibri" w:hAnsi="Arial"/>
                <w:sz w:val="14"/>
                <w:rtl/>
                <w:rPrChange w:id="6257" w:author="Meryl Etman" w:date="2020-03-25T10:10:00Z">
                  <w:rPr>
                    <w:rFonts w:ascii="Arial" w:eastAsia="Calibri" w:hAnsi="Arial"/>
                    <w:sz w:val="14"/>
                    <w:rtl/>
                  </w:rPr>
                </w:rPrChange>
              </w:rPr>
            </w:pPr>
          </w:p>
        </w:tc>
        <w:tc>
          <w:tcPr>
            <w:tcW w:w="3226" w:type="dxa"/>
            <w:shd w:val="clear" w:color="auto" w:fill="auto"/>
            <w:vAlign w:val="center"/>
          </w:tcPr>
          <w:p w14:paraId="0F6D2FDA" w14:textId="77777777" w:rsidR="00EB5A81" w:rsidRPr="000748C0" w:rsidRDefault="00EB5A81" w:rsidP="00341985">
            <w:pPr>
              <w:suppressAutoHyphens/>
              <w:autoSpaceDN w:val="0"/>
              <w:textAlignment w:val="baseline"/>
              <w:rPr>
                <w:rFonts w:ascii="Arial" w:eastAsia="Calibri" w:hAnsi="Arial"/>
                <w:sz w:val="14"/>
                <w:rtl/>
                <w:rPrChange w:id="6258" w:author="Meryl Etman" w:date="2020-03-25T10:10:00Z">
                  <w:rPr>
                    <w:rFonts w:ascii="Arial" w:eastAsia="Calibri" w:hAnsi="Arial"/>
                    <w:sz w:val="14"/>
                    <w:rtl/>
                  </w:rPr>
                </w:rPrChange>
              </w:rPr>
            </w:pPr>
          </w:p>
        </w:tc>
        <w:tc>
          <w:tcPr>
            <w:tcW w:w="2793" w:type="dxa"/>
            <w:shd w:val="clear" w:color="auto" w:fill="auto"/>
            <w:vAlign w:val="center"/>
          </w:tcPr>
          <w:p w14:paraId="6AD17A23" w14:textId="77777777" w:rsidR="00EB5A81" w:rsidRPr="000748C0" w:rsidRDefault="00EB5A81" w:rsidP="00341985">
            <w:pPr>
              <w:suppressAutoHyphens/>
              <w:autoSpaceDN w:val="0"/>
              <w:textAlignment w:val="baseline"/>
              <w:rPr>
                <w:rFonts w:ascii="Arial" w:eastAsia="Calibri" w:hAnsi="Arial"/>
                <w:sz w:val="14"/>
                <w:rtl/>
                <w:rPrChange w:id="6259" w:author="Meryl Etman" w:date="2020-03-25T10:10:00Z">
                  <w:rPr>
                    <w:rFonts w:ascii="Arial" w:eastAsia="Calibri" w:hAnsi="Arial"/>
                    <w:sz w:val="14"/>
                    <w:rtl/>
                  </w:rPr>
                </w:rPrChange>
              </w:rPr>
            </w:pPr>
          </w:p>
        </w:tc>
      </w:tr>
      <w:tr w:rsidR="00EB5A81" w:rsidRPr="000748C0" w14:paraId="7CE977E0" w14:textId="77777777" w:rsidTr="00341985">
        <w:tc>
          <w:tcPr>
            <w:tcW w:w="815" w:type="dxa"/>
            <w:shd w:val="clear" w:color="auto" w:fill="auto"/>
            <w:vAlign w:val="center"/>
          </w:tcPr>
          <w:p w14:paraId="2D9B86A4" w14:textId="77777777" w:rsidR="00EB5A81" w:rsidRPr="000748C0" w:rsidRDefault="00EB5A81" w:rsidP="00341985">
            <w:pPr>
              <w:suppressAutoHyphens/>
              <w:autoSpaceDN w:val="0"/>
              <w:jc w:val="center"/>
              <w:textAlignment w:val="baseline"/>
              <w:rPr>
                <w:rFonts w:ascii="Arial" w:eastAsia="Calibri" w:hAnsi="Arial"/>
                <w:sz w:val="18"/>
                <w:szCs w:val="24"/>
                <w:rtl/>
                <w:rPrChange w:id="6260" w:author="Meryl Etman" w:date="2020-03-25T10:10:00Z">
                  <w:rPr>
                    <w:rFonts w:ascii="Arial" w:eastAsia="Calibri" w:hAnsi="Arial"/>
                    <w:sz w:val="18"/>
                    <w:szCs w:val="24"/>
                    <w:rtl/>
                  </w:rPr>
                </w:rPrChange>
              </w:rPr>
            </w:pPr>
          </w:p>
        </w:tc>
        <w:tc>
          <w:tcPr>
            <w:tcW w:w="847" w:type="dxa"/>
            <w:shd w:val="clear" w:color="auto" w:fill="auto"/>
          </w:tcPr>
          <w:p w14:paraId="42891ABE" w14:textId="77777777" w:rsidR="00EB5A81" w:rsidRPr="000748C0" w:rsidRDefault="00EB5A81" w:rsidP="00341985">
            <w:pPr>
              <w:suppressAutoHyphens/>
              <w:autoSpaceDN w:val="0"/>
              <w:jc w:val="both"/>
              <w:textAlignment w:val="baseline"/>
              <w:rPr>
                <w:rFonts w:ascii="Arial" w:eastAsia="Calibri" w:hAnsi="Arial"/>
                <w:sz w:val="18"/>
                <w:szCs w:val="24"/>
                <w:rtl/>
                <w:rPrChange w:id="6261" w:author="Meryl Etman" w:date="2020-03-25T10:10:00Z">
                  <w:rPr>
                    <w:rFonts w:ascii="Arial" w:eastAsia="Calibri" w:hAnsi="Arial"/>
                    <w:sz w:val="18"/>
                    <w:szCs w:val="24"/>
                    <w:rtl/>
                  </w:rPr>
                </w:rPrChange>
              </w:rPr>
            </w:pPr>
          </w:p>
        </w:tc>
        <w:tc>
          <w:tcPr>
            <w:tcW w:w="1947" w:type="dxa"/>
            <w:shd w:val="clear" w:color="auto" w:fill="auto"/>
            <w:vAlign w:val="center"/>
          </w:tcPr>
          <w:p w14:paraId="20D3D636" w14:textId="77777777" w:rsidR="00EB5A81" w:rsidRPr="000748C0" w:rsidRDefault="00EB5A81" w:rsidP="00341985">
            <w:pPr>
              <w:suppressAutoHyphens/>
              <w:autoSpaceDN w:val="0"/>
              <w:textAlignment w:val="baseline"/>
              <w:rPr>
                <w:rFonts w:ascii="Arial" w:eastAsia="Calibri" w:hAnsi="Arial"/>
                <w:sz w:val="14"/>
                <w:rtl/>
                <w:rPrChange w:id="6262" w:author="Meryl Etman" w:date="2020-03-25T10:10:00Z">
                  <w:rPr>
                    <w:rFonts w:ascii="Arial" w:eastAsia="Calibri" w:hAnsi="Arial"/>
                    <w:sz w:val="14"/>
                    <w:rtl/>
                  </w:rPr>
                </w:rPrChange>
              </w:rPr>
            </w:pPr>
          </w:p>
        </w:tc>
        <w:tc>
          <w:tcPr>
            <w:tcW w:w="3226" w:type="dxa"/>
            <w:shd w:val="clear" w:color="auto" w:fill="auto"/>
            <w:vAlign w:val="center"/>
          </w:tcPr>
          <w:p w14:paraId="79CD960D" w14:textId="77777777" w:rsidR="00EB5A81" w:rsidRPr="000748C0" w:rsidRDefault="00EB5A81" w:rsidP="00341985">
            <w:pPr>
              <w:suppressAutoHyphens/>
              <w:autoSpaceDN w:val="0"/>
              <w:textAlignment w:val="baseline"/>
              <w:rPr>
                <w:rFonts w:ascii="Arial" w:eastAsia="Calibri" w:hAnsi="Arial"/>
                <w:sz w:val="14"/>
                <w:rtl/>
                <w:rPrChange w:id="6263" w:author="Meryl Etman" w:date="2020-03-25T10:10:00Z">
                  <w:rPr>
                    <w:rFonts w:ascii="Arial" w:eastAsia="Calibri" w:hAnsi="Arial"/>
                    <w:sz w:val="14"/>
                    <w:rtl/>
                  </w:rPr>
                </w:rPrChange>
              </w:rPr>
            </w:pPr>
          </w:p>
        </w:tc>
        <w:tc>
          <w:tcPr>
            <w:tcW w:w="2793" w:type="dxa"/>
            <w:shd w:val="clear" w:color="auto" w:fill="auto"/>
            <w:vAlign w:val="center"/>
          </w:tcPr>
          <w:p w14:paraId="5F027904" w14:textId="77777777" w:rsidR="00EB5A81" w:rsidRPr="000748C0" w:rsidRDefault="00EB5A81" w:rsidP="00341985">
            <w:pPr>
              <w:suppressAutoHyphens/>
              <w:autoSpaceDN w:val="0"/>
              <w:textAlignment w:val="baseline"/>
              <w:rPr>
                <w:rFonts w:ascii="Arial" w:eastAsia="Calibri" w:hAnsi="Arial"/>
                <w:sz w:val="14"/>
                <w:rtl/>
                <w:rPrChange w:id="6264" w:author="Meryl Etman" w:date="2020-03-25T10:10:00Z">
                  <w:rPr>
                    <w:rFonts w:ascii="Arial" w:eastAsia="Calibri" w:hAnsi="Arial"/>
                    <w:sz w:val="14"/>
                    <w:rtl/>
                  </w:rPr>
                </w:rPrChange>
              </w:rPr>
            </w:pPr>
          </w:p>
        </w:tc>
      </w:tr>
      <w:tr w:rsidR="00EB5A81" w:rsidRPr="000748C0" w14:paraId="046FF670" w14:textId="77777777" w:rsidTr="00341985">
        <w:tc>
          <w:tcPr>
            <w:tcW w:w="815" w:type="dxa"/>
            <w:shd w:val="clear" w:color="auto" w:fill="auto"/>
            <w:vAlign w:val="center"/>
          </w:tcPr>
          <w:p w14:paraId="23A8BC05" w14:textId="77777777" w:rsidR="00EB5A81" w:rsidRPr="000748C0" w:rsidRDefault="00EB5A81" w:rsidP="00341985">
            <w:pPr>
              <w:suppressAutoHyphens/>
              <w:autoSpaceDN w:val="0"/>
              <w:jc w:val="center"/>
              <w:textAlignment w:val="baseline"/>
              <w:rPr>
                <w:rFonts w:ascii="Arial" w:eastAsia="Calibri" w:hAnsi="Arial"/>
                <w:sz w:val="18"/>
                <w:szCs w:val="24"/>
                <w:rtl/>
                <w:rPrChange w:id="6265" w:author="Meryl Etman" w:date="2020-03-25T10:10:00Z">
                  <w:rPr>
                    <w:rFonts w:ascii="Arial" w:eastAsia="Calibri" w:hAnsi="Arial"/>
                    <w:sz w:val="18"/>
                    <w:szCs w:val="24"/>
                    <w:rtl/>
                  </w:rPr>
                </w:rPrChange>
              </w:rPr>
            </w:pPr>
          </w:p>
        </w:tc>
        <w:tc>
          <w:tcPr>
            <w:tcW w:w="847" w:type="dxa"/>
            <w:shd w:val="clear" w:color="auto" w:fill="auto"/>
          </w:tcPr>
          <w:p w14:paraId="1B41D82C" w14:textId="77777777" w:rsidR="00EB5A81" w:rsidRPr="000748C0" w:rsidRDefault="00EB5A81" w:rsidP="00341985">
            <w:pPr>
              <w:suppressAutoHyphens/>
              <w:autoSpaceDN w:val="0"/>
              <w:jc w:val="both"/>
              <w:textAlignment w:val="baseline"/>
              <w:rPr>
                <w:rFonts w:ascii="Arial" w:eastAsia="Calibri" w:hAnsi="Arial"/>
                <w:sz w:val="18"/>
                <w:szCs w:val="24"/>
                <w:rtl/>
                <w:rPrChange w:id="6266" w:author="Meryl Etman" w:date="2020-03-25T10:10:00Z">
                  <w:rPr>
                    <w:rFonts w:ascii="Arial" w:eastAsia="Calibri" w:hAnsi="Arial"/>
                    <w:sz w:val="18"/>
                    <w:szCs w:val="24"/>
                    <w:rtl/>
                  </w:rPr>
                </w:rPrChange>
              </w:rPr>
            </w:pPr>
          </w:p>
        </w:tc>
        <w:tc>
          <w:tcPr>
            <w:tcW w:w="1947" w:type="dxa"/>
            <w:shd w:val="clear" w:color="auto" w:fill="auto"/>
            <w:vAlign w:val="center"/>
          </w:tcPr>
          <w:p w14:paraId="480EC6FB" w14:textId="77777777" w:rsidR="00EB5A81" w:rsidRPr="000748C0" w:rsidRDefault="00EB5A81" w:rsidP="00341985">
            <w:pPr>
              <w:suppressAutoHyphens/>
              <w:autoSpaceDN w:val="0"/>
              <w:textAlignment w:val="baseline"/>
              <w:rPr>
                <w:rFonts w:ascii="Arial" w:eastAsia="Calibri" w:hAnsi="Arial"/>
                <w:sz w:val="14"/>
                <w:rtl/>
                <w:rPrChange w:id="6267" w:author="Meryl Etman" w:date="2020-03-25T10:10:00Z">
                  <w:rPr>
                    <w:rFonts w:ascii="Arial" w:eastAsia="Calibri" w:hAnsi="Arial"/>
                    <w:sz w:val="14"/>
                    <w:rtl/>
                  </w:rPr>
                </w:rPrChange>
              </w:rPr>
            </w:pPr>
          </w:p>
        </w:tc>
        <w:tc>
          <w:tcPr>
            <w:tcW w:w="3226" w:type="dxa"/>
            <w:shd w:val="clear" w:color="auto" w:fill="auto"/>
            <w:vAlign w:val="center"/>
          </w:tcPr>
          <w:p w14:paraId="79F47175" w14:textId="77777777" w:rsidR="00EB5A81" w:rsidRPr="000748C0" w:rsidRDefault="00EB5A81" w:rsidP="00341985">
            <w:pPr>
              <w:suppressAutoHyphens/>
              <w:autoSpaceDN w:val="0"/>
              <w:textAlignment w:val="baseline"/>
              <w:rPr>
                <w:rFonts w:ascii="Arial" w:eastAsia="Calibri" w:hAnsi="Arial"/>
                <w:sz w:val="14"/>
                <w:rtl/>
                <w:rPrChange w:id="6268" w:author="Meryl Etman" w:date="2020-03-25T10:10:00Z">
                  <w:rPr>
                    <w:rFonts w:ascii="Arial" w:eastAsia="Calibri" w:hAnsi="Arial"/>
                    <w:sz w:val="14"/>
                    <w:rtl/>
                  </w:rPr>
                </w:rPrChange>
              </w:rPr>
            </w:pPr>
          </w:p>
        </w:tc>
        <w:tc>
          <w:tcPr>
            <w:tcW w:w="2793" w:type="dxa"/>
            <w:shd w:val="clear" w:color="auto" w:fill="auto"/>
            <w:vAlign w:val="center"/>
          </w:tcPr>
          <w:p w14:paraId="31B19362" w14:textId="77777777" w:rsidR="00EB5A81" w:rsidRPr="000748C0" w:rsidRDefault="00EB5A81" w:rsidP="00341985">
            <w:pPr>
              <w:suppressAutoHyphens/>
              <w:autoSpaceDN w:val="0"/>
              <w:textAlignment w:val="baseline"/>
              <w:rPr>
                <w:rFonts w:ascii="Arial" w:eastAsia="Calibri" w:hAnsi="Arial"/>
                <w:sz w:val="14"/>
                <w:rtl/>
                <w:rPrChange w:id="6269" w:author="Meryl Etman" w:date="2020-03-25T10:10:00Z">
                  <w:rPr>
                    <w:rFonts w:ascii="Arial" w:eastAsia="Calibri" w:hAnsi="Arial"/>
                    <w:sz w:val="14"/>
                    <w:rtl/>
                  </w:rPr>
                </w:rPrChange>
              </w:rPr>
            </w:pPr>
          </w:p>
        </w:tc>
      </w:tr>
      <w:tr w:rsidR="00EB5A81" w:rsidRPr="000748C0" w14:paraId="7B4E5FA2" w14:textId="77777777" w:rsidTr="00341985">
        <w:tc>
          <w:tcPr>
            <w:tcW w:w="815" w:type="dxa"/>
            <w:shd w:val="clear" w:color="auto" w:fill="auto"/>
            <w:vAlign w:val="center"/>
          </w:tcPr>
          <w:p w14:paraId="564DE660" w14:textId="77777777" w:rsidR="00EB5A81" w:rsidRPr="000748C0" w:rsidRDefault="00EB5A81" w:rsidP="00341985">
            <w:pPr>
              <w:suppressAutoHyphens/>
              <w:autoSpaceDN w:val="0"/>
              <w:jc w:val="center"/>
              <w:textAlignment w:val="baseline"/>
              <w:rPr>
                <w:rFonts w:ascii="Arial" w:eastAsia="Calibri" w:hAnsi="Arial"/>
                <w:sz w:val="18"/>
                <w:szCs w:val="24"/>
                <w:rtl/>
                <w:rPrChange w:id="6270" w:author="Meryl Etman" w:date="2020-03-25T10:10:00Z">
                  <w:rPr>
                    <w:rFonts w:ascii="Arial" w:eastAsia="Calibri" w:hAnsi="Arial"/>
                    <w:sz w:val="18"/>
                    <w:szCs w:val="24"/>
                    <w:rtl/>
                  </w:rPr>
                </w:rPrChange>
              </w:rPr>
            </w:pPr>
          </w:p>
        </w:tc>
        <w:tc>
          <w:tcPr>
            <w:tcW w:w="847" w:type="dxa"/>
            <w:shd w:val="clear" w:color="auto" w:fill="auto"/>
          </w:tcPr>
          <w:p w14:paraId="058BD9DA" w14:textId="77777777" w:rsidR="00EB5A81" w:rsidRPr="000748C0" w:rsidRDefault="00EB5A81" w:rsidP="00341985">
            <w:pPr>
              <w:suppressAutoHyphens/>
              <w:autoSpaceDN w:val="0"/>
              <w:jc w:val="both"/>
              <w:textAlignment w:val="baseline"/>
              <w:rPr>
                <w:rFonts w:ascii="Arial" w:eastAsia="Calibri" w:hAnsi="Arial"/>
                <w:sz w:val="18"/>
                <w:szCs w:val="24"/>
                <w:rtl/>
                <w:rPrChange w:id="6271" w:author="Meryl Etman" w:date="2020-03-25T10:10:00Z">
                  <w:rPr>
                    <w:rFonts w:ascii="Arial" w:eastAsia="Calibri" w:hAnsi="Arial"/>
                    <w:sz w:val="18"/>
                    <w:szCs w:val="24"/>
                    <w:rtl/>
                  </w:rPr>
                </w:rPrChange>
              </w:rPr>
            </w:pPr>
          </w:p>
        </w:tc>
        <w:tc>
          <w:tcPr>
            <w:tcW w:w="1947" w:type="dxa"/>
            <w:shd w:val="clear" w:color="auto" w:fill="auto"/>
            <w:vAlign w:val="center"/>
          </w:tcPr>
          <w:p w14:paraId="61314607" w14:textId="77777777" w:rsidR="00EB5A81" w:rsidRPr="000748C0" w:rsidRDefault="00EB5A81" w:rsidP="00341985">
            <w:pPr>
              <w:suppressAutoHyphens/>
              <w:autoSpaceDN w:val="0"/>
              <w:textAlignment w:val="baseline"/>
              <w:rPr>
                <w:rFonts w:ascii="Arial" w:eastAsia="Calibri" w:hAnsi="Arial"/>
                <w:sz w:val="14"/>
                <w:rtl/>
                <w:rPrChange w:id="6272" w:author="Meryl Etman" w:date="2020-03-25T10:10:00Z">
                  <w:rPr>
                    <w:rFonts w:ascii="Arial" w:eastAsia="Calibri" w:hAnsi="Arial"/>
                    <w:sz w:val="14"/>
                    <w:rtl/>
                  </w:rPr>
                </w:rPrChange>
              </w:rPr>
            </w:pPr>
          </w:p>
        </w:tc>
        <w:tc>
          <w:tcPr>
            <w:tcW w:w="3226" w:type="dxa"/>
            <w:shd w:val="clear" w:color="auto" w:fill="auto"/>
            <w:vAlign w:val="center"/>
          </w:tcPr>
          <w:p w14:paraId="3A585F79" w14:textId="77777777" w:rsidR="00EB5A81" w:rsidRPr="000748C0" w:rsidRDefault="00EB5A81" w:rsidP="00341985">
            <w:pPr>
              <w:suppressAutoHyphens/>
              <w:autoSpaceDN w:val="0"/>
              <w:textAlignment w:val="baseline"/>
              <w:rPr>
                <w:rFonts w:ascii="Arial" w:eastAsia="Calibri" w:hAnsi="Arial"/>
                <w:sz w:val="14"/>
                <w:rtl/>
                <w:rPrChange w:id="6273" w:author="Meryl Etman" w:date="2020-03-25T10:10:00Z">
                  <w:rPr>
                    <w:rFonts w:ascii="Arial" w:eastAsia="Calibri" w:hAnsi="Arial"/>
                    <w:sz w:val="14"/>
                    <w:rtl/>
                  </w:rPr>
                </w:rPrChange>
              </w:rPr>
            </w:pPr>
          </w:p>
        </w:tc>
        <w:tc>
          <w:tcPr>
            <w:tcW w:w="2793" w:type="dxa"/>
            <w:shd w:val="clear" w:color="auto" w:fill="auto"/>
            <w:vAlign w:val="center"/>
          </w:tcPr>
          <w:p w14:paraId="6B537221" w14:textId="77777777" w:rsidR="00EB5A81" w:rsidRPr="000748C0" w:rsidRDefault="00EB5A81" w:rsidP="00341985">
            <w:pPr>
              <w:suppressAutoHyphens/>
              <w:autoSpaceDN w:val="0"/>
              <w:textAlignment w:val="baseline"/>
              <w:rPr>
                <w:rFonts w:ascii="Arial" w:eastAsia="Calibri" w:hAnsi="Arial"/>
                <w:sz w:val="14"/>
                <w:rtl/>
                <w:rPrChange w:id="6274" w:author="Meryl Etman" w:date="2020-03-25T10:10:00Z">
                  <w:rPr>
                    <w:rFonts w:ascii="Arial" w:eastAsia="Calibri" w:hAnsi="Arial"/>
                    <w:sz w:val="14"/>
                    <w:rtl/>
                  </w:rPr>
                </w:rPrChange>
              </w:rPr>
            </w:pPr>
          </w:p>
        </w:tc>
      </w:tr>
      <w:tr w:rsidR="00EB5A81" w:rsidRPr="000748C0" w14:paraId="3F987A69" w14:textId="77777777" w:rsidTr="00341985">
        <w:tc>
          <w:tcPr>
            <w:tcW w:w="815" w:type="dxa"/>
            <w:shd w:val="clear" w:color="auto" w:fill="auto"/>
            <w:vAlign w:val="center"/>
          </w:tcPr>
          <w:p w14:paraId="08B7CF9A" w14:textId="77777777" w:rsidR="00EB5A81" w:rsidRPr="000748C0" w:rsidRDefault="00EB5A81" w:rsidP="00341985">
            <w:pPr>
              <w:suppressAutoHyphens/>
              <w:autoSpaceDN w:val="0"/>
              <w:jc w:val="center"/>
              <w:textAlignment w:val="baseline"/>
              <w:rPr>
                <w:rFonts w:ascii="Arial" w:eastAsia="Calibri" w:hAnsi="Arial"/>
                <w:sz w:val="18"/>
                <w:szCs w:val="24"/>
                <w:rtl/>
                <w:rPrChange w:id="6275" w:author="Meryl Etman" w:date="2020-03-25T10:10:00Z">
                  <w:rPr>
                    <w:rFonts w:ascii="Arial" w:eastAsia="Calibri" w:hAnsi="Arial"/>
                    <w:sz w:val="18"/>
                    <w:szCs w:val="24"/>
                    <w:rtl/>
                  </w:rPr>
                </w:rPrChange>
              </w:rPr>
            </w:pPr>
          </w:p>
        </w:tc>
        <w:tc>
          <w:tcPr>
            <w:tcW w:w="847" w:type="dxa"/>
            <w:shd w:val="clear" w:color="auto" w:fill="auto"/>
          </w:tcPr>
          <w:p w14:paraId="0EA40344" w14:textId="77777777" w:rsidR="00EB5A81" w:rsidRPr="000748C0" w:rsidRDefault="00EB5A81" w:rsidP="00341985">
            <w:pPr>
              <w:suppressAutoHyphens/>
              <w:autoSpaceDN w:val="0"/>
              <w:jc w:val="both"/>
              <w:textAlignment w:val="baseline"/>
              <w:rPr>
                <w:rFonts w:ascii="Arial" w:eastAsia="Calibri" w:hAnsi="Arial"/>
                <w:sz w:val="18"/>
                <w:szCs w:val="24"/>
                <w:rtl/>
                <w:rPrChange w:id="6276" w:author="Meryl Etman" w:date="2020-03-25T10:10:00Z">
                  <w:rPr>
                    <w:rFonts w:ascii="Arial" w:eastAsia="Calibri" w:hAnsi="Arial"/>
                    <w:sz w:val="18"/>
                    <w:szCs w:val="24"/>
                    <w:rtl/>
                  </w:rPr>
                </w:rPrChange>
              </w:rPr>
            </w:pPr>
          </w:p>
        </w:tc>
        <w:tc>
          <w:tcPr>
            <w:tcW w:w="1947" w:type="dxa"/>
            <w:shd w:val="clear" w:color="auto" w:fill="auto"/>
            <w:vAlign w:val="center"/>
          </w:tcPr>
          <w:p w14:paraId="451E03A5" w14:textId="77777777" w:rsidR="00EB5A81" w:rsidRPr="000748C0" w:rsidRDefault="00EB5A81" w:rsidP="00341985">
            <w:pPr>
              <w:suppressAutoHyphens/>
              <w:autoSpaceDN w:val="0"/>
              <w:textAlignment w:val="baseline"/>
              <w:rPr>
                <w:rFonts w:ascii="Arial" w:eastAsia="Calibri" w:hAnsi="Arial"/>
                <w:sz w:val="14"/>
                <w:rtl/>
                <w:rPrChange w:id="6277" w:author="Meryl Etman" w:date="2020-03-25T10:10:00Z">
                  <w:rPr>
                    <w:rFonts w:ascii="Arial" w:eastAsia="Calibri" w:hAnsi="Arial"/>
                    <w:sz w:val="14"/>
                    <w:rtl/>
                  </w:rPr>
                </w:rPrChange>
              </w:rPr>
            </w:pPr>
          </w:p>
        </w:tc>
        <w:tc>
          <w:tcPr>
            <w:tcW w:w="3226" w:type="dxa"/>
            <w:shd w:val="clear" w:color="auto" w:fill="auto"/>
            <w:vAlign w:val="center"/>
          </w:tcPr>
          <w:p w14:paraId="2B7EB6C5" w14:textId="77777777" w:rsidR="00EB5A81" w:rsidRPr="000748C0" w:rsidRDefault="00EB5A81" w:rsidP="00341985">
            <w:pPr>
              <w:suppressAutoHyphens/>
              <w:autoSpaceDN w:val="0"/>
              <w:textAlignment w:val="baseline"/>
              <w:rPr>
                <w:rFonts w:ascii="Arial" w:eastAsia="Calibri" w:hAnsi="Arial"/>
                <w:sz w:val="14"/>
                <w:rtl/>
                <w:rPrChange w:id="6278" w:author="Meryl Etman" w:date="2020-03-25T10:10:00Z">
                  <w:rPr>
                    <w:rFonts w:ascii="Arial" w:eastAsia="Calibri" w:hAnsi="Arial"/>
                    <w:sz w:val="14"/>
                    <w:rtl/>
                  </w:rPr>
                </w:rPrChange>
              </w:rPr>
            </w:pPr>
          </w:p>
        </w:tc>
        <w:tc>
          <w:tcPr>
            <w:tcW w:w="2793" w:type="dxa"/>
            <w:shd w:val="clear" w:color="auto" w:fill="auto"/>
            <w:vAlign w:val="center"/>
          </w:tcPr>
          <w:p w14:paraId="373677A3" w14:textId="77777777" w:rsidR="00EB5A81" w:rsidRPr="000748C0" w:rsidRDefault="00EB5A81" w:rsidP="00341985">
            <w:pPr>
              <w:suppressAutoHyphens/>
              <w:autoSpaceDN w:val="0"/>
              <w:textAlignment w:val="baseline"/>
              <w:rPr>
                <w:rFonts w:ascii="Arial" w:eastAsia="Calibri" w:hAnsi="Arial"/>
                <w:sz w:val="14"/>
                <w:rtl/>
                <w:rPrChange w:id="6279" w:author="Meryl Etman" w:date="2020-03-25T10:10:00Z">
                  <w:rPr>
                    <w:rFonts w:ascii="Arial" w:eastAsia="Calibri" w:hAnsi="Arial"/>
                    <w:sz w:val="14"/>
                    <w:rtl/>
                  </w:rPr>
                </w:rPrChange>
              </w:rPr>
            </w:pPr>
          </w:p>
        </w:tc>
      </w:tr>
      <w:tr w:rsidR="00EB5A81" w:rsidRPr="000748C0" w14:paraId="7A648BDB" w14:textId="77777777" w:rsidTr="00341985">
        <w:tc>
          <w:tcPr>
            <w:tcW w:w="815" w:type="dxa"/>
            <w:shd w:val="clear" w:color="auto" w:fill="auto"/>
            <w:vAlign w:val="center"/>
          </w:tcPr>
          <w:p w14:paraId="579CF1F3" w14:textId="77777777" w:rsidR="00EB5A81" w:rsidRPr="000748C0" w:rsidRDefault="00EB5A81" w:rsidP="00341985">
            <w:pPr>
              <w:suppressAutoHyphens/>
              <w:autoSpaceDN w:val="0"/>
              <w:jc w:val="center"/>
              <w:textAlignment w:val="baseline"/>
              <w:rPr>
                <w:rFonts w:ascii="Arial" w:eastAsia="Calibri" w:hAnsi="Arial"/>
                <w:sz w:val="18"/>
                <w:szCs w:val="24"/>
                <w:rtl/>
                <w:rPrChange w:id="6280" w:author="Meryl Etman" w:date="2020-03-25T10:10:00Z">
                  <w:rPr>
                    <w:rFonts w:ascii="Arial" w:eastAsia="Calibri" w:hAnsi="Arial"/>
                    <w:sz w:val="18"/>
                    <w:szCs w:val="24"/>
                    <w:rtl/>
                  </w:rPr>
                </w:rPrChange>
              </w:rPr>
            </w:pPr>
          </w:p>
        </w:tc>
        <w:tc>
          <w:tcPr>
            <w:tcW w:w="847" w:type="dxa"/>
            <w:shd w:val="clear" w:color="auto" w:fill="auto"/>
          </w:tcPr>
          <w:p w14:paraId="3AFACF05" w14:textId="77777777" w:rsidR="00EB5A81" w:rsidRPr="000748C0" w:rsidRDefault="00EB5A81" w:rsidP="00341985">
            <w:pPr>
              <w:suppressAutoHyphens/>
              <w:autoSpaceDN w:val="0"/>
              <w:jc w:val="both"/>
              <w:textAlignment w:val="baseline"/>
              <w:rPr>
                <w:rFonts w:ascii="Arial" w:eastAsia="Calibri" w:hAnsi="Arial"/>
                <w:sz w:val="18"/>
                <w:szCs w:val="24"/>
                <w:rtl/>
                <w:rPrChange w:id="6281" w:author="Meryl Etman" w:date="2020-03-25T10:10:00Z">
                  <w:rPr>
                    <w:rFonts w:ascii="Arial" w:eastAsia="Calibri" w:hAnsi="Arial"/>
                    <w:sz w:val="18"/>
                    <w:szCs w:val="24"/>
                    <w:rtl/>
                  </w:rPr>
                </w:rPrChange>
              </w:rPr>
            </w:pPr>
          </w:p>
        </w:tc>
        <w:tc>
          <w:tcPr>
            <w:tcW w:w="1947" w:type="dxa"/>
            <w:shd w:val="clear" w:color="auto" w:fill="auto"/>
            <w:vAlign w:val="center"/>
          </w:tcPr>
          <w:p w14:paraId="42E4C131" w14:textId="77777777" w:rsidR="00EB5A81" w:rsidRPr="000748C0" w:rsidRDefault="00EB5A81" w:rsidP="00341985">
            <w:pPr>
              <w:suppressAutoHyphens/>
              <w:autoSpaceDN w:val="0"/>
              <w:textAlignment w:val="baseline"/>
              <w:rPr>
                <w:rFonts w:ascii="Arial" w:eastAsia="Calibri" w:hAnsi="Arial"/>
                <w:sz w:val="14"/>
                <w:rtl/>
                <w:rPrChange w:id="6282" w:author="Meryl Etman" w:date="2020-03-25T10:10:00Z">
                  <w:rPr>
                    <w:rFonts w:ascii="Arial" w:eastAsia="Calibri" w:hAnsi="Arial"/>
                    <w:sz w:val="14"/>
                    <w:rtl/>
                  </w:rPr>
                </w:rPrChange>
              </w:rPr>
            </w:pPr>
          </w:p>
        </w:tc>
        <w:tc>
          <w:tcPr>
            <w:tcW w:w="3226" w:type="dxa"/>
            <w:shd w:val="clear" w:color="auto" w:fill="auto"/>
            <w:vAlign w:val="center"/>
          </w:tcPr>
          <w:p w14:paraId="5CD44E7D" w14:textId="77777777" w:rsidR="00EB5A81" w:rsidRPr="000748C0" w:rsidRDefault="00EB5A81" w:rsidP="00341985">
            <w:pPr>
              <w:suppressAutoHyphens/>
              <w:autoSpaceDN w:val="0"/>
              <w:textAlignment w:val="baseline"/>
              <w:rPr>
                <w:rFonts w:ascii="Arial" w:eastAsia="Calibri" w:hAnsi="Arial"/>
                <w:sz w:val="14"/>
                <w:rtl/>
                <w:rPrChange w:id="6283" w:author="Meryl Etman" w:date="2020-03-25T10:10:00Z">
                  <w:rPr>
                    <w:rFonts w:ascii="Arial" w:eastAsia="Calibri" w:hAnsi="Arial"/>
                    <w:sz w:val="14"/>
                    <w:rtl/>
                  </w:rPr>
                </w:rPrChange>
              </w:rPr>
            </w:pPr>
          </w:p>
        </w:tc>
        <w:tc>
          <w:tcPr>
            <w:tcW w:w="2793" w:type="dxa"/>
            <w:shd w:val="clear" w:color="auto" w:fill="auto"/>
            <w:vAlign w:val="center"/>
          </w:tcPr>
          <w:p w14:paraId="57D3FB82" w14:textId="77777777" w:rsidR="00EB5A81" w:rsidRPr="000748C0" w:rsidRDefault="00EB5A81" w:rsidP="00341985">
            <w:pPr>
              <w:suppressAutoHyphens/>
              <w:autoSpaceDN w:val="0"/>
              <w:textAlignment w:val="baseline"/>
              <w:rPr>
                <w:rFonts w:ascii="Arial" w:eastAsia="Calibri" w:hAnsi="Arial"/>
                <w:sz w:val="14"/>
                <w:rtl/>
                <w:rPrChange w:id="6284" w:author="Meryl Etman" w:date="2020-03-25T10:10:00Z">
                  <w:rPr>
                    <w:rFonts w:ascii="Arial" w:eastAsia="Calibri" w:hAnsi="Arial"/>
                    <w:sz w:val="14"/>
                    <w:rtl/>
                  </w:rPr>
                </w:rPrChange>
              </w:rPr>
            </w:pPr>
          </w:p>
        </w:tc>
      </w:tr>
      <w:tr w:rsidR="00EB5A81" w:rsidRPr="000748C0" w14:paraId="04C2CCEA" w14:textId="77777777" w:rsidTr="00341985">
        <w:tc>
          <w:tcPr>
            <w:tcW w:w="815" w:type="dxa"/>
            <w:shd w:val="clear" w:color="auto" w:fill="auto"/>
            <w:vAlign w:val="center"/>
          </w:tcPr>
          <w:p w14:paraId="7E564465" w14:textId="77777777" w:rsidR="00EB5A81" w:rsidRPr="000748C0" w:rsidRDefault="00EB5A81" w:rsidP="00341985">
            <w:pPr>
              <w:suppressAutoHyphens/>
              <w:autoSpaceDN w:val="0"/>
              <w:jc w:val="center"/>
              <w:textAlignment w:val="baseline"/>
              <w:rPr>
                <w:rFonts w:ascii="Arial" w:eastAsia="Calibri" w:hAnsi="Arial"/>
                <w:sz w:val="18"/>
                <w:szCs w:val="24"/>
                <w:rtl/>
                <w:rPrChange w:id="6285" w:author="Meryl Etman" w:date="2020-03-25T10:10:00Z">
                  <w:rPr>
                    <w:rFonts w:ascii="Arial" w:eastAsia="Calibri" w:hAnsi="Arial"/>
                    <w:sz w:val="18"/>
                    <w:szCs w:val="24"/>
                    <w:rtl/>
                  </w:rPr>
                </w:rPrChange>
              </w:rPr>
            </w:pPr>
          </w:p>
        </w:tc>
        <w:tc>
          <w:tcPr>
            <w:tcW w:w="847" w:type="dxa"/>
            <w:shd w:val="clear" w:color="auto" w:fill="auto"/>
          </w:tcPr>
          <w:p w14:paraId="4E8AD000" w14:textId="77777777" w:rsidR="00EB5A81" w:rsidRPr="000748C0" w:rsidRDefault="00EB5A81" w:rsidP="00341985">
            <w:pPr>
              <w:suppressAutoHyphens/>
              <w:autoSpaceDN w:val="0"/>
              <w:jc w:val="both"/>
              <w:textAlignment w:val="baseline"/>
              <w:rPr>
                <w:rFonts w:ascii="Arial" w:eastAsia="Calibri" w:hAnsi="Arial"/>
                <w:sz w:val="18"/>
                <w:szCs w:val="24"/>
                <w:rtl/>
                <w:rPrChange w:id="6286" w:author="Meryl Etman" w:date="2020-03-25T10:10:00Z">
                  <w:rPr>
                    <w:rFonts w:ascii="Arial" w:eastAsia="Calibri" w:hAnsi="Arial"/>
                    <w:sz w:val="18"/>
                    <w:szCs w:val="24"/>
                    <w:rtl/>
                  </w:rPr>
                </w:rPrChange>
              </w:rPr>
            </w:pPr>
          </w:p>
        </w:tc>
        <w:tc>
          <w:tcPr>
            <w:tcW w:w="1947" w:type="dxa"/>
            <w:shd w:val="clear" w:color="auto" w:fill="auto"/>
            <w:vAlign w:val="center"/>
          </w:tcPr>
          <w:p w14:paraId="3E5A6CD6" w14:textId="77777777" w:rsidR="00EB5A81" w:rsidRPr="000748C0" w:rsidRDefault="00EB5A81" w:rsidP="00341985">
            <w:pPr>
              <w:suppressAutoHyphens/>
              <w:autoSpaceDN w:val="0"/>
              <w:textAlignment w:val="baseline"/>
              <w:rPr>
                <w:rFonts w:ascii="Arial" w:eastAsia="Calibri" w:hAnsi="Arial"/>
                <w:sz w:val="14"/>
                <w:rtl/>
                <w:rPrChange w:id="6287" w:author="Meryl Etman" w:date="2020-03-25T10:10:00Z">
                  <w:rPr>
                    <w:rFonts w:ascii="Arial" w:eastAsia="Calibri" w:hAnsi="Arial"/>
                    <w:sz w:val="14"/>
                    <w:rtl/>
                  </w:rPr>
                </w:rPrChange>
              </w:rPr>
            </w:pPr>
          </w:p>
        </w:tc>
        <w:tc>
          <w:tcPr>
            <w:tcW w:w="3226" w:type="dxa"/>
            <w:shd w:val="clear" w:color="auto" w:fill="auto"/>
            <w:vAlign w:val="center"/>
          </w:tcPr>
          <w:p w14:paraId="2E0E299B" w14:textId="77777777" w:rsidR="00EB5A81" w:rsidRPr="000748C0" w:rsidRDefault="00EB5A81" w:rsidP="00341985">
            <w:pPr>
              <w:suppressAutoHyphens/>
              <w:autoSpaceDN w:val="0"/>
              <w:textAlignment w:val="baseline"/>
              <w:rPr>
                <w:rFonts w:ascii="Arial" w:eastAsia="Calibri" w:hAnsi="Arial"/>
                <w:sz w:val="14"/>
                <w:rtl/>
                <w:rPrChange w:id="6288" w:author="Meryl Etman" w:date="2020-03-25T10:10:00Z">
                  <w:rPr>
                    <w:rFonts w:ascii="Arial" w:eastAsia="Calibri" w:hAnsi="Arial"/>
                    <w:sz w:val="14"/>
                    <w:rtl/>
                  </w:rPr>
                </w:rPrChange>
              </w:rPr>
            </w:pPr>
          </w:p>
        </w:tc>
        <w:tc>
          <w:tcPr>
            <w:tcW w:w="2793" w:type="dxa"/>
            <w:shd w:val="clear" w:color="auto" w:fill="auto"/>
            <w:vAlign w:val="center"/>
          </w:tcPr>
          <w:p w14:paraId="705EED4E" w14:textId="77777777" w:rsidR="00EB5A81" w:rsidRPr="000748C0" w:rsidRDefault="00EB5A81" w:rsidP="00341985">
            <w:pPr>
              <w:suppressAutoHyphens/>
              <w:autoSpaceDN w:val="0"/>
              <w:textAlignment w:val="baseline"/>
              <w:rPr>
                <w:rFonts w:ascii="Arial" w:eastAsia="Calibri" w:hAnsi="Arial"/>
                <w:sz w:val="14"/>
                <w:rtl/>
                <w:rPrChange w:id="6289" w:author="Meryl Etman" w:date="2020-03-25T10:10:00Z">
                  <w:rPr>
                    <w:rFonts w:ascii="Arial" w:eastAsia="Calibri" w:hAnsi="Arial"/>
                    <w:sz w:val="14"/>
                    <w:rtl/>
                  </w:rPr>
                </w:rPrChange>
              </w:rPr>
            </w:pPr>
          </w:p>
        </w:tc>
      </w:tr>
      <w:tr w:rsidR="00EB5A81" w:rsidRPr="000748C0" w14:paraId="35F09DC0" w14:textId="77777777" w:rsidTr="00341985">
        <w:tc>
          <w:tcPr>
            <w:tcW w:w="815" w:type="dxa"/>
            <w:shd w:val="clear" w:color="auto" w:fill="auto"/>
            <w:vAlign w:val="center"/>
          </w:tcPr>
          <w:p w14:paraId="403BDEFC" w14:textId="77777777" w:rsidR="00EB5A81" w:rsidRPr="000748C0" w:rsidRDefault="00EB5A81" w:rsidP="00341985">
            <w:pPr>
              <w:suppressAutoHyphens/>
              <w:autoSpaceDN w:val="0"/>
              <w:jc w:val="center"/>
              <w:textAlignment w:val="baseline"/>
              <w:rPr>
                <w:rFonts w:ascii="Arial" w:eastAsia="Calibri" w:hAnsi="Arial"/>
                <w:sz w:val="18"/>
                <w:szCs w:val="24"/>
                <w:rtl/>
                <w:rPrChange w:id="6290" w:author="Meryl Etman" w:date="2020-03-25T10:10:00Z">
                  <w:rPr>
                    <w:rFonts w:ascii="Arial" w:eastAsia="Calibri" w:hAnsi="Arial"/>
                    <w:sz w:val="18"/>
                    <w:szCs w:val="24"/>
                    <w:rtl/>
                  </w:rPr>
                </w:rPrChange>
              </w:rPr>
            </w:pPr>
          </w:p>
        </w:tc>
        <w:tc>
          <w:tcPr>
            <w:tcW w:w="847" w:type="dxa"/>
            <w:shd w:val="clear" w:color="auto" w:fill="auto"/>
          </w:tcPr>
          <w:p w14:paraId="53E6494E" w14:textId="77777777" w:rsidR="00EB5A81" w:rsidRPr="000748C0" w:rsidRDefault="00EB5A81" w:rsidP="00341985">
            <w:pPr>
              <w:suppressAutoHyphens/>
              <w:autoSpaceDN w:val="0"/>
              <w:jc w:val="both"/>
              <w:textAlignment w:val="baseline"/>
              <w:rPr>
                <w:rFonts w:ascii="Arial" w:eastAsia="Calibri" w:hAnsi="Arial"/>
                <w:sz w:val="18"/>
                <w:szCs w:val="24"/>
                <w:rtl/>
                <w:rPrChange w:id="6291" w:author="Meryl Etman" w:date="2020-03-25T10:10:00Z">
                  <w:rPr>
                    <w:rFonts w:ascii="Arial" w:eastAsia="Calibri" w:hAnsi="Arial"/>
                    <w:sz w:val="18"/>
                    <w:szCs w:val="24"/>
                    <w:rtl/>
                  </w:rPr>
                </w:rPrChange>
              </w:rPr>
            </w:pPr>
          </w:p>
        </w:tc>
        <w:tc>
          <w:tcPr>
            <w:tcW w:w="1947" w:type="dxa"/>
            <w:shd w:val="clear" w:color="auto" w:fill="auto"/>
            <w:vAlign w:val="center"/>
          </w:tcPr>
          <w:p w14:paraId="4497146C" w14:textId="77777777" w:rsidR="00EB5A81" w:rsidRPr="000748C0" w:rsidRDefault="00EB5A81" w:rsidP="00341985">
            <w:pPr>
              <w:suppressAutoHyphens/>
              <w:autoSpaceDN w:val="0"/>
              <w:textAlignment w:val="baseline"/>
              <w:rPr>
                <w:rFonts w:ascii="Arial" w:eastAsia="Calibri" w:hAnsi="Arial"/>
                <w:sz w:val="14"/>
                <w:rtl/>
                <w:rPrChange w:id="6292" w:author="Meryl Etman" w:date="2020-03-25T10:10:00Z">
                  <w:rPr>
                    <w:rFonts w:ascii="Arial" w:eastAsia="Calibri" w:hAnsi="Arial"/>
                    <w:sz w:val="14"/>
                    <w:rtl/>
                  </w:rPr>
                </w:rPrChange>
              </w:rPr>
            </w:pPr>
          </w:p>
        </w:tc>
        <w:tc>
          <w:tcPr>
            <w:tcW w:w="3226" w:type="dxa"/>
            <w:shd w:val="clear" w:color="auto" w:fill="auto"/>
            <w:vAlign w:val="center"/>
          </w:tcPr>
          <w:p w14:paraId="72F739F7" w14:textId="77777777" w:rsidR="00EB5A81" w:rsidRPr="000748C0" w:rsidRDefault="00EB5A81" w:rsidP="00341985">
            <w:pPr>
              <w:suppressAutoHyphens/>
              <w:autoSpaceDN w:val="0"/>
              <w:textAlignment w:val="baseline"/>
              <w:rPr>
                <w:rFonts w:ascii="Arial" w:eastAsia="Calibri" w:hAnsi="Arial"/>
                <w:sz w:val="14"/>
                <w:rtl/>
                <w:rPrChange w:id="6293" w:author="Meryl Etman" w:date="2020-03-25T10:10:00Z">
                  <w:rPr>
                    <w:rFonts w:ascii="Arial" w:eastAsia="Calibri" w:hAnsi="Arial"/>
                    <w:sz w:val="14"/>
                    <w:rtl/>
                  </w:rPr>
                </w:rPrChange>
              </w:rPr>
            </w:pPr>
          </w:p>
        </w:tc>
        <w:tc>
          <w:tcPr>
            <w:tcW w:w="2793" w:type="dxa"/>
            <w:shd w:val="clear" w:color="auto" w:fill="auto"/>
            <w:vAlign w:val="center"/>
          </w:tcPr>
          <w:p w14:paraId="1177A48E" w14:textId="77777777" w:rsidR="00EB5A81" w:rsidRPr="000748C0" w:rsidRDefault="00EB5A81" w:rsidP="00341985">
            <w:pPr>
              <w:suppressAutoHyphens/>
              <w:autoSpaceDN w:val="0"/>
              <w:textAlignment w:val="baseline"/>
              <w:rPr>
                <w:rFonts w:ascii="Arial" w:eastAsia="Calibri" w:hAnsi="Arial"/>
                <w:sz w:val="14"/>
                <w:rtl/>
                <w:rPrChange w:id="6294" w:author="Meryl Etman" w:date="2020-03-25T10:10:00Z">
                  <w:rPr>
                    <w:rFonts w:ascii="Arial" w:eastAsia="Calibri" w:hAnsi="Arial"/>
                    <w:sz w:val="14"/>
                    <w:rtl/>
                  </w:rPr>
                </w:rPrChange>
              </w:rPr>
            </w:pPr>
          </w:p>
        </w:tc>
      </w:tr>
      <w:tr w:rsidR="00EB5A81" w:rsidRPr="000748C0" w14:paraId="370D6F5C" w14:textId="77777777" w:rsidTr="00341985">
        <w:tc>
          <w:tcPr>
            <w:tcW w:w="815" w:type="dxa"/>
            <w:shd w:val="clear" w:color="auto" w:fill="auto"/>
            <w:vAlign w:val="center"/>
          </w:tcPr>
          <w:p w14:paraId="6AE09122" w14:textId="77777777" w:rsidR="00EB5A81" w:rsidRPr="000748C0" w:rsidRDefault="00EB5A81" w:rsidP="00341985">
            <w:pPr>
              <w:suppressAutoHyphens/>
              <w:autoSpaceDN w:val="0"/>
              <w:jc w:val="center"/>
              <w:textAlignment w:val="baseline"/>
              <w:rPr>
                <w:rFonts w:ascii="Arial" w:eastAsia="Calibri" w:hAnsi="Arial"/>
                <w:sz w:val="18"/>
                <w:szCs w:val="24"/>
                <w:rtl/>
                <w:rPrChange w:id="6295" w:author="Meryl Etman" w:date="2020-03-25T10:10:00Z">
                  <w:rPr>
                    <w:rFonts w:ascii="Arial" w:eastAsia="Calibri" w:hAnsi="Arial"/>
                    <w:sz w:val="18"/>
                    <w:szCs w:val="24"/>
                    <w:rtl/>
                  </w:rPr>
                </w:rPrChange>
              </w:rPr>
            </w:pPr>
          </w:p>
        </w:tc>
        <w:tc>
          <w:tcPr>
            <w:tcW w:w="847" w:type="dxa"/>
            <w:shd w:val="clear" w:color="auto" w:fill="auto"/>
          </w:tcPr>
          <w:p w14:paraId="442CC302" w14:textId="77777777" w:rsidR="00EB5A81" w:rsidRPr="000748C0" w:rsidRDefault="00EB5A81" w:rsidP="00341985">
            <w:pPr>
              <w:suppressAutoHyphens/>
              <w:autoSpaceDN w:val="0"/>
              <w:jc w:val="both"/>
              <w:textAlignment w:val="baseline"/>
              <w:rPr>
                <w:rFonts w:ascii="Arial" w:eastAsia="Calibri" w:hAnsi="Arial"/>
                <w:sz w:val="18"/>
                <w:szCs w:val="24"/>
                <w:rtl/>
                <w:rPrChange w:id="6296" w:author="Meryl Etman" w:date="2020-03-25T10:10:00Z">
                  <w:rPr>
                    <w:rFonts w:ascii="Arial" w:eastAsia="Calibri" w:hAnsi="Arial"/>
                    <w:sz w:val="18"/>
                    <w:szCs w:val="24"/>
                    <w:rtl/>
                  </w:rPr>
                </w:rPrChange>
              </w:rPr>
            </w:pPr>
          </w:p>
        </w:tc>
        <w:tc>
          <w:tcPr>
            <w:tcW w:w="1947" w:type="dxa"/>
            <w:shd w:val="clear" w:color="auto" w:fill="auto"/>
            <w:vAlign w:val="center"/>
          </w:tcPr>
          <w:p w14:paraId="0441EEBC" w14:textId="77777777" w:rsidR="00EB5A81" w:rsidRPr="000748C0" w:rsidRDefault="00EB5A81" w:rsidP="00341985">
            <w:pPr>
              <w:suppressAutoHyphens/>
              <w:autoSpaceDN w:val="0"/>
              <w:textAlignment w:val="baseline"/>
              <w:rPr>
                <w:rFonts w:ascii="Arial" w:eastAsia="Calibri" w:hAnsi="Arial"/>
                <w:sz w:val="14"/>
                <w:rtl/>
                <w:rPrChange w:id="6297" w:author="Meryl Etman" w:date="2020-03-25T10:10:00Z">
                  <w:rPr>
                    <w:rFonts w:ascii="Arial" w:eastAsia="Calibri" w:hAnsi="Arial"/>
                    <w:sz w:val="14"/>
                    <w:rtl/>
                  </w:rPr>
                </w:rPrChange>
              </w:rPr>
            </w:pPr>
          </w:p>
        </w:tc>
        <w:tc>
          <w:tcPr>
            <w:tcW w:w="3226" w:type="dxa"/>
            <w:shd w:val="clear" w:color="auto" w:fill="auto"/>
            <w:vAlign w:val="center"/>
          </w:tcPr>
          <w:p w14:paraId="70704EF4" w14:textId="77777777" w:rsidR="00EB5A81" w:rsidRPr="000748C0" w:rsidRDefault="00EB5A81" w:rsidP="00341985">
            <w:pPr>
              <w:suppressAutoHyphens/>
              <w:autoSpaceDN w:val="0"/>
              <w:textAlignment w:val="baseline"/>
              <w:rPr>
                <w:rFonts w:ascii="Arial" w:eastAsia="Calibri" w:hAnsi="Arial"/>
                <w:sz w:val="14"/>
                <w:rtl/>
                <w:rPrChange w:id="6298" w:author="Meryl Etman" w:date="2020-03-25T10:10:00Z">
                  <w:rPr>
                    <w:rFonts w:ascii="Arial" w:eastAsia="Calibri" w:hAnsi="Arial"/>
                    <w:sz w:val="14"/>
                    <w:rtl/>
                  </w:rPr>
                </w:rPrChange>
              </w:rPr>
            </w:pPr>
          </w:p>
        </w:tc>
        <w:tc>
          <w:tcPr>
            <w:tcW w:w="2793" w:type="dxa"/>
            <w:shd w:val="clear" w:color="auto" w:fill="auto"/>
            <w:vAlign w:val="center"/>
          </w:tcPr>
          <w:p w14:paraId="1F91CA5F" w14:textId="77777777" w:rsidR="00EB5A81" w:rsidRPr="000748C0" w:rsidRDefault="00EB5A81" w:rsidP="00341985">
            <w:pPr>
              <w:suppressAutoHyphens/>
              <w:autoSpaceDN w:val="0"/>
              <w:textAlignment w:val="baseline"/>
              <w:rPr>
                <w:rFonts w:ascii="Arial" w:eastAsia="Calibri" w:hAnsi="Arial"/>
                <w:sz w:val="14"/>
                <w:rtl/>
                <w:rPrChange w:id="6299" w:author="Meryl Etman" w:date="2020-03-25T10:10:00Z">
                  <w:rPr>
                    <w:rFonts w:ascii="Arial" w:eastAsia="Calibri" w:hAnsi="Arial"/>
                    <w:sz w:val="14"/>
                    <w:rtl/>
                  </w:rPr>
                </w:rPrChange>
              </w:rPr>
            </w:pPr>
          </w:p>
        </w:tc>
      </w:tr>
    </w:tbl>
    <w:p w14:paraId="1975F5E4" w14:textId="77777777" w:rsidR="00EB5A81" w:rsidRPr="000748C0" w:rsidRDefault="00EB5A81" w:rsidP="00EB5A81">
      <w:pPr>
        <w:suppressAutoHyphens/>
        <w:autoSpaceDN w:val="0"/>
        <w:jc w:val="both"/>
        <w:textAlignment w:val="baseline"/>
        <w:rPr>
          <w:rFonts w:ascii="Arial" w:eastAsia="Calibri" w:hAnsi="Arial"/>
          <w:sz w:val="18"/>
          <w:szCs w:val="24"/>
          <w:rPrChange w:id="6300" w:author="Meryl Etman" w:date="2020-03-25T10:10:00Z">
            <w:rPr>
              <w:rFonts w:ascii="Arial" w:eastAsia="Calibri" w:hAnsi="Arial"/>
              <w:sz w:val="18"/>
              <w:szCs w:val="24"/>
            </w:rPr>
          </w:rPrChange>
        </w:rPr>
      </w:pPr>
    </w:p>
    <w:p w14:paraId="5D66DAA8" w14:textId="77777777" w:rsidR="00EB5A81" w:rsidRPr="000748C0" w:rsidRDefault="00EB5A81" w:rsidP="00EB5A81">
      <w:pPr>
        <w:suppressAutoHyphens/>
        <w:autoSpaceDN w:val="0"/>
        <w:jc w:val="both"/>
        <w:textAlignment w:val="baseline"/>
        <w:rPr>
          <w:rFonts w:ascii="Arial" w:eastAsia="Calibri" w:hAnsi="Arial"/>
          <w:sz w:val="18"/>
          <w:szCs w:val="24"/>
          <w:rPrChange w:id="6301" w:author="Meryl Etman" w:date="2020-03-25T10:10:00Z">
            <w:rPr>
              <w:rFonts w:ascii="Arial" w:eastAsia="Calibri" w:hAnsi="Arial"/>
              <w:sz w:val="18"/>
              <w:szCs w:val="24"/>
            </w:rPr>
          </w:rPrChange>
        </w:rPr>
      </w:pPr>
      <w:r w:rsidRPr="000748C0">
        <w:rPr>
          <w:rFonts w:ascii="Arial" w:eastAsia="Calibri" w:hAnsi="Arial" w:hint="cs"/>
          <w:sz w:val="18"/>
          <w:szCs w:val="24"/>
          <w:rtl/>
          <w:rPrChange w:id="6302"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0748C0" w14:paraId="6DD5C417" w14:textId="77777777" w:rsidTr="00341985">
        <w:trPr>
          <w:trHeight w:val="1701"/>
        </w:trPr>
        <w:tc>
          <w:tcPr>
            <w:tcW w:w="2278" w:type="dxa"/>
            <w:shd w:val="clear" w:color="auto" w:fill="auto"/>
            <w:tcMar>
              <w:left w:w="0" w:type="dxa"/>
              <w:right w:w="0" w:type="dxa"/>
            </w:tcMar>
          </w:tcPr>
          <w:p w14:paraId="4DDF4D07" w14:textId="77777777" w:rsidR="00EB5A81" w:rsidRPr="000748C0" w:rsidRDefault="00EB5A81" w:rsidP="00341985">
            <w:pPr>
              <w:suppressAutoHyphens/>
              <w:autoSpaceDN w:val="0"/>
              <w:jc w:val="both"/>
              <w:textAlignment w:val="baseline"/>
              <w:rPr>
                <w:rFonts w:ascii="Arial" w:eastAsia="Calibri" w:hAnsi="Arial"/>
                <w:sz w:val="18"/>
                <w:szCs w:val="24"/>
                <w:rtl/>
                <w:rPrChange w:id="6303" w:author="Meryl Etman" w:date="2020-03-25T10:10:00Z">
                  <w:rPr>
                    <w:rFonts w:ascii="Arial" w:eastAsia="Calibri" w:hAnsi="Arial"/>
                    <w:sz w:val="18"/>
                    <w:szCs w:val="24"/>
                    <w:rtl/>
                  </w:rPr>
                </w:rPrChange>
              </w:rPr>
            </w:pPr>
          </w:p>
        </w:tc>
        <w:tc>
          <w:tcPr>
            <w:tcW w:w="2275" w:type="dxa"/>
            <w:shd w:val="clear" w:color="auto" w:fill="auto"/>
            <w:tcMar>
              <w:left w:w="0" w:type="dxa"/>
              <w:right w:w="0" w:type="dxa"/>
            </w:tcMar>
          </w:tcPr>
          <w:p w14:paraId="0A9AD1E6" w14:textId="77777777" w:rsidR="00EB5A81" w:rsidRPr="000748C0" w:rsidRDefault="00EB5A81" w:rsidP="00341985">
            <w:pPr>
              <w:suppressAutoHyphens/>
              <w:autoSpaceDN w:val="0"/>
              <w:jc w:val="both"/>
              <w:textAlignment w:val="baseline"/>
              <w:rPr>
                <w:rFonts w:ascii="Arial" w:eastAsia="Calibri" w:hAnsi="Arial"/>
                <w:sz w:val="18"/>
                <w:szCs w:val="24"/>
                <w:rtl/>
                <w:rPrChange w:id="6304"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70731B8D" w14:textId="77777777" w:rsidR="00EB5A81" w:rsidRPr="000748C0" w:rsidRDefault="00EB5A81" w:rsidP="00341985">
            <w:pPr>
              <w:suppressAutoHyphens/>
              <w:autoSpaceDN w:val="0"/>
              <w:jc w:val="both"/>
              <w:textAlignment w:val="baseline"/>
              <w:rPr>
                <w:rFonts w:ascii="Arial" w:eastAsia="Calibri" w:hAnsi="Arial"/>
                <w:sz w:val="18"/>
                <w:szCs w:val="24"/>
                <w:rtl/>
                <w:rPrChange w:id="6305"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0AF4D681" w14:textId="77777777" w:rsidR="00EB5A81" w:rsidRPr="000748C0" w:rsidRDefault="00EB5A81" w:rsidP="00341985">
            <w:pPr>
              <w:suppressAutoHyphens/>
              <w:autoSpaceDN w:val="0"/>
              <w:jc w:val="both"/>
              <w:textAlignment w:val="baseline"/>
              <w:rPr>
                <w:rFonts w:ascii="Arial" w:eastAsia="Calibri" w:hAnsi="Arial"/>
                <w:sz w:val="18"/>
                <w:szCs w:val="24"/>
                <w:rtl/>
                <w:rPrChange w:id="6306" w:author="Meryl Etman" w:date="2020-03-25T10:10:00Z">
                  <w:rPr>
                    <w:rFonts w:ascii="Arial" w:eastAsia="Calibri" w:hAnsi="Arial"/>
                    <w:sz w:val="18"/>
                    <w:szCs w:val="24"/>
                    <w:rtl/>
                  </w:rPr>
                </w:rPrChange>
              </w:rPr>
            </w:pPr>
          </w:p>
        </w:tc>
      </w:tr>
    </w:tbl>
    <w:p w14:paraId="3CD08D28" w14:textId="77777777" w:rsidR="00EB5A81" w:rsidRPr="000748C0" w:rsidRDefault="00EB5A81" w:rsidP="00EB5A81">
      <w:pPr>
        <w:suppressAutoHyphens/>
        <w:autoSpaceDN w:val="0"/>
        <w:jc w:val="both"/>
        <w:textAlignment w:val="baseline"/>
        <w:rPr>
          <w:rFonts w:ascii="Arial" w:eastAsia="Calibri" w:hAnsi="Arial"/>
          <w:sz w:val="18"/>
          <w:szCs w:val="24"/>
          <w:rtl/>
          <w:rPrChange w:id="6307" w:author="Meryl Etman" w:date="2020-03-25T10:10:00Z">
            <w:rPr>
              <w:rFonts w:ascii="Arial" w:eastAsia="Calibri" w:hAnsi="Arial"/>
              <w:sz w:val="18"/>
              <w:szCs w:val="24"/>
              <w:rtl/>
            </w:rPr>
          </w:rPrChange>
        </w:rPr>
      </w:pPr>
    </w:p>
    <w:p w14:paraId="27C41977" w14:textId="77777777" w:rsidR="00EB5A81" w:rsidRPr="000748C0" w:rsidRDefault="00EB5A81" w:rsidP="00EB5A81">
      <w:pPr>
        <w:spacing w:after="40"/>
        <w:rPr>
          <w:rFonts w:ascii="Arial" w:eastAsia="Calibri" w:hAnsi="Arial"/>
          <w:sz w:val="18"/>
          <w:szCs w:val="24"/>
          <w:rPrChange w:id="6308" w:author="Meryl Etman" w:date="2020-03-25T10:10:00Z">
            <w:rPr>
              <w:rFonts w:ascii="Arial" w:eastAsia="Calibri" w:hAnsi="Arial"/>
              <w:sz w:val="18"/>
              <w:szCs w:val="24"/>
            </w:rPr>
          </w:rPrChange>
        </w:rPr>
      </w:pPr>
      <w:r w:rsidRPr="000748C0">
        <w:rPr>
          <w:rFonts w:hint="cs"/>
          <w:noProof/>
          <w:rtl/>
          <w:rPrChange w:id="6309" w:author="Meryl Etman" w:date="2020-03-25T10:10:00Z">
            <w:rPr>
              <w:rFonts w:hint="cs"/>
              <w:noProof/>
              <w:rtl/>
            </w:rPr>
          </w:rPrChange>
        </w:rPr>
        <w:t>*מבצע הסיור יתאים את סעיפי הבדיקה לסוג העבודה ו/או לסוג המבנה בהתאם לצורך.</w:t>
      </w:r>
      <w:r w:rsidRPr="000748C0">
        <w:rPr>
          <w:szCs w:val="24"/>
          <w:rtl/>
          <w:rPrChange w:id="6310" w:author="Meryl Etman" w:date="2020-03-25T10:10:00Z">
            <w:rPr>
              <w:szCs w:val="24"/>
              <w:rtl/>
            </w:rPr>
          </w:rPrChange>
        </w:rPr>
        <w:br w:type="page"/>
      </w:r>
      <w:r w:rsidRPr="000748C0">
        <w:rPr>
          <w:rFonts w:ascii="Arial" w:eastAsia="Calibri" w:hAnsi="Arial" w:hint="cs"/>
          <w:b/>
          <w:bCs/>
          <w:sz w:val="26"/>
          <w:szCs w:val="26"/>
          <w:rtl/>
          <w:rPrChange w:id="6311" w:author="Meryl Etman" w:date="2020-03-25T10:10:00Z">
            <w:rPr>
              <w:rFonts w:ascii="Arial" w:eastAsia="Calibri" w:hAnsi="Arial" w:hint="cs"/>
              <w:b/>
              <w:bCs/>
              <w:sz w:val="26"/>
              <w:szCs w:val="26"/>
              <w:rtl/>
            </w:rPr>
          </w:rPrChange>
        </w:rPr>
        <w:lastRenderedPageBreak/>
        <w:t>רשימת תיוג:  עבודות פיתוח</w:t>
      </w:r>
      <w:r w:rsidRPr="000748C0">
        <w:rPr>
          <w:rFonts w:ascii="Arial" w:eastAsia="Calibri" w:hAnsi="Arial" w:hint="cs"/>
          <w:sz w:val="18"/>
          <w:szCs w:val="24"/>
          <w:rtl/>
          <w:rPrChange w:id="6312" w:author="Meryl Etman" w:date="2020-03-25T10:10:00Z">
            <w:rPr>
              <w:rFonts w:ascii="Arial" w:eastAsia="Calibri" w:hAnsi="Arial" w:hint="cs"/>
              <w:sz w:val="18"/>
              <w:szCs w:val="24"/>
              <w:rtl/>
            </w:rPr>
          </w:rPrChange>
        </w:rPr>
        <w:t xml:space="preserve"> </w:t>
      </w:r>
      <w:r w:rsidRPr="000748C0">
        <w:rPr>
          <w:rFonts w:ascii="Arial" w:eastAsia="Calibri" w:hAnsi="Arial" w:hint="cs"/>
          <w:sz w:val="18"/>
          <w:szCs w:val="24"/>
          <w:rtl/>
          <w:rPrChange w:id="6313"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314"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315" w:author="Meryl Etman" w:date="2020-03-25T10:10:00Z">
            <w:rPr>
              <w:rFonts w:ascii="Arial" w:eastAsia="Calibri" w:hAnsi="Arial" w:hint="cs"/>
              <w:sz w:val="18"/>
              <w:szCs w:val="24"/>
              <w:rtl/>
            </w:rPr>
          </w:rPrChange>
        </w:rPr>
        <w:tab/>
        <w:t xml:space="preserve"> </w:t>
      </w:r>
      <w:r w:rsidRPr="000748C0">
        <w:rPr>
          <w:rFonts w:ascii="Arial" w:eastAsia="Calibri" w:hAnsi="Arial" w:hint="cs"/>
          <w:sz w:val="18"/>
          <w:szCs w:val="24"/>
          <w:rtl/>
          <w:rPrChange w:id="6316"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317"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318" w:author="Meryl Etman" w:date="2020-03-25T10:10:00Z">
            <w:rPr>
              <w:rFonts w:ascii="Arial" w:eastAsia="Calibri" w:hAnsi="Arial" w:hint="cs"/>
              <w:sz w:val="18"/>
              <w:szCs w:val="24"/>
              <w:rtl/>
            </w:rPr>
          </w:rPrChange>
        </w:rPr>
        <w:tab/>
      </w:r>
      <w:r w:rsidRPr="000748C0">
        <w:rPr>
          <w:rFonts w:ascii="Arial" w:eastAsia="Calibri" w:hAnsi="Arial" w:hint="cs"/>
          <w:sz w:val="18"/>
          <w:szCs w:val="24"/>
          <w:rtl/>
          <w:rPrChange w:id="6319" w:author="Meryl Etman" w:date="2020-03-25T10:10:00Z">
            <w:rPr>
              <w:rFonts w:ascii="Arial" w:eastAsia="Calibri" w:hAnsi="Arial" w:hint="cs"/>
              <w:sz w:val="18"/>
              <w:szCs w:val="24"/>
              <w:rtl/>
            </w:rPr>
          </w:rPrChange>
        </w:rPr>
        <w:tab/>
        <w:t>מס' 02/013</w:t>
      </w:r>
    </w:p>
    <w:p w14:paraId="2911AD38" w14:textId="77777777" w:rsidR="00EB5A81" w:rsidRPr="000748C0" w:rsidRDefault="00EB5A81" w:rsidP="00EB5A81">
      <w:pPr>
        <w:suppressAutoHyphens/>
        <w:autoSpaceDN w:val="0"/>
        <w:spacing w:after="40"/>
        <w:jc w:val="both"/>
        <w:textAlignment w:val="baseline"/>
        <w:rPr>
          <w:rFonts w:ascii="Arial" w:eastAsia="Calibri" w:hAnsi="Arial"/>
          <w:rPrChange w:id="6320" w:author="Meryl Etman" w:date="2020-03-25T10:10:00Z">
            <w:rPr>
              <w:rFonts w:ascii="Arial" w:eastAsia="Calibri" w:hAnsi="Arial"/>
            </w:rPr>
          </w:rPrChange>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0748C0" w14:paraId="099E921D" w14:textId="77777777" w:rsidTr="00603F1E">
        <w:tc>
          <w:tcPr>
            <w:tcW w:w="236" w:type="dxa"/>
            <w:shd w:val="clear" w:color="auto" w:fill="auto"/>
            <w:vAlign w:val="center"/>
          </w:tcPr>
          <w:p w14:paraId="262EFFA8" w14:textId="77777777" w:rsidR="00EB5A81" w:rsidRPr="000748C0" w:rsidRDefault="00EB5A81" w:rsidP="00341985">
            <w:pPr>
              <w:suppressAutoHyphens/>
              <w:autoSpaceDN w:val="0"/>
              <w:textAlignment w:val="baseline"/>
              <w:rPr>
                <w:rFonts w:ascii="Arial" w:eastAsia="Calibri" w:hAnsi="Arial"/>
                <w:b/>
                <w:bCs/>
                <w:sz w:val="16"/>
                <w:rtl/>
                <w:rPrChange w:id="6321" w:author="Meryl Etman" w:date="2020-03-25T10:10:00Z">
                  <w:rPr>
                    <w:rFonts w:ascii="Arial" w:eastAsia="Calibri" w:hAnsi="Arial"/>
                    <w:b/>
                    <w:bCs/>
                    <w:sz w:val="16"/>
                    <w:rtl/>
                  </w:rPr>
                </w:rPrChange>
              </w:rPr>
            </w:pPr>
          </w:p>
        </w:tc>
        <w:tc>
          <w:tcPr>
            <w:tcW w:w="8701" w:type="dxa"/>
            <w:gridSpan w:val="3"/>
            <w:shd w:val="pct5" w:color="auto" w:fill="auto"/>
            <w:vAlign w:val="center"/>
          </w:tcPr>
          <w:p w14:paraId="7412A05A" w14:textId="77777777" w:rsidR="00EB5A81" w:rsidRPr="000748C0" w:rsidRDefault="00EB5A81" w:rsidP="00341985">
            <w:pPr>
              <w:suppressAutoHyphens/>
              <w:autoSpaceDN w:val="0"/>
              <w:textAlignment w:val="baseline"/>
              <w:rPr>
                <w:rFonts w:ascii="Arial" w:eastAsia="Calibri" w:hAnsi="Arial"/>
                <w:b/>
                <w:bCs/>
                <w:sz w:val="16"/>
                <w:rtl/>
                <w:rPrChange w:id="6322" w:author="Meryl Etman" w:date="2020-03-25T10:10:00Z">
                  <w:rPr>
                    <w:rFonts w:ascii="Arial" w:eastAsia="Calibri" w:hAnsi="Arial"/>
                    <w:b/>
                    <w:bCs/>
                    <w:sz w:val="16"/>
                    <w:rtl/>
                  </w:rPr>
                </w:rPrChange>
              </w:rPr>
            </w:pPr>
            <w:r w:rsidRPr="000748C0">
              <w:rPr>
                <w:rFonts w:ascii="Arial" w:eastAsia="Calibri" w:hAnsi="Arial"/>
                <w:b/>
                <w:bCs/>
                <w:sz w:val="16"/>
                <w:rtl/>
                <w:rPrChange w:id="6323" w:author="Meryl Etman" w:date="2020-03-25T10:10:00Z">
                  <w:rPr>
                    <w:rFonts w:ascii="Arial" w:eastAsia="Calibri" w:hAnsi="Arial"/>
                    <w:b/>
                    <w:bCs/>
                    <w:sz w:val="16"/>
                    <w:rtl/>
                  </w:rPr>
                </w:rPrChange>
              </w:rPr>
              <w:t>פרויקט:                                        בניין:                   דירה:</w:t>
            </w:r>
          </w:p>
        </w:tc>
      </w:tr>
      <w:tr w:rsidR="00EB5A81" w:rsidRPr="000748C0" w14:paraId="1DC548C9" w14:textId="77777777" w:rsidTr="00603F1E">
        <w:tc>
          <w:tcPr>
            <w:tcW w:w="236" w:type="dxa"/>
            <w:shd w:val="clear" w:color="auto" w:fill="auto"/>
            <w:vAlign w:val="center"/>
          </w:tcPr>
          <w:p w14:paraId="235807ED" w14:textId="77777777" w:rsidR="00EB5A81" w:rsidRPr="000748C0" w:rsidRDefault="00EB5A81" w:rsidP="00341985">
            <w:pPr>
              <w:suppressAutoHyphens/>
              <w:autoSpaceDN w:val="0"/>
              <w:textAlignment w:val="baseline"/>
              <w:rPr>
                <w:rFonts w:ascii="Arial" w:eastAsia="Calibri" w:hAnsi="Arial"/>
                <w:b/>
                <w:bCs/>
                <w:sz w:val="16"/>
                <w:rtl/>
                <w:rPrChange w:id="6324" w:author="Meryl Etman" w:date="2020-03-25T10:10:00Z">
                  <w:rPr>
                    <w:rFonts w:ascii="Arial" w:eastAsia="Calibri" w:hAnsi="Arial"/>
                    <w:b/>
                    <w:bCs/>
                    <w:sz w:val="16"/>
                    <w:rtl/>
                  </w:rPr>
                </w:rPrChange>
              </w:rPr>
            </w:pPr>
          </w:p>
        </w:tc>
        <w:tc>
          <w:tcPr>
            <w:tcW w:w="8701" w:type="dxa"/>
            <w:gridSpan w:val="3"/>
            <w:shd w:val="clear" w:color="auto" w:fill="auto"/>
            <w:vAlign w:val="center"/>
          </w:tcPr>
          <w:p w14:paraId="0334DB14" w14:textId="77777777" w:rsidR="00EB5A81" w:rsidRPr="000748C0" w:rsidRDefault="00EB5A81" w:rsidP="00341985">
            <w:pPr>
              <w:suppressAutoHyphens/>
              <w:autoSpaceDN w:val="0"/>
              <w:textAlignment w:val="baseline"/>
              <w:rPr>
                <w:rFonts w:ascii="Arial" w:eastAsia="Calibri" w:hAnsi="Arial"/>
                <w:b/>
                <w:bCs/>
                <w:sz w:val="16"/>
                <w:rtl/>
                <w:rPrChange w:id="6325" w:author="Meryl Etman" w:date="2020-03-25T10:10:00Z">
                  <w:rPr>
                    <w:rFonts w:ascii="Arial" w:eastAsia="Calibri" w:hAnsi="Arial"/>
                    <w:b/>
                    <w:bCs/>
                    <w:sz w:val="16"/>
                    <w:rtl/>
                  </w:rPr>
                </w:rPrChange>
              </w:rPr>
            </w:pPr>
          </w:p>
        </w:tc>
      </w:tr>
      <w:tr w:rsidR="00EB5A81" w:rsidRPr="000748C0" w14:paraId="4076195C" w14:textId="77777777" w:rsidTr="00603F1E">
        <w:tc>
          <w:tcPr>
            <w:tcW w:w="236" w:type="dxa"/>
            <w:shd w:val="clear" w:color="auto" w:fill="auto"/>
            <w:vAlign w:val="center"/>
          </w:tcPr>
          <w:p w14:paraId="34861B8B" w14:textId="77777777" w:rsidR="00EB5A81" w:rsidRPr="000748C0" w:rsidRDefault="00EB5A81" w:rsidP="00341985">
            <w:pPr>
              <w:suppressAutoHyphens/>
              <w:autoSpaceDN w:val="0"/>
              <w:textAlignment w:val="baseline"/>
              <w:rPr>
                <w:rFonts w:ascii="Arial" w:eastAsia="Calibri" w:hAnsi="Arial"/>
                <w:b/>
                <w:bCs/>
                <w:sz w:val="16"/>
                <w:rtl/>
                <w:rPrChange w:id="6326" w:author="Meryl Etman" w:date="2020-03-25T10:10:00Z">
                  <w:rPr>
                    <w:rFonts w:ascii="Arial" w:eastAsia="Calibri" w:hAnsi="Arial"/>
                    <w:b/>
                    <w:bCs/>
                    <w:sz w:val="16"/>
                    <w:rtl/>
                  </w:rPr>
                </w:rPrChange>
              </w:rPr>
            </w:pPr>
            <w:r w:rsidRPr="000748C0">
              <w:rPr>
                <w:rFonts w:ascii="Arial" w:eastAsia="Calibri" w:hAnsi="Arial" w:hint="cs"/>
                <w:b/>
                <w:bCs/>
                <w:sz w:val="16"/>
                <w:rtl/>
                <w:rPrChange w:id="6327" w:author="Meryl Etman" w:date="2020-03-25T10:10:00Z">
                  <w:rPr>
                    <w:rFonts w:ascii="Arial" w:eastAsia="Calibri" w:hAnsi="Arial" w:hint="cs"/>
                    <w:b/>
                    <w:bCs/>
                    <w:sz w:val="16"/>
                    <w:rtl/>
                  </w:rPr>
                </w:rPrChange>
              </w:rPr>
              <w:t>סעיף</w:t>
            </w:r>
          </w:p>
        </w:tc>
        <w:tc>
          <w:tcPr>
            <w:tcW w:w="3227" w:type="dxa"/>
            <w:shd w:val="clear" w:color="auto" w:fill="auto"/>
            <w:vAlign w:val="center"/>
          </w:tcPr>
          <w:p w14:paraId="17DB69C8" w14:textId="77777777" w:rsidR="00EB5A81" w:rsidRPr="000748C0" w:rsidRDefault="00EB5A81" w:rsidP="00341985">
            <w:pPr>
              <w:suppressAutoHyphens/>
              <w:autoSpaceDN w:val="0"/>
              <w:textAlignment w:val="baseline"/>
              <w:rPr>
                <w:rFonts w:ascii="Arial" w:eastAsia="Calibri" w:hAnsi="Arial"/>
                <w:b/>
                <w:bCs/>
                <w:sz w:val="16"/>
                <w:rtl/>
                <w:rPrChange w:id="6328" w:author="Meryl Etman" w:date="2020-03-25T10:10:00Z">
                  <w:rPr>
                    <w:rFonts w:ascii="Arial" w:eastAsia="Calibri" w:hAnsi="Arial"/>
                    <w:b/>
                    <w:bCs/>
                    <w:sz w:val="16"/>
                    <w:rtl/>
                  </w:rPr>
                </w:rPrChange>
              </w:rPr>
            </w:pPr>
            <w:r w:rsidRPr="000748C0">
              <w:rPr>
                <w:rFonts w:ascii="Arial" w:eastAsia="Calibri" w:hAnsi="Arial"/>
                <w:b/>
                <w:bCs/>
                <w:sz w:val="16"/>
                <w:rtl/>
                <w:rPrChange w:id="6329" w:author="Meryl Etman" w:date="2020-03-25T10:10:00Z">
                  <w:rPr>
                    <w:rFonts w:ascii="Arial" w:eastAsia="Calibri" w:hAnsi="Arial"/>
                    <w:b/>
                    <w:bCs/>
                    <w:sz w:val="16"/>
                    <w:rtl/>
                  </w:rPr>
                </w:rPrChange>
              </w:rPr>
              <w:t>תיאור המשימה</w:t>
            </w:r>
            <w:r w:rsidRPr="000748C0">
              <w:rPr>
                <w:rFonts w:ascii="Arial" w:eastAsia="Calibri" w:hAnsi="Arial" w:hint="cs"/>
                <w:b/>
                <w:bCs/>
                <w:sz w:val="16"/>
                <w:rtl/>
                <w:rPrChange w:id="6330" w:author="Meryl Etman" w:date="2020-03-25T10:10:00Z">
                  <w:rPr>
                    <w:rFonts w:ascii="Arial" w:eastAsia="Calibri" w:hAnsi="Arial" w:hint="cs"/>
                    <w:b/>
                    <w:bCs/>
                    <w:sz w:val="16"/>
                    <w:rtl/>
                  </w:rPr>
                </w:rPrChange>
              </w:rPr>
              <w:t>*</w:t>
            </w:r>
          </w:p>
        </w:tc>
        <w:tc>
          <w:tcPr>
            <w:tcW w:w="1633" w:type="dxa"/>
            <w:shd w:val="clear" w:color="auto" w:fill="auto"/>
            <w:vAlign w:val="center"/>
          </w:tcPr>
          <w:p w14:paraId="5775DFAB" w14:textId="77777777" w:rsidR="00EB5A81" w:rsidRPr="000748C0" w:rsidRDefault="00EB5A81" w:rsidP="00341985">
            <w:pPr>
              <w:suppressAutoHyphens/>
              <w:autoSpaceDN w:val="0"/>
              <w:textAlignment w:val="baseline"/>
              <w:rPr>
                <w:rFonts w:ascii="Arial" w:eastAsia="Calibri" w:hAnsi="Arial"/>
                <w:b/>
                <w:bCs/>
                <w:sz w:val="16"/>
                <w:rtl/>
                <w:rPrChange w:id="6331" w:author="Meryl Etman" w:date="2020-03-25T10:10:00Z">
                  <w:rPr>
                    <w:rFonts w:ascii="Arial" w:eastAsia="Calibri" w:hAnsi="Arial"/>
                    <w:b/>
                    <w:bCs/>
                    <w:sz w:val="16"/>
                    <w:rtl/>
                  </w:rPr>
                </w:rPrChange>
              </w:rPr>
            </w:pPr>
            <w:r w:rsidRPr="000748C0">
              <w:rPr>
                <w:rFonts w:ascii="Arial" w:eastAsia="Calibri" w:hAnsi="Arial" w:hint="cs"/>
                <w:b/>
                <w:bCs/>
                <w:sz w:val="16"/>
                <w:rtl/>
                <w:rPrChange w:id="6332" w:author="Meryl Etman" w:date="2020-03-25T10:10:00Z">
                  <w:rPr>
                    <w:rFonts w:ascii="Arial" w:eastAsia="Calibri" w:hAnsi="Arial" w:hint="cs"/>
                    <w:b/>
                    <w:bCs/>
                    <w:sz w:val="16"/>
                    <w:rtl/>
                  </w:rPr>
                </w:rPrChange>
              </w:rPr>
              <w:t>(תאריך) ת/ש/פ</w:t>
            </w:r>
          </w:p>
        </w:tc>
        <w:tc>
          <w:tcPr>
            <w:tcW w:w="3841" w:type="dxa"/>
            <w:shd w:val="clear" w:color="auto" w:fill="auto"/>
            <w:vAlign w:val="center"/>
          </w:tcPr>
          <w:p w14:paraId="60127DEF" w14:textId="77777777" w:rsidR="00EB5A81" w:rsidRPr="000748C0" w:rsidRDefault="00EB5A81" w:rsidP="00341985">
            <w:pPr>
              <w:suppressAutoHyphens/>
              <w:autoSpaceDN w:val="0"/>
              <w:textAlignment w:val="baseline"/>
              <w:rPr>
                <w:rFonts w:ascii="Arial" w:eastAsia="Calibri" w:hAnsi="Arial"/>
                <w:b/>
                <w:bCs/>
                <w:sz w:val="16"/>
                <w:rtl/>
                <w:rPrChange w:id="6333" w:author="Meryl Etman" w:date="2020-03-25T10:10:00Z">
                  <w:rPr>
                    <w:rFonts w:ascii="Arial" w:eastAsia="Calibri" w:hAnsi="Arial"/>
                    <w:b/>
                    <w:bCs/>
                    <w:sz w:val="16"/>
                    <w:rtl/>
                  </w:rPr>
                </w:rPrChange>
              </w:rPr>
            </w:pPr>
            <w:r w:rsidRPr="000748C0">
              <w:rPr>
                <w:rFonts w:ascii="Arial" w:eastAsia="Calibri" w:hAnsi="Arial" w:hint="cs"/>
                <w:b/>
                <w:bCs/>
                <w:sz w:val="16"/>
                <w:rtl/>
                <w:rPrChange w:id="6334" w:author="Meryl Etman" w:date="2020-03-25T10:10:00Z">
                  <w:rPr>
                    <w:rFonts w:ascii="Arial" w:eastAsia="Calibri" w:hAnsi="Arial" w:hint="cs"/>
                    <w:b/>
                    <w:bCs/>
                    <w:sz w:val="16"/>
                    <w:rtl/>
                  </w:rPr>
                </w:rPrChange>
              </w:rPr>
              <w:t>הערות</w:t>
            </w:r>
          </w:p>
        </w:tc>
      </w:tr>
      <w:tr w:rsidR="00EB5A81" w:rsidRPr="000748C0" w14:paraId="4704DE5A" w14:textId="77777777" w:rsidTr="00603F1E">
        <w:tc>
          <w:tcPr>
            <w:tcW w:w="236" w:type="dxa"/>
            <w:shd w:val="clear" w:color="auto" w:fill="auto"/>
          </w:tcPr>
          <w:p w14:paraId="0DB7A89B" w14:textId="77777777" w:rsidR="00EB5A81" w:rsidRPr="000748C0" w:rsidRDefault="00EB5A81" w:rsidP="00341985">
            <w:pPr>
              <w:suppressAutoHyphens/>
              <w:autoSpaceDN w:val="0"/>
              <w:jc w:val="both"/>
              <w:textAlignment w:val="baseline"/>
              <w:rPr>
                <w:rFonts w:ascii="Arial" w:eastAsia="Calibri" w:hAnsi="Arial"/>
                <w:sz w:val="18"/>
                <w:szCs w:val="24"/>
                <w:rtl/>
                <w:rPrChange w:id="6335" w:author="Meryl Etman" w:date="2020-03-25T10:10:00Z">
                  <w:rPr>
                    <w:rFonts w:ascii="Arial" w:eastAsia="Calibri" w:hAnsi="Arial"/>
                    <w:sz w:val="18"/>
                    <w:szCs w:val="24"/>
                    <w:rtl/>
                  </w:rPr>
                </w:rPrChange>
              </w:rPr>
            </w:pPr>
            <w:r w:rsidRPr="000748C0">
              <w:rPr>
                <w:rFonts w:ascii="Arial" w:eastAsia="Calibri" w:hAnsi="Arial" w:hint="cs"/>
                <w:sz w:val="18"/>
                <w:szCs w:val="24"/>
                <w:rtl/>
                <w:rPrChange w:id="6336" w:author="Meryl Etman" w:date="2020-03-25T10:10:00Z">
                  <w:rPr>
                    <w:rFonts w:ascii="Arial" w:eastAsia="Calibri" w:hAnsi="Arial" w:hint="cs"/>
                    <w:sz w:val="18"/>
                    <w:szCs w:val="24"/>
                    <w:rtl/>
                  </w:rPr>
                </w:rPrChange>
              </w:rPr>
              <w:t>1</w:t>
            </w:r>
          </w:p>
        </w:tc>
        <w:tc>
          <w:tcPr>
            <w:tcW w:w="3227" w:type="dxa"/>
            <w:shd w:val="clear" w:color="auto" w:fill="auto"/>
            <w:tcMar>
              <w:top w:w="28" w:type="dxa"/>
              <w:left w:w="57" w:type="dxa"/>
              <w:right w:w="57" w:type="dxa"/>
            </w:tcMar>
          </w:tcPr>
          <w:p w14:paraId="59CBEF0A"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37"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338" w:author="Meryl Etman" w:date="2020-03-25T10:10:00Z">
                  <w:rPr>
                    <w:rFonts w:ascii="Arial" w:eastAsia="Calibri" w:hAnsi="Arial" w:hint="cs"/>
                    <w:i/>
                    <w:iCs/>
                    <w:sz w:val="18"/>
                    <w:szCs w:val="24"/>
                    <w:rtl/>
                  </w:rPr>
                </w:rPrChange>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7F9E3D54" w14:textId="77777777" w:rsidR="00EB5A81" w:rsidRPr="000748C0" w:rsidRDefault="00EB5A81" w:rsidP="00341985">
            <w:pPr>
              <w:suppressAutoHyphens/>
              <w:autoSpaceDN w:val="0"/>
              <w:jc w:val="both"/>
              <w:textAlignment w:val="baseline"/>
              <w:rPr>
                <w:rFonts w:ascii="Arial" w:eastAsia="Calibri" w:hAnsi="Arial"/>
                <w:sz w:val="18"/>
                <w:szCs w:val="24"/>
                <w:rtl/>
                <w:rPrChange w:id="6339"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vAlign w:val="center"/>
          </w:tcPr>
          <w:p w14:paraId="74A3B287" w14:textId="77777777" w:rsidR="00EB5A81" w:rsidRPr="000748C0" w:rsidRDefault="00EB5A81" w:rsidP="00341985">
            <w:pPr>
              <w:suppressAutoHyphens/>
              <w:autoSpaceDN w:val="0"/>
              <w:textAlignment w:val="baseline"/>
              <w:rPr>
                <w:rFonts w:ascii="Arial" w:eastAsia="Calibri" w:hAnsi="Arial"/>
                <w:i/>
                <w:iCs/>
                <w:rtl/>
                <w:rPrChange w:id="6340" w:author="Meryl Etman" w:date="2020-03-25T10:10:00Z">
                  <w:rPr>
                    <w:rFonts w:ascii="Arial" w:eastAsia="Calibri" w:hAnsi="Arial"/>
                    <w:i/>
                    <w:iCs/>
                    <w:rtl/>
                  </w:rPr>
                </w:rPrChange>
              </w:rPr>
            </w:pPr>
            <w:r w:rsidRPr="000748C0">
              <w:rPr>
                <w:rFonts w:ascii="Arial" w:eastAsia="Calibri" w:hAnsi="Arial" w:hint="cs"/>
                <w:i/>
                <w:iCs/>
                <w:rtl/>
                <w:rPrChange w:id="6341" w:author="Meryl Etman" w:date="2020-03-25T10:10:00Z">
                  <w:rPr>
                    <w:rFonts w:ascii="Arial" w:eastAsia="Calibri" w:hAnsi="Arial" w:hint="cs"/>
                    <w:i/>
                    <w:iCs/>
                    <w:rtl/>
                  </w:rPr>
                </w:rPrChange>
              </w:rPr>
              <w:t>מעבר על תכניות, חתכים, חומרי גמר, עבודות חשמל ועוד.</w:t>
            </w:r>
          </w:p>
        </w:tc>
      </w:tr>
      <w:tr w:rsidR="00EB5A81" w:rsidRPr="000748C0" w14:paraId="06F1404F" w14:textId="77777777" w:rsidTr="00603F1E">
        <w:tc>
          <w:tcPr>
            <w:tcW w:w="236" w:type="dxa"/>
            <w:shd w:val="clear" w:color="auto" w:fill="auto"/>
          </w:tcPr>
          <w:p w14:paraId="20D2FF89" w14:textId="77777777" w:rsidR="00EB5A81" w:rsidRPr="000748C0" w:rsidRDefault="00EB5A81" w:rsidP="00341985">
            <w:pPr>
              <w:suppressAutoHyphens/>
              <w:autoSpaceDN w:val="0"/>
              <w:jc w:val="both"/>
              <w:textAlignment w:val="baseline"/>
              <w:rPr>
                <w:rFonts w:ascii="Arial" w:eastAsia="Calibri" w:hAnsi="Arial"/>
                <w:sz w:val="18"/>
                <w:szCs w:val="24"/>
                <w:rtl/>
                <w:rPrChange w:id="6342" w:author="Meryl Etman" w:date="2020-03-25T10:10:00Z">
                  <w:rPr>
                    <w:rFonts w:ascii="Arial" w:eastAsia="Calibri" w:hAnsi="Arial"/>
                    <w:sz w:val="18"/>
                    <w:szCs w:val="24"/>
                    <w:rtl/>
                  </w:rPr>
                </w:rPrChange>
              </w:rPr>
            </w:pPr>
            <w:r w:rsidRPr="000748C0">
              <w:rPr>
                <w:rFonts w:ascii="Arial" w:eastAsia="Calibri" w:hAnsi="Arial" w:hint="cs"/>
                <w:sz w:val="18"/>
                <w:szCs w:val="24"/>
                <w:rtl/>
                <w:rPrChange w:id="6343" w:author="Meryl Etman" w:date="2020-03-25T10:10:00Z">
                  <w:rPr>
                    <w:rFonts w:ascii="Arial" w:eastAsia="Calibri" w:hAnsi="Arial" w:hint="cs"/>
                    <w:sz w:val="18"/>
                    <w:szCs w:val="24"/>
                    <w:rtl/>
                  </w:rPr>
                </w:rPrChange>
              </w:rPr>
              <w:t>2</w:t>
            </w:r>
          </w:p>
        </w:tc>
        <w:tc>
          <w:tcPr>
            <w:tcW w:w="3227" w:type="dxa"/>
            <w:shd w:val="clear" w:color="auto" w:fill="auto"/>
            <w:tcMar>
              <w:top w:w="28" w:type="dxa"/>
              <w:left w:w="57" w:type="dxa"/>
              <w:right w:w="57" w:type="dxa"/>
            </w:tcMar>
          </w:tcPr>
          <w:p w14:paraId="59A1E04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44"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345" w:author="Meryl Etman" w:date="2020-03-25T10:10:00Z">
                  <w:rPr>
                    <w:rFonts w:ascii="Arial" w:eastAsia="Calibri" w:hAnsi="Arial" w:hint="cs"/>
                    <w:i/>
                    <w:iCs/>
                    <w:sz w:val="18"/>
                    <w:szCs w:val="24"/>
                    <w:rtl/>
                  </w:rPr>
                </w:rPrChange>
              </w:rPr>
              <w:t>זימון אדריכל הפיתוח לאישור כל שלב בביצוע.</w:t>
            </w:r>
          </w:p>
        </w:tc>
        <w:tc>
          <w:tcPr>
            <w:tcW w:w="1633" w:type="dxa"/>
            <w:shd w:val="clear" w:color="auto" w:fill="auto"/>
            <w:tcMar>
              <w:top w:w="28" w:type="dxa"/>
              <w:left w:w="57" w:type="dxa"/>
              <w:right w:w="57" w:type="dxa"/>
            </w:tcMar>
          </w:tcPr>
          <w:p w14:paraId="32258511" w14:textId="77777777" w:rsidR="00EB5A81" w:rsidRPr="000748C0" w:rsidRDefault="00EB5A81" w:rsidP="00341985">
            <w:pPr>
              <w:suppressAutoHyphens/>
              <w:autoSpaceDN w:val="0"/>
              <w:jc w:val="both"/>
              <w:textAlignment w:val="baseline"/>
              <w:rPr>
                <w:rFonts w:ascii="Arial" w:eastAsia="Calibri" w:hAnsi="Arial"/>
                <w:sz w:val="18"/>
                <w:szCs w:val="24"/>
                <w:rtl/>
                <w:rPrChange w:id="6346"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646EBA62" w14:textId="77777777" w:rsidR="00EB5A81" w:rsidRPr="000748C0" w:rsidRDefault="00EB5A81" w:rsidP="00341985">
            <w:pPr>
              <w:suppressAutoHyphens/>
              <w:autoSpaceDN w:val="0"/>
              <w:jc w:val="both"/>
              <w:textAlignment w:val="baseline"/>
              <w:rPr>
                <w:rFonts w:ascii="Arial" w:eastAsia="Calibri" w:hAnsi="Arial"/>
                <w:i/>
                <w:iCs/>
                <w:rtl/>
                <w:rPrChange w:id="6347" w:author="Meryl Etman" w:date="2020-03-25T10:10:00Z">
                  <w:rPr>
                    <w:rFonts w:ascii="Arial" w:eastAsia="Calibri" w:hAnsi="Arial"/>
                    <w:i/>
                    <w:iCs/>
                    <w:rtl/>
                  </w:rPr>
                </w:rPrChange>
              </w:rPr>
            </w:pPr>
            <w:r w:rsidRPr="000748C0">
              <w:rPr>
                <w:rFonts w:ascii="Arial" w:eastAsia="Calibri" w:hAnsi="Arial" w:hint="cs"/>
                <w:i/>
                <w:iCs/>
                <w:rtl/>
                <w:rPrChange w:id="6348" w:author="Meryl Etman" w:date="2020-03-25T10:10:00Z">
                  <w:rPr>
                    <w:rFonts w:ascii="Arial" w:eastAsia="Calibri" w:hAnsi="Arial" w:hint="cs"/>
                    <w:i/>
                    <w:iCs/>
                    <w:rtl/>
                  </w:rPr>
                </w:rPrChange>
              </w:rPr>
              <w:t>לדוגמא: ריצוף, אבני שפה, שתילה, חיפוי, אלמנטים עיצוביים ועוד.</w:t>
            </w:r>
          </w:p>
        </w:tc>
      </w:tr>
      <w:tr w:rsidR="00EB5A81" w:rsidRPr="000748C0" w14:paraId="4556587A" w14:textId="77777777" w:rsidTr="00603F1E">
        <w:tc>
          <w:tcPr>
            <w:tcW w:w="236" w:type="dxa"/>
            <w:shd w:val="clear" w:color="auto" w:fill="auto"/>
          </w:tcPr>
          <w:p w14:paraId="703CD017" w14:textId="77777777" w:rsidR="00EB5A81" w:rsidRPr="000748C0" w:rsidRDefault="00EB5A81" w:rsidP="00341985">
            <w:pPr>
              <w:suppressAutoHyphens/>
              <w:autoSpaceDN w:val="0"/>
              <w:jc w:val="both"/>
              <w:textAlignment w:val="baseline"/>
              <w:rPr>
                <w:rFonts w:ascii="Arial" w:eastAsia="Calibri" w:hAnsi="Arial"/>
                <w:sz w:val="18"/>
                <w:szCs w:val="24"/>
                <w:rtl/>
                <w:rPrChange w:id="6349" w:author="Meryl Etman" w:date="2020-03-25T10:10:00Z">
                  <w:rPr>
                    <w:rFonts w:ascii="Arial" w:eastAsia="Calibri" w:hAnsi="Arial"/>
                    <w:sz w:val="18"/>
                    <w:szCs w:val="24"/>
                    <w:rtl/>
                  </w:rPr>
                </w:rPrChange>
              </w:rPr>
            </w:pPr>
            <w:r w:rsidRPr="000748C0">
              <w:rPr>
                <w:rFonts w:ascii="Arial" w:eastAsia="Calibri" w:hAnsi="Arial" w:hint="cs"/>
                <w:sz w:val="18"/>
                <w:szCs w:val="24"/>
                <w:rtl/>
                <w:rPrChange w:id="6350" w:author="Meryl Etman" w:date="2020-03-25T10:10:00Z">
                  <w:rPr>
                    <w:rFonts w:ascii="Arial" w:eastAsia="Calibri" w:hAnsi="Arial" w:hint="cs"/>
                    <w:sz w:val="18"/>
                    <w:szCs w:val="24"/>
                    <w:rtl/>
                  </w:rPr>
                </w:rPrChange>
              </w:rPr>
              <w:t>3</w:t>
            </w:r>
          </w:p>
        </w:tc>
        <w:tc>
          <w:tcPr>
            <w:tcW w:w="3227" w:type="dxa"/>
            <w:shd w:val="clear" w:color="auto" w:fill="auto"/>
            <w:tcMar>
              <w:top w:w="28" w:type="dxa"/>
              <w:left w:w="57" w:type="dxa"/>
              <w:right w:w="57" w:type="dxa"/>
            </w:tcMar>
          </w:tcPr>
          <w:p w14:paraId="680807CD" w14:textId="77777777" w:rsidR="00EB5A81" w:rsidRPr="000748C0" w:rsidRDefault="00EB5A81" w:rsidP="00341985">
            <w:pPr>
              <w:suppressAutoHyphens/>
              <w:autoSpaceDN w:val="0"/>
              <w:textAlignment w:val="baseline"/>
              <w:rPr>
                <w:rFonts w:ascii="Arial" w:eastAsia="Calibri" w:hAnsi="Arial"/>
                <w:i/>
                <w:iCs/>
                <w:sz w:val="18"/>
                <w:szCs w:val="24"/>
                <w:rtl/>
                <w:rPrChange w:id="6351"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352" w:author="Meryl Etman" w:date="2020-03-25T10:10:00Z">
                  <w:rPr>
                    <w:rFonts w:ascii="Arial" w:eastAsia="Calibri" w:hAnsi="Arial" w:hint="cs"/>
                    <w:i/>
                    <w:iCs/>
                    <w:sz w:val="18"/>
                    <w:szCs w:val="24"/>
                    <w:rtl/>
                  </w:rPr>
                </w:rPrChange>
              </w:rPr>
              <w:t>מסירת העבודה בסיומה למזמין ואדריכל הפיתוח.</w:t>
            </w:r>
          </w:p>
        </w:tc>
        <w:tc>
          <w:tcPr>
            <w:tcW w:w="1633" w:type="dxa"/>
            <w:shd w:val="clear" w:color="auto" w:fill="auto"/>
            <w:tcMar>
              <w:top w:w="28" w:type="dxa"/>
              <w:left w:w="57" w:type="dxa"/>
              <w:right w:w="57" w:type="dxa"/>
            </w:tcMar>
          </w:tcPr>
          <w:p w14:paraId="172030A5" w14:textId="77777777" w:rsidR="00EB5A81" w:rsidRPr="000748C0" w:rsidRDefault="00EB5A81" w:rsidP="00341985">
            <w:pPr>
              <w:suppressAutoHyphens/>
              <w:autoSpaceDN w:val="0"/>
              <w:jc w:val="both"/>
              <w:textAlignment w:val="baseline"/>
              <w:rPr>
                <w:rFonts w:ascii="Arial" w:eastAsia="Calibri" w:hAnsi="Arial"/>
                <w:sz w:val="18"/>
                <w:szCs w:val="24"/>
                <w:rtl/>
                <w:rPrChange w:id="6353"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48F6F65E" w14:textId="77777777" w:rsidR="00EB5A81" w:rsidRPr="000748C0" w:rsidRDefault="00EB5A81" w:rsidP="00341985">
            <w:pPr>
              <w:suppressAutoHyphens/>
              <w:autoSpaceDN w:val="0"/>
              <w:jc w:val="both"/>
              <w:textAlignment w:val="baseline"/>
              <w:rPr>
                <w:rFonts w:ascii="Arial" w:eastAsia="Calibri" w:hAnsi="Arial"/>
                <w:i/>
                <w:iCs/>
                <w:rtl/>
                <w:rPrChange w:id="6354" w:author="Meryl Etman" w:date="2020-03-25T10:10:00Z">
                  <w:rPr>
                    <w:rFonts w:ascii="Arial" w:eastAsia="Calibri" w:hAnsi="Arial"/>
                    <w:i/>
                    <w:iCs/>
                    <w:rtl/>
                  </w:rPr>
                </w:rPrChange>
              </w:rPr>
            </w:pPr>
          </w:p>
        </w:tc>
      </w:tr>
      <w:tr w:rsidR="00EB5A81" w:rsidRPr="000748C0" w14:paraId="466A8B21" w14:textId="77777777" w:rsidTr="00603F1E">
        <w:tc>
          <w:tcPr>
            <w:tcW w:w="236" w:type="dxa"/>
            <w:shd w:val="clear" w:color="auto" w:fill="auto"/>
          </w:tcPr>
          <w:p w14:paraId="1C8D227B" w14:textId="77777777" w:rsidR="00EB5A81" w:rsidRPr="000748C0" w:rsidRDefault="00EB5A81" w:rsidP="00341985">
            <w:pPr>
              <w:suppressAutoHyphens/>
              <w:autoSpaceDN w:val="0"/>
              <w:jc w:val="both"/>
              <w:textAlignment w:val="baseline"/>
              <w:rPr>
                <w:rFonts w:ascii="Arial" w:eastAsia="Calibri" w:hAnsi="Arial"/>
                <w:sz w:val="18"/>
                <w:szCs w:val="24"/>
                <w:rtl/>
                <w:rPrChange w:id="6355" w:author="Meryl Etman" w:date="2020-03-25T10:10:00Z">
                  <w:rPr>
                    <w:rFonts w:ascii="Arial" w:eastAsia="Calibri" w:hAnsi="Arial"/>
                    <w:sz w:val="18"/>
                    <w:szCs w:val="24"/>
                    <w:rtl/>
                  </w:rPr>
                </w:rPrChange>
              </w:rPr>
            </w:pPr>
            <w:r w:rsidRPr="000748C0">
              <w:rPr>
                <w:rFonts w:ascii="Arial" w:eastAsia="Calibri" w:hAnsi="Arial" w:hint="cs"/>
                <w:sz w:val="18"/>
                <w:szCs w:val="24"/>
                <w:rtl/>
                <w:rPrChange w:id="6356" w:author="Meryl Etman" w:date="2020-03-25T10:10:00Z">
                  <w:rPr>
                    <w:rFonts w:ascii="Arial" w:eastAsia="Calibri" w:hAnsi="Arial" w:hint="cs"/>
                    <w:sz w:val="18"/>
                    <w:szCs w:val="24"/>
                    <w:rtl/>
                  </w:rPr>
                </w:rPrChange>
              </w:rPr>
              <w:t>4</w:t>
            </w:r>
          </w:p>
        </w:tc>
        <w:tc>
          <w:tcPr>
            <w:tcW w:w="3227" w:type="dxa"/>
            <w:shd w:val="clear" w:color="auto" w:fill="auto"/>
            <w:tcMar>
              <w:top w:w="28" w:type="dxa"/>
              <w:left w:w="57" w:type="dxa"/>
              <w:right w:w="57" w:type="dxa"/>
            </w:tcMar>
          </w:tcPr>
          <w:p w14:paraId="6D707A3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57"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0F0D45EF" w14:textId="77777777" w:rsidR="00EB5A81" w:rsidRPr="000748C0" w:rsidRDefault="00EB5A81" w:rsidP="00341985">
            <w:pPr>
              <w:suppressAutoHyphens/>
              <w:autoSpaceDN w:val="0"/>
              <w:jc w:val="both"/>
              <w:textAlignment w:val="baseline"/>
              <w:rPr>
                <w:rFonts w:ascii="Arial" w:eastAsia="Calibri" w:hAnsi="Arial"/>
                <w:sz w:val="18"/>
                <w:szCs w:val="24"/>
                <w:rtl/>
                <w:rPrChange w:id="6358"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0B408CE9" w14:textId="77777777" w:rsidR="00EB5A81" w:rsidRPr="000748C0" w:rsidRDefault="00EB5A81" w:rsidP="00341985">
            <w:pPr>
              <w:suppressAutoHyphens/>
              <w:autoSpaceDN w:val="0"/>
              <w:jc w:val="both"/>
              <w:textAlignment w:val="baseline"/>
              <w:rPr>
                <w:rFonts w:ascii="Arial" w:eastAsia="Calibri" w:hAnsi="Arial"/>
                <w:i/>
                <w:iCs/>
                <w:rtl/>
                <w:rPrChange w:id="6359" w:author="Meryl Etman" w:date="2020-03-25T10:10:00Z">
                  <w:rPr>
                    <w:rFonts w:ascii="Arial" w:eastAsia="Calibri" w:hAnsi="Arial"/>
                    <w:i/>
                    <w:iCs/>
                    <w:rtl/>
                  </w:rPr>
                </w:rPrChange>
              </w:rPr>
            </w:pPr>
          </w:p>
        </w:tc>
      </w:tr>
      <w:tr w:rsidR="00EB5A81" w:rsidRPr="000748C0" w14:paraId="548502C9" w14:textId="77777777" w:rsidTr="00603F1E">
        <w:tc>
          <w:tcPr>
            <w:tcW w:w="236" w:type="dxa"/>
            <w:shd w:val="clear" w:color="auto" w:fill="auto"/>
          </w:tcPr>
          <w:p w14:paraId="00684B95" w14:textId="77777777" w:rsidR="00EB5A81" w:rsidRPr="000748C0" w:rsidRDefault="00EB5A81" w:rsidP="00341985">
            <w:pPr>
              <w:suppressAutoHyphens/>
              <w:autoSpaceDN w:val="0"/>
              <w:jc w:val="both"/>
              <w:textAlignment w:val="baseline"/>
              <w:rPr>
                <w:rFonts w:ascii="Arial" w:eastAsia="Calibri" w:hAnsi="Arial"/>
                <w:sz w:val="18"/>
                <w:szCs w:val="24"/>
                <w:rtl/>
                <w:rPrChange w:id="6360" w:author="Meryl Etman" w:date="2020-03-25T10:10:00Z">
                  <w:rPr>
                    <w:rFonts w:ascii="Arial" w:eastAsia="Calibri" w:hAnsi="Arial"/>
                    <w:sz w:val="18"/>
                    <w:szCs w:val="24"/>
                    <w:rtl/>
                  </w:rPr>
                </w:rPrChange>
              </w:rPr>
            </w:pPr>
            <w:r w:rsidRPr="000748C0">
              <w:rPr>
                <w:rFonts w:ascii="Arial" w:eastAsia="Calibri" w:hAnsi="Arial" w:hint="cs"/>
                <w:sz w:val="18"/>
                <w:szCs w:val="24"/>
                <w:rtl/>
                <w:rPrChange w:id="6361" w:author="Meryl Etman" w:date="2020-03-25T10:10:00Z">
                  <w:rPr>
                    <w:rFonts w:ascii="Arial" w:eastAsia="Calibri" w:hAnsi="Arial" w:hint="cs"/>
                    <w:sz w:val="18"/>
                    <w:szCs w:val="24"/>
                    <w:rtl/>
                  </w:rPr>
                </w:rPrChange>
              </w:rPr>
              <w:t>5</w:t>
            </w:r>
          </w:p>
        </w:tc>
        <w:tc>
          <w:tcPr>
            <w:tcW w:w="3227" w:type="dxa"/>
            <w:shd w:val="clear" w:color="auto" w:fill="auto"/>
            <w:tcMar>
              <w:top w:w="28" w:type="dxa"/>
              <w:left w:w="57" w:type="dxa"/>
              <w:right w:w="57" w:type="dxa"/>
            </w:tcMar>
          </w:tcPr>
          <w:p w14:paraId="3C283765"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62"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6DE1F43C" w14:textId="77777777" w:rsidR="00EB5A81" w:rsidRPr="000748C0" w:rsidRDefault="00EB5A81" w:rsidP="00341985">
            <w:pPr>
              <w:suppressAutoHyphens/>
              <w:autoSpaceDN w:val="0"/>
              <w:jc w:val="both"/>
              <w:textAlignment w:val="baseline"/>
              <w:rPr>
                <w:rFonts w:ascii="Arial" w:eastAsia="Calibri" w:hAnsi="Arial"/>
                <w:sz w:val="18"/>
                <w:szCs w:val="24"/>
                <w:rtl/>
                <w:rPrChange w:id="6363"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10638228" w14:textId="77777777" w:rsidR="00EB5A81" w:rsidRPr="000748C0" w:rsidRDefault="00EB5A81" w:rsidP="00341985">
            <w:pPr>
              <w:suppressAutoHyphens/>
              <w:autoSpaceDN w:val="0"/>
              <w:jc w:val="both"/>
              <w:textAlignment w:val="baseline"/>
              <w:rPr>
                <w:rFonts w:ascii="Arial" w:eastAsia="Calibri" w:hAnsi="Arial"/>
                <w:i/>
                <w:iCs/>
                <w:rtl/>
                <w:rPrChange w:id="6364" w:author="Meryl Etman" w:date="2020-03-25T10:10:00Z">
                  <w:rPr>
                    <w:rFonts w:ascii="Arial" w:eastAsia="Calibri" w:hAnsi="Arial"/>
                    <w:i/>
                    <w:iCs/>
                    <w:rtl/>
                  </w:rPr>
                </w:rPrChange>
              </w:rPr>
            </w:pPr>
          </w:p>
        </w:tc>
      </w:tr>
      <w:tr w:rsidR="00EB5A81" w:rsidRPr="000748C0" w14:paraId="1E875E6B" w14:textId="77777777" w:rsidTr="00603F1E">
        <w:tc>
          <w:tcPr>
            <w:tcW w:w="236" w:type="dxa"/>
            <w:shd w:val="clear" w:color="auto" w:fill="auto"/>
          </w:tcPr>
          <w:p w14:paraId="0DC8B316" w14:textId="77777777" w:rsidR="00EB5A81" w:rsidRPr="000748C0" w:rsidRDefault="00EB5A81" w:rsidP="00341985">
            <w:pPr>
              <w:suppressAutoHyphens/>
              <w:autoSpaceDN w:val="0"/>
              <w:jc w:val="both"/>
              <w:textAlignment w:val="baseline"/>
              <w:rPr>
                <w:rFonts w:ascii="Arial" w:eastAsia="Calibri" w:hAnsi="Arial"/>
                <w:sz w:val="18"/>
                <w:szCs w:val="24"/>
                <w:rtl/>
                <w:rPrChange w:id="6365" w:author="Meryl Etman" w:date="2020-03-25T10:10:00Z">
                  <w:rPr>
                    <w:rFonts w:ascii="Arial" w:eastAsia="Calibri" w:hAnsi="Arial"/>
                    <w:sz w:val="18"/>
                    <w:szCs w:val="24"/>
                    <w:rtl/>
                  </w:rPr>
                </w:rPrChange>
              </w:rPr>
            </w:pPr>
            <w:r w:rsidRPr="000748C0">
              <w:rPr>
                <w:rFonts w:ascii="Arial" w:eastAsia="Calibri" w:hAnsi="Arial" w:hint="cs"/>
                <w:sz w:val="18"/>
                <w:szCs w:val="24"/>
                <w:rtl/>
                <w:rPrChange w:id="6366" w:author="Meryl Etman" w:date="2020-03-25T10:10:00Z">
                  <w:rPr>
                    <w:rFonts w:ascii="Arial" w:eastAsia="Calibri" w:hAnsi="Arial" w:hint="cs"/>
                    <w:sz w:val="18"/>
                    <w:szCs w:val="24"/>
                    <w:rtl/>
                  </w:rPr>
                </w:rPrChange>
              </w:rPr>
              <w:t>6</w:t>
            </w:r>
          </w:p>
        </w:tc>
        <w:tc>
          <w:tcPr>
            <w:tcW w:w="3227" w:type="dxa"/>
            <w:shd w:val="clear" w:color="auto" w:fill="auto"/>
            <w:tcMar>
              <w:top w:w="28" w:type="dxa"/>
              <w:left w:w="57" w:type="dxa"/>
              <w:right w:w="57" w:type="dxa"/>
            </w:tcMar>
          </w:tcPr>
          <w:p w14:paraId="678B133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67"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5D6CA547" w14:textId="77777777" w:rsidR="00EB5A81" w:rsidRPr="000748C0" w:rsidRDefault="00EB5A81" w:rsidP="00341985">
            <w:pPr>
              <w:suppressAutoHyphens/>
              <w:autoSpaceDN w:val="0"/>
              <w:jc w:val="both"/>
              <w:textAlignment w:val="baseline"/>
              <w:rPr>
                <w:rFonts w:ascii="Arial" w:eastAsia="Calibri" w:hAnsi="Arial"/>
                <w:sz w:val="18"/>
                <w:szCs w:val="24"/>
                <w:rtl/>
                <w:rPrChange w:id="6368"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2C0D8A82" w14:textId="77777777" w:rsidR="00EB5A81" w:rsidRPr="000748C0" w:rsidRDefault="00EB5A81" w:rsidP="00341985">
            <w:pPr>
              <w:suppressAutoHyphens/>
              <w:autoSpaceDN w:val="0"/>
              <w:jc w:val="both"/>
              <w:textAlignment w:val="baseline"/>
              <w:rPr>
                <w:rFonts w:ascii="Arial" w:eastAsia="Calibri" w:hAnsi="Arial"/>
                <w:i/>
                <w:iCs/>
                <w:rtl/>
                <w:rPrChange w:id="6369" w:author="Meryl Etman" w:date="2020-03-25T10:10:00Z">
                  <w:rPr>
                    <w:rFonts w:ascii="Arial" w:eastAsia="Calibri" w:hAnsi="Arial"/>
                    <w:i/>
                    <w:iCs/>
                    <w:rtl/>
                  </w:rPr>
                </w:rPrChange>
              </w:rPr>
            </w:pPr>
          </w:p>
        </w:tc>
      </w:tr>
      <w:tr w:rsidR="00EB5A81" w:rsidRPr="000748C0" w14:paraId="4F57AFAC" w14:textId="77777777" w:rsidTr="00603F1E">
        <w:tc>
          <w:tcPr>
            <w:tcW w:w="236" w:type="dxa"/>
            <w:shd w:val="clear" w:color="auto" w:fill="auto"/>
          </w:tcPr>
          <w:p w14:paraId="4A3DE365" w14:textId="77777777" w:rsidR="00EB5A81" w:rsidRPr="000748C0" w:rsidRDefault="00EB5A81" w:rsidP="00341985">
            <w:pPr>
              <w:suppressAutoHyphens/>
              <w:autoSpaceDN w:val="0"/>
              <w:jc w:val="both"/>
              <w:textAlignment w:val="baseline"/>
              <w:rPr>
                <w:rFonts w:ascii="Arial" w:eastAsia="Calibri" w:hAnsi="Arial"/>
                <w:sz w:val="18"/>
                <w:szCs w:val="24"/>
                <w:rtl/>
                <w:rPrChange w:id="6370" w:author="Meryl Etman" w:date="2020-03-25T10:10:00Z">
                  <w:rPr>
                    <w:rFonts w:ascii="Arial" w:eastAsia="Calibri" w:hAnsi="Arial"/>
                    <w:sz w:val="18"/>
                    <w:szCs w:val="24"/>
                    <w:rtl/>
                  </w:rPr>
                </w:rPrChange>
              </w:rPr>
            </w:pPr>
            <w:r w:rsidRPr="000748C0">
              <w:rPr>
                <w:rFonts w:ascii="Arial" w:eastAsia="Calibri" w:hAnsi="Arial" w:hint="cs"/>
                <w:sz w:val="18"/>
                <w:szCs w:val="24"/>
                <w:rtl/>
                <w:rPrChange w:id="6371" w:author="Meryl Etman" w:date="2020-03-25T10:10:00Z">
                  <w:rPr>
                    <w:rFonts w:ascii="Arial" w:eastAsia="Calibri" w:hAnsi="Arial" w:hint="cs"/>
                    <w:sz w:val="18"/>
                    <w:szCs w:val="24"/>
                    <w:rtl/>
                  </w:rPr>
                </w:rPrChange>
              </w:rPr>
              <w:t>7</w:t>
            </w:r>
          </w:p>
        </w:tc>
        <w:tc>
          <w:tcPr>
            <w:tcW w:w="3227" w:type="dxa"/>
            <w:shd w:val="clear" w:color="auto" w:fill="auto"/>
            <w:tcMar>
              <w:top w:w="28" w:type="dxa"/>
              <w:left w:w="57" w:type="dxa"/>
              <w:right w:w="57" w:type="dxa"/>
            </w:tcMar>
          </w:tcPr>
          <w:p w14:paraId="43498032"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72"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75C7C438" w14:textId="77777777" w:rsidR="00EB5A81" w:rsidRPr="000748C0" w:rsidRDefault="00EB5A81" w:rsidP="00341985">
            <w:pPr>
              <w:suppressAutoHyphens/>
              <w:autoSpaceDN w:val="0"/>
              <w:jc w:val="both"/>
              <w:textAlignment w:val="baseline"/>
              <w:rPr>
                <w:rFonts w:ascii="Arial" w:eastAsia="Calibri" w:hAnsi="Arial"/>
                <w:sz w:val="18"/>
                <w:szCs w:val="24"/>
                <w:rtl/>
                <w:rPrChange w:id="6373"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0BBF922E" w14:textId="77777777" w:rsidR="00EB5A81" w:rsidRPr="000748C0" w:rsidRDefault="00EB5A81" w:rsidP="00341985">
            <w:pPr>
              <w:suppressAutoHyphens/>
              <w:autoSpaceDN w:val="0"/>
              <w:jc w:val="both"/>
              <w:textAlignment w:val="baseline"/>
              <w:rPr>
                <w:rFonts w:ascii="Arial" w:eastAsia="Calibri" w:hAnsi="Arial"/>
                <w:i/>
                <w:iCs/>
                <w:rtl/>
                <w:rPrChange w:id="6374" w:author="Meryl Etman" w:date="2020-03-25T10:10:00Z">
                  <w:rPr>
                    <w:rFonts w:ascii="Arial" w:eastAsia="Calibri" w:hAnsi="Arial"/>
                    <w:i/>
                    <w:iCs/>
                    <w:rtl/>
                  </w:rPr>
                </w:rPrChange>
              </w:rPr>
            </w:pPr>
          </w:p>
        </w:tc>
      </w:tr>
      <w:tr w:rsidR="00EB5A81" w:rsidRPr="000748C0" w14:paraId="6F65D07D" w14:textId="77777777" w:rsidTr="00603F1E">
        <w:tc>
          <w:tcPr>
            <w:tcW w:w="236" w:type="dxa"/>
            <w:shd w:val="clear" w:color="auto" w:fill="auto"/>
          </w:tcPr>
          <w:p w14:paraId="71FB45D4" w14:textId="77777777" w:rsidR="00EB5A81" w:rsidRPr="000748C0" w:rsidRDefault="00EB5A81" w:rsidP="00341985">
            <w:pPr>
              <w:suppressAutoHyphens/>
              <w:autoSpaceDN w:val="0"/>
              <w:jc w:val="both"/>
              <w:textAlignment w:val="baseline"/>
              <w:rPr>
                <w:rFonts w:ascii="Arial" w:eastAsia="Calibri" w:hAnsi="Arial"/>
                <w:sz w:val="18"/>
                <w:szCs w:val="24"/>
                <w:rtl/>
                <w:rPrChange w:id="6375" w:author="Meryl Etman" w:date="2020-03-25T10:10:00Z">
                  <w:rPr>
                    <w:rFonts w:ascii="Arial" w:eastAsia="Calibri" w:hAnsi="Arial"/>
                    <w:sz w:val="18"/>
                    <w:szCs w:val="24"/>
                    <w:rtl/>
                  </w:rPr>
                </w:rPrChange>
              </w:rPr>
            </w:pPr>
            <w:r w:rsidRPr="000748C0">
              <w:rPr>
                <w:rFonts w:ascii="Arial" w:eastAsia="Calibri" w:hAnsi="Arial" w:hint="cs"/>
                <w:sz w:val="18"/>
                <w:szCs w:val="24"/>
                <w:rtl/>
                <w:rPrChange w:id="6376" w:author="Meryl Etman" w:date="2020-03-25T10:10:00Z">
                  <w:rPr>
                    <w:rFonts w:ascii="Arial" w:eastAsia="Calibri" w:hAnsi="Arial" w:hint="cs"/>
                    <w:sz w:val="18"/>
                    <w:szCs w:val="24"/>
                    <w:rtl/>
                  </w:rPr>
                </w:rPrChange>
              </w:rPr>
              <w:t>8</w:t>
            </w:r>
          </w:p>
        </w:tc>
        <w:tc>
          <w:tcPr>
            <w:tcW w:w="3227" w:type="dxa"/>
            <w:shd w:val="clear" w:color="auto" w:fill="auto"/>
            <w:tcMar>
              <w:top w:w="28" w:type="dxa"/>
              <w:left w:w="57" w:type="dxa"/>
              <w:right w:w="57" w:type="dxa"/>
            </w:tcMar>
          </w:tcPr>
          <w:p w14:paraId="4FB2C8E1"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77"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18D14B1D" w14:textId="77777777" w:rsidR="00EB5A81" w:rsidRPr="000748C0" w:rsidRDefault="00EB5A81" w:rsidP="00341985">
            <w:pPr>
              <w:suppressAutoHyphens/>
              <w:autoSpaceDN w:val="0"/>
              <w:jc w:val="both"/>
              <w:textAlignment w:val="baseline"/>
              <w:rPr>
                <w:rFonts w:ascii="Arial" w:eastAsia="Calibri" w:hAnsi="Arial"/>
                <w:sz w:val="18"/>
                <w:szCs w:val="24"/>
                <w:rtl/>
                <w:rPrChange w:id="6378"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303B562D" w14:textId="77777777" w:rsidR="00EB5A81" w:rsidRPr="000748C0" w:rsidRDefault="00EB5A81" w:rsidP="00341985">
            <w:pPr>
              <w:suppressAutoHyphens/>
              <w:autoSpaceDN w:val="0"/>
              <w:jc w:val="both"/>
              <w:textAlignment w:val="baseline"/>
              <w:rPr>
                <w:rFonts w:ascii="Arial" w:eastAsia="Calibri" w:hAnsi="Arial"/>
                <w:i/>
                <w:iCs/>
                <w:rtl/>
                <w:rPrChange w:id="6379" w:author="Meryl Etman" w:date="2020-03-25T10:10:00Z">
                  <w:rPr>
                    <w:rFonts w:ascii="Arial" w:eastAsia="Calibri" w:hAnsi="Arial"/>
                    <w:i/>
                    <w:iCs/>
                    <w:rtl/>
                  </w:rPr>
                </w:rPrChange>
              </w:rPr>
            </w:pPr>
          </w:p>
        </w:tc>
      </w:tr>
      <w:tr w:rsidR="00EB5A81" w:rsidRPr="000748C0" w14:paraId="14D102B4" w14:textId="77777777" w:rsidTr="00603F1E">
        <w:tc>
          <w:tcPr>
            <w:tcW w:w="236" w:type="dxa"/>
            <w:shd w:val="clear" w:color="auto" w:fill="auto"/>
          </w:tcPr>
          <w:p w14:paraId="2FFC4AF0" w14:textId="77777777" w:rsidR="00EB5A81" w:rsidRPr="000748C0" w:rsidRDefault="00EB5A81" w:rsidP="00341985">
            <w:pPr>
              <w:suppressAutoHyphens/>
              <w:autoSpaceDN w:val="0"/>
              <w:jc w:val="both"/>
              <w:textAlignment w:val="baseline"/>
              <w:rPr>
                <w:rFonts w:ascii="Arial" w:eastAsia="Calibri" w:hAnsi="Arial"/>
                <w:sz w:val="18"/>
                <w:szCs w:val="24"/>
                <w:rtl/>
                <w:rPrChange w:id="6380" w:author="Meryl Etman" w:date="2020-03-25T10:10:00Z">
                  <w:rPr>
                    <w:rFonts w:ascii="Arial" w:eastAsia="Calibri" w:hAnsi="Arial"/>
                    <w:sz w:val="18"/>
                    <w:szCs w:val="24"/>
                    <w:rtl/>
                  </w:rPr>
                </w:rPrChange>
              </w:rPr>
            </w:pPr>
          </w:p>
        </w:tc>
        <w:tc>
          <w:tcPr>
            <w:tcW w:w="3227" w:type="dxa"/>
            <w:shd w:val="clear" w:color="auto" w:fill="auto"/>
            <w:tcMar>
              <w:top w:w="28" w:type="dxa"/>
              <w:left w:w="57" w:type="dxa"/>
              <w:right w:w="57" w:type="dxa"/>
            </w:tcMar>
          </w:tcPr>
          <w:p w14:paraId="7CD3B904" w14:textId="77777777" w:rsidR="00EB5A81" w:rsidRPr="000748C0" w:rsidRDefault="00EB5A81" w:rsidP="00341985">
            <w:pPr>
              <w:suppressAutoHyphens/>
              <w:autoSpaceDN w:val="0"/>
              <w:jc w:val="both"/>
              <w:textAlignment w:val="baseline"/>
              <w:rPr>
                <w:rFonts w:ascii="Arial" w:eastAsia="Calibri" w:hAnsi="Arial"/>
                <w:i/>
                <w:iCs/>
                <w:sz w:val="18"/>
                <w:szCs w:val="24"/>
                <w:rtl/>
                <w:rPrChange w:id="6381" w:author="Meryl Etman" w:date="2020-03-25T10:10:00Z">
                  <w:rPr>
                    <w:rFonts w:ascii="Arial" w:eastAsia="Calibri" w:hAnsi="Arial"/>
                    <w:i/>
                    <w:iCs/>
                    <w:sz w:val="18"/>
                    <w:szCs w:val="24"/>
                    <w:rtl/>
                  </w:rPr>
                </w:rPrChange>
              </w:rPr>
            </w:pPr>
          </w:p>
        </w:tc>
        <w:tc>
          <w:tcPr>
            <w:tcW w:w="1633" w:type="dxa"/>
            <w:shd w:val="clear" w:color="auto" w:fill="auto"/>
            <w:tcMar>
              <w:top w:w="28" w:type="dxa"/>
              <w:left w:w="57" w:type="dxa"/>
              <w:right w:w="57" w:type="dxa"/>
            </w:tcMar>
          </w:tcPr>
          <w:p w14:paraId="616DDADE" w14:textId="77777777" w:rsidR="00EB5A81" w:rsidRPr="000748C0" w:rsidRDefault="00EB5A81" w:rsidP="00341985">
            <w:pPr>
              <w:suppressAutoHyphens/>
              <w:autoSpaceDN w:val="0"/>
              <w:jc w:val="both"/>
              <w:textAlignment w:val="baseline"/>
              <w:rPr>
                <w:rFonts w:ascii="Arial" w:eastAsia="Calibri" w:hAnsi="Arial"/>
                <w:sz w:val="18"/>
                <w:szCs w:val="24"/>
                <w:rtl/>
                <w:rPrChange w:id="6382" w:author="Meryl Etman" w:date="2020-03-25T10:10:00Z">
                  <w:rPr>
                    <w:rFonts w:ascii="Arial" w:eastAsia="Calibri" w:hAnsi="Arial"/>
                    <w:sz w:val="18"/>
                    <w:szCs w:val="24"/>
                    <w:rtl/>
                  </w:rPr>
                </w:rPrChange>
              </w:rPr>
            </w:pPr>
          </w:p>
        </w:tc>
        <w:tc>
          <w:tcPr>
            <w:tcW w:w="3841" w:type="dxa"/>
            <w:shd w:val="clear" w:color="auto" w:fill="auto"/>
            <w:tcMar>
              <w:top w:w="28" w:type="dxa"/>
              <w:left w:w="57" w:type="dxa"/>
              <w:right w:w="57" w:type="dxa"/>
            </w:tcMar>
          </w:tcPr>
          <w:p w14:paraId="4E725FC6" w14:textId="77777777" w:rsidR="00EB5A81" w:rsidRPr="000748C0" w:rsidRDefault="00EB5A81" w:rsidP="00341985">
            <w:pPr>
              <w:suppressAutoHyphens/>
              <w:autoSpaceDN w:val="0"/>
              <w:jc w:val="both"/>
              <w:textAlignment w:val="baseline"/>
              <w:rPr>
                <w:rFonts w:ascii="Arial" w:eastAsia="Calibri" w:hAnsi="Arial"/>
                <w:i/>
                <w:iCs/>
                <w:rtl/>
                <w:rPrChange w:id="6383" w:author="Meryl Etman" w:date="2020-03-25T10:10:00Z">
                  <w:rPr>
                    <w:rFonts w:ascii="Arial" w:eastAsia="Calibri" w:hAnsi="Arial"/>
                    <w:i/>
                    <w:iCs/>
                    <w:rtl/>
                  </w:rPr>
                </w:rPrChange>
              </w:rPr>
            </w:pPr>
          </w:p>
        </w:tc>
      </w:tr>
    </w:tbl>
    <w:p w14:paraId="316169B7" w14:textId="77777777" w:rsidR="00EB5A81" w:rsidRPr="000748C0" w:rsidRDefault="00EB5A81" w:rsidP="00EB5A81">
      <w:pPr>
        <w:suppressAutoHyphens/>
        <w:autoSpaceDN w:val="0"/>
        <w:jc w:val="both"/>
        <w:textAlignment w:val="baseline"/>
        <w:rPr>
          <w:rFonts w:ascii="Arial" w:eastAsia="Calibri" w:hAnsi="Arial"/>
          <w:i/>
          <w:iCs/>
          <w:rtl/>
          <w:rPrChange w:id="6384" w:author="Meryl Etman" w:date="2020-03-25T10:10:00Z">
            <w:rPr>
              <w:rFonts w:ascii="Arial" w:eastAsia="Calibri" w:hAnsi="Arial"/>
              <w:i/>
              <w:iCs/>
              <w:rtl/>
            </w:rPr>
          </w:rPrChange>
        </w:rPr>
      </w:pPr>
      <w:r w:rsidRPr="000748C0">
        <w:rPr>
          <w:rFonts w:ascii="Arial" w:eastAsia="Calibri" w:hAnsi="Arial" w:hint="cs"/>
          <w:i/>
          <w:iCs/>
          <w:rtl/>
          <w:rPrChange w:id="6385" w:author="Meryl Etman" w:date="2020-03-25T10:10:00Z">
            <w:rPr>
              <w:rFonts w:ascii="Arial" w:eastAsia="Calibri" w:hAnsi="Arial" w:hint="cs"/>
              <w:i/>
              <w:iCs/>
              <w:rtl/>
            </w:rPr>
          </w:rPrChange>
        </w:rPr>
        <w:t>ת=תקין; ש=שיפור; פ=פסול</w:t>
      </w:r>
    </w:p>
    <w:p w14:paraId="01215F69"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386" w:author="Meryl Etman" w:date="2020-03-25T10:10:00Z">
            <w:rPr>
              <w:rFonts w:ascii="Arial" w:eastAsia="Calibri" w:hAnsi="Arial"/>
              <w:i/>
              <w:iCs/>
              <w:sz w:val="18"/>
              <w:szCs w:val="24"/>
              <w:rtl/>
            </w:rPr>
          </w:rPrChange>
        </w:rPr>
      </w:pPr>
    </w:p>
    <w:p w14:paraId="7855EF05"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387" w:author="Meryl Etman" w:date="2020-03-25T10:10:00Z">
            <w:rPr>
              <w:rFonts w:ascii="Arial" w:eastAsia="Calibri" w:hAnsi="Arial"/>
              <w:i/>
              <w:iCs/>
              <w:sz w:val="18"/>
              <w:szCs w:val="24"/>
              <w:rtl/>
            </w:rPr>
          </w:rPrChange>
        </w:rPr>
      </w:pPr>
    </w:p>
    <w:p w14:paraId="13BF95A5"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388" w:author="Meryl Etman" w:date="2020-03-25T10:10:00Z">
            <w:rPr>
              <w:rFonts w:ascii="Arial" w:eastAsia="Calibri" w:hAnsi="Arial"/>
              <w:i/>
              <w:iCs/>
              <w:sz w:val="18"/>
              <w:szCs w:val="24"/>
              <w:rtl/>
            </w:rPr>
          </w:rPrChange>
        </w:rPr>
      </w:pPr>
      <w:r w:rsidRPr="000748C0">
        <w:rPr>
          <w:rFonts w:ascii="Arial" w:eastAsia="Calibri" w:hAnsi="Arial" w:hint="cs"/>
          <w:i/>
          <w:iCs/>
          <w:sz w:val="18"/>
          <w:szCs w:val="24"/>
          <w:rtl/>
          <w:rPrChange w:id="6389" w:author="Meryl Etman" w:date="2020-03-25T10:10:00Z">
            <w:rPr>
              <w:rFonts w:ascii="Arial" w:eastAsia="Calibri" w:hAnsi="Arial" w:hint="cs"/>
              <w:i/>
              <w:iCs/>
              <w:sz w:val="18"/>
              <w:szCs w:val="24"/>
              <w:rtl/>
            </w:rPr>
          </w:rPrChange>
        </w:rPr>
        <w:t>הערות</w:t>
      </w:r>
    </w:p>
    <w:p w14:paraId="37DC9F80" w14:textId="77777777" w:rsidR="00EB5A81" w:rsidRPr="000748C0" w:rsidRDefault="00EB5A81" w:rsidP="00EB5A81">
      <w:pPr>
        <w:suppressAutoHyphens/>
        <w:autoSpaceDN w:val="0"/>
        <w:jc w:val="both"/>
        <w:textAlignment w:val="baseline"/>
        <w:rPr>
          <w:rFonts w:ascii="Arial" w:eastAsia="Calibri" w:hAnsi="Arial"/>
          <w:i/>
          <w:iCs/>
          <w:sz w:val="18"/>
          <w:szCs w:val="24"/>
          <w:rtl/>
          <w:rPrChange w:id="6390" w:author="Meryl Etman" w:date="2020-03-25T10:10:00Z">
            <w:rPr>
              <w:rFonts w:ascii="Arial" w:eastAsia="Calibri" w:hAnsi="Arial"/>
              <w:i/>
              <w:iCs/>
              <w:sz w:val="18"/>
              <w:szCs w:val="24"/>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0748C0" w14:paraId="34260410" w14:textId="77777777" w:rsidTr="00341985">
        <w:tc>
          <w:tcPr>
            <w:tcW w:w="815" w:type="dxa"/>
            <w:shd w:val="clear" w:color="auto" w:fill="auto"/>
          </w:tcPr>
          <w:p w14:paraId="25DFD30F" w14:textId="77777777" w:rsidR="00EB5A81" w:rsidRPr="000748C0" w:rsidRDefault="00EB5A81" w:rsidP="00341985">
            <w:pPr>
              <w:suppressAutoHyphens/>
              <w:autoSpaceDN w:val="0"/>
              <w:textAlignment w:val="baseline"/>
              <w:rPr>
                <w:rFonts w:ascii="Arial" w:eastAsia="Calibri" w:hAnsi="Arial"/>
                <w:b/>
                <w:bCs/>
                <w:sz w:val="16"/>
                <w:rtl/>
                <w:rPrChange w:id="6391" w:author="Meryl Etman" w:date="2020-03-25T10:10:00Z">
                  <w:rPr>
                    <w:rFonts w:ascii="Arial" w:eastAsia="Calibri" w:hAnsi="Arial"/>
                    <w:b/>
                    <w:bCs/>
                    <w:sz w:val="16"/>
                    <w:rtl/>
                  </w:rPr>
                </w:rPrChange>
              </w:rPr>
            </w:pPr>
            <w:r w:rsidRPr="000748C0">
              <w:rPr>
                <w:rFonts w:ascii="Arial" w:eastAsia="Calibri" w:hAnsi="Arial" w:hint="cs"/>
                <w:b/>
                <w:bCs/>
                <w:sz w:val="16"/>
                <w:rtl/>
                <w:rPrChange w:id="6392" w:author="Meryl Etman" w:date="2020-03-25T10:10:00Z">
                  <w:rPr>
                    <w:rFonts w:ascii="Arial" w:eastAsia="Calibri" w:hAnsi="Arial" w:hint="cs"/>
                    <w:b/>
                    <w:bCs/>
                    <w:sz w:val="16"/>
                    <w:rtl/>
                  </w:rPr>
                </w:rPrChange>
              </w:rPr>
              <w:t>תאריך</w:t>
            </w:r>
          </w:p>
        </w:tc>
        <w:tc>
          <w:tcPr>
            <w:tcW w:w="847" w:type="dxa"/>
            <w:shd w:val="clear" w:color="auto" w:fill="auto"/>
          </w:tcPr>
          <w:p w14:paraId="16B0ACF6" w14:textId="77777777" w:rsidR="00EB5A81" w:rsidRPr="000748C0" w:rsidRDefault="00EB5A81" w:rsidP="00341985">
            <w:pPr>
              <w:suppressAutoHyphens/>
              <w:autoSpaceDN w:val="0"/>
              <w:textAlignment w:val="baseline"/>
              <w:rPr>
                <w:rFonts w:ascii="Arial" w:eastAsia="Calibri" w:hAnsi="Arial"/>
                <w:b/>
                <w:bCs/>
                <w:sz w:val="16"/>
                <w:rtl/>
                <w:rPrChange w:id="6393" w:author="Meryl Etman" w:date="2020-03-25T10:10:00Z">
                  <w:rPr>
                    <w:rFonts w:ascii="Arial" w:eastAsia="Calibri" w:hAnsi="Arial"/>
                    <w:b/>
                    <w:bCs/>
                    <w:sz w:val="16"/>
                    <w:rtl/>
                  </w:rPr>
                </w:rPrChange>
              </w:rPr>
            </w:pPr>
            <w:r w:rsidRPr="000748C0">
              <w:rPr>
                <w:rFonts w:ascii="Arial" w:eastAsia="Calibri" w:hAnsi="Arial" w:hint="cs"/>
                <w:b/>
                <w:bCs/>
                <w:sz w:val="16"/>
                <w:rtl/>
                <w:rPrChange w:id="6394" w:author="Meryl Etman" w:date="2020-03-25T10:10:00Z">
                  <w:rPr>
                    <w:rFonts w:ascii="Arial" w:eastAsia="Calibri" w:hAnsi="Arial" w:hint="cs"/>
                    <w:b/>
                    <w:bCs/>
                    <w:sz w:val="16"/>
                    <w:rtl/>
                  </w:rPr>
                </w:rPrChange>
              </w:rPr>
              <w:t>סעיף</w:t>
            </w:r>
          </w:p>
        </w:tc>
        <w:tc>
          <w:tcPr>
            <w:tcW w:w="1947" w:type="dxa"/>
            <w:shd w:val="clear" w:color="auto" w:fill="auto"/>
          </w:tcPr>
          <w:p w14:paraId="12E809EC" w14:textId="77777777" w:rsidR="00EB5A81" w:rsidRPr="000748C0" w:rsidRDefault="00EB5A81" w:rsidP="00341985">
            <w:pPr>
              <w:suppressAutoHyphens/>
              <w:autoSpaceDN w:val="0"/>
              <w:textAlignment w:val="baseline"/>
              <w:rPr>
                <w:rFonts w:ascii="Arial" w:eastAsia="Calibri" w:hAnsi="Arial"/>
                <w:b/>
                <w:bCs/>
                <w:sz w:val="16"/>
                <w:rtl/>
                <w:rPrChange w:id="6395" w:author="Meryl Etman" w:date="2020-03-25T10:10:00Z">
                  <w:rPr>
                    <w:rFonts w:ascii="Arial" w:eastAsia="Calibri" w:hAnsi="Arial"/>
                    <w:b/>
                    <w:bCs/>
                    <w:sz w:val="16"/>
                    <w:rtl/>
                  </w:rPr>
                </w:rPrChange>
              </w:rPr>
            </w:pPr>
            <w:r w:rsidRPr="000748C0">
              <w:rPr>
                <w:rFonts w:ascii="Arial" w:eastAsia="Calibri" w:hAnsi="Arial" w:hint="cs"/>
                <w:b/>
                <w:bCs/>
                <w:sz w:val="16"/>
                <w:rtl/>
                <w:rPrChange w:id="6396" w:author="Meryl Etman" w:date="2020-03-25T10:10:00Z">
                  <w:rPr>
                    <w:rFonts w:ascii="Arial" w:eastAsia="Calibri" w:hAnsi="Arial" w:hint="cs"/>
                    <w:b/>
                    <w:bCs/>
                    <w:sz w:val="16"/>
                    <w:rtl/>
                  </w:rPr>
                </w:rPrChange>
              </w:rPr>
              <w:t>תיאור הליקוי</w:t>
            </w:r>
          </w:p>
        </w:tc>
        <w:tc>
          <w:tcPr>
            <w:tcW w:w="3226" w:type="dxa"/>
            <w:shd w:val="clear" w:color="auto" w:fill="auto"/>
          </w:tcPr>
          <w:p w14:paraId="6AD1712F" w14:textId="77777777" w:rsidR="00EB5A81" w:rsidRPr="000748C0" w:rsidRDefault="00EB5A81" w:rsidP="00341985">
            <w:pPr>
              <w:suppressAutoHyphens/>
              <w:autoSpaceDN w:val="0"/>
              <w:textAlignment w:val="baseline"/>
              <w:rPr>
                <w:rFonts w:ascii="Arial" w:eastAsia="Calibri" w:hAnsi="Arial"/>
                <w:b/>
                <w:bCs/>
                <w:sz w:val="16"/>
                <w:rtl/>
                <w:rPrChange w:id="6397" w:author="Meryl Etman" w:date="2020-03-25T10:10:00Z">
                  <w:rPr>
                    <w:rFonts w:ascii="Arial" w:eastAsia="Calibri" w:hAnsi="Arial"/>
                    <w:b/>
                    <w:bCs/>
                    <w:sz w:val="16"/>
                    <w:rtl/>
                  </w:rPr>
                </w:rPrChange>
              </w:rPr>
            </w:pPr>
            <w:r w:rsidRPr="000748C0">
              <w:rPr>
                <w:rFonts w:ascii="Arial" w:eastAsia="Calibri" w:hAnsi="Arial" w:hint="cs"/>
                <w:b/>
                <w:bCs/>
                <w:sz w:val="16"/>
                <w:rtl/>
                <w:rPrChange w:id="6398" w:author="Meryl Etman" w:date="2020-03-25T10:10:00Z">
                  <w:rPr>
                    <w:rFonts w:ascii="Arial" w:eastAsia="Calibri" w:hAnsi="Arial" w:hint="cs"/>
                    <w:b/>
                    <w:bCs/>
                    <w:sz w:val="16"/>
                    <w:rtl/>
                  </w:rPr>
                </w:rPrChange>
              </w:rPr>
              <w:t>הנחיות לתיקון</w:t>
            </w:r>
          </w:p>
        </w:tc>
        <w:tc>
          <w:tcPr>
            <w:tcW w:w="2793" w:type="dxa"/>
            <w:shd w:val="clear" w:color="auto" w:fill="auto"/>
          </w:tcPr>
          <w:p w14:paraId="7FEFF8BA" w14:textId="77777777" w:rsidR="00EB5A81" w:rsidRPr="000748C0" w:rsidRDefault="00EB5A81" w:rsidP="00341985">
            <w:pPr>
              <w:suppressAutoHyphens/>
              <w:autoSpaceDN w:val="0"/>
              <w:textAlignment w:val="baseline"/>
              <w:rPr>
                <w:rFonts w:ascii="Arial" w:eastAsia="Calibri" w:hAnsi="Arial"/>
                <w:b/>
                <w:bCs/>
                <w:sz w:val="16"/>
                <w:rtl/>
                <w:rPrChange w:id="6399" w:author="Meryl Etman" w:date="2020-03-25T10:10:00Z">
                  <w:rPr>
                    <w:rFonts w:ascii="Arial" w:eastAsia="Calibri" w:hAnsi="Arial"/>
                    <w:b/>
                    <w:bCs/>
                    <w:sz w:val="16"/>
                    <w:rtl/>
                  </w:rPr>
                </w:rPrChange>
              </w:rPr>
            </w:pPr>
            <w:r w:rsidRPr="000748C0">
              <w:rPr>
                <w:rFonts w:ascii="Arial" w:eastAsia="Calibri" w:hAnsi="Arial" w:hint="cs"/>
                <w:b/>
                <w:bCs/>
                <w:sz w:val="16"/>
                <w:rtl/>
                <w:rPrChange w:id="6400" w:author="Meryl Etman" w:date="2020-03-25T10:10:00Z">
                  <w:rPr>
                    <w:rFonts w:ascii="Arial" w:eastAsia="Calibri" w:hAnsi="Arial" w:hint="cs"/>
                    <w:b/>
                    <w:bCs/>
                    <w:sz w:val="16"/>
                    <w:rtl/>
                  </w:rPr>
                </w:rPrChange>
              </w:rPr>
              <w:t>סטאטוס טיפול</w:t>
            </w:r>
          </w:p>
        </w:tc>
      </w:tr>
      <w:tr w:rsidR="00EB5A81" w:rsidRPr="000748C0" w14:paraId="406876D2" w14:textId="77777777" w:rsidTr="00341985">
        <w:tc>
          <w:tcPr>
            <w:tcW w:w="815" w:type="dxa"/>
            <w:shd w:val="clear" w:color="auto" w:fill="auto"/>
            <w:vAlign w:val="center"/>
          </w:tcPr>
          <w:p w14:paraId="3176A378" w14:textId="77777777" w:rsidR="00EB5A81" w:rsidRPr="000748C0" w:rsidRDefault="00EB5A81" w:rsidP="00341985">
            <w:pPr>
              <w:suppressAutoHyphens/>
              <w:autoSpaceDN w:val="0"/>
              <w:jc w:val="center"/>
              <w:textAlignment w:val="baseline"/>
              <w:rPr>
                <w:rFonts w:ascii="Arial" w:eastAsia="Calibri" w:hAnsi="Arial"/>
                <w:sz w:val="18"/>
                <w:szCs w:val="24"/>
                <w:rtl/>
                <w:rPrChange w:id="6401" w:author="Meryl Etman" w:date="2020-03-25T10:10:00Z">
                  <w:rPr>
                    <w:rFonts w:ascii="Arial" w:eastAsia="Calibri" w:hAnsi="Arial"/>
                    <w:sz w:val="18"/>
                    <w:szCs w:val="24"/>
                    <w:rtl/>
                  </w:rPr>
                </w:rPrChange>
              </w:rPr>
            </w:pPr>
          </w:p>
        </w:tc>
        <w:tc>
          <w:tcPr>
            <w:tcW w:w="847" w:type="dxa"/>
            <w:shd w:val="clear" w:color="auto" w:fill="auto"/>
          </w:tcPr>
          <w:p w14:paraId="2F69FB47" w14:textId="77777777" w:rsidR="00EB5A81" w:rsidRPr="000748C0" w:rsidRDefault="00EB5A81" w:rsidP="00341985">
            <w:pPr>
              <w:suppressAutoHyphens/>
              <w:autoSpaceDN w:val="0"/>
              <w:jc w:val="both"/>
              <w:textAlignment w:val="baseline"/>
              <w:rPr>
                <w:rFonts w:ascii="Arial" w:eastAsia="Calibri" w:hAnsi="Arial"/>
                <w:sz w:val="18"/>
                <w:szCs w:val="24"/>
                <w:rtl/>
                <w:rPrChange w:id="6402" w:author="Meryl Etman" w:date="2020-03-25T10:10:00Z">
                  <w:rPr>
                    <w:rFonts w:ascii="Arial" w:eastAsia="Calibri" w:hAnsi="Arial"/>
                    <w:sz w:val="18"/>
                    <w:szCs w:val="24"/>
                    <w:rtl/>
                  </w:rPr>
                </w:rPrChange>
              </w:rPr>
            </w:pPr>
          </w:p>
        </w:tc>
        <w:tc>
          <w:tcPr>
            <w:tcW w:w="1947" w:type="dxa"/>
            <w:shd w:val="clear" w:color="auto" w:fill="auto"/>
            <w:vAlign w:val="center"/>
          </w:tcPr>
          <w:p w14:paraId="0FD98D9D" w14:textId="77777777" w:rsidR="00EB5A81" w:rsidRPr="000748C0" w:rsidRDefault="00EB5A81" w:rsidP="00341985">
            <w:pPr>
              <w:suppressAutoHyphens/>
              <w:autoSpaceDN w:val="0"/>
              <w:textAlignment w:val="baseline"/>
              <w:rPr>
                <w:rFonts w:ascii="Arial" w:eastAsia="Calibri" w:hAnsi="Arial"/>
                <w:sz w:val="14"/>
                <w:rtl/>
                <w:rPrChange w:id="6403" w:author="Meryl Etman" w:date="2020-03-25T10:10:00Z">
                  <w:rPr>
                    <w:rFonts w:ascii="Arial" w:eastAsia="Calibri" w:hAnsi="Arial"/>
                    <w:sz w:val="14"/>
                    <w:rtl/>
                  </w:rPr>
                </w:rPrChange>
              </w:rPr>
            </w:pPr>
          </w:p>
        </w:tc>
        <w:tc>
          <w:tcPr>
            <w:tcW w:w="3226" w:type="dxa"/>
            <w:shd w:val="clear" w:color="auto" w:fill="auto"/>
            <w:vAlign w:val="center"/>
          </w:tcPr>
          <w:p w14:paraId="281A8A11" w14:textId="77777777" w:rsidR="00EB5A81" w:rsidRPr="000748C0" w:rsidRDefault="00EB5A81" w:rsidP="00341985">
            <w:pPr>
              <w:suppressAutoHyphens/>
              <w:autoSpaceDN w:val="0"/>
              <w:textAlignment w:val="baseline"/>
              <w:rPr>
                <w:rFonts w:ascii="Arial" w:eastAsia="Calibri" w:hAnsi="Arial"/>
                <w:sz w:val="14"/>
                <w:rtl/>
                <w:rPrChange w:id="6404" w:author="Meryl Etman" w:date="2020-03-25T10:10:00Z">
                  <w:rPr>
                    <w:rFonts w:ascii="Arial" w:eastAsia="Calibri" w:hAnsi="Arial"/>
                    <w:sz w:val="14"/>
                    <w:rtl/>
                  </w:rPr>
                </w:rPrChange>
              </w:rPr>
            </w:pPr>
          </w:p>
        </w:tc>
        <w:tc>
          <w:tcPr>
            <w:tcW w:w="2793" w:type="dxa"/>
            <w:shd w:val="clear" w:color="auto" w:fill="auto"/>
            <w:vAlign w:val="center"/>
          </w:tcPr>
          <w:p w14:paraId="1D2F7356" w14:textId="77777777" w:rsidR="00EB5A81" w:rsidRPr="000748C0" w:rsidRDefault="00EB5A81" w:rsidP="00341985">
            <w:pPr>
              <w:suppressAutoHyphens/>
              <w:autoSpaceDN w:val="0"/>
              <w:textAlignment w:val="baseline"/>
              <w:rPr>
                <w:rFonts w:ascii="Arial" w:eastAsia="Calibri" w:hAnsi="Arial"/>
                <w:sz w:val="14"/>
                <w:rtl/>
                <w:rPrChange w:id="6405" w:author="Meryl Etman" w:date="2020-03-25T10:10:00Z">
                  <w:rPr>
                    <w:rFonts w:ascii="Arial" w:eastAsia="Calibri" w:hAnsi="Arial"/>
                    <w:sz w:val="14"/>
                    <w:rtl/>
                  </w:rPr>
                </w:rPrChange>
              </w:rPr>
            </w:pPr>
          </w:p>
        </w:tc>
      </w:tr>
      <w:tr w:rsidR="00EB5A81" w:rsidRPr="000748C0" w14:paraId="615A1F64" w14:textId="77777777" w:rsidTr="00341985">
        <w:tc>
          <w:tcPr>
            <w:tcW w:w="815" w:type="dxa"/>
            <w:shd w:val="clear" w:color="auto" w:fill="auto"/>
            <w:vAlign w:val="center"/>
          </w:tcPr>
          <w:p w14:paraId="02A32232" w14:textId="77777777" w:rsidR="00EB5A81" w:rsidRPr="000748C0" w:rsidRDefault="00EB5A81" w:rsidP="00341985">
            <w:pPr>
              <w:suppressAutoHyphens/>
              <w:autoSpaceDN w:val="0"/>
              <w:jc w:val="center"/>
              <w:textAlignment w:val="baseline"/>
              <w:rPr>
                <w:rFonts w:ascii="Arial" w:eastAsia="Calibri" w:hAnsi="Arial"/>
                <w:sz w:val="18"/>
                <w:szCs w:val="24"/>
                <w:rtl/>
                <w:rPrChange w:id="6406" w:author="Meryl Etman" w:date="2020-03-25T10:10:00Z">
                  <w:rPr>
                    <w:rFonts w:ascii="Arial" w:eastAsia="Calibri" w:hAnsi="Arial"/>
                    <w:sz w:val="18"/>
                    <w:szCs w:val="24"/>
                    <w:rtl/>
                  </w:rPr>
                </w:rPrChange>
              </w:rPr>
            </w:pPr>
          </w:p>
        </w:tc>
        <w:tc>
          <w:tcPr>
            <w:tcW w:w="847" w:type="dxa"/>
            <w:shd w:val="clear" w:color="auto" w:fill="auto"/>
          </w:tcPr>
          <w:p w14:paraId="47638BB7" w14:textId="77777777" w:rsidR="00EB5A81" w:rsidRPr="000748C0" w:rsidRDefault="00EB5A81" w:rsidP="00341985">
            <w:pPr>
              <w:suppressAutoHyphens/>
              <w:autoSpaceDN w:val="0"/>
              <w:jc w:val="both"/>
              <w:textAlignment w:val="baseline"/>
              <w:rPr>
                <w:rFonts w:ascii="Arial" w:eastAsia="Calibri" w:hAnsi="Arial"/>
                <w:sz w:val="18"/>
                <w:szCs w:val="24"/>
                <w:rtl/>
                <w:rPrChange w:id="6407" w:author="Meryl Etman" w:date="2020-03-25T10:10:00Z">
                  <w:rPr>
                    <w:rFonts w:ascii="Arial" w:eastAsia="Calibri" w:hAnsi="Arial"/>
                    <w:sz w:val="18"/>
                    <w:szCs w:val="24"/>
                    <w:rtl/>
                  </w:rPr>
                </w:rPrChange>
              </w:rPr>
            </w:pPr>
          </w:p>
        </w:tc>
        <w:tc>
          <w:tcPr>
            <w:tcW w:w="1947" w:type="dxa"/>
            <w:shd w:val="clear" w:color="auto" w:fill="auto"/>
            <w:vAlign w:val="center"/>
          </w:tcPr>
          <w:p w14:paraId="50F3C41F" w14:textId="77777777" w:rsidR="00EB5A81" w:rsidRPr="000748C0" w:rsidRDefault="00EB5A81" w:rsidP="00341985">
            <w:pPr>
              <w:suppressAutoHyphens/>
              <w:autoSpaceDN w:val="0"/>
              <w:textAlignment w:val="baseline"/>
              <w:rPr>
                <w:rFonts w:ascii="Arial" w:eastAsia="Calibri" w:hAnsi="Arial"/>
                <w:sz w:val="14"/>
                <w:rtl/>
                <w:rPrChange w:id="6408" w:author="Meryl Etman" w:date="2020-03-25T10:10:00Z">
                  <w:rPr>
                    <w:rFonts w:ascii="Arial" w:eastAsia="Calibri" w:hAnsi="Arial"/>
                    <w:sz w:val="14"/>
                    <w:rtl/>
                  </w:rPr>
                </w:rPrChange>
              </w:rPr>
            </w:pPr>
          </w:p>
        </w:tc>
        <w:tc>
          <w:tcPr>
            <w:tcW w:w="3226" w:type="dxa"/>
            <w:shd w:val="clear" w:color="auto" w:fill="auto"/>
            <w:vAlign w:val="center"/>
          </w:tcPr>
          <w:p w14:paraId="32B7C589" w14:textId="77777777" w:rsidR="00EB5A81" w:rsidRPr="000748C0" w:rsidRDefault="00EB5A81" w:rsidP="00341985">
            <w:pPr>
              <w:suppressAutoHyphens/>
              <w:autoSpaceDN w:val="0"/>
              <w:textAlignment w:val="baseline"/>
              <w:rPr>
                <w:rFonts w:ascii="Arial" w:eastAsia="Calibri" w:hAnsi="Arial"/>
                <w:sz w:val="14"/>
                <w:rtl/>
                <w:rPrChange w:id="6409" w:author="Meryl Etman" w:date="2020-03-25T10:10:00Z">
                  <w:rPr>
                    <w:rFonts w:ascii="Arial" w:eastAsia="Calibri" w:hAnsi="Arial"/>
                    <w:sz w:val="14"/>
                    <w:rtl/>
                  </w:rPr>
                </w:rPrChange>
              </w:rPr>
            </w:pPr>
          </w:p>
        </w:tc>
        <w:tc>
          <w:tcPr>
            <w:tcW w:w="2793" w:type="dxa"/>
            <w:shd w:val="clear" w:color="auto" w:fill="auto"/>
            <w:vAlign w:val="center"/>
          </w:tcPr>
          <w:p w14:paraId="4F21DE4D" w14:textId="77777777" w:rsidR="00EB5A81" w:rsidRPr="000748C0" w:rsidRDefault="00EB5A81" w:rsidP="00341985">
            <w:pPr>
              <w:suppressAutoHyphens/>
              <w:autoSpaceDN w:val="0"/>
              <w:textAlignment w:val="baseline"/>
              <w:rPr>
                <w:rFonts w:ascii="Arial" w:eastAsia="Calibri" w:hAnsi="Arial"/>
                <w:sz w:val="14"/>
                <w:rtl/>
                <w:rPrChange w:id="6410" w:author="Meryl Etman" w:date="2020-03-25T10:10:00Z">
                  <w:rPr>
                    <w:rFonts w:ascii="Arial" w:eastAsia="Calibri" w:hAnsi="Arial"/>
                    <w:sz w:val="14"/>
                    <w:rtl/>
                  </w:rPr>
                </w:rPrChange>
              </w:rPr>
            </w:pPr>
          </w:p>
        </w:tc>
      </w:tr>
      <w:tr w:rsidR="00EB5A81" w:rsidRPr="000748C0" w14:paraId="25FF2A32" w14:textId="77777777" w:rsidTr="00341985">
        <w:tc>
          <w:tcPr>
            <w:tcW w:w="815" w:type="dxa"/>
            <w:shd w:val="clear" w:color="auto" w:fill="auto"/>
            <w:vAlign w:val="center"/>
          </w:tcPr>
          <w:p w14:paraId="59731CFD" w14:textId="77777777" w:rsidR="00EB5A81" w:rsidRPr="000748C0" w:rsidRDefault="00EB5A81" w:rsidP="00341985">
            <w:pPr>
              <w:suppressAutoHyphens/>
              <w:autoSpaceDN w:val="0"/>
              <w:jc w:val="center"/>
              <w:textAlignment w:val="baseline"/>
              <w:rPr>
                <w:rFonts w:ascii="Arial" w:eastAsia="Calibri" w:hAnsi="Arial"/>
                <w:sz w:val="18"/>
                <w:szCs w:val="24"/>
                <w:rtl/>
                <w:rPrChange w:id="6411" w:author="Meryl Etman" w:date="2020-03-25T10:10:00Z">
                  <w:rPr>
                    <w:rFonts w:ascii="Arial" w:eastAsia="Calibri" w:hAnsi="Arial"/>
                    <w:sz w:val="18"/>
                    <w:szCs w:val="24"/>
                    <w:rtl/>
                  </w:rPr>
                </w:rPrChange>
              </w:rPr>
            </w:pPr>
          </w:p>
        </w:tc>
        <w:tc>
          <w:tcPr>
            <w:tcW w:w="847" w:type="dxa"/>
            <w:shd w:val="clear" w:color="auto" w:fill="auto"/>
          </w:tcPr>
          <w:p w14:paraId="302BF1B3" w14:textId="77777777" w:rsidR="00EB5A81" w:rsidRPr="000748C0" w:rsidRDefault="00EB5A81" w:rsidP="00341985">
            <w:pPr>
              <w:suppressAutoHyphens/>
              <w:autoSpaceDN w:val="0"/>
              <w:jc w:val="both"/>
              <w:textAlignment w:val="baseline"/>
              <w:rPr>
                <w:rFonts w:ascii="Arial" w:eastAsia="Calibri" w:hAnsi="Arial"/>
                <w:sz w:val="18"/>
                <w:szCs w:val="24"/>
                <w:rtl/>
                <w:rPrChange w:id="6412" w:author="Meryl Etman" w:date="2020-03-25T10:10:00Z">
                  <w:rPr>
                    <w:rFonts w:ascii="Arial" w:eastAsia="Calibri" w:hAnsi="Arial"/>
                    <w:sz w:val="18"/>
                    <w:szCs w:val="24"/>
                    <w:rtl/>
                  </w:rPr>
                </w:rPrChange>
              </w:rPr>
            </w:pPr>
          </w:p>
        </w:tc>
        <w:tc>
          <w:tcPr>
            <w:tcW w:w="1947" w:type="dxa"/>
            <w:shd w:val="clear" w:color="auto" w:fill="auto"/>
            <w:vAlign w:val="center"/>
          </w:tcPr>
          <w:p w14:paraId="20E42710" w14:textId="77777777" w:rsidR="00EB5A81" w:rsidRPr="000748C0" w:rsidRDefault="00EB5A81" w:rsidP="00341985">
            <w:pPr>
              <w:suppressAutoHyphens/>
              <w:autoSpaceDN w:val="0"/>
              <w:textAlignment w:val="baseline"/>
              <w:rPr>
                <w:rFonts w:ascii="Arial" w:eastAsia="Calibri" w:hAnsi="Arial"/>
                <w:sz w:val="14"/>
                <w:rtl/>
                <w:rPrChange w:id="6413" w:author="Meryl Etman" w:date="2020-03-25T10:10:00Z">
                  <w:rPr>
                    <w:rFonts w:ascii="Arial" w:eastAsia="Calibri" w:hAnsi="Arial"/>
                    <w:sz w:val="14"/>
                    <w:rtl/>
                  </w:rPr>
                </w:rPrChange>
              </w:rPr>
            </w:pPr>
          </w:p>
        </w:tc>
        <w:tc>
          <w:tcPr>
            <w:tcW w:w="3226" w:type="dxa"/>
            <w:shd w:val="clear" w:color="auto" w:fill="auto"/>
            <w:vAlign w:val="center"/>
          </w:tcPr>
          <w:p w14:paraId="6BBB4BC7" w14:textId="77777777" w:rsidR="00EB5A81" w:rsidRPr="000748C0" w:rsidRDefault="00EB5A81" w:rsidP="00341985">
            <w:pPr>
              <w:suppressAutoHyphens/>
              <w:autoSpaceDN w:val="0"/>
              <w:textAlignment w:val="baseline"/>
              <w:rPr>
                <w:rFonts w:ascii="Arial" w:eastAsia="Calibri" w:hAnsi="Arial"/>
                <w:sz w:val="14"/>
                <w:rtl/>
                <w:rPrChange w:id="6414" w:author="Meryl Etman" w:date="2020-03-25T10:10:00Z">
                  <w:rPr>
                    <w:rFonts w:ascii="Arial" w:eastAsia="Calibri" w:hAnsi="Arial"/>
                    <w:sz w:val="14"/>
                    <w:rtl/>
                  </w:rPr>
                </w:rPrChange>
              </w:rPr>
            </w:pPr>
          </w:p>
        </w:tc>
        <w:tc>
          <w:tcPr>
            <w:tcW w:w="2793" w:type="dxa"/>
            <w:shd w:val="clear" w:color="auto" w:fill="auto"/>
            <w:vAlign w:val="center"/>
          </w:tcPr>
          <w:p w14:paraId="0B570FA0" w14:textId="77777777" w:rsidR="00EB5A81" w:rsidRPr="000748C0" w:rsidRDefault="00EB5A81" w:rsidP="00341985">
            <w:pPr>
              <w:suppressAutoHyphens/>
              <w:autoSpaceDN w:val="0"/>
              <w:textAlignment w:val="baseline"/>
              <w:rPr>
                <w:rFonts w:ascii="Arial" w:eastAsia="Calibri" w:hAnsi="Arial"/>
                <w:sz w:val="14"/>
                <w:rtl/>
                <w:rPrChange w:id="6415" w:author="Meryl Etman" w:date="2020-03-25T10:10:00Z">
                  <w:rPr>
                    <w:rFonts w:ascii="Arial" w:eastAsia="Calibri" w:hAnsi="Arial"/>
                    <w:sz w:val="14"/>
                    <w:rtl/>
                  </w:rPr>
                </w:rPrChange>
              </w:rPr>
            </w:pPr>
          </w:p>
        </w:tc>
      </w:tr>
      <w:tr w:rsidR="00EB5A81" w:rsidRPr="000748C0" w14:paraId="5E9C6B34" w14:textId="77777777" w:rsidTr="00341985">
        <w:tc>
          <w:tcPr>
            <w:tcW w:w="815" w:type="dxa"/>
            <w:shd w:val="clear" w:color="auto" w:fill="auto"/>
            <w:vAlign w:val="center"/>
          </w:tcPr>
          <w:p w14:paraId="49027510" w14:textId="77777777" w:rsidR="00EB5A81" w:rsidRPr="000748C0" w:rsidRDefault="00EB5A81" w:rsidP="00341985">
            <w:pPr>
              <w:suppressAutoHyphens/>
              <w:autoSpaceDN w:val="0"/>
              <w:jc w:val="center"/>
              <w:textAlignment w:val="baseline"/>
              <w:rPr>
                <w:rFonts w:ascii="Arial" w:eastAsia="Calibri" w:hAnsi="Arial"/>
                <w:sz w:val="18"/>
                <w:szCs w:val="24"/>
                <w:rtl/>
                <w:rPrChange w:id="6416" w:author="Meryl Etman" w:date="2020-03-25T10:10:00Z">
                  <w:rPr>
                    <w:rFonts w:ascii="Arial" w:eastAsia="Calibri" w:hAnsi="Arial"/>
                    <w:sz w:val="18"/>
                    <w:szCs w:val="24"/>
                    <w:rtl/>
                  </w:rPr>
                </w:rPrChange>
              </w:rPr>
            </w:pPr>
          </w:p>
        </w:tc>
        <w:tc>
          <w:tcPr>
            <w:tcW w:w="847" w:type="dxa"/>
            <w:shd w:val="clear" w:color="auto" w:fill="auto"/>
          </w:tcPr>
          <w:p w14:paraId="7E51C9CA" w14:textId="77777777" w:rsidR="00EB5A81" w:rsidRPr="000748C0" w:rsidRDefault="00EB5A81" w:rsidP="00341985">
            <w:pPr>
              <w:suppressAutoHyphens/>
              <w:autoSpaceDN w:val="0"/>
              <w:jc w:val="both"/>
              <w:textAlignment w:val="baseline"/>
              <w:rPr>
                <w:rFonts w:ascii="Arial" w:eastAsia="Calibri" w:hAnsi="Arial"/>
                <w:sz w:val="18"/>
                <w:szCs w:val="24"/>
                <w:rtl/>
                <w:rPrChange w:id="6417" w:author="Meryl Etman" w:date="2020-03-25T10:10:00Z">
                  <w:rPr>
                    <w:rFonts w:ascii="Arial" w:eastAsia="Calibri" w:hAnsi="Arial"/>
                    <w:sz w:val="18"/>
                    <w:szCs w:val="24"/>
                    <w:rtl/>
                  </w:rPr>
                </w:rPrChange>
              </w:rPr>
            </w:pPr>
          </w:p>
        </w:tc>
        <w:tc>
          <w:tcPr>
            <w:tcW w:w="1947" w:type="dxa"/>
            <w:shd w:val="clear" w:color="auto" w:fill="auto"/>
            <w:vAlign w:val="center"/>
          </w:tcPr>
          <w:p w14:paraId="22B74890" w14:textId="77777777" w:rsidR="00EB5A81" w:rsidRPr="000748C0" w:rsidRDefault="00EB5A81" w:rsidP="00341985">
            <w:pPr>
              <w:suppressAutoHyphens/>
              <w:autoSpaceDN w:val="0"/>
              <w:textAlignment w:val="baseline"/>
              <w:rPr>
                <w:rFonts w:ascii="Arial" w:eastAsia="Calibri" w:hAnsi="Arial"/>
                <w:sz w:val="14"/>
                <w:rtl/>
                <w:rPrChange w:id="6418" w:author="Meryl Etman" w:date="2020-03-25T10:10:00Z">
                  <w:rPr>
                    <w:rFonts w:ascii="Arial" w:eastAsia="Calibri" w:hAnsi="Arial"/>
                    <w:sz w:val="14"/>
                    <w:rtl/>
                  </w:rPr>
                </w:rPrChange>
              </w:rPr>
            </w:pPr>
          </w:p>
        </w:tc>
        <w:tc>
          <w:tcPr>
            <w:tcW w:w="3226" w:type="dxa"/>
            <w:shd w:val="clear" w:color="auto" w:fill="auto"/>
            <w:vAlign w:val="center"/>
          </w:tcPr>
          <w:p w14:paraId="6C6791A7" w14:textId="77777777" w:rsidR="00EB5A81" w:rsidRPr="000748C0" w:rsidRDefault="00EB5A81" w:rsidP="00341985">
            <w:pPr>
              <w:suppressAutoHyphens/>
              <w:autoSpaceDN w:val="0"/>
              <w:textAlignment w:val="baseline"/>
              <w:rPr>
                <w:rFonts w:ascii="Arial" w:eastAsia="Calibri" w:hAnsi="Arial"/>
                <w:sz w:val="14"/>
                <w:rtl/>
                <w:rPrChange w:id="6419" w:author="Meryl Etman" w:date="2020-03-25T10:10:00Z">
                  <w:rPr>
                    <w:rFonts w:ascii="Arial" w:eastAsia="Calibri" w:hAnsi="Arial"/>
                    <w:sz w:val="14"/>
                    <w:rtl/>
                  </w:rPr>
                </w:rPrChange>
              </w:rPr>
            </w:pPr>
          </w:p>
        </w:tc>
        <w:tc>
          <w:tcPr>
            <w:tcW w:w="2793" w:type="dxa"/>
            <w:shd w:val="clear" w:color="auto" w:fill="auto"/>
            <w:vAlign w:val="center"/>
          </w:tcPr>
          <w:p w14:paraId="5C4BAF99" w14:textId="77777777" w:rsidR="00EB5A81" w:rsidRPr="000748C0" w:rsidRDefault="00EB5A81" w:rsidP="00341985">
            <w:pPr>
              <w:suppressAutoHyphens/>
              <w:autoSpaceDN w:val="0"/>
              <w:textAlignment w:val="baseline"/>
              <w:rPr>
                <w:rFonts w:ascii="Arial" w:eastAsia="Calibri" w:hAnsi="Arial"/>
                <w:sz w:val="14"/>
                <w:rtl/>
                <w:rPrChange w:id="6420" w:author="Meryl Etman" w:date="2020-03-25T10:10:00Z">
                  <w:rPr>
                    <w:rFonts w:ascii="Arial" w:eastAsia="Calibri" w:hAnsi="Arial"/>
                    <w:sz w:val="14"/>
                    <w:rtl/>
                  </w:rPr>
                </w:rPrChange>
              </w:rPr>
            </w:pPr>
          </w:p>
        </w:tc>
      </w:tr>
      <w:tr w:rsidR="00EB5A81" w:rsidRPr="000748C0" w14:paraId="2ED3BF64" w14:textId="77777777" w:rsidTr="00341985">
        <w:tc>
          <w:tcPr>
            <w:tcW w:w="815" w:type="dxa"/>
            <w:shd w:val="clear" w:color="auto" w:fill="auto"/>
            <w:vAlign w:val="center"/>
          </w:tcPr>
          <w:p w14:paraId="31C995F0" w14:textId="77777777" w:rsidR="00EB5A81" w:rsidRPr="000748C0" w:rsidRDefault="00EB5A81" w:rsidP="00341985">
            <w:pPr>
              <w:suppressAutoHyphens/>
              <w:autoSpaceDN w:val="0"/>
              <w:jc w:val="center"/>
              <w:textAlignment w:val="baseline"/>
              <w:rPr>
                <w:rFonts w:ascii="Arial" w:eastAsia="Calibri" w:hAnsi="Arial"/>
                <w:sz w:val="18"/>
                <w:szCs w:val="24"/>
                <w:rtl/>
                <w:rPrChange w:id="6421" w:author="Meryl Etman" w:date="2020-03-25T10:10:00Z">
                  <w:rPr>
                    <w:rFonts w:ascii="Arial" w:eastAsia="Calibri" w:hAnsi="Arial"/>
                    <w:sz w:val="18"/>
                    <w:szCs w:val="24"/>
                    <w:rtl/>
                  </w:rPr>
                </w:rPrChange>
              </w:rPr>
            </w:pPr>
          </w:p>
        </w:tc>
        <w:tc>
          <w:tcPr>
            <w:tcW w:w="847" w:type="dxa"/>
            <w:shd w:val="clear" w:color="auto" w:fill="auto"/>
          </w:tcPr>
          <w:p w14:paraId="1D89EF2F" w14:textId="77777777" w:rsidR="00EB5A81" w:rsidRPr="000748C0" w:rsidRDefault="00EB5A81" w:rsidP="00341985">
            <w:pPr>
              <w:suppressAutoHyphens/>
              <w:autoSpaceDN w:val="0"/>
              <w:jc w:val="both"/>
              <w:textAlignment w:val="baseline"/>
              <w:rPr>
                <w:rFonts w:ascii="Arial" w:eastAsia="Calibri" w:hAnsi="Arial"/>
                <w:sz w:val="18"/>
                <w:szCs w:val="24"/>
                <w:rtl/>
                <w:rPrChange w:id="6422" w:author="Meryl Etman" w:date="2020-03-25T10:10:00Z">
                  <w:rPr>
                    <w:rFonts w:ascii="Arial" w:eastAsia="Calibri" w:hAnsi="Arial"/>
                    <w:sz w:val="18"/>
                    <w:szCs w:val="24"/>
                    <w:rtl/>
                  </w:rPr>
                </w:rPrChange>
              </w:rPr>
            </w:pPr>
          </w:p>
        </w:tc>
        <w:tc>
          <w:tcPr>
            <w:tcW w:w="1947" w:type="dxa"/>
            <w:shd w:val="clear" w:color="auto" w:fill="auto"/>
            <w:vAlign w:val="center"/>
          </w:tcPr>
          <w:p w14:paraId="4FA98D21" w14:textId="77777777" w:rsidR="00EB5A81" w:rsidRPr="000748C0" w:rsidRDefault="00EB5A81" w:rsidP="00341985">
            <w:pPr>
              <w:suppressAutoHyphens/>
              <w:autoSpaceDN w:val="0"/>
              <w:textAlignment w:val="baseline"/>
              <w:rPr>
                <w:rFonts w:ascii="Arial" w:eastAsia="Calibri" w:hAnsi="Arial"/>
                <w:sz w:val="14"/>
                <w:rtl/>
                <w:rPrChange w:id="6423" w:author="Meryl Etman" w:date="2020-03-25T10:10:00Z">
                  <w:rPr>
                    <w:rFonts w:ascii="Arial" w:eastAsia="Calibri" w:hAnsi="Arial"/>
                    <w:sz w:val="14"/>
                    <w:rtl/>
                  </w:rPr>
                </w:rPrChange>
              </w:rPr>
            </w:pPr>
          </w:p>
        </w:tc>
        <w:tc>
          <w:tcPr>
            <w:tcW w:w="3226" w:type="dxa"/>
            <w:shd w:val="clear" w:color="auto" w:fill="auto"/>
            <w:vAlign w:val="center"/>
          </w:tcPr>
          <w:p w14:paraId="36980787" w14:textId="77777777" w:rsidR="00EB5A81" w:rsidRPr="000748C0" w:rsidRDefault="00EB5A81" w:rsidP="00341985">
            <w:pPr>
              <w:suppressAutoHyphens/>
              <w:autoSpaceDN w:val="0"/>
              <w:textAlignment w:val="baseline"/>
              <w:rPr>
                <w:rFonts w:ascii="Arial" w:eastAsia="Calibri" w:hAnsi="Arial"/>
                <w:sz w:val="14"/>
                <w:rtl/>
                <w:rPrChange w:id="6424" w:author="Meryl Etman" w:date="2020-03-25T10:10:00Z">
                  <w:rPr>
                    <w:rFonts w:ascii="Arial" w:eastAsia="Calibri" w:hAnsi="Arial"/>
                    <w:sz w:val="14"/>
                    <w:rtl/>
                  </w:rPr>
                </w:rPrChange>
              </w:rPr>
            </w:pPr>
          </w:p>
        </w:tc>
        <w:tc>
          <w:tcPr>
            <w:tcW w:w="2793" w:type="dxa"/>
            <w:shd w:val="clear" w:color="auto" w:fill="auto"/>
            <w:vAlign w:val="center"/>
          </w:tcPr>
          <w:p w14:paraId="01658609" w14:textId="77777777" w:rsidR="00EB5A81" w:rsidRPr="000748C0" w:rsidRDefault="00EB5A81" w:rsidP="00341985">
            <w:pPr>
              <w:suppressAutoHyphens/>
              <w:autoSpaceDN w:val="0"/>
              <w:textAlignment w:val="baseline"/>
              <w:rPr>
                <w:rFonts w:ascii="Arial" w:eastAsia="Calibri" w:hAnsi="Arial"/>
                <w:sz w:val="14"/>
                <w:rtl/>
                <w:rPrChange w:id="6425" w:author="Meryl Etman" w:date="2020-03-25T10:10:00Z">
                  <w:rPr>
                    <w:rFonts w:ascii="Arial" w:eastAsia="Calibri" w:hAnsi="Arial"/>
                    <w:sz w:val="14"/>
                    <w:rtl/>
                  </w:rPr>
                </w:rPrChange>
              </w:rPr>
            </w:pPr>
          </w:p>
        </w:tc>
      </w:tr>
      <w:tr w:rsidR="00EB5A81" w:rsidRPr="000748C0" w14:paraId="47EF918D" w14:textId="77777777" w:rsidTr="00341985">
        <w:tc>
          <w:tcPr>
            <w:tcW w:w="815" w:type="dxa"/>
            <w:shd w:val="clear" w:color="auto" w:fill="auto"/>
            <w:vAlign w:val="center"/>
          </w:tcPr>
          <w:p w14:paraId="0C623B0C" w14:textId="77777777" w:rsidR="00EB5A81" w:rsidRPr="000748C0" w:rsidRDefault="00EB5A81" w:rsidP="00341985">
            <w:pPr>
              <w:suppressAutoHyphens/>
              <w:autoSpaceDN w:val="0"/>
              <w:jc w:val="center"/>
              <w:textAlignment w:val="baseline"/>
              <w:rPr>
                <w:rFonts w:ascii="Arial" w:eastAsia="Calibri" w:hAnsi="Arial"/>
                <w:sz w:val="18"/>
                <w:szCs w:val="24"/>
                <w:rtl/>
                <w:rPrChange w:id="6426" w:author="Meryl Etman" w:date="2020-03-25T10:10:00Z">
                  <w:rPr>
                    <w:rFonts w:ascii="Arial" w:eastAsia="Calibri" w:hAnsi="Arial"/>
                    <w:sz w:val="18"/>
                    <w:szCs w:val="24"/>
                    <w:rtl/>
                  </w:rPr>
                </w:rPrChange>
              </w:rPr>
            </w:pPr>
          </w:p>
        </w:tc>
        <w:tc>
          <w:tcPr>
            <w:tcW w:w="847" w:type="dxa"/>
            <w:shd w:val="clear" w:color="auto" w:fill="auto"/>
          </w:tcPr>
          <w:p w14:paraId="2F7FE090" w14:textId="77777777" w:rsidR="00EB5A81" w:rsidRPr="000748C0" w:rsidRDefault="00EB5A81" w:rsidP="00341985">
            <w:pPr>
              <w:suppressAutoHyphens/>
              <w:autoSpaceDN w:val="0"/>
              <w:jc w:val="both"/>
              <w:textAlignment w:val="baseline"/>
              <w:rPr>
                <w:rFonts w:ascii="Arial" w:eastAsia="Calibri" w:hAnsi="Arial"/>
                <w:sz w:val="18"/>
                <w:szCs w:val="24"/>
                <w:rtl/>
                <w:rPrChange w:id="6427" w:author="Meryl Etman" w:date="2020-03-25T10:10:00Z">
                  <w:rPr>
                    <w:rFonts w:ascii="Arial" w:eastAsia="Calibri" w:hAnsi="Arial"/>
                    <w:sz w:val="18"/>
                    <w:szCs w:val="24"/>
                    <w:rtl/>
                  </w:rPr>
                </w:rPrChange>
              </w:rPr>
            </w:pPr>
          </w:p>
        </w:tc>
        <w:tc>
          <w:tcPr>
            <w:tcW w:w="1947" w:type="dxa"/>
            <w:shd w:val="clear" w:color="auto" w:fill="auto"/>
            <w:vAlign w:val="center"/>
          </w:tcPr>
          <w:p w14:paraId="57D6C20D" w14:textId="77777777" w:rsidR="00EB5A81" w:rsidRPr="000748C0" w:rsidRDefault="00EB5A81" w:rsidP="00341985">
            <w:pPr>
              <w:suppressAutoHyphens/>
              <w:autoSpaceDN w:val="0"/>
              <w:textAlignment w:val="baseline"/>
              <w:rPr>
                <w:rFonts w:ascii="Arial" w:eastAsia="Calibri" w:hAnsi="Arial"/>
                <w:sz w:val="14"/>
                <w:rtl/>
                <w:rPrChange w:id="6428" w:author="Meryl Etman" w:date="2020-03-25T10:10:00Z">
                  <w:rPr>
                    <w:rFonts w:ascii="Arial" w:eastAsia="Calibri" w:hAnsi="Arial"/>
                    <w:sz w:val="14"/>
                    <w:rtl/>
                  </w:rPr>
                </w:rPrChange>
              </w:rPr>
            </w:pPr>
          </w:p>
        </w:tc>
        <w:tc>
          <w:tcPr>
            <w:tcW w:w="3226" w:type="dxa"/>
            <w:shd w:val="clear" w:color="auto" w:fill="auto"/>
            <w:vAlign w:val="center"/>
          </w:tcPr>
          <w:p w14:paraId="64DF44B9" w14:textId="77777777" w:rsidR="00EB5A81" w:rsidRPr="000748C0" w:rsidRDefault="00EB5A81" w:rsidP="00341985">
            <w:pPr>
              <w:suppressAutoHyphens/>
              <w:autoSpaceDN w:val="0"/>
              <w:textAlignment w:val="baseline"/>
              <w:rPr>
                <w:rFonts w:ascii="Arial" w:eastAsia="Calibri" w:hAnsi="Arial"/>
                <w:sz w:val="14"/>
                <w:rtl/>
                <w:rPrChange w:id="6429" w:author="Meryl Etman" w:date="2020-03-25T10:10:00Z">
                  <w:rPr>
                    <w:rFonts w:ascii="Arial" w:eastAsia="Calibri" w:hAnsi="Arial"/>
                    <w:sz w:val="14"/>
                    <w:rtl/>
                  </w:rPr>
                </w:rPrChange>
              </w:rPr>
            </w:pPr>
          </w:p>
        </w:tc>
        <w:tc>
          <w:tcPr>
            <w:tcW w:w="2793" w:type="dxa"/>
            <w:shd w:val="clear" w:color="auto" w:fill="auto"/>
            <w:vAlign w:val="center"/>
          </w:tcPr>
          <w:p w14:paraId="645C6730" w14:textId="77777777" w:rsidR="00EB5A81" w:rsidRPr="000748C0" w:rsidRDefault="00EB5A81" w:rsidP="00341985">
            <w:pPr>
              <w:suppressAutoHyphens/>
              <w:autoSpaceDN w:val="0"/>
              <w:textAlignment w:val="baseline"/>
              <w:rPr>
                <w:rFonts w:ascii="Arial" w:eastAsia="Calibri" w:hAnsi="Arial"/>
                <w:sz w:val="14"/>
                <w:rtl/>
                <w:rPrChange w:id="6430" w:author="Meryl Etman" w:date="2020-03-25T10:10:00Z">
                  <w:rPr>
                    <w:rFonts w:ascii="Arial" w:eastAsia="Calibri" w:hAnsi="Arial"/>
                    <w:sz w:val="14"/>
                    <w:rtl/>
                  </w:rPr>
                </w:rPrChange>
              </w:rPr>
            </w:pPr>
          </w:p>
        </w:tc>
      </w:tr>
      <w:tr w:rsidR="00EB5A81" w:rsidRPr="000748C0" w14:paraId="4AB37D67" w14:textId="77777777" w:rsidTr="00341985">
        <w:tc>
          <w:tcPr>
            <w:tcW w:w="815" w:type="dxa"/>
            <w:shd w:val="clear" w:color="auto" w:fill="auto"/>
            <w:vAlign w:val="center"/>
          </w:tcPr>
          <w:p w14:paraId="4CAFA464" w14:textId="77777777" w:rsidR="00EB5A81" w:rsidRPr="000748C0" w:rsidRDefault="00EB5A81" w:rsidP="00341985">
            <w:pPr>
              <w:suppressAutoHyphens/>
              <w:autoSpaceDN w:val="0"/>
              <w:jc w:val="center"/>
              <w:textAlignment w:val="baseline"/>
              <w:rPr>
                <w:rFonts w:ascii="Arial" w:eastAsia="Calibri" w:hAnsi="Arial"/>
                <w:sz w:val="18"/>
                <w:szCs w:val="24"/>
                <w:rtl/>
                <w:rPrChange w:id="6431" w:author="Meryl Etman" w:date="2020-03-25T10:10:00Z">
                  <w:rPr>
                    <w:rFonts w:ascii="Arial" w:eastAsia="Calibri" w:hAnsi="Arial"/>
                    <w:sz w:val="18"/>
                    <w:szCs w:val="24"/>
                    <w:rtl/>
                  </w:rPr>
                </w:rPrChange>
              </w:rPr>
            </w:pPr>
          </w:p>
        </w:tc>
        <w:tc>
          <w:tcPr>
            <w:tcW w:w="847" w:type="dxa"/>
            <w:shd w:val="clear" w:color="auto" w:fill="auto"/>
          </w:tcPr>
          <w:p w14:paraId="094265D3" w14:textId="77777777" w:rsidR="00EB5A81" w:rsidRPr="000748C0" w:rsidRDefault="00EB5A81" w:rsidP="00341985">
            <w:pPr>
              <w:suppressAutoHyphens/>
              <w:autoSpaceDN w:val="0"/>
              <w:jc w:val="both"/>
              <w:textAlignment w:val="baseline"/>
              <w:rPr>
                <w:rFonts w:ascii="Arial" w:eastAsia="Calibri" w:hAnsi="Arial"/>
                <w:sz w:val="18"/>
                <w:szCs w:val="24"/>
                <w:rtl/>
                <w:rPrChange w:id="6432" w:author="Meryl Etman" w:date="2020-03-25T10:10:00Z">
                  <w:rPr>
                    <w:rFonts w:ascii="Arial" w:eastAsia="Calibri" w:hAnsi="Arial"/>
                    <w:sz w:val="18"/>
                    <w:szCs w:val="24"/>
                    <w:rtl/>
                  </w:rPr>
                </w:rPrChange>
              </w:rPr>
            </w:pPr>
          </w:p>
        </w:tc>
        <w:tc>
          <w:tcPr>
            <w:tcW w:w="1947" w:type="dxa"/>
            <w:shd w:val="clear" w:color="auto" w:fill="auto"/>
            <w:vAlign w:val="center"/>
          </w:tcPr>
          <w:p w14:paraId="53490CCB" w14:textId="77777777" w:rsidR="00EB5A81" w:rsidRPr="000748C0" w:rsidRDefault="00EB5A81" w:rsidP="00341985">
            <w:pPr>
              <w:suppressAutoHyphens/>
              <w:autoSpaceDN w:val="0"/>
              <w:textAlignment w:val="baseline"/>
              <w:rPr>
                <w:rFonts w:ascii="Arial" w:eastAsia="Calibri" w:hAnsi="Arial"/>
                <w:sz w:val="14"/>
                <w:rtl/>
                <w:rPrChange w:id="6433" w:author="Meryl Etman" w:date="2020-03-25T10:10:00Z">
                  <w:rPr>
                    <w:rFonts w:ascii="Arial" w:eastAsia="Calibri" w:hAnsi="Arial"/>
                    <w:sz w:val="14"/>
                    <w:rtl/>
                  </w:rPr>
                </w:rPrChange>
              </w:rPr>
            </w:pPr>
          </w:p>
        </w:tc>
        <w:tc>
          <w:tcPr>
            <w:tcW w:w="3226" w:type="dxa"/>
            <w:shd w:val="clear" w:color="auto" w:fill="auto"/>
            <w:vAlign w:val="center"/>
          </w:tcPr>
          <w:p w14:paraId="347CA9FA" w14:textId="77777777" w:rsidR="00EB5A81" w:rsidRPr="000748C0" w:rsidRDefault="00EB5A81" w:rsidP="00341985">
            <w:pPr>
              <w:suppressAutoHyphens/>
              <w:autoSpaceDN w:val="0"/>
              <w:textAlignment w:val="baseline"/>
              <w:rPr>
                <w:rFonts w:ascii="Arial" w:eastAsia="Calibri" w:hAnsi="Arial"/>
                <w:sz w:val="14"/>
                <w:rtl/>
                <w:rPrChange w:id="6434" w:author="Meryl Etman" w:date="2020-03-25T10:10:00Z">
                  <w:rPr>
                    <w:rFonts w:ascii="Arial" w:eastAsia="Calibri" w:hAnsi="Arial"/>
                    <w:sz w:val="14"/>
                    <w:rtl/>
                  </w:rPr>
                </w:rPrChange>
              </w:rPr>
            </w:pPr>
          </w:p>
        </w:tc>
        <w:tc>
          <w:tcPr>
            <w:tcW w:w="2793" w:type="dxa"/>
            <w:shd w:val="clear" w:color="auto" w:fill="auto"/>
            <w:vAlign w:val="center"/>
          </w:tcPr>
          <w:p w14:paraId="2D91BAAE" w14:textId="77777777" w:rsidR="00EB5A81" w:rsidRPr="000748C0" w:rsidRDefault="00EB5A81" w:rsidP="00341985">
            <w:pPr>
              <w:suppressAutoHyphens/>
              <w:autoSpaceDN w:val="0"/>
              <w:textAlignment w:val="baseline"/>
              <w:rPr>
                <w:rFonts w:ascii="Arial" w:eastAsia="Calibri" w:hAnsi="Arial"/>
                <w:sz w:val="14"/>
                <w:rtl/>
                <w:rPrChange w:id="6435" w:author="Meryl Etman" w:date="2020-03-25T10:10:00Z">
                  <w:rPr>
                    <w:rFonts w:ascii="Arial" w:eastAsia="Calibri" w:hAnsi="Arial"/>
                    <w:sz w:val="14"/>
                    <w:rtl/>
                  </w:rPr>
                </w:rPrChange>
              </w:rPr>
            </w:pPr>
          </w:p>
        </w:tc>
      </w:tr>
      <w:tr w:rsidR="00EB5A81" w:rsidRPr="000748C0" w14:paraId="188D7D1F" w14:textId="77777777" w:rsidTr="00341985">
        <w:tc>
          <w:tcPr>
            <w:tcW w:w="815" w:type="dxa"/>
            <w:shd w:val="clear" w:color="auto" w:fill="auto"/>
            <w:vAlign w:val="center"/>
          </w:tcPr>
          <w:p w14:paraId="62DEAA3D" w14:textId="77777777" w:rsidR="00EB5A81" w:rsidRPr="000748C0" w:rsidRDefault="00EB5A81" w:rsidP="00341985">
            <w:pPr>
              <w:suppressAutoHyphens/>
              <w:autoSpaceDN w:val="0"/>
              <w:jc w:val="center"/>
              <w:textAlignment w:val="baseline"/>
              <w:rPr>
                <w:rFonts w:ascii="Arial" w:eastAsia="Calibri" w:hAnsi="Arial"/>
                <w:sz w:val="18"/>
                <w:szCs w:val="24"/>
                <w:rtl/>
                <w:rPrChange w:id="6436" w:author="Meryl Etman" w:date="2020-03-25T10:10:00Z">
                  <w:rPr>
                    <w:rFonts w:ascii="Arial" w:eastAsia="Calibri" w:hAnsi="Arial"/>
                    <w:sz w:val="18"/>
                    <w:szCs w:val="24"/>
                    <w:rtl/>
                  </w:rPr>
                </w:rPrChange>
              </w:rPr>
            </w:pPr>
          </w:p>
        </w:tc>
        <w:tc>
          <w:tcPr>
            <w:tcW w:w="847" w:type="dxa"/>
            <w:shd w:val="clear" w:color="auto" w:fill="auto"/>
          </w:tcPr>
          <w:p w14:paraId="1335CD7D" w14:textId="77777777" w:rsidR="00EB5A81" w:rsidRPr="000748C0" w:rsidRDefault="00EB5A81" w:rsidP="00341985">
            <w:pPr>
              <w:suppressAutoHyphens/>
              <w:autoSpaceDN w:val="0"/>
              <w:jc w:val="both"/>
              <w:textAlignment w:val="baseline"/>
              <w:rPr>
                <w:rFonts w:ascii="Arial" w:eastAsia="Calibri" w:hAnsi="Arial"/>
                <w:sz w:val="18"/>
                <w:szCs w:val="24"/>
                <w:rtl/>
                <w:rPrChange w:id="6437" w:author="Meryl Etman" w:date="2020-03-25T10:10:00Z">
                  <w:rPr>
                    <w:rFonts w:ascii="Arial" w:eastAsia="Calibri" w:hAnsi="Arial"/>
                    <w:sz w:val="18"/>
                    <w:szCs w:val="24"/>
                    <w:rtl/>
                  </w:rPr>
                </w:rPrChange>
              </w:rPr>
            </w:pPr>
          </w:p>
        </w:tc>
        <w:tc>
          <w:tcPr>
            <w:tcW w:w="1947" w:type="dxa"/>
            <w:shd w:val="clear" w:color="auto" w:fill="auto"/>
            <w:vAlign w:val="center"/>
          </w:tcPr>
          <w:p w14:paraId="1218FA65" w14:textId="77777777" w:rsidR="00EB5A81" w:rsidRPr="000748C0" w:rsidRDefault="00EB5A81" w:rsidP="00341985">
            <w:pPr>
              <w:suppressAutoHyphens/>
              <w:autoSpaceDN w:val="0"/>
              <w:textAlignment w:val="baseline"/>
              <w:rPr>
                <w:rFonts w:ascii="Arial" w:eastAsia="Calibri" w:hAnsi="Arial"/>
                <w:sz w:val="14"/>
                <w:rtl/>
                <w:rPrChange w:id="6438" w:author="Meryl Etman" w:date="2020-03-25T10:10:00Z">
                  <w:rPr>
                    <w:rFonts w:ascii="Arial" w:eastAsia="Calibri" w:hAnsi="Arial"/>
                    <w:sz w:val="14"/>
                    <w:rtl/>
                  </w:rPr>
                </w:rPrChange>
              </w:rPr>
            </w:pPr>
          </w:p>
        </w:tc>
        <w:tc>
          <w:tcPr>
            <w:tcW w:w="3226" w:type="dxa"/>
            <w:shd w:val="clear" w:color="auto" w:fill="auto"/>
            <w:vAlign w:val="center"/>
          </w:tcPr>
          <w:p w14:paraId="634AC131" w14:textId="77777777" w:rsidR="00EB5A81" w:rsidRPr="000748C0" w:rsidRDefault="00EB5A81" w:rsidP="00341985">
            <w:pPr>
              <w:suppressAutoHyphens/>
              <w:autoSpaceDN w:val="0"/>
              <w:textAlignment w:val="baseline"/>
              <w:rPr>
                <w:rFonts w:ascii="Arial" w:eastAsia="Calibri" w:hAnsi="Arial"/>
                <w:sz w:val="14"/>
                <w:rtl/>
                <w:rPrChange w:id="6439" w:author="Meryl Etman" w:date="2020-03-25T10:10:00Z">
                  <w:rPr>
                    <w:rFonts w:ascii="Arial" w:eastAsia="Calibri" w:hAnsi="Arial"/>
                    <w:sz w:val="14"/>
                    <w:rtl/>
                  </w:rPr>
                </w:rPrChange>
              </w:rPr>
            </w:pPr>
          </w:p>
        </w:tc>
        <w:tc>
          <w:tcPr>
            <w:tcW w:w="2793" w:type="dxa"/>
            <w:shd w:val="clear" w:color="auto" w:fill="auto"/>
            <w:vAlign w:val="center"/>
          </w:tcPr>
          <w:p w14:paraId="45E26019" w14:textId="77777777" w:rsidR="00EB5A81" w:rsidRPr="000748C0" w:rsidRDefault="00EB5A81" w:rsidP="00341985">
            <w:pPr>
              <w:suppressAutoHyphens/>
              <w:autoSpaceDN w:val="0"/>
              <w:textAlignment w:val="baseline"/>
              <w:rPr>
                <w:rFonts w:ascii="Arial" w:eastAsia="Calibri" w:hAnsi="Arial"/>
                <w:sz w:val="14"/>
                <w:rtl/>
                <w:rPrChange w:id="6440" w:author="Meryl Etman" w:date="2020-03-25T10:10:00Z">
                  <w:rPr>
                    <w:rFonts w:ascii="Arial" w:eastAsia="Calibri" w:hAnsi="Arial"/>
                    <w:sz w:val="14"/>
                    <w:rtl/>
                  </w:rPr>
                </w:rPrChange>
              </w:rPr>
            </w:pPr>
          </w:p>
        </w:tc>
      </w:tr>
    </w:tbl>
    <w:p w14:paraId="0705C02B" w14:textId="77777777" w:rsidR="00EB5A81" w:rsidRPr="000748C0" w:rsidRDefault="00EB5A81" w:rsidP="00EB5A81">
      <w:pPr>
        <w:suppressAutoHyphens/>
        <w:autoSpaceDN w:val="0"/>
        <w:jc w:val="both"/>
        <w:textAlignment w:val="baseline"/>
        <w:rPr>
          <w:rFonts w:ascii="Arial" w:eastAsia="Calibri" w:hAnsi="Arial"/>
          <w:sz w:val="18"/>
          <w:szCs w:val="24"/>
          <w:rPrChange w:id="6441" w:author="Meryl Etman" w:date="2020-03-25T10:10:00Z">
            <w:rPr>
              <w:rFonts w:ascii="Arial" w:eastAsia="Calibri" w:hAnsi="Arial"/>
              <w:sz w:val="18"/>
              <w:szCs w:val="24"/>
            </w:rPr>
          </w:rPrChange>
        </w:rPr>
      </w:pPr>
    </w:p>
    <w:p w14:paraId="02A9E40D" w14:textId="77777777" w:rsidR="00EB5A81" w:rsidRPr="000748C0" w:rsidRDefault="00EB5A81" w:rsidP="00EB5A81">
      <w:pPr>
        <w:suppressAutoHyphens/>
        <w:autoSpaceDN w:val="0"/>
        <w:jc w:val="both"/>
        <w:textAlignment w:val="baseline"/>
        <w:rPr>
          <w:rFonts w:ascii="Arial" w:eastAsia="Calibri" w:hAnsi="Arial"/>
          <w:sz w:val="18"/>
          <w:szCs w:val="24"/>
          <w:rPrChange w:id="6442" w:author="Meryl Etman" w:date="2020-03-25T10:10:00Z">
            <w:rPr>
              <w:rFonts w:ascii="Arial" w:eastAsia="Calibri" w:hAnsi="Arial"/>
              <w:sz w:val="18"/>
              <w:szCs w:val="24"/>
            </w:rPr>
          </w:rPrChange>
        </w:rPr>
      </w:pPr>
      <w:r w:rsidRPr="000748C0">
        <w:rPr>
          <w:rFonts w:ascii="Arial" w:eastAsia="Calibri" w:hAnsi="Arial" w:hint="cs"/>
          <w:sz w:val="18"/>
          <w:szCs w:val="24"/>
          <w:rtl/>
          <w:rPrChange w:id="6443" w:author="Meryl Etman" w:date="2020-03-25T10:10:00Z">
            <w:rPr>
              <w:rFonts w:ascii="Arial" w:eastAsia="Calibri" w:hAnsi="Arial" w:hint="cs"/>
              <w:sz w:val="18"/>
              <w:szCs w:val="24"/>
              <w:rtl/>
            </w:rPr>
          </w:rPrChange>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0748C0" w14:paraId="71BABCE4" w14:textId="77777777" w:rsidTr="00341985">
        <w:trPr>
          <w:trHeight w:val="1701"/>
        </w:trPr>
        <w:tc>
          <w:tcPr>
            <w:tcW w:w="2278" w:type="dxa"/>
            <w:shd w:val="clear" w:color="auto" w:fill="auto"/>
            <w:tcMar>
              <w:left w:w="0" w:type="dxa"/>
              <w:right w:w="0" w:type="dxa"/>
            </w:tcMar>
          </w:tcPr>
          <w:p w14:paraId="4A9E8390" w14:textId="77777777" w:rsidR="00EB5A81" w:rsidRPr="000748C0" w:rsidRDefault="00EB5A81" w:rsidP="00341985">
            <w:pPr>
              <w:suppressAutoHyphens/>
              <w:autoSpaceDN w:val="0"/>
              <w:jc w:val="both"/>
              <w:textAlignment w:val="baseline"/>
              <w:rPr>
                <w:rFonts w:ascii="Arial" w:eastAsia="Calibri" w:hAnsi="Arial"/>
                <w:sz w:val="18"/>
                <w:szCs w:val="24"/>
                <w:rtl/>
                <w:rPrChange w:id="6444" w:author="Meryl Etman" w:date="2020-03-25T10:10:00Z">
                  <w:rPr>
                    <w:rFonts w:ascii="Arial" w:eastAsia="Calibri" w:hAnsi="Arial"/>
                    <w:sz w:val="18"/>
                    <w:szCs w:val="24"/>
                    <w:rtl/>
                  </w:rPr>
                </w:rPrChange>
              </w:rPr>
            </w:pPr>
          </w:p>
        </w:tc>
        <w:tc>
          <w:tcPr>
            <w:tcW w:w="2275" w:type="dxa"/>
            <w:shd w:val="clear" w:color="auto" w:fill="auto"/>
            <w:tcMar>
              <w:left w:w="0" w:type="dxa"/>
              <w:right w:w="0" w:type="dxa"/>
            </w:tcMar>
          </w:tcPr>
          <w:p w14:paraId="3E2A1809" w14:textId="77777777" w:rsidR="00EB5A81" w:rsidRPr="000748C0" w:rsidRDefault="00EB5A81" w:rsidP="00341985">
            <w:pPr>
              <w:suppressAutoHyphens/>
              <w:autoSpaceDN w:val="0"/>
              <w:jc w:val="both"/>
              <w:textAlignment w:val="baseline"/>
              <w:rPr>
                <w:rFonts w:ascii="Arial" w:eastAsia="Calibri" w:hAnsi="Arial"/>
                <w:sz w:val="18"/>
                <w:szCs w:val="24"/>
                <w:rtl/>
                <w:rPrChange w:id="6445" w:author="Meryl Etman" w:date="2020-03-25T10:10:00Z">
                  <w:rPr>
                    <w:rFonts w:ascii="Arial" w:eastAsia="Calibri" w:hAnsi="Arial"/>
                    <w:sz w:val="18"/>
                    <w:szCs w:val="24"/>
                    <w:rtl/>
                  </w:rPr>
                </w:rPrChange>
              </w:rPr>
            </w:pPr>
          </w:p>
        </w:tc>
        <w:tc>
          <w:tcPr>
            <w:tcW w:w="2278" w:type="dxa"/>
            <w:shd w:val="clear" w:color="auto" w:fill="auto"/>
            <w:tcMar>
              <w:left w:w="0" w:type="dxa"/>
              <w:right w:w="0" w:type="dxa"/>
            </w:tcMar>
          </w:tcPr>
          <w:p w14:paraId="6FE8F140" w14:textId="77777777" w:rsidR="00EB5A81" w:rsidRPr="000748C0" w:rsidRDefault="00EB5A81" w:rsidP="00341985">
            <w:pPr>
              <w:suppressAutoHyphens/>
              <w:autoSpaceDN w:val="0"/>
              <w:jc w:val="both"/>
              <w:textAlignment w:val="baseline"/>
              <w:rPr>
                <w:rFonts w:ascii="Arial" w:eastAsia="Calibri" w:hAnsi="Arial"/>
                <w:sz w:val="18"/>
                <w:szCs w:val="24"/>
                <w:rtl/>
                <w:rPrChange w:id="6446" w:author="Meryl Etman" w:date="2020-03-25T10:10:00Z">
                  <w:rPr>
                    <w:rFonts w:ascii="Arial" w:eastAsia="Calibri" w:hAnsi="Arial"/>
                    <w:sz w:val="18"/>
                    <w:szCs w:val="24"/>
                    <w:rtl/>
                  </w:rPr>
                </w:rPrChange>
              </w:rPr>
            </w:pPr>
          </w:p>
        </w:tc>
        <w:tc>
          <w:tcPr>
            <w:tcW w:w="2268" w:type="dxa"/>
            <w:shd w:val="clear" w:color="auto" w:fill="auto"/>
            <w:tcMar>
              <w:left w:w="0" w:type="dxa"/>
              <w:right w:w="0" w:type="dxa"/>
            </w:tcMar>
          </w:tcPr>
          <w:p w14:paraId="567C183D" w14:textId="77777777" w:rsidR="00EB5A81" w:rsidRPr="000748C0" w:rsidRDefault="00EB5A81" w:rsidP="00341985">
            <w:pPr>
              <w:suppressAutoHyphens/>
              <w:autoSpaceDN w:val="0"/>
              <w:jc w:val="both"/>
              <w:textAlignment w:val="baseline"/>
              <w:rPr>
                <w:rFonts w:ascii="Arial" w:eastAsia="Calibri" w:hAnsi="Arial"/>
                <w:sz w:val="18"/>
                <w:szCs w:val="24"/>
                <w:rtl/>
                <w:rPrChange w:id="6447" w:author="Meryl Etman" w:date="2020-03-25T10:10:00Z">
                  <w:rPr>
                    <w:rFonts w:ascii="Arial" w:eastAsia="Calibri" w:hAnsi="Arial"/>
                    <w:sz w:val="18"/>
                    <w:szCs w:val="24"/>
                    <w:rtl/>
                  </w:rPr>
                </w:rPrChange>
              </w:rPr>
            </w:pPr>
          </w:p>
        </w:tc>
      </w:tr>
    </w:tbl>
    <w:p w14:paraId="23ED63C7" w14:textId="77777777" w:rsidR="00EB5A81" w:rsidRPr="000748C0" w:rsidRDefault="00EB5A81" w:rsidP="00EB5A81">
      <w:pPr>
        <w:suppressAutoHyphens/>
        <w:autoSpaceDN w:val="0"/>
        <w:jc w:val="both"/>
        <w:textAlignment w:val="baseline"/>
        <w:rPr>
          <w:rFonts w:ascii="Arial" w:eastAsia="Calibri" w:hAnsi="Arial"/>
          <w:sz w:val="18"/>
          <w:szCs w:val="24"/>
          <w:rtl/>
          <w:rPrChange w:id="6448" w:author="Meryl Etman" w:date="2020-03-25T10:10:00Z">
            <w:rPr>
              <w:rFonts w:ascii="Arial" w:eastAsia="Calibri" w:hAnsi="Arial"/>
              <w:sz w:val="18"/>
              <w:szCs w:val="24"/>
              <w:rtl/>
            </w:rPr>
          </w:rPrChange>
        </w:rPr>
      </w:pPr>
    </w:p>
    <w:p w14:paraId="651980F6" w14:textId="77777777" w:rsidR="00EB5A81" w:rsidRPr="000748C0" w:rsidRDefault="00EB5A81" w:rsidP="00EB5A81">
      <w:pPr>
        <w:spacing w:before="120" w:line="360" w:lineRule="auto"/>
        <w:rPr>
          <w:szCs w:val="24"/>
          <w:rtl/>
          <w:rPrChange w:id="6449" w:author="Meryl Etman" w:date="2020-03-25T10:10:00Z">
            <w:rPr>
              <w:szCs w:val="24"/>
              <w:rtl/>
            </w:rPr>
          </w:rPrChange>
        </w:rPr>
      </w:pPr>
      <w:r w:rsidRPr="000748C0">
        <w:rPr>
          <w:rFonts w:hint="cs"/>
          <w:noProof/>
          <w:szCs w:val="24"/>
          <w:rtl/>
          <w:rPrChange w:id="6450" w:author="Meryl Etman" w:date="2020-03-25T10:10:00Z">
            <w:rPr>
              <w:rFonts w:hint="cs"/>
              <w:noProof/>
              <w:szCs w:val="24"/>
              <w:rtl/>
            </w:rPr>
          </w:rPrChange>
        </w:rPr>
        <w:t>*</w:t>
      </w:r>
      <w:r w:rsidRPr="000748C0">
        <w:rPr>
          <w:rFonts w:hint="cs"/>
          <w:noProof/>
          <w:rtl/>
          <w:rPrChange w:id="6451" w:author="Meryl Etman" w:date="2020-03-25T10:10:00Z">
            <w:rPr>
              <w:rFonts w:hint="cs"/>
              <w:noProof/>
              <w:rtl/>
            </w:rPr>
          </w:rPrChange>
        </w:rPr>
        <w:t>מבצע הסיור יתאים את סעיפי הבדיקה לסוג העבודה ו/או לסוג המבנה בהתאם לצורך.</w:t>
      </w:r>
    </w:p>
    <w:p w14:paraId="1E755C00" w14:textId="77777777" w:rsidR="00EB5A81" w:rsidRPr="000748C0" w:rsidRDefault="00EB5A81" w:rsidP="00EB5A81">
      <w:pPr>
        <w:spacing w:before="120" w:after="240" w:line="360" w:lineRule="auto"/>
        <w:jc w:val="both"/>
        <w:rPr>
          <w:b/>
          <w:bCs/>
          <w:sz w:val="24"/>
          <w:szCs w:val="24"/>
          <w:u w:val="single"/>
          <w:rtl/>
          <w:rPrChange w:id="6452" w:author="Meryl Etman" w:date="2020-03-25T10:10:00Z">
            <w:rPr>
              <w:b/>
              <w:bCs/>
              <w:sz w:val="24"/>
              <w:szCs w:val="24"/>
              <w:u w:val="single"/>
              <w:rtl/>
            </w:rPr>
          </w:rPrChange>
        </w:rPr>
      </w:pPr>
      <w:r w:rsidRPr="000748C0">
        <w:rPr>
          <w:szCs w:val="24"/>
          <w:rtl/>
          <w:rPrChange w:id="6453" w:author="Meryl Etman" w:date="2020-03-25T10:10:00Z">
            <w:rPr>
              <w:szCs w:val="24"/>
              <w:rtl/>
            </w:rPr>
          </w:rPrChange>
        </w:rPr>
        <w:br w:type="page"/>
      </w:r>
      <w:r w:rsidRPr="000748C0">
        <w:rPr>
          <w:rFonts w:hint="cs"/>
          <w:b/>
          <w:bCs/>
          <w:sz w:val="24"/>
          <w:szCs w:val="24"/>
          <w:u w:val="single"/>
          <w:rtl/>
          <w:rPrChange w:id="6454" w:author="Meryl Etman" w:date="2020-03-25T10:10:00Z">
            <w:rPr>
              <w:rFonts w:hint="cs"/>
              <w:b/>
              <w:bCs/>
              <w:sz w:val="24"/>
              <w:szCs w:val="24"/>
              <w:u w:val="single"/>
              <w:rtl/>
            </w:rPr>
          </w:rPrChange>
        </w:rPr>
        <w:lastRenderedPageBreak/>
        <w:t xml:space="preserve">6.3 </w:t>
      </w:r>
      <w:r w:rsidRPr="000748C0">
        <w:rPr>
          <w:rFonts w:hint="cs"/>
          <w:b/>
          <w:bCs/>
          <w:sz w:val="24"/>
          <w:szCs w:val="24"/>
          <w:u w:val="single"/>
          <w:rtl/>
          <w:rPrChange w:id="6455" w:author="Meryl Etman" w:date="2020-03-25T10:10:00Z">
            <w:rPr>
              <w:rFonts w:hint="cs"/>
              <w:b/>
              <w:bCs/>
              <w:sz w:val="24"/>
              <w:szCs w:val="24"/>
              <w:u w:val="single"/>
              <w:rtl/>
            </w:rPr>
          </w:rPrChange>
        </w:rPr>
        <w:tab/>
        <w:t xml:space="preserve">נספח מס' 3 </w:t>
      </w:r>
      <w:r w:rsidRPr="000748C0">
        <w:rPr>
          <w:b/>
          <w:bCs/>
          <w:sz w:val="24"/>
          <w:szCs w:val="24"/>
          <w:u w:val="single"/>
          <w:rtl/>
          <w:rPrChange w:id="6456" w:author="Meryl Etman" w:date="2020-03-25T10:10:00Z">
            <w:rPr>
              <w:b/>
              <w:bCs/>
              <w:sz w:val="24"/>
              <w:szCs w:val="24"/>
              <w:u w:val="single"/>
              <w:rtl/>
            </w:rPr>
          </w:rPrChange>
        </w:rPr>
        <w:t>–</w:t>
      </w:r>
      <w:r w:rsidRPr="000748C0">
        <w:rPr>
          <w:rFonts w:hint="cs"/>
          <w:b/>
          <w:bCs/>
          <w:sz w:val="24"/>
          <w:szCs w:val="24"/>
          <w:u w:val="single"/>
          <w:rtl/>
          <w:rPrChange w:id="6457" w:author="Meryl Etman" w:date="2020-03-25T10:10:00Z">
            <w:rPr>
              <w:rFonts w:hint="cs"/>
              <w:b/>
              <w:bCs/>
              <w:sz w:val="24"/>
              <w:szCs w:val="24"/>
              <w:u w:val="single"/>
              <w:rtl/>
            </w:rPr>
          </w:rPrChange>
        </w:rPr>
        <w:t xml:space="preserve"> </w:t>
      </w:r>
      <w:r w:rsidRPr="000748C0">
        <w:rPr>
          <w:b/>
          <w:bCs/>
          <w:sz w:val="24"/>
          <w:szCs w:val="24"/>
          <w:u w:val="single"/>
          <w:rtl/>
          <w:rPrChange w:id="6458" w:author="Meryl Etman" w:date="2020-03-25T10:10:00Z">
            <w:rPr>
              <w:b/>
              <w:bCs/>
              <w:sz w:val="24"/>
              <w:szCs w:val="24"/>
              <w:u w:val="single"/>
              <w:rtl/>
            </w:rPr>
          </w:rPrChange>
        </w:rPr>
        <w:t xml:space="preserve">בדיקות </w:t>
      </w:r>
      <w:r w:rsidRPr="000748C0">
        <w:rPr>
          <w:rFonts w:hint="cs"/>
          <w:b/>
          <w:bCs/>
          <w:sz w:val="24"/>
          <w:szCs w:val="24"/>
          <w:u w:val="single"/>
          <w:rtl/>
          <w:rPrChange w:id="6459" w:author="Meryl Etman" w:date="2020-03-25T10:10:00Z">
            <w:rPr>
              <w:rFonts w:hint="cs"/>
              <w:b/>
              <w:bCs/>
              <w:sz w:val="24"/>
              <w:szCs w:val="24"/>
              <w:u w:val="single"/>
              <w:rtl/>
            </w:rPr>
          </w:rPrChange>
        </w:rPr>
        <w:t xml:space="preserve">נדרשות </w:t>
      </w:r>
      <w:r w:rsidRPr="000748C0">
        <w:rPr>
          <w:b/>
          <w:bCs/>
          <w:sz w:val="24"/>
          <w:szCs w:val="24"/>
          <w:u w:val="single"/>
          <w:rtl/>
          <w:rPrChange w:id="6460" w:author="Meryl Etman" w:date="2020-03-25T10:10:00Z">
            <w:rPr>
              <w:b/>
              <w:bCs/>
              <w:sz w:val="24"/>
              <w:szCs w:val="24"/>
              <w:u w:val="single"/>
              <w:rtl/>
            </w:rPr>
          </w:rPrChange>
        </w:rPr>
        <w:t>–</w:t>
      </w:r>
      <w:r w:rsidRPr="000748C0">
        <w:rPr>
          <w:rFonts w:hint="cs"/>
          <w:b/>
          <w:bCs/>
          <w:sz w:val="24"/>
          <w:szCs w:val="24"/>
          <w:u w:val="single"/>
          <w:rtl/>
          <w:rPrChange w:id="6461" w:author="Meryl Etman" w:date="2020-03-25T10:10:00Z">
            <w:rPr>
              <w:rFonts w:hint="cs"/>
              <w:b/>
              <w:bCs/>
              <w:sz w:val="24"/>
              <w:szCs w:val="24"/>
              <w:u w:val="single"/>
              <w:rtl/>
            </w:rPr>
          </w:rPrChange>
        </w:rPr>
        <w:t xml:space="preserve"> מעבדה ויועצים (דוגמא)</w:t>
      </w:r>
    </w:p>
    <w:p w14:paraId="17571E6E" w14:textId="77777777" w:rsidR="00EB5A81" w:rsidRPr="000748C0" w:rsidRDefault="00EB5A81" w:rsidP="00EB5A81">
      <w:pPr>
        <w:jc w:val="center"/>
        <w:outlineLvl w:val="0"/>
        <w:rPr>
          <w:rFonts w:ascii="Times" w:hAnsi="Times"/>
          <w:b/>
          <w:bCs/>
          <w:sz w:val="24"/>
          <w:szCs w:val="24"/>
          <w:u w:val="single"/>
          <w:rtl/>
          <w:rPrChange w:id="6462" w:author="Meryl Etman" w:date="2020-03-25T10:10:00Z">
            <w:rPr>
              <w:rFonts w:ascii="Times" w:hAnsi="Times"/>
              <w:b/>
              <w:bCs/>
              <w:sz w:val="24"/>
              <w:szCs w:val="24"/>
              <w:u w:val="single"/>
              <w:rtl/>
            </w:rPr>
          </w:rPrChange>
        </w:rPr>
      </w:pPr>
      <w:r w:rsidRPr="000748C0">
        <w:rPr>
          <w:rFonts w:ascii="Times" w:hAnsi="Times" w:hint="cs"/>
          <w:b/>
          <w:bCs/>
          <w:sz w:val="24"/>
          <w:szCs w:val="24"/>
          <w:u w:val="single"/>
          <w:rtl/>
          <w:rPrChange w:id="6463" w:author="Meryl Etman" w:date="2020-03-25T10:10:00Z">
            <w:rPr>
              <w:rFonts w:ascii="Times" w:hAnsi="Times" w:hint="cs"/>
              <w:b/>
              <w:bCs/>
              <w:sz w:val="24"/>
              <w:szCs w:val="24"/>
              <w:u w:val="single"/>
              <w:rtl/>
            </w:rPr>
          </w:rPrChange>
        </w:rPr>
        <w:t>(דוגמא)</w:t>
      </w:r>
    </w:p>
    <w:p w14:paraId="04371ECF" w14:textId="77777777" w:rsidR="00EB5A81" w:rsidRPr="000748C0" w:rsidRDefault="00EB5A81" w:rsidP="00EB5A81">
      <w:pPr>
        <w:jc w:val="center"/>
        <w:outlineLvl w:val="0"/>
        <w:rPr>
          <w:rFonts w:ascii="Times" w:hAnsi="Times"/>
          <w:b/>
          <w:bCs/>
          <w:sz w:val="24"/>
          <w:szCs w:val="24"/>
          <w:u w:val="single"/>
          <w:rtl/>
          <w:rPrChange w:id="6464" w:author="Meryl Etman" w:date="2020-03-25T10:10:00Z">
            <w:rPr>
              <w:rFonts w:ascii="Times" w:hAnsi="Times"/>
              <w:b/>
              <w:bCs/>
              <w:sz w:val="24"/>
              <w:szCs w:val="24"/>
              <w:u w:val="single"/>
              <w:rtl/>
            </w:rPr>
          </w:rPrChange>
        </w:rPr>
      </w:pPr>
      <w:r w:rsidRPr="000748C0">
        <w:rPr>
          <w:rFonts w:ascii="Times" w:hAnsi="Times" w:hint="cs"/>
          <w:b/>
          <w:bCs/>
          <w:sz w:val="24"/>
          <w:szCs w:val="24"/>
          <w:u w:val="single"/>
          <w:rtl/>
          <w:rPrChange w:id="6465" w:author="Meryl Etman" w:date="2020-03-25T10:10:00Z">
            <w:rPr>
              <w:rFonts w:ascii="Times" w:hAnsi="Times" w:hint="cs"/>
              <w:b/>
              <w:bCs/>
              <w:sz w:val="24"/>
              <w:szCs w:val="24"/>
              <w:u w:val="single"/>
              <w:rtl/>
            </w:rPr>
          </w:rPrChange>
        </w:rPr>
        <w:t>פרוגרמה רעיונית - בדיקות לאתר</w:t>
      </w:r>
    </w:p>
    <w:p w14:paraId="51A58B31" w14:textId="77777777" w:rsidR="00EB5A81" w:rsidRPr="000748C0" w:rsidRDefault="00EB5A81" w:rsidP="00EB5A81">
      <w:pPr>
        <w:ind w:left="2880"/>
        <w:rPr>
          <w:rFonts w:ascii="Times" w:hAnsi="Times"/>
          <w:b/>
          <w:bCs/>
          <w:u w:val="single"/>
          <w:rtl/>
          <w:rPrChange w:id="6466" w:author="Meryl Etman" w:date="2020-03-25T10:10:00Z">
            <w:rPr>
              <w:rFonts w:ascii="Times" w:hAnsi="Times"/>
              <w:b/>
              <w:bCs/>
              <w:u w:val="single"/>
              <w:rtl/>
            </w:rPr>
          </w:rPrChange>
        </w:rPr>
      </w:pPr>
    </w:p>
    <w:p w14:paraId="56D9C625" w14:textId="77777777" w:rsidR="00EB5A81" w:rsidRPr="000748C0" w:rsidRDefault="00EB5A81" w:rsidP="00EB5A81">
      <w:pPr>
        <w:jc w:val="both"/>
        <w:rPr>
          <w:rFonts w:ascii="Times" w:hAnsi="Times"/>
          <w:rtl/>
          <w:rPrChange w:id="6467" w:author="Meryl Etman" w:date="2020-03-25T10:10:00Z">
            <w:rPr>
              <w:rFonts w:ascii="Times" w:hAnsi="Times"/>
              <w:rtl/>
            </w:rPr>
          </w:rPrChange>
        </w:rPr>
      </w:pPr>
      <w:r w:rsidRPr="000748C0">
        <w:rPr>
          <w:rFonts w:ascii="Times" w:hAnsi="Times" w:hint="cs"/>
          <w:b/>
          <w:bCs/>
          <w:rtl/>
          <w:rPrChange w:id="6468" w:author="Meryl Etman" w:date="2020-03-25T10:10:00Z">
            <w:rPr>
              <w:rFonts w:ascii="Times" w:hAnsi="Times" w:hint="cs"/>
              <w:b/>
              <w:bCs/>
              <w:rtl/>
            </w:rPr>
          </w:rPrChange>
        </w:rPr>
        <w:t>תאריך עדכון:</w:t>
      </w:r>
      <w:r w:rsidRPr="000748C0">
        <w:rPr>
          <w:rFonts w:ascii="Times" w:hAnsi="Times" w:hint="cs"/>
          <w:b/>
          <w:bCs/>
          <w:u w:val="single"/>
          <w:rtl/>
          <w:rPrChange w:id="6469" w:author="Meryl Etman" w:date="2020-03-25T10:10:00Z">
            <w:rPr>
              <w:rFonts w:ascii="Times" w:hAnsi="Times" w:hint="cs"/>
              <w:b/>
              <w:bCs/>
              <w:u w:val="single"/>
              <w:rtl/>
            </w:rPr>
          </w:rPrChange>
        </w:rPr>
        <w:t>_________</w:t>
      </w:r>
      <w:r w:rsidRPr="000748C0">
        <w:rPr>
          <w:rFonts w:ascii="Times" w:hAnsi="Times" w:hint="cs"/>
          <w:rtl/>
          <w:rPrChange w:id="6470" w:author="Meryl Etman" w:date="2020-03-25T10:10:00Z">
            <w:rPr>
              <w:rFonts w:ascii="Times" w:hAnsi="Times" w:hint="cs"/>
              <w:rtl/>
            </w:rPr>
          </w:rPrChange>
        </w:rPr>
        <w:tab/>
      </w:r>
      <w:r w:rsidRPr="000748C0">
        <w:rPr>
          <w:rFonts w:ascii="Times" w:hAnsi="Times" w:hint="cs"/>
          <w:rtl/>
          <w:rPrChange w:id="6471" w:author="Meryl Etman" w:date="2020-03-25T10:10:00Z">
            <w:rPr>
              <w:rFonts w:ascii="Times" w:hAnsi="Times" w:hint="cs"/>
              <w:rtl/>
            </w:rPr>
          </w:rPrChange>
        </w:rPr>
        <w:tab/>
      </w:r>
      <w:r w:rsidRPr="000748C0">
        <w:rPr>
          <w:rFonts w:ascii="Times" w:hAnsi="Times" w:hint="cs"/>
          <w:rtl/>
          <w:rPrChange w:id="6472" w:author="Meryl Etman" w:date="2020-03-25T10:10:00Z">
            <w:rPr>
              <w:rFonts w:ascii="Times" w:hAnsi="Times" w:hint="cs"/>
              <w:rtl/>
            </w:rPr>
          </w:rPrChange>
        </w:rPr>
        <w:tab/>
      </w:r>
      <w:r w:rsidRPr="000748C0">
        <w:rPr>
          <w:rFonts w:ascii="Times" w:hAnsi="Times" w:hint="cs"/>
          <w:rtl/>
          <w:rPrChange w:id="6473" w:author="Meryl Etman" w:date="2020-03-25T10:10:00Z">
            <w:rPr>
              <w:rFonts w:ascii="Times" w:hAnsi="Times" w:hint="cs"/>
              <w:rtl/>
            </w:rPr>
          </w:rPrChange>
        </w:rPr>
        <w:tab/>
      </w:r>
      <w:r w:rsidRPr="000748C0">
        <w:rPr>
          <w:rFonts w:ascii="Times" w:hAnsi="Times" w:hint="cs"/>
          <w:rtl/>
          <w:rPrChange w:id="6474" w:author="Meryl Etman" w:date="2020-03-25T10:10:00Z">
            <w:rPr>
              <w:rFonts w:ascii="Times" w:hAnsi="Times" w:hint="cs"/>
              <w:rtl/>
            </w:rPr>
          </w:rPrChange>
        </w:rPr>
        <w:tab/>
      </w:r>
      <w:r w:rsidRPr="000748C0">
        <w:rPr>
          <w:rFonts w:ascii="Times" w:hAnsi="Times" w:hint="cs"/>
          <w:rtl/>
          <w:rPrChange w:id="6475" w:author="Meryl Etman" w:date="2020-03-25T10:10:00Z">
            <w:rPr>
              <w:rFonts w:ascii="Times" w:hAnsi="Times" w:hint="cs"/>
              <w:rtl/>
            </w:rPr>
          </w:rPrChange>
        </w:rPr>
        <w:tab/>
      </w:r>
      <w:r w:rsidRPr="000748C0">
        <w:rPr>
          <w:rFonts w:ascii="Times" w:hAnsi="Times" w:hint="cs"/>
          <w:rtl/>
          <w:rPrChange w:id="6476" w:author="Meryl Etman" w:date="2020-03-25T10:10:00Z">
            <w:rPr>
              <w:rFonts w:ascii="Times" w:hAnsi="Times" w:hint="cs"/>
              <w:rtl/>
            </w:rPr>
          </w:rPrChange>
        </w:rPr>
        <w:tab/>
      </w:r>
      <w:r w:rsidRPr="000748C0">
        <w:rPr>
          <w:rFonts w:ascii="Times" w:hAnsi="Times" w:hint="cs"/>
          <w:rtl/>
          <w:rPrChange w:id="6477" w:author="Meryl Etman" w:date="2020-03-25T10:10:00Z">
            <w:rPr>
              <w:rFonts w:ascii="Times" w:hAnsi="Times" w:hint="cs"/>
              <w:rtl/>
            </w:rPr>
          </w:rPrChange>
        </w:rPr>
        <w:tab/>
      </w:r>
    </w:p>
    <w:p w14:paraId="7B935021" w14:textId="77777777" w:rsidR="00EB5A81" w:rsidRPr="000748C0" w:rsidRDefault="00EB5A81" w:rsidP="00EB5A81">
      <w:pPr>
        <w:ind w:left="2880"/>
        <w:rPr>
          <w:rFonts w:ascii="Times" w:hAnsi="Times"/>
          <w:b/>
          <w:bCs/>
          <w:u w:val="single"/>
          <w:rtl/>
          <w:rPrChange w:id="6478" w:author="Meryl Etman" w:date="2020-03-25T10:10:00Z">
            <w:rPr>
              <w:rFonts w:ascii="Times" w:hAnsi="Times"/>
              <w:b/>
              <w:bCs/>
              <w:u w:val="single"/>
              <w:rtl/>
            </w:rPr>
          </w:rPrChange>
        </w:rPr>
      </w:pPr>
    </w:p>
    <w:p w14:paraId="5D760842" w14:textId="77777777" w:rsidR="00EB5A81" w:rsidRPr="000748C0" w:rsidRDefault="00EB5A81" w:rsidP="00EB5A81">
      <w:pPr>
        <w:numPr>
          <w:ilvl w:val="0"/>
          <w:numId w:val="34"/>
        </w:numPr>
        <w:rPr>
          <w:rFonts w:ascii="Times" w:hAnsi="Times"/>
          <w:b/>
          <w:bCs/>
          <w:u w:val="single"/>
          <w:rPrChange w:id="6479" w:author="Meryl Etman" w:date="2020-03-25T10:10:00Z">
            <w:rPr>
              <w:rFonts w:ascii="Times" w:hAnsi="Times"/>
              <w:b/>
              <w:bCs/>
              <w:u w:val="single"/>
            </w:rPr>
          </w:rPrChange>
        </w:rPr>
      </w:pPr>
      <w:r w:rsidRPr="000748C0">
        <w:rPr>
          <w:rFonts w:ascii="Times" w:hAnsi="Times" w:hint="cs"/>
          <w:rtl/>
          <w:rPrChange w:id="6480" w:author="Meryl Etman" w:date="2020-03-25T10:10:00Z">
            <w:rPr>
              <w:rFonts w:ascii="Times" w:hAnsi="Times" w:hint="cs"/>
              <w:rtl/>
            </w:rPr>
          </w:rPrChange>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1427B900" w14:textId="77777777" w:rsidR="00EB5A81" w:rsidRPr="000748C0" w:rsidRDefault="00EB5A81" w:rsidP="00EB5A81">
      <w:pPr>
        <w:rPr>
          <w:rFonts w:ascii="Times" w:hAnsi="Times"/>
          <w:b/>
          <w:bCs/>
          <w:u w:val="single"/>
          <w:rtl/>
          <w:rPrChange w:id="6481" w:author="Meryl Etman" w:date="2020-03-25T10:10:00Z">
            <w:rPr>
              <w:rFonts w:ascii="Times" w:hAnsi="Times"/>
              <w:b/>
              <w:bCs/>
              <w:u w:val="single"/>
              <w:rtl/>
            </w:rPr>
          </w:rPrChange>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0748C0" w14:paraId="732B4FEA" w14:textId="77777777" w:rsidTr="00341985">
        <w:trPr>
          <w:tblHeader/>
        </w:trPr>
        <w:tc>
          <w:tcPr>
            <w:tcW w:w="615" w:type="dxa"/>
            <w:shd w:val="clear" w:color="auto" w:fill="D9D9D9"/>
          </w:tcPr>
          <w:p w14:paraId="52F0F37D" w14:textId="77777777" w:rsidR="00EB5A81" w:rsidRPr="000748C0" w:rsidRDefault="00EB5A81" w:rsidP="00341985">
            <w:pPr>
              <w:rPr>
                <w:rFonts w:ascii="Times" w:hAnsi="Times"/>
                <w:b/>
                <w:bCs/>
                <w:rPrChange w:id="6482" w:author="Meryl Etman" w:date="2020-03-25T10:10:00Z">
                  <w:rPr>
                    <w:rFonts w:ascii="Times" w:hAnsi="Times"/>
                    <w:b/>
                    <w:bCs/>
                  </w:rPr>
                </w:rPrChange>
              </w:rPr>
            </w:pPr>
            <w:r w:rsidRPr="000748C0">
              <w:rPr>
                <w:rFonts w:ascii="Times" w:hAnsi="Times"/>
                <w:b/>
                <w:bCs/>
                <w:rtl/>
                <w:rPrChange w:id="6483" w:author="Meryl Etman" w:date="2020-03-25T10:10:00Z">
                  <w:rPr>
                    <w:rFonts w:ascii="Times" w:hAnsi="Times"/>
                    <w:b/>
                    <w:bCs/>
                    <w:rtl/>
                  </w:rPr>
                </w:rPrChange>
              </w:rPr>
              <w:t>מס'</w:t>
            </w:r>
          </w:p>
        </w:tc>
        <w:tc>
          <w:tcPr>
            <w:tcW w:w="1269" w:type="dxa"/>
            <w:shd w:val="clear" w:color="auto" w:fill="D9D9D9"/>
          </w:tcPr>
          <w:p w14:paraId="00B9EEFC" w14:textId="77777777" w:rsidR="00EB5A81" w:rsidRPr="000748C0" w:rsidRDefault="00EB5A81" w:rsidP="00341985">
            <w:pPr>
              <w:rPr>
                <w:rFonts w:ascii="Times" w:hAnsi="Times"/>
                <w:b/>
                <w:bCs/>
                <w:rPrChange w:id="6484" w:author="Meryl Etman" w:date="2020-03-25T10:10:00Z">
                  <w:rPr>
                    <w:rFonts w:ascii="Times" w:hAnsi="Times"/>
                    <w:b/>
                    <w:bCs/>
                  </w:rPr>
                </w:rPrChange>
              </w:rPr>
            </w:pPr>
            <w:r w:rsidRPr="000748C0">
              <w:rPr>
                <w:rFonts w:ascii="Times" w:hAnsi="Times"/>
                <w:b/>
                <w:bCs/>
                <w:rtl/>
                <w:rPrChange w:id="6485" w:author="Meryl Etman" w:date="2020-03-25T10:10:00Z">
                  <w:rPr>
                    <w:rFonts w:ascii="Times" w:hAnsi="Times"/>
                    <w:b/>
                    <w:bCs/>
                    <w:rtl/>
                  </w:rPr>
                </w:rPrChange>
              </w:rPr>
              <w:t>פרק</w:t>
            </w:r>
          </w:p>
        </w:tc>
        <w:tc>
          <w:tcPr>
            <w:tcW w:w="2813" w:type="dxa"/>
            <w:shd w:val="clear" w:color="auto" w:fill="D9D9D9"/>
          </w:tcPr>
          <w:p w14:paraId="7811F496" w14:textId="77777777" w:rsidR="00EB5A81" w:rsidRPr="000748C0" w:rsidRDefault="00EB5A81" w:rsidP="00341985">
            <w:pPr>
              <w:rPr>
                <w:rFonts w:ascii="Times" w:hAnsi="Times"/>
                <w:b/>
                <w:bCs/>
                <w:rPrChange w:id="6486" w:author="Meryl Etman" w:date="2020-03-25T10:10:00Z">
                  <w:rPr>
                    <w:rFonts w:ascii="Times" w:hAnsi="Times"/>
                    <w:b/>
                    <w:bCs/>
                  </w:rPr>
                </w:rPrChange>
              </w:rPr>
            </w:pPr>
            <w:r w:rsidRPr="000748C0">
              <w:rPr>
                <w:rFonts w:ascii="Times" w:hAnsi="Times"/>
                <w:b/>
                <w:bCs/>
                <w:rtl/>
                <w:rPrChange w:id="6487" w:author="Meryl Etman" w:date="2020-03-25T10:10:00Z">
                  <w:rPr>
                    <w:rFonts w:ascii="Times" w:hAnsi="Times"/>
                    <w:b/>
                    <w:bCs/>
                    <w:rtl/>
                  </w:rPr>
                </w:rPrChange>
              </w:rPr>
              <w:t>הבדיקה עפ"י שלבי העבודה</w:t>
            </w:r>
          </w:p>
        </w:tc>
        <w:tc>
          <w:tcPr>
            <w:tcW w:w="1406" w:type="dxa"/>
            <w:shd w:val="clear" w:color="auto" w:fill="D9D9D9"/>
          </w:tcPr>
          <w:p w14:paraId="63E123CA" w14:textId="77777777" w:rsidR="00EB5A81" w:rsidRPr="000748C0" w:rsidRDefault="00EB5A81" w:rsidP="00341985">
            <w:pPr>
              <w:rPr>
                <w:rFonts w:ascii="Times" w:hAnsi="Times"/>
                <w:b/>
                <w:bCs/>
                <w:rPrChange w:id="6488" w:author="Meryl Etman" w:date="2020-03-25T10:10:00Z">
                  <w:rPr>
                    <w:rFonts w:ascii="Times" w:hAnsi="Times"/>
                    <w:b/>
                    <w:bCs/>
                  </w:rPr>
                </w:rPrChange>
              </w:rPr>
            </w:pPr>
            <w:r w:rsidRPr="000748C0">
              <w:rPr>
                <w:rFonts w:ascii="Times" w:hAnsi="Times"/>
                <w:b/>
                <w:bCs/>
                <w:rtl/>
                <w:rPrChange w:id="6489" w:author="Meryl Etman" w:date="2020-03-25T10:10:00Z">
                  <w:rPr>
                    <w:rFonts w:ascii="Times" w:hAnsi="Times"/>
                    <w:b/>
                    <w:bCs/>
                    <w:rtl/>
                  </w:rPr>
                </w:rPrChange>
              </w:rPr>
              <w:t>מבוצע ע"י</w:t>
            </w:r>
          </w:p>
        </w:tc>
        <w:tc>
          <w:tcPr>
            <w:tcW w:w="1370" w:type="dxa"/>
            <w:shd w:val="clear" w:color="auto" w:fill="D9D9D9"/>
          </w:tcPr>
          <w:p w14:paraId="4F26E728" w14:textId="77777777" w:rsidR="00EB5A81" w:rsidRPr="000748C0" w:rsidRDefault="00EB5A81" w:rsidP="00341985">
            <w:pPr>
              <w:rPr>
                <w:rFonts w:ascii="Times" w:hAnsi="Times"/>
                <w:b/>
                <w:bCs/>
                <w:rPrChange w:id="6490" w:author="Meryl Etman" w:date="2020-03-25T10:10:00Z">
                  <w:rPr>
                    <w:rFonts w:ascii="Times" w:hAnsi="Times"/>
                    <w:b/>
                    <w:bCs/>
                  </w:rPr>
                </w:rPrChange>
              </w:rPr>
            </w:pPr>
            <w:r w:rsidRPr="000748C0">
              <w:rPr>
                <w:rFonts w:ascii="Times" w:hAnsi="Times"/>
                <w:b/>
                <w:bCs/>
                <w:rtl/>
                <w:rPrChange w:id="6491" w:author="Meryl Etman" w:date="2020-03-25T10:10:00Z">
                  <w:rPr>
                    <w:rFonts w:ascii="Times" w:hAnsi="Times"/>
                    <w:b/>
                    <w:bCs/>
                    <w:rtl/>
                  </w:rPr>
                </w:rPrChange>
              </w:rPr>
              <w:t>תאריך מתוכנן לביצוע הבדיקה</w:t>
            </w:r>
          </w:p>
        </w:tc>
        <w:tc>
          <w:tcPr>
            <w:tcW w:w="1905" w:type="dxa"/>
            <w:shd w:val="clear" w:color="auto" w:fill="D9D9D9"/>
          </w:tcPr>
          <w:p w14:paraId="227EBD27" w14:textId="77777777" w:rsidR="00EB5A81" w:rsidRPr="000748C0" w:rsidRDefault="00EB5A81" w:rsidP="00341985">
            <w:pPr>
              <w:rPr>
                <w:rFonts w:ascii="Times" w:hAnsi="Times"/>
                <w:b/>
                <w:bCs/>
                <w:rPrChange w:id="6492" w:author="Meryl Etman" w:date="2020-03-25T10:10:00Z">
                  <w:rPr>
                    <w:rFonts w:ascii="Times" w:hAnsi="Times"/>
                    <w:b/>
                    <w:bCs/>
                  </w:rPr>
                </w:rPrChange>
              </w:rPr>
            </w:pPr>
            <w:r w:rsidRPr="000748C0">
              <w:rPr>
                <w:rFonts w:ascii="Times" w:hAnsi="Times" w:hint="cs"/>
                <w:b/>
                <w:bCs/>
                <w:rtl/>
                <w:rPrChange w:id="6493" w:author="Meryl Etman" w:date="2020-03-25T10:10:00Z">
                  <w:rPr>
                    <w:rFonts w:ascii="Times" w:hAnsi="Times" w:hint="cs"/>
                    <w:b/>
                    <w:bCs/>
                    <w:rtl/>
                  </w:rPr>
                </w:rPrChange>
              </w:rPr>
              <w:t>ביצוע</w:t>
            </w:r>
          </w:p>
        </w:tc>
      </w:tr>
      <w:tr w:rsidR="00EB5A81" w:rsidRPr="000748C0" w14:paraId="32E9702C" w14:textId="77777777" w:rsidTr="00341985">
        <w:tc>
          <w:tcPr>
            <w:tcW w:w="615" w:type="dxa"/>
            <w:shd w:val="clear" w:color="auto" w:fill="auto"/>
          </w:tcPr>
          <w:p w14:paraId="5FA5C089" w14:textId="77777777" w:rsidR="00EB5A81" w:rsidRPr="000748C0" w:rsidRDefault="00EB5A81" w:rsidP="00341985">
            <w:pPr>
              <w:jc w:val="right"/>
              <w:rPr>
                <w:rFonts w:ascii="Times" w:hAnsi="Times"/>
                <w:rtl/>
                <w:rPrChange w:id="6494" w:author="Meryl Etman" w:date="2020-03-25T10:10:00Z">
                  <w:rPr>
                    <w:rFonts w:ascii="Times" w:hAnsi="Times"/>
                    <w:rtl/>
                  </w:rPr>
                </w:rPrChange>
              </w:rPr>
            </w:pPr>
            <w:r w:rsidRPr="000748C0">
              <w:rPr>
                <w:rFonts w:ascii="Times" w:hAnsi="Times" w:hint="cs"/>
                <w:rtl/>
                <w:rPrChange w:id="6495" w:author="Meryl Etman" w:date="2020-03-25T10:10:00Z">
                  <w:rPr>
                    <w:rFonts w:ascii="Times" w:hAnsi="Times" w:hint="cs"/>
                    <w:rtl/>
                  </w:rPr>
                </w:rPrChange>
              </w:rPr>
              <w:t>1</w:t>
            </w:r>
          </w:p>
        </w:tc>
        <w:tc>
          <w:tcPr>
            <w:tcW w:w="1269" w:type="dxa"/>
            <w:shd w:val="clear" w:color="auto" w:fill="auto"/>
          </w:tcPr>
          <w:p w14:paraId="74D843C6" w14:textId="77777777" w:rsidR="00EB5A81" w:rsidRPr="000748C0" w:rsidRDefault="00EB5A81" w:rsidP="00341985">
            <w:pPr>
              <w:jc w:val="right"/>
              <w:rPr>
                <w:rFonts w:ascii="Times" w:hAnsi="Times"/>
                <w:rPrChange w:id="6496" w:author="Meryl Etman" w:date="2020-03-25T10:10:00Z">
                  <w:rPr>
                    <w:rFonts w:ascii="Times" w:hAnsi="Times"/>
                  </w:rPr>
                </w:rPrChange>
              </w:rPr>
            </w:pPr>
            <w:r w:rsidRPr="000748C0">
              <w:rPr>
                <w:rFonts w:ascii="Times" w:hAnsi="Times" w:hint="cs"/>
                <w:rtl/>
                <w:rPrChange w:id="6497" w:author="Meryl Etman" w:date="2020-03-25T10:10:00Z">
                  <w:rPr>
                    <w:rFonts w:ascii="Times" w:hAnsi="Times" w:hint="cs"/>
                    <w:rtl/>
                  </w:rPr>
                </w:rPrChange>
              </w:rPr>
              <w:t>כלונסאות</w:t>
            </w:r>
          </w:p>
        </w:tc>
        <w:tc>
          <w:tcPr>
            <w:tcW w:w="2813" w:type="dxa"/>
            <w:shd w:val="clear" w:color="auto" w:fill="auto"/>
          </w:tcPr>
          <w:p w14:paraId="27ACF45F" w14:textId="77777777" w:rsidR="00EB5A81" w:rsidRPr="000748C0" w:rsidRDefault="00EB5A81" w:rsidP="00341985">
            <w:pPr>
              <w:jc w:val="right"/>
              <w:rPr>
                <w:rFonts w:ascii="Times" w:hAnsi="Times"/>
                <w:rtl/>
                <w:rPrChange w:id="6498" w:author="Meryl Etman" w:date="2020-03-25T10:10:00Z">
                  <w:rPr>
                    <w:rFonts w:ascii="Times" w:hAnsi="Times"/>
                    <w:rtl/>
                  </w:rPr>
                </w:rPrChange>
              </w:rPr>
            </w:pPr>
            <w:r w:rsidRPr="000748C0">
              <w:rPr>
                <w:rFonts w:ascii="Times" w:hAnsi="Times" w:hint="cs"/>
                <w:rtl/>
                <w:rPrChange w:id="6499" w:author="Meryl Etman" w:date="2020-03-25T10:10:00Z">
                  <w:rPr>
                    <w:rFonts w:ascii="Times" w:hAnsi="Times" w:hint="cs"/>
                    <w:rtl/>
                  </w:rPr>
                </w:rPrChange>
              </w:rPr>
              <w:t>בדיקת הבטונייט</w:t>
            </w:r>
          </w:p>
        </w:tc>
        <w:tc>
          <w:tcPr>
            <w:tcW w:w="1406" w:type="dxa"/>
            <w:shd w:val="clear" w:color="auto" w:fill="auto"/>
          </w:tcPr>
          <w:p w14:paraId="3127BAA7" w14:textId="77777777" w:rsidR="00EB5A81" w:rsidRPr="000748C0" w:rsidRDefault="00EB5A81" w:rsidP="00341985">
            <w:pPr>
              <w:jc w:val="right"/>
              <w:rPr>
                <w:rFonts w:ascii="Times" w:hAnsi="Times"/>
                <w:rtl/>
                <w:rPrChange w:id="6500" w:author="Meryl Etman" w:date="2020-03-25T10:10:00Z">
                  <w:rPr>
                    <w:rFonts w:ascii="Times" w:hAnsi="Times"/>
                    <w:rtl/>
                  </w:rPr>
                </w:rPrChange>
              </w:rPr>
            </w:pPr>
            <w:r w:rsidRPr="000748C0">
              <w:rPr>
                <w:rFonts w:ascii="Times" w:hAnsi="Times" w:hint="cs"/>
                <w:rtl/>
                <w:rPrChange w:id="6501" w:author="Meryl Etman" w:date="2020-03-25T10:10:00Z">
                  <w:rPr>
                    <w:rFonts w:ascii="Times" w:hAnsi="Times" w:hint="cs"/>
                    <w:rtl/>
                  </w:rPr>
                </w:rPrChange>
              </w:rPr>
              <w:t>מת"י</w:t>
            </w:r>
          </w:p>
        </w:tc>
        <w:tc>
          <w:tcPr>
            <w:tcW w:w="1370" w:type="dxa"/>
            <w:shd w:val="clear" w:color="auto" w:fill="auto"/>
          </w:tcPr>
          <w:p w14:paraId="5C305FD9" w14:textId="77777777" w:rsidR="00EB5A81" w:rsidRPr="000748C0" w:rsidRDefault="00EB5A81" w:rsidP="00341985">
            <w:pPr>
              <w:jc w:val="right"/>
              <w:rPr>
                <w:rFonts w:ascii="Times" w:hAnsi="Times"/>
                <w:rtl/>
                <w:rPrChange w:id="6502" w:author="Meryl Etman" w:date="2020-03-25T10:10:00Z">
                  <w:rPr>
                    <w:rFonts w:ascii="Times" w:hAnsi="Times"/>
                    <w:rtl/>
                  </w:rPr>
                </w:rPrChange>
              </w:rPr>
            </w:pPr>
          </w:p>
        </w:tc>
        <w:tc>
          <w:tcPr>
            <w:tcW w:w="1905" w:type="dxa"/>
            <w:shd w:val="clear" w:color="auto" w:fill="auto"/>
          </w:tcPr>
          <w:p w14:paraId="46D9F71A" w14:textId="77777777" w:rsidR="00EB5A81" w:rsidRPr="000748C0" w:rsidRDefault="00EB5A81" w:rsidP="00341985">
            <w:pPr>
              <w:jc w:val="right"/>
              <w:rPr>
                <w:rFonts w:ascii="Times" w:hAnsi="Times"/>
                <w:rtl/>
                <w:rPrChange w:id="6503" w:author="Meryl Etman" w:date="2020-03-25T10:10:00Z">
                  <w:rPr>
                    <w:rFonts w:ascii="Times" w:hAnsi="Times"/>
                    <w:rtl/>
                  </w:rPr>
                </w:rPrChange>
              </w:rPr>
            </w:pPr>
          </w:p>
        </w:tc>
      </w:tr>
      <w:tr w:rsidR="00EB5A81" w:rsidRPr="000748C0" w14:paraId="540F8BED" w14:textId="77777777" w:rsidTr="00341985">
        <w:tc>
          <w:tcPr>
            <w:tcW w:w="615" w:type="dxa"/>
            <w:shd w:val="clear" w:color="auto" w:fill="auto"/>
          </w:tcPr>
          <w:p w14:paraId="408105A7" w14:textId="77777777" w:rsidR="00EB5A81" w:rsidRPr="000748C0" w:rsidRDefault="00EB5A81" w:rsidP="00341985">
            <w:pPr>
              <w:jc w:val="right"/>
              <w:rPr>
                <w:rFonts w:ascii="Times" w:hAnsi="Times"/>
                <w:rtl/>
                <w:rPrChange w:id="6504" w:author="Meryl Etman" w:date="2020-03-25T10:10:00Z">
                  <w:rPr>
                    <w:rFonts w:ascii="Times" w:hAnsi="Times"/>
                    <w:rtl/>
                  </w:rPr>
                </w:rPrChange>
              </w:rPr>
            </w:pPr>
            <w:r w:rsidRPr="000748C0">
              <w:rPr>
                <w:rFonts w:ascii="Times" w:hAnsi="Times"/>
                <w:rPrChange w:id="6505" w:author="Meryl Etman" w:date="2020-03-25T10:10:00Z">
                  <w:rPr>
                    <w:rFonts w:ascii="Times" w:hAnsi="Times"/>
                  </w:rPr>
                </w:rPrChange>
              </w:rPr>
              <w:t>2</w:t>
            </w:r>
          </w:p>
        </w:tc>
        <w:tc>
          <w:tcPr>
            <w:tcW w:w="1269" w:type="dxa"/>
            <w:shd w:val="clear" w:color="auto" w:fill="auto"/>
          </w:tcPr>
          <w:p w14:paraId="30C29DF4" w14:textId="77777777" w:rsidR="00EB5A81" w:rsidRPr="000748C0" w:rsidRDefault="00EB5A81" w:rsidP="00341985">
            <w:pPr>
              <w:jc w:val="right"/>
              <w:rPr>
                <w:rFonts w:ascii="Times" w:hAnsi="Times"/>
                <w:rPrChange w:id="6506" w:author="Meryl Etman" w:date="2020-03-25T10:10:00Z">
                  <w:rPr>
                    <w:rFonts w:ascii="Times" w:hAnsi="Times"/>
                  </w:rPr>
                </w:rPrChange>
              </w:rPr>
            </w:pPr>
          </w:p>
        </w:tc>
        <w:tc>
          <w:tcPr>
            <w:tcW w:w="2813" w:type="dxa"/>
            <w:shd w:val="clear" w:color="auto" w:fill="auto"/>
          </w:tcPr>
          <w:p w14:paraId="35325BA7" w14:textId="77777777" w:rsidR="00EB5A81" w:rsidRPr="000748C0" w:rsidRDefault="00EB5A81" w:rsidP="00341985">
            <w:pPr>
              <w:jc w:val="right"/>
              <w:rPr>
                <w:rFonts w:ascii="Times" w:hAnsi="Times"/>
                <w:rtl/>
                <w:rPrChange w:id="6507" w:author="Meryl Etman" w:date="2020-03-25T10:10:00Z">
                  <w:rPr>
                    <w:rFonts w:ascii="Times" w:hAnsi="Times"/>
                    <w:rtl/>
                  </w:rPr>
                </w:rPrChange>
              </w:rPr>
            </w:pPr>
            <w:r w:rsidRPr="000748C0">
              <w:rPr>
                <w:rFonts w:ascii="Times" w:hAnsi="Times" w:hint="cs"/>
                <w:rtl/>
                <w:rPrChange w:id="6508" w:author="Meryl Etman" w:date="2020-03-25T10:10:00Z">
                  <w:rPr>
                    <w:rFonts w:ascii="Times" w:hAnsi="Times" w:hint="cs"/>
                    <w:rtl/>
                  </w:rPr>
                </w:rPrChange>
              </w:rPr>
              <w:t>בדיקת חוזק בטון טרי המשמש ליציקת הכלונסאות (1/3 מכמות הבטון המפוזר או לפי דרישת היועץ)</w:t>
            </w:r>
          </w:p>
        </w:tc>
        <w:tc>
          <w:tcPr>
            <w:tcW w:w="1406" w:type="dxa"/>
            <w:shd w:val="clear" w:color="auto" w:fill="auto"/>
          </w:tcPr>
          <w:p w14:paraId="67F2F07B" w14:textId="77777777" w:rsidR="00EB5A81" w:rsidRPr="000748C0" w:rsidRDefault="00EB5A81" w:rsidP="00341985">
            <w:pPr>
              <w:jc w:val="right"/>
              <w:rPr>
                <w:rFonts w:ascii="Times" w:hAnsi="Times"/>
                <w:rtl/>
                <w:rPrChange w:id="6509" w:author="Meryl Etman" w:date="2020-03-25T10:10:00Z">
                  <w:rPr>
                    <w:rFonts w:ascii="Times" w:hAnsi="Times"/>
                    <w:rtl/>
                  </w:rPr>
                </w:rPrChange>
              </w:rPr>
            </w:pPr>
            <w:r w:rsidRPr="000748C0">
              <w:rPr>
                <w:rFonts w:ascii="Times" w:hAnsi="Times" w:hint="cs"/>
                <w:rtl/>
                <w:rPrChange w:id="6510" w:author="Meryl Etman" w:date="2020-03-25T10:10:00Z">
                  <w:rPr>
                    <w:rFonts w:ascii="Times" w:hAnsi="Times" w:hint="cs"/>
                    <w:rtl/>
                  </w:rPr>
                </w:rPrChange>
              </w:rPr>
              <w:t>מת"י</w:t>
            </w:r>
          </w:p>
        </w:tc>
        <w:tc>
          <w:tcPr>
            <w:tcW w:w="1370" w:type="dxa"/>
            <w:shd w:val="clear" w:color="auto" w:fill="auto"/>
          </w:tcPr>
          <w:p w14:paraId="6E007E37" w14:textId="77777777" w:rsidR="00EB5A81" w:rsidRPr="000748C0" w:rsidRDefault="00EB5A81" w:rsidP="00341985">
            <w:pPr>
              <w:jc w:val="right"/>
              <w:rPr>
                <w:rFonts w:ascii="Times" w:hAnsi="Times"/>
                <w:rtl/>
                <w:rPrChange w:id="6511" w:author="Meryl Etman" w:date="2020-03-25T10:10:00Z">
                  <w:rPr>
                    <w:rFonts w:ascii="Times" w:hAnsi="Times"/>
                    <w:rtl/>
                  </w:rPr>
                </w:rPrChange>
              </w:rPr>
            </w:pPr>
          </w:p>
        </w:tc>
        <w:tc>
          <w:tcPr>
            <w:tcW w:w="1905" w:type="dxa"/>
            <w:shd w:val="clear" w:color="auto" w:fill="auto"/>
          </w:tcPr>
          <w:p w14:paraId="23F6F486" w14:textId="77777777" w:rsidR="00EB5A81" w:rsidRPr="000748C0" w:rsidRDefault="00EB5A81" w:rsidP="00341985">
            <w:pPr>
              <w:jc w:val="right"/>
              <w:rPr>
                <w:rFonts w:ascii="Times" w:hAnsi="Times"/>
                <w:rtl/>
                <w:rPrChange w:id="6512" w:author="Meryl Etman" w:date="2020-03-25T10:10:00Z">
                  <w:rPr>
                    <w:rFonts w:ascii="Times" w:hAnsi="Times"/>
                    <w:rtl/>
                  </w:rPr>
                </w:rPrChange>
              </w:rPr>
            </w:pPr>
          </w:p>
        </w:tc>
      </w:tr>
      <w:tr w:rsidR="00EB5A81" w:rsidRPr="000748C0" w14:paraId="599E1BBF" w14:textId="77777777" w:rsidTr="00341985">
        <w:tc>
          <w:tcPr>
            <w:tcW w:w="615" w:type="dxa"/>
            <w:shd w:val="clear" w:color="auto" w:fill="auto"/>
          </w:tcPr>
          <w:p w14:paraId="7377D55E" w14:textId="77777777" w:rsidR="00EB5A81" w:rsidRPr="000748C0" w:rsidRDefault="00EB5A81" w:rsidP="00341985">
            <w:pPr>
              <w:jc w:val="right"/>
              <w:rPr>
                <w:rFonts w:ascii="Times" w:hAnsi="Times"/>
                <w:rtl/>
                <w:rPrChange w:id="6513" w:author="Meryl Etman" w:date="2020-03-25T10:10:00Z">
                  <w:rPr>
                    <w:rFonts w:ascii="Times" w:hAnsi="Times"/>
                    <w:rtl/>
                  </w:rPr>
                </w:rPrChange>
              </w:rPr>
            </w:pPr>
            <w:r w:rsidRPr="000748C0">
              <w:rPr>
                <w:rFonts w:ascii="Times" w:hAnsi="Times"/>
                <w:rPrChange w:id="6514" w:author="Meryl Etman" w:date="2020-03-25T10:10:00Z">
                  <w:rPr>
                    <w:rFonts w:ascii="Times" w:hAnsi="Times"/>
                  </w:rPr>
                </w:rPrChange>
              </w:rPr>
              <w:t>3</w:t>
            </w:r>
          </w:p>
        </w:tc>
        <w:tc>
          <w:tcPr>
            <w:tcW w:w="1269" w:type="dxa"/>
            <w:shd w:val="clear" w:color="auto" w:fill="auto"/>
          </w:tcPr>
          <w:p w14:paraId="574161EC" w14:textId="77777777" w:rsidR="00EB5A81" w:rsidRPr="000748C0" w:rsidRDefault="00EB5A81" w:rsidP="00341985">
            <w:pPr>
              <w:jc w:val="right"/>
              <w:rPr>
                <w:rFonts w:ascii="Times" w:hAnsi="Times"/>
                <w:rPrChange w:id="6515" w:author="Meryl Etman" w:date="2020-03-25T10:10:00Z">
                  <w:rPr>
                    <w:rFonts w:ascii="Times" w:hAnsi="Times"/>
                  </w:rPr>
                </w:rPrChange>
              </w:rPr>
            </w:pPr>
          </w:p>
        </w:tc>
        <w:tc>
          <w:tcPr>
            <w:tcW w:w="2813" w:type="dxa"/>
            <w:shd w:val="clear" w:color="auto" w:fill="auto"/>
          </w:tcPr>
          <w:p w14:paraId="02566E6F" w14:textId="77777777" w:rsidR="00EB5A81" w:rsidRPr="000748C0" w:rsidRDefault="00EB5A81" w:rsidP="00341985">
            <w:pPr>
              <w:jc w:val="right"/>
              <w:rPr>
                <w:rFonts w:ascii="Times" w:hAnsi="Times"/>
                <w:rtl/>
                <w:rPrChange w:id="6516" w:author="Meryl Etman" w:date="2020-03-25T10:10:00Z">
                  <w:rPr>
                    <w:rFonts w:ascii="Times" w:hAnsi="Times"/>
                    <w:rtl/>
                  </w:rPr>
                </w:rPrChange>
              </w:rPr>
            </w:pPr>
            <w:r w:rsidRPr="000748C0">
              <w:rPr>
                <w:rFonts w:ascii="Times" w:hAnsi="Times" w:hint="cs"/>
                <w:rtl/>
                <w:rPrChange w:id="6517" w:author="Meryl Etman" w:date="2020-03-25T10:10:00Z">
                  <w:rPr>
                    <w:rFonts w:ascii="Times" w:hAnsi="Times" w:hint="cs"/>
                    <w:rtl/>
                  </w:rPr>
                </w:rPrChange>
              </w:rPr>
              <w:t>בדיקה סונית</w:t>
            </w:r>
          </w:p>
        </w:tc>
        <w:tc>
          <w:tcPr>
            <w:tcW w:w="1406" w:type="dxa"/>
            <w:shd w:val="clear" w:color="auto" w:fill="auto"/>
          </w:tcPr>
          <w:p w14:paraId="48D747AE" w14:textId="77777777" w:rsidR="00EB5A81" w:rsidRPr="000748C0" w:rsidRDefault="00EB5A81" w:rsidP="00341985">
            <w:pPr>
              <w:jc w:val="right"/>
              <w:rPr>
                <w:rFonts w:ascii="Times" w:hAnsi="Times"/>
                <w:rtl/>
                <w:rPrChange w:id="6518" w:author="Meryl Etman" w:date="2020-03-25T10:10:00Z">
                  <w:rPr>
                    <w:rFonts w:ascii="Times" w:hAnsi="Times"/>
                    <w:rtl/>
                  </w:rPr>
                </w:rPrChange>
              </w:rPr>
            </w:pPr>
            <w:r w:rsidRPr="000748C0">
              <w:rPr>
                <w:rFonts w:ascii="Times" w:hAnsi="Times" w:hint="cs"/>
                <w:rtl/>
                <w:rPrChange w:id="6519" w:author="Meryl Etman" w:date="2020-03-25T10:10:00Z">
                  <w:rPr>
                    <w:rFonts w:ascii="Times" w:hAnsi="Times" w:hint="cs"/>
                    <w:rtl/>
                  </w:rPr>
                </w:rPrChange>
              </w:rPr>
              <w:t>מת"י</w:t>
            </w:r>
          </w:p>
        </w:tc>
        <w:tc>
          <w:tcPr>
            <w:tcW w:w="1370" w:type="dxa"/>
            <w:shd w:val="clear" w:color="auto" w:fill="auto"/>
          </w:tcPr>
          <w:p w14:paraId="05E5B043" w14:textId="77777777" w:rsidR="00EB5A81" w:rsidRPr="000748C0" w:rsidRDefault="00EB5A81" w:rsidP="00341985">
            <w:pPr>
              <w:jc w:val="right"/>
              <w:rPr>
                <w:rFonts w:ascii="Times" w:hAnsi="Times"/>
                <w:rtl/>
                <w:rPrChange w:id="6520" w:author="Meryl Etman" w:date="2020-03-25T10:10:00Z">
                  <w:rPr>
                    <w:rFonts w:ascii="Times" w:hAnsi="Times"/>
                    <w:rtl/>
                  </w:rPr>
                </w:rPrChange>
              </w:rPr>
            </w:pPr>
          </w:p>
        </w:tc>
        <w:tc>
          <w:tcPr>
            <w:tcW w:w="1905" w:type="dxa"/>
            <w:shd w:val="clear" w:color="auto" w:fill="auto"/>
          </w:tcPr>
          <w:p w14:paraId="57A7C0D9" w14:textId="77777777" w:rsidR="00EB5A81" w:rsidRPr="000748C0" w:rsidRDefault="00EB5A81" w:rsidP="00341985">
            <w:pPr>
              <w:jc w:val="right"/>
              <w:rPr>
                <w:rFonts w:ascii="Times" w:hAnsi="Times"/>
                <w:rtl/>
                <w:rPrChange w:id="6521" w:author="Meryl Etman" w:date="2020-03-25T10:10:00Z">
                  <w:rPr>
                    <w:rFonts w:ascii="Times" w:hAnsi="Times"/>
                    <w:rtl/>
                  </w:rPr>
                </w:rPrChange>
              </w:rPr>
            </w:pPr>
          </w:p>
        </w:tc>
      </w:tr>
      <w:tr w:rsidR="00EB5A81" w:rsidRPr="000748C0" w14:paraId="71FC6DA9" w14:textId="77777777" w:rsidTr="00341985">
        <w:tc>
          <w:tcPr>
            <w:tcW w:w="615" w:type="dxa"/>
            <w:shd w:val="clear" w:color="auto" w:fill="auto"/>
          </w:tcPr>
          <w:p w14:paraId="219B6334" w14:textId="77777777" w:rsidR="00EB5A81" w:rsidRPr="000748C0" w:rsidRDefault="00EB5A81" w:rsidP="00341985">
            <w:pPr>
              <w:jc w:val="right"/>
              <w:rPr>
                <w:rFonts w:ascii="Times" w:hAnsi="Times"/>
                <w:rtl/>
                <w:rPrChange w:id="6522" w:author="Meryl Etman" w:date="2020-03-25T10:10:00Z">
                  <w:rPr>
                    <w:rFonts w:ascii="Times" w:hAnsi="Times"/>
                    <w:rtl/>
                  </w:rPr>
                </w:rPrChange>
              </w:rPr>
            </w:pPr>
            <w:r w:rsidRPr="000748C0">
              <w:rPr>
                <w:rFonts w:ascii="Times" w:hAnsi="Times"/>
                <w:rPrChange w:id="6523" w:author="Meryl Etman" w:date="2020-03-25T10:10:00Z">
                  <w:rPr>
                    <w:rFonts w:ascii="Times" w:hAnsi="Times"/>
                  </w:rPr>
                </w:rPrChange>
              </w:rPr>
              <w:t>4</w:t>
            </w:r>
          </w:p>
        </w:tc>
        <w:tc>
          <w:tcPr>
            <w:tcW w:w="1269" w:type="dxa"/>
            <w:shd w:val="clear" w:color="auto" w:fill="auto"/>
          </w:tcPr>
          <w:p w14:paraId="61397C2F" w14:textId="77777777" w:rsidR="00EB5A81" w:rsidRPr="000748C0" w:rsidRDefault="00EB5A81" w:rsidP="00341985">
            <w:pPr>
              <w:jc w:val="right"/>
              <w:rPr>
                <w:rFonts w:ascii="Times" w:hAnsi="Times"/>
                <w:rPrChange w:id="6524" w:author="Meryl Etman" w:date="2020-03-25T10:10:00Z">
                  <w:rPr>
                    <w:rFonts w:ascii="Times" w:hAnsi="Times"/>
                  </w:rPr>
                </w:rPrChange>
              </w:rPr>
            </w:pPr>
          </w:p>
        </w:tc>
        <w:tc>
          <w:tcPr>
            <w:tcW w:w="2813" w:type="dxa"/>
            <w:shd w:val="clear" w:color="auto" w:fill="auto"/>
          </w:tcPr>
          <w:p w14:paraId="755DFD0C" w14:textId="77777777" w:rsidR="00EB5A81" w:rsidRPr="000748C0" w:rsidRDefault="00EB5A81" w:rsidP="00341985">
            <w:pPr>
              <w:jc w:val="right"/>
              <w:rPr>
                <w:rFonts w:ascii="Times" w:hAnsi="Times"/>
                <w:rtl/>
                <w:rPrChange w:id="6525" w:author="Meryl Etman" w:date="2020-03-25T10:10:00Z">
                  <w:rPr>
                    <w:rFonts w:ascii="Times" w:hAnsi="Times"/>
                    <w:rtl/>
                  </w:rPr>
                </w:rPrChange>
              </w:rPr>
            </w:pPr>
            <w:r w:rsidRPr="000748C0">
              <w:rPr>
                <w:rFonts w:ascii="Times" w:hAnsi="Times" w:hint="cs"/>
                <w:rtl/>
                <w:rPrChange w:id="6526" w:author="Meryl Etman" w:date="2020-03-25T10:10:00Z">
                  <w:rPr>
                    <w:rFonts w:ascii="Times" w:hAnsi="Times" w:hint="cs"/>
                    <w:rtl/>
                  </w:rPr>
                </w:rPrChange>
              </w:rPr>
              <w:t>בדיקה אולטרא -סונית</w:t>
            </w:r>
          </w:p>
        </w:tc>
        <w:tc>
          <w:tcPr>
            <w:tcW w:w="1406" w:type="dxa"/>
            <w:shd w:val="clear" w:color="auto" w:fill="auto"/>
          </w:tcPr>
          <w:p w14:paraId="31C1BDBB" w14:textId="77777777" w:rsidR="00EB5A81" w:rsidRPr="000748C0" w:rsidRDefault="00EB5A81" w:rsidP="00341985">
            <w:pPr>
              <w:jc w:val="right"/>
              <w:rPr>
                <w:rFonts w:ascii="Times" w:hAnsi="Times"/>
                <w:rtl/>
                <w:rPrChange w:id="6527" w:author="Meryl Etman" w:date="2020-03-25T10:10:00Z">
                  <w:rPr>
                    <w:rFonts w:ascii="Times" w:hAnsi="Times"/>
                    <w:rtl/>
                  </w:rPr>
                </w:rPrChange>
              </w:rPr>
            </w:pPr>
            <w:r w:rsidRPr="000748C0">
              <w:rPr>
                <w:rFonts w:ascii="Times" w:hAnsi="Times" w:hint="cs"/>
                <w:rtl/>
                <w:rPrChange w:id="6528" w:author="Meryl Etman" w:date="2020-03-25T10:10:00Z">
                  <w:rPr>
                    <w:rFonts w:ascii="Times" w:hAnsi="Times" w:hint="cs"/>
                    <w:rtl/>
                  </w:rPr>
                </w:rPrChange>
              </w:rPr>
              <w:t>מת"י</w:t>
            </w:r>
          </w:p>
        </w:tc>
        <w:tc>
          <w:tcPr>
            <w:tcW w:w="1370" w:type="dxa"/>
            <w:shd w:val="clear" w:color="auto" w:fill="auto"/>
          </w:tcPr>
          <w:p w14:paraId="709878E3" w14:textId="77777777" w:rsidR="00EB5A81" w:rsidRPr="000748C0" w:rsidRDefault="00EB5A81" w:rsidP="00341985">
            <w:pPr>
              <w:jc w:val="right"/>
              <w:rPr>
                <w:rFonts w:ascii="Times" w:hAnsi="Times"/>
                <w:rtl/>
                <w:rPrChange w:id="6529" w:author="Meryl Etman" w:date="2020-03-25T10:10:00Z">
                  <w:rPr>
                    <w:rFonts w:ascii="Times" w:hAnsi="Times"/>
                    <w:rtl/>
                  </w:rPr>
                </w:rPrChange>
              </w:rPr>
            </w:pPr>
          </w:p>
        </w:tc>
        <w:tc>
          <w:tcPr>
            <w:tcW w:w="1905" w:type="dxa"/>
            <w:shd w:val="clear" w:color="auto" w:fill="auto"/>
          </w:tcPr>
          <w:p w14:paraId="24628105" w14:textId="77777777" w:rsidR="00EB5A81" w:rsidRPr="000748C0" w:rsidRDefault="00EB5A81" w:rsidP="00341985">
            <w:pPr>
              <w:jc w:val="right"/>
              <w:rPr>
                <w:rFonts w:ascii="Times" w:hAnsi="Times"/>
                <w:rtl/>
                <w:rPrChange w:id="6530" w:author="Meryl Etman" w:date="2020-03-25T10:10:00Z">
                  <w:rPr>
                    <w:rFonts w:ascii="Times" w:hAnsi="Times"/>
                    <w:rtl/>
                  </w:rPr>
                </w:rPrChange>
              </w:rPr>
            </w:pPr>
          </w:p>
        </w:tc>
      </w:tr>
      <w:tr w:rsidR="00EB5A81" w:rsidRPr="000748C0" w14:paraId="1CE7C340" w14:textId="77777777" w:rsidTr="00341985">
        <w:tc>
          <w:tcPr>
            <w:tcW w:w="615" w:type="dxa"/>
            <w:shd w:val="clear" w:color="auto" w:fill="auto"/>
          </w:tcPr>
          <w:p w14:paraId="7C07EC38" w14:textId="77777777" w:rsidR="00EB5A81" w:rsidRPr="000748C0" w:rsidRDefault="00EB5A81" w:rsidP="00341985">
            <w:pPr>
              <w:jc w:val="right"/>
              <w:rPr>
                <w:rFonts w:ascii="Times" w:hAnsi="Times"/>
                <w:rtl/>
                <w:rPrChange w:id="6531" w:author="Meryl Etman" w:date="2020-03-25T10:10:00Z">
                  <w:rPr>
                    <w:rFonts w:ascii="Times" w:hAnsi="Times"/>
                    <w:rtl/>
                  </w:rPr>
                </w:rPrChange>
              </w:rPr>
            </w:pPr>
            <w:r w:rsidRPr="000748C0">
              <w:rPr>
                <w:rFonts w:ascii="Times" w:hAnsi="Times"/>
                <w:rPrChange w:id="6532" w:author="Meryl Etman" w:date="2020-03-25T10:10:00Z">
                  <w:rPr>
                    <w:rFonts w:ascii="Times" w:hAnsi="Times"/>
                  </w:rPr>
                </w:rPrChange>
              </w:rPr>
              <w:t>5</w:t>
            </w:r>
          </w:p>
        </w:tc>
        <w:tc>
          <w:tcPr>
            <w:tcW w:w="1269" w:type="dxa"/>
            <w:shd w:val="clear" w:color="auto" w:fill="auto"/>
          </w:tcPr>
          <w:p w14:paraId="56FE1C0D" w14:textId="77777777" w:rsidR="00EB5A81" w:rsidRPr="000748C0" w:rsidRDefault="00EB5A81" w:rsidP="00341985">
            <w:pPr>
              <w:jc w:val="right"/>
              <w:rPr>
                <w:rFonts w:ascii="Times" w:hAnsi="Times"/>
                <w:rtl/>
                <w:rPrChange w:id="6533" w:author="Meryl Etman" w:date="2020-03-25T10:10:00Z">
                  <w:rPr>
                    <w:rFonts w:ascii="Times" w:hAnsi="Times"/>
                    <w:rtl/>
                  </w:rPr>
                </w:rPrChange>
              </w:rPr>
            </w:pPr>
            <w:r w:rsidRPr="000748C0">
              <w:rPr>
                <w:rFonts w:ascii="Times" w:hAnsi="Times" w:hint="cs"/>
                <w:rtl/>
                <w:rPrChange w:id="6534" w:author="Meryl Etman" w:date="2020-03-25T10:10:00Z">
                  <w:rPr>
                    <w:rFonts w:ascii="Times" w:hAnsi="Times" w:hint="cs"/>
                    <w:rtl/>
                  </w:rPr>
                </w:rPrChange>
              </w:rPr>
              <w:t>עפר</w:t>
            </w:r>
          </w:p>
        </w:tc>
        <w:tc>
          <w:tcPr>
            <w:tcW w:w="2813" w:type="dxa"/>
            <w:shd w:val="clear" w:color="auto" w:fill="auto"/>
          </w:tcPr>
          <w:p w14:paraId="6D86F45D" w14:textId="77777777" w:rsidR="00EB5A81" w:rsidRPr="000748C0" w:rsidRDefault="00EB5A81" w:rsidP="00341985">
            <w:pPr>
              <w:jc w:val="right"/>
              <w:rPr>
                <w:rFonts w:ascii="Times" w:hAnsi="Times"/>
                <w:rtl/>
                <w:rPrChange w:id="6535" w:author="Meryl Etman" w:date="2020-03-25T10:10:00Z">
                  <w:rPr>
                    <w:rFonts w:ascii="Times" w:hAnsi="Times"/>
                    <w:rtl/>
                  </w:rPr>
                </w:rPrChange>
              </w:rPr>
            </w:pPr>
            <w:r w:rsidRPr="000748C0">
              <w:rPr>
                <w:rFonts w:ascii="Times" w:hAnsi="Times" w:hint="cs"/>
                <w:rtl/>
                <w:rPrChange w:id="6536" w:author="Meryl Etman" w:date="2020-03-25T10:10:00Z">
                  <w:rPr>
                    <w:rFonts w:ascii="Times" w:hAnsi="Times" w:hint="cs"/>
                    <w:rtl/>
                  </w:rPr>
                </w:rPrChange>
              </w:rPr>
              <w:t>הידוק תשתיות</w:t>
            </w:r>
          </w:p>
        </w:tc>
        <w:tc>
          <w:tcPr>
            <w:tcW w:w="1406" w:type="dxa"/>
            <w:shd w:val="clear" w:color="auto" w:fill="auto"/>
          </w:tcPr>
          <w:p w14:paraId="6D598539" w14:textId="77777777" w:rsidR="00EB5A81" w:rsidRPr="000748C0" w:rsidRDefault="00EB5A81" w:rsidP="00341985">
            <w:pPr>
              <w:jc w:val="right"/>
              <w:rPr>
                <w:rFonts w:ascii="Times" w:hAnsi="Times"/>
                <w:rtl/>
                <w:rPrChange w:id="6537" w:author="Meryl Etman" w:date="2020-03-25T10:10:00Z">
                  <w:rPr>
                    <w:rFonts w:ascii="Times" w:hAnsi="Times"/>
                    <w:rtl/>
                  </w:rPr>
                </w:rPrChange>
              </w:rPr>
            </w:pPr>
            <w:r w:rsidRPr="000748C0">
              <w:rPr>
                <w:rFonts w:ascii="Times" w:hAnsi="Times" w:hint="cs"/>
                <w:rtl/>
                <w:rPrChange w:id="6538" w:author="Meryl Etman" w:date="2020-03-25T10:10:00Z">
                  <w:rPr>
                    <w:rFonts w:ascii="Times" w:hAnsi="Times" w:hint="cs"/>
                    <w:rtl/>
                  </w:rPr>
                </w:rPrChange>
              </w:rPr>
              <w:t>מת"י</w:t>
            </w:r>
          </w:p>
        </w:tc>
        <w:tc>
          <w:tcPr>
            <w:tcW w:w="1370" w:type="dxa"/>
            <w:shd w:val="clear" w:color="auto" w:fill="auto"/>
          </w:tcPr>
          <w:p w14:paraId="1E58DC36" w14:textId="77777777" w:rsidR="00EB5A81" w:rsidRPr="000748C0" w:rsidRDefault="00EB5A81" w:rsidP="00341985">
            <w:pPr>
              <w:jc w:val="right"/>
              <w:rPr>
                <w:rFonts w:ascii="Times" w:hAnsi="Times"/>
                <w:rtl/>
                <w:rPrChange w:id="6539" w:author="Meryl Etman" w:date="2020-03-25T10:10:00Z">
                  <w:rPr>
                    <w:rFonts w:ascii="Times" w:hAnsi="Times"/>
                    <w:rtl/>
                  </w:rPr>
                </w:rPrChange>
              </w:rPr>
            </w:pPr>
          </w:p>
        </w:tc>
        <w:tc>
          <w:tcPr>
            <w:tcW w:w="1905" w:type="dxa"/>
            <w:shd w:val="clear" w:color="auto" w:fill="auto"/>
          </w:tcPr>
          <w:p w14:paraId="5204CAE0" w14:textId="77777777" w:rsidR="00EB5A81" w:rsidRPr="000748C0" w:rsidRDefault="00EB5A81" w:rsidP="00341985">
            <w:pPr>
              <w:jc w:val="right"/>
              <w:rPr>
                <w:rFonts w:ascii="Times" w:hAnsi="Times"/>
                <w:rtl/>
                <w:rPrChange w:id="6540" w:author="Meryl Etman" w:date="2020-03-25T10:10:00Z">
                  <w:rPr>
                    <w:rFonts w:ascii="Times" w:hAnsi="Times"/>
                    <w:rtl/>
                  </w:rPr>
                </w:rPrChange>
              </w:rPr>
            </w:pPr>
          </w:p>
        </w:tc>
      </w:tr>
      <w:tr w:rsidR="00EB5A81" w:rsidRPr="000748C0" w14:paraId="22E1FF7B" w14:textId="77777777" w:rsidTr="00341985">
        <w:tc>
          <w:tcPr>
            <w:tcW w:w="615" w:type="dxa"/>
            <w:shd w:val="clear" w:color="auto" w:fill="auto"/>
          </w:tcPr>
          <w:p w14:paraId="023A39DB" w14:textId="77777777" w:rsidR="00EB5A81" w:rsidRPr="000748C0" w:rsidRDefault="00EB5A81" w:rsidP="00341985">
            <w:pPr>
              <w:jc w:val="right"/>
              <w:rPr>
                <w:rFonts w:ascii="Times" w:hAnsi="Times"/>
                <w:rtl/>
                <w:rPrChange w:id="6541" w:author="Meryl Etman" w:date="2020-03-25T10:10:00Z">
                  <w:rPr>
                    <w:rFonts w:ascii="Times" w:hAnsi="Times"/>
                    <w:rtl/>
                  </w:rPr>
                </w:rPrChange>
              </w:rPr>
            </w:pPr>
            <w:r w:rsidRPr="000748C0">
              <w:rPr>
                <w:rFonts w:ascii="Times" w:hAnsi="Times"/>
                <w:rPrChange w:id="6542" w:author="Meryl Etman" w:date="2020-03-25T10:10:00Z">
                  <w:rPr>
                    <w:rFonts w:ascii="Times" w:hAnsi="Times"/>
                  </w:rPr>
                </w:rPrChange>
              </w:rPr>
              <w:t>6</w:t>
            </w:r>
          </w:p>
        </w:tc>
        <w:tc>
          <w:tcPr>
            <w:tcW w:w="1269" w:type="dxa"/>
            <w:shd w:val="clear" w:color="auto" w:fill="auto"/>
          </w:tcPr>
          <w:p w14:paraId="0ECA449A" w14:textId="77777777" w:rsidR="00EB5A81" w:rsidRPr="000748C0" w:rsidRDefault="00EB5A81" w:rsidP="00341985">
            <w:pPr>
              <w:jc w:val="right"/>
              <w:rPr>
                <w:rFonts w:ascii="Times" w:hAnsi="Times"/>
                <w:rPrChange w:id="6543" w:author="Meryl Etman" w:date="2020-03-25T10:10:00Z">
                  <w:rPr>
                    <w:rFonts w:ascii="Times" w:hAnsi="Times"/>
                  </w:rPr>
                </w:rPrChange>
              </w:rPr>
            </w:pPr>
          </w:p>
        </w:tc>
        <w:tc>
          <w:tcPr>
            <w:tcW w:w="2813" w:type="dxa"/>
            <w:shd w:val="clear" w:color="auto" w:fill="auto"/>
          </w:tcPr>
          <w:p w14:paraId="00B68AB7" w14:textId="77777777" w:rsidR="00EB5A81" w:rsidRPr="000748C0" w:rsidRDefault="00EB5A81" w:rsidP="00341985">
            <w:pPr>
              <w:jc w:val="right"/>
              <w:rPr>
                <w:rFonts w:ascii="Times" w:hAnsi="Times"/>
                <w:rtl/>
                <w:rPrChange w:id="6544" w:author="Meryl Etman" w:date="2020-03-25T10:10:00Z">
                  <w:rPr>
                    <w:rFonts w:ascii="Times" w:hAnsi="Times"/>
                    <w:rtl/>
                  </w:rPr>
                </w:rPrChange>
              </w:rPr>
            </w:pPr>
            <w:r w:rsidRPr="000748C0">
              <w:rPr>
                <w:rFonts w:ascii="Times" w:hAnsi="Times" w:hint="cs"/>
                <w:rtl/>
                <w:rPrChange w:id="6545" w:author="Meryl Etman" w:date="2020-03-25T10:10:00Z">
                  <w:rPr>
                    <w:rFonts w:ascii="Times" w:hAnsi="Times" w:hint="cs"/>
                    <w:rtl/>
                  </w:rPr>
                </w:rPrChange>
              </w:rPr>
              <w:t>בדיקת 100 אחוז לחומר מילוי</w:t>
            </w:r>
          </w:p>
        </w:tc>
        <w:tc>
          <w:tcPr>
            <w:tcW w:w="1406" w:type="dxa"/>
            <w:shd w:val="clear" w:color="auto" w:fill="auto"/>
          </w:tcPr>
          <w:p w14:paraId="75F42C86" w14:textId="77777777" w:rsidR="00EB5A81" w:rsidRPr="000748C0" w:rsidRDefault="00EB5A81" w:rsidP="00341985">
            <w:pPr>
              <w:jc w:val="right"/>
              <w:rPr>
                <w:rFonts w:ascii="Times" w:hAnsi="Times"/>
                <w:rtl/>
                <w:rPrChange w:id="6546" w:author="Meryl Etman" w:date="2020-03-25T10:10:00Z">
                  <w:rPr>
                    <w:rFonts w:ascii="Times" w:hAnsi="Times"/>
                    <w:rtl/>
                  </w:rPr>
                </w:rPrChange>
              </w:rPr>
            </w:pPr>
            <w:r w:rsidRPr="000748C0">
              <w:rPr>
                <w:rFonts w:ascii="Times" w:hAnsi="Times" w:hint="cs"/>
                <w:rtl/>
                <w:rPrChange w:id="6547" w:author="Meryl Etman" w:date="2020-03-25T10:10:00Z">
                  <w:rPr>
                    <w:rFonts w:ascii="Times" w:hAnsi="Times" w:hint="cs"/>
                    <w:rtl/>
                  </w:rPr>
                </w:rPrChange>
              </w:rPr>
              <w:t>מת"י</w:t>
            </w:r>
          </w:p>
        </w:tc>
        <w:tc>
          <w:tcPr>
            <w:tcW w:w="1370" w:type="dxa"/>
            <w:shd w:val="clear" w:color="auto" w:fill="auto"/>
          </w:tcPr>
          <w:p w14:paraId="335D0AAA" w14:textId="77777777" w:rsidR="00EB5A81" w:rsidRPr="000748C0" w:rsidRDefault="00EB5A81" w:rsidP="00341985">
            <w:pPr>
              <w:jc w:val="right"/>
              <w:rPr>
                <w:rFonts w:ascii="Times" w:hAnsi="Times"/>
                <w:rtl/>
                <w:rPrChange w:id="6548" w:author="Meryl Etman" w:date="2020-03-25T10:10:00Z">
                  <w:rPr>
                    <w:rFonts w:ascii="Times" w:hAnsi="Times"/>
                    <w:rtl/>
                  </w:rPr>
                </w:rPrChange>
              </w:rPr>
            </w:pPr>
          </w:p>
        </w:tc>
        <w:tc>
          <w:tcPr>
            <w:tcW w:w="1905" w:type="dxa"/>
            <w:shd w:val="clear" w:color="auto" w:fill="auto"/>
          </w:tcPr>
          <w:p w14:paraId="136EF60D" w14:textId="77777777" w:rsidR="00EB5A81" w:rsidRPr="000748C0" w:rsidRDefault="00EB5A81" w:rsidP="00341985">
            <w:pPr>
              <w:jc w:val="right"/>
              <w:rPr>
                <w:rFonts w:ascii="Times" w:hAnsi="Times"/>
                <w:rtl/>
                <w:rPrChange w:id="6549" w:author="Meryl Etman" w:date="2020-03-25T10:10:00Z">
                  <w:rPr>
                    <w:rFonts w:ascii="Times" w:hAnsi="Times"/>
                    <w:rtl/>
                  </w:rPr>
                </w:rPrChange>
              </w:rPr>
            </w:pPr>
          </w:p>
        </w:tc>
      </w:tr>
      <w:tr w:rsidR="00EB5A81" w:rsidRPr="000748C0" w14:paraId="416AB46F" w14:textId="77777777" w:rsidTr="00341985">
        <w:tc>
          <w:tcPr>
            <w:tcW w:w="615" w:type="dxa"/>
            <w:shd w:val="clear" w:color="auto" w:fill="auto"/>
          </w:tcPr>
          <w:p w14:paraId="5312D259" w14:textId="77777777" w:rsidR="00EB5A81" w:rsidRPr="000748C0" w:rsidRDefault="00EB5A81" w:rsidP="00341985">
            <w:pPr>
              <w:jc w:val="right"/>
              <w:rPr>
                <w:rFonts w:ascii="Times" w:hAnsi="Times"/>
                <w:rtl/>
                <w:rPrChange w:id="6550" w:author="Meryl Etman" w:date="2020-03-25T10:10:00Z">
                  <w:rPr>
                    <w:rFonts w:ascii="Times" w:hAnsi="Times"/>
                    <w:rtl/>
                  </w:rPr>
                </w:rPrChange>
              </w:rPr>
            </w:pPr>
            <w:r w:rsidRPr="000748C0">
              <w:rPr>
                <w:rFonts w:ascii="Times" w:hAnsi="Times"/>
                <w:rPrChange w:id="6551" w:author="Meryl Etman" w:date="2020-03-25T10:10:00Z">
                  <w:rPr>
                    <w:rFonts w:ascii="Times" w:hAnsi="Times"/>
                  </w:rPr>
                </w:rPrChange>
              </w:rPr>
              <w:t>7</w:t>
            </w:r>
          </w:p>
        </w:tc>
        <w:tc>
          <w:tcPr>
            <w:tcW w:w="1269" w:type="dxa"/>
            <w:shd w:val="clear" w:color="auto" w:fill="auto"/>
          </w:tcPr>
          <w:p w14:paraId="141C70CF" w14:textId="77777777" w:rsidR="00EB5A81" w:rsidRPr="000748C0" w:rsidRDefault="00EB5A81" w:rsidP="00341985">
            <w:pPr>
              <w:jc w:val="right"/>
              <w:rPr>
                <w:rFonts w:ascii="Times" w:hAnsi="Times"/>
                <w:rtl/>
                <w:rPrChange w:id="6552" w:author="Meryl Etman" w:date="2020-03-25T10:10:00Z">
                  <w:rPr>
                    <w:rFonts w:ascii="Times" w:hAnsi="Times"/>
                    <w:rtl/>
                  </w:rPr>
                </w:rPrChange>
              </w:rPr>
            </w:pPr>
          </w:p>
        </w:tc>
        <w:tc>
          <w:tcPr>
            <w:tcW w:w="2813" w:type="dxa"/>
            <w:shd w:val="clear" w:color="auto" w:fill="auto"/>
          </w:tcPr>
          <w:p w14:paraId="22206BD3" w14:textId="77777777" w:rsidR="00EB5A81" w:rsidRPr="000748C0" w:rsidRDefault="00EB5A81" w:rsidP="00341985">
            <w:pPr>
              <w:jc w:val="right"/>
              <w:rPr>
                <w:rFonts w:ascii="Times" w:hAnsi="Times"/>
                <w:rtl/>
                <w:rPrChange w:id="6553" w:author="Meryl Etman" w:date="2020-03-25T10:10:00Z">
                  <w:rPr>
                    <w:rFonts w:ascii="Times" w:hAnsi="Times"/>
                    <w:rtl/>
                  </w:rPr>
                </w:rPrChange>
              </w:rPr>
            </w:pPr>
            <w:r w:rsidRPr="000748C0">
              <w:rPr>
                <w:rFonts w:ascii="Times" w:hAnsi="Times" w:hint="cs"/>
                <w:rtl/>
                <w:rPrChange w:id="6554" w:author="Meryl Etman" w:date="2020-03-25T10:10:00Z">
                  <w:rPr>
                    <w:rFonts w:ascii="Times" w:hAnsi="Times" w:hint="cs"/>
                    <w:rtl/>
                  </w:rPr>
                </w:rPrChange>
              </w:rPr>
              <w:t>בדיקת שכבות המילוי לפי הנחיות מדוח הקרקע</w:t>
            </w:r>
          </w:p>
        </w:tc>
        <w:tc>
          <w:tcPr>
            <w:tcW w:w="1406" w:type="dxa"/>
            <w:shd w:val="clear" w:color="auto" w:fill="auto"/>
          </w:tcPr>
          <w:p w14:paraId="50D54116" w14:textId="77777777" w:rsidR="00EB5A81" w:rsidRPr="000748C0" w:rsidRDefault="00EB5A81" w:rsidP="00341985">
            <w:pPr>
              <w:jc w:val="right"/>
              <w:rPr>
                <w:rFonts w:ascii="Times" w:hAnsi="Times"/>
                <w:rtl/>
                <w:rPrChange w:id="6555" w:author="Meryl Etman" w:date="2020-03-25T10:10:00Z">
                  <w:rPr>
                    <w:rFonts w:ascii="Times" w:hAnsi="Times"/>
                    <w:rtl/>
                  </w:rPr>
                </w:rPrChange>
              </w:rPr>
            </w:pPr>
            <w:r w:rsidRPr="000748C0">
              <w:rPr>
                <w:rFonts w:ascii="Times" w:hAnsi="Times" w:hint="cs"/>
                <w:rtl/>
                <w:rPrChange w:id="6556" w:author="Meryl Etman" w:date="2020-03-25T10:10:00Z">
                  <w:rPr>
                    <w:rFonts w:ascii="Times" w:hAnsi="Times" w:hint="cs"/>
                    <w:rtl/>
                  </w:rPr>
                </w:rPrChange>
              </w:rPr>
              <w:t>מת"י</w:t>
            </w:r>
          </w:p>
        </w:tc>
        <w:tc>
          <w:tcPr>
            <w:tcW w:w="1370" w:type="dxa"/>
            <w:shd w:val="clear" w:color="auto" w:fill="auto"/>
          </w:tcPr>
          <w:p w14:paraId="202ED51E" w14:textId="77777777" w:rsidR="00EB5A81" w:rsidRPr="000748C0" w:rsidRDefault="00EB5A81" w:rsidP="00341985">
            <w:pPr>
              <w:jc w:val="right"/>
              <w:rPr>
                <w:rFonts w:ascii="Times" w:hAnsi="Times"/>
                <w:rtl/>
                <w:rPrChange w:id="6557" w:author="Meryl Etman" w:date="2020-03-25T10:10:00Z">
                  <w:rPr>
                    <w:rFonts w:ascii="Times" w:hAnsi="Times"/>
                    <w:rtl/>
                  </w:rPr>
                </w:rPrChange>
              </w:rPr>
            </w:pPr>
          </w:p>
        </w:tc>
        <w:tc>
          <w:tcPr>
            <w:tcW w:w="1905" w:type="dxa"/>
            <w:shd w:val="clear" w:color="auto" w:fill="auto"/>
          </w:tcPr>
          <w:p w14:paraId="3FB2977F" w14:textId="77777777" w:rsidR="00EB5A81" w:rsidRPr="000748C0" w:rsidRDefault="00EB5A81" w:rsidP="00341985">
            <w:pPr>
              <w:jc w:val="right"/>
              <w:rPr>
                <w:rFonts w:ascii="Times" w:hAnsi="Times"/>
                <w:rtl/>
                <w:rPrChange w:id="6558" w:author="Meryl Etman" w:date="2020-03-25T10:10:00Z">
                  <w:rPr>
                    <w:rFonts w:ascii="Times" w:hAnsi="Times"/>
                    <w:rtl/>
                  </w:rPr>
                </w:rPrChange>
              </w:rPr>
            </w:pPr>
          </w:p>
        </w:tc>
      </w:tr>
      <w:tr w:rsidR="00EB5A81" w:rsidRPr="000748C0" w14:paraId="457A4B20" w14:textId="77777777" w:rsidTr="00341985">
        <w:tc>
          <w:tcPr>
            <w:tcW w:w="615" w:type="dxa"/>
            <w:shd w:val="clear" w:color="auto" w:fill="auto"/>
          </w:tcPr>
          <w:p w14:paraId="3598E33C" w14:textId="77777777" w:rsidR="00EB5A81" w:rsidRPr="000748C0" w:rsidRDefault="00EB5A81" w:rsidP="00341985">
            <w:pPr>
              <w:jc w:val="right"/>
              <w:rPr>
                <w:rFonts w:ascii="Times" w:hAnsi="Times"/>
                <w:rtl/>
                <w:rPrChange w:id="6559" w:author="Meryl Etman" w:date="2020-03-25T10:10:00Z">
                  <w:rPr>
                    <w:rFonts w:ascii="Times" w:hAnsi="Times"/>
                    <w:rtl/>
                  </w:rPr>
                </w:rPrChange>
              </w:rPr>
            </w:pPr>
            <w:r w:rsidRPr="000748C0">
              <w:rPr>
                <w:rFonts w:ascii="Times" w:hAnsi="Times"/>
                <w:rPrChange w:id="6560" w:author="Meryl Etman" w:date="2020-03-25T10:10:00Z">
                  <w:rPr>
                    <w:rFonts w:ascii="Times" w:hAnsi="Times"/>
                  </w:rPr>
                </w:rPrChange>
              </w:rPr>
              <w:t>8</w:t>
            </w:r>
          </w:p>
        </w:tc>
        <w:tc>
          <w:tcPr>
            <w:tcW w:w="1269" w:type="dxa"/>
            <w:shd w:val="clear" w:color="auto" w:fill="auto"/>
          </w:tcPr>
          <w:p w14:paraId="455257A1" w14:textId="77777777" w:rsidR="00EB5A81" w:rsidRPr="000748C0" w:rsidRDefault="00EB5A81" w:rsidP="00341985">
            <w:pPr>
              <w:jc w:val="right"/>
              <w:rPr>
                <w:rFonts w:ascii="Times" w:hAnsi="Times"/>
                <w:rtl/>
                <w:rPrChange w:id="6561" w:author="Meryl Etman" w:date="2020-03-25T10:10:00Z">
                  <w:rPr>
                    <w:rFonts w:ascii="Times" w:hAnsi="Times"/>
                    <w:rtl/>
                  </w:rPr>
                </w:rPrChange>
              </w:rPr>
            </w:pPr>
            <w:r w:rsidRPr="000748C0">
              <w:rPr>
                <w:rFonts w:ascii="Times" w:hAnsi="Times" w:hint="cs"/>
                <w:rtl/>
                <w:rPrChange w:id="6562" w:author="Meryl Etman" w:date="2020-03-25T10:10:00Z">
                  <w:rPr>
                    <w:rFonts w:ascii="Times" w:hAnsi="Times" w:hint="cs"/>
                    <w:rtl/>
                  </w:rPr>
                </w:rPrChange>
              </w:rPr>
              <w:t>שלד</w:t>
            </w:r>
          </w:p>
        </w:tc>
        <w:tc>
          <w:tcPr>
            <w:tcW w:w="2813" w:type="dxa"/>
            <w:shd w:val="clear" w:color="auto" w:fill="auto"/>
          </w:tcPr>
          <w:p w14:paraId="02F8855F" w14:textId="77777777" w:rsidR="00EB5A81" w:rsidRPr="000748C0" w:rsidRDefault="00EB5A81" w:rsidP="00341985">
            <w:pPr>
              <w:jc w:val="right"/>
              <w:rPr>
                <w:rFonts w:ascii="Times" w:hAnsi="Times"/>
                <w:rPrChange w:id="6563" w:author="Meryl Etman" w:date="2020-03-25T10:10:00Z">
                  <w:rPr>
                    <w:rFonts w:ascii="Times" w:hAnsi="Times"/>
                  </w:rPr>
                </w:rPrChange>
              </w:rPr>
            </w:pPr>
            <w:r w:rsidRPr="000748C0">
              <w:rPr>
                <w:rFonts w:ascii="Times" w:hAnsi="Times"/>
                <w:rtl/>
                <w:rPrChange w:id="6564" w:author="Meryl Etman" w:date="2020-03-25T10:10:00Z">
                  <w:rPr>
                    <w:rFonts w:ascii="Times" w:hAnsi="Times"/>
                    <w:rtl/>
                  </w:rPr>
                </w:rPrChange>
              </w:rPr>
              <w:t>בדיקת בטונים בכל הממדים והקומות לפי הנדרש</w:t>
            </w:r>
            <w:r w:rsidRPr="000748C0">
              <w:rPr>
                <w:rFonts w:ascii="Times" w:hAnsi="Times"/>
                <w:rPrChange w:id="6565" w:author="Meryl Etman" w:date="2020-03-25T10:10:00Z">
                  <w:rPr>
                    <w:rFonts w:ascii="Times" w:hAnsi="Times"/>
                  </w:rPr>
                </w:rPrChange>
              </w:rPr>
              <w:t xml:space="preserve"> </w:t>
            </w:r>
          </w:p>
        </w:tc>
        <w:tc>
          <w:tcPr>
            <w:tcW w:w="1406" w:type="dxa"/>
            <w:shd w:val="clear" w:color="auto" w:fill="auto"/>
          </w:tcPr>
          <w:p w14:paraId="132144BD" w14:textId="77777777" w:rsidR="00EB5A81" w:rsidRPr="000748C0" w:rsidRDefault="00EB5A81" w:rsidP="00341985">
            <w:pPr>
              <w:jc w:val="right"/>
              <w:rPr>
                <w:rFonts w:ascii="Times" w:hAnsi="Times"/>
                <w:rtl/>
                <w:rPrChange w:id="6566" w:author="Meryl Etman" w:date="2020-03-25T10:10:00Z">
                  <w:rPr>
                    <w:rFonts w:ascii="Times" w:hAnsi="Times"/>
                    <w:rtl/>
                  </w:rPr>
                </w:rPrChange>
              </w:rPr>
            </w:pPr>
            <w:r w:rsidRPr="000748C0">
              <w:rPr>
                <w:rFonts w:ascii="Times" w:hAnsi="Times"/>
                <w:rtl/>
                <w:rPrChange w:id="6567" w:author="Meryl Etman" w:date="2020-03-25T10:10:00Z">
                  <w:rPr>
                    <w:rFonts w:ascii="Times" w:hAnsi="Times"/>
                    <w:rtl/>
                  </w:rPr>
                </w:rPrChange>
              </w:rPr>
              <w:t>מת"י</w:t>
            </w:r>
          </w:p>
        </w:tc>
        <w:tc>
          <w:tcPr>
            <w:tcW w:w="1370" w:type="dxa"/>
            <w:shd w:val="clear" w:color="auto" w:fill="auto"/>
          </w:tcPr>
          <w:p w14:paraId="7E56B51D" w14:textId="77777777" w:rsidR="00EB5A81" w:rsidRPr="000748C0" w:rsidRDefault="00EB5A81" w:rsidP="00341985">
            <w:pPr>
              <w:jc w:val="right"/>
              <w:rPr>
                <w:rFonts w:ascii="Times" w:hAnsi="Times"/>
                <w:rtl/>
                <w:rPrChange w:id="6568" w:author="Meryl Etman" w:date="2020-03-25T10:10:00Z">
                  <w:rPr>
                    <w:rFonts w:ascii="Times" w:hAnsi="Times"/>
                    <w:rtl/>
                  </w:rPr>
                </w:rPrChange>
              </w:rPr>
            </w:pPr>
          </w:p>
        </w:tc>
        <w:tc>
          <w:tcPr>
            <w:tcW w:w="1905" w:type="dxa"/>
            <w:shd w:val="clear" w:color="auto" w:fill="auto"/>
          </w:tcPr>
          <w:p w14:paraId="5F6F220E" w14:textId="77777777" w:rsidR="00EB5A81" w:rsidRPr="000748C0" w:rsidRDefault="00EB5A81" w:rsidP="00341985">
            <w:pPr>
              <w:jc w:val="right"/>
              <w:rPr>
                <w:rFonts w:ascii="Times" w:hAnsi="Times"/>
                <w:rtl/>
                <w:rPrChange w:id="6569" w:author="Meryl Etman" w:date="2020-03-25T10:10:00Z">
                  <w:rPr>
                    <w:rFonts w:ascii="Times" w:hAnsi="Times"/>
                    <w:rtl/>
                  </w:rPr>
                </w:rPrChange>
              </w:rPr>
            </w:pPr>
          </w:p>
        </w:tc>
      </w:tr>
      <w:tr w:rsidR="00EB5A81" w:rsidRPr="000748C0" w14:paraId="335E4110" w14:textId="77777777" w:rsidTr="00341985">
        <w:tc>
          <w:tcPr>
            <w:tcW w:w="615" w:type="dxa"/>
            <w:shd w:val="clear" w:color="auto" w:fill="auto"/>
          </w:tcPr>
          <w:p w14:paraId="7FA0F4DF" w14:textId="77777777" w:rsidR="00EB5A81" w:rsidRPr="000748C0" w:rsidRDefault="00EB5A81" w:rsidP="00341985">
            <w:pPr>
              <w:jc w:val="right"/>
              <w:rPr>
                <w:rFonts w:ascii="Times" w:hAnsi="Times"/>
                <w:rtl/>
                <w:rPrChange w:id="6570" w:author="Meryl Etman" w:date="2020-03-25T10:10:00Z">
                  <w:rPr>
                    <w:rFonts w:ascii="Times" w:hAnsi="Times"/>
                    <w:rtl/>
                  </w:rPr>
                </w:rPrChange>
              </w:rPr>
            </w:pPr>
            <w:r w:rsidRPr="000748C0">
              <w:rPr>
                <w:rFonts w:ascii="Times" w:hAnsi="Times"/>
                <w:rPrChange w:id="6571" w:author="Meryl Etman" w:date="2020-03-25T10:10:00Z">
                  <w:rPr>
                    <w:rFonts w:ascii="Times" w:hAnsi="Times"/>
                  </w:rPr>
                </w:rPrChange>
              </w:rPr>
              <w:t>9</w:t>
            </w:r>
          </w:p>
        </w:tc>
        <w:tc>
          <w:tcPr>
            <w:tcW w:w="1269" w:type="dxa"/>
            <w:shd w:val="clear" w:color="auto" w:fill="auto"/>
          </w:tcPr>
          <w:p w14:paraId="5CDEFE94" w14:textId="77777777" w:rsidR="00EB5A81" w:rsidRPr="000748C0" w:rsidRDefault="00EB5A81" w:rsidP="00341985">
            <w:pPr>
              <w:jc w:val="right"/>
              <w:rPr>
                <w:rFonts w:ascii="Times" w:hAnsi="Times"/>
                <w:rtl/>
                <w:rPrChange w:id="6572" w:author="Meryl Etman" w:date="2020-03-25T10:10:00Z">
                  <w:rPr>
                    <w:rFonts w:ascii="Times" w:hAnsi="Times"/>
                    <w:rtl/>
                  </w:rPr>
                </w:rPrChange>
              </w:rPr>
            </w:pPr>
          </w:p>
        </w:tc>
        <w:tc>
          <w:tcPr>
            <w:tcW w:w="2813" w:type="dxa"/>
            <w:shd w:val="clear" w:color="auto" w:fill="auto"/>
          </w:tcPr>
          <w:p w14:paraId="71D95F6F" w14:textId="77777777" w:rsidR="00EB5A81" w:rsidRPr="000748C0" w:rsidRDefault="00EB5A81" w:rsidP="00341985">
            <w:pPr>
              <w:rPr>
                <w:rFonts w:ascii="Times" w:hAnsi="Times"/>
                <w:rPrChange w:id="6573" w:author="Meryl Etman" w:date="2020-03-25T10:10:00Z">
                  <w:rPr>
                    <w:rFonts w:ascii="Times" w:hAnsi="Times"/>
                  </w:rPr>
                </w:rPrChange>
              </w:rPr>
            </w:pPr>
            <w:r w:rsidRPr="000748C0">
              <w:rPr>
                <w:rFonts w:ascii="Times" w:hAnsi="Times"/>
                <w:rtl/>
                <w:rPrChange w:id="6574" w:author="Meryl Etman" w:date="2020-03-25T10:10:00Z">
                  <w:rPr>
                    <w:rFonts w:ascii="Times" w:hAnsi="Times"/>
                    <w:rtl/>
                  </w:rPr>
                </w:rPrChange>
              </w:rPr>
              <w:t>בדיקת שליפת אבן</w:t>
            </w:r>
          </w:p>
        </w:tc>
        <w:tc>
          <w:tcPr>
            <w:tcW w:w="1406" w:type="dxa"/>
            <w:shd w:val="clear" w:color="auto" w:fill="auto"/>
          </w:tcPr>
          <w:p w14:paraId="3B2F2634" w14:textId="77777777" w:rsidR="00EB5A81" w:rsidRPr="000748C0" w:rsidRDefault="00EB5A81" w:rsidP="00341985">
            <w:pPr>
              <w:jc w:val="right"/>
              <w:rPr>
                <w:rFonts w:ascii="Times" w:hAnsi="Times"/>
                <w:rtl/>
                <w:rPrChange w:id="6575" w:author="Meryl Etman" w:date="2020-03-25T10:10:00Z">
                  <w:rPr>
                    <w:rFonts w:ascii="Times" w:hAnsi="Times"/>
                    <w:rtl/>
                  </w:rPr>
                </w:rPrChange>
              </w:rPr>
            </w:pPr>
            <w:r w:rsidRPr="000748C0">
              <w:rPr>
                <w:rFonts w:ascii="Times" w:hAnsi="Times"/>
                <w:rtl/>
                <w:rPrChange w:id="6576" w:author="Meryl Etman" w:date="2020-03-25T10:10:00Z">
                  <w:rPr>
                    <w:rFonts w:ascii="Times" w:hAnsi="Times"/>
                    <w:rtl/>
                  </w:rPr>
                </w:rPrChange>
              </w:rPr>
              <w:t>מת"י</w:t>
            </w:r>
          </w:p>
        </w:tc>
        <w:tc>
          <w:tcPr>
            <w:tcW w:w="1370" w:type="dxa"/>
            <w:shd w:val="clear" w:color="auto" w:fill="auto"/>
          </w:tcPr>
          <w:p w14:paraId="1AD95C8E" w14:textId="77777777" w:rsidR="00EB5A81" w:rsidRPr="000748C0" w:rsidRDefault="00EB5A81" w:rsidP="00341985">
            <w:pPr>
              <w:jc w:val="right"/>
              <w:rPr>
                <w:rFonts w:ascii="Times" w:hAnsi="Times"/>
                <w:rtl/>
                <w:rPrChange w:id="6577" w:author="Meryl Etman" w:date="2020-03-25T10:10:00Z">
                  <w:rPr>
                    <w:rFonts w:ascii="Times" w:hAnsi="Times"/>
                    <w:rtl/>
                  </w:rPr>
                </w:rPrChange>
              </w:rPr>
            </w:pPr>
          </w:p>
        </w:tc>
        <w:tc>
          <w:tcPr>
            <w:tcW w:w="1905" w:type="dxa"/>
            <w:shd w:val="clear" w:color="auto" w:fill="auto"/>
          </w:tcPr>
          <w:p w14:paraId="1FC067E3" w14:textId="77777777" w:rsidR="00EB5A81" w:rsidRPr="000748C0" w:rsidRDefault="00EB5A81" w:rsidP="00341985">
            <w:pPr>
              <w:jc w:val="right"/>
              <w:rPr>
                <w:rFonts w:ascii="Times" w:hAnsi="Times"/>
                <w:rtl/>
                <w:rPrChange w:id="6578" w:author="Meryl Etman" w:date="2020-03-25T10:10:00Z">
                  <w:rPr>
                    <w:rFonts w:ascii="Times" w:hAnsi="Times"/>
                    <w:rtl/>
                  </w:rPr>
                </w:rPrChange>
              </w:rPr>
            </w:pPr>
          </w:p>
        </w:tc>
      </w:tr>
      <w:tr w:rsidR="00EB5A81" w:rsidRPr="000748C0" w14:paraId="0D8EF544" w14:textId="77777777" w:rsidTr="00341985">
        <w:tc>
          <w:tcPr>
            <w:tcW w:w="615" w:type="dxa"/>
            <w:shd w:val="clear" w:color="auto" w:fill="auto"/>
          </w:tcPr>
          <w:p w14:paraId="41F2D53C" w14:textId="77777777" w:rsidR="00EB5A81" w:rsidRPr="000748C0" w:rsidRDefault="00EB5A81" w:rsidP="00341985">
            <w:pPr>
              <w:jc w:val="right"/>
              <w:rPr>
                <w:rFonts w:ascii="Times" w:hAnsi="Times"/>
                <w:rtl/>
                <w:rPrChange w:id="6579" w:author="Meryl Etman" w:date="2020-03-25T10:10:00Z">
                  <w:rPr>
                    <w:rFonts w:ascii="Times" w:hAnsi="Times"/>
                    <w:rtl/>
                  </w:rPr>
                </w:rPrChange>
              </w:rPr>
            </w:pPr>
            <w:r w:rsidRPr="000748C0">
              <w:rPr>
                <w:rFonts w:ascii="Times" w:hAnsi="Times"/>
                <w:rPrChange w:id="6580" w:author="Meryl Etman" w:date="2020-03-25T10:10:00Z">
                  <w:rPr>
                    <w:rFonts w:ascii="Times" w:hAnsi="Times"/>
                  </w:rPr>
                </w:rPrChange>
              </w:rPr>
              <w:t>10</w:t>
            </w:r>
          </w:p>
        </w:tc>
        <w:tc>
          <w:tcPr>
            <w:tcW w:w="1269" w:type="dxa"/>
            <w:shd w:val="clear" w:color="auto" w:fill="auto"/>
          </w:tcPr>
          <w:p w14:paraId="1BEB3125" w14:textId="77777777" w:rsidR="00EB5A81" w:rsidRPr="000748C0" w:rsidRDefault="00EB5A81" w:rsidP="00341985">
            <w:pPr>
              <w:jc w:val="right"/>
              <w:rPr>
                <w:rFonts w:ascii="Times" w:hAnsi="Times"/>
                <w:rtl/>
                <w:rPrChange w:id="6581" w:author="Meryl Etman" w:date="2020-03-25T10:10:00Z">
                  <w:rPr>
                    <w:rFonts w:ascii="Times" w:hAnsi="Times"/>
                    <w:rtl/>
                  </w:rPr>
                </w:rPrChange>
              </w:rPr>
            </w:pPr>
          </w:p>
        </w:tc>
        <w:tc>
          <w:tcPr>
            <w:tcW w:w="2813" w:type="dxa"/>
            <w:shd w:val="clear" w:color="auto" w:fill="auto"/>
          </w:tcPr>
          <w:p w14:paraId="28C923D2" w14:textId="77777777" w:rsidR="00EB5A81" w:rsidRPr="000748C0" w:rsidRDefault="00EB5A81" w:rsidP="00341985">
            <w:pPr>
              <w:jc w:val="right"/>
              <w:rPr>
                <w:rFonts w:ascii="Times" w:hAnsi="Times"/>
                <w:rtl/>
                <w:rPrChange w:id="6582" w:author="Meryl Etman" w:date="2020-03-25T10:10:00Z">
                  <w:rPr>
                    <w:rFonts w:ascii="Times" w:hAnsi="Times"/>
                    <w:rtl/>
                  </w:rPr>
                </w:rPrChange>
              </w:rPr>
            </w:pPr>
            <w:r w:rsidRPr="000748C0">
              <w:rPr>
                <w:rFonts w:ascii="Times" w:hAnsi="Times"/>
                <w:rtl/>
                <w:rPrChange w:id="6583" w:author="Meryl Etman" w:date="2020-03-25T10:10:00Z">
                  <w:rPr>
                    <w:rFonts w:ascii="Times" w:hAnsi="Times"/>
                    <w:rtl/>
                  </w:rPr>
                </w:rPrChange>
              </w:rPr>
              <w:t>ריכוז בטונים לכל המבנה  - תעודות</w:t>
            </w:r>
          </w:p>
        </w:tc>
        <w:tc>
          <w:tcPr>
            <w:tcW w:w="1406" w:type="dxa"/>
            <w:shd w:val="clear" w:color="auto" w:fill="auto"/>
          </w:tcPr>
          <w:p w14:paraId="476FFECA" w14:textId="77777777" w:rsidR="00EB5A81" w:rsidRPr="000748C0" w:rsidRDefault="00EB5A81" w:rsidP="00341985">
            <w:pPr>
              <w:jc w:val="right"/>
              <w:rPr>
                <w:rFonts w:ascii="Times" w:hAnsi="Times"/>
                <w:rtl/>
                <w:rPrChange w:id="6584" w:author="Meryl Etman" w:date="2020-03-25T10:10:00Z">
                  <w:rPr>
                    <w:rFonts w:ascii="Times" w:hAnsi="Times"/>
                    <w:rtl/>
                  </w:rPr>
                </w:rPrChange>
              </w:rPr>
            </w:pPr>
            <w:r w:rsidRPr="000748C0">
              <w:rPr>
                <w:rFonts w:ascii="Times" w:hAnsi="Times"/>
                <w:rtl/>
                <w:rPrChange w:id="6585" w:author="Meryl Etman" w:date="2020-03-25T10:10:00Z">
                  <w:rPr>
                    <w:rFonts w:ascii="Times" w:hAnsi="Times"/>
                    <w:rtl/>
                  </w:rPr>
                </w:rPrChange>
              </w:rPr>
              <w:t>מת"י</w:t>
            </w:r>
          </w:p>
        </w:tc>
        <w:tc>
          <w:tcPr>
            <w:tcW w:w="1370" w:type="dxa"/>
            <w:shd w:val="clear" w:color="auto" w:fill="auto"/>
          </w:tcPr>
          <w:p w14:paraId="2E8E5A82" w14:textId="77777777" w:rsidR="00EB5A81" w:rsidRPr="000748C0" w:rsidRDefault="00EB5A81" w:rsidP="00341985">
            <w:pPr>
              <w:jc w:val="right"/>
              <w:rPr>
                <w:rFonts w:ascii="Times" w:hAnsi="Times"/>
                <w:rtl/>
                <w:rPrChange w:id="6586" w:author="Meryl Etman" w:date="2020-03-25T10:10:00Z">
                  <w:rPr>
                    <w:rFonts w:ascii="Times" w:hAnsi="Times"/>
                    <w:rtl/>
                  </w:rPr>
                </w:rPrChange>
              </w:rPr>
            </w:pPr>
          </w:p>
        </w:tc>
        <w:tc>
          <w:tcPr>
            <w:tcW w:w="1905" w:type="dxa"/>
            <w:shd w:val="clear" w:color="auto" w:fill="auto"/>
          </w:tcPr>
          <w:p w14:paraId="2632FFE0" w14:textId="77777777" w:rsidR="00EB5A81" w:rsidRPr="000748C0" w:rsidRDefault="00EB5A81" w:rsidP="00341985">
            <w:pPr>
              <w:jc w:val="right"/>
              <w:rPr>
                <w:rFonts w:ascii="Times" w:hAnsi="Times"/>
                <w:rtl/>
                <w:rPrChange w:id="6587" w:author="Meryl Etman" w:date="2020-03-25T10:10:00Z">
                  <w:rPr>
                    <w:rFonts w:ascii="Times" w:hAnsi="Times"/>
                    <w:rtl/>
                  </w:rPr>
                </w:rPrChange>
              </w:rPr>
            </w:pPr>
          </w:p>
        </w:tc>
      </w:tr>
      <w:tr w:rsidR="00EB5A81" w:rsidRPr="000748C0" w14:paraId="632B6186" w14:textId="77777777" w:rsidTr="00341985">
        <w:tc>
          <w:tcPr>
            <w:tcW w:w="615" w:type="dxa"/>
            <w:shd w:val="clear" w:color="auto" w:fill="auto"/>
          </w:tcPr>
          <w:p w14:paraId="4063F0B8" w14:textId="77777777" w:rsidR="00EB5A81" w:rsidRPr="000748C0" w:rsidRDefault="00EB5A81" w:rsidP="00341985">
            <w:pPr>
              <w:jc w:val="right"/>
              <w:rPr>
                <w:rFonts w:ascii="Times" w:hAnsi="Times"/>
                <w:rtl/>
                <w:rPrChange w:id="6588" w:author="Meryl Etman" w:date="2020-03-25T10:10:00Z">
                  <w:rPr>
                    <w:rFonts w:ascii="Times" w:hAnsi="Times"/>
                    <w:rtl/>
                  </w:rPr>
                </w:rPrChange>
              </w:rPr>
            </w:pPr>
            <w:r w:rsidRPr="000748C0">
              <w:rPr>
                <w:rFonts w:ascii="Times" w:hAnsi="Times"/>
                <w:rPrChange w:id="6589" w:author="Meryl Etman" w:date="2020-03-25T10:10:00Z">
                  <w:rPr>
                    <w:rFonts w:ascii="Times" w:hAnsi="Times"/>
                  </w:rPr>
                </w:rPrChange>
              </w:rPr>
              <w:t>11</w:t>
            </w:r>
          </w:p>
        </w:tc>
        <w:tc>
          <w:tcPr>
            <w:tcW w:w="1269" w:type="dxa"/>
            <w:shd w:val="clear" w:color="auto" w:fill="auto"/>
          </w:tcPr>
          <w:p w14:paraId="55169377" w14:textId="77777777" w:rsidR="00EB5A81" w:rsidRPr="000748C0" w:rsidRDefault="00EB5A81" w:rsidP="00341985">
            <w:pPr>
              <w:jc w:val="right"/>
              <w:rPr>
                <w:rFonts w:ascii="Times" w:hAnsi="Times"/>
                <w:rtl/>
                <w:rPrChange w:id="6590" w:author="Meryl Etman" w:date="2020-03-25T10:10:00Z">
                  <w:rPr>
                    <w:rFonts w:ascii="Times" w:hAnsi="Times"/>
                    <w:rtl/>
                  </w:rPr>
                </w:rPrChange>
              </w:rPr>
            </w:pPr>
            <w:r w:rsidRPr="000748C0">
              <w:rPr>
                <w:rFonts w:ascii="Times" w:hAnsi="Times" w:hint="cs"/>
                <w:rtl/>
                <w:rPrChange w:id="6591" w:author="Meryl Etman" w:date="2020-03-25T10:10:00Z">
                  <w:rPr>
                    <w:rFonts w:ascii="Times" w:hAnsi="Times" w:hint="cs"/>
                    <w:rtl/>
                  </w:rPr>
                </w:rPrChange>
              </w:rPr>
              <w:t>אינסטלציה</w:t>
            </w:r>
          </w:p>
        </w:tc>
        <w:tc>
          <w:tcPr>
            <w:tcW w:w="2813" w:type="dxa"/>
            <w:shd w:val="clear" w:color="auto" w:fill="auto"/>
          </w:tcPr>
          <w:p w14:paraId="5E242727" w14:textId="77777777" w:rsidR="00EB5A81" w:rsidRPr="000748C0" w:rsidRDefault="00EB5A81" w:rsidP="00341985">
            <w:pPr>
              <w:jc w:val="right"/>
              <w:rPr>
                <w:rFonts w:ascii="Times" w:hAnsi="Times"/>
                <w:rPrChange w:id="6592" w:author="Meryl Etman" w:date="2020-03-25T10:10:00Z">
                  <w:rPr>
                    <w:rFonts w:ascii="Times" w:hAnsi="Times"/>
                  </w:rPr>
                </w:rPrChange>
              </w:rPr>
            </w:pPr>
            <w:r w:rsidRPr="000748C0">
              <w:rPr>
                <w:rFonts w:ascii="Times" w:hAnsi="Times"/>
                <w:rtl/>
                <w:rPrChange w:id="6593" w:author="Meryl Etman" w:date="2020-03-25T10:10:00Z">
                  <w:rPr>
                    <w:rFonts w:ascii="Times" w:hAnsi="Times"/>
                    <w:rtl/>
                  </w:rPr>
                </w:rPrChange>
              </w:rPr>
              <w:t>בדיקת מערכת ניקוז מתחת לרצפת קומת הקרקע</w:t>
            </w:r>
          </w:p>
        </w:tc>
        <w:tc>
          <w:tcPr>
            <w:tcW w:w="1406" w:type="dxa"/>
            <w:shd w:val="clear" w:color="auto" w:fill="auto"/>
          </w:tcPr>
          <w:p w14:paraId="2BFEE4BA" w14:textId="77777777" w:rsidR="00EB5A81" w:rsidRPr="000748C0" w:rsidRDefault="00EB5A81" w:rsidP="00341985">
            <w:pPr>
              <w:jc w:val="right"/>
              <w:rPr>
                <w:rFonts w:ascii="Times" w:hAnsi="Times"/>
                <w:rtl/>
                <w:rPrChange w:id="6594" w:author="Meryl Etman" w:date="2020-03-25T10:10:00Z">
                  <w:rPr>
                    <w:rFonts w:ascii="Times" w:hAnsi="Times"/>
                    <w:rtl/>
                  </w:rPr>
                </w:rPrChange>
              </w:rPr>
            </w:pPr>
            <w:r w:rsidRPr="000748C0">
              <w:rPr>
                <w:rFonts w:ascii="Times" w:hAnsi="Times"/>
                <w:rtl/>
                <w:rPrChange w:id="6595" w:author="Meryl Etman" w:date="2020-03-25T10:10:00Z">
                  <w:rPr>
                    <w:rFonts w:ascii="Times" w:hAnsi="Times"/>
                    <w:rtl/>
                  </w:rPr>
                </w:rPrChange>
              </w:rPr>
              <w:t>מת"י</w:t>
            </w:r>
          </w:p>
        </w:tc>
        <w:tc>
          <w:tcPr>
            <w:tcW w:w="1370" w:type="dxa"/>
            <w:shd w:val="clear" w:color="auto" w:fill="auto"/>
          </w:tcPr>
          <w:p w14:paraId="6C997A13" w14:textId="77777777" w:rsidR="00EB5A81" w:rsidRPr="000748C0" w:rsidRDefault="00EB5A81" w:rsidP="00341985">
            <w:pPr>
              <w:jc w:val="right"/>
              <w:rPr>
                <w:rFonts w:ascii="Times" w:hAnsi="Times"/>
                <w:rtl/>
                <w:rPrChange w:id="6596" w:author="Meryl Etman" w:date="2020-03-25T10:10:00Z">
                  <w:rPr>
                    <w:rFonts w:ascii="Times" w:hAnsi="Times"/>
                    <w:rtl/>
                  </w:rPr>
                </w:rPrChange>
              </w:rPr>
            </w:pPr>
          </w:p>
        </w:tc>
        <w:tc>
          <w:tcPr>
            <w:tcW w:w="1905" w:type="dxa"/>
            <w:shd w:val="clear" w:color="auto" w:fill="auto"/>
          </w:tcPr>
          <w:p w14:paraId="56ED282E" w14:textId="77777777" w:rsidR="00EB5A81" w:rsidRPr="000748C0" w:rsidRDefault="00EB5A81" w:rsidP="00341985">
            <w:pPr>
              <w:jc w:val="right"/>
              <w:rPr>
                <w:rFonts w:ascii="Times" w:hAnsi="Times"/>
                <w:rtl/>
                <w:rPrChange w:id="6597" w:author="Meryl Etman" w:date="2020-03-25T10:10:00Z">
                  <w:rPr>
                    <w:rFonts w:ascii="Times" w:hAnsi="Times"/>
                    <w:rtl/>
                  </w:rPr>
                </w:rPrChange>
              </w:rPr>
            </w:pPr>
          </w:p>
        </w:tc>
      </w:tr>
      <w:tr w:rsidR="00EB5A81" w:rsidRPr="000748C0" w14:paraId="2F14102E" w14:textId="77777777" w:rsidTr="00341985">
        <w:tc>
          <w:tcPr>
            <w:tcW w:w="615" w:type="dxa"/>
            <w:shd w:val="clear" w:color="auto" w:fill="auto"/>
          </w:tcPr>
          <w:p w14:paraId="12493257" w14:textId="77777777" w:rsidR="00EB5A81" w:rsidRPr="000748C0" w:rsidRDefault="00EB5A81" w:rsidP="00341985">
            <w:pPr>
              <w:jc w:val="right"/>
              <w:rPr>
                <w:rFonts w:ascii="Times" w:hAnsi="Times"/>
                <w:rtl/>
                <w:rPrChange w:id="6598" w:author="Meryl Etman" w:date="2020-03-25T10:10:00Z">
                  <w:rPr>
                    <w:rFonts w:ascii="Times" w:hAnsi="Times"/>
                    <w:rtl/>
                  </w:rPr>
                </w:rPrChange>
              </w:rPr>
            </w:pPr>
            <w:r w:rsidRPr="000748C0">
              <w:rPr>
                <w:rFonts w:ascii="Times" w:hAnsi="Times"/>
                <w:rPrChange w:id="6599" w:author="Meryl Etman" w:date="2020-03-25T10:10:00Z">
                  <w:rPr>
                    <w:rFonts w:ascii="Times" w:hAnsi="Times"/>
                  </w:rPr>
                </w:rPrChange>
              </w:rPr>
              <w:t>12</w:t>
            </w:r>
          </w:p>
        </w:tc>
        <w:tc>
          <w:tcPr>
            <w:tcW w:w="1269" w:type="dxa"/>
            <w:shd w:val="clear" w:color="auto" w:fill="auto"/>
          </w:tcPr>
          <w:p w14:paraId="1D1CF339" w14:textId="77777777" w:rsidR="00EB5A81" w:rsidRPr="000748C0" w:rsidRDefault="00EB5A81" w:rsidP="00341985">
            <w:pPr>
              <w:jc w:val="right"/>
              <w:rPr>
                <w:rFonts w:ascii="Times" w:hAnsi="Times"/>
                <w:rtl/>
                <w:rPrChange w:id="6600" w:author="Meryl Etman" w:date="2020-03-25T10:10:00Z">
                  <w:rPr>
                    <w:rFonts w:ascii="Times" w:hAnsi="Times"/>
                    <w:rtl/>
                  </w:rPr>
                </w:rPrChange>
              </w:rPr>
            </w:pPr>
          </w:p>
        </w:tc>
        <w:tc>
          <w:tcPr>
            <w:tcW w:w="2813" w:type="dxa"/>
            <w:shd w:val="clear" w:color="auto" w:fill="auto"/>
          </w:tcPr>
          <w:p w14:paraId="7AAB8D59" w14:textId="77777777" w:rsidR="00EB5A81" w:rsidRPr="000748C0" w:rsidRDefault="00EB5A81" w:rsidP="00341985">
            <w:pPr>
              <w:jc w:val="right"/>
              <w:rPr>
                <w:rFonts w:ascii="Times" w:hAnsi="Times"/>
                <w:rPrChange w:id="6601" w:author="Meryl Etman" w:date="2020-03-25T10:10:00Z">
                  <w:rPr>
                    <w:rFonts w:ascii="Times" w:hAnsi="Times"/>
                  </w:rPr>
                </w:rPrChange>
              </w:rPr>
            </w:pPr>
            <w:r w:rsidRPr="000748C0">
              <w:rPr>
                <w:rFonts w:ascii="Times" w:hAnsi="Times"/>
                <w:rtl/>
                <w:rPrChange w:id="6602" w:author="Meryl Etman" w:date="2020-03-25T10:10:00Z">
                  <w:rPr>
                    <w:rFonts w:ascii="Times" w:hAnsi="Times"/>
                    <w:rtl/>
                  </w:rPr>
                </w:rPrChange>
              </w:rPr>
              <w:t xml:space="preserve">בדיקת תכנון מערכת ספרינקלרים וקבלת </w:t>
            </w:r>
            <w:r w:rsidRPr="000748C0">
              <w:rPr>
                <w:rFonts w:ascii="Times" w:hAnsi="Times" w:hint="cs"/>
                <w:rtl/>
                <w:rPrChange w:id="6603" w:author="Meryl Etman" w:date="2020-03-25T10:10:00Z">
                  <w:rPr>
                    <w:rFonts w:ascii="Times" w:hAnsi="Times" w:hint="cs"/>
                    <w:rtl/>
                  </w:rPr>
                </w:rPrChange>
              </w:rPr>
              <w:t>תכניות</w:t>
            </w:r>
            <w:r w:rsidRPr="000748C0">
              <w:rPr>
                <w:rFonts w:ascii="Times" w:hAnsi="Times"/>
                <w:rtl/>
                <w:rPrChange w:id="6604" w:author="Meryl Etman" w:date="2020-03-25T10:10:00Z">
                  <w:rPr>
                    <w:rFonts w:ascii="Times" w:hAnsi="Times"/>
                    <w:rtl/>
                  </w:rPr>
                </w:rPrChange>
              </w:rPr>
              <w:t xml:space="preserve"> חתומות מהיזם</w:t>
            </w:r>
          </w:p>
        </w:tc>
        <w:tc>
          <w:tcPr>
            <w:tcW w:w="1406" w:type="dxa"/>
            <w:shd w:val="clear" w:color="auto" w:fill="auto"/>
          </w:tcPr>
          <w:p w14:paraId="225A7FA7" w14:textId="77777777" w:rsidR="00EB5A81" w:rsidRPr="000748C0" w:rsidRDefault="00EB5A81" w:rsidP="00341985">
            <w:pPr>
              <w:jc w:val="right"/>
              <w:rPr>
                <w:rFonts w:ascii="Times" w:hAnsi="Times"/>
                <w:rtl/>
                <w:rPrChange w:id="6605" w:author="Meryl Etman" w:date="2020-03-25T10:10:00Z">
                  <w:rPr>
                    <w:rFonts w:ascii="Times" w:hAnsi="Times"/>
                    <w:rtl/>
                  </w:rPr>
                </w:rPrChange>
              </w:rPr>
            </w:pPr>
            <w:r w:rsidRPr="000748C0">
              <w:rPr>
                <w:rFonts w:ascii="Times" w:hAnsi="Times"/>
                <w:rtl/>
                <w:rPrChange w:id="6606" w:author="Meryl Etman" w:date="2020-03-25T10:10:00Z">
                  <w:rPr>
                    <w:rFonts w:ascii="Times" w:hAnsi="Times"/>
                    <w:rtl/>
                  </w:rPr>
                </w:rPrChange>
              </w:rPr>
              <w:t>מת"י</w:t>
            </w:r>
          </w:p>
        </w:tc>
        <w:tc>
          <w:tcPr>
            <w:tcW w:w="1370" w:type="dxa"/>
            <w:shd w:val="clear" w:color="auto" w:fill="auto"/>
          </w:tcPr>
          <w:p w14:paraId="04DFE7F0" w14:textId="77777777" w:rsidR="00EB5A81" w:rsidRPr="000748C0" w:rsidRDefault="00EB5A81" w:rsidP="00341985">
            <w:pPr>
              <w:jc w:val="right"/>
              <w:rPr>
                <w:rFonts w:ascii="Times" w:hAnsi="Times"/>
                <w:rtl/>
                <w:rPrChange w:id="6607" w:author="Meryl Etman" w:date="2020-03-25T10:10:00Z">
                  <w:rPr>
                    <w:rFonts w:ascii="Times" w:hAnsi="Times"/>
                    <w:rtl/>
                  </w:rPr>
                </w:rPrChange>
              </w:rPr>
            </w:pPr>
          </w:p>
        </w:tc>
        <w:tc>
          <w:tcPr>
            <w:tcW w:w="1905" w:type="dxa"/>
            <w:shd w:val="clear" w:color="auto" w:fill="auto"/>
          </w:tcPr>
          <w:p w14:paraId="1CD1937E" w14:textId="77777777" w:rsidR="00EB5A81" w:rsidRPr="000748C0" w:rsidRDefault="00EB5A81" w:rsidP="00341985">
            <w:pPr>
              <w:jc w:val="right"/>
              <w:rPr>
                <w:rFonts w:ascii="Times" w:hAnsi="Times"/>
                <w:rtl/>
                <w:rPrChange w:id="6608" w:author="Meryl Etman" w:date="2020-03-25T10:10:00Z">
                  <w:rPr>
                    <w:rFonts w:ascii="Times" w:hAnsi="Times"/>
                    <w:rtl/>
                  </w:rPr>
                </w:rPrChange>
              </w:rPr>
            </w:pPr>
          </w:p>
        </w:tc>
      </w:tr>
      <w:tr w:rsidR="00EB5A81" w:rsidRPr="000748C0" w14:paraId="3FB54C34" w14:textId="77777777" w:rsidTr="00341985">
        <w:tc>
          <w:tcPr>
            <w:tcW w:w="615" w:type="dxa"/>
            <w:shd w:val="clear" w:color="auto" w:fill="auto"/>
          </w:tcPr>
          <w:p w14:paraId="2FBD9286" w14:textId="77777777" w:rsidR="00EB5A81" w:rsidRPr="000748C0" w:rsidRDefault="00EB5A81" w:rsidP="00341985">
            <w:pPr>
              <w:jc w:val="right"/>
              <w:rPr>
                <w:rFonts w:ascii="Times" w:hAnsi="Times"/>
                <w:rtl/>
                <w:rPrChange w:id="6609" w:author="Meryl Etman" w:date="2020-03-25T10:10:00Z">
                  <w:rPr>
                    <w:rFonts w:ascii="Times" w:hAnsi="Times"/>
                    <w:rtl/>
                  </w:rPr>
                </w:rPrChange>
              </w:rPr>
            </w:pPr>
            <w:r w:rsidRPr="000748C0">
              <w:rPr>
                <w:rFonts w:ascii="Times" w:hAnsi="Times"/>
                <w:rPrChange w:id="6610" w:author="Meryl Etman" w:date="2020-03-25T10:10:00Z">
                  <w:rPr>
                    <w:rFonts w:ascii="Times" w:hAnsi="Times"/>
                  </w:rPr>
                </w:rPrChange>
              </w:rPr>
              <w:t>13</w:t>
            </w:r>
          </w:p>
        </w:tc>
        <w:tc>
          <w:tcPr>
            <w:tcW w:w="1269" w:type="dxa"/>
            <w:shd w:val="clear" w:color="auto" w:fill="auto"/>
          </w:tcPr>
          <w:p w14:paraId="16AAE20B" w14:textId="77777777" w:rsidR="00EB5A81" w:rsidRPr="000748C0" w:rsidRDefault="00EB5A81" w:rsidP="00341985">
            <w:pPr>
              <w:jc w:val="right"/>
              <w:rPr>
                <w:rFonts w:ascii="Times" w:hAnsi="Times"/>
                <w:rtl/>
                <w:rPrChange w:id="6611" w:author="Meryl Etman" w:date="2020-03-25T10:10:00Z">
                  <w:rPr>
                    <w:rFonts w:ascii="Times" w:hAnsi="Times"/>
                    <w:rtl/>
                  </w:rPr>
                </w:rPrChange>
              </w:rPr>
            </w:pPr>
          </w:p>
        </w:tc>
        <w:tc>
          <w:tcPr>
            <w:tcW w:w="2813" w:type="dxa"/>
            <w:shd w:val="clear" w:color="auto" w:fill="auto"/>
          </w:tcPr>
          <w:p w14:paraId="34AE7EC9" w14:textId="77777777" w:rsidR="00EB5A81" w:rsidRPr="000748C0" w:rsidRDefault="00EB5A81" w:rsidP="00341985">
            <w:pPr>
              <w:rPr>
                <w:rFonts w:ascii="Times" w:hAnsi="Times"/>
                <w:rPrChange w:id="6612" w:author="Meryl Etman" w:date="2020-03-25T10:10:00Z">
                  <w:rPr>
                    <w:rFonts w:ascii="Times" w:hAnsi="Times"/>
                  </w:rPr>
                </w:rPrChange>
              </w:rPr>
            </w:pPr>
            <w:r w:rsidRPr="000748C0">
              <w:rPr>
                <w:rFonts w:ascii="Times" w:hAnsi="Times"/>
                <w:rtl/>
                <w:rPrChange w:id="6613" w:author="Meryl Etman" w:date="2020-03-25T10:10:00Z">
                  <w:rPr>
                    <w:rFonts w:ascii="Times" w:hAnsi="Times"/>
                    <w:rtl/>
                  </w:rPr>
                </w:rPrChange>
              </w:rPr>
              <w:t>ביצוע ספרינקלרים + חדר משאבות ספרינקלרים</w:t>
            </w:r>
          </w:p>
        </w:tc>
        <w:tc>
          <w:tcPr>
            <w:tcW w:w="1406" w:type="dxa"/>
            <w:shd w:val="clear" w:color="auto" w:fill="auto"/>
          </w:tcPr>
          <w:p w14:paraId="2542C71A" w14:textId="77777777" w:rsidR="00EB5A81" w:rsidRPr="000748C0" w:rsidRDefault="00EB5A81" w:rsidP="00341985">
            <w:pPr>
              <w:jc w:val="right"/>
              <w:rPr>
                <w:rFonts w:ascii="Times" w:hAnsi="Times"/>
                <w:rtl/>
                <w:rPrChange w:id="6614" w:author="Meryl Etman" w:date="2020-03-25T10:10:00Z">
                  <w:rPr>
                    <w:rFonts w:ascii="Times" w:hAnsi="Times"/>
                    <w:rtl/>
                  </w:rPr>
                </w:rPrChange>
              </w:rPr>
            </w:pPr>
            <w:r w:rsidRPr="000748C0">
              <w:rPr>
                <w:rFonts w:ascii="Times" w:hAnsi="Times"/>
                <w:rtl/>
                <w:rPrChange w:id="6615" w:author="Meryl Etman" w:date="2020-03-25T10:10:00Z">
                  <w:rPr>
                    <w:rFonts w:ascii="Times" w:hAnsi="Times"/>
                    <w:rtl/>
                  </w:rPr>
                </w:rPrChange>
              </w:rPr>
              <w:t>מת"י</w:t>
            </w:r>
          </w:p>
        </w:tc>
        <w:tc>
          <w:tcPr>
            <w:tcW w:w="1370" w:type="dxa"/>
            <w:shd w:val="clear" w:color="auto" w:fill="auto"/>
          </w:tcPr>
          <w:p w14:paraId="0DDD015F" w14:textId="77777777" w:rsidR="00EB5A81" w:rsidRPr="000748C0" w:rsidRDefault="00EB5A81" w:rsidP="00341985">
            <w:pPr>
              <w:jc w:val="right"/>
              <w:rPr>
                <w:rFonts w:ascii="Times" w:hAnsi="Times"/>
                <w:rtl/>
                <w:rPrChange w:id="6616" w:author="Meryl Etman" w:date="2020-03-25T10:10:00Z">
                  <w:rPr>
                    <w:rFonts w:ascii="Times" w:hAnsi="Times"/>
                    <w:rtl/>
                  </w:rPr>
                </w:rPrChange>
              </w:rPr>
            </w:pPr>
          </w:p>
        </w:tc>
        <w:tc>
          <w:tcPr>
            <w:tcW w:w="1905" w:type="dxa"/>
            <w:shd w:val="clear" w:color="auto" w:fill="auto"/>
          </w:tcPr>
          <w:p w14:paraId="728A5394" w14:textId="77777777" w:rsidR="00EB5A81" w:rsidRPr="000748C0" w:rsidRDefault="00EB5A81" w:rsidP="00341985">
            <w:pPr>
              <w:jc w:val="right"/>
              <w:rPr>
                <w:rFonts w:ascii="Times" w:hAnsi="Times"/>
                <w:rtl/>
                <w:rPrChange w:id="6617" w:author="Meryl Etman" w:date="2020-03-25T10:10:00Z">
                  <w:rPr>
                    <w:rFonts w:ascii="Times" w:hAnsi="Times"/>
                    <w:rtl/>
                  </w:rPr>
                </w:rPrChange>
              </w:rPr>
            </w:pPr>
          </w:p>
        </w:tc>
      </w:tr>
      <w:tr w:rsidR="00EB5A81" w:rsidRPr="000748C0" w14:paraId="650B05ED" w14:textId="77777777" w:rsidTr="00341985">
        <w:tc>
          <w:tcPr>
            <w:tcW w:w="615" w:type="dxa"/>
            <w:shd w:val="clear" w:color="auto" w:fill="auto"/>
          </w:tcPr>
          <w:p w14:paraId="29392F0C" w14:textId="77777777" w:rsidR="00EB5A81" w:rsidRPr="000748C0" w:rsidRDefault="00EB5A81" w:rsidP="00341985">
            <w:pPr>
              <w:jc w:val="right"/>
              <w:rPr>
                <w:rFonts w:ascii="Times" w:hAnsi="Times"/>
                <w:rtl/>
                <w:rPrChange w:id="6618" w:author="Meryl Etman" w:date="2020-03-25T10:10:00Z">
                  <w:rPr>
                    <w:rFonts w:ascii="Times" w:hAnsi="Times"/>
                    <w:rtl/>
                  </w:rPr>
                </w:rPrChange>
              </w:rPr>
            </w:pPr>
            <w:r w:rsidRPr="000748C0">
              <w:rPr>
                <w:rFonts w:ascii="Times" w:hAnsi="Times"/>
                <w:rPrChange w:id="6619" w:author="Meryl Etman" w:date="2020-03-25T10:10:00Z">
                  <w:rPr>
                    <w:rFonts w:ascii="Times" w:hAnsi="Times"/>
                  </w:rPr>
                </w:rPrChange>
              </w:rPr>
              <w:t>14</w:t>
            </w:r>
          </w:p>
        </w:tc>
        <w:tc>
          <w:tcPr>
            <w:tcW w:w="1269" w:type="dxa"/>
            <w:shd w:val="clear" w:color="auto" w:fill="auto"/>
          </w:tcPr>
          <w:p w14:paraId="11CEB621" w14:textId="77777777" w:rsidR="00EB5A81" w:rsidRPr="000748C0" w:rsidRDefault="00EB5A81" w:rsidP="00341985">
            <w:pPr>
              <w:jc w:val="right"/>
              <w:rPr>
                <w:rFonts w:ascii="Times" w:hAnsi="Times"/>
                <w:rtl/>
                <w:rPrChange w:id="6620" w:author="Meryl Etman" w:date="2020-03-25T10:10:00Z">
                  <w:rPr>
                    <w:rFonts w:ascii="Times" w:hAnsi="Times"/>
                    <w:rtl/>
                  </w:rPr>
                </w:rPrChange>
              </w:rPr>
            </w:pPr>
          </w:p>
        </w:tc>
        <w:tc>
          <w:tcPr>
            <w:tcW w:w="2813" w:type="dxa"/>
            <w:shd w:val="clear" w:color="auto" w:fill="auto"/>
          </w:tcPr>
          <w:p w14:paraId="422DD080" w14:textId="77777777" w:rsidR="00EB5A81" w:rsidRPr="000748C0" w:rsidRDefault="00EB5A81" w:rsidP="00341985">
            <w:pPr>
              <w:jc w:val="right"/>
              <w:rPr>
                <w:rFonts w:ascii="Times" w:hAnsi="Times"/>
                <w:rPrChange w:id="6621" w:author="Meryl Etman" w:date="2020-03-25T10:10:00Z">
                  <w:rPr>
                    <w:rFonts w:ascii="Times" w:hAnsi="Times"/>
                  </w:rPr>
                </w:rPrChange>
              </w:rPr>
            </w:pPr>
            <w:r w:rsidRPr="000748C0">
              <w:rPr>
                <w:rFonts w:ascii="Times" w:hAnsi="Times"/>
                <w:rtl/>
                <w:rPrChange w:id="6622" w:author="Meryl Etman" w:date="2020-03-25T10:10:00Z">
                  <w:rPr>
                    <w:rFonts w:ascii="Times" w:hAnsi="Times"/>
                    <w:rtl/>
                  </w:rPr>
                </w:rPrChange>
              </w:rPr>
              <w:t>מערכת ניקוז</w:t>
            </w:r>
            <w:r w:rsidRPr="000748C0">
              <w:rPr>
                <w:rFonts w:ascii="Times" w:hAnsi="Times" w:hint="cs"/>
                <w:rtl/>
                <w:rPrChange w:id="6623" w:author="Meryl Etman" w:date="2020-03-25T10:10:00Z">
                  <w:rPr>
                    <w:rFonts w:ascii="Times" w:hAnsi="Times" w:hint="cs"/>
                    <w:rtl/>
                  </w:rPr>
                </w:rPrChange>
              </w:rPr>
              <w:t xml:space="preserve"> </w:t>
            </w:r>
            <w:r w:rsidRPr="000748C0">
              <w:rPr>
                <w:rFonts w:ascii="Times" w:hAnsi="Times"/>
                <w:rtl/>
                <w:rPrChange w:id="6624" w:author="Meryl Etman" w:date="2020-03-25T10:10:00Z">
                  <w:rPr>
                    <w:rFonts w:ascii="Times" w:hAnsi="Times"/>
                    <w:rtl/>
                  </w:rPr>
                </w:rPrChange>
              </w:rPr>
              <w:t xml:space="preserve">שפכים בפיתוח </w:t>
            </w:r>
          </w:p>
        </w:tc>
        <w:tc>
          <w:tcPr>
            <w:tcW w:w="1406" w:type="dxa"/>
            <w:shd w:val="clear" w:color="auto" w:fill="auto"/>
          </w:tcPr>
          <w:p w14:paraId="72A4A766" w14:textId="77777777" w:rsidR="00EB5A81" w:rsidRPr="000748C0" w:rsidRDefault="00EB5A81" w:rsidP="00341985">
            <w:pPr>
              <w:jc w:val="right"/>
              <w:rPr>
                <w:rFonts w:ascii="Times" w:hAnsi="Times"/>
                <w:rPrChange w:id="6625" w:author="Meryl Etman" w:date="2020-03-25T10:10:00Z">
                  <w:rPr>
                    <w:rFonts w:ascii="Times" w:hAnsi="Times"/>
                  </w:rPr>
                </w:rPrChange>
              </w:rPr>
            </w:pPr>
            <w:r w:rsidRPr="000748C0">
              <w:rPr>
                <w:rFonts w:ascii="Times" w:hAnsi="Times"/>
                <w:rtl/>
                <w:rPrChange w:id="6626" w:author="Meryl Etman" w:date="2020-03-25T10:10:00Z">
                  <w:rPr>
                    <w:rFonts w:ascii="Times" w:hAnsi="Times"/>
                    <w:rtl/>
                  </w:rPr>
                </w:rPrChange>
              </w:rPr>
              <w:t>מת"י + יועץ</w:t>
            </w:r>
          </w:p>
        </w:tc>
        <w:tc>
          <w:tcPr>
            <w:tcW w:w="1370" w:type="dxa"/>
            <w:shd w:val="clear" w:color="auto" w:fill="auto"/>
          </w:tcPr>
          <w:p w14:paraId="31B6D949" w14:textId="77777777" w:rsidR="00EB5A81" w:rsidRPr="000748C0" w:rsidRDefault="00EB5A81" w:rsidP="00341985">
            <w:pPr>
              <w:rPr>
                <w:rFonts w:ascii="Times" w:hAnsi="Times"/>
                <w:rPrChange w:id="6627" w:author="Meryl Etman" w:date="2020-03-25T10:10:00Z">
                  <w:rPr>
                    <w:rFonts w:ascii="Times" w:hAnsi="Times"/>
                  </w:rPr>
                </w:rPrChange>
              </w:rPr>
            </w:pPr>
          </w:p>
        </w:tc>
        <w:tc>
          <w:tcPr>
            <w:tcW w:w="1905" w:type="dxa"/>
            <w:shd w:val="clear" w:color="auto" w:fill="auto"/>
          </w:tcPr>
          <w:p w14:paraId="4EBA8848" w14:textId="77777777" w:rsidR="00EB5A81" w:rsidRPr="000748C0" w:rsidRDefault="00EB5A81" w:rsidP="00341985">
            <w:pPr>
              <w:jc w:val="right"/>
              <w:rPr>
                <w:rFonts w:ascii="Times" w:hAnsi="Times"/>
                <w:rtl/>
                <w:rPrChange w:id="6628" w:author="Meryl Etman" w:date="2020-03-25T10:10:00Z">
                  <w:rPr>
                    <w:rFonts w:ascii="Times" w:hAnsi="Times"/>
                    <w:rtl/>
                  </w:rPr>
                </w:rPrChange>
              </w:rPr>
            </w:pPr>
          </w:p>
        </w:tc>
      </w:tr>
      <w:tr w:rsidR="00EB5A81" w:rsidRPr="000748C0" w14:paraId="2316238E" w14:textId="77777777" w:rsidTr="00341985">
        <w:tc>
          <w:tcPr>
            <w:tcW w:w="615" w:type="dxa"/>
            <w:shd w:val="clear" w:color="auto" w:fill="auto"/>
          </w:tcPr>
          <w:p w14:paraId="72EF31C8" w14:textId="77777777" w:rsidR="00EB5A81" w:rsidRPr="000748C0" w:rsidRDefault="00EB5A81" w:rsidP="00341985">
            <w:pPr>
              <w:jc w:val="right"/>
              <w:rPr>
                <w:rFonts w:ascii="Times" w:hAnsi="Times"/>
                <w:rtl/>
                <w:rPrChange w:id="6629" w:author="Meryl Etman" w:date="2020-03-25T10:10:00Z">
                  <w:rPr>
                    <w:rFonts w:ascii="Times" w:hAnsi="Times"/>
                    <w:rtl/>
                  </w:rPr>
                </w:rPrChange>
              </w:rPr>
            </w:pPr>
            <w:r w:rsidRPr="000748C0">
              <w:rPr>
                <w:rFonts w:ascii="Times" w:hAnsi="Times"/>
                <w:rPrChange w:id="6630" w:author="Meryl Etman" w:date="2020-03-25T10:10:00Z">
                  <w:rPr>
                    <w:rFonts w:ascii="Times" w:hAnsi="Times"/>
                  </w:rPr>
                </w:rPrChange>
              </w:rPr>
              <w:t>15</w:t>
            </w:r>
          </w:p>
        </w:tc>
        <w:tc>
          <w:tcPr>
            <w:tcW w:w="1269" w:type="dxa"/>
            <w:shd w:val="clear" w:color="auto" w:fill="auto"/>
          </w:tcPr>
          <w:p w14:paraId="5D55B9F2" w14:textId="77777777" w:rsidR="00EB5A81" w:rsidRPr="000748C0" w:rsidRDefault="00EB5A81" w:rsidP="00341985">
            <w:pPr>
              <w:jc w:val="right"/>
              <w:rPr>
                <w:rFonts w:ascii="Times" w:hAnsi="Times"/>
                <w:rtl/>
                <w:rPrChange w:id="6631" w:author="Meryl Etman" w:date="2020-03-25T10:10:00Z">
                  <w:rPr>
                    <w:rFonts w:ascii="Times" w:hAnsi="Times"/>
                    <w:rtl/>
                  </w:rPr>
                </w:rPrChange>
              </w:rPr>
            </w:pPr>
          </w:p>
        </w:tc>
        <w:tc>
          <w:tcPr>
            <w:tcW w:w="2813" w:type="dxa"/>
            <w:shd w:val="clear" w:color="auto" w:fill="auto"/>
          </w:tcPr>
          <w:p w14:paraId="3CCB4F28" w14:textId="77777777" w:rsidR="00EB5A81" w:rsidRPr="000748C0" w:rsidRDefault="00EB5A81" w:rsidP="00341985">
            <w:pPr>
              <w:rPr>
                <w:rFonts w:ascii="Times" w:hAnsi="Times"/>
                <w:rPrChange w:id="6632" w:author="Meryl Etman" w:date="2020-03-25T10:10:00Z">
                  <w:rPr>
                    <w:rFonts w:ascii="Times" w:hAnsi="Times"/>
                  </w:rPr>
                </w:rPrChange>
              </w:rPr>
            </w:pPr>
            <w:r w:rsidRPr="000748C0">
              <w:rPr>
                <w:rFonts w:ascii="Times" w:hAnsi="Times"/>
                <w:rtl/>
                <w:rPrChange w:id="6633" w:author="Meryl Etman" w:date="2020-03-25T10:10:00Z">
                  <w:rPr>
                    <w:rFonts w:ascii="Times" w:hAnsi="Times"/>
                    <w:rtl/>
                  </w:rPr>
                </w:rPrChange>
              </w:rPr>
              <w:t>בדיקת מערכת הגז</w:t>
            </w:r>
          </w:p>
        </w:tc>
        <w:tc>
          <w:tcPr>
            <w:tcW w:w="1406" w:type="dxa"/>
            <w:shd w:val="clear" w:color="auto" w:fill="auto"/>
          </w:tcPr>
          <w:p w14:paraId="5EA88DFE" w14:textId="77777777" w:rsidR="00EB5A81" w:rsidRPr="000748C0" w:rsidRDefault="00EB5A81" w:rsidP="00341985">
            <w:pPr>
              <w:rPr>
                <w:rFonts w:ascii="Times" w:hAnsi="Times"/>
                <w:rPrChange w:id="6634" w:author="Meryl Etman" w:date="2020-03-25T10:10:00Z">
                  <w:rPr>
                    <w:rFonts w:ascii="Times" w:hAnsi="Times"/>
                  </w:rPr>
                </w:rPrChange>
              </w:rPr>
            </w:pPr>
            <w:r w:rsidRPr="000748C0">
              <w:rPr>
                <w:rFonts w:ascii="Times" w:hAnsi="Times"/>
                <w:rtl/>
                <w:rPrChange w:id="6635" w:author="Meryl Etman" w:date="2020-03-25T10:10:00Z">
                  <w:rPr>
                    <w:rFonts w:ascii="Times" w:hAnsi="Times"/>
                    <w:rtl/>
                  </w:rPr>
                </w:rPrChange>
              </w:rPr>
              <w:t>מת"י + משרד העבודה</w:t>
            </w:r>
          </w:p>
        </w:tc>
        <w:tc>
          <w:tcPr>
            <w:tcW w:w="1370" w:type="dxa"/>
            <w:shd w:val="clear" w:color="auto" w:fill="auto"/>
          </w:tcPr>
          <w:p w14:paraId="035C28A9" w14:textId="77777777" w:rsidR="00EB5A81" w:rsidRPr="000748C0" w:rsidRDefault="00EB5A81" w:rsidP="00341985">
            <w:pPr>
              <w:rPr>
                <w:rFonts w:ascii="Times" w:hAnsi="Times"/>
                <w:rPrChange w:id="6636" w:author="Meryl Etman" w:date="2020-03-25T10:10:00Z">
                  <w:rPr>
                    <w:rFonts w:ascii="Times" w:hAnsi="Times"/>
                  </w:rPr>
                </w:rPrChange>
              </w:rPr>
            </w:pPr>
          </w:p>
        </w:tc>
        <w:tc>
          <w:tcPr>
            <w:tcW w:w="1905" w:type="dxa"/>
            <w:shd w:val="clear" w:color="auto" w:fill="auto"/>
          </w:tcPr>
          <w:p w14:paraId="019097A4" w14:textId="77777777" w:rsidR="00EB5A81" w:rsidRPr="000748C0" w:rsidRDefault="00EB5A81" w:rsidP="00341985">
            <w:pPr>
              <w:jc w:val="right"/>
              <w:rPr>
                <w:rFonts w:ascii="Times" w:hAnsi="Times"/>
                <w:rtl/>
                <w:rPrChange w:id="6637" w:author="Meryl Etman" w:date="2020-03-25T10:10:00Z">
                  <w:rPr>
                    <w:rFonts w:ascii="Times" w:hAnsi="Times"/>
                    <w:rtl/>
                  </w:rPr>
                </w:rPrChange>
              </w:rPr>
            </w:pPr>
          </w:p>
        </w:tc>
      </w:tr>
      <w:tr w:rsidR="00EB5A81" w:rsidRPr="000748C0" w14:paraId="51F12019" w14:textId="77777777" w:rsidTr="00341985">
        <w:tc>
          <w:tcPr>
            <w:tcW w:w="615" w:type="dxa"/>
            <w:shd w:val="clear" w:color="auto" w:fill="auto"/>
          </w:tcPr>
          <w:p w14:paraId="235EC22D" w14:textId="77777777" w:rsidR="00EB5A81" w:rsidRPr="000748C0" w:rsidRDefault="00EB5A81" w:rsidP="00341985">
            <w:pPr>
              <w:jc w:val="right"/>
              <w:rPr>
                <w:rFonts w:ascii="Times" w:hAnsi="Times"/>
                <w:rtl/>
                <w:rPrChange w:id="6638" w:author="Meryl Etman" w:date="2020-03-25T10:10:00Z">
                  <w:rPr>
                    <w:rFonts w:ascii="Times" w:hAnsi="Times"/>
                    <w:rtl/>
                  </w:rPr>
                </w:rPrChange>
              </w:rPr>
            </w:pPr>
            <w:r w:rsidRPr="000748C0">
              <w:rPr>
                <w:rFonts w:ascii="Times" w:hAnsi="Times"/>
                <w:rPrChange w:id="6639" w:author="Meryl Etman" w:date="2020-03-25T10:10:00Z">
                  <w:rPr>
                    <w:rFonts w:ascii="Times" w:hAnsi="Times"/>
                  </w:rPr>
                </w:rPrChange>
              </w:rPr>
              <w:t>16</w:t>
            </w:r>
          </w:p>
        </w:tc>
        <w:tc>
          <w:tcPr>
            <w:tcW w:w="1269" w:type="dxa"/>
            <w:shd w:val="clear" w:color="auto" w:fill="auto"/>
          </w:tcPr>
          <w:p w14:paraId="054BF12F" w14:textId="77777777" w:rsidR="00EB5A81" w:rsidRPr="000748C0" w:rsidRDefault="00EB5A81" w:rsidP="00341985">
            <w:pPr>
              <w:jc w:val="right"/>
              <w:rPr>
                <w:rFonts w:ascii="Times" w:hAnsi="Times"/>
                <w:rtl/>
                <w:rPrChange w:id="6640" w:author="Meryl Etman" w:date="2020-03-25T10:10:00Z">
                  <w:rPr>
                    <w:rFonts w:ascii="Times" w:hAnsi="Times"/>
                    <w:rtl/>
                  </w:rPr>
                </w:rPrChange>
              </w:rPr>
            </w:pPr>
            <w:r w:rsidRPr="000748C0">
              <w:rPr>
                <w:rFonts w:ascii="Times" w:hAnsi="Times" w:hint="cs"/>
                <w:rtl/>
                <w:rPrChange w:id="6641" w:author="Meryl Etman" w:date="2020-03-25T10:10:00Z">
                  <w:rPr>
                    <w:rFonts w:ascii="Times" w:hAnsi="Times" w:hint="cs"/>
                    <w:rtl/>
                  </w:rPr>
                </w:rPrChange>
              </w:rPr>
              <w:t>איטום</w:t>
            </w:r>
          </w:p>
        </w:tc>
        <w:tc>
          <w:tcPr>
            <w:tcW w:w="2813" w:type="dxa"/>
            <w:shd w:val="clear" w:color="auto" w:fill="auto"/>
          </w:tcPr>
          <w:p w14:paraId="4D705614" w14:textId="77777777" w:rsidR="00EB5A81" w:rsidRPr="000748C0" w:rsidRDefault="00EB5A81" w:rsidP="00341985">
            <w:pPr>
              <w:jc w:val="right"/>
              <w:rPr>
                <w:rFonts w:ascii="Times" w:hAnsi="Times"/>
                <w:rPrChange w:id="6642" w:author="Meryl Etman" w:date="2020-03-25T10:10:00Z">
                  <w:rPr>
                    <w:rFonts w:ascii="Times" w:hAnsi="Times"/>
                  </w:rPr>
                </w:rPrChange>
              </w:rPr>
            </w:pPr>
            <w:r w:rsidRPr="000748C0">
              <w:rPr>
                <w:rFonts w:ascii="Times" w:hAnsi="Times"/>
                <w:rtl/>
                <w:rPrChange w:id="6643" w:author="Meryl Etman" w:date="2020-03-25T10:10:00Z">
                  <w:rPr>
                    <w:rFonts w:ascii="Times" w:hAnsi="Times"/>
                    <w:rtl/>
                  </w:rPr>
                </w:rPrChange>
              </w:rPr>
              <w:t>בדיקת הצפה גג עליון לפני ביצוע הגנה</w:t>
            </w:r>
          </w:p>
        </w:tc>
        <w:tc>
          <w:tcPr>
            <w:tcW w:w="1406" w:type="dxa"/>
            <w:shd w:val="clear" w:color="auto" w:fill="auto"/>
          </w:tcPr>
          <w:p w14:paraId="69A30FB9" w14:textId="77777777" w:rsidR="00EB5A81" w:rsidRPr="000748C0" w:rsidRDefault="00EB5A81" w:rsidP="00341985">
            <w:pPr>
              <w:jc w:val="right"/>
              <w:rPr>
                <w:rFonts w:ascii="Times" w:hAnsi="Times"/>
                <w:rPrChange w:id="6644" w:author="Meryl Etman" w:date="2020-03-25T10:10:00Z">
                  <w:rPr>
                    <w:rFonts w:ascii="Times" w:hAnsi="Times"/>
                  </w:rPr>
                </w:rPrChange>
              </w:rPr>
            </w:pPr>
            <w:r w:rsidRPr="000748C0">
              <w:rPr>
                <w:rFonts w:ascii="Times" w:hAnsi="Times"/>
                <w:rtl/>
                <w:rPrChange w:id="6645" w:author="Meryl Etman" w:date="2020-03-25T10:10:00Z">
                  <w:rPr>
                    <w:rFonts w:ascii="Times" w:hAnsi="Times"/>
                    <w:rtl/>
                  </w:rPr>
                </w:rPrChange>
              </w:rPr>
              <w:t>מת"י</w:t>
            </w:r>
          </w:p>
        </w:tc>
        <w:tc>
          <w:tcPr>
            <w:tcW w:w="1370" w:type="dxa"/>
            <w:shd w:val="clear" w:color="auto" w:fill="auto"/>
          </w:tcPr>
          <w:p w14:paraId="2F9F1542" w14:textId="77777777" w:rsidR="00EB5A81" w:rsidRPr="000748C0" w:rsidRDefault="00EB5A81" w:rsidP="00341985">
            <w:pPr>
              <w:jc w:val="right"/>
              <w:rPr>
                <w:rFonts w:ascii="Times" w:hAnsi="Times"/>
                <w:rtl/>
                <w:rPrChange w:id="6646" w:author="Meryl Etman" w:date="2020-03-25T10:10:00Z">
                  <w:rPr>
                    <w:rFonts w:ascii="Times" w:hAnsi="Times"/>
                    <w:rtl/>
                  </w:rPr>
                </w:rPrChange>
              </w:rPr>
            </w:pPr>
          </w:p>
        </w:tc>
        <w:tc>
          <w:tcPr>
            <w:tcW w:w="1905" w:type="dxa"/>
            <w:shd w:val="clear" w:color="auto" w:fill="auto"/>
          </w:tcPr>
          <w:p w14:paraId="04FF51C8" w14:textId="77777777" w:rsidR="00EB5A81" w:rsidRPr="000748C0" w:rsidRDefault="00EB5A81" w:rsidP="00341985">
            <w:pPr>
              <w:jc w:val="right"/>
              <w:rPr>
                <w:rFonts w:ascii="Times" w:hAnsi="Times"/>
                <w:rtl/>
                <w:rPrChange w:id="6647" w:author="Meryl Etman" w:date="2020-03-25T10:10:00Z">
                  <w:rPr>
                    <w:rFonts w:ascii="Times" w:hAnsi="Times"/>
                    <w:rtl/>
                  </w:rPr>
                </w:rPrChange>
              </w:rPr>
            </w:pPr>
          </w:p>
        </w:tc>
      </w:tr>
      <w:tr w:rsidR="00EB5A81" w:rsidRPr="000748C0" w14:paraId="412A8D0B" w14:textId="77777777" w:rsidTr="00341985">
        <w:tc>
          <w:tcPr>
            <w:tcW w:w="615" w:type="dxa"/>
            <w:shd w:val="clear" w:color="auto" w:fill="auto"/>
          </w:tcPr>
          <w:p w14:paraId="2A6952FF" w14:textId="77777777" w:rsidR="00EB5A81" w:rsidRPr="000748C0" w:rsidRDefault="00EB5A81" w:rsidP="00341985">
            <w:pPr>
              <w:jc w:val="right"/>
              <w:rPr>
                <w:rFonts w:ascii="Times" w:hAnsi="Times"/>
                <w:rtl/>
                <w:rPrChange w:id="6648" w:author="Meryl Etman" w:date="2020-03-25T10:10:00Z">
                  <w:rPr>
                    <w:rFonts w:ascii="Times" w:hAnsi="Times"/>
                    <w:rtl/>
                  </w:rPr>
                </w:rPrChange>
              </w:rPr>
            </w:pPr>
            <w:r w:rsidRPr="000748C0">
              <w:rPr>
                <w:rFonts w:ascii="Times" w:hAnsi="Times"/>
                <w:rPrChange w:id="6649" w:author="Meryl Etman" w:date="2020-03-25T10:10:00Z">
                  <w:rPr>
                    <w:rFonts w:ascii="Times" w:hAnsi="Times"/>
                  </w:rPr>
                </w:rPrChange>
              </w:rPr>
              <w:t>17</w:t>
            </w:r>
          </w:p>
        </w:tc>
        <w:tc>
          <w:tcPr>
            <w:tcW w:w="1269" w:type="dxa"/>
            <w:shd w:val="clear" w:color="auto" w:fill="auto"/>
          </w:tcPr>
          <w:p w14:paraId="25A1DA67" w14:textId="77777777" w:rsidR="00EB5A81" w:rsidRPr="000748C0" w:rsidRDefault="00EB5A81" w:rsidP="00341985">
            <w:pPr>
              <w:jc w:val="right"/>
              <w:rPr>
                <w:rFonts w:ascii="Times" w:hAnsi="Times"/>
                <w:rtl/>
                <w:rPrChange w:id="6650" w:author="Meryl Etman" w:date="2020-03-25T10:10:00Z">
                  <w:rPr>
                    <w:rFonts w:ascii="Times" w:hAnsi="Times"/>
                    <w:rtl/>
                  </w:rPr>
                </w:rPrChange>
              </w:rPr>
            </w:pPr>
          </w:p>
        </w:tc>
        <w:tc>
          <w:tcPr>
            <w:tcW w:w="2813" w:type="dxa"/>
            <w:shd w:val="clear" w:color="auto" w:fill="auto"/>
          </w:tcPr>
          <w:p w14:paraId="4D446C1F" w14:textId="77777777" w:rsidR="00EB5A81" w:rsidRPr="000748C0" w:rsidRDefault="00EB5A81" w:rsidP="00341985">
            <w:pPr>
              <w:jc w:val="right"/>
              <w:rPr>
                <w:rFonts w:ascii="Times" w:hAnsi="Times"/>
                <w:rPrChange w:id="6651" w:author="Meryl Etman" w:date="2020-03-25T10:10:00Z">
                  <w:rPr>
                    <w:rFonts w:ascii="Times" w:hAnsi="Times"/>
                  </w:rPr>
                </w:rPrChange>
              </w:rPr>
            </w:pPr>
            <w:r w:rsidRPr="000748C0">
              <w:rPr>
                <w:rFonts w:ascii="Times" w:hAnsi="Times"/>
                <w:rtl/>
                <w:rPrChange w:id="6652" w:author="Meryl Etman" w:date="2020-03-25T10:10:00Z">
                  <w:rPr>
                    <w:rFonts w:ascii="Times" w:hAnsi="Times"/>
                    <w:rtl/>
                  </w:rPr>
                </w:rPrChange>
              </w:rPr>
              <w:t>בדיקת הצפה גגות חדרים טכניים לפני ביצוע הגנה</w:t>
            </w:r>
          </w:p>
        </w:tc>
        <w:tc>
          <w:tcPr>
            <w:tcW w:w="1406" w:type="dxa"/>
            <w:shd w:val="clear" w:color="auto" w:fill="auto"/>
          </w:tcPr>
          <w:p w14:paraId="54F4BEC5" w14:textId="77777777" w:rsidR="00EB5A81" w:rsidRPr="000748C0" w:rsidRDefault="00EB5A81" w:rsidP="00341985">
            <w:pPr>
              <w:jc w:val="right"/>
              <w:rPr>
                <w:rFonts w:ascii="Times" w:hAnsi="Times"/>
                <w:rPrChange w:id="6653" w:author="Meryl Etman" w:date="2020-03-25T10:10:00Z">
                  <w:rPr>
                    <w:rFonts w:ascii="Times" w:hAnsi="Times"/>
                  </w:rPr>
                </w:rPrChange>
              </w:rPr>
            </w:pPr>
            <w:r w:rsidRPr="000748C0">
              <w:rPr>
                <w:rFonts w:ascii="Times" w:hAnsi="Times"/>
                <w:rtl/>
                <w:rPrChange w:id="6654" w:author="Meryl Etman" w:date="2020-03-25T10:10:00Z">
                  <w:rPr>
                    <w:rFonts w:ascii="Times" w:hAnsi="Times"/>
                    <w:rtl/>
                  </w:rPr>
                </w:rPrChange>
              </w:rPr>
              <w:t>מת"י</w:t>
            </w:r>
          </w:p>
        </w:tc>
        <w:tc>
          <w:tcPr>
            <w:tcW w:w="1370" w:type="dxa"/>
            <w:shd w:val="clear" w:color="auto" w:fill="auto"/>
          </w:tcPr>
          <w:p w14:paraId="4C477FC8" w14:textId="77777777" w:rsidR="00EB5A81" w:rsidRPr="000748C0" w:rsidRDefault="00EB5A81" w:rsidP="00341985">
            <w:pPr>
              <w:jc w:val="right"/>
              <w:rPr>
                <w:rFonts w:ascii="Times" w:hAnsi="Times"/>
                <w:rtl/>
                <w:rPrChange w:id="6655" w:author="Meryl Etman" w:date="2020-03-25T10:10:00Z">
                  <w:rPr>
                    <w:rFonts w:ascii="Times" w:hAnsi="Times"/>
                    <w:rtl/>
                  </w:rPr>
                </w:rPrChange>
              </w:rPr>
            </w:pPr>
          </w:p>
        </w:tc>
        <w:tc>
          <w:tcPr>
            <w:tcW w:w="1905" w:type="dxa"/>
            <w:shd w:val="clear" w:color="auto" w:fill="auto"/>
          </w:tcPr>
          <w:p w14:paraId="6DFDEAEE" w14:textId="77777777" w:rsidR="00EB5A81" w:rsidRPr="000748C0" w:rsidRDefault="00EB5A81" w:rsidP="00341985">
            <w:pPr>
              <w:jc w:val="right"/>
              <w:rPr>
                <w:rFonts w:ascii="Times" w:hAnsi="Times"/>
                <w:rtl/>
                <w:rPrChange w:id="6656" w:author="Meryl Etman" w:date="2020-03-25T10:10:00Z">
                  <w:rPr>
                    <w:rFonts w:ascii="Times" w:hAnsi="Times"/>
                    <w:rtl/>
                  </w:rPr>
                </w:rPrChange>
              </w:rPr>
            </w:pPr>
          </w:p>
        </w:tc>
      </w:tr>
      <w:tr w:rsidR="00EB5A81" w:rsidRPr="000748C0" w14:paraId="2BF95FD4" w14:textId="77777777" w:rsidTr="00341985">
        <w:tc>
          <w:tcPr>
            <w:tcW w:w="615" w:type="dxa"/>
            <w:shd w:val="clear" w:color="auto" w:fill="auto"/>
          </w:tcPr>
          <w:p w14:paraId="1871BE15" w14:textId="77777777" w:rsidR="00EB5A81" w:rsidRPr="000748C0" w:rsidRDefault="00EB5A81" w:rsidP="00341985">
            <w:pPr>
              <w:jc w:val="right"/>
              <w:rPr>
                <w:rFonts w:ascii="Times" w:hAnsi="Times"/>
                <w:rtl/>
                <w:rPrChange w:id="6657" w:author="Meryl Etman" w:date="2020-03-25T10:10:00Z">
                  <w:rPr>
                    <w:rFonts w:ascii="Times" w:hAnsi="Times"/>
                    <w:rtl/>
                  </w:rPr>
                </w:rPrChange>
              </w:rPr>
            </w:pPr>
            <w:r w:rsidRPr="000748C0">
              <w:rPr>
                <w:rFonts w:ascii="Times" w:hAnsi="Times"/>
                <w:rPrChange w:id="6658" w:author="Meryl Etman" w:date="2020-03-25T10:10:00Z">
                  <w:rPr>
                    <w:rFonts w:ascii="Times" w:hAnsi="Times"/>
                  </w:rPr>
                </w:rPrChange>
              </w:rPr>
              <w:t>18</w:t>
            </w:r>
          </w:p>
        </w:tc>
        <w:tc>
          <w:tcPr>
            <w:tcW w:w="1269" w:type="dxa"/>
            <w:shd w:val="clear" w:color="auto" w:fill="auto"/>
          </w:tcPr>
          <w:p w14:paraId="5E95F25C" w14:textId="77777777" w:rsidR="00EB5A81" w:rsidRPr="000748C0" w:rsidRDefault="00EB5A81" w:rsidP="00341985">
            <w:pPr>
              <w:jc w:val="right"/>
              <w:rPr>
                <w:rFonts w:ascii="Times" w:hAnsi="Times"/>
                <w:rtl/>
                <w:rPrChange w:id="6659" w:author="Meryl Etman" w:date="2020-03-25T10:10:00Z">
                  <w:rPr>
                    <w:rFonts w:ascii="Times" w:hAnsi="Times"/>
                    <w:rtl/>
                  </w:rPr>
                </w:rPrChange>
              </w:rPr>
            </w:pPr>
          </w:p>
        </w:tc>
        <w:tc>
          <w:tcPr>
            <w:tcW w:w="2813" w:type="dxa"/>
            <w:shd w:val="clear" w:color="auto" w:fill="auto"/>
          </w:tcPr>
          <w:p w14:paraId="397F9F3F" w14:textId="77777777" w:rsidR="00EB5A81" w:rsidRPr="000748C0" w:rsidRDefault="00EB5A81" w:rsidP="00341985">
            <w:pPr>
              <w:jc w:val="right"/>
              <w:rPr>
                <w:rFonts w:ascii="Times" w:hAnsi="Times"/>
                <w:rtl/>
                <w:rPrChange w:id="6660" w:author="Meryl Etman" w:date="2020-03-25T10:10:00Z">
                  <w:rPr>
                    <w:rFonts w:ascii="Times" w:hAnsi="Times"/>
                    <w:rtl/>
                  </w:rPr>
                </w:rPrChange>
              </w:rPr>
            </w:pPr>
            <w:r w:rsidRPr="000748C0">
              <w:rPr>
                <w:rFonts w:ascii="Times" w:hAnsi="Times" w:hint="cs"/>
                <w:rtl/>
                <w:rPrChange w:id="6661" w:author="Meryl Etman" w:date="2020-03-25T10:10:00Z">
                  <w:rPr>
                    <w:rFonts w:ascii="Times" w:hAnsi="Times" w:hint="cs"/>
                    <w:rtl/>
                  </w:rPr>
                </w:rPrChange>
              </w:rPr>
              <w:t>בדיקת הצפה תקרת חניון (במידה וקיים)</w:t>
            </w:r>
          </w:p>
        </w:tc>
        <w:tc>
          <w:tcPr>
            <w:tcW w:w="1406" w:type="dxa"/>
            <w:shd w:val="clear" w:color="auto" w:fill="auto"/>
          </w:tcPr>
          <w:p w14:paraId="700CF5F9" w14:textId="77777777" w:rsidR="00EB5A81" w:rsidRPr="000748C0" w:rsidRDefault="00EB5A81" w:rsidP="00341985">
            <w:pPr>
              <w:jc w:val="right"/>
              <w:rPr>
                <w:rFonts w:ascii="Times" w:hAnsi="Times"/>
                <w:rtl/>
                <w:rPrChange w:id="6662" w:author="Meryl Etman" w:date="2020-03-25T10:10:00Z">
                  <w:rPr>
                    <w:rFonts w:ascii="Times" w:hAnsi="Times"/>
                    <w:rtl/>
                  </w:rPr>
                </w:rPrChange>
              </w:rPr>
            </w:pPr>
            <w:r w:rsidRPr="000748C0">
              <w:rPr>
                <w:rFonts w:ascii="Times" w:hAnsi="Times" w:hint="cs"/>
                <w:rtl/>
                <w:rPrChange w:id="6663" w:author="Meryl Etman" w:date="2020-03-25T10:10:00Z">
                  <w:rPr>
                    <w:rFonts w:ascii="Times" w:hAnsi="Times" w:hint="cs"/>
                    <w:rtl/>
                  </w:rPr>
                </w:rPrChange>
              </w:rPr>
              <w:t>מת"י</w:t>
            </w:r>
          </w:p>
        </w:tc>
        <w:tc>
          <w:tcPr>
            <w:tcW w:w="1370" w:type="dxa"/>
            <w:shd w:val="clear" w:color="auto" w:fill="auto"/>
          </w:tcPr>
          <w:p w14:paraId="3C45333D" w14:textId="77777777" w:rsidR="00EB5A81" w:rsidRPr="000748C0" w:rsidRDefault="00EB5A81" w:rsidP="00341985">
            <w:pPr>
              <w:jc w:val="right"/>
              <w:rPr>
                <w:rFonts w:ascii="Times" w:hAnsi="Times"/>
                <w:rtl/>
                <w:rPrChange w:id="6664" w:author="Meryl Etman" w:date="2020-03-25T10:10:00Z">
                  <w:rPr>
                    <w:rFonts w:ascii="Times" w:hAnsi="Times"/>
                    <w:rtl/>
                  </w:rPr>
                </w:rPrChange>
              </w:rPr>
            </w:pPr>
          </w:p>
        </w:tc>
        <w:tc>
          <w:tcPr>
            <w:tcW w:w="1905" w:type="dxa"/>
            <w:shd w:val="clear" w:color="auto" w:fill="auto"/>
          </w:tcPr>
          <w:p w14:paraId="45CB86A6" w14:textId="77777777" w:rsidR="00EB5A81" w:rsidRPr="000748C0" w:rsidRDefault="00EB5A81" w:rsidP="00341985">
            <w:pPr>
              <w:jc w:val="right"/>
              <w:rPr>
                <w:rFonts w:ascii="Times" w:hAnsi="Times"/>
                <w:rtl/>
                <w:rPrChange w:id="6665" w:author="Meryl Etman" w:date="2020-03-25T10:10:00Z">
                  <w:rPr>
                    <w:rFonts w:ascii="Times" w:hAnsi="Times"/>
                    <w:rtl/>
                  </w:rPr>
                </w:rPrChange>
              </w:rPr>
            </w:pPr>
          </w:p>
        </w:tc>
      </w:tr>
      <w:tr w:rsidR="00EB5A81" w:rsidRPr="000748C0" w14:paraId="603D28FA" w14:textId="77777777" w:rsidTr="00341985">
        <w:tc>
          <w:tcPr>
            <w:tcW w:w="615" w:type="dxa"/>
            <w:shd w:val="clear" w:color="auto" w:fill="auto"/>
          </w:tcPr>
          <w:p w14:paraId="18DE1379" w14:textId="77777777" w:rsidR="00EB5A81" w:rsidRPr="000748C0" w:rsidRDefault="00EB5A81" w:rsidP="00341985">
            <w:pPr>
              <w:jc w:val="right"/>
              <w:rPr>
                <w:rFonts w:ascii="Times" w:hAnsi="Times"/>
                <w:rtl/>
                <w:rPrChange w:id="6666" w:author="Meryl Etman" w:date="2020-03-25T10:10:00Z">
                  <w:rPr>
                    <w:rFonts w:ascii="Times" w:hAnsi="Times"/>
                    <w:rtl/>
                  </w:rPr>
                </w:rPrChange>
              </w:rPr>
            </w:pPr>
            <w:r w:rsidRPr="000748C0">
              <w:rPr>
                <w:rFonts w:ascii="Times" w:hAnsi="Times"/>
                <w:rPrChange w:id="6667" w:author="Meryl Etman" w:date="2020-03-25T10:10:00Z">
                  <w:rPr>
                    <w:rFonts w:ascii="Times" w:hAnsi="Times"/>
                  </w:rPr>
                </w:rPrChange>
              </w:rPr>
              <w:t>19</w:t>
            </w:r>
          </w:p>
        </w:tc>
        <w:tc>
          <w:tcPr>
            <w:tcW w:w="1269" w:type="dxa"/>
            <w:shd w:val="clear" w:color="auto" w:fill="auto"/>
          </w:tcPr>
          <w:p w14:paraId="1A9DB910" w14:textId="77777777" w:rsidR="00EB5A81" w:rsidRPr="000748C0" w:rsidRDefault="00EB5A81" w:rsidP="00341985">
            <w:pPr>
              <w:jc w:val="right"/>
              <w:rPr>
                <w:rFonts w:ascii="Times" w:hAnsi="Times"/>
                <w:rtl/>
                <w:rPrChange w:id="6668" w:author="Meryl Etman" w:date="2020-03-25T10:10:00Z">
                  <w:rPr>
                    <w:rFonts w:ascii="Times" w:hAnsi="Times"/>
                    <w:rtl/>
                  </w:rPr>
                </w:rPrChange>
              </w:rPr>
            </w:pPr>
          </w:p>
        </w:tc>
        <w:tc>
          <w:tcPr>
            <w:tcW w:w="2813" w:type="dxa"/>
            <w:shd w:val="clear" w:color="auto" w:fill="auto"/>
          </w:tcPr>
          <w:p w14:paraId="2FD165D1" w14:textId="77777777" w:rsidR="00EB5A81" w:rsidRPr="000748C0" w:rsidRDefault="00EB5A81" w:rsidP="00341985">
            <w:pPr>
              <w:jc w:val="right"/>
              <w:rPr>
                <w:rFonts w:ascii="Times" w:hAnsi="Times"/>
                <w:rPrChange w:id="6669" w:author="Meryl Etman" w:date="2020-03-25T10:10:00Z">
                  <w:rPr>
                    <w:rFonts w:ascii="Times" w:hAnsi="Times"/>
                  </w:rPr>
                </w:rPrChange>
              </w:rPr>
            </w:pPr>
            <w:r w:rsidRPr="000748C0">
              <w:rPr>
                <w:rFonts w:ascii="Times" w:hAnsi="Times"/>
                <w:rtl/>
                <w:rPrChange w:id="6670" w:author="Meryl Etman" w:date="2020-03-25T10:10:00Z">
                  <w:rPr>
                    <w:rFonts w:ascii="Times" w:hAnsi="Times"/>
                    <w:rtl/>
                  </w:rPr>
                </w:rPrChange>
              </w:rPr>
              <w:t>בדיקת הצפה מרפסות (במידה וקיימות</w:t>
            </w:r>
            <w:r w:rsidRPr="000748C0">
              <w:rPr>
                <w:rFonts w:ascii="Times" w:hAnsi="Times" w:hint="cs"/>
                <w:rtl/>
                <w:rPrChange w:id="6671" w:author="Meryl Etman" w:date="2020-03-25T10:10:00Z">
                  <w:rPr>
                    <w:rFonts w:ascii="Times" w:hAnsi="Times" w:hint="cs"/>
                    <w:rtl/>
                  </w:rPr>
                </w:rPrChange>
              </w:rPr>
              <w:t>)</w:t>
            </w:r>
            <w:r w:rsidRPr="000748C0">
              <w:rPr>
                <w:rFonts w:ascii="Times" w:hAnsi="Times"/>
                <w:rPrChange w:id="6672" w:author="Meryl Etman" w:date="2020-03-25T10:10:00Z">
                  <w:rPr>
                    <w:rFonts w:ascii="Times" w:hAnsi="Times"/>
                  </w:rPr>
                </w:rPrChange>
              </w:rPr>
              <w:t>)</w:t>
            </w:r>
          </w:p>
        </w:tc>
        <w:tc>
          <w:tcPr>
            <w:tcW w:w="1406" w:type="dxa"/>
            <w:shd w:val="clear" w:color="auto" w:fill="auto"/>
          </w:tcPr>
          <w:p w14:paraId="0F3BD5F3" w14:textId="77777777" w:rsidR="00EB5A81" w:rsidRPr="000748C0" w:rsidRDefault="00EB5A81" w:rsidP="00341985">
            <w:pPr>
              <w:jc w:val="right"/>
              <w:rPr>
                <w:rFonts w:ascii="Times" w:hAnsi="Times"/>
                <w:rPrChange w:id="6673" w:author="Meryl Etman" w:date="2020-03-25T10:10:00Z">
                  <w:rPr>
                    <w:rFonts w:ascii="Times" w:hAnsi="Times"/>
                  </w:rPr>
                </w:rPrChange>
              </w:rPr>
            </w:pPr>
            <w:r w:rsidRPr="000748C0">
              <w:rPr>
                <w:rFonts w:ascii="Times" w:hAnsi="Times"/>
                <w:rtl/>
                <w:rPrChange w:id="6674" w:author="Meryl Etman" w:date="2020-03-25T10:10:00Z">
                  <w:rPr>
                    <w:rFonts w:ascii="Times" w:hAnsi="Times"/>
                    <w:rtl/>
                  </w:rPr>
                </w:rPrChange>
              </w:rPr>
              <w:t>מת"י</w:t>
            </w:r>
          </w:p>
        </w:tc>
        <w:tc>
          <w:tcPr>
            <w:tcW w:w="1370" w:type="dxa"/>
            <w:shd w:val="clear" w:color="auto" w:fill="auto"/>
          </w:tcPr>
          <w:p w14:paraId="058B88A6" w14:textId="77777777" w:rsidR="00EB5A81" w:rsidRPr="000748C0" w:rsidRDefault="00EB5A81" w:rsidP="00341985">
            <w:pPr>
              <w:jc w:val="right"/>
              <w:rPr>
                <w:rFonts w:ascii="Times" w:hAnsi="Times"/>
                <w:rtl/>
                <w:rPrChange w:id="6675" w:author="Meryl Etman" w:date="2020-03-25T10:10:00Z">
                  <w:rPr>
                    <w:rFonts w:ascii="Times" w:hAnsi="Times"/>
                    <w:rtl/>
                  </w:rPr>
                </w:rPrChange>
              </w:rPr>
            </w:pPr>
          </w:p>
        </w:tc>
        <w:tc>
          <w:tcPr>
            <w:tcW w:w="1905" w:type="dxa"/>
            <w:shd w:val="clear" w:color="auto" w:fill="auto"/>
          </w:tcPr>
          <w:p w14:paraId="5505F2B7" w14:textId="77777777" w:rsidR="00EB5A81" w:rsidRPr="000748C0" w:rsidRDefault="00EB5A81" w:rsidP="00341985">
            <w:pPr>
              <w:jc w:val="right"/>
              <w:rPr>
                <w:rFonts w:ascii="Times" w:hAnsi="Times"/>
                <w:rtl/>
                <w:rPrChange w:id="6676" w:author="Meryl Etman" w:date="2020-03-25T10:10:00Z">
                  <w:rPr>
                    <w:rFonts w:ascii="Times" w:hAnsi="Times"/>
                    <w:rtl/>
                  </w:rPr>
                </w:rPrChange>
              </w:rPr>
            </w:pPr>
          </w:p>
        </w:tc>
      </w:tr>
      <w:tr w:rsidR="00EB5A81" w:rsidRPr="000748C0" w14:paraId="6E4F3C19" w14:textId="77777777" w:rsidTr="00341985">
        <w:tc>
          <w:tcPr>
            <w:tcW w:w="615" w:type="dxa"/>
            <w:shd w:val="clear" w:color="auto" w:fill="auto"/>
          </w:tcPr>
          <w:p w14:paraId="2559D823" w14:textId="77777777" w:rsidR="00EB5A81" w:rsidRPr="000748C0" w:rsidRDefault="00EB5A81" w:rsidP="00341985">
            <w:pPr>
              <w:jc w:val="right"/>
              <w:rPr>
                <w:rFonts w:ascii="Times" w:hAnsi="Times"/>
                <w:rtl/>
                <w:rPrChange w:id="6677" w:author="Meryl Etman" w:date="2020-03-25T10:10:00Z">
                  <w:rPr>
                    <w:rFonts w:ascii="Times" w:hAnsi="Times"/>
                    <w:rtl/>
                  </w:rPr>
                </w:rPrChange>
              </w:rPr>
            </w:pPr>
            <w:r w:rsidRPr="000748C0">
              <w:rPr>
                <w:rFonts w:ascii="Times" w:hAnsi="Times"/>
                <w:rPrChange w:id="6678" w:author="Meryl Etman" w:date="2020-03-25T10:10:00Z">
                  <w:rPr>
                    <w:rFonts w:ascii="Times" w:hAnsi="Times"/>
                  </w:rPr>
                </w:rPrChange>
              </w:rPr>
              <w:t>20</w:t>
            </w:r>
          </w:p>
        </w:tc>
        <w:tc>
          <w:tcPr>
            <w:tcW w:w="1269" w:type="dxa"/>
            <w:shd w:val="clear" w:color="auto" w:fill="auto"/>
          </w:tcPr>
          <w:p w14:paraId="02C57DFA" w14:textId="77777777" w:rsidR="00EB5A81" w:rsidRPr="000748C0" w:rsidRDefault="00EB5A81" w:rsidP="00341985">
            <w:pPr>
              <w:jc w:val="right"/>
              <w:rPr>
                <w:rFonts w:ascii="Times" w:hAnsi="Times"/>
                <w:rtl/>
                <w:rPrChange w:id="6679" w:author="Meryl Etman" w:date="2020-03-25T10:10:00Z">
                  <w:rPr>
                    <w:rFonts w:ascii="Times" w:hAnsi="Times"/>
                    <w:rtl/>
                  </w:rPr>
                </w:rPrChange>
              </w:rPr>
            </w:pPr>
          </w:p>
        </w:tc>
        <w:tc>
          <w:tcPr>
            <w:tcW w:w="2813" w:type="dxa"/>
            <w:shd w:val="clear" w:color="auto" w:fill="auto"/>
          </w:tcPr>
          <w:p w14:paraId="6D7E8954" w14:textId="77777777" w:rsidR="00EB5A81" w:rsidRPr="000748C0" w:rsidRDefault="00EB5A81" w:rsidP="00341985">
            <w:pPr>
              <w:jc w:val="right"/>
              <w:rPr>
                <w:rFonts w:ascii="Times" w:hAnsi="Times"/>
                <w:rPrChange w:id="6680" w:author="Meryl Etman" w:date="2020-03-25T10:10:00Z">
                  <w:rPr>
                    <w:rFonts w:ascii="Times" w:hAnsi="Times"/>
                  </w:rPr>
                </w:rPrChange>
              </w:rPr>
            </w:pPr>
            <w:r w:rsidRPr="000748C0">
              <w:rPr>
                <w:rFonts w:ascii="Times" w:hAnsi="Times"/>
                <w:rtl/>
                <w:rPrChange w:id="6681" w:author="Meryl Etman" w:date="2020-03-25T10:10:00Z">
                  <w:rPr>
                    <w:rFonts w:ascii="Times" w:hAnsi="Times"/>
                    <w:rtl/>
                  </w:rPr>
                </w:rPrChange>
              </w:rPr>
              <w:t>בדיקת שיפועי בטקל</w:t>
            </w:r>
            <w:r w:rsidRPr="000748C0">
              <w:rPr>
                <w:rFonts w:ascii="Times" w:hAnsi="Times" w:hint="cs"/>
                <w:rtl/>
                <w:rPrChange w:id="6682" w:author="Meryl Etman" w:date="2020-03-25T10:10:00Z">
                  <w:rPr>
                    <w:rFonts w:ascii="Times" w:hAnsi="Times" w:hint="cs"/>
                    <w:rtl/>
                  </w:rPr>
                </w:rPrChange>
              </w:rPr>
              <w:t xml:space="preserve"> </w:t>
            </w:r>
            <w:r w:rsidRPr="000748C0">
              <w:rPr>
                <w:rFonts w:ascii="Times" w:hAnsi="Times"/>
                <w:rtl/>
                <w:rPrChange w:id="6683" w:author="Meryl Etman" w:date="2020-03-25T10:10:00Z">
                  <w:rPr>
                    <w:rFonts w:ascii="Times" w:hAnsi="Times"/>
                    <w:rtl/>
                  </w:rPr>
                </w:rPrChange>
              </w:rPr>
              <w:t>( משקל מרחבי וחוזק לחיצה</w:t>
            </w:r>
            <w:r w:rsidRPr="000748C0">
              <w:rPr>
                <w:rFonts w:ascii="Times" w:hAnsi="Times" w:hint="cs"/>
                <w:rtl/>
                <w:rPrChange w:id="6684" w:author="Meryl Etman" w:date="2020-03-25T10:10:00Z">
                  <w:rPr>
                    <w:rFonts w:ascii="Times" w:hAnsi="Times" w:hint="cs"/>
                    <w:rtl/>
                  </w:rPr>
                </w:rPrChange>
              </w:rPr>
              <w:t>)</w:t>
            </w:r>
            <w:r w:rsidRPr="000748C0">
              <w:rPr>
                <w:rFonts w:ascii="Times" w:hAnsi="Times"/>
                <w:rPrChange w:id="6685" w:author="Meryl Etman" w:date="2020-03-25T10:10:00Z">
                  <w:rPr>
                    <w:rFonts w:ascii="Times" w:hAnsi="Times"/>
                  </w:rPr>
                </w:rPrChange>
              </w:rPr>
              <w:t xml:space="preserve"> </w:t>
            </w:r>
          </w:p>
        </w:tc>
        <w:tc>
          <w:tcPr>
            <w:tcW w:w="1406" w:type="dxa"/>
            <w:shd w:val="clear" w:color="auto" w:fill="auto"/>
          </w:tcPr>
          <w:p w14:paraId="2A674D7C" w14:textId="77777777" w:rsidR="00EB5A81" w:rsidRPr="000748C0" w:rsidRDefault="00EB5A81" w:rsidP="00341985">
            <w:pPr>
              <w:jc w:val="right"/>
              <w:rPr>
                <w:rFonts w:ascii="Times" w:hAnsi="Times"/>
                <w:rPrChange w:id="6686" w:author="Meryl Etman" w:date="2020-03-25T10:10:00Z">
                  <w:rPr>
                    <w:rFonts w:ascii="Times" w:hAnsi="Times"/>
                  </w:rPr>
                </w:rPrChange>
              </w:rPr>
            </w:pPr>
            <w:r w:rsidRPr="000748C0">
              <w:rPr>
                <w:rFonts w:ascii="Times" w:hAnsi="Times"/>
                <w:rtl/>
                <w:rPrChange w:id="6687" w:author="Meryl Etman" w:date="2020-03-25T10:10:00Z">
                  <w:rPr>
                    <w:rFonts w:ascii="Times" w:hAnsi="Times"/>
                    <w:rtl/>
                  </w:rPr>
                </w:rPrChange>
              </w:rPr>
              <w:t>מת"י</w:t>
            </w:r>
          </w:p>
        </w:tc>
        <w:tc>
          <w:tcPr>
            <w:tcW w:w="1370" w:type="dxa"/>
            <w:shd w:val="clear" w:color="auto" w:fill="auto"/>
          </w:tcPr>
          <w:p w14:paraId="58146317" w14:textId="77777777" w:rsidR="00EB5A81" w:rsidRPr="000748C0" w:rsidRDefault="00EB5A81" w:rsidP="00341985">
            <w:pPr>
              <w:jc w:val="right"/>
              <w:rPr>
                <w:rFonts w:ascii="Times" w:hAnsi="Times"/>
                <w:rtl/>
                <w:rPrChange w:id="6688" w:author="Meryl Etman" w:date="2020-03-25T10:10:00Z">
                  <w:rPr>
                    <w:rFonts w:ascii="Times" w:hAnsi="Times"/>
                    <w:rtl/>
                  </w:rPr>
                </w:rPrChange>
              </w:rPr>
            </w:pPr>
          </w:p>
        </w:tc>
        <w:tc>
          <w:tcPr>
            <w:tcW w:w="1905" w:type="dxa"/>
            <w:shd w:val="clear" w:color="auto" w:fill="auto"/>
          </w:tcPr>
          <w:p w14:paraId="212A496A" w14:textId="77777777" w:rsidR="00EB5A81" w:rsidRPr="000748C0" w:rsidRDefault="00EB5A81" w:rsidP="00341985">
            <w:pPr>
              <w:jc w:val="right"/>
              <w:rPr>
                <w:rFonts w:ascii="Times" w:hAnsi="Times"/>
                <w:rtl/>
                <w:rPrChange w:id="6689" w:author="Meryl Etman" w:date="2020-03-25T10:10:00Z">
                  <w:rPr>
                    <w:rFonts w:ascii="Times" w:hAnsi="Times"/>
                    <w:rtl/>
                  </w:rPr>
                </w:rPrChange>
              </w:rPr>
            </w:pPr>
          </w:p>
        </w:tc>
      </w:tr>
      <w:tr w:rsidR="00EB5A81" w:rsidRPr="000748C0" w14:paraId="49756F54" w14:textId="77777777" w:rsidTr="00341985">
        <w:tc>
          <w:tcPr>
            <w:tcW w:w="615" w:type="dxa"/>
            <w:shd w:val="clear" w:color="auto" w:fill="auto"/>
          </w:tcPr>
          <w:p w14:paraId="70C18E0E" w14:textId="77777777" w:rsidR="00EB5A81" w:rsidRPr="000748C0" w:rsidRDefault="00EB5A81" w:rsidP="00341985">
            <w:pPr>
              <w:jc w:val="right"/>
              <w:rPr>
                <w:rFonts w:ascii="Times" w:hAnsi="Times"/>
                <w:rtl/>
                <w:rPrChange w:id="6690" w:author="Meryl Etman" w:date="2020-03-25T10:10:00Z">
                  <w:rPr>
                    <w:rFonts w:ascii="Times" w:hAnsi="Times"/>
                    <w:rtl/>
                  </w:rPr>
                </w:rPrChange>
              </w:rPr>
            </w:pPr>
            <w:r w:rsidRPr="000748C0">
              <w:rPr>
                <w:rFonts w:ascii="Times" w:hAnsi="Times"/>
                <w:rPrChange w:id="6691" w:author="Meryl Etman" w:date="2020-03-25T10:10:00Z">
                  <w:rPr>
                    <w:rFonts w:ascii="Times" w:hAnsi="Times"/>
                  </w:rPr>
                </w:rPrChange>
              </w:rPr>
              <w:t>21</w:t>
            </w:r>
          </w:p>
        </w:tc>
        <w:tc>
          <w:tcPr>
            <w:tcW w:w="1269" w:type="dxa"/>
            <w:shd w:val="clear" w:color="auto" w:fill="auto"/>
          </w:tcPr>
          <w:p w14:paraId="4C739C68" w14:textId="77777777" w:rsidR="00EB5A81" w:rsidRPr="000748C0" w:rsidRDefault="00EB5A81" w:rsidP="00341985">
            <w:pPr>
              <w:jc w:val="right"/>
              <w:rPr>
                <w:rFonts w:ascii="Times" w:hAnsi="Times"/>
                <w:rtl/>
                <w:rPrChange w:id="6692" w:author="Meryl Etman" w:date="2020-03-25T10:10:00Z">
                  <w:rPr>
                    <w:rFonts w:ascii="Times" w:hAnsi="Times"/>
                    <w:rtl/>
                  </w:rPr>
                </w:rPrChange>
              </w:rPr>
            </w:pPr>
          </w:p>
        </w:tc>
        <w:tc>
          <w:tcPr>
            <w:tcW w:w="2813" w:type="dxa"/>
            <w:shd w:val="clear" w:color="auto" w:fill="auto"/>
          </w:tcPr>
          <w:p w14:paraId="0A441C39" w14:textId="77777777" w:rsidR="00EB5A81" w:rsidRPr="000748C0" w:rsidRDefault="00EB5A81" w:rsidP="00341985">
            <w:pPr>
              <w:jc w:val="right"/>
              <w:rPr>
                <w:rFonts w:ascii="Times" w:hAnsi="Times"/>
                <w:rPrChange w:id="6693" w:author="Meryl Etman" w:date="2020-03-25T10:10:00Z">
                  <w:rPr>
                    <w:rFonts w:ascii="Times" w:hAnsi="Times"/>
                  </w:rPr>
                </w:rPrChange>
              </w:rPr>
            </w:pPr>
            <w:r w:rsidRPr="000748C0">
              <w:rPr>
                <w:rFonts w:ascii="Times" w:hAnsi="Times"/>
                <w:rtl/>
                <w:rPrChange w:id="6694" w:author="Meryl Etman" w:date="2020-03-25T10:10:00Z">
                  <w:rPr>
                    <w:rFonts w:ascii="Times" w:hAnsi="Times"/>
                    <w:rtl/>
                  </w:rPr>
                </w:rPrChange>
              </w:rPr>
              <w:t>בדיקת איטום קירות חוץ לפני חיפוי פחים</w:t>
            </w:r>
          </w:p>
        </w:tc>
        <w:tc>
          <w:tcPr>
            <w:tcW w:w="1406" w:type="dxa"/>
            <w:shd w:val="clear" w:color="auto" w:fill="auto"/>
          </w:tcPr>
          <w:p w14:paraId="71FB7365" w14:textId="77777777" w:rsidR="00EB5A81" w:rsidRPr="000748C0" w:rsidRDefault="00EB5A81" w:rsidP="00341985">
            <w:pPr>
              <w:jc w:val="right"/>
              <w:rPr>
                <w:rFonts w:ascii="Times" w:hAnsi="Times"/>
                <w:rPrChange w:id="6695" w:author="Meryl Etman" w:date="2020-03-25T10:10:00Z">
                  <w:rPr>
                    <w:rFonts w:ascii="Times" w:hAnsi="Times"/>
                  </w:rPr>
                </w:rPrChange>
              </w:rPr>
            </w:pPr>
            <w:r w:rsidRPr="000748C0">
              <w:rPr>
                <w:rFonts w:ascii="Times" w:hAnsi="Times"/>
                <w:rtl/>
                <w:rPrChange w:id="6696" w:author="Meryl Etman" w:date="2020-03-25T10:10:00Z">
                  <w:rPr>
                    <w:rFonts w:ascii="Times" w:hAnsi="Times"/>
                    <w:rtl/>
                  </w:rPr>
                </w:rPrChange>
              </w:rPr>
              <w:t>מת"י</w:t>
            </w:r>
          </w:p>
        </w:tc>
        <w:tc>
          <w:tcPr>
            <w:tcW w:w="1370" w:type="dxa"/>
            <w:shd w:val="clear" w:color="auto" w:fill="auto"/>
          </w:tcPr>
          <w:p w14:paraId="5686EED7" w14:textId="77777777" w:rsidR="00EB5A81" w:rsidRPr="000748C0" w:rsidRDefault="00EB5A81" w:rsidP="00341985">
            <w:pPr>
              <w:jc w:val="right"/>
              <w:rPr>
                <w:rFonts w:ascii="Times" w:hAnsi="Times"/>
                <w:rtl/>
                <w:rPrChange w:id="6697" w:author="Meryl Etman" w:date="2020-03-25T10:10:00Z">
                  <w:rPr>
                    <w:rFonts w:ascii="Times" w:hAnsi="Times"/>
                    <w:rtl/>
                  </w:rPr>
                </w:rPrChange>
              </w:rPr>
            </w:pPr>
          </w:p>
        </w:tc>
        <w:tc>
          <w:tcPr>
            <w:tcW w:w="1905" w:type="dxa"/>
            <w:shd w:val="clear" w:color="auto" w:fill="auto"/>
          </w:tcPr>
          <w:p w14:paraId="11857F68" w14:textId="77777777" w:rsidR="00EB5A81" w:rsidRPr="000748C0" w:rsidRDefault="00EB5A81" w:rsidP="00341985">
            <w:pPr>
              <w:jc w:val="right"/>
              <w:rPr>
                <w:rFonts w:ascii="Times" w:hAnsi="Times"/>
                <w:rtl/>
                <w:rPrChange w:id="6698" w:author="Meryl Etman" w:date="2020-03-25T10:10:00Z">
                  <w:rPr>
                    <w:rFonts w:ascii="Times" w:hAnsi="Times"/>
                    <w:rtl/>
                  </w:rPr>
                </w:rPrChange>
              </w:rPr>
            </w:pPr>
          </w:p>
        </w:tc>
      </w:tr>
      <w:tr w:rsidR="00EB5A81" w:rsidRPr="000748C0" w14:paraId="58C96EDE" w14:textId="77777777" w:rsidTr="00341985">
        <w:tc>
          <w:tcPr>
            <w:tcW w:w="615" w:type="dxa"/>
            <w:shd w:val="clear" w:color="auto" w:fill="auto"/>
          </w:tcPr>
          <w:p w14:paraId="393CCC59" w14:textId="77777777" w:rsidR="00EB5A81" w:rsidRPr="000748C0" w:rsidRDefault="00EB5A81" w:rsidP="00341985">
            <w:pPr>
              <w:jc w:val="right"/>
              <w:rPr>
                <w:rFonts w:ascii="Times" w:hAnsi="Times"/>
                <w:rtl/>
                <w:rPrChange w:id="6699" w:author="Meryl Etman" w:date="2020-03-25T10:10:00Z">
                  <w:rPr>
                    <w:rFonts w:ascii="Times" w:hAnsi="Times"/>
                    <w:rtl/>
                  </w:rPr>
                </w:rPrChange>
              </w:rPr>
            </w:pPr>
            <w:r w:rsidRPr="000748C0">
              <w:rPr>
                <w:rFonts w:ascii="Times" w:hAnsi="Times"/>
                <w:rPrChange w:id="6700" w:author="Meryl Etman" w:date="2020-03-25T10:10:00Z">
                  <w:rPr>
                    <w:rFonts w:ascii="Times" w:hAnsi="Times"/>
                  </w:rPr>
                </w:rPrChange>
              </w:rPr>
              <w:t>22</w:t>
            </w:r>
          </w:p>
        </w:tc>
        <w:tc>
          <w:tcPr>
            <w:tcW w:w="1269" w:type="dxa"/>
            <w:shd w:val="clear" w:color="auto" w:fill="auto"/>
          </w:tcPr>
          <w:p w14:paraId="6C783C35" w14:textId="77777777" w:rsidR="00EB5A81" w:rsidRPr="000748C0" w:rsidRDefault="00EB5A81" w:rsidP="00341985">
            <w:pPr>
              <w:jc w:val="right"/>
              <w:rPr>
                <w:rFonts w:ascii="Times" w:hAnsi="Times"/>
                <w:rtl/>
                <w:rPrChange w:id="6701" w:author="Meryl Etman" w:date="2020-03-25T10:10:00Z">
                  <w:rPr>
                    <w:rFonts w:ascii="Times" w:hAnsi="Times"/>
                    <w:rtl/>
                  </w:rPr>
                </w:rPrChange>
              </w:rPr>
            </w:pPr>
          </w:p>
        </w:tc>
        <w:tc>
          <w:tcPr>
            <w:tcW w:w="2813" w:type="dxa"/>
            <w:shd w:val="clear" w:color="auto" w:fill="auto"/>
          </w:tcPr>
          <w:p w14:paraId="5BAAC134" w14:textId="77777777" w:rsidR="00EB5A81" w:rsidRPr="000748C0" w:rsidRDefault="00EB5A81" w:rsidP="00341985">
            <w:pPr>
              <w:rPr>
                <w:rFonts w:ascii="Times" w:hAnsi="Times"/>
                <w:rtl/>
                <w:rPrChange w:id="6702" w:author="Meryl Etman" w:date="2020-03-25T10:10:00Z">
                  <w:rPr>
                    <w:rFonts w:ascii="Times" w:hAnsi="Times"/>
                    <w:rtl/>
                  </w:rPr>
                </w:rPrChange>
              </w:rPr>
            </w:pPr>
            <w:r w:rsidRPr="000748C0">
              <w:rPr>
                <w:rFonts w:ascii="Times" w:hAnsi="Times"/>
                <w:rtl/>
                <w:rPrChange w:id="6703" w:author="Meryl Etman" w:date="2020-03-25T10:10:00Z">
                  <w:rPr>
                    <w:rFonts w:ascii="Times" w:hAnsi="Times"/>
                    <w:rtl/>
                  </w:rPr>
                </w:rPrChange>
              </w:rPr>
              <w:t>ביצוע המטרת חלונות + תפרים באלמנטים הטרומיים בחזיתות</w:t>
            </w:r>
          </w:p>
        </w:tc>
        <w:tc>
          <w:tcPr>
            <w:tcW w:w="1406" w:type="dxa"/>
            <w:shd w:val="clear" w:color="auto" w:fill="auto"/>
          </w:tcPr>
          <w:p w14:paraId="40C2BCC9" w14:textId="77777777" w:rsidR="00EB5A81" w:rsidRPr="000748C0" w:rsidRDefault="00EB5A81" w:rsidP="00341985">
            <w:pPr>
              <w:jc w:val="right"/>
              <w:rPr>
                <w:rFonts w:ascii="Times" w:hAnsi="Times"/>
                <w:rPrChange w:id="6704" w:author="Meryl Etman" w:date="2020-03-25T10:10:00Z">
                  <w:rPr>
                    <w:rFonts w:ascii="Times" w:hAnsi="Times"/>
                  </w:rPr>
                </w:rPrChange>
              </w:rPr>
            </w:pPr>
            <w:r w:rsidRPr="000748C0">
              <w:rPr>
                <w:rFonts w:ascii="Times" w:hAnsi="Times"/>
                <w:rtl/>
                <w:rPrChange w:id="6705" w:author="Meryl Etman" w:date="2020-03-25T10:10:00Z">
                  <w:rPr>
                    <w:rFonts w:ascii="Times" w:hAnsi="Times"/>
                    <w:rtl/>
                  </w:rPr>
                </w:rPrChange>
              </w:rPr>
              <w:t>מת"י</w:t>
            </w:r>
          </w:p>
        </w:tc>
        <w:tc>
          <w:tcPr>
            <w:tcW w:w="1370" w:type="dxa"/>
            <w:shd w:val="clear" w:color="auto" w:fill="auto"/>
          </w:tcPr>
          <w:p w14:paraId="09D13D25" w14:textId="77777777" w:rsidR="00EB5A81" w:rsidRPr="000748C0" w:rsidRDefault="00EB5A81" w:rsidP="00341985">
            <w:pPr>
              <w:jc w:val="right"/>
              <w:rPr>
                <w:rFonts w:ascii="Times" w:hAnsi="Times"/>
                <w:rtl/>
                <w:rPrChange w:id="6706" w:author="Meryl Etman" w:date="2020-03-25T10:10:00Z">
                  <w:rPr>
                    <w:rFonts w:ascii="Times" w:hAnsi="Times"/>
                    <w:rtl/>
                  </w:rPr>
                </w:rPrChange>
              </w:rPr>
            </w:pPr>
          </w:p>
        </w:tc>
        <w:tc>
          <w:tcPr>
            <w:tcW w:w="1905" w:type="dxa"/>
            <w:shd w:val="clear" w:color="auto" w:fill="auto"/>
          </w:tcPr>
          <w:p w14:paraId="3B236AEA" w14:textId="77777777" w:rsidR="00EB5A81" w:rsidRPr="000748C0" w:rsidRDefault="00EB5A81" w:rsidP="00341985">
            <w:pPr>
              <w:jc w:val="right"/>
              <w:rPr>
                <w:rFonts w:ascii="Times" w:hAnsi="Times"/>
                <w:rtl/>
                <w:rPrChange w:id="6707" w:author="Meryl Etman" w:date="2020-03-25T10:10:00Z">
                  <w:rPr>
                    <w:rFonts w:ascii="Times" w:hAnsi="Times"/>
                    <w:rtl/>
                  </w:rPr>
                </w:rPrChange>
              </w:rPr>
            </w:pPr>
          </w:p>
        </w:tc>
      </w:tr>
      <w:tr w:rsidR="00EB5A81" w:rsidRPr="000748C0" w14:paraId="63344F21" w14:textId="77777777" w:rsidTr="00341985">
        <w:tc>
          <w:tcPr>
            <w:tcW w:w="615" w:type="dxa"/>
            <w:shd w:val="clear" w:color="auto" w:fill="auto"/>
          </w:tcPr>
          <w:p w14:paraId="42AF2F03" w14:textId="77777777" w:rsidR="00EB5A81" w:rsidRPr="000748C0" w:rsidRDefault="00EB5A81" w:rsidP="00341985">
            <w:pPr>
              <w:jc w:val="right"/>
              <w:rPr>
                <w:rFonts w:ascii="Times" w:hAnsi="Times"/>
                <w:rtl/>
                <w:rPrChange w:id="6708" w:author="Meryl Etman" w:date="2020-03-25T10:10:00Z">
                  <w:rPr>
                    <w:rFonts w:ascii="Times" w:hAnsi="Times"/>
                    <w:rtl/>
                  </w:rPr>
                </w:rPrChange>
              </w:rPr>
            </w:pPr>
            <w:r w:rsidRPr="000748C0">
              <w:rPr>
                <w:rFonts w:ascii="Times" w:hAnsi="Times"/>
                <w:rPrChange w:id="6709" w:author="Meryl Etman" w:date="2020-03-25T10:10:00Z">
                  <w:rPr>
                    <w:rFonts w:ascii="Times" w:hAnsi="Times"/>
                  </w:rPr>
                </w:rPrChange>
              </w:rPr>
              <w:lastRenderedPageBreak/>
              <w:t>23</w:t>
            </w:r>
          </w:p>
        </w:tc>
        <w:tc>
          <w:tcPr>
            <w:tcW w:w="1269" w:type="dxa"/>
            <w:shd w:val="clear" w:color="auto" w:fill="auto"/>
          </w:tcPr>
          <w:p w14:paraId="55AB634D" w14:textId="77777777" w:rsidR="00EB5A81" w:rsidRPr="000748C0" w:rsidRDefault="00EB5A81" w:rsidP="00341985">
            <w:pPr>
              <w:jc w:val="right"/>
              <w:rPr>
                <w:rFonts w:ascii="Times" w:hAnsi="Times"/>
                <w:rtl/>
                <w:rPrChange w:id="6710" w:author="Meryl Etman" w:date="2020-03-25T10:10:00Z">
                  <w:rPr>
                    <w:rFonts w:ascii="Times" w:hAnsi="Times"/>
                    <w:rtl/>
                  </w:rPr>
                </w:rPrChange>
              </w:rPr>
            </w:pPr>
            <w:r w:rsidRPr="000748C0">
              <w:rPr>
                <w:rFonts w:ascii="Times" w:hAnsi="Times" w:hint="cs"/>
                <w:rtl/>
                <w:rPrChange w:id="6711" w:author="Meryl Etman" w:date="2020-03-25T10:10:00Z">
                  <w:rPr>
                    <w:rFonts w:ascii="Times" w:hAnsi="Times" w:hint="cs"/>
                    <w:rtl/>
                  </w:rPr>
                </w:rPrChange>
              </w:rPr>
              <w:t>אלומיניום</w:t>
            </w:r>
          </w:p>
        </w:tc>
        <w:tc>
          <w:tcPr>
            <w:tcW w:w="2813" w:type="dxa"/>
            <w:shd w:val="clear" w:color="auto" w:fill="auto"/>
          </w:tcPr>
          <w:p w14:paraId="2B0D5951" w14:textId="77777777" w:rsidR="00EB5A81" w:rsidRPr="000748C0" w:rsidRDefault="00EB5A81" w:rsidP="00341985">
            <w:pPr>
              <w:jc w:val="right"/>
              <w:rPr>
                <w:rFonts w:ascii="Times" w:hAnsi="Times"/>
                <w:rPrChange w:id="6712" w:author="Meryl Etman" w:date="2020-03-25T10:10:00Z">
                  <w:rPr>
                    <w:rFonts w:ascii="Times" w:hAnsi="Times"/>
                  </w:rPr>
                </w:rPrChange>
              </w:rPr>
            </w:pPr>
            <w:r w:rsidRPr="000748C0">
              <w:rPr>
                <w:rFonts w:ascii="Times" w:hAnsi="Times"/>
                <w:rtl/>
                <w:rPrChange w:id="6713" w:author="Meryl Etman" w:date="2020-03-25T10:10:00Z">
                  <w:rPr>
                    <w:rFonts w:ascii="Times" w:hAnsi="Times"/>
                    <w:rtl/>
                  </w:rPr>
                </w:rPrChange>
              </w:rPr>
              <w:t>בדיקת מעקה לפי ת"י 1142</w:t>
            </w:r>
          </w:p>
        </w:tc>
        <w:tc>
          <w:tcPr>
            <w:tcW w:w="1406" w:type="dxa"/>
            <w:shd w:val="clear" w:color="auto" w:fill="auto"/>
          </w:tcPr>
          <w:p w14:paraId="3A2831D2" w14:textId="77777777" w:rsidR="00EB5A81" w:rsidRPr="000748C0" w:rsidRDefault="00EB5A81" w:rsidP="00341985">
            <w:pPr>
              <w:jc w:val="right"/>
              <w:rPr>
                <w:rFonts w:ascii="Times" w:hAnsi="Times"/>
                <w:rPrChange w:id="6714" w:author="Meryl Etman" w:date="2020-03-25T10:10:00Z">
                  <w:rPr>
                    <w:rFonts w:ascii="Times" w:hAnsi="Times"/>
                  </w:rPr>
                </w:rPrChange>
              </w:rPr>
            </w:pPr>
            <w:r w:rsidRPr="000748C0">
              <w:rPr>
                <w:rFonts w:ascii="Times" w:hAnsi="Times"/>
                <w:rtl/>
                <w:rPrChange w:id="6715" w:author="Meryl Etman" w:date="2020-03-25T10:10:00Z">
                  <w:rPr>
                    <w:rFonts w:ascii="Times" w:hAnsi="Times"/>
                    <w:rtl/>
                  </w:rPr>
                </w:rPrChange>
              </w:rPr>
              <w:t>מת"י</w:t>
            </w:r>
          </w:p>
        </w:tc>
        <w:tc>
          <w:tcPr>
            <w:tcW w:w="1370" w:type="dxa"/>
            <w:shd w:val="clear" w:color="auto" w:fill="auto"/>
          </w:tcPr>
          <w:p w14:paraId="330C2460" w14:textId="77777777" w:rsidR="00EB5A81" w:rsidRPr="000748C0" w:rsidRDefault="00EB5A81" w:rsidP="00341985">
            <w:pPr>
              <w:jc w:val="right"/>
              <w:rPr>
                <w:rFonts w:ascii="Times" w:hAnsi="Times"/>
                <w:rtl/>
                <w:rPrChange w:id="6716" w:author="Meryl Etman" w:date="2020-03-25T10:10:00Z">
                  <w:rPr>
                    <w:rFonts w:ascii="Times" w:hAnsi="Times"/>
                    <w:rtl/>
                  </w:rPr>
                </w:rPrChange>
              </w:rPr>
            </w:pPr>
          </w:p>
        </w:tc>
        <w:tc>
          <w:tcPr>
            <w:tcW w:w="1905" w:type="dxa"/>
            <w:shd w:val="clear" w:color="auto" w:fill="auto"/>
          </w:tcPr>
          <w:p w14:paraId="73DC3D9B" w14:textId="77777777" w:rsidR="00EB5A81" w:rsidRPr="000748C0" w:rsidRDefault="00EB5A81" w:rsidP="00341985">
            <w:pPr>
              <w:jc w:val="right"/>
              <w:rPr>
                <w:rFonts w:ascii="Times" w:hAnsi="Times"/>
                <w:rtl/>
                <w:rPrChange w:id="6717" w:author="Meryl Etman" w:date="2020-03-25T10:10:00Z">
                  <w:rPr>
                    <w:rFonts w:ascii="Times" w:hAnsi="Times"/>
                    <w:rtl/>
                  </w:rPr>
                </w:rPrChange>
              </w:rPr>
            </w:pPr>
          </w:p>
        </w:tc>
      </w:tr>
      <w:tr w:rsidR="00EB5A81" w:rsidRPr="000748C0" w14:paraId="1EDEC93A" w14:textId="77777777" w:rsidTr="00341985">
        <w:tc>
          <w:tcPr>
            <w:tcW w:w="615" w:type="dxa"/>
            <w:shd w:val="clear" w:color="auto" w:fill="auto"/>
          </w:tcPr>
          <w:p w14:paraId="68CC8D83" w14:textId="77777777" w:rsidR="00EB5A81" w:rsidRPr="000748C0" w:rsidRDefault="00EB5A81" w:rsidP="00341985">
            <w:pPr>
              <w:jc w:val="right"/>
              <w:rPr>
                <w:rFonts w:ascii="Times" w:hAnsi="Times"/>
                <w:rtl/>
                <w:rPrChange w:id="6718" w:author="Meryl Etman" w:date="2020-03-25T10:10:00Z">
                  <w:rPr>
                    <w:rFonts w:ascii="Times" w:hAnsi="Times"/>
                    <w:rtl/>
                  </w:rPr>
                </w:rPrChange>
              </w:rPr>
            </w:pPr>
            <w:r w:rsidRPr="000748C0">
              <w:rPr>
                <w:rFonts w:ascii="Times" w:hAnsi="Times"/>
                <w:rPrChange w:id="6719" w:author="Meryl Etman" w:date="2020-03-25T10:10:00Z">
                  <w:rPr>
                    <w:rFonts w:ascii="Times" w:hAnsi="Times"/>
                  </w:rPr>
                </w:rPrChange>
              </w:rPr>
              <w:t>24</w:t>
            </w:r>
          </w:p>
        </w:tc>
        <w:tc>
          <w:tcPr>
            <w:tcW w:w="1269" w:type="dxa"/>
            <w:shd w:val="clear" w:color="auto" w:fill="auto"/>
          </w:tcPr>
          <w:p w14:paraId="0A5DC358" w14:textId="77777777" w:rsidR="00EB5A81" w:rsidRPr="000748C0" w:rsidRDefault="00EB5A81" w:rsidP="00341985">
            <w:pPr>
              <w:jc w:val="right"/>
              <w:rPr>
                <w:rFonts w:ascii="Times" w:hAnsi="Times"/>
                <w:rtl/>
                <w:rPrChange w:id="6720" w:author="Meryl Etman" w:date="2020-03-25T10:10:00Z">
                  <w:rPr>
                    <w:rFonts w:ascii="Times" w:hAnsi="Times"/>
                    <w:rtl/>
                  </w:rPr>
                </w:rPrChange>
              </w:rPr>
            </w:pPr>
          </w:p>
        </w:tc>
        <w:tc>
          <w:tcPr>
            <w:tcW w:w="2813" w:type="dxa"/>
            <w:shd w:val="clear" w:color="auto" w:fill="auto"/>
          </w:tcPr>
          <w:p w14:paraId="4A1BB7E6" w14:textId="77777777" w:rsidR="00EB5A81" w:rsidRPr="000748C0" w:rsidRDefault="00EB5A81" w:rsidP="00341985">
            <w:pPr>
              <w:jc w:val="right"/>
              <w:rPr>
                <w:rFonts w:ascii="Times" w:hAnsi="Times"/>
                <w:rPrChange w:id="6721" w:author="Meryl Etman" w:date="2020-03-25T10:10:00Z">
                  <w:rPr>
                    <w:rFonts w:ascii="Times" w:hAnsi="Times"/>
                  </w:rPr>
                </w:rPrChange>
              </w:rPr>
            </w:pPr>
            <w:r w:rsidRPr="000748C0">
              <w:rPr>
                <w:rFonts w:ascii="Times" w:hAnsi="Times"/>
                <w:rtl/>
                <w:rPrChange w:id="6722" w:author="Meryl Etman" w:date="2020-03-25T10:10:00Z">
                  <w:rPr>
                    <w:rFonts w:ascii="Times" w:hAnsi="Times"/>
                    <w:rtl/>
                  </w:rPr>
                </w:rPrChange>
              </w:rPr>
              <w:t>בדיקה של מעקה טיפוסי</w:t>
            </w:r>
          </w:p>
        </w:tc>
        <w:tc>
          <w:tcPr>
            <w:tcW w:w="1406" w:type="dxa"/>
            <w:shd w:val="clear" w:color="auto" w:fill="auto"/>
          </w:tcPr>
          <w:p w14:paraId="246ABD7C" w14:textId="77777777" w:rsidR="00EB5A81" w:rsidRPr="000748C0" w:rsidRDefault="00EB5A81" w:rsidP="00341985">
            <w:pPr>
              <w:jc w:val="right"/>
              <w:rPr>
                <w:rFonts w:ascii="Times" w:hAnsi="Times"/>
                <w:rPrChange w:id="6723" w:author="Meryl Etman" w:date="2020-03-25T10:10:00Z">
                  <w:rPr>
                    <w:rFonts w:ascii="Times" w:hAnsi="Times"/>
                  </w:rPr>
                </w:rPrChange>
              </w:rPr>
            </w:pPr>
            <w:r w:rsidRPr="000748C0">
              <w:rPr>
                <w:rFonts w:ascii="Times" w:hAnsi="Times"/>
                <w:rtl/>
                <w:rPrChange w:id="6724" w:author="Meryl Etman" w:date="2020-03-25T10:10:00Z">
                  <w:rPr>
                    <w:rFonts w:ascii="Times" w:hAnsi="Times"/>
                    <w:rtl/>
                  </w:rPr>
                </w:rPrChange>
              </w:rPr>
              <w:t>מת"י</w:t>
            </w:r>
          </w:p>
        </w:tc>
        <w:tc>
          <w:tcPr>
            <w:tcW w:w="1370" w:type="dxa"/>
            <w:shd w:val="clear" w:color="auto" w:fill="auto"/>
          </w:tcPr>
          <w:p w14:paraId="2DF40A1A" w14:textId="77777777" w:rsidR="00EB5A81" w:rsidRPr="000748C0" w:rsidRDefault="00EB5A81" w:rsidP="00341985">
            <w:pPr>
              <w:jc w:val="right"/>
              <w:rPr>
                <w:rFonts w:ascii="Times" w:hAnsi="Times"/>
                <w:rtl/>
                <w:rPrChange w:id="6725" w:author="Meryl Etman" w:date="2020-03-25T10:10:00Z">
                  <w:rPr>
                    <w:rFonts w:ascii="Times" w:hAnsi="Times"/>
                    <w:rtl/>
                  </w:rPr>
                </w:rPrChange>
              </w:rPr>
            </w:pPr>
          </w:p>
        </w:tc>
        <w:tc>
          <w:tcPr>
            <w:tcW w:w="1905" w:type="dxa"/>
            <w:shd w:val="clear" w:color="auto" w:fill="auto"/>
          </w:tcPr>
          <w:p w14:paraId="063448F0" w14:textId="77777777" w:rsidR="00EB5A81" w:rsidRPr="000748C0" w:rsidRDefault="00EB5A81" w:rsidP="00341985">
            <w:pPr>
              <w:jc w:val="right"/>
              <w:rPr>
                <w:rFonts w:ascii="Times" w:hAnsi="Times"/>
                <w:rtl/>
                <w:rPrChange w:id="6726" w:author="Meryl Etman" w:date="2020-03-25T10:10:00Z">
                  <w:rPr>
                    <w:rFonts w:ascii="Times" w:hAnsi="Times"/>
                    <w:rtl/>
                  </w:rPr>
                </w:rPrChange>
              </w:rPr>
            </w:pPr>
          </w:p>
        </w:tc>
      </w:tr>
      <w:tr w:rsidR="00EB5A81" w:rsidRPr="000748C0" w14:paraId="30C938EF" w14:textId="77777777" w:rsidTr="00341985">
        <w:tc>
          <w:tcPr>
            <w:tcW w:w="615" w:type="dxa"/>
            <w:shd w:val="clear" w:color="auto" w:fill="auto"/>
          </w:tcPr>
          <w:p w14:paraId="63DA65B9" w14:textId="77777777" w:rsidR="00EB5A81" w:rsidRPr="000748C0" w:rsidRDefault="00EB5A81" w:rsidP="00341985">
            <w:pPr>
              <w:jc w:val="right"/>
              <w:rPr>
                <w:rFonts w:ascii="Times" w:hAnsi="Times"/>
                <w:rtl/>
                <w:rPrChange w:id="6727" w:author="Meryl Etman" w:date="2020-03-25T10:10:00Z">
                  <w:rPr>
                    <w:rFonts w:ascii="Times" w:hAnsi="Times"/>
                    <w:rtl/>
                  </w:rPr>
                </w:rPrChange>
              </w:rPr>
            </w:pPr>
            <w:r w:rsidRPr="000748C0">
              <w:rPr>
                <w:rFonts w:ascii="Times" w:hAnsi="Times"/>
                <w:rPrChange w:id="6728" w:author="Meryl Etman" w:date="2020-03-25T10:10:00Z">
                  <w:rPr>
                    <w:rFonts w:ascii="Times" w:hAnsi="Times"/>
                  </w:rPr>
                </w:rPrChange>
              </w:rPr>
              <w:t>25</w:t>
            </w:r>
          </w:p>
        </w:tc>
        <w:tc>
          <w:tcPr>
            <w:tcW w:w="1269" w:type="dxa"/>
            <w:shd w:val="clear" w:color="auto" w:fill="auto"/>
          </w:tcPr>
          <w:p w14:paraId="4C7D5820" w14:textId="77777777" w:rsidR="00EB5A81" w:rsidRPr="000748C0" w:rsidRDefault="00EB5A81" w:rsidP="00341985">
            <w:pPr>
              <w:jc w:val="right"/>
              <w:rPr>
                <w:rFonts w:ascii="Times" w:hAnsi="Times"/>
                <w:rtl/>
                <w:rPrChange w:id="6729" w:author="Meryl Etman" w:date="2020-03-25T10:10:00Z">
                  <w:rPr>
                    <w:rFonts w:ascii="Times" w:hAnsi="Times"/>
                    <w:rtl/>
                  </w:rPr>
                </w:rPrChange>
              </w:rPr>
            </w:pPr>
          </w:p>
        </w:tc>
        <w:tc>
          <w:tcPr>
            <w:tcW w:w="2813" w:type="dxa"/>
            <w:shd w:val="clear" w:color="auto" w:fill="auto"/>
          </w:tcPr>
          <w:p w14:paraId="7FAAAF5E" w14:textId="77777777" w:rsidR="00EB5A81" w:rsidRPr="000748C0" w:rsidRDefault="00EB5A81" w:rsidP="00341985">
            <w:pPr>
              <w:rPr>
                <w:rFonts w:ascii="Times" w:hAnsi="Times"/>
                <w:rPrChange w:id="6730" w:author="Meryl Etman" w:date="2020-03-25T10:10:00Z">
                  <w:rPr>
                    <w:rFonts w:ascii="Times" w:hAnsi="Times"/>
                  </w:rPr>
                </w:rPrChange>
              </w:rPr>
            </w:pPr>
            <w:r w:rsidRPr="000748C0">
              <w:rPr>
                <w:rFonts w:ascii="Times" w:hAnsi="Times"/>
                <w:rtl/>
                <w:rPrChange w:id="6731" w:author="Meryl Etman" w:date="2020-03-25T10:10:00Z">
                  <w:rPr>
                    <w:rFonts w:ascii="Times" w:hAnsi="Times"/>
                    <w:rtl/>
                  </w:rPr>
                </w:rPrChange>
              </w:rPr>
              <w:t xml:space="preserve">בדיקת ואישור </w:t>
            </w:r>
            <w:r w:rsidRPr="000748C0">
              <w:rPr>
                <w:rFonts w:ascii="Times" w:hAnsi="Times" w:hint="cs"/>
                <w:rtl/>
                <w:rPrChange w:id="6732" w:author="Meryl Etman" w:date="2020-03-25T10:10:00Z">
                  <w:rPr>
                    <w:rFonts w:ascii="Times" w:hAnsi="Times" w:hint="cs"/>
                    <w:rtl/>
                  </w:rPr>
                </w:rPrChange>
              </w:rPr>
              <w:t>תכניות</w:t>
            </w:r>
            <w:r w:rsidRPr="000748C0">
              <w:rPr>
                <w:rFonts w:ascii="Times" w:hAnsi="Times"/>
                <w:rPrChange w:id="6733" w:author="Meryl Etman" w:date="2020-03-25T10:10:00Z">
                  <w:rPr>
                    <w:rFonts w:ascii="Times" w:hAnsi="Times"/>
                  </w:rPr>
                </w:rPrChange>
              </w:rPr>
              <w:t xml:space="preserve"> </w:t>
            </w:r>
          </w:p>
        </w:tc>
        <w:tc>
          <w:tcPr>
            <w:tcW w:w="1406" w:type="dxa"/>
            <w:shd w:val="clear" w:color="auto" w:fill="auto"/>
          </w:tcPr>
          <w:p w14:paraId="5216B0FE" w14:textId="77777777" w:rsidR="00EB5A81" w:rsidRPr="000748C0" w:rsidRDefault="00EB5A81" w:rsidP="00341985">
            <w:pPr>
              <w:rPr>
                <w:rFonts w:ascii="Times" w:hAnsi="Times"/>
                <w:rPrChange w:id="6734" w:author="Meryl Etman" w:date="2020-03-25T10:10:00Z">
                  <w:rPr>
                    <w:rFonts w:ascii="Times" w:hAnsi="Times"/>
                  </w:rPr>
                </w:rPrChange>
              </w:rPr>
            </w:pPr>
            <w:r w:rsidRPr="000748C0">
              <w:rPr>
                <w:rFonts w:ascii="Times" w:hAnsi="Times"/>
                <w:rtl/>
                <w:rPrChange w:id="6735" w:author="Meryl Etman" w:date="2020-03-25T10:10:00Z">
                  <w:rPr>
                    <w:rFonts w:ascii="Times" w:hAnsi="Times"/>
                    <w:rtl/>
                  </w:rPr>
                </w:rPrChange>
              </w:rPr>
              <w:t>אדריכל +</w:t>
            </w:r>
            <w:r w:rsidRPr="000748C0">
              <w:rPr>
                <w:rFonts w:ascii="Times" w:hAnsi="Times" w:hint="cs"/>
                <w:rtl/>
                <w:rPrChange w:id="6736" w:author="Meryl Etman" w:date="2020-03-25T10:10:00Z">
                  <w:rPr>
                    <w:rFonts w:ascii="Times" w:hAnsi="Times" w:hint="cs"/>
                    <w:rtl/>
                  </w:rPr>
                </w:rPrChange>
              </w:rPr>
              <w:t xml:space="preserve">    </w:t>
            </w:r>
            <w:r w:rsidRPr="000748C0">
              <w:rPr>
                <w:rFonts w:ascii="Times" w:hAnsi="Times"/>
                <w:rtl/>
                <w:rPrChange w:id="6737" w:author="Meryl Etman" w:date="2020-03-25T10:10:00Z">
                  <w:rPr>
                    <w:rFonts w:ascii="Times" w:hAnsi="Times"/>
                    <w:rtl/>
                  </w:rPr>
                </w:rPrChange>
              </w:rPr>
              <w:t xml:space="preserve"> יועץ אלומיניום</w:t>
            </w:r>
          </w:p>
        </w:tc>
        <w:tc>
          <w:tcPr>
            <w:tcW w:w="1370" w:type="dxa"/>
            <w:shd w:val="clear" w:color="auto" w:fill="auto"/>
          </w:tcPr>
          <w:p w14:paraId="4B90E640" w14:textId="77777777" w:rsidR="00EB5A81" w:rsidRPr="000748C0" w:rsidRDefault="00EB5A81" w:rsidP="00341985">
            <w:pPr>
              <w:jc w:val="right"/>
              <w:rPr>
                <w:rFonts w:ascii="Times" w:hAnsi="Times"/>
                <w:rtl/>
                <w:rPrChange w:id="6738" w:author="Meryl Etman" w:date="2020-03-25T10:10:00Z">
                  <w:rPr>
                    <w:rFonts w:ascii="Times" w:hAnsi="Times"/>
                    <w:rtl/>
                  </w:rPr>
                </w:rPrChange>
              </w:rPr>
            </w:pPr>
          </w:p>
        </w:tc>
        <w:tc>
          <w:tcPr>
            <w:tcW w:w="1905" w:type="dxa"/>
            <w:shd w:val="clear" w:color="auto" w:fill="auto"/>
          </w:tcPr>
          <w:p w14:paraId="10DE0742" w14:textId="77777777" w:rsidR="00EB5A81" w:rsidRPr="000748C0" w:rsidRDefault="00EB5A81" w:rsidP="00341985">
            <w:pPr>
              <w:jc w:val="right"/>
              <w:rPr>
                <w:rFonts w:ascii="Times" w:hAnsi="Times"/>
                <w:rtl/>
                <w:rPrChange w:id="6739" w:author="Meryl Etman" w:date="2020-03-25T10:10:00Z">
                  <w:rPr>
                    <w:rFonts w:ascii="Times" w:hAnsi="Times"/>
                    <w:rtl/>
                  </w:rPr>
                </w:rPrChange>
              </w:rPr>
            </w:pPr>
          </w:p>
        </w:tc>
      </w:tr>
      <w:tr w:rsidR="00EB5A81" w:rsidRPr="000748C0" w14:paraId="307071EE" w14:textId="77777777" w:rsidTr="00341985">
        <w:tc>
          <w:tcPr>
            <w:tcW w:w="615" w:type="dxa"/>
            <w:shd w:val="clear" w:color="auto" w:fill="auto"/>
          </w:tcPr>
          <w:p w14:paraId="3299E704" w14:textId="77777777" w:rsidR="00EB5A81" w:rsidRPr="000748C0" w:rsidRDefault="00EB5A81" w:rsidP="00341985">
            <w:pPr>
              <w:jc w:val="right"/>
              <w:rPr>
                <w:rFonts w:ascii="Times" w:hAnsi="Times"/>
                <w:rtl/>
                <w:rPrChange w:id="6740" w:author="Meryl Etman" w:date="2020-03-25T10:10:00Z">
                  <w:rPr>
                    <w:rFonts w:ascii="Times" w:hAnsi="Times"/>
                    <w:rtl/>
                  </w:rPr>
                </w:rPrChange>
              </w:rPr>
            </w:pPr>
            <w:r w:rsidRPr="000748C0">
              <w:rPr>
                <w:rFonts w:ascii="Times" w:hAnsi="Times"/>
                <w:rPrChange w:id="6741" w:author="Meryl Etman" w:date="2020-03-25T10:10:00Z">
                  <w:rPr>
                    <w:rFonts w:ascii="Times" w:hAnsi="Times"/>
                  </w:rPr>
                </w:rPrChange>
              </w:rPr>
              <w:t>26</w:t>
            </w:r>
          </w:p>
        </w:tc>
        <w:tc>
          <w:tcPr>
            <w:tcW w:w="1269" w:type="dxa"/>
            <w:shd w:val="clear" w:color="auto" w:fill="auto"/>
          </w:tcPr>
          <w:p w14:paraId="55405526" w14:textId="77777777" w:rsidR="00EB5A81" w:rsidRPr="000748C0" w:rsidRDefault="00EB5A81" w:rsidP="00341985">
            <w:pPr>
              <w:jc w:val="right"/>
              <w:rPr>
                <w:rFonts w:ascii="Times" w:hAnsi="Times"/>
                <w:rtl/>
                <w:rPrChange w:id="6742" w:author="Meryl Etman" w:date="2020-03-25T10:10:00Z">
                  <w:rPr>
                    <w:rFonts w:ascii="Times" w:hAnsi="Times"/>
                    <w:rtl/>
                  </w:rPr>
                </w:rPrChange>
              </w:rPr>
            </w:pPr>
            <w:r w:rsidRPr="000748C0">
              <w:rPr>
                <w:rFonts w:ascii="Times" w:hAnsi="Times" w:hint="cs"/>
                <w:rtl/>
                <w:rPrChange w:id="6743" w:author="Meryl Etman" w:date="2020-03-25T10:10:00Z">
                  <w:rPr>
                    <w:rFonts w:ascii="Times" w:hAnsi="Times" w:hint="cs"/>
                    <w:rtl/>
                  </w:rPr>
                </w:rPrChange>
              </w:rPr>
              <w:t>מיזוג אוויר</w:t>
            </w:r>
          </w:p>
        </w:tc>
        <w:tc>
          <w:tcPr>
            <w:tcW w:w="2813" w:type="dxa"/>
            <w:shd w:val="clear" w:color="auto" w:fill="auto"/>
          </w:tcPr>
          <w:p w14:paraId="200F84B3" w14:textId="77777777" w:rsidR="00EB5A81" w:rsidRPr="000748C0" w:rsidRDefault="00EB5A81" w:rsidP="00341985">
            <w:pPr>
              <w:rPr>
                <w:rFonts w:ascii="Times" w:hAnsi="Times"/>
                <w:rtl/>
                <w:rPrChange w:id="6744" w:author="Meryl Etman" w:date="2020-03-25T10:10:00Z">
                  <w:rPr>
                    <w:rFonts w:ascii="Times" w:hAnsi="Times"/>
                    <w:rtl/>
                  </w:rPr>
                </w:rPrChange>
              </w:rPr>
            </w:pPr>
            <w:r w:rsidRPr="000748C0">
              <w:rPr>
                <w:rFonts w:ascii="Times" w:hAnsi="Times" w:hint="cs"/>
                <w:rtl/>
                <w:rPrChange w:id="6745" w:author="Meryl Etman" w:date="2020-03-25T10:10:00Z">
                  <w:rPr>
                    <w:rFonts w:ascii="Times" w:hAnsi="Times" w:hint="cs"/>
                    <w:rtl/>
                  </w:rPr>
                </w:rPrChange>
              </w:rPr>
              <w:t>אישור ציודי מ"א; גז "ירוק"</w:t>
            </w:r>
          </w:p>
        </w:tc>
        <w:tc>
          <w:tcPr>
            <w:tcW w:w="1406" w:type="dxa"/>
            <w:shd w:val="clear" w:color="auto" w:fill="auto"/>
          </w:tcPr>
          <w:p w14:paraId="0E627E1A" w14:textId="77777777" w:rsidR="00EB5A81" w:rsidRPr="000748C0" w:rsidRDefault="00EB5A81" w:rsidP="00341985">
            <w:pPr>
              <w:jc w:val="right"/>
              <w:rPr>
                <w:rFonts w:ascii="Times" w:hAnsi="Times"/>
                <w:rPrChange w:id="6746" w:author="Meryl Etman" w:date="2020-03-25T10:10:00Z">
                  <w:rPr>
                    <w:rFonts w:ascii="Times" w:hAnsi="Times"/>
                  </w:rPr>
                </w:rPrChange>
              </w:rPr>
            </w:pPr>
            <w:r w:rsidRPr="000748C0">
              <w:rPr>
                <w:rFonts w:ascii="Times" w:hAnsi="Times"/>
                <w:rtl/>
                <w:rPrChange w:id="6747" w:author="Meryl Etman" w:date="2020-03-25T10:10:00Z">
                  <w:rPr>
                    <w:rFonts w:ascii="Times" w:hAnsi="Times"/>
                    <w:rtl/>
                  </w:rPr>
                </w:rPrChange>
              </w:rPr>
              <w:t>יועץ מ"א</w:t>
            </w:r>
          </w:p>
        </w:tc>
        <w:tc>
          <w:tcPr>
            <w:tcW w:w="1370" w:type="dxa"/>
            <w:shd w:val="clear" w:color="auto" w:fill="auto"/>
          </w:tcPr>
          <w:p w14:paraId="738C7253" w14:textId="77777777" w:rsidR="00EB5A81" w:rsidRPr="000748C0" w:rsidRDefault="00EB5A81" w:rsidP="00341985">
            <w:pPr>
              <w:jc w:val="right"/>
              <w:rPr>
                <w:rFonts w:ascii="Times" w:hAnsi="Times"/>
                <w:rtl/>
                <w:rPrChange w:id="6748" w:author="Meryl Etman" w:date="2020-03-25T10:10:00Z">
                  <w:rPr>
                    <w:rFonts w:ascii="Times" w:hAnsi="Times"/>
                    <w:rtl/>
                  </w:rPr>
                </w:rPrChange>
              </w:rPr>
            </w:pPr>
          </w:p>
        </w:tc>
        <w:tc>
          <w:tcPr>
            <w:tcW w:w="1905" w:type="dxa"/>
            <w:shd w:val="clear" w:color="auto" w:fill="auto"/>
          </w:tcPr>
          <w:p w14:paraId="6E0AD3E9" w14:textId="77777777" w:rsidR="00EB5A81" w:rsidRPr="000748C0" w:rsidRDefault="00EB5A81" w:rsidP="00341985">
            <w:pPr>
              <w:jc w:val="right"/>
              <w:rPr>
                <w:rFonts w:ascii="Times" w:hAnsi="Times"/>
                <w:rtl/>
                <w:rPrChange w:id="6749" w:author="Meryl Etman" w:date="2020-03-25T10:10:00Z">
                  <w:rPr>
                    <w:rFonts w:ascii="Times" w:hAnsi="Times"/>
                    <w:rtl/>
                  </w:rPr>
                </w:rPrChange>
              </w:rPr>
            </w:pPr>
          </w:p>
        </w:tc>
      </w:tr>
      <w:tr w:rsidR="00EB5A81" w:rsidRPr="000748C0" w14:paraId="50AFF9FD" w14:textId="77777777" w:rsidTr="00341985">
        <w:tc>
          <w:tcPr>
            <w:tcW w:w="615" w:type="dxa"/>
            <w:shd w:val="clear" w:color="auto" w:fill="auto"/>
          </w:tcPr>
          <w:p w14:paraId="64CF7AAB" w14:textId="77777777" w:rsidR="00EB5A81" w:rsidRPr="000748C0" w:rsidRDefault="00EB5A81" w:rsidP="00341985">
            <w:pPr>
              <w:jc w:val="right"/>
              <w:rPr>
                <w:rFonts w:ascii="Times" w:hAnsi="Times"/>
                <w:rtl/>
                <w:rPrChange w:id="6750" w:author="Meryl Etman" w:date="2020-03-25T10:10:00Z">
                  <w:rPr>
                    <w:rFonts w:ascii="Times" w:hAnsi="Times"/>
                    <w:rtl/>
                  </w:rPr>
                </w:rPrChange>
              </w:rPr>
            </w:pPr>
            <w:r w:rsidRPr="000748C0">
              <w:rPr>
                <w:rFonts w:ascii="Times" w:hAnsi="Times"/>
                <w:rPrChange w:id="6751" w:author="Meryl Etman" w:date="2020-03-25T10:10:00Z">
                  <w:rPr>
                    <w:rFonts w:ascii="Times" w:hAnsi="Times"/>
                  </w:rPr>
                </w:rPrChange>
              </w:rPr>
              <w:t>27</w:t>
            </w:r>
          </w:p>
        </w:tc>
        <w:tc>
          <w:tcPr>
            <w:tcW w:w="1269" w:type="dxa"/>
            <w:shd w:val="clear" w:color="auto" w:fill="auto"/>
          </w:tcPr>
          <w:p w14:paraId="06A1EFB4" w14:textId="77777777" w:rsidR="00EB5A81" w:rsidRPr="000748C0" w:rsidRDefault="00EB5A81" w:rsidP="00341985">
            <w:pPr>
              <w:jc w:val="right"/>
              <w:rPr>
                <w:rFonts w:ascii="Times" w:hAnsi="Times"/>
                <w:rtl/>
                <w:rPrChange w:id="6752" w:author="Meryl Etman" w:date="2020-03-25T10:10:00Z">
                  <w:rPr>
                    <w:rFonts w:ascii="Times" w:hAnsi="Times"/>
                    <w:rtl/>
                  </w:rPr>
                </w:rPrChange>
              </w:rPr>
            </w:pPr>
            <w:r w:rsidRPr="000748C0">
              <w:rPr>
                <w:rFonts w:ascii="Times" w:hAnsi="Times" w:hint="cs"/>
                <w:rtl/>
                <w:rPrChange w:id="6753" w:author="Meryl Etman" w:date="2020-03-25T10:10:00Z">
                  <w:rPr>
                    <w:rFonts w:ascii="Times" w:hAnsi="Times" w:hint="cs"/>
                    <w:rtl/>
                  </w:rPr>
                </w:rPrChange>
              </w:rPr>
              <w:t>טיח</w:t>
            </w:r>
          </w:p>
        </w:tc>
        <w:tc>
          <w:tcPr>
            <w:tcW w:w="2813" w:type="dxa"/>
            <w:shd w:val="clear" w:color="auto" w:fill="auto"/>
          </w:tcPr>
          <w:p w14:paraId="0D75905B" w14:textId="77777777" w:rsidR="00EB5A81" w:rsidRPr="000748C0" w:rsidRDefault="00EB5A81" w:rsidP="00341985">
            <w:pPr>
              <w:rPr>
                <w:rFonts w:ascii="Times" w:hAnsi="Times"/>
                <w:rtl/>
                <w:rPrChange w:id="6754" w:author="Meryl Etman" w:date="2020-03-25T10:10:00Z">
                  <w:rPr>
                    <w:rFonts w:ascii="Times" w:hAnsi="Times"/>
                    <w:rtl/>
                  </w:rPr>
                </w:rPrChange>
              </w:rPr>
            </w:pPr>
            <w:r w:rsidRPr="000748C0">
              <w:rPr>
                <w:rFonts w:ascii="Times" w:hAnsi="Times" w:hint="cs"/>
                <w:rtl/>
                <w:rPrChange w:id="6755" w:author="Meryl Etman" w:date="2020-03-25T10:10:00Z">
                  <w:rPr>
                    <w:rFonts w:ascii="Times" w:hAnsi="Times" w:hint="cs"/>
                    <w:rtl/>
                  </w:rPr>
                </w:rPrChange>
              </w:rPr>
              <w:t>בדיקת טיח בממ"מ שליפה לדרישת פיקוד העורף.</w:t>
            </w:r>
          </w:p>
        </w:tc>
        <w:tc>
          <w:tcPr>
            <w:tcW w:w="1406" w:type="dxa"/>
            <w:shd w:val="clear" w:color="auto" w:fill="auto"/>
          </w:tcPr>
          <w:p w14:paraId="722F9CDE" w14:textId="77777777" w:rsidR="00EB5A81" w:rsidRPr="000748C0" w:rsidRDefault="00EB5A81" w:rsidP="00341985">
            <w:pPr>
              <w:jc w:val="right"/>
              <w:rPr>
                <w:rFonts w:ascii="Times" w:hAnsi="Times"/>
                <w:rPrChange w:id="6756" w:author="Meryl Etman" w:date="2020-03-25T10:10:00Z">
                  <w:rPr>
                    <w:rFonts w:ascii="Times" w:hAnsi="Times"/>
                  </w:rPr>
                </w:rPrChange>
              </w:rPr>
            </w:pPr>
            <w:r w:rsidRPr="000748C0">
              <w:rPr>
                <w:rFonts w:ascii="Times" w:hAnsi="Times"/>
                <w:rtl/>
                <w:rPrChange w:id="6757" w:author="Meryl Etman" w:date="2020-03-25T10:10:00Z">
                  <w:rPr>
                    <w:rFonts w:ascii="Times" w:hAnsi="Times"/>
                    <w:rtl/>
                  </w:rPr>
                </w:rPrChange>
              </w:rPr>
              <w:t>מת"י</w:t>
            </w:r>
          </w:p>
        </w:tc>
        <w:tc>
          <w:tcPr>
            <w:tcW w:w="1370" w:type="dxa"/>
            <w:shd w:val="clear" w:color="auto" w:fill="auto"/>
          </w:tcPr>
          <w:p w14:paraId="27A1D820" w14:textId="77777777" w:rsidR="00EB5A81" w:rsidRPr="000748C0" w:rsidRDefault="00EB5A81" w:rsidP="00341985">
            <w:pPr>
              <w:jc w:val="right"/>
              <w:rPr>
                <w:rFonts w:ascii="Times" w:hAnsi="Times"/>
                <w:rtl/>
                <w:rPrChange w:id="6758" w:author="Meryl Etman" w:date="2020-03-25T10:10:00Z">
                  <w:rPr>
                    <w:rFonts w:ascii="Times" w:hAnsi="Times"/>
                    <w:rtl/>
                  </w:rPr>
                </w:rPrChange>
              </w:rPr>
            </w:pPr>
          </w:p>
        </w:tc>
        <w:tc>
          <w:tcPr>
            <w:tcW w:w="1905" w:type="dxa"/>
            <w:shd w:val="clear" w:color="auto" w:fill="auto"/>
          </w:tcPr>
          <w:p w14:paraId="06ED17A0" w14:textId="77777777" w:rsidR="00EB5A81" w:rsidRPr="000748C0" w:rsidRDefault="00EB5A81" w:rsidP="00341985">
            <w:pPr>
              <w:jc w:val="right"/>
              <w:rPr>
                <w:rFonts w:ascii="Times" w:hAnsi="Times"/>
                <w:rtl/>
                <w:rPrChange w:id="6759" w:author="Meryl Etman" w:date="2020-03-25T10:10:00Z">
                  <w:rPr>
                    <w:rFonts w:ascii="Times" w:hAnsi="Times"/>
                    <w:rtl/>
                  </w:rPr>
                </w:rPrChange>
              </w:rPr>
            </w:pPr>
          </w:p>
        </w:tc>
      </w:tr>
      <w:tr w:rsidR="00EB5A81" w:rsidRPr="000748C0" w14:paraId="1517B009" w14:textId="77777777" w:rsidTr="00341985">
        <w:tc>
          <w:tcPr>
            <w:tcW w:w="615" w:type="dxa"/>
            <w:shd w:val="clear" w:color="auto" w:fill="auto"/>
          </w:tcPr>
          <w:p w14:paraId="0A1646D7" w14:textId="77777777" w:rsidR="00EB5A81" w:rsidRPr="000748C0" w:rsidRDefault="00EB5A81" w:rsidP="00341985">
            <w:pPr>
              <w:jc w:val="right"/>
              <w:rPr>
                <w:rFonts w:ascii="Times" w:hAnsi="Times"/>
                <w:rtl/>
                <w:rPrChange w:id="6760" w:author="Meryl Etman" w:date="2020-03-25T10:10:00Z">
                  <w:rPr>
                    <w:rFonts w:ascii="Times" w:hAnsi="Times"/>
                    <w:rtl/>
                  </w:rPr>
                </w:rPrChange>
              </w:rPr>
            </w:pPr>
            <w:r w:rsidRPr="000748C0">
              <w:rPr>
                <w:rFonts w:ascii="Times" w:hAnsi="Times"/>
                <w:rPrChange w:id="6761" w:author="Meryl Etman" w:date="2020-03-25T10:10:00Z">
                  <w:rPr>
                    <w:rFonts w:ascii="Times" w:hAnsi="Times"/>
                  </w:rPr>
                </w:rPrChange>
              </w:rPr>
              <w:t>28</w:t>
            </w:r>
          </w:p>
        </w:tc>
        <w:tc>
          <w:tcPr>
            <w:tcW w:w="1269" w:type="dxa"/>
            <w:shd w:val="clear" w:color="auto" w:fill="auto"/>
          </w:tcPr>
          <w:p w14:paraId="13A8571D" w14:textId="77777777" w:rsidR="00EB5A81" w:rsidRPr="000748C0" w:rsidRDefault="00EB5A81" w:rsidP="00341985">
            <w:pPr>
              <w:jc w:val="right"/>
              <w:rPr>
                <w:rFonts w:ascii="Times" w:hAnsi="Times"/>
                <w:rtl/>
                <w:rPrChange w:id="6762" w:author="Meryl Etman" w:date="2020-03-25T10:10:00Z">
                  <w:rPr>
                    <w:rFonts w:ascii="Times" w:hAnsi="Times"/>
                    <w:rtl/>
                  </w:rPr>
                </w:rPrChange>
              </w:rPr>
            </w:pPr>
            <w:r w:rsidRPr="000748C0">
              <w:rPr>
                <w:rFonts w:ascii="Times" w:hAnsi="Times" w:hint="cs"/>
                <w:rtl/>
                <w:rPrChange w:id="6763" w:author="Meryl Etman" w:date="2020-03-25T10:10:00Z">
                  <w:rPr>
                    <w:rFonts w:ascii="Times" w:hAnsi="Times" w:hint="cs"/>
                    <w:rtl/>
                  </w:rPr>
                </w:rPrChange>
              </w:rPr>
              <w:t>חיפוי אבן</w:t>
            </w:r>
          </w:p>
        </w:tc>
        <w:tc>
          <w:tcPr>
            <w:tcW w:w="2813" w:type="dxa"/>
            <w:shd w:val="clear" w:color="auto" w:fill="auto"/>
          </w:tcPr>
          <w:p w14:paraId="3C229F12" w14:textId="77777777" w:rsidR="00EB5A81" w:rsidRPr="000748C0" w:rsidRDefault="00EB5A81" w:rsidP="00341985">
            <w:pPr>
              <w:rPr>
                <w:rFonts w:ascii="Times" w:hAnsi="Times"/>
                <w:rtl/>
                <w:rPrChange w:id="6764" w:author="Meryl Etman" w:date="2020-03-25T10:10:00Z">
                  <w:rPr>
                    <w:rFonts w:ascii="Times" w:hAnsi="Times"/>
                    <w:rtl/>
                  </w:rPr>
                </w:rPrChange>
              </w:rPr>
            </w:pPr>
            <w:r w:rsidRPr="000748C0">
              <w:rPr>
                <w:rFonts w:ascii="Times" w:hAnsi="Times" w:hint="cs"/>
                <w:rtl/>
                <w:rPrChange w:id="6765" w:author="Meryl Etman" w:date="2020-03-25T10:10:00Z">
                  <w:rPr>
                    <w:rFonts w:ascii="Times" w:hAnsi="Times" w:hint="cs"/>
                    <w:rtl/>
                  </w:rPr>
                </w:rPrChange>
              </w:rPr>
              <w:t>בדיקת ספיגות , משקל מרחבי , חוזק</w:t>
            </w:r>
          </w:p>
        </w:tc>
        <w:tc>
          <w:tcPr>
            <w:tcW w:w="1406" w:type="dxa"/>
            <w:shd w:val="clear" w:color="auto" w:fill="auto"/>
          </w:tcPr>
          <w:p w14:paraId="173D3D79" w14:textId="77777777" w:rsidR="00EB5A81" w:rsidRPr="000748C0" w:rsidRDefault="00EB5A81" w:rsidP="00341985">
            <w:pPr>
              <w:rPr>
                <w:rFonts w:ascii="Times" w:hAnsi="Times"/>
                <w:rPrChange w:id="6766" w:author="Meryl Etman" w:date="2020-03-25T10:10:00Z">
                  <w:rPr>
                    <w:rFonts w:ascii="Times" w:hAnsi="Times"/>
                  </w:rPr>
                </w:rPrChange>
              </w:rPr>
            </w:pPr>
            <w:r w:rsidRPr="000748C0">
              <w:rPr>
                <w:rFonts w:ascii="Times" w:hAnsi="Times"/>
                <w:rtl/>
                <w:rPrChange w:id="6767" w:author="Meryl Etman" w:date="2020-03-25T10:10:00Z">
                  <w:rPr>
                    <w:rFonts w:ascii="Times" w:hAnsi="Times"/>
                    <w:rtl/>
                  </w:rPr>
                </w:rPrChange>
              </w:rPr>
              <w:t>מת"י</w:t>
            </w:r>
          </w:p>
        </w:tc>
        <w:tc>
          <w:tcPr>
            <w:tcW w:w="1370" w:type="dxa"/>
            <w:shd w:val="clear" w:color="auto" w:fill="auto"/>
          </w:tcPr>
          <w:p w14:paraId="236C0CD2" w14:textId="77777777" w:rsidR="00EB5A81" w:rsidRPr="000748C0" w:rsidRDefault="00EB5A81" w:rsidP="00341985">
            <w:pPr>
              <w:jc w:val="right"/>
              <w:rPr>
                <w:rFonts w:ascii="Times" w:hAnsi="Times"/>
                <w:rtl/>
                <w:rPrChange w:id="6768" w:author="Meryl Etman" w:date="2020-03-25T10:10:00Z">
                  <w:rPr>
                    <w:rFonts w:ascii="Times" w:hAnsi="Times"/>
                    <w:rtl/>
                  </w:rPr>
                </w:rPrChange>
              </w:rPr>
            </w:pPr>
          </w:p>
        </w:tc>
        <w:tc>
          <w:tcPr>
            <w:tcW w:w="1905" w:type="dxa"/>
            <w:shd w:val="clear" w:color="auto" w:fill="auto"/>
          </w:tcPr>
          <w:p w14:paraId="0334A12B" w14:textId="77777777" w:rsidR="00EB5A81" w:rsidRPr="000748C0" w:rsidRDefault="00EB5A81" w:rsidP="00341985">
            <w:pPr>
              <w:jc w:val="right"/>
              <w:rPr>
                <w:rFonts w:ascii="Times" w:hAnsi="Times"/>
                <w:rtl/>
                <w:rPrChange w:id="6769" w:author="Meryl Etman" w:date="2020-03-25T10:10:00Z">
                  <w:rPr>
                    <w:rFonts w:ascii="Times" w:hAnsi="Times"/>
                    <w:rtl/>
                  </w:rPr>
                </w:rPrChange>
              </w:rPr>
            </w:pPr>
          </w:p>
        </w:tc>
      </w:tr>
      <w:tr w:rsidR="00EB5A81" w:rsidRPr="000748C0" w14:paraId="496C106E" w14:textId="77777777" w:rsidTr="00341985">
        <w:tc>
          <w:tcPr>
            <w:tcW w:w="615" w:type="dxa"/>
            <w:shd w:val="clear" w:color="auto" w:fill="auto"/>
          </w:tcPr>
          <w:p w14:paraId="48C912B4" w14:textId="77777777" w:rsidR="00EB5A81" w:rsidRPr="000748C0" w:rsidRDefault="00EB5A81" w:rsidP="00341985">
            <w:pPr>
              <w:jc w:val="right"/>
              <w:rPr>
                <w:rFonts w:ascii="Times" w:hAnsi="Times"/>
                <w:rtl/>
                <w:rPrChange w:id="6770" w:author="Meryl Etman" w:date="2020-03-25T10:10:00Z">
                  <w:rPr>
                    <w:rFonts w:ascii="Times" w:hAnsi="Times"/>
                    <w:rtl/>
                  </w:rPr>
                </w:rPrChange>
              </w:rPr>
            </w:pPr>
            <w:r w:rsidRPr="000748C0">
              <w:rPr>
                <w:rFonts w:ascii="Times" w:hAnsi="Times"/>
                <w:rPrChange w:id="6771" w:author="Meryl Etman" w:date="2020-03-25T10:10:00Z">
                  <w:rPr>
                    <w:rFonts w:ascii="Times" w:hAnsi="Times"/>
                  </w:rPr>
                </w:rPrChange>
              </w:rPr>
              <w:t>29</w:t>
            </w:r>
          </w:p>
        </w:tc>
        <w:tc>
          <w:tcPr>
            <w:tcW w:w="1269" w:type="dxa"/>
            <w:shd w:val="clear" w:color="auto" w:fill="auto"/>
          </w:tcPr>
          <w:p w14:paraId="64DF4E2B" w14:textId="77777777" w:rsidR="00EB5A81" w:rsidRPr="000748C0" w:rsidRDefault="00EB5A81" w:rsidP="00341985">
            <w:pPr>
              <w:jc w:val="right"/>
              <w:rPr>
                <w:rFonts w:ascii="Times" w:hAnsi="Times"/>
                <w:rtl/>
                <w:rPrChange w:id="6772" w:author="Meryl Etman" w:date="2020-03-25T10:10:00Z">
                  <w:rPr>
                    <w:rFonts w:ascii="Times" w:hAnsi="Times"/>
                    <w:rtl/>
                  </w:rPr>
                </w:rPrChange>
              </w:rPr>
            </w:pPr>
            <w:r w:rsidRPr="000748C0">
              <w:rPr>
                <w:rFonts w:ascii="Times" w:hAnsi="Times" w:hint="cs"/>
                <w:rtl/>
                <w:rPrChange w:id="6773" w:author="Meryl Etman" w:date="2020-03-25T10:10:00Z">
                  <w:rPr>
                    <w:rFonts w:ascii="Times" w:hAnsi="Times" w:hint="cs"/>
                    <w:rtl/>
                  </w:rPr>
                </w:rPrChange>
              </w:rPr>
              <w:t>מעליות</w:t>
            </w:r>
          </w:p>
        </w:tc>
        <w:tc>
          <w:tcPr>
            <w:tcW w:w="2813" w:type="dxa"/>
            <w:shd w:val="clear" w:color="auto" w:fill="auto"/>
          </w:tcPr>
          <w:p w14:paraId="65C6AC19" w14:textId="77777777" w:rsidR="00EB5A81" w:rsidRPr="000748C0" w:rsidRDefault="00EB5A81" w:rsidP="00341985">
            <w:pPr>
              <w:jc w:val="right"/>
              <w:rPr>
                <w:rFonts w:ascii="Times" w:hAnsi="Times"/>
                <w:rPrChange w:id="6774" w:author="Meryl Etman" w:date="2020-03-25T10:10:00Z">
                  <w:rPr>
                    <w:rFonts w:ascii="Times" w:hAnsi="Times"/>
                  </w:rPr>
                </w:rPrChange>
              </w:rPr>
            </w:pPr>
            <w:r w:rsidRPr="000748C0">
              <w:rPr>
                <w:rFonts w:ascii="Times" w:hAnsi="Times"/>
                <w:rtl/>
                <w:rPrChange w:id="6775" w:author="Meryl Etman" w:date="2020-03-25T10:10:00Z">
                  <w:rPr>
                    <w:rFonts w:ascii="Times" w:hAnsi="Times"/>
                    <w:rtl/>
                  </w:rPr>
                </w:rPrChange>
              </w:rPr>
              <w:t>אישור להפעלת מעלית</w:t>
            </w:r>
          </w:p>
        </w:tc>
        <w:tc>
          <w:tcPr>
            <w:tcW w:w="1406" w:type="dxa"/>
            <w:shd w:val="clear" w:color="auto" w:fill="auto"/>
          </w:tcPr>
          <w:p w14:paraId="11C52B2E" w14:textId="77777777" w:rsidR="00EB5A81" w:rsidRPr="000748C0" w:rsidRDefault="00EB5A81" w:rsidP="00341985">
            <w:pPr>
              <w:jc w:val="right"/>
              <w:rPr>
                <w:rFonts w:ascii="Times" w:hAnsi="Times"/>
                <w:rPrChange w:id="6776" w:author="Meryl Etman" w:date="2020-03-25T10:10:00Z">
                  <w:rPr>
                    <w:rFonts w:ascii="Times" w:hAnsi="Times"/>
                  </w:rPr>
                </w:rPrChange>
              </w:rPr>
            </w:pPr>
            <w:r w:rsidRPr="000748C0">
              <w:rPr>
                <w:rFonts w:ascii="Times" w:hAnsi="Times"/>
                <w:rtl/>
                <w:rPrChange w:id="6777" w:author="Meryl Etman" w:date="2020-03-25T10:10:00Z">
                  <w:rPr>
                    <w:rFonts w:ascii="Times" w:hAnsi="Times"/>
                    <w:rtl/>
                  </w:rPr>
                </w:rPrChange>
              </w:rPr>
              <w:t>מת"י</w:t>
            </w:r>
          </w:p>
        </w:tc>
        <w:tc>
          <w:tcPr>
            <w:tcW w:w="1370" w:type="dxa"/>
            <w:shd w:val="clear" w:color="auto" w:fill="auto"/>
          </w:tcPr>
          <w:p w14:paraId="54162CFF" w14:textId="77777777" w:rsidR="00EB5A81" w:rsidRPr="000748C0" w:rsidRDefault="00EB5A81" w:rsidP="00341985">
            <w:pPr>
              <w:jc w:val="right"/>
              <w:rPr>
                <w:rFonts w:ascii="Times" w:hAnsi="Times"/>
                <w:rtl/>
                <w:rPrChange w:id="6778" w:author="Meryl Etman" w:date="2020-03-25T10:10:00Z">
                  <w:rPr>
                    <w:rFonts w:ascii="Times" w:hAnsi="Times"/>
                    <w:rtl/>
                  </w:rPr>
                </w:rPrChange>
              </w:rPr>
            </w:pPr>
          </w:p>
        </w:tc>
        <w:tc>
          <w:tcPr>
            <w:tcW w:w="1905" w:type="dxa"/>
            <w:shd w:val="clear" w:color="auto" w:fill="auto"/>
          </w:tcPr>
          <w:p w14:paraId="71C90FB2" w14:textId="77777777" w:rsidR="00EB5A81" w:rsidRPr="000748C0" w:rsidRDefault="00EB5A81" w:rsidP="00341985">
            <w:pPr>
              <w:jc w:val="right"/>
              <w:rPr>
                <w:rFonts w:ascii="Times" w:hAnsi="Times"/>
                <w:rtl/>
                <w:rPrChange w:id="6779" w:author="Meryl Etman" w:date="2020-03-25T10:10:00Z">
                  <w:rPr>
                    <w:rFonts w:ascii="Times" w:hAnsi="Times"/>
                    <w:rtl/>
                  </w:rPr>
                </w:rPrChange>
              </w:rPr>
            </w:pPr>
          </w:p>
        </w:tc>
      </w:tr>
      <w:tr w:rsidR="00EB5A81" w:rsidRPr="000748C0" w14:paraId="4F1EC67B" w14:textId="77777777" w:rsidTr="00341985">
        <w:tc>
          <w:tcPr>
            <w:tcW w:w="615" w:type="dxa"/>
            <w:shd w:val="clear" w:color="auto" w:fill="auto"/>
          </w:tcPr>
          <w:p w14:paraId="51BF3409" w14:textId="77777777" w:rsidR="00EB5A81" w:rsidRPr="000748C0" w:rsidRDefault="00EB5A81" w:rsidP="00341985">
            <w:pPr>
              <w:jc w:val="right"/>
              <w:rPr>
                <w:rFonts w:ascii="Times" w:hAnsi="Times"/>
                <w:rtl/>
                <w:rPrChange w:id="6780" w:author="Meryl Etman" w:date="2020-03-25T10:10:00Z">
                  <w:rPr>
                    <w:rFonts w:ascii="Times" w:hAnsi="Times"/>
                    <w:rtl/>
                  </w:rPr>
                </w:rPrChange>
              </w:rPr>
            </w:pPr>
            <w:r w:rsidRPr="000748C0">
              <w:rPr>
                <w:rFonts w:ascii="Times" w:hAnsi="Times"/>
                <w:rPrChange w:id="6781" w:author="Meryl Etman" w:date="2020-03-25T10:10:00Z">
                  <w:rPr>
                    <w:rFonts w:ascii="Times" w:hAnsi="Times"/>
                  </w:rPr>
                </w:rPrChange>
              </w:rPr>
              <w:t>30</w:t>
            </w:r>
          </w:p>
        </w:tc>
        <w:tc>
          <w:tcPr>
            <w:tcW w:w="1269" w:type="dxa"/>
            <w:shd w:val="clear" w:color="auto" w:fill="auto"/>
          </w:tcPr>
          <w:p w14:paraId="2F3C2293" w14:textId="77777777" w:rsidR="00EB5A81" w:rsidRPr="000748C0" w:rsidRDefault="00EB5A81" w:rsidP="00341985">
            <w:pPr>
              <w:jc w:val="right"/>
              <w:rPr>
                <w:rFonts w:ascii="Times" w:hAnsi="Times"/>
                <w:rtl/>
                <w:rPrChange w:id="6782" w:author="Meryl Etman" w:date="2020-03-25T10:10:00Z">
                  <w:rPr>
                    <w:rFonts w:ascii="Times" w:hAnsi="Times"/>
                    <w:rtl/>
                  </w:rPr>
                </w:rPrChange>
              </w:rPr>
            </w:pPr>
            <w:r w:rsidRPr="000748C0">
              <w:rPr>
                <w:rFonts w:ascii="Times" w:hAnsi="Times" w:hint="cs"/>
                <w:rtl/>
                <w:rPrChange w:id="6783" w:author="Meryl Etman" w:date="2020-03-25T10:10:00Z">
                  <w:rPr>
                    <w:rFonts w:ascii="Times" w:hAnsi="Times" w:hint="cs"/>
                    <w:rtl/>
                  </w:rPr>
                </w:rPrChange>
              </w:rPr>
              <w:t>נגרות</w:t>
            </w:r>
          </w:p>
        </w:tc>
        <w:tc>
          <w:tcPr>
            <w:tcW w:w="2813" w:type="dxa"/>
            <w:shd w:val="clear" w:color="auto" w:fill="auto"/>
          </w:tcPr>
          <w:p w14:paraId="31072B0F" w14:textId="77777777" w:rsidR="00EB5A81" w:rsidRPr="000748C0" w:rsidRDefault="00EB5A81" w:rsidP="00341985">
            <w:pPr>
              <w:jc w:val="right"/>
              <w:rPr>
                <w:rFonts w:ascii="Times" w:hAnsi="Times"/>
                <w:rtl/>
                <w:rPrChange w:id="6784" w:author="Meryl Etman" w:date="2020-03-25T10:10:00Z">
                  <w:rPr>
                    <w:rFonts w:ascii="Times" w:hAnsi="Times"/>
                    <w:rtl/>
                  </w:rPr>
                </w:rPrChange>
              </w:rPr>
            </w:pPr>
            <w:r w:rsidRPr="000748C0">
              <w:rPr>
                <w:rFonts w:ascii="Times" w:hAnsi="Times"/>
                <w:rtl/>
                <w:rPrChange w:id="6785" w:author="Meryl Etman" w:date="2020-03-25T10:10:00Z">
                  <w:rPr>
                    <w:rFonts w:ascii="Times" w:hAnsi="Times"/>
                    <w:rtl/>
                  </w:rPr>
                </w:rPrChange>
              </w:rPr>
              <w:t>בדיקת משקופי עץ – במידה ודרוש במפרט</w:t>
            </w:r>
          </w:p>
        </w:tc>
        <w:tc>
          <w:tcPr>
            <w:tcW w:w="1406" w:type="dxa"/>
            <w:shd w:val="clear" w:color="auto" w:fill="auto"/>
          </w:tcPr>
          <w:p w14:paraId="7B0BA720" w14:textId="77777777" w:rsidR="00EB5A81" w:rsidRPr="000748C0" w:rsidRDefault="00EB5A81" w:rsidP="00341985">
            <w:pPr>
              <w:jc w:val="right"/>
              <w:rPr>
                <w:rFonts w:ascii="Times" w:hAnsi="Times"/>
                <w:rPrChange w:id="6786" w:author="Meryl Etman" w:date="2020-03-25T10:10:00Z">
                  <w:rPr>
                    <w:rFonts w:ascii="Times" w:hAnsi="Times"/>
                  </w:rPr>
                </w:rPrChange>
              </w:rPr>
            </w:pPr>
            <w:r w:rsidRPr="000748C0">
              <w:rPr>
                <w:rFonts w:ascii="Times" w:hAnsi="Times"/>
                <w:rtl/>
                <w:rPrChange w:id="6787" w:author="Meryl Etman" w:date="2020-03-25T10:10:00Z">
                  <w:rPr>
                    <w:rFonts w:ascii="Times" w:hAnsi="Times"/>
                    <w:rtl/>
                  </w:rPr>
                </w:rPrChange>
              </w:rPr>
              <w:t>מת"י</w:t>
            </w:r>
          </w:p>
        </w:tc>
        <w:tc>
          <w:tcPr>
            <w:tcW w:w="1370" w:type="dxa"/>
            <w:shd w:val="clear" w:color="auto" w:fill="auto"/>
          </w:tcPr>
          <w:p w14:paraId="09177E2D" w14:textId="77777777" w:rsidR="00EB5A81" w:rsidRPr="000748C0" w:rsidRDefault="00EB5A81" w:rsidP="00341985">
            <w:pPr>
              <w:jc w:val="right"/>
              <w:rPr>
                <w:rFonts w:ascii="Times" w:hAnsi="Times"/>
                <w:rtl/>
                <w:rPrChange w:id="6788" w:author="Meryl Etman" w:date="2020-03-25T10:10:00Z">
                  <w:rPr>
                    <w:rFonts w:ascii="Times" w:hAnsi="Times"/>
                    <w:rtl/>
                  </w:rPr>
                </w:rPrChange>
              </w:rPr>
            </w:pPr>
          </w:p>
        </w:tc>
        <w:tc>
          <w:tcPr>
            <w:tcW w:w="1905" w:type="dxa"/>
            <w:shd w:val="clear" w:color="auto" w:fill="auto"/>
          </w:tcPr>
          <w:p w14:paraId="65502816" w14:textId="77777777" w:rsidR="00EB5A81" w:rsidRPr="000748C0" w:rsidRDefault="00EB5A81" w:rsidP="00341985">
            <w:pPr>
              <w:jc w:val="right"/>
              <w:rPr>
                <w:rFonts w:ascii="Times" w:hAnsi="Times"/>
                <w:rtl/>
                <w:rPrChange w:id="6789" w:author="Meryl Etman" w:date="2020-03-25T10:10:00Z">
                  <w:rPr>
                    <w:rFonts w:ascii="Times" w:hAnsi="Times"/>
                    <w:rtl/>
                  </w:rPr>
                </w:rPrChange>
              </w:rPr>
            </w:pPr>
          </w:p>
        </w:tc>
      </w:tr>
      <w:tr w:rsidR="00EB5A81" w:rsidRPr="000748C0" w14:paraId="4DBE66BB" w14:textId="77777777" w:rsidTr="00341985">
        <w:tc>
          <w:tcPr>
            <w:tcW w:w="615" w:type="dxa"/>
            <w:shd w:val="clear" w:color="auto" w:fill="auto"/>
          </w:tcPr>
          <w:p w14:paraId="6AB14B80" w14:textId="77777777" w:rsidR="00EB5A81" w:rsidRPr="000748C0" w:rsidRDefault="00EB5A81" w:rsidP="00341985">
            <w:pPr>
              <w:jc w:val="right"/>
              <w:rPr>
                <w:rFonts w:ascii="Times" w:hAnsi="Times"/>
                <w:rtl/>
                <w:rPrChange w:id="6790" w:author="Meryl Etman" w:date="2020-03-25T10:10:00Z">
                  <w:rPr>
                    <w:rFonts w:ascii="Times" w:hAnsi="Times"/>
                    <w:rtl/>
                  </w:rPr>
                </w:rPrChange>
              </w:rPr>
            </w:pPr>
            <w:r w:rsidRPr="000748C0">
              <w:rPr>
                <w:rFonts w:ascii="Times" w:hAnsi="Times"/>
                <w:rPrChange w:id="6791" w:author="Meryl Etman" w:date="2020-03-25T10:10:00Z">
                  <w:rPr>
                    <w:rFonts w:ascii="Times" w:hAnsi="Times"/>
                  </w:rPr>
                </w:rPrChange>
              </w:rPr>
              <w:t>31</w:t>
            </w:r>
          </w:p>
        </w:tc>
        <w:tc>
          <w:tcPr>
            <w:tcW w:w="1269" w:type="dxa"/>
            <w:shd w:val="clear" w:color="auto" w:fill="auto"/>
          </w:tcPr>
          <w:p w14:paraId="2EAA6024" w14:textId="77777777" w:rsidR="00EB5A81" w:rsidRPr="000748C0" w:rsidRDefault="00EB5A81" w:rsidP="00341985">
            <w:pPr>
              <w:jc w:val="right"/>
              <w:rPr>
                <w:rFonts w:ascii="Times" w:hAnsi="Times"/>
                <w:rtl/>
                <w:rPrChange w:id="6792" w:author="Meryl Etman" w:date="2020-03-25T10:10:00Z">
                  <w:rPr>
                    <w:rFonts w:ascii="Times" w:hAnsi="Times"/>
                    <w:rtl/>
                  </w:rPr>
                </w:rPrChange>
              </w:rPr>
            </w:pPr>
            <w:r w:rsidRPr="000748C0">
              <w:rPr>
                <w:rFonts w:ascii="Times" w:hAnsi="Times" w:hint="cs"/>
                <w:rtl/>
                <w:rPrChange w:id="6793" w:author="Meryl Etman" w:date="2020-03-25T10:10:00Z">
                  <w:rPr>
                    <w:rFonts w:ascii="Times" w:hAnsi="Times" w:hint="cs"/>
                    <w:rtl/>
                  </w:rPr>
                </w:rPrChange>
              </w:rPr>
              <w:t>פיתוח</w:t>
            </w:r>
          </w:p>
        </w:tc>
        <w:tc>
          <w:tcPr>
            <w:tcW w:w="2813" w:type="dxa"/>
            <w:shd w:val="clear" w:color="auto" w:fill="auto"/>
          </w:tcPr>
          <w:p w14:paraId="59371B78" w14:textId="77777777" w:rsidR="00EB5A81" w:rsidRPr="000748C0" w:rsidRDefault="00EB5A81" w:rsidP="00341985">
            <w:pPr>
              <w:jc w:val="right"/>
              <w:rPr>
                <w:rFonts w:ascii="Times" w:hAnsi="Times"/>
                <w:rPrChange w:id="6794" w:author="Meryl Etman" w:date="2020-03-25T10:10:00Z">
                  <w:rPr>
                    <w:rFonts w:ascii="Times" w:hAnsi="Times"/>
                  </w:rPr>
                </w:rPrChange>
              </w:rPr>
            </w:pPr>
            <w:r w:rsidRPr="000748C0">
              <w:rPr>
                <w:rFonts w:ascii="Times" w:hAnsi="Times"/>
                <w:rtl/>
                <w:rPrChange w:id="6795" w:author="Meryl Etman" w:date="2020-03-25T10:10:00Z">
                  <w:rPr>
                    <w:rFonts w:ascii="Times" w:hAnsi="Times"/>
                    <w:rtl/>
                  </w:rPr>
                </w:rPrChange>
              </w:rPr>
              <w:t>בדיקת מצעים לפני ריצוף – 100%</w:t>
            </w:r>
          </w:p>
        </w:tc>
        <w:tc>
          <w:tcPr>
            <w:tcW w:w="1406" w:type="dxa"/>
            <w:shd w:val="clear" w:color="auto" w:fill="auto"/>
          </w:tcPr>
          <w:p w14:paraId="3225B4FE" w14:textId="77777777" w:rsidR="00EB5A81" w:rsidRPr="000748C0" w:rsidRDefault="00EB5A81" w:rsidP="00341985">
            <w:pPr>
              <w:jc w:val="right"/>
              <w:rPr>
                <w:rFonts w:ascii="Times" w:hAnsi="Times"/>
                <w:rPrChange w:id="6796" w:author="Meryl Etman" w:date="2020-03-25T10:10:00Z">
                  <w:rPr>
                    <w:rFonts w:ascii="Times" w:hAnsi="Times"/>
                  </w:rPr>
                </w:rPrChange>
              </w:rPr>
            </w:pPr>
            <w:r w:rsidRPr="000748C0">
              <w:rPr>
                <w:rFonts w:ascii="Times" w:hAnsi="Times"/>
                <w:rtl/>
                <w:rPrChange w:id="6797" w:author="Meryl Etman" w:date="2020-03-25T10:10:00Z">
                  <w:rPr>
                    <w:rFonts w:ascii="Times" w:hAnsi="Times"/>
                    <w:rtl/>
                  </w:rPr>
                </w:rPrChange>
              </w:rPr>
              <w:t>מת"י</w:t>
            </w:r>
          </w:p>
        </w:tc>
        <w:tc>
          <w:tcPr>
            <w:tcW w:w="1370" w:type="dxa"/>
            <w:shd w:val="clear" w:color="auto" w:fill="auto"/>
          </w:tcPr>
          <w:p w14:paraId="6B9D4B6A" w14:textId="77777777" w:rsidR="00EB5A81" w:rsidRPr="000748C0" w:rsidRDefault="00EB5A81" w:rsidP="00341985">
            <w:pPr>
              <w:jc w:val="right"/>
              <w:rPr>
                <w:rFonts w:ascii="Times" w:hAnsi="Times"/>
                <w:rtl/>
                <w:rPrChange w:id="6798" w:author="Meryl Etman" w:date="2020-03-25T10:10:00Z">
                  <w:rPr>
                    <w:rFonts w:ascii="Times" w:hAnsi="Times"/>
                    <w:rtl/>
                  </w:rPr>
                </w:rPrChange>
              </w:rPr>
            </w:pPr>
          </w:p>
        </w:tc>
        <w:tc>
          <w:tcPr>
            <w:tcW w:w="1905" w:type="dxa"/>
            <w:shd w:val="clear" w:color="auto" w:fill="auto"/>
          </w:tcPr>
          <w:p w14:paraId="0C6304DE" w14:textId="77777777" w:rsidR="00EB5A81" w:rsidRPr="000748C0" w:rsidRDefault="00EB5A81" w:rsidP="00341985">
            <w:pPr>
              <w:jc w:val="right"/>
              <w:rPr>
                <w:rFonts w:ascii="Times" w:hAnsi="Times"/>
                <w:rtl/>
                <w:rPrChange w:id="6799" w:author="Meryl Etman" w:date="2020-03-25T10:10:00Z">
                  <w:rPr>
                    <w:rFonts w:ascii="Times" w:hAnsi="Times"/>
                    <w:rtl/>
                  </w:rPr>
                </w:rPrChange>
              </w:rPr>
            </w:pPr>
          </w:p>
        </w:tc>
      </w:tr>
      <w:tr w:rsidR="00EB5A81" w:rsidRPr="000748C0" w14:paraId="118A0963" w14:textId="77777777" w:rsidTr="00341985">
        <w:tc>
          <w:tcPr>
            <w:tcW w:w="615" w:type="dxa"/>
            <w:shd w:val="clear" w:color="auto" w:fill="auto"/>
          </w:tcPr>
          <w:p w14:paraId="1C77E29C" w14:textId="77777777" w:rsidR="00EB5A81" w:rsidRPr="000748C0" w:rsidRDefault="00EB5A81" w:rsidP="00341985">
            <w:pPr>
              <w:jc w:val="right"/>
              <w:rPr>
                <w:rFonts w:ascii="Times" w:hAnsi="Times"/>
                <w:rtl/>
                <w:rPrChange w:id="6800" w:author="Meryl Etman" w:date="2020-03-25T10:10:00Z">
                  <w:rPr>
                    <w:rFonts w:ascii="Times" w:hAnsi="Times"/>
                    <w:rtl/>
                  </w:rPr>
                </w:rPrChange>
              </w:rPr>
            </w:pPr>
            <w:r w:rsidRPr="000748C0">
              <w:rPr>
                <w:rFonts w:ascii="Times" w:hAnsi="Times"/>
                <w:rPrChange w:id="6801" w:author="Meryl Etman" w:date="2020-03-25T10:10:00Z">
                  <w:rPr>
                    <w:rFonts w:ascii="Times" w:hAnsi="Times"/>
                  </w:rPr>
                </w:rPrChange>
              </w:rPr>
              <w:t>32</w:t>
            </w:r>
          </w:p>
        </w:tc>
        <w:tc>
          <w:tcPr>
            <w:tcW w:w="1269" w:type="dxa"/>
            <w:shd w:val="clear" w:color="auto" w:fill="auto"/>
          </w:tcPr>
          <w:p w14:paraId="3E3D49DF" w14:textId="77777777" w:rsidR="00EB5A81" w:rsidRPr="000748C0" w:rsidRDefault="00EB5A81" w:rsidP="00341985">
            <w:pPr>
              <w:jc w:val="right"/>
              <w:rPr>
                <w:rFonts w:ascii="Times" w:hAnsi="Times"/>
                <w:rtl/>
                <w:rPrChange w:id="6802" w:author="Meryl Etman" w:date="2020-03-25T10:10:00Z">
                  <w:rPr>
                    <w:rFonts w:ascii="Times" w:hAnsi="Times"/>
                    <w:rtl/>
                  </w:rPr>
                </w:rPrChange>
              </w:rPr>
            </w:pPr>
          </w:p>
        </w:tc>
        <w:tc>
          <w:tcPr>
            <w:tcW w:w="2813" w:type="dxa"/>
            <w:shd w:val="clear" w:color="auto" w:fill="auto"/>
          </w:tcPr>
          <w:p w14:paraId="5047C9A0" w14:textId="77777777" w:rsidR="00EB5A81" w:rsidRPr="000748C0" w:rsidRDefault="00EB5A81" w:rsidP="00341985">
            <w:pPr>
              <w:jc w:val="right"/>
              <w:rPr>
                <w:rFonts w:ascii="Times" w:hAnsi="Times"/>
                <w:rPrChange w:id="6803" w:author="Meryl Etman" w:date="2020-03-25T10:10:00Z">
                  <w:rPr>
                    <w:rFonts w:ascii="Times" w:hAnsi="Times"/>
                  </w:rPr>
                </w:rPrChange>
              </w:rPr>
            </w:pPr>
            <w:r w:rsidRPr="000748C0">
              <w:rPr>
                <w:rFonts w:ascii="Times" w:hAnsi="Times"/>
                <w:rtl/>
                <w:rPrChange w:id="6804" w:author="Meryl Etman" w:date="2020-03-25T10:10:00Z">
                  <w:rPr>
                    <w:rFonts w:ascii="Times" w:hAnsi="Times"/>
                    <w:rtl/>
                  </w:rPr>
                </w:rPrChange>
              </w:rPr>
              <w:t>בדיקת הידוק מצעים</w:t>
            </w:r>
          </w:p>
        </w:tc>
        <w:tc>
          <w:tcPr>
            <w:tcW w:w="1406" w:type="dxa"/>
            <w:shd w:val="clear" w:color="auto" w:fill="auto"/>
          </w:tcPr>
          <w:p w14:paraId="6D0EE241" w14:textId="77777777" w:rsidR="00EB5A81" w:rsidRPr="000748C0" w:rsidRDefault="00EB5A81" w:rsidP="00341985">
            <w:pPr>
              <w:rPr>
                <w:rFonts w:ascii="Times" w:hAnsi="Times"/>
                <w:rPrChange w:id="6805" w:author="Meryl Etman" w:date="2020-03-25T10:10:00Z">
                  <w:rPr>
                    <w:rFonts w:ascii="Times" w:hAnsi="Times"/>
                  </w:rPr>
                </w:rPrChange>
              </w:rPr>
            </w:pPr>
            <w:r w:rsidRPr="000748C0">
              <w:rPr>
                <w:rFonts w:ascii="Times" w:hAnsi="Times"/>
                <w:rtl/>
                <w:rPrChange w:id="6806" w:author="Meryl Etman" w:date="2020-03-25T10:10:00Z">
                  <w:rPr>
                    <w:rFonts w:ascii="Times" w:hAnsi="Times"/>
                    <w:rtl/>
                  </w:rPr>
                </w:rPrChange>
              </w:rPr>
              <w:t>מת"י</w:t>
            </w:r>
          </w:p>
        </w:tc>
        <w:tc>
          <w:tcPr>
            <w:tcW w:w="1370" w:type="dxa"/>
            <w:shd w:val="clear" w:color="auto" w:fill="auto"/>
          </w:tcPr>
          <w:p w14:paraId="6F0ABD5D" w14:textId="77777777" w:rsidR="00EB5A81" w:rsidRPr="000748C0" w:rsidRDefault="00EB5A81" w:rsidP="00341985">
            <w:pPr>
              <w:jc w:val="right"/>
              <w:rPr>
                <w:rFonts w:ascii="Times" w:hAnsi="Times"/>
                <w:rtl/>
                <w:rPrChange w:id="6807" w:author="Meryl Etman" w:date="2020-03-25T10:10:00Z">
                  <w:rPr>
                    <w:rFonts w:ascii="Times" w:hAnsi="Times"/>
                    <w:rtl/>
                  </w:rPr>
                </w:rPrChange>
              </w:rPr>
            </w:pPr>
          </w:p>
        </w:tc>
        <w:tc>
          <w:tcPr>
            <w:tcW w:w="1905" w:type="dxa"/>
            <w:shd w:val="clear" w:color="auto" w:fill="auto"/>
          </w:tcPr>
          <w:p w14:paraId="0A0F8C67" w14:textId="77777777" w:rsidR="00EB5A81" w:rsidRPr="000748C0" w:rsidRDefault="00EB5A81" w:rsidP="00341985">
            <w:pPr>
              <w:jc w:val="right"/>
              <w:rPr>
                <w:rFonts w:ascii="Times" w:hAnsi="Times"/>
                <w:rtl/>
                <w:rPrChange w:id="6808" w:author="Meryl Etman" w:date="2020-03-25T10:10:00Z">
                  <w:rPr>
                    <w:rFonts w:ascii="Times" w:hAnsi="Times"/>
                    <w:rtl/>
                  </w:rPr>
                </w:rPrChange>
              </w:rPr>
            </w:pPr>
          </w:p>
        </w:tc>
      </w:tr>
      <w:tr w:rsidR="00EB5A81" w:rsidRPr="000748C0" w14:paraId="15EA7A00" w14:textId="77777777" w:rsidTr="00341985">
        <w:tc>
          <w:tcPr>
            <w:tcW w:w="615" w:type="dxa"/>
            <w:shd w:val="clear" w:color="auto" w:fill="auto"/>
          </w:tcPr>
          <w:p w14:paraId="7796D6C1" w14:textId="77777777" w:rsidR="00EB5A81" w:rsidRPr="000748C0" w:rsidRDefault="00EB5A81" w:rsidP="00341985">
            <w:pPr>
              <w:jc w:val="right"/>
              <w:rPr>
                <w:rFonts w:ascii="Times" w:hAnsi="Times"/>
                <w:rtl/>
                <w:rPrChange w:id="6809" w:author="Meryl Etman" w:date="2020-03-25T10:10:00Z">
                  <w:rPr>
                    <w:rFonts w:ascii="Times" w:hAnsi="Times"/>
                    <w:rtl/>
                  </w:rPr>
                </w:rPrChange>
              </w:rPr>
            </w:pPr>
            <w:r w:rsidRPr="000748C0">
              <w:rPr>
                <w:rFonts w:ascii="Times" w:hAnsi="Times"/>
                <w:rPrChange w:id="6810" w:author="Meryl Etman" w:date="2020-03-25T10:10:00Z">
                  <w:rPr>
                    <w:rFonts w:ascii="Times" w:hAnsi="Times"/>
                  </w:rPr>
                </w:rPrChange>
              </w:rPr>
              <w:t>33</w:t>
            </w:r>
          </w:p>
        </w:tc>
        <w:tc>
          <w:tcPr>
            <w:tcW w:w="1269" w:type="dxa"/>
            <w:shd w:val="clear" w:color="auto" w:fill="auto"/>
          </w:tcPr>
          <w:p w14:paraId="70B9A85D" w14:textId="77777777" w:rsidR="00EB5A81" w:rsidRPr="000748C0" w:rsidRDefault="00EB5A81" w:rsidP="00341985">
            <w:pPr>
              <w:jc w:val="right"/>
              <w:rPr>
                <w:rFonts w:ascii="Times" w:hAnsi="Times"/>
                <w:rtl/>
                <w:rPrChange w:id="6811" w:author="Meryl Etman" w:date="2020-03-25T10:10:00Z">
                  <w:rPr>
                    <w:rFonts w:ascii="Times" w:hAnsi="Times"/>
                    <w:rtl/>
                  </w:rPr>
                </w:rPrChange>
              </w:rPr>
            </w:pPr>
            <w:r w:rsidRPr="000748C0">
              <w:rPr>
                <w:rFonts w:ascii="Times" w:hAnsi="Times" w:hint="cs"/>
                <w:rtl/>
                <w:rPrChange w:id="6812" w:author="Meryl Etman" w:date="2020-03-25T10:10:00Z">
                  <w:rPr>
                    <w:rFonts w:ascii="Times" w:hAnsi="Times" w:hint="cs"/>
                    <w:rtl/>
                  </w:rPr>
                </w:rPrChange>
              </w:rPr>
              <w:t>כיבוי אש</w:t>
            </w:r>
          </w:p>
        </w:tc>
        <w:tc>
          <w:tcPr>
            <w:tcW w:w="2813" w:type="dxa"/>
            <w:shd w:val="clear" w:color="auto" w:fill="auto"/>
          </w:tcPr>
          <w:p w14:paraId="1D7CFA8A" w14:textId="77777777" w:rsidR="00EB5A81" w:rsidRPr="000748C0" w:rsidRDefault="00EB5A81" w:rsidP="00341985">
            <w:pPr>
              <w:rPr>
                <w:rFonts w:ascii="Times" w:hAnsi="Times"/>
                <w:rtl/>
                <w:rPrChange w:id="6813" w:author="Meryl Etman" w:date="2020-03-25T10:10:00Z">
                  <w:rPr>
                    <w:rFonts w:ascii="Times" w:hAnsi="Times"/>
                    <w:rtl/>
                  </w:rPr>
                </w:rPrChange>
              </w:rPr>
            </w:pPr>
            <w:r w:rsidRPr="000748C0">
              <w:rPr>
                <w:rFonts w:ascii="Times" w:hAnsi="Times" w:hint="cs"/>
                <w:rtl/>
                <w:rPrChange w:id="6814" w:author="Meryl Etman" w:date="2020-03-25T10:10:00Z">
                  <w:rPr>
                    <w:rFonts w:ascii="Times" w:hAnsi="Times" w:hint="cs"/>
                    <w:rtl/>
                  </w:rPr>
                </w:rPrChange>
              </w:rPr>
              <w:t>מסירה ראשונית</w:t>
            </w:r>
          </w:p>
        </w:tc>
        <w:tc>
          <w:tcPr>
            <w:tcW w:w="1406" w:type="dxa"/>
            <w:shd w:val="clear" w:color="auto" w:fill="auto"/>
          </w:tcPr>
          <w:p w14:paraId="5EA43242" w14:textId="77777777" w:rsidR="00EB5A81" w:rsidRPr="000748C0" w:rsidRDefault="00EB5A81" w:rsidP="00341985">
            <w:pPr>
              <w:rPr>
                <w:rFonts w:ascii="Times" w:hAnsi="Times"/>
                <w:rtl/>
                <w:rPrChange w:id="6815" w:author="Meryl Etman" w:date="2020-03-25T10:10:00Z">
                  <w:rPr>
                    <w:rFonts w:ascii="Times" w:hAnsi="Times"/>
                    <w:rtl/>
                  </w:rPr>
                </w:rPrChange>
              </w:rPr>
            </w:pPr>
            <w:r w:rsidRPr="000748C0">
              <w:rPr>
                <w:rFonts w:ascii="Times" w:hAnsi="Times"/>
                <w:rtl/>
                <w:rPrChange w:id="6816" w:author="Meryl Etman" w:date="2020-03-25T10:10:00Z">
                  <w:rPr>
                    <w:rFonts w:ascii="Times" w:hAnsi="Times"/>
                    <w:rtl/>
                  </w:rPr>
                </w:rPrChange>
              </w:rPr>
              <w:t>יועץ בטיחות</w:t>
            </w:r>
            <w:r w:rsidRPr="000748C0">
              <w:rPr>
                <w:rFonts w:ascii="Times" w:hAnsi="Times" w:hint="cs"/>
                <w:rtl/>
                <w:rPrChange w:id="6817" w:author="Meryl Etman" w:date="2020-03-25T10:10:00Z">
                  <w:rPr>
                    <w:rFonts w:ascii="Times" w:hAnsi="Times" w:hint="cs"/>
                    <w:rtl/>
                  </w:rPr>
                </w:rPrChange>
              </w:rPr>
              <w:t>+ ראשות הכיבוי</w:t>
            </w:r>
          </w:p>
        </w:tc>
        <w:tc>
          <w:tcPr>
            <w:tcW w:w="1370" w:type="dxa"/>
            <w:shd w:val="clear" w:color="auto" w:fill="auto"/>
          </w:tcPr>
          <w:p w14:paraId="5C28FBAC" w14:textId="77777777" w:rsidR="00EB5A81" w:rsidRPr="000748C0" w:rsidRDefault="00EB5A81" w:rsidP="00341985">
            <w:pPr>
              <w:jc w:val="right"/>
              <w:rPr>
                <w:rFonts w:ascii="Times" w:hAnsi="Times"/>
                <w:rtl/>
                <w:rPrChange w:id="6818" w:author="Meryl Etman" w:date="2020-03-25T10:10:00Z">
                  <w:rPr>
                    <w:rFonts w:ascii="Times" w:hAnsi="Times"/>
                    <w:rtl/>
                  </w:rPr>
                </w:rPrChange>
              </w:rPr>
            </w:pPr>
          </w:p>
        </w:tc>
        <w:tc>
          <w:tcPr>
            <w:tcW w:w="1905" w:type="dxa"/>
            <w:shd w:val="clear" w:color="auto" w:fill="auto"/>
          </w:tcPr>
          <w:p w14:paraId="2B4BCC54" w14:textId="77777777" w:rsidR="00EB5A81" w:rsidRPr="000748C0" w:rsidRDefault="00EB5A81" w:rsidP="00341985">
            <w:pPr>
              <w:jc w:val="right"/>
              <w:rPr>
                <w:rFonts w:ascii="Times" w:hAnsi="Times"/>
                <w:rtl/>
                <w:rPrChange w:id="6819" w:author="Meryl Etman" w:date="2020-03-25T10:10:00Z">
                  <w:rPr>
                    <w:rFonts w:ascii="Times" w:hAnsi="Times"/>
                    <w:rtl/>
                  </w:rPr>
                </w:rPrChange>
              </w:rPr>
            </w:pPr>
          </w:p>
        </w:tc>
      </w:tr>
      <w:tr w:rsidR="00EB5A81" w:rsidRPr="000748C0" w14:paraId="71FD47B5" w14:textId="77777777" w:rsidTr="00341985">
        <w:tc>
          <w:tcPr>
            <w:tcW w:w="615" w:type="dxa"/>
            <w:shd w:val="clear" w:color="auto" w:fill="auto"/>
          </w:tcPr>
          <w:p w14:paraId="5F57106A" w14:textId="77777777" w:rsidR="00EB5A81" w:rsidRPr="000748C0" w:rsidRDefault="00EB5A81" w:rsidP="00341985">
            <w:pPr>
              <w:jc w:val="right"/>
              <w:rPr>
                <w:rFonts w:ascii="Times" w:hAnsi="Times"/>
                <w:rtl/>
                <w:rPrChange w:id="6820" w:author="Meryl Etman" w:date="2020-03-25T10:10:00Z">
                  <w:rPr>
                    <w:rFonts w:ascii="Times" w:hAnsi="Times"/>
                    <w:rtl/>
                  </w:rPr>
                </w:rPrChange>
              </w:rPr>
            </w:pPr>
          </w:p>
        </w:tc>
        <w:tc>
          <w:tcPr>
            <w:tcW w:w="1269" w:type="dxa"/>
            <w:shd w:val="clear" w:color="auto" w:fill="auto"/>
          </w:tcPr>
          <w:p w14:paraId="2A1D981D" w14:textId="77777777" w:rsidR="00EB5A81" w:rsidRPr="000748C0" w:rsidRDefault="00EB5A81" w:rsidP="00341985">
            <w:pPr>
              <w:jc w:val="right"/>
              <w:rPr>
                <w:rFonts w:ascii="Times" w:hAnsi="Times"/>
                <w:rtl/>
                <w:rPrChange w:id="6821" w:author="Meryl Etman" w:date="2020-03-25T10:10:00Z">
                  <w:rPr>
                    <w:rFonts w:ascii="Times" w:hAnsi="Times"/>
                    <w:rtl/>
                  </w:rPr>
                </w:rPrChange>
              </w:rPr>
            </w:pPr>
          </w:p>
        </w:tc>
        <w:tc>
          <w:tcPr>
            <w:tcW w:w="2813" w:type="dxa"/>
            <w:shd w:val="clear" w:color="auto" w:fill="auto"/>
          </w:tcPr>
          <w:p w14:paraId="4C614FB3" w14:textId="77777777" w:rsidR="00EB5A81" w:rsidRPr="000748C0" w:rsidRDefault="00EB5A81" w:rsidP="00341985">
            <w:pPr>
              <w:rPr>
                <w:rFonts w:ascii="Times" w:hAnsi="Times"/>
                <w:rtl/>
                <w:rPrChange w:id="6822" w:author="Meryl Etman" w:date="2020-03-25T10:10:00Z">
                  <w:rPr>
                    <w:rFonts w:ascii="Times" w:hAnsi="Times"/>
                    <w:rtl/>
                  </w:rPr>
                </w:rPrChange>
              </w:rPr>
            </w:pPr>
          </w:p>
        </w:tc>
        <w:tc>
          <w:tcPr>
            <w:tcW w:w="1406" w:type="dxa"/>
            <w:shd w:val="clear" w:color="auto" w:fill="auto"/>
          </w:tcPr>
          <w:p w14:paraId="4C3B6496" w14:textId="77777777" w:rsidR="00EB5A81" w:rsidRPr="000748C0" w:rsidRDefault="00EB5A81" w:rsidP="00341985">
            <w:pPr>
              <w:jc w:val="right"/>
              <w:rPr>
                <w:rFonts w:ascii="Times" w:hAnsi="Times"/>
                <w:rtl/>
                <w:rPrChange w:id="6823" w:author="Meryl Etman" w:date="2020-03-25T10:10:00Z">
                  <w:rPr>
                    <w:rFonts w:ascii="Times" w:hAnsi="Times"/>
                    <w:rtl/>
                  </w:rPr>
                </w:rPrChange>
              </w:rPr>
            </w:pPr>
          </w:p>
        </w:tc>
        <w:tc>
          <w:tcPr>
            <w:tcW w:w="1370" w:type="dxa"/>
            <w:shd w:val="clear" w:color="auto" w:fill="auto"/>
          </w:tcPr>
          <w:p w14:paraId="1D8EB12D" w14:textId="77777777" w:rsidR="00EB5A81" w:rsidRPr="000748C0" w:rsidRDefault="00EB5A81" w:rsidP="00341985">
            <w:pPr>
              <w:jc w:val="right"/>
              <w:rPr>
                <w:rFonts w:ascii="Times" w:hAnsi="Times"/>
                <w:rtl/>
                <w:rPrChange w:id="6824" w:author="Meryl Etman" w:date="2020-03-25T10:10:00Z">
                  <w:rPr>
                    <w:rFonts w:ascii="Times" w:hAnsi="Times"/>
                    <w:rtl/>
                  </w:rPr>
                </w:rPrChange>
              </w:rPr>
            </w:pPr>
          </w:p>
        </w:tc>
        <w:tc>
          <w:tcPr>
            <w:tcW w:w="1905" w:type="dxa"/>
            <w:shd w:val="clear" w:color="auto" w:fill="auto"/>
          </w:tcPr>
          <w:p w14:paraId="062FC74B" w14:textId="77777777" w:rsidR="00EB5A81" w:rsidRPr="000748C0" w:rsidRDefault="00EB5A81" w:rsidP="00341985">
            <w:pPr>
              <w:jc w:val="right"/>
              <w:rPr>
                <w:rFonts w:ascii="Times" w:hAnsi="Times"/>
                <w:rtl/>
                <w:rPrChange w:id="6825" w:author="Meryl Etman" w:date="2020-03-25T10:10:00Z">
                  <w:rPr>
                    <w:rFonts w:ascii="Times" w:hAnsi="Times"/>
                    <w:rtl/>
                  </w:rPr>
                </w:rPrChange>
              </w:rPr>
            </w:pPr>
          </w:p>
        </w:tc>
      </w:tr>
    </w:tbl>
    <w:p w14:paraId="1CB4E530" w14:textId="77777777" w:rsidR="00603F1E" w:rsidRPr="000748C0" w:rsidRDefault="00603F1E" w:rsidP="00EB5A81">
      <w:pPr>
        <w:jc w:val="center"/>
        <w:rPr>
          <w:bCs/>
          <w:sz w:val="28"/>
          <w:szCs w:val="28"/>
          <w:u w:val="single"/>
          <w:rtl/>
          <w:rPrChange w:id="6826" w:author="Meryl Etman" w:date="2020-03-25T10:10:00Z">
            <w:rPr>
              <w:bCs/>
              <w:sz w:val="28"/>
              <w:szCs w:val="28"/>
              <w:u w:val="single"/>
              <w:rtl/>
            </w:rPr>
          </w:rPrChange>
        </w:rPr>
      </w:pPr>
      <w:r w:rsidRPr="000748C0">
        <w:rPr>
          <w:bCs/>
          <w:sz w:val="28"/>
          <w:szCs w:val="28"/>
          <w:u w:val="single"/>
          <w:rtl/>
          <w:rPrChange w:id="6827" w:author="Meryl Etman" w:date="2020-03-25T10:10:00Z">
            <w:rPr>
              <w:bCs/>
              <w:sz w:val="28"/>
              <w:szCs w:val="28"/>
              <w:u w:val="single"/>
              <w:rtl/>
            </w:rPr>
          </w:rPrChange>
        </w:rPr>
        <w:br w:type="page"/>
      </w:r>
    </w:p>
    <w:p w14:paraId="62C934C8" w14:textId="77777777" w:rsidR="00EB5A81" w:rsidRPr="000748C0" w:rsidRDefault="00EB5A81" w:rsidP="00EB5A81">
      <w:pPr>
        <w:jc w:val="center"/>
        <w:rPr>
          <w:bCs/>
          <w:sz w:val="24"/>
          <w:szCs w:val="24"/>
          <w:u w:val="single"/>
          <w:rtl/>
          <w:rPrChange w:id="6828" w:author="Meryl Etman" w:date="2020-03-25T10:10:00Z">
            <w:rPr>
              <w:bCs/>
              <w:sz w:val="24"/>
              <w:szCs w:val="24"/>
              <w:u w:val="single"/>
              <w:rtl/>
            </w:rPr>
          </w:rPrChange>
        </w:rPr>
      </w:pPr>
      <w:r w:rsidRPr="000748C0">
        <w:rPr>
          <w:bCs/>
          <w:sz w:val="24"/>
          <w:szCs w:val="24"/>
          <w:u w:val="single"/>
          <w:rtl/>
          <w:rPrChange w:id="6829" w:author="Meryl Etman" w:date="2020-03-25T10:10:00Z">
            <w:rPr>
              <w:bCs/>
              <w:sz w:val="24"/>
              <w:szCs w:val="24"/>
              <w:u w:val="single"/>
              <w:rtl/>
            </w:rPr>
          </w:rPrChange>
        </w:rPr>
        <w:lastRenderedPageBreak/>
        <w:t xml:space="preserve">נספח </w:t>
      </w:r>
      <w:r w:rsidR="00603F1E" w:rsidRPr="000748C0">
        <w:rPr>
          <w:rFonts w:hint="cs"/>
          <w:bCs/>
          <w:sz w:val="24"/>
          <w:szCs w:val="24"/>
          <w:u w:val="single"/>
          <w:rtl/>
          <w:rPrChange w:id="6830" w:author="Meryl Etman" w:date="2020-03-25T10:10:00Z">
            <w:rPr>
              <w:rFonts w:hint="cs"/>
              <w:bCs/>
              <w:sz w:val="24"/>
              <w:szCs w:val="24"/>
              <w:u w:val="single"/>
              <w:rtl/>
            </w:rPr>
          </w:rPrChange>
        </w:rPr>
        <w:t>"</w:t>
      </w:r>
      <w:r w:rsidRPr="000748C0">
        <w:rPr>
          <w:rFonts w:hint="cs"/>
          <w:bCs/>
          <w:sz w:val="24"/>
          <w:szCs w:val="24"/>
          <w:u w:val="single"/>
          <w:rtl/>
          <w:rPrChange w:id="6831" w:author="Meryl Etman" w:date="2020-03-25T10:10:00Z">
            <w:rPr>
              <w:rFonts w:hint="cs"/>
              <w:bCs/>
              <w:sz w:val="24"/>
              <w:szCs w:val="24"/>
              <w:u w:val="single"/>
              <w:rtl/>
            </w:rPr>
          </w:rPrChange>
        </w:rPr>
        <w:t>ד</w:t>
      </w:r>
      <w:r w:rsidR="00603F1E" w:rsidRPr="000748C0">
        <w:rPr>
          <w:rFonts w:hint="cs"/>
          <w:bCs/>
          <w:sz w:val="24"/>
          <w:szCs w:val="24"/>
          <w:u w:val="single"/>
          <w:rtl/>
          <w:rPrChange w:id="6832" w:author="Meryl Etman" w:date="2020-03-25T10:10:00Z">
            <w:rPr>
              <w:rFonts w:hint="cs"/>
              <w:bCs/>
              <w:sz w:val="24"/>
              <w:szCs w:val="24"/>
              <w:u w:val="single"/>
              <w:rtl/>
            </w:rPr>
          </w:rPrChange>
        </w:rPr>
        <w:t>'</w:t>
      </w:r>
      <w:r w:rsidRPr="000748C0">
        <w:rPr>
          <w:bCs/>
          <w:sz w:val="24"/>
          <w:szCs w:val="24"/>
          <w:u w:val="single"/>
          <w:rtl/>
          <w:rPrChange w:id="6833" w:author="Meryl Etman" w:date="2020-03-25T10:10:00Z">
            <w:rPr>
              <w:bCs/>
              <w:sz w:val="24"/>
              <w:szCs w:val="24"/>
              <w:u w:val="single"/>
              <w:rtl/>
            </w:rPr>
          </w:rPrChange>
        </w:rPr>
        <w:t>'</w:t>
      </w:r>
    </w:p>
    <w:p w14:paraId="5BFACE65" w14:textId="77777777" w:rsidR="00EB5A81" w:rsidRPr="000748C0" w:rsidRDefault="00EB5A81" w:rsidP="00EB5A81">
      <w:pPr>
        <w:jc w:val="center"/>
        <w:rPr>
          <w:bCs/>
          <w:sz w:val="24"/>
          <w:szCs w:val="24"/>
          <w:u w:val="single"/>
          <w:rtl/>
          <w:rPrChange w:id="6834" w:author="Meryl Etman" w:date="2020-03-25T10:10:00Z">
            <w:rPr>
              <w:bCs/>
              <w:sz w:val="24"/>
              <w:szCs w:val="24"/>
              <w:u w:val="single"/>
              <w:rtl/>
            </w:rPr>
          </w:rPrChange>
        </w:rPr>
      </w:pPr>
    </w:p>
    <w:p w14:paraId="3FCCEE8E" w14:textId="77777777" w:rsidR="00EB5A81" w:rsidRPr="000748C0" w:rsidRDefault="00EB5A81" w:rsidP="00EB5A81">
      <w:pPr>
        <w:jc w:val="center"/>
        <w:rPr>
          <w:bCs/>
          <w:sz w:val="24"/>
          <w:szCs w:val="24"/>
          <w:u w:val="single"/>
          <w:rtl/>
          <w:rPrChange w:id="6835" w:author="Meryl Etman" w:date="2020-03-25T10:10:00Z">
            <w:rPr>
              <w:bCs/>
              <w:sz w:val="24"/>
              <w:szCs w:val="24"/>
              <w:u w:val="single"/>
              <w:rtl/>
            </w:rPr>
          </w:rPrChange>
        </w:rPr>
      </w:pPr>
      <w:r w:rsidRPr="000748C0">
        <w:rPr>
          <w:bCs/>
          <w:sz w:val="24"/>
          <w:szCs w:val="24"/>
          <w:u w:val="single"/>
          <w:rtl/>
          <w:rPrChange w:id="6836" w:author="Meryl Etman" w:date="2020-03-25T10:10:00Z">
            <w:rPr>
              <w:bCs/>
              <w:sz w:val="24"/>
              <w:szCs w:val="24"/>
              <w:u w:val="single"/>
              <w:rtl/>
            </w:rPr>
          </w:rPrChange>
        </w:rPr>
        <w:t>לוח זמנים ושלבי עבודה</w:t>
      </w:r>
    </w:p>
    <w:p w14:paraId="33E88CB6" w14:textId="77777777" w:rsidR="00EB5A81" w:rsidRPr="000748C0" w:rsidRDefault="00EB5A81" w:rsidP="00EB5A81">
      <w:pPr>
        <w:jc w:val="both"/>
        <w:rPr>
          <w:bCs/>
          <w:sz w:val="24"/>
          <w:szCs w:val="24"/>
          <w:u w:val="single"/>
          <w:rtl/>
          <w:rPrChange w:id="6837" w:author="Meryl Etman" w:date="2020-03-25T10:10:00Z">
            <w:rPr>
              <w:bCs/>
              <w:sz w:val="24"/>
              <w:szCs w:val="24"/>
              <w:u w:val="single"/>
              <w:rtl/>
            </w:rPr>
          </w:rPrChange>
        </w:rPr>
      </w:pPr>
    </w:p>
    <w:p w14:paraId="7B6AF4C3" w14:textId="77777777" w:rsidR="00EB5A81" w:rsidRPr="000748C0" w:rsidDel="001D31C1" w:rsidRDefault="00EB5A81" w:rsidP="00EB5A81">
      <w:pPr>
        <w:jc w:val="both"/>
        <w:rPr>
          <w:del w:id="6838" w:author="Meryl Etman" w:date="2019-12-16T17:15:00Z"/>
          <w:bCs/>
          <w:sz w:val="24"/>
          <w:szCs w:val="24"/>
          <w:u w:val="single"/>
          <w:rtl/>
          <w:rPrChange w:id="6839" w:author="Meryl Etman" w:date="2020-03-25T10:10:00Z">
            <w:rPr>
              <w:del w:id="6840" w:author="Meryl Etman" w:date="2019-12-16T17:15:00Z"/>
              <w:bCs/>
              <w:sz w:val="24"/>
              <w:szCs w:val="24"/>
              <w:u w:val="single"/>
              <w:rtl/>
            </w:rPr>
          </w:rPrChange>
        </w:rPr>
      </w:pPr>
    </w:p>
    <w:p w14:paraId="2A2D46F3" w14:textId="77777777" w:rsidR="00915026" w:rsidRPr="000748C0" w:rsidRDefault="00915026" w:rsidP="00EB5A81">
      <w:pPr>
        <w:jc w:val="both"/>
        <w:rPr>
          <w:ins w:id="6841" w:author="Meryl Etman" w:date="2019-12-16T12:32:00Z"/>
          <w:sz w:val="24"/>
          <w:szCs w:val="24"/>
          <w:rtl/>
          <w:rPrChange w:id="6842" w:author="Meryl Etman" w:date="2020-03-25T10:10:00Z">
            <w:rPr>
              <w:ins w:id="6843" w:author="Meryl Etman" w:date="2019-12-16T12:32:00Z"/>
              <w:sz w:val="24"/>
              <w:szCs w:val="24"/>
              <w:rtl/>
            </w:rPr>
          </w:rPrChange>
        </w:rPr>
      </w:pPr>
    </w:p>
    <w:p w14:paraId="513CC417" w14:textId="77777777" w:rsidR="00EB5A81" w:rsidRPr="000748C0" w:rsidRDefault="00EB5A81" w:rsidP="00EB5A81">
      <w:pPr>
        <w:jc w:val="both"/>
        <w:rPr>
          <w:sz w:val="24"/>
          <w:szCs w:val="24"/>
          <w:rtl/>
          <w:rPrChange w:id="6844" w:author="Meryl Etman" w:date="2020-03-25T10:10:00Z">
            <w:rPr>
              <w:sz w:val="24"/>
              <w:szCs w:val="24"/>
              <w:rtl/>
            </w:rPr>
          </w:rPrChange>
        </w:rPr>
      </w:pPr>
      <w:r w:rsidRPr="000748C0">
        <w:rPr>
          <w:sz w:val="24"/>
          <w:szCs w:val="24"/>
          <w:rtl/>
          <w:rPrChange w:id="6845" w:author="Meryl Etman" w:date="2020-03-25T10:10:00Z">
            <w:rPr>
              <w:sz w:val="24"/>
              <w:szCs w:val="24"/>
              <w:rtl/>
            </w:rPr>
          </w:rPrChange>
        </w:rPr>
        <w:t xml:space="preserve">לוח הזמנים לביצוע שירותי המפקח ביחס לכל אחד מהשלבים של הפרויקט יהיה כפי שייקבע מעת לעת ע"י המנהל. </w:t>
      </w:r>
    </w:p>
    <w:p w14:paraId="233B8BE3" w14:textId="77777777" w:rsidR="00EB5A81" w:rsidRPr="000748C0" w:rsidRDefault="00EB5A81" w:rsidP="00EB5A81">
      <w:pPr>
        <w:jc w:val="both"/>
        <w:rPr>
          <w:sz w:val="24"/>
          <w:szCs w:val="24"/>
          <w:rtl/>
          <w:rPrChange w:id="6846" w:author="Meryl Etman" w:date="2020-03-25T10:10:00Z">
            <w:rPr>
              <w:sz w:val="24"/>
              <w:szCs w:val="24"/>
              <w:rtl/>
            </w:rPr>
          </w:rPrChange>
        </w:rPr>
      </w:pPr>
    </w:p>
    <w:p w14:paraId="528357D2" w14:textId="5E852A6F" w:rsidR="00FF570C" w:rsidRPr="000748C0" w:rsidRDefault="00FF570C" w:rsidP="00627840">
      <w:pPr>
        <w:jc w:val="both"/>
        <w:rPr>
          <w:ins w:id="6847" w:author="Meryl Etman" w:date="2020-02-11T16:10:00Z"/>
          <w:sz w:val="24"/>
          <w:szCs w:val="24"/>
          <w:rtl/>
          <w:rPrChange w:id="6848" w:author="Meryl Etman" w:date="2020-03-25T10:10:00Z">
            <w:rPr>
              <w:ins w:id="6849" w:author="Meryl Etman" w:date="2020-02-11T16:10:00Z"/>
              <w:sz w:val="24"/>
              <w:szCs w:val="24"/>
              <w:rtl/>
            </w:rPr>
          </w:rPrChange>
        </w:rPr>
      </w:pPr>
      <w:ins w:id="6850" w:author="Meryl Etman" w:date="2020-02-11T16:10:00Z">
        <w:r w:rsidRPr="000748C0">
          <w:rPr>
            <w:sz w:val="24"/>
            <w:szCs w:val="24"/>
            <w:rtl/>
            <w:rPrChange w:id="6851" w:author="Meryl Etman" w:date="2020-03-25T10:10:00Z">
              <w:rPr>
                <w:sz w:val="24"/>
                <w:szCs w:val="24"/>
                <w:rtl/>
              </w:rPr>
            </w:rPrChange>
          </w:rPr>
          <w:t>לוח הזמנים ל</w:t>
        </w:r>
      </w:ins>
      <w:ins w:id="6852" w:author="Meryl Etman" w:date="2020-03-01T17:01:00Z">
        <w:r w:rsidR="00627840" w:rsidRPr="000748C0">
          <w:rPr>
            <w:rFonts w:hint="cs"/>
            <w:sz w:val="24"/>
            <w:szCs w:val="24"/>
            <w:rtl/>
            <w:rPrChange w:id="6853" w:author="Meryl Etman" w:date="2020-03-25T10:10:00Z">
              <w:rPr>
                <w:rFonts w:hint="cs"/>
                <w:sz w:val="24"/>
                <w:szCs w:val="24"/>
                <w:rtl/>
              </w:rPr>
            </w:rPrChange>
          </w:rPr>
          <w:t>סיום</w:t>
        </w:r>
      </w:ins>
      <w:ins w:id="6854" w:author="Meryl Etman" w:date="2020-02-11T16:10:00Z">
        <w:r w:rsidRPr="000748C0">
          <w:rPr>
            <w:sz w:val="24"/>
            <w:szCs w:val="24"/>
            <w:rtl/>
            <w:rPrChange w:id="6855" w:author="Meryl Etman" w:date="2020-03-25T10:10:00Z">
              <w:rPr>
                <w:sz w:val="24"/>
                <w:szCs w:val="24"/>
                <w:rtl/>
              </w:rPr>
            </w:rPrChange>
          </w:rPr>
          <w:t xml:space="preserve"> עבודות ההקמה בהתאם לחוזה הקבלן המבצע הינו עד 01/02/2022</w:t>
        </w:r>
        <w:r w:rsidRPr="000748C0">
          <w:rPr>
            <w:rFonts w:hint="cs"/>
            <w:sz w:val="24"/>
            <w:szCs w:val="24"/>
            <w:rtl/>
            <w:rPrChange w:id="6856" w:author="Meryl Etman" w:date="2020-03-25T10:10:00Z">
              <w:rPr>
                <w:rFonts w:hint="cs"/>
                <w:sz w:val="24"/>
                <w:szCs w:val="24"/>
                <w:rtl/>
              </w:rPr>
            </w:rPrChange>
          </w:rPr>
          <w:t xml:space="preserve"> (בנוסף יתקיים על ידי המפקח הליך ביצוע בדיקות מטעמו של המזמין, מסירות ומעקב תיקון בהתאם להוראותיו).</w:t>
        </w:r>
      </w:ins>
    </w:p>
    <w:p w14:paraId="13CCFE4A" w14:textId="77777777" w:rsidR="00FF570C" w:rsidRPr="000748C0" w:rsidRDefault="00FF570C" w:rsidP="00FF570C">
      <w:pPr>
        <w:jc w:val="both"/>
        <w:rPr>
          <w:ins w:id="6857" w:author="Meryl Etman" w:date="2020-02-11T16:10:00Z"/>
          <w:sz w:val="24"/>
          <w:szCs w:val="24"/>
          <w:rtl/>
          <w:rPrChange w:id="6858" w:author="Meryl Etman" w:date="2020-03-25T10:10:00Z">
            <w:rPr>
              <w:ins w:id="6859" w:author="Meryl Etman" w:date="2020-02-11T16:10:00Z"/>
              <w:sz w:val="24"/>
              <w:szCs w:val="24"/>
              <w:rtl/>
            </w:rPr>
          </w:rPrChange>
        </w:rPr>
      </w:pPr>
    </w:p>
    <w:p w14:paraId="3E723BA9" w14:textId="3A441F0C" w:rsidR="00EB5A81" w:rsidRPr="000748C0" w:rsidDel="004C0822" w:rsidRDefault="00FF570C" w:rsidP="00FF570C">
      <w:pPr>
        <w:jc w:val="both"/>
        <w:rPr>
          <w:del w:id="6860" w:author="Meryl Etman" w:date="2019-12-16T17:15:00Z"/>
          <w:bCs/>
          <w:color w:val="000000"/>
          <w:sz w:val="24"/>
          <w:szCs w:val="24"/>
          <w:u w:val="single"/>
          <w:rtl/>
          <w:rPrChange w:id="6861" w:author="Meryl Etman" w:date="2020-03-25T10:10:00Z">
            <w:rPr>
              <w:del w:id="6862" w:author="Meryl Etman" w:date="2019-12-16T17:15:00Z"/>
              <w:bCs/>
              <w:color w:val="000000"/>
              <w:sz w:val="24"/>
              <w:szCs w:val="24"/>
              <w:u w:val="single"/>
              <w:rtl/>
            </w:rPr>
          </w:rPrChange>
        </w:rPr>
      </w:pPr>
      <w:ins w:id="6863" w:author="Meryl Etman" w:date="2020-02-11T16:10:00Z">
        <w:r w:rsidRPr="000748C0">
          <w:rPr>
            <w:rFonts w:hint="cs"/>
            <w:bCs/>
            <w:color w:val="000000"/>
            <w:sz w:val="24"/>
            <w:szCs w:val="24"/>
            <w:u w:val="single"/>
            <w:rtl/>
            <w:rPrChange w:id="6864" w:author="Meryl Etman" w:date="2020-03-25T10:10:00Z">
              <w:rPr>
                <w:rFonts w:hint="cs"/>
                <w:bCs/>
                <w:color w:val="000000"/>
                <w:sz w:val="24"/>
                <w:szCs w:val="24"/>
                <w:u w:val="single"/>
                <w:rtl/>
              </w:rPr>
            </w:rPrChange>
          </w:rPr>
          <w:t>יובהר כי תתכן עצירה של מספר שבועות לאחר גמר ביצוע היסודות, עד לקבלת היתר בניה מלא לחניונים ולבניינים. בתקופה זה יינתנ</w:t>
        </w:r>
        <w:r w:rsidRPr="000748C0">
          <w:rPr>
            <w:rFonts w:hint="eastAsia"/>
            <w:bCs/>
            <w:color w:val="000000"/>
            <w:sz w:val="24"/>
            <w:szCs w:val="24"/>
            <w:u w:val="single"/>
            <w:rtl/>
            <w:rPrChange w:id="6865" w:author="Meryl Etman" w:date="2020-03-25T10:10:00Z">
              <w:rPr>
                <w:rFonts w:hint="eastAsia"/>
                <w:bCs/>
                <w:color w:val="000000"/>
                <w:sz w:val="24"/>
                <w:szCs w:val="24"/>
                <w:u w:val="single"/>
                <w:rtl/>
              </w:rPr>
            </w:rPrChange>
          </w:rPr>
          <w:t>ו</w:t>
        </w:r>
        <w:r w:rsidRPr="000748C0">
          <w:rPr>
            <w:rFonts w:hint="cs"/>
            <w:bCs/>
            <w:color w:val="000000"/>
            <w:sz w:val="24"/>
            <w:szCs w:val="24"/>
            <w:u w:val="single"/>
            <w:rtl/>
            <w:rPrChange w:id="6866" w:author="Meryl Etman" w:date="2020-03-25T10:10:00Z">
              <w:rPr>
                <w:rFonts w:hint="cs"/>
                <w:bCs/>
                <w:color w:val="000000"/>
                <w:sz w:val="24"/>
                <w:szCs w:val="24"/>
                <w:u w:val="single"/>
                <w:rtl/>
              </w:rPr>
            </w:rPrChange>
          </w:rPr>
          <w:t xml:space="preserve"> שירותי המפקח במשרה חלקית בלבד שלא יכללו בתקופת ביצוע הפרויקט ולמפקח לא תהיה שום תביעה ו/או דרישה לתשלום נוסף מעבר לשכר המפקח הנקוב בנספח ה </w:t>
        </w:r>
      </w:ins>
      <w:del w:id="6867" w:author="Meryl Etman" w:date="2019-12-16T17:15:00Z">
        <w:r w:rsidR="00EB5A81" w:rsidRPr="000748C0" w:rsidDel="001D31C1">
          <w:rPr>
            <w:sz w:val="24"/>
            <w:szCs w:val="24"/>
            <w:rtl/>
            <w:rPrChange w:id="6868" w:author="Meryl Etman" w:date="2020-03-25T10:10:00Z">
              <w:rPr>
                <w:sz w:val="24"/>
                <w:szCs w:val="24"/>
                <w:rtl/>
              </w:rPr>
            </w:rPrChange>
          </w:rPr>
          <w:delText>אם לא יקבע לוח זמנים במעמד חתימת חוזה זה, יעביר המפקח לוח זמנים ראשוני לאישור המנהל תוך 7 ימים ממועד החתימה.</w:delText>
        </w:r>
      </w:del>
    </w:p>
    <w:p w14:paraId="243BAD9B" w14:textId="67235BBD" w:rsidR="004C0822" w:rsidRPr="000748C0" w:rsidRDefault="004C0822" w:rsidP="00EB5A81">
      <w:pPr>
        <w:jc w:val="both"/>
        <w:rPr>
          <w:ins w:id="6869" w:author="Meryl Etman" w:date="2020-02-06T11:36:00Z"/>
          <w:bCs/>
          <w:color w:val="000000"/>
          <w:sz w:val="24"/>
          <w:szCs w:val="24"/>
          <w:u w:val="single"/>
          <w:rtl/>
          <w:rPrChange w:id="6870" w:author="Meryl Etman" w:date="2020-03-25T10:10:00Z">
            <w:rPr>
              <w:ins w:id="6871" w:author="Meryl Etman" w:date="2020-02-06T11:36:00Z"/>
              <w:bCs/>
              <w:color w:val="000000"/>
              <w:sz w:val="24"/>
              <w:szCs w:val="24"/>
              <w:u w:val="single"/>
              <w:rtl/>
            </w:rPr>
          </w:rPrChange>
        </w:rPr>
      </w:pPr>
    </w:p>
    <w:p w14:paraId="3B7A8B26" w14:textId="77777777" w:rsidR="00346A17" w:rsidRPr="000748C0" w:rsidRDefault="00346A17">
      <w:pPr>
        <w:bidi w:val="0"/>
        <w:spacing w:after="160" w:line="259" w:lineRule="auto"/>
        <w:rPr>
          <w:ins w:id="6872" w:author="Meryl Etman" w:date="2020-02-11T16:32:00Z"/>
          <w:rFonts w:ascii="Times New Roman" w:eastAsia="Times New Roman" w:hAnsi="Times New Roman"/>
          <w:bCs/>
          <w:color w:val="000000"/>
          <w:sz w:val="24"/>
          <w:szCs w:val="24"/>
          <w:u w:val="single"/>
          <w:rtl/>
          <w:rPrChange w:id="6873" w:author="Meryl Etman" w:date="2020-03-25T10:10:00Z">
            <w:rPr>
              <w:ins w:id="6874" w:author="Meryl Etman" w:date="2020-02-11T16:32:00Z"/>
              <w:rFonts w:ascii="Times New Roman" w:eastAsia="Times New Roman" w:hAnsi="Times New Roman"/>
              <w:bCs/>
              <w:color w:val="000000"/>
              <w:sz w:val="24"/>
              <w:szCs w:val="24"/>
              <w:u w:val="single"/>
              <w:rtl/>
            </w:rPr>
          </w:rPrChange>
        </w:rPr>
      </w:pPr>
      <w:ins w:id="6875" w:author="Meryl Etman" w:date="2020-02-11T16:32:00Z">
        <w:r w:rsidRPr="000748C0">
          <w:rPr>
            <w:bCs/>
            <w:color w:val="000000"/>
            <w:u w:val="single"/>
            <w:rtl/>
            <w:rPrChange w:id="6876" w:author="Meryl Etman" w:date="2020-03-25T10:10:00Z">
              <w:rPr>
                <w:bCs/>
                <w:color w:val="000000"/>
                <w:u w:val="single"/>
                <w:rtl/>
              </w:rPr>
            </w:rPrChange>
          </w:rPr>
          <w:br w:type="page"/>
        </w:r>
      </w:ins>
    </w:p>
    <w:p w14:paraId="3F67A513" w14:textId="1BF25A2F" w:rsidR="00EB5A81" w:rsidRPr="000748C0" w:rsidRDefault="00EB5A81" w:rsidP="00603F1E">
      <w:pPr>
        <w:pStyle w:val="af8"/>
        <w:ind w:left="896"/>
        <w:jc w:val="center"/>
        <w:rPr>
          <w:b/>
          <w:bCs/>
          <w:sz w:val="28"/>
          <w:szCs w:val="28"/>
          <w:u w:val="single"/>
          <w:rtl/>
          <w:rPrChange w:id="6877" w:author="Meryl Etman" w:date="2020-03-25T10:10:00Z">
            <w:rPr>
              <w:b/>
              <w:bCs/>
              <w:sz w:val="28"/>
              <w:szCs w:val="28"/>
              <w:u w:val="single"/>
              <w:rtl/>
            </w:rPr>
          </w:rPrChange>
        </w:rPr>
      </w:pPr>
      <w:del w:id="6878" w:author="Meryl Etman" w:date="2019-12-16T17:15:00Z">
        <w:r w:rsidRPr="000748C0" w:rsidDel="001D31C1">
          <w:rPr>
            <w:bCs/>
            <w:color w:val="000000"/>
            <w:u w:val="single"/>
            <w:rtl/>
            <w:rPrChange w:id="6879" w:author="Meryl Etman" w:date="2020-03-25T10:10:00Z">
              <w:rPr>
                <w:bCs/>
                <w:color w:val="000000"/>
                <w:u w:val="single"/>
                <w:rtl/>
              </w:rPr>
            </w:rPrChange>
          </w:rPr>
          <w:lastRenderedPageBreak/>
          <w:br w:type="page"/>
        </w:r>
      </w:del>
      <w:r w:rsidRPr="000748C0">
        <w:rPr>
          <w:b/>
          <w:bCs/>
          <w:u w:val="single"/>
          <w:rtl/>
          <w:rPrChange w:id="6880" w:author="Meryl Etman" w:date="2020-03-25T10:10:00Z">
            <w:rPr>
              <w:b/>
              <w:bCs/>
              <w:u w:val="single"/>
              <w:rtl/>
            </w:rPr>
          </w:rPrChange>
        </w:rPr>
        <w:t>נספח</w:t>
      </w:r>
      <w:r w:rsidRPr="000748C0">
        <w:rPr>
          <w:rFonts w:hint="cs"/>
          <w:b/>
          <w:bCs/>
          <w:u w:val="single"/>
          <w:rtl/>
          <w:rPrChange w:id="6881" w:author="Meryl Etman" w:date="2020-03-25T10:10:00Z">
            <w:rPr>
              <w:rFonts w:hint="cs"/>
              <w:b/>
              <w:bCs/>
              <w:u w:val="single"/>
              <w:rtl/>
            </w:rPr>
          </w:rPrChange>
        </w:rPr>
        <w:t xml:space="preserve"> </w:t>
      </w:r>
      <w:r w:rsidR="008942AD" w:rsidRPr="000748C0">
        <w:rPr>
          <w:rFonts w:hint="cs"/>
          <w:b/>
          <w:bCs/>
          <w:u w:val="single"/>
          <w:rtl/>
          <w:rPrChange w:id="6882" w:author="Meryl Etman" w:date="2020-03-25T10:10:00Z">
            <w:rPr>
              <w:rFonts w:hint="cs"/>
              <w:b/>
              <w:bCs/>
              <w:u w:val="single"/>
              <w:rtl/>
            </w:rPr>
          </w:rPrChange>
        </w:rPr>
        <w:t>"</w:t>
      </w:r>
      <w:r w:rsidRPr="000748C0">
        <w:rPr>
          <w:rFonts w:hint="cs"/>
          <w:b/>
          <w:bCs/>
          <w:u w:val="single"/>
          <w:rtl/>
          <w:rPrChange w:id="6883" w:author="Meryl Etman" w:date="2020-03-25T10:10:00Z">
            <w:rPr>
              <w:rFonts w:hint="cs"/>
              <w:b/>
              <w:bCs/>
              <w:u w:val="single"/>
              <w:rtl/>
            </w:rPr>
          </w:rPrChange>
        </w:rPr>
        <w:t>ה</w:t>
      </w:r>
      <w:r w:rsidR="008942AD" w:rsidRPr="000748C0">
        <w:rPr>
          <w:rFonts w:hint="cs"/>
          <w:b/>
          <w:bCs/>
          <w:u w:val="single"/>
          <w:rtl/>
          <w:rPrChange w:id="6884" w:author="Meryl Etman" w:date="2020-03-25T10:10:00Z">
            <w:rPr>
              <w:rFonts w:hint="cs"/>
              <w:b/>
              <w:bCs/>
              <w:u w:val="single"/>
              <w:rtl/>
            </w:rPr>
          </w:rPrChange>
        </w:rPr>
        <w:t>'</w:t>
      </w:r>
      <w:r w:rsidRPr="000748C0">
        <w:rPr>
          <w:rFonts w:hint="cs"/>
          <w:b/>
          <w:bCs/>
          <w:u w:val="single"/>
          <w:rtl/>
          <w:rPrChange w:id="6885" w:author="Meryl Etman" w:date="2020-03-25T10:10:00Z">
            <w:rPr>
              <w:rFonts w:hint="cs"/>
              <w:b/>
              <w:bCs/>
              <w:u w:val="single"/>
              <w:rtl/>
            </w:rPr>
          </w:rPrChange>
        </w:rPr>
        <w:t>'</w:t>
      </w:r>
    </w:p>
    <w:p w14:paraId="0634AC36" w14:textId="77777777" w:rsidR="00EB5A81" w:rsidRPr="000748C0" w:rsidRDefault="00EB5A81" w:rsidP="00EB5A81">
      <w:pPr>
        <w:ind w:left="240"/>
        <w:jc w:val="center"/>
        <w:rPr>
          <w:sz w:val="24"/>
          <w:szCs w:val="24"/>
          <w:rtl/>
          <w:rPrChange w:id="6886" w:author="Meryl Etman" w:date="2020-03-25T10:10:00Z">
            <w:rPr>
              <w:sz w:val="24"/>
              <w:szCs w:val="24"/>
              <w:rtl/>
            </w:rPr>
          </w:rPrChange>
        </w:rPr>
      </w:pPr>
    </w:p>
    <w:p w14:paraId="2DBF5315" w14:textId="77777777" w:rsidR="00EB5A81" w:rsidRPr="000748C0" w:rsidRDefault="00EB5A81" w:rsidP="00EB5A81">
      <w:pPr>
        <w:ind w:left="240"/>
        <w:jc w:val="center"/>
        <w:rPr>
          <w:bCs/>
          <w:sz w:val="24"/>
          <w:szCs w:val="24"/>
          <w:u w:val="single"/>
          <w:rtl/>
          <w:rPrChange w:id="6887" w:author="Meryl Etman" w:date="2020-03-25T10:10:00Z">
            <w:rPr>
              <w:bCs/>
              <w:sz w:val="24"/>
              <w:szCs w:val="24"/>
              <w:u w:val="single"/>
              <w:rtl/>
            </w:rPr>
          </w:rPrChange>
        </w:rPr>
      </w:pPr>
      <w:r w:rsidRPr="000748C0">
        <w:rPr>
          <w:bCs/>
          <w:sz w:val="24"/>
          <w:szCs w:val="24"/>
          <w:u w:val="single"/>
          <w:rtl/>
          <w:rPrChange w:id="6888" w:author="Meryl Etman" w:date="2020-03-25T10:10:00Z">
            <w:rPr>
              <w:bCs/>
              <w:sz w:val="24"/>
              <w:szCs w:val="24"/>
              <w:u w:val="single"/>
              <w:rtl/>
            </w:rPr>
          </w:rPrChange>
        </w:rPr>
        <w:t>שכר המפקח</w:t>
      </w:r>
    </w:p>
    <w:p w14:paraId="1FE320B3" w14:textId="77777777" w:rsidR="00EB5A81" w:rsidRPr="000748C0" w:rsidRDefault="00EB5A81" w:rsidP="00EB5A81">
      <w:pPr>
        <w:jc w:val="both"/>
        <w:rPr>
          <w:sz w:val="24"/>
          <w:szCs w:val="24"/>
          <w:rtl/>
          <w:rPrChange w:id="6889" w:author="Meryl Etman" w:date="2020-03-25T10:10:00Z">
            <w:rPr>
              <w:sz w:val="24"/>
              <w:szCs w:val="24"/>
              <w:rtl/>
            </w:rPr>
          </w:rPrChange>
        </w:rPr>
      </w:pPr>
    </w:p>
    <w:p w14:paraId="676A4539" w14:textId="77777777" w:rsidR="00EB5A81" w:rsidRPr="000748C0" w:rsidRDefault="00EB5A81" w:rsidP="00CA296C">
      <w:pPr>
        <w:pStyle w:val="af3"/>
        <w:numPr>
          <w:ilvl w:val="0"/>
          <w:numId w:val="42"/>
        </w:numPr>
        <w:rPr>
          <w:sz w:val="24"/>
          <w:szCs w:val="24"/>
          <w:rtl/>
          <w:rPrChange w:id="6890" w:author="Meryl Etman" w:date="2020-03-25T10:10:00Z">
            <w:rPr>
              <w:sz w:val="24"/>
              <w:szCs w:val="24"/>
              <w:rtl/>
            </w:rPr>
          </w:rPrChange>
        </w:rPr>
      </w:pPr>
      <w:r w:rsidRPr="000748C0">
        <w:rPr>
          <w:sz w:val="24"/>
          <w:szCs w:val="24"/>
          <w:rtl/>
          <w:rPrChange w:id="6891" w:author="Meryl Etman" w:date="2020-03-25T10:10:00Z">
            <w:rPr>
              <w:sz w:val="24"/>
              <w:szCs w:val="24"/>
              <w:rtl/>
            </w:rPr>
          </w:rPrChange>
        </w:rPr>
        <w:t>בתמורה לביצוע כל התחייבויות המפקח על פי חוזה זה על נספחיו, ישלם המזמין למפקח שכר</w:t>
      </w:r>
      <w:r w:rsidR="00CA296C" w:rsidRPr="000748C0">
        <w:rPr>
          <w:rFonts w:hint="cs"/>
          <w:sz w:val="24"/>
          <w:szCs w:val="24"/>
          <w:rtl/>
          <w:rPrChange w:id="6892" w:author="Meryl Etman" w:date="2020-03-25T10:10:00Z">
            <w:rPr>
              <w:rFonts w:hint="cs"/>
              <w:sz w:val="24"/>
              <w:szCs w:val="24"/>
              <w:rtl/>
            </w:rPr>
          </w:rPrChange>
        </w:rPr>
        <w:t xml:space="preserve"> </w:t>
      </w:r>
      <w:r w:rsidRPr="000748C0">
        <w:rPr>
          <w:sz w:val="24"/>
          <w:szCs w:val="24"/>
          <w:rtl/>
          <w:rPrChange w:id="6893" w:author="Meryl Etman" w:date="2020-03-25T10:10:00Z">
            <w:rPr>
              <w:sz w:val="24"/>
              <w:szCs w:val="24"/>
              <w:rtl/>
            </w:rPr>
          </w:rPrChange>
        </w:rPr>
        <w:t>בשיעורים כדלקמן:</w:t>
      </w:r>
    </w:p>
    <w:p w14:paraId="72EE7F82" w14:textId="77777777" w:rsidR="00EB5A81" w:rsidRPr="000748C0" w:rsidRDefault="00EB5A81" w:rsidP="00EB5A81">
      <w:pPr>
        <w:jc w:val="both"/>
        <w:rPr>
          <w:sz w:val="24"/>
          <w:szCs w:val="24"/>
          <w:rtl/>
          <w:rPrChange w:id="6894" w:author="Meryl Etman" w:date="2020-03-25T10:10:00Z">
            <w:rPr>
              <w:sz w:val="24"/>
              <w:szCs w:val="24"/>
              <w:rtl/>
            </w:rPr>
          </w:rPrChange>
        </w:rPr>
      </w:pPr>
    </w:p>
    <w:p w14:paraId="429E9C55" w14:textId="07E72ADE" w:rsidR="00EB5A81" w:rsidRPr="000748C0" w:rsidDel="00915026" w:rsidRDefault="00EB5A81" w:rsidP="00CA296C">
      <w:pPr>
        <w:ind w:left="1460" w:hanging="740"/>
        <w:jc w:val="both"/>
        <w:rPr>
          <w:del w:id="6895" w:author="Meryl Etman" w:date="2019-12-16T12:34:00Z"/>
          <w:sz w:val="24"/>
          <w:szCs w:val="24"/>
          <w:rtl/>
          <w:rPrChange w:id="6896" w:author="Meryl Etman" w:date="2020-03-25T10:10:00Z">
            <w:rPr>
              <w:del w:id="6897" w:author="Meryl Etman" w:date="2019-12-16T12:34:00Z"/>
              <w:sz w:val="24"/>
              <w:szCs w:val="24"/>
              <w:rtl/>
            </w:rPr>
          </w:rPrChange>
        </w:rPr>
      </w:pPr>
      <w:r w:rsidRPr="000748C0">
        <w:rPr>
          <w:sz w:val="24"/>
          <w:szCs w:val="24"/>
          <w:rtl/>
          <w:rPrChange w:id="6898" w:author="Meryl Etman" w:date="2020-03-25T10:10:00Z">
            <w:rPr>
              <w:sz w:val="24"/>
              <w:szCs w:val="24"/>
              <w:rtl/>
            </w:rPr>
          </w:rPrChange>
        </w:rPr>
        <w:t>1.1</w:t>
      </w:r>
      <w:r w:rsidRPr="000748C0">
        <w:rPr>
          <w:sz w:val="24"/>
          <w:szCs w:val="24"/>
          <w:rtl/>
          <w:rPrChange w:id="6899" w:author="Meryl Etman" w:date="2020-03-25T10:10:00Z">
            <w:rPr>
              <w:sz w:val="24"/>
              <w:szCs w:val="24"/>
              <w:rtl/>
            </w:rPr>
          </w:rPrChange>
        </w:rPr>
        <w:tab/>
      </w:r>
      <w:del w:id="6900" w:author="Meryl Etman" w:date="2019-12-16T12:34:00Z">
        <w:r w:rsidRPr="000748C0" w:rsidDel="00915026">
          <w:rPr>
            <w:sz w:val="24"/>
            <w:szCs w:val="24"/>
            <w:rtl/>
            <w:rPrChange w:id="6901" w:author="Meryl Etman" w:date="2020-03-25T10:10:00Z">
              <w:rPr>
                <w:sz w:val="24"/>
                <w:szCs w:val="24"/>
                <w:rtl/>
              </w:rPr>
            </w:rPrChange>
          </w:rPr>
          <w:delText>עבור תיאום תכנון וניהול הנדסי, הכנת מסמכים להתקשרות עם מתכננים, יועצים,</w:delText>
        </w:r>
        <w:r w:rsidR="00CA296C" w:rsidRPr="000748C0" w:rsidDel="00915026">
          <w:rPr>
            <w:rFonts w:hint="cs"/>
            <w:sz w:val="24"/>
            <w:szCs w:val="24"/>
            <w:rtl/>
            <w:rPrChange w:id="6902" w:author="Meryl Etman" w:date="2020-03-25T10:10:00Z">
              <w:rPr>
                <w:rFonts w:hint="cs"/>
                <w:sz w:val="24"/>
                <w:szCs w:val="24"/>
                <w:rtl/>
              </w:rPr>
            </w:rPrChange>
          </w:rPr>
          <w:delText xml:space="preserve"> </w:delText>
        </w:r>
        <w:r w:rsidRPr="000748C0" w:rsidDel="00915026">
          <w:rPr>
            <w:sz w:val="24"/>
            <w:szCs w:val="24"/>
            <w:rtl/>
            <w:rPrChange w:id="6903" w:author="Meryl Etman" w:date="2020-03-25T10:10:00Z">
              <w:rPr>
                <w:sz w:val="24"/>
                <w:szCs w:val="24"/>
                <w:rtl/>
              </w:rPr>
            </w:rPrChange>
          </w:rPr>
          <w:delText>קבלנים וספקים, בדיקת חשבונות מתכננים ויועצים, סיוע בעריכת הסכמים עם רשויות</w:delText>
        </w:r>
        <w:r w:rsidRPr="000748C0" w:rsidDel="00915026">
          <w:rPr>
            <w:rFonts w:hint="cs"/>
            <w:sz w:val="24"/>
            <w:szCs w:val="24"/>
            <w:rtl/>
            <w:rPrChange w:id="6904" w:author="Meryl Etman" w:date="2020-03-25T10:10:00Z">
              <w:rPr>
                <w:rFonts w:hint="cs"/>
                <w:sz w:val="24"/>
                <w:szCs w:val="24"/>
                <w:rtl/>
              </w:rPr>
            </w:rPrChange>
          </w:rPr>
          <w:delText>,   ניהול הרישו</w:delText>
        </w:r>
        <w:r w:rsidRPr="000748C0" w:rsidDel="00915026">
          <w:rPr>
            <w:rFonts w:hint="eastAsia"/>
            <w:sz w:val="24"/>
            <w:szCs w:val="24"/>
            <w:rtl/>
            <w:rPrChange w:id="6905" w:author="Meryl Etman" w:date="2020-03-25T10:10:00Z">
              <w:rPr>
                <w:rFonts w:hint="eastAsia"/>
                <w:sz w:val="24"/>
                <w:szCs w:val="24"/>
                <w:rtl/>
              </w:rPr>
            </w:rPrChange>
          </w:rPr>
          <w:delText>י</w:delText>
        </w:r>
        <w:r w:rsidRPr="000748C0" w:rsidDel="00915026">
          <w:rPr>
            <w:rFonts w:hint="cs"/>
            <w:sz w:val="24"/>
            <w:szCs w:val="24"/>
            <w:rtl/>
            <w:rPrChange w:id="6906" w:author="Meryl Etman" w:date="2020-03-25T10:10:00Z">
              <w:rPr>
                <w:rFonts w:hint="cs"/>
                <w:sz w:val="24"/>
                <w:szCs w:val="24"/>
                <w:rtl/>
              </w:rPr>
            </w:rPrChange>
          </w:rPr>
          <w:delText xml:space="preserve"> </w:delText>
        </w:r>
        <w:r w:rsidRPr="000748C0" w:rsidDel="00915026">
          <w:rPr>
            <w:sz w:val="24"/>
            <w:szCs w:val="24"/>
            <w:rtl/>
            <w:rPrChange w:id="6907" w:author="Meryl Etman" w:date="2020-03-25T10:10:00Z">
              <w:rPr>
                <w:sz w:val="24"/>
                <w:szCs w:val="24"/>
                <w:rtl/>
              </w:rPr>
            </w:rPrChange>
          </w:rPr>
          <w:delText>וכל יתר שרותי המפקח למעט המפורט בסעיף 1.2 להלן:</w:delText>
        </w:r>
      </w:del>
    </w:p>
    <w:p w14:paraId="59E03754" w14:textId="4A64321B" w:rsidR="00EB5A81" w:rsidRPr="000748C0" w:rsidDel="00915026" w:rsidRDefault="00EB5A81" w:rsidP="00EB5A81">
      <w:pPr>
        <w:jc w:val="both"/>
        <w:rPr>
          <w:del w:id="6908" w:author="Meryl Etman" w:date="2019-12-16T12:34:00Z"/>
          <w:sz w:val="24"/>
          <w:szCs w:val="24"/>
          <w:rtl/>
          <w:rPrChange w:id="6909" w:author="Meryl Etman" w:date="2020-03-25T10:10:00Z">
            <w:rPr>
              <w:del w:id="6910" w:author="Meryl Etman" w:date="2019-12-16T12:34:00Z"/>
              <w:sz w:val="24"/>
              <w:szCs w:val="24"/>
              <w:rtl/>
            </w:rPr>
          </w:rPrChange>
        </w:rPr>
      </w:pPr>
    </w:p>
    <w:p w14:paraId="09B7722D" w14:textId="3E50A9D8" w:rsidR="00EB5A81" w:rsidRPr="000748C0" w:rsidDel="00915026" w:rsidRDefault="00EB5A81" w:rsidP="00EB5A81">
      <w:pPr>
        <w:ind w:left="2000" w:hanging="540"/>
        <w:jc w:val="both"/>
        <w:rPr>
          <w:del w:id="6911" w:author="Meryl Etman" w:date="2019-12-16T12:34:00Z"/>
          <w:sz w:val="24"/>
          <w:szCs w:val="24"/>
          <w:rPrChange w:id="6912" w:author="Meryl Etman" w:date="2020-03-25T10:10:00Z">
            <w:rPr>
              <w:del w:id="6913" w:author="Meryl Etman" w:date="2019-12-16T12:34:00Z"/>
              <w:sz w:val="24"/>
              <w:szCs w:val="24"/>
            </w:rPr>
          </w:rPrChange>
        </w:rPr>
      </w:pPr>
      <w:del w:id="6914" w:author="Meryl Etman" w:date="2019-12-16T12:34:00Z">
        <w:r w:rsidRPr="000748C0" w:rsidDel="00915026">
          <w:rPr>
            <w:sz w:val="24"/>
            <w:szCs w:val="24"/>
            <w:rtl/>
            <w:rPrChange w:id="6915" w:author="Meryl Etman" w:date="2020-03-25T10:10:00Z">
              <w:rPr>
                <w:sz w:val="24"/>
                <w:szCs w:val="24"/>
                <w:rtl/>
              </w:rPr>
            </w:rPrChange>
          </w:rPr>
          <w:delText>1.1.1</w:delText>
        </w:r>
        <w:r w:rsidRPr="000748C0" w:rsidDel="00915026">
          <w:rPr>
            <w:sz w:val="24"/>
            <w:szCs w:val="24"/>
            <w:rtl/>
            <w:rPrChange w:id="6916" w:author="Meryl Etman" w:date="2020-03-25T10:10:00Z">
              <w:rPr>
                <w:sz w:val="24"/>
                <w:szCs w:val="24"/>
                <w:rtl/>
              </w:rPr>
            </w:rPrChange>
          </w:rPr>
          <w:tab/>
          <w:delText xml:space="preserve">סכום קבוע ומוחלט של ____ ש"ח (במילים: _____________ ש"ח) לכל יחידת דיור </w:delText>
        </w:r>
        <w:r w:rsidRPr="000748C0" w:rsidDel="00915026">
          <w:rPr>
            <w:rFonts w:hint="cs"/>
            <w:sz w:val="24"/>
            <w:szCs w:val="24"/>
            <w:rtl/>
            <w:rPrChange w:id="6917" w:author="Meryl Etman" w:date="2020-03-25T10:10:00Z">
              <w:rPr>
                <w:rFonts w:hint="cs"/>
                <w:sz w:val="24"/>
                <w:szCs w:val="24"/>
                <w:rtl/>
              </w:rPr>
            </w:rPrChange>
          </w:rPr>
          <w:delText>בבניה רוויה כולל מרתפים, חניונים תת"ק ושטחים ציבוריים.</w:delText>
        </w:r>
      </w:del>
    </w:p>
    <w:p w14:paraId="5DA3E7F6" w14:textId="379089CA" w:rsidR="00EB5A81" w:rsidRPr="000748C0" w:rsidDel="00915026" w:rsidRDefault="00EB5A81" w:rsidP="00EB5A81">
      <w:pPr>
        <w:ind w:left="240"/>
        <w:jc w:val="both"/>
        <w:rPr>
          <w:del w:id="6918" w:author="Meryl Etman" w:date="2019-12-16T12:34:00Z"/>
          <w:sz w:val="24"/>
          <w:szCs w:val="24"/>
          <w:rtl/>
          <w:rPrChange w:id="6919" w:author="Meryl Etman" w:date="2020-03-25T10:10:00Z">
            <w:rPr>
              <w:del w:id="6920" w:author="Meryl Etman" w:date="2019-12-16T12:34:00Z"/>
              <w:sz w:val="24"/>
              <w:szCs w:val="24"/>
              <w:rtl/>
            </w:rPr>
          </w:rPrChange>
        </w:rPr>
      </w:pPr>
    </w:p>
    <w:p w14:paraId="7406AA5F" w14:textId="15E8DCB6" w:rsidR="00EB5A81" w:rsidRPr="000748C0" w:rsidRDefault="00EB5A81">
      <w:pPr>
        <w:ind w:left="1460" w:hanging="740"/>
        <w:jc w:val="both"/>
        <w:rPr>
          <w:sz w:val="24"/>
          <w:szCs w:val="24"/>
          <w:rtl/>
          <w:rPrChange w:id="6921" w:author="Meryl Etman" w:date="2020-03-25T10:10:00Z">
            <w:rPr>
              <w:sz w:val="24"/>
              <w:szCs w:val="24"/>
              <w:rtl/>
            </w:rPr>
          </w:rPrChange>
        </w:rPr>
        <w:pPrChange w:id="6922" w:author="Meryl Etman" w:date="2019-12-16T12:34:00Z">
          <w:pPr>
            <w:ind w:left="2000" w:hanging="540"/>
            <w:jc w:val="both"/>
          </w:pPr>
        </w:pPrChange>
      </w:pPr>
      <w:del w:id="6923" w:author="Meryl Etman" w:date="2019-12-16T12:34:00Z">
        <w:r w:rsidRPr="000748C0" w:rsidDel="00915026">
          <w:rPr>
            <w:sz w:val="24"/>
            <w:szCs w:val="24"/>
            <w:rtl/>
            <w:rPrChange w:id="6924" w:author="Meryl Etman" w:date="2020-03-25T10:10:00Z">
              <w:rPr>
                <w:sz w:val="24"/>
                <w:szCs w:val="24"/>
                <w:rtl/>
              </w:rPr>
            </w:rPrChange>
          </w:rPr>
          <w:delText>1.1.2</w:delText>
        </w:r>
        <w:r w:rsidRPr="000748C0" w:rsidDel="00915026">
          <w:rPr>
            <w:sz w:val="24"/>
            <w:szCs w:val="24"/>
            <w:rtl/>
            <w:rPrChange w:id="6925" w:author="Meryl Etman" w:date="2020-03-25T10:10:00Z">
              <w:rPr>
                <w:sz w:val="24"/>
                <w:szCs w:val="24"/>
                <w:rtl/>
              </w:rPr>
            </w:rPrChange>
          </w:rPr>
          <w:tab/>
          <w:delText xml:space="preserve">סכום קבוע ומוחלט של ____ ש"ח (במילים: _____________ ש"ח) לכל יחידת דיור </w:delText>
        </w:r>
        <w:r w:rsidRPr="000748C0" w:rsidDel="00915026">
          <w:rPr>
            <w:rFonts w:hint="cs"/>
            <w:sz w:val="24"/>
            <w:szCs w:val="24"/>
            <w:rtl/>
            <w:rPrChange w:id="6926" w:author="Meryl Etman" w:date="2020-03-25T10:10:00Z">
              <w:rPr>
                <w:rFonts w:hint="cs"/>
                <w:sz w:val="24"/>
                <w:szCs w:val="24"/>
                <w:rtl/>
              </w:rPr>
            </w:rPrChange>
          </w:rPr>
          <w:delText>חוזר צמודת קרקע כולל שטחים ציבוריים</w:delText>
        </w:r>
      </w:del>
      <w:ins w:id="6927" w:author="Meryl Etman" w:date="2019-12-16T12:34:00Z">
        <w:r w:rsidR="00915026" w:rsidRPr="000748C0">
          <w:rPr>
            <w:rFonts w:hint="cs"/>
            <w:sz w:val="24"/>
            <w:szCs w:val="24"/>
            <w:rtl/>
            <w:rPrChange w:id="6928" w:author="Meryl Etman" w:date="2020-03-25T10:10:00Z">
              <w:rPr>
                <w:rFonts w:hint="cs"/>
                <w:sz w:val="24"/>
                <w:szCs w:val="24"/>
                <w:rtl/>
              </w:rPr>
            </w:rPrChange>
          </w:rPr>
          <w:t>מבוטל</w:t>
        </w:r>
      </w:ins>
      <w:r w:rsidRPr="000748C0">
        <w:rPr>
          <w:sz w:val="24"/>
          <w:szCs w:val="24"/>
          <w:rtl/>
          <w:rPrChange w:id="6929" w:author="Meryl Etman" w:date="2020-03-25T10:10:00Z">
            <w:rPr>
              <w:sz w:val="24"/>
              <w:szCs w:val="24"/>
              <w:rtl/>
            </w:rPr>
          </w:rPrChange>
        </w:rPr>
        <w:t>.</w:t>
      </w:r>
    </w:p>
    <w:p w14:paraId="3EC2EED4" w14:textId="77777777" w:rsidR="00EB5A81" w:rsidRPr="000748C0" w:rsidRDefault="00EB5A81" w:rsidP="00EB5A81">
      <w:pPr>
        <w:ind w:left="240"/>
        <w:jc w:val="both"/>
        <w:rPr>
          <w:sz w:val="24"/>
          <w:szCs w:val="24"/>
          <w:rtl/>
          <w:rPrChange w:id="6930" w:author="Meryl Etman" w:date="2020-03-25T10:10:00Z">
            <w:rPr>
              <w:sz w:val="24"/>
              <w:szCs w:val="24"/>
              <w:rtl/>
            </w:rPr>
          </w:rPrChange>
        </w:rPr>
      </w:pPr>
      <w:r w:rsidRPr="000748C0">
        <w:rPr>
          <w:sz w:val="24"/>
          <w:szCs w:val="24"/>
          <w:rtl/>
          <w:rPrChange w:id="6931" w:author="Meryl Etman" w:date="2020-03-25T10:10:00Z">
            <w:rPr>
              <w:sz w:val="24"/>
              <w:szCs w:val="24"/>
              <w:rtl/>
            </w:rPr>
          </w:rPrChange>
        </w:rPr>
        <w:tab/>
      </w:r>
    </w:p>
    <w:p w14:paraId="57511FA5" w14:textId="6FC8C9A2" w:rsidR="00EB5A81" w:rsidRPr="000748C0" w:rsidRDefault="00EB5A81" w:rsidP="00915026">
      <w:pPr>
        <w:numPr>
          <w:ilvl w:val="1"/>
          <w:numId w:val="30"/>
        </w:numPr>
        <w:tabs>
          <w:tab w:val="clear" w:pos="1100"/>
          <w:tab w:val="num" w:pos="1583"/>
        </w:tabs>
        <w:spacing w:after="240"/>
        <w:ind w:left="1588" w:hanging="845"/>
        <w:jc w:val="both"/>
        <w:rPr>
          <w:sz w:val="24"/>
          <w:szCs w:val="24"/>
          <w:rPrChange w:id="6932" w:author="Meryl Etman" w:date="2020-03-25T10:10:00Z">
            <w:rPr>
              <w:sz w:val="24"/>
              <w:szCs w:val="24"/>
            </w:rPr>
          </w:rPrChange>
        </w:rPr>
      </w:pPr>
      <w:r w:rsidRPr="000748C0">
        <w:rPr>
          <w:sz w:val="24"/>
          <w:szCs w:val="24"/>
          <w:rtl/>
          <w:rPrChange w:id="6933" w:author="Meryl Etman" w:date="2020-03-25T10:10:00Z">
            <w:rPr>
              <w:sz w:val="24"/>
              <w:szCs w:val="24"/>
              <w:rtl/>
            </w:rPr>
          </w:rPrChange>
        </w:rPr>
        <w:t xml:space="preserve">עבור </w:t>
      </w:r>
      <w:del w:id="6934" w:author="Meryl Etman" w:date="2019-12-16T12:35:00Z">
        <w:r w:rsidRPr="000748C0" w:rsidDel="00915026">
          <w:rPr>
            <w:rFonts w:hint="cs"/>
            <w:sz w:val="24"/>
            <w:szCs w:val="24"/>
            <w:rtl/>
            <w:rPrChange w:id="6935" w:author="Meryl Etman" w:date="2020-03-25T10:10:00Z">
              <w:rPr>
                <w:rFonts w:hint="cs"/>
                <w:sz w:val="24"/>
                <w:szCs w:val="24"/>
                <w:rtl/>
              </w:rPr>
            </w:rPrChange>
          </w:rPr>
          <w:delText xml:space="preserve">הכנת מכרז קבלן, ניהול מו"מ, המלצה לבחירת קבלן, </w:delText>
        </w:r>
        <w:r w:rsidRPr="000748C0" w:rsidDel="00915026">
          <w:rPr>
            <w:sz w:val="24"/>
            <w:szCs w:val="24"/>
            <w:rtl/>
            <w:rPrChange w:id="6936" w:author="Meryl Etman" w:date="2020-03-25T10:10:00Z">
              <w:rPr>
                <w:sz w:val="24"/>
                <w:szCs w:val="24"/>
                <w:rtl/>
              </w:rPr>
            </w:rPrChange>
          </w:rPr>
          <w:delText>מסירת שטחי עבודה לקבלנים</w:delText>
        </w:r>
        <w:r w:rsidRPr="000748C0" w:rsidDel="00915026">
          <w:rPr>
            <w:rFonts w:hint="cs"/>
            <w:sz w:val="24"/>
            <w:szCs w:val="24"/>
            <w:rtl/>
            <w:rPrChange w:id="6937" w:author="Meryl Etman" w:date="2020-03-25T10:10:00Z">
              <w:rPr>
                <w:rFonts w:hint="cs"/>
                <w:sz w:val="24"/>
                <w:szCs w:val="24"/>
                <w:rtl/>
              </w:rPr>
            </w:rPrChange>
          </w:rPr>
          <w:delText xml:space="preserve"> המבצעים</w:delText>
        </w:r>
        <w:r w:rsidRPr="000748C0" w:rsidDel="00915026">
          <w:rPr>
            <w:sz w:val="24"/>
            <w:szCs w:val="24"/>
            <w:rtl/>
            <w:rPrChange w:id="6938" w:author="Meryl Etman" w:date="2020-03-25T10:10:00Z">
              <w:rPr>
                <w:sz w:val="24"/>
                <w:szCs w:val="24"/>
                <w:rtl/>
              </w:rPr>
            </w:rPrChange>
          </w:rPr>
          <w:delText xml:space="preserve">, </w:delText>
        </w:r>
      </w:del>
      <w:ins w:id="6939" w:author="Meryl Etman" w:date="2019-12-18T10:12:00Z">
        <w:r w:rsidR="00C90629" w:rsidRPr="000748C0">
          <w:rPr>
            <w:rFonts w:hint="cs"/>
            <w:sz w:val="24"/>
            <w:szCs w:val="24"/>
            <w:rtl/>
            <w:rPrChange w:id="6940" w:author="Meryl Etman" w:date="2020-03-25T10:10:00Z">
              <w:rPr>
                <w:rFonts w:hint="cs"/>
                <w:sz w:val="24"/>
                <w:szCs w:val="24"/>
                <w:rtl/>
              </w:rPr>
            </w:rPrChange>
          </w:rPr>
          <w:t xml:space="preserve">מתן השירותים כהגדרתם בהסכם זה, לרבות </w:t>
        </w:r>
      </w:ins>
      <w:r w:rsidRPr="000748C0">
        <w:rPr>
          <w:sz w:val="24"/>
          <w:szCs w:val="24"/>
          <w:rtl/>
          <w:rPrChange w:id="6941" w:author="Meryl Etman" w:date="2020-03-25T10:10:00Z">
            <w:rPr>
              <w:sz w:val="24"/>
              <w:szCs w:val="24"/>
              <w:rtl/>
            </w:rPr>
          </w:rPrChange>
        </w:rPr>
        <w:t>פקוח צמוד, תאום ומעקב אחר ביצוע, בדיקת</w:t>
      </w:r>
      <w:r w:rsidRPr="000748C0">
        <w:rPr>
          <w:rFonts w:hint="cs"/>
          <w:sz w:val="24"/>
          <w:szCs w:val="24"/>
          <w:rtl/>
          <w:rPrChange w:id="6942" w:author="Meryl Etman" w:date="2020-03-25T10:10:00Z">
            <w:rPr>
              <w:rFonts w:hint="cs"/>
              <w:sz w:val="24"/>
              <w:szCs w:val="24"/>
              <w:rtl/>
            </w:rPr>
          </w:rPrChange>
        </w:rPr>
        <w:t xml:space="preserve"> </w:t>
      </w:r>
      <w:r w:rsidRPr="000748C0">
        <w:rPr>
          <w:sz w:val="24"/>
          <w:szCs w:val="24"/>
          <w:rtl/>
          <w:rPrChange w:id="6943" w:author="Meryl Etman" w:date="2020-03-25T10:10:00Z">
            <w:rPr>
              <w:sz w:val="24"/>
              <w:szCs w:val="24"/>
              <w:rtl/>
            </w:rPr>
          </w:rPrChange>
        </w:rPr>
        <w:t>חשבונות קבלנים וספקים, תאום ביצוע עבודות בשטחים גובלים</w:t>
      </w:r>
      <w:ins w:id="6944" w:author="Meryl Etman" w:date="2019-12-18T10:13:00Z">
        <w:r w:rsidR="00C90629" w:rsidRPr="000748C0">
          <w:rPr>
            <w:rFonts w:hint="cs"/>
            <w:sz w:val="24"/>
            <w:szCs w:val="24"/>
            <w:rtl/>
            <w:rPrChange w:id="6945" w:author="Meryl Etman" w:date="2020-03-25T10:10:00Z">
              <w:rPr>
                <w:rFonts w:hint="cs"/>
                <w:sz w:val="24"/>
                <w:szCs w:val="24"/>
                <w:rtl/>
              </w:rPr>
            </w:rPrChange>
          </w:rPr>
          <w:t>, אישור תכנון וחומרי גמר מטעם המזמין</w:t>
        </w:r>
      </w:ins>
      <w:r w:rsidRPr="000748C0">
        <w:rPr>
          <w:sz w:val="24"/>
          <w:szCs w:val="24"/>
          <w:rtl/>
          <w:rPrChange w:id="6946" w:author="Meryl Etman" w:date="2020-03-25T10:10:00Z">
            <w:rPr>
              <w:sz w:val="24"/>
              <w:szCs w:val="24"/>
              <w:rtl/>
            </w:rPr>
          </w:rPrChange>
        </w:rPr>
        <w:t>:</w:t>
      </w:r>
    </w:p>
    <w:p w14:paraId="5E37D49B" w14:textId="688764CA" w:rsidR="00EB5A81" w:rsidRPr="000748C0" w:rsidRDefault="00EB5A81" w:rsidP="00483E3A">
      <w:pPr>
        <w:ind w:left="2000" w:hanging="540"/>
        <w:jc w:val="both"/>
        <w:rPr>
          <w:sz w:val="24"/>
          <w:szCs w:val="24"/>
          <w:rtl/>
          <w:rPrChange w:id="6947" w:author="Meryl Etman" w:date="2020-03-25T10:10:00Z">
            <w:rPr>
              <w:sz w:val="24"/>
              <w:szCs w:val="24"/>
              <w:rtl/>
            </w:rPr>
          </w:rPrChange>
        </w:rPr>
      </w:pPr>
      <w:r w:rsidRPr="000748C0">
        <w:rPr>
          <w:sz w:val="24"/>
          <w:szCs w:val="24"/>
          <w:rtl/>
          <w:rPrChange w:id="6948" w:author="Meryl Etman" w:date="2020-03-25T10:10:00Z">
            <w:rPr>
              <w:sz w:val="24"/>
              <w:szCs w:val="24"/>
              <w:rtl/>
            </w:rPr>
          </w:rPrChange>
        </w:rPr>
        <w:t>1.2.1</w:t>
      </w:r>
      <w:r w:rsidRPr="000748C0">
        <w:rPr>
          <w:sz w:val="24"/>
          <w:szCs w:val="24"/>
          <w:rtl/>
          <w:rPrChange w:id="6949" w:author="Meryl Etman" w:date="2020-03-25T10:10:00Z">
            <w:rPr>
              <w:sz w:val="24"/>
              <w:szCs w:val="24"/>
              <w:rtl/>
            </w:rPr>
          </w:rPrChange>
        </w:rPr>
        <w:tab/>
        <w:t xml:space="preserve">סכום קבוע ומוחלט של </w:t>
      </w:r>
      <w:del w:id="6950" w:author="Meryl Etman" w:date="2020-01-21T12:04:00Z">
        <w:r w:rsidRPr="000748C0" w:rsidDel="00483E3A">
          <w:rPr>
            <w:sz w:val="24"/>
            <w:szCs w:val="24"/>
            <w:rtl/>
            <w:rPrChange w:id="6951" w:author="Meryl Etman" w:date="2020-03-25T10:10:00Z">
              <w:rPr>
                <w:sz w:val="24"/>
                <w:szCs w:val="24"/>
                <w:rtl/>
              </w:rPr>
            </w:rPrChange>
          </w:rPr>
          <w:delText xml:space="preserve">____ </w:delText>
        </w:r>
      </w:del>
      <w:ins w:id="6952" w:author="Meryl Etman" w:date="2020-01-21T12:04:00Z">
        <w:r w:rsidR="00483E3A" w:rsidRPr="000748C0">
          <w:rPr>
            <w:rFonts w:hint="cs"/>
            <w:sz w:val="24"/>
            <w:szCs w:val="24"/>
            <w:rtl/>
            <w:rPrChange w:id="6953" w:author="Meryl Etman" w:date="2020-03-25T10:10:00Z">
              <w:rPr>
                <w:rFonts w:hint="cs"/>
                <w:sz w:val="24"/>
                <w:szCs w:val="24"/>
                <w:rtl/>
              </w:rPr>
            </w:rPrChange>
          </w:rPr>
          <w:t>8,350</w:t>
        </w:r>
        <w:r w:rsidR="00483E3A" w:rsidRPr="000748C0">
          <w:rPr>
            <w:sz w:val="24"/>
            <w:szCs w:val="24"/>
            <w:rtl/>
            <w:rPrChange w:id="6954" w:author="Meryl Etman" w:date="2020-03-25T10:10:00Z">
              <w:rPr>
                <w:sz w:val="24"/>
                <w:szCs w:val="24"/>
                <w:rtl/>
              </w:rPr>
            </w:rPrChange>
          </w:rPr>
          <w:t xml:space="preserve"> </w:t>
        </w:r>
      </w:ins>
      <w:r w:rsidRPr="000748C0">
        <w:rPr>
          <w:sz w:val="24"/>
          <w:szCs w:val="24"/>
          <w:rtl/>
          <w:rPrChange w:id="6955" w:author="Meryl Etman" w:date="2020-03-25T10:10:00Z">
            <w:rPr>
              <w:sz w:val="24"/>
              <w:szCs w:val="24"/>
              <w:rtl/>
            </w:rPr>
          </w:rPrChange>
        </w:rPr>
        <w:t xml:space="preserve">ש"ח (במילים: </w:t>
      </w:r>
      <w:del w:id="6956" w:author="Meryl Etman" w:date="2020-01-21T12:04:00Z">
        <w:r w:rsidRPr="000748C0" w:rsidDel="00483E3A">
          <w:rPr>
            <w:sz w:val="24"/>
            <w:szCs w:val="24"/>
            <w:rtl/>
            <w:rPrChange w:id="6957" w:author="Meryl Etman" w:date="2020-03-25T10:10:00Z">
              <w:rPr>
                <w:sz w:val="24"/>
                <w:szCs w:val="24"/>
                <w:rtl/>
              </w:rPr>
            </w:rPrChange>
          </w:rPr>
          <w:delText xml:space="preserve">____________ </w:delText>
        </w:r>
      </w:del>
      <w:ins w:id="6958" w:author="Meryl Etman" w:date="2020-01-21T12:04:00Z">
        <w:r w:rsidR="00483E3A" w:rsidRPr="000748C0">
          <w:rPr>
            <w:rFonts w:hint="cs"/>
            <w:sz w:val="24"/>
            <w:szCs w:val="24"/>
            <w:rtl/>
            <w:rPrChange w:id="6959" w:author="Meryl Etman" w:date="2020-03-25T10:10:00Z">
              <w:rPr>
                <w:rFonts w:hint="cs"/>
                <w:sz w:val="24"/>
                <w:szCs w:val="24"/>
                <w:rtl/>
              </w:rPr>
            </w:rPrChange>
          </w:rPr>
          <w:t>שמונת אלפים</w:t>
        </w:r>
      </w:ins>
      <w:ins w:id="6960" w:author="Meryl Etman" w:date="2020-02-06T11:41:00Z">
        <w:r w:rsidR="004C0822" w:rsidRPr="000748C0">
          <w:rPr>
            <w:rFonts w:hint="cs"/>
            <w:sz w:val="24"/>
            <w:szCs w:val="24"/>
            <w:rtl/>
            <w:rPrChange w:id="6961" w:author="Meryl Etman" w:date="2020-03-25T10:10:00Z">
              <w:rPr>
                <w:rFonts w:hint="cs"/>
                <w:sz w:val="24"/>
                <w:szCs w:val="24"/>
                <w:rtl/>
              </w:rPr>
            </w:rPrChange>
          </w:rPr>
          <w:t xml:space="preserve"> </w:t>
        </w:r>
      </w:ins>
      <w:ins w:id="6962" w:author="Meryl Etman" w:date="2020-01-21T12:04:00Z">
        <w:r w:rsidR="00483E3A" w:rsidRPr="000748C0">
          <w:rPr>
            <w:rFonts w:hint="cs"/>
            <w:sz w:val="24"/>
            <w:szCs w:val="24"/>
            <w:rtl/>
            <w:rPrChange w:id="6963" w:author="Meryl Etman" w:date="2020-03-25T10:10:00Z">
              <w:rPr>
                <w:rFonts w:hint="cs"/>
                <w:sz w:val="24"/>
                <w:szCs w:val="24"/>
                <w:rtl/>
              </w:rPr>
            </w:rPrChange>
          </w:rPr>
          <w:t xml:space="preserve">שלוש מאות וחמישים </w:t>
        </w:r>
      </w:ins>
      <w:r w:rsidRPr="000748C0">
        <w:rPr>
          <w:sz w:val="24"/>
          <w:szCs w:val="24"/>
          <w:rtl/>
          <w:rPrChange w:id="6964" w:author="Meryl Etman" w:date="2020-03-25T10:10:00Z">
            <w:rPr>
              <w:sz w:val="24"/>
              <w:szCs w:val="24"/>
              <w:rtl/>
            </w:rPr>
          </w:rPrChange>
        </w:rPr>
        <w:t>ש"ח) לכל יחידת דיור קרקע</w:t>
      </w:r>
      <w:r w:rsidRPr="000748C0">
        <w:rPr>
          <w:rFonts w:hint="cs"/>
          <w:sz w:val="24"/>
          <w:szCs w:val="24"/>
          <w:rtl/>
          <w:rPrChange w:id="6965" w:author="Meryl Etman" w:date="2020-03-25T10:10:00Z">
            <w:rPr>
              <w:rFonts w:hint="cs"/>
              <w:sz w:val="24"/>
              <w:szCs w:val="24"/>
              <w:rtl/>
            </w:rPr>
          </w:rPrChange>
        </w:rPr>
        <w:t xml:space="preserve"> בבנייה רוויה כולל </w:t>
      </w:r>
      <w:del w:id="6966" w:author="Meryl Etman" w:date="2019-12-16T12:35:00Z">
        <w:r w:rsidRPr="000748C0" w:rsidDel="00915026">
          <w:rPr>
            <w:rFonts w:hint="cs"/>
            <w:sz w:val="24"/>
            <w:szCs w:val="24"/>
            <w:rtl/>
            <w:rPrChange w:id="6967" w:author="Meryl Etman" w:date="2020-03-25T10:10:00Z">
              <w:rPr>
                <w:rFonts w:hint="cs"/>
                <w:sz w:val="24"/>
                <w:szCs w:val="24"/>
                <w:rtl/>
              </w:rPr>
            </w:rPrChange>
          </w:rPr>
          <w:delText>מרתפים חניונים</w:delText>
        </w:r>
      </w:del>
      <w:ins w:id="6968" w:author="Meryl Etman" w:date="2019-12-16T12:35:00Z">
        <w:r w:rsidR="00915026" w:rsidRPr="000748C0">
          <w:rPr>
            <w:rFonts w:hint="cs"/>
            <w:sz w:val="24"/>
            <w:szCs w:val="24"/>
            <w:rtl/>
            <w:rPrChange w:id="6969" w:author="Meryl Etman" w:date="2020-03-25T10:10:00Z">
              <w:rPr>
                <w:rFonts w:hint="cs"/>
                <w:sz w:val="24"/>
                <w:szCs w:val="24"/>
                <w:rtl/>
              </w:rPr>
            </w:rPrChange>
          </w:rPr>
          <w:t>מרתף חניה</w:t>
        </w:r>
      </w:ins>
      <w:r w:rsidRPr="000748C0">
        <w:rPr>
          <w:rFonts w:hint="cs"/>
          <w:sz w:val="24"/>
          <w:szCs w:val="24"/>
          <w:rtl/>
          <w:rPrChange w:id="6970" w:author="Meryl Etman" w:date="2020-03-25T10:10:00Z">
            <w:rPr>
              <w:rFonts w:hint="cs"/>
              <w:sz w:val="24"/>
              <w:szCs w:val="24"/>
              <w:rtl/>
            </w:rPr>
          </w:rPrChange>
        </w:rPr>
        <w:t xml:space="preserve"> תת"ק ושטחים ציבוריים</w:t>
      </w:r>
      <w:r w:rsidRPr="000748C0">
        <w:rPr>
          <w:sz w:val="24"/>
          <w:szCs w:val="24"/>
          <w:rtl/>
          <w:rPrChange w:id="6971" w:author="Meryl Etman" w:date="2020-03-25T10:10:00Z">
            <w:rPr>
              <w:sz w:val="24"/>
              <w:szCs w:val="24"/>
              <w:rtl/>
            </w:rPr>
          </w:rPrChange>
        </w:rPr>
        <w:t>.</w:t>
      </w:r>
    </w:p>
    <w:p w14:paraId="1EE42C15" w14:textId="77777777" w:rsidR="00EB5A81" w:rsidRPr="000748C0" w:rsidRDefault="00EB5A81" w:rsidP="00EB5A81">
      <w:pPr>
        <w:jc w:val="both"/>
        <w:rPr>
          <w:sz w:val="24"/>
          <w:szCs w:val="24"/>
          <w:rtl/>
          <w:rPrChange w:id="6972" w:author="Meryl Etman" w:date="2020-03-25T10:10:00Z">
            <w:rPr>
              <w:sz w:val="24"/>
              <w:szCs w:val="24"/>
              <w:rtl/>
            </w:rPr>
          </w:rPrChange>
        </w:rPr>
      </w:pPr>
    </w:p>
    <w:p w14:paraId="327BD914" w14:textId="7C92D96C" w:rsidR="00EB5A81" w:rsidRPr="000748C0" w:rsidRDefault="00EB5A81" w:rsidP="00915026">
      <w:pPr>
        <w:ind w:left="2000" w:hanging="540"/>
        <w:jc w:val="both"/>
        <w:rPr>
          <w:sz w:val="24"/>
          <w:szCs w:val="24"/>
          <w:rtl/>
          <w:rPrChange w:id="6973" w:author="Meryl Etman" w:date="2020-03-25T10:10:00Z">
            <w:rPr>
              <w:sz w:val="24"/>
              <w:szCs w:val="24"/>
              <w:rtl/>
            </w:rPr>
          </w:rPrChange>
        </w:rPr>
      </w:pPr>
      <w:r w:rsidRPr="000748C0">
        <w:rPr>
          <w:sz w:val="24"/>
          <w:szCs w:val="24"/>
          <w:rtl/>
          <w:rPrChange w:id="6974" w:author="Meryl Etman" w:date="2020-03-25T10:10:00Z">
            <w:rPr>
              <w:sz w:val="24"/>
              <w:szCs w:val="24"/>
              <w:rtl/>
            </w:rPr>
          </w:rPrChange>
        </w:rPr>
        <w:t>1.2.2</w:t>
      </w:r>
      <w:r w:rsidRPr="000748C0">
        <w:rPr>
          <w:sz w:val="24"/>
          <w:szCs w:val="24"/>
          <w:rtl/>
          <w:rPrChange w:id="6975" w:author="Meryl Etman" w:date="2020-03-25T10:10:00Z">
            <w:rPr>
              <w:sz w:val="24"/>
              <w:szCs w:val="24"/>
              <w:rtl/>
            </w:rPr>
          </w:rPrChange>
        </w:rPr>
        <w:tab/>
      </w:r>
      <w:del w:id="6976" w:author="Meryl Etman" w:date="2019-12-16T12:35:00Z">
        <w:r w:rsidRPr="000748C0" w:rsidDel="00915026">
          <w:rPr>
            <w:sz w:val="24"/>
            <w:szCs w:val="24"/>
            <w:rtl/>
            <w:rPrChange w:id="6977" w:author="Meryl Etman" w:date="2020-03-25T10:10:00Z">
              <w:rPr>
                <w:sz w:val="24"/>
                <w:szCs w:val="24"/>
                <w:rtl/>
              </w:rPr>
            </w:rPrChange>
          </w:rPr>
          <w:delText>סכום קבוע ומוחלט של ____ ש"ח (במילים: ____________ ש"ח) לכל יחידת דיור רוויה</w:delText>
        </w:r>
        <w:r w:rsidRPr="000748C0" w:rsidDel="00915026">
          <w:rPr>
            <w:rFonts w:hint="cs"/>
            <w:sz w:val="24"/>
            <w:szCs w:val="24"/>
            <w:rtl/>
            <w:rPrChange w:id="6978" w:author="Meryl Etman" w:date="2020-03-25T10:10:00Z">
              <w:rPr>
                <w:rFonts w:hint="cs"/>
                <w:sz w:val="24"/>
                <w:szCs w:val="24"/>
                <w:rtl/>
              </w:rPr>
            </w:rPrChange>
          </w:rPr>
          <w:delText xml:space="preserve"> צמודת קרקע כולל שטחים ציבוריים</w:delText>
        </w:r>
      </w:del>
      <w:ins w:id="6979" w:author="Meryl Etman" w:date="2019-12-16T12:35:00Z">
        <w:r w:rsidR="00915026" w:rsidRPr="000748C0">
          <w:rPr>
            <w:rFonts w:hint="cs"/>
            <w:sz w:val="24"/>
            <w:szCs w:val="24"/>
            <w:rtl/>
            <w:rPrChange w:id="6980" w:author="Meryl Etman" w:date="2020-03-25T10:10:00Z">
              <w:rPr>
                <w:rFonts w:hint="cs"/>
                <w:sz w:val="24"/>
                <w:szCs w:val="24"/>
                <w:rtl/>
              </w:rPr>
            </w:rPrChange>
          </w:rPr>
          <w:t>מבוטל</w:t>
        </w:r>
      </w:ins>
      <w:r w:rsidRPr="000748C0">
        <w:rPr>
          <w:sz w:val="24"/>
          <w:szCs w:val="24"/>
          <w:rtl/>
          <w:rPrChange w:id="6981" w:author="Meryl Etman" w:date="2020-03-25T10:10:00Z">
            <w:rPr>
              <w:sz w:val="24"/>
              <w:szCs w:val="24"/>
              <w:rtl/>
            </w:rPr>
          </w:rPrChange>
        </w:rPr>
        <w:t>.</w:t>
      </w:r>
    </w:p>
    <w:p w14:paraId="544397A0" w14:textId="77777777" w:rsidR="00EB5A81" w:rsidRPr="000748C0" w:rsidRDefault="00EB5A81" w:rsidP="00EB5A81">
      <w:pPr>
        <w:ind w:left="740"/>
        <w:jc w:val="both"/>
        <w:rPr>
          <w:sz w:val="24"/>
          <w:szCs w:val="24"/>
          <w:rPrChange w:id="6982" w:author="Meryl Etman" w:date="2020-03-25T10:10:00Z">
            <w:rPr>
              <w:sz w:val="24"/>
              <w:szCs w:val="24"/>
            </w:rPr>
          </w:rPrChange>
        </w:rPr>
      </w:pPr>
    </w:p>
    <w:p w14:paraId="401CBA47" w14:textId="77777777" w:rsidR="00EB5A81" w:rsidRPr="000748C0" w:rsidRDefault="00EB5A81" w:rsidP="00EB5A81">
      <w:pPr>
        <w:ind w:left="740"/>
        <w:jc w:val="both"/>
        <w:rPr>
          <w:sz w:val="24"/>
          <w:szCs w:val="24"/>
          <w:rtl/>
          <w:rPrChange w:id="6983" w:author="Meryl Etman" w:date="2020-03-25T10:10:00Z">
            <w:rPr>
              <w:sz w:val="24"/>
              <w:szCs w:val="24"/>
              <w:rtl/>
            </w:rPr>
          </w:rPrChange>
        </w:rPr>
      </w:pPr>
    </w:p>
    <w:p w14:paraId="292317E0" w14:textId="38999479" w:rsidR="00EB5A81" w:rsidRPr="000748C0" w:rsidRDefault="00EB5A81" w:rsidP="00EB5A81">
      <w:pPr>
        <w:numPr>
          <w:ilvl w:val="1"/>
          <w:numId w:val="30"/>
        </w:numPr>
        <w:tabs>
          <w:tab w:val="clear" w:pos="1100"/>
          <w:tab w:val="num" w:pos="1583"/>
        </w:tabs>
        <w:spacing w:after="240"/>
        <w:ind w:left="1588" w:hanging="845"/>
        <w:jc w:val="both"/>
        <w:rPr>
          <w:sz w:val="24"/>
          <w:szCs w:val="24"/>
          <w:rPrChange w:id="6984" w:author="Meryl Etman" w:date="2020-03-25T10:10:00Z">
            <w:rPr>
              <w:sz w:val="24"/>
              <w:szCs w:val="24"/>
            </w:rPr>
          </w:rPrChange>
        </w:rPr>
      </w:pPr>
      <w:r w:rsidRPr="000748C0">
        <w:rPr>
          <w:rFonts w:hint="cs"/>
          <w:sz w:val="24"/>
          <w:szCs w:val="24"/>
          <w:rtl/>
          <w:rPrChange w:id="6985" w:author="Meryl Etman" w:date="2020-03-25T10:10:00Z">
            <w:rPr>
              <w:rFonts w:hint="cs"/>
              <w:sz w:val="24"/>
              <w:szCs w:val="24"/>
              <w:rtl/>
            </w:rPr>
          </w:rPrChange>
        </w:rPr>
        <w:t xml:space="preserve"> עבור טיפול בתקלות </w:t>
      </w:r>
      <w:ins w:id="6986" w:author="Meryl Etman" w:date="2019-12-18T10:13:00Z">
        <w:r w:rsidR="00C90629" w:rsidRPr="000748C0">
          <w:rPr>
            <w:rFonts w:hint="cs"/>
            <w:sz w:val="24"/>
            <w:szCs w:val="24"/>
            <w:rtl/>
            <w:rPrChange w:id="6987" w:author="Meryl Etman" w:date="2020-03-25T10:10:00Z">
              <w:rPr>
                <w:rFonts w:hint="cs"/>
                <w:sz w:val="24"/>
                <w:szCs w:val="24"/>
                <w:rtl/>
              </w:rPr>
            </w:rPrChange>
          </w:rPr>
          <w:t xml:space="preserve">בדק שיתגלו </w:t>
        </w:r>
      </w:ins>
      <w:r w:rsidRPr="000748C0">
        <w:rPr>
          <w:rFonts w:hint="cs"/>
          <w:sz w:val="24"/>
          <w:szCs w:val="24"/>
          <w:rtl/>
          <w:rPrChange w:id="6988" w:author="Meryl Etman" w:date="2020-03-25T10:10:00Z">
            <w:rPr>
              <w:rFonts w:hint="cs"/>
              <w:sz w:val="24"/>
              <w:szCs w:val="24"/>
              <w:rtl/>
            </w:rPr>
          </w:rPrChange>
        </w:rPr>
        <w:t>בתקופת הבדק והתיקונים וניהול ישיבות סטאטוס פניות פתוחות של הקבלן המבצע</w:t>
      </w:r>
      <w:ins w:id="6989" w:author="Meryl Etman" w:date="2019-12-18T10:13:00Z">
        <w:r w:rsidR="00C90629" w:rsidRPr="000748C0">
          <w:rPr>
            <w:rFonts w:hint="cs"/>
            <w:sz w:val="24"/>
            <w:szCs w:val="24"/>
            <w:rtl/>
            <w:rPrChange w:id="6990" w:author="Meryl Etman" w:date="2020-03-25T10:10:00Z">
              <w:rPr>
                <w:rFonts w:hint="cs"/>
                <w:sz w:val="24"/>
                <w:szCs w:val="24"/>
                <w:rtl/>
              </w:rPr>
            </w:rPrChange>
          </w:rPr>
          <w:t xml:space="preserve"> הקשורות בתקלות בדק</w:t>
        </w:r>
      </w:ins>
      <w:r w:rsidRPr="000748C0">
        <w:rPr>
          <w:rFonts w:hint="cs"/>
          <w:sz w:val="24"/>
          <w:szCs w:val="24"/>
          <w:rtl/>
          <w:rPrChange w:id="6991" w:author="Meryl Etman" w:date="2020-03-25T10:10:00Z">
            <w:rPr>
              <w:rFonts w:hint="cs"/>
              <w:sz w:val="24"/>
              <w:szCs w:val="24"/>
              <w:rtl/>
            </w:rPr>
          </w:rPrChange>
        </w:rPr>
        <w:t>:</w:t>
      </w:r>
    </w:p>
    <w:p w14:paraId="4257BD4C" w14:textId="7EBCE3C6" w:rsidR="00EB5A81" w:rsidRPr="000748C0" w:rsidRDefault="00EB5A81" w:rsidP="004C0822">
      <w:pPr>
        <w:ind w:left="2000" w:hanging="560"/>
        <w:jc w:val="both"/>
        <w:rPr>
          <w:sz w:val="24"/>
          <w:szCs w:val="24"/>
          <w:rPrChange w:id="6992" w:author="Meryl Etman" w:date="2020-03-25T10:10:00Z">
            <w:rPr>
              <w:sz w:val="24"/>
              <w:szCs w:val="24"/>
            </w:rPr>
          </w:rPrChange>
        </w:rPr>
      </w:pPr>
      <w:r w:rsidRPr="000748C0">
        <w:rPr>
          <w:rFonts w:hint="cs"/>
          <w:sz w:val="24"/>
          <w:szCs w:val="24"/>
          <w:rtl/>
          <w:rPrChange w:id="6993" w:author="Meryl Etman" w:date="2020-03-25T10:10:00Z">
            <w:rPr>
              <w:rFonts w:hint="cs"/>
              <w:sz w:val="24"/>
              <w:szCs w:val="24"/>
              <w:rtl/>
            </w:rPr>
          </w:rPrChange>
        </w:rPr>
        <w:t>1.3.1</w:t>
      </w:r>
      <w:r w:rsidRPr="000748C0">
        <w:rPr>
          <w:rFonts w:hint="cs"/>
          <w:sz w:val="24"/>
          <w:szCs w:val="24"/>
          <w:rtl/>
          <w:rPrChange w:id="6994" w:author="Meryl Etman" w:date="2020-03-25T10:10:00Z">
            <w:rPr>
              <w:rFonts w:hint="cs"/>
              <w:sz w:val="24"/>
              <w:szCs w:val="24"/>
              <w:rtl/>
            </w:rPr>
          </w:rPrChange>
        </w:rPr>
        <w:tab/>
      </w:r>
      <w:del w:id="6995" w:author="Meryl Etman" w:date="2020-02-06T11:42:00Z">
        <w:r w:rsidRPr="000748C0" w:rsidDel="004C0822">
          <w:rPr>
            <w:rFonts w:hint="cs"/>
            <w:sz w:val="24"/>
            <w:szCs w:val="24"/>
            <w:rtl/>
            <w:rPrChange w:id="6996" w:author="Meryl Etman" w:date="2020-03-25T10:10:00Z">
              <w:rPr>
                <w:rFonts w:hint="cs"/>
                <w:sz w:val="24"/>
                <w:szCs w:val="24"/>
                <w:rtl/>
              </w:rPr>
            </w:rPrChange>
          </w:rPr>
          <w:delText>סכום קבוע ומוחלט של ____ ש"ח (במילים: ____________ ש"ח) לכל יחידת דיור קרקע בבנייה רוויה כולל מרתפים  חניונים תת"ק ושטחים ציבוריים.</w:delText>
        </w:r>
      </w:del>
      <w:ins w:id="6997" w:author="Meryl Etman" w:date="2020-02-06T11:42:00Z">
        <w:r w:rsidR="004C0822" w:rsidRPr="000748C0">
          <w:rPr>
            <w:rFonts w:hint="cs"/>
            <w:sz w:val="24"/>
            <w:szCs w:val="24"/>
            <w:rtl/>
            <w:rPrChange w:id="6998" w:author="Meryl Etman" w:date="2020-03-25T10:10:00Z">
              <w:rPr>
                <w:rFonts w:hint="cs"/>
                <w:sz w:val="24"/>
                <w:szCs w:val="24"/>
                <w:rtl/>
              </w:rPr>
            </w:rPrChange>
          </w:rPr>
          <w:t>כלול במחיר הרשום בסעיף 1.2.1 לעיל.</w:t>
        </w:r>
      </w:ins>
    </w:p>
    <w:p w14:paraId="3B05ED0B" w14:textId="77777777" w:rsidR="00EB5A81" w:rsidRPr="000748C0" w:rsidRDefault="00EB5A81" w:rsidP="00EB5A81">
      <w:pPr>
        <w:jc w:val="both"/>
        <w:rPr>
          <w:sz w:val="24"/>
          <w:szCs w:val="24"/>
          <w:rtl/>
          <w:rPrChange w:id="6999" w:author="Meryl Etman" w:date="2020-03-25T10:10:00Z">
            <w:rPr>
              <w:sz w:val="24"/>
              <w:szCs w:val="24"/>
              <w:rtl/>
            </w:rPr>
          </w:rPrChange>
        </w:rPr>
      </w:pPr>
    </w:p>
    <w:p w14:paraId="6D639011" w14:textId="0C1A745D" w:rsidR="00EB5A81" w:rsidRPr="000748C0" w:rsidRDefault="00EB5A81" w:rsidP="00EB5A81">
      <w:pPr>
        <w:ind w:left="2000" w:hanging="540"/>
        <w:jc w:val="both"/>
        <w:rPr>
          <w:sz w:val="24"/>
          <w:szCs w:val="24"/>
          <w:rtl/>
          <w:rPrChange w:id="7000" w:author="Meryl Etman" w:date="2020-03-25T10:10:00Z">
            <w:rPr>
              <w:sz w:val="24"/>
              <w:szCs w:val="24"/>
              <w:rtl/>
            </w:rPr>
          </w:rPrChange>
        </w:rPr>
      </w:pPr>
      <w:r w:rsidRPr="000748C0">
        <w:rPr>
          <w:rFonts w:hint="cs"/>
          <w:sz w:val="24"/>
          <w:szCs w:val="24"/>
          <w:rtl/>
          <w:rPrChange w:id="7001" w:author="Meryl Etman" w:date="2020-03-25T10:10:00Z">
            <w:rPr>
              <w:rFonts w:hint="cs"/>
              <w:sz w:val="24"/>
              <w:szCs w:val="24"/>
              <w:rtl/>
            </w:rPr>
          </w:rPrChange>
        </w:rPr>
        <w:t>1.3.2</w:t>
      </w:r>
      <w:r w:rsidRPr="000748C0">
        <w:rPr>
          <w:rFonts w:hint="cs"/>
          <w:sz w:val="24"/>
          <w:szCs w:val="24"/>
          <w:rtl/>
          <w:rPrChange w:id="7002" w:author="Meryl Etman" w:date="2020-03-25T10:10:00Z">
            <w:rPr>
              <w:rFonts w:hint="cs"/>
              <w:sz w:val="24"/>
              <w:szCs w:val="24"/>
              <w:rtl/>
            </w:rPr>
          </w:rPrChange>
        </w:rPr>
        <w:tab/>
      </w:r>
      <w:del w:id="7003" w:author="Meryl Etman" w:date="2019-12-16T17:18:00Z">
        <w:r w:rsidRPr="000748C0" w:rsidDel="001D31C1">
          <w:rPr>
            <w:rFonts w:hint="cs"/>
            <w:sz w:val="24"/>
            <w:szCs w:val="24"/>
            <w:rtl/>
            <w:rPrChange w:id="7004" w:author="Meryl Etman" w:date="2020-03-25T10:10:00Z">
              <w:rPr>
                <w:rFonts w:hint="cs"/>
                <w:sz w:val="24"/>
                <w:szCs w:val="24"/>
                <w:rtl/>
              </w:rPr>
            </w:rPrChange>
          </w:rPr>
          <w:delText>סכום קבוע ומוחלט של ____ ש"ח (במילים: ____________ ש"ח) לכל יחידת דיור רוויה צמודת קרקע כולל שטחים ציבוריים</w:delText>
        </w:r>
      </w:del>
      <w:ins w:id="7005" w:author="Meryl Etman" w:date="2019-12-16T17:18:00Z">
        <w:r w:rsidR="001D31C1" w:rsidRPr="000748C0">
          <w:rPr>
            <w:rFonts w:hint="cs"/>
            <w:sz w:val="24"/>
            <w:szCs w:val="24"/>
            <w:rtl/>
            <w:rPrChange w:id="7006" w:author="Meryl Etman" w:date="2020-03-25T10:10:00Z">
              <w:rPr>
                <w:rFonts w:hint="cs"/>
                <w:sz w:val="24"/>
                <w:szCs w:val="24"/>
                <w:rtl/>
              </w:rPr>
            </w:rPrChange>
          </w:rPr>
          <w:t>מבוטל</w:t>
        </w:r>
      </w:ins>
      <w:r w:rsidRPr="000748C0">
        <w:rPr>
          <w:rFonts w:hint="cs"/>
          <w:sz w:val="24"/>
          <w:szCs w:val="24"/>
          <w:rtl/>
          <w:rPrChange w:id="7007" w:author="Meryl Etman" w:date="2020-03-25T10:10:00Z">
            <w:rPr>
              <w:rFonts w:hint="cs"/>
              <w:sz w:val="24"/>
              <w:szCs w:val="24"/>
              <w:rtl/>
            </w:rPr>
          </w:rPrChange>
        </w:rPr>
        <w:t>.</w:t>
      </w:r>
    </w:p>
    <w:p w14:paraId="1F9ACA8C" w14:textId="77777777" w:rsidR="00EB5A81" w:rsidRPr="000748C0" w:rsidRDefault="00EB5A81" w:rsidP="00EB5A81">
      <w:pPr>
        <w:ind w:left="740"/>
        <w:jc w:val="both"/>
        <w:rPr>
          <w:sz w:val="24"/>
          <w:szCs w:val="24"/>
          <w:rPrChange w:id="7008" w:author="Meryl Etman" w:date="2020-03-25T10:10:00Z">
            <w:rPr>
              <w:sz w:val="24"/>
              <w:szCs w:val="24"/>
            </w:rPr>
          </w:rPrChange>
        </w:rPr>
      </w:pPr>
    </w:p>
    <w:p w14:paraId="105925C5" w14:textId="77777777" w:rsidR="00EB5A81" w:rsidRPr="000748C0" w:rsidRDefault="00EB5A81" w:rsidP="00EB5A81">
      <w:pPr>
        <w:jc w:val="both"/>
        <w:rPr>
          <w:sz w:val="24"/>
          <w:szCs w:val="24"/>
          <w:rtl/>
          <w:rPrChange w:id="7009" w:author="Meryl Etman" w:date="2020-03-25T10:10:00Z">
            <w:rPr>
              <w:sz w:val="24"/>
              <w:szCs w:val="24"/>
              <w:rtl/>
            </w:rPr>
          </w:rPrChange>
        </w:rPr>
      </w:pPr>
    </w:p>
    <w:p w14:paraId="470A9FED" w14:textId="6D6BC697" w:rsidR="00EB5A81" w:rsidRPr="000748C0" w:rsidRDefault="00EB5A81" w:rsidP="005C74D9">
      <w:pPr>
        <w:ind w:left="740" w:hanging="740"/>
        <w:jc w:val="both"/>
        <w:rPr>
          <w:sz w:val="24"/>
          <w:szCs w:val="24"/>
        </w:rPr>
      </w:pPr>
      <w:r w:rsidRPr="000748C0">
        <w:rPr>
          <w:sz w:val="24"/>
          <w:szCs w:val="24"/>
          <w:rtl/>
          <w:rPrChange w:id="7010" w:author="Meryl Etman" w:date="2020-03-25T10:10:00Z">
            <w:rPr>
              <w:sz w:val="24"/>
              <w:szCs w:val="24"/>
              <w:rtl/>
            </w:rPr>
          </w:rPrChange>
        </w:rPr>
        <w:t>2.</w:t>
      </w:r>
      <w:r w:rsidRPr="000748C0">
        <w:rPr>
          <w:sz w:val="24"/>
          <w:szCs w:val="24"/>
          <w:rtl/>
          <w:rPrChange w:id="7011" w:author="Meryl Etman" w:date="2020-03-25T10:10:00Z">
            <w:rPr>
              <w:sz w:val="24"/>
              <w:szCs w:val="24"/>
              <w:rtl/>
            </w:rPr>
          </w:rPrChange>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7012" w:author="Meryl Etman" w:date="2020-01-21T11:57:00Z">
            <w:r w:rsidR="00483E3A" w:rsidRPr="000748C0">
              <w:rPr>
                <w:color w:val="0000FF"/>
                <w:sz w:val="24"/>
                <w:szCs w:val="24"/>
                <w:rtl/>
              </w:rPr>
              <w:t>מדד המחירים לצרכן</w:t>
            </w:r>
          </w:ins>
        </w:sdtContent>
      </w:sdt>
      <w:r w:rsidRPr="000748C0">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7013" w:author="Meryl Etman" w:date="2020-02-06T11:47:00Z">
            <w:r w:rsidR="00700B02" w:rsidRPr="000748C0">
              <w:rPr>
                <w:color w:val="0000FF"/>
                <w:sz w:val="24"/>
                <w:szCs w:val="24"/>
                <w:rtl/>
              </w:rPr>
              <w:t>ידוע</w:t>
            </w:r>
          </w:ins>
        </w:sdtContent>
      </w:sdt>
      <w:r w:rsidRPr="000748C0">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1-02T00:00:00Z">
            <w:dateFormat w:val="dd/MM/yyyy"/>
            <w:lid w:val="he-IL"/>
            <w:storeMappedDataAs w:val="dateTime"/>
            <w:calendar w:val="gregorian"/>
          </w:date>
        </w:sdtPr>
        <w:sdtEndPr/>
        <w:sdtContent>
          <w:ins w:id="7014" w:author="Meryl Etman" w:date="2020-02-06T11:46:00Z">
            <w:r w:rsidR="00700B02" w:rsidRPr="000748C0">
              <w:rPr>
                <w:rFonts w:hint="cs"/>
                <w:color w:val="0000FF"/>
                <w:sz w:val="24"/>
                <w:szCs w:val="24"/>
                <w:rtl/>
              </w:rPr>
              <w:t>‏02/01/2020</w:t>
            </w:r>
          </w:ins>
        </w:sdtContent>
      </w:sdt>
      <w:r w:rsidRPr="000748C0">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015" w:author="Meryl Etman" w:date="2020-02-06T11:46:00Z">
            <w:r w:rsidR="00700B02" w:rsidRPr="000748C0">
              <w:rPr>
                <w:color w:val="0000FF"/>
                <w:sz w:val="24"/>
                <w:szCs w:val="24"/>
                <w:rtl/>
              </w:rPr>
              <w:t>224.6748</w:t>
            </w:r>
          </w:ins>
        </w:sdtContent>
      </w:sdt>
      <w:r w:rsidRPr="000748C0">
        <w:rPr>
          <w:sz w:val="24"/>
          <w:szCs w:val="24"/>
          <w:rtl/>
        </w:rPr>
        <w:t xml:space="preserve"> נקודות). עד למדד הידוע ביום הגשת כל חשבון. </w:t>
      </w:r>
    </w:p>
    <w:p w14:paraId="7DA62B20" w14:textId="77777777" w:rsidR="00EB5A81" w:rsidRPr="000748C0" w:rsidRDefault="00EB5A81" w:rsidP="00EB5A81">
      <w:pPr>
        <w:ind w:left="240"/>
        <w:jc w:val="both"/>
        <w:rPr>
          <w:sz w:val="24"/>
          <w:szCs w:val="24"/>
          <w:rtl/>
          <w:rPrChange w:id="7016" w:author="Meryl Etman" w:date="2020-03-25T10:10:00Z">
            <w:rPr>
              <w:sz w:val="24"/>
              <w:szCs w:val="24"/>
              <w:rtl/>
            </w:rPr>
          </w:rPrChange>
        </w:rPr>
      </w:pPr>
    </w:p>
    <w:p w14:paraId="6AD15745" w14:textId="77777777" w:rsidR="00EB5A81" w:rsidRPr="000748C0" w:rsidRDefault="00EB5A81" w:rsidP="00EB5A81">
      <w:pPr>
        <w:ind w:left="740" w:hanging="740"/>
        <w:jc w:val="both"/>
        <w:rPr>
          <w:sz w:val="24"/>
          <w:szCs w:val="24"/>
          <w:rtl/>
          <w:rPrChange w:id="7017" w:author="Meryl Etman" w:date="2020-03-25T10:10:00Z">
            <w:rPr>
              <w:sz w:val="24"/>
              <w:szCs w:val="24"/>
              <w:rtl/>
            </w:rPr>
          </w:rPrChange>
        </w:rPr>
      </w:pPr>
      <w:r w:rsidRPr="000748C0">
        <w:rPr>
          <w:sz w:val="24"/>
          <w:szCs w:val="24"/>
          <w:rtl/>
          <w:rPrChange w:id="7018" w:author="Meryl Etman" w:date="2020-03-25T10:10:00Z">
            <w:rPr>
              <w:sz w:val="24"/>
              <w:szCs w:val="24"/>
              <w:rtl/>
            </w:rPr>
          </w:rPrChange>
        </w:rPr>
        <w:t>3.</w:t>
      </w:r>
      <w:r w:rsidRPr="000748C0">
        <w:rPr>
          <w:sz w:val="24"/>
          <w:szCs w:val="24"/>
          <w:rtl/>
          <w:rPrChange w:id="7019" w:author="Meryl Etman" w:date="2020-03-25T10:10:00Z">
            <w:rPr>
              <w:sz w:val="24"/>
              <w:szCs w:val="24"/>
              <w:rtl/>
            </w:rPr>
          </w:rPrChange>
        </w:rPr>
        <w:tab/>
        <w:t>למען הסר ספק:</w:t>
      </w:r>
    </w:p>
    <w:p w14:paraId="7C0DDA97" w14:textId="77777777" w:rsidR="00EB5A81" w:rsidRPr="000748C0" w:rsidRDefault="00EB5A81" w:rsidP="00EB5A81">
      <w:pPr>
        <w:jc w:val="both"/>
        <w:rPr>
          <w:sz w:val="24"/>
          <w:szCs w:val="24"/>
          <w:rtl/>
          <w:rPrChange w:id="7020" w:author="Meryl Etman" w:date="2020-03-25T10:10:00Z">
            <w:rPr>
              <w:sz w:val="24"/>
              <w:szCs w:val="24"/>
              <w:rtl/>
            </w:rPr>
          </w:rPrChange>
        </w:rPr>
      </w:pPr>
    </w:p>
    <w:p w14:paraId="3A87BBAE" w14:textId="77777777" w:rsidR="00EB5A81" w:rsidRPr="000748C0" w:rsidRDefault="00EB5A81" w:rsidP="00EB5A81">
      <w:pPr>
        <w:ind w:left="1460" w:hanging="720"/>
        <w:jc w:val="both"/>
        <w:rPr>
          <w:sz w:val="24"/>
          <w:szCs w:val="24"/>
          <w:rtl/>
          <w:rPrChange w:id="7021" w:author="Meryl Etman" w:date="2020-03-25T10:10:00Z">
            <w:rPr>
              <w:sz w:val="24"/>
              <w:szCs w:val="24"/>
              <w:rtl/>
            </w:rPr>
          </w:rPrChange>
        </w:rPr>
      </w:pPr>
      <w:r w:rsidRPr="000748C0">
        <w:rPr>
          <w:sz w:val="24"/>
          <w:szCs w:val="24"/>
          <w:rtl/>
          <w:rPrChange w:id="7022" w:author="Meryl Etman" w:date="2020-03-25T10:10:00Z">
            <w:rPr>
              <w:sz w:val="24"/>
              <w:szCs w:val="24"/>
              <w:rtl/>
            </w:rPr>
          </w:rPrChange>
        </w:rPr>
        <w:t>3.1</w:t>
      </w:r>
      <w:r w:rsidRPr="000748C0">
        <w:rPr>
          <w:sz w:val="24"/>
          <w:szCs w:val="24"/>
          <w:rtl/>
          <w:rPrChange w:id="7023" w:author="Meryl Etman" w:date="2020-03-25T10:10:00Z">
            <w:rPr>
              <w:sz w:val="24"/>
              <w:szCs w:val="24"/>
              <w:rtl/>
            </w:rPr>
          </w:rPrChange>
        </w:rPr>
        <w:tab/>
        <w:t xml:space="preserve">שכר המפקח לפי סעיף 1 לעיל יחושב על פי מספר יחידות הדיור שבתכנון ושבכוונת </w:t>
      </w:r>
      <w:r w:rsidRPr="000748C0">
        <w:rPr>
          <w:sz w:val="24"/>
          <w:szCs w:val="24"/>
          <w:rtl/>
          <w:rPrChange w:id="7024" w:author="Meryl Etman" w:date="2020-03-25T10:10:00Z">
            <w:rPr>
              <w:sz w:val="24"/>
              <w:szCs w:val="24"/>
              <w:rtl/>
            </w:rPr>
          </w:rPrChange>
        </w:rPr>
        <w:br/>
        <w:t xml:space="preserve">המזמין לבצעם בכל קטע וקטע של הפרויקט </w:t>
      </w:r>
      <w:r w:rsidR="008942AD" w:rsidRPr="000748C0">
        <w:rPr>
          <w:sz w:val="24"/>
          <w:szCs w:val="24"/>
          <w:rtl/>
          <w:rPrChange w:id="7025" w:author="Meryl Etman" w:date="2020-03-25T10:10:00Z">
            <w:rPr>
              <w:sz w:val="24"/>
              <w:szCs w:val="24"/>
              <w:rtl/>
            </w:rPr>
          </w:rPrChange>
        </w:rPr>
        <w:t xml:space="preserve">במועדו (לשם ההמחשה: אם בקטע א' </w:t>
      </w:r>
      <w:r w:rsidR="008942AD" w:rsidRPr="000748C0">
        <w:rPr>
          <w:rFonts w:hint="cs"/>
          <w:sz w:val="24"/>
          <w:szCs w:val="24"/>
          <w:rtl/>
          <w:rPrChange w:id="7026" w:author="Meryl Etman" w:date="2020-03-25T10:10:00Z">
            <w:rPr>
              <w:rFonts w:hint="cs"/>
              <w:sz w:val="24"/>
              <w:szCs w:val="24"/>
              <w:rtl/>
            </w:rPr>
          </w:rPrChange>
        </w:rPr>
        <w:t xml:space="preserve"> </w:t>
      </w:r>
      <w:r w:rsidRPr="000748C0">
        <w:rPr>
          <w:sz w:val="24"/>
          <w:szCs w:val="24"/>
          <w:rtl/>
          <w:rPrChange w:id="7027" w:author="Meryl Etman" w:date="2020-03-25T10:10:00Z">
            <w:rPr>
              <w:sz w:val="24"/>
              <w:szCs w:val="24"/>
              <w:rtl/>
            </w:rPr>
          </w:rPrChange>
        </w:rPr>
        <w:t>בכוונת המזמין לבצע 50 יח"ד, והמפקח נדרש לתאם</w:t>
      </w:r>
      <w:r w:rsidR="008942AD" w:rsidRPr="000748C0">
        <w:rPr>
          <w:sz w:val="24"/>
          <w:szCs w:val="24"/>
          <w:rtl/>
          <w:rPrChange w:id="7028" w:author="Meryl Etman" w:date="2020-03-25T10:10:00Z">
            <w:rPr>
              <w:sz w:val="24"/>
              <w:szCs w:val="24"/>
              <w:rtl/>
            </w:rPr>
          </w:rPrChange>
        </w:rPr>
        <w:t xml:space="preserve"> תכנון להקמת 50 יח"ד, יהיה חייב</w:t>
      </w:r>
      <w:r w:rsidR="008942AD" w:rsidRPr="000748C0">
        <w:rPr>
          <w:rFonts w:hint="cs"/>
          <w:sz w:val="24"/>
          <w:szCs w:val="24"/>
          <w:rtl/>
          <w:rPrChange w:id="7029" w:author="Meryl Etman" w:date="2020-03-25T10:10:00Z">
            <w:rPr>
              <w:rFonts w:hint="cs"/>
              <w:sz w:val="24"/>
              <w:szCs w:val="24"/>
              <w:rtl/>
            </w:rPr>
          </w:rPrChange>
        </w:rPr>
        <w:t xml:space="preserve"> </w:t>
      </w:r>
      <w:r w:rsidRPr="000748C0">
        <w:rPr>
          <w:sz w:val="24"/>
          <w:szCs w:val="24"/>
          <w:rtl/>
          <w:rPrChange w:id="7030" w:author="Meryl Etman" w:date="2020-03-25T10:10:00Z">
            <w:rPr>
              <w:sz w:val="24"/>
              <w:szCs w:val="24"/>
              <w:rtl/>
            </w:rPr>
          </w:rPrChange>
        </w:rPr>
        <w:t>המזמין בתשלום עבור אותן יח"ד בלבד, גם אם התכנון יתאים לקטעים הבאים). אין באמור לגרוע מחובת המפקח לבדוק ולוו</w:t>
      </w:r>
      <w:r w:rsidR="008942AD" w:rsidRPr="000748C0">
        <w:rPr>
          <w:sz w:val="24"/>
          <w:szCs w:val="24"/>
          <w:rtl/>
          <w:rPrChange w:id="7031" w:author="Meryl Etman" w:date="2020-03-25T10:10:00Z">
            <w:rPr>
              <w:sz w:val="24"/>
              <w:szCs w:val="24"/>
              <w:rtl/>
            </w:rPr>
          </w:rPrChange>
        </w:rPr>
        <w:t>דא התאמת תכנון המבנים להעמדה על</w:t>
      </w:r>
      <w:r w:rsidR="008942AD" w:rsidRPr="000748C0">
        <w:rPr>
          <w:rFonts w:hint="cs"/>
          <w:sz w:val="24"/>
          <w:szCs w:val="24"/>
          <w:rtl/>
          <w:rPrChange w:id="7032" w:author="Meryl Etman" w:date="2020-03-25T10:10:00Z">
            <w:rPr>
              <w:rFonts w:hint="cs"/>
              <w:sz w:val="24"/>
              <w:szCs w:val="24"/>
              <w:rtl/>
            </w:rPr>
          </w:rPrChange>
        </w:rPr>
        <w:t xml:space="preserve"> </w:t>
      </w:r>
      <w:r w:rsidRPr="000748C0">
        <w:rPr>
          <w:sz w:val="24"/>
          <w:szCs w:val="24"/>
          <w:rtl/>
          <w:rPrChange w:id="7033" w:author="Meryl Etman" w:date="2020-03-25T10:10:00Z">
            <w:rPr>
              <w:sz w:val="24"/>
              <w:szCs w:val="24"/>
              <w:rtl/>
            </w:rPr>
          </w:rPrChange>
        </w:rPr>
        <w:t>המגרשים בקטעים הבאים.</w:t>
      </w:r>
      <w:r w:rsidR="00CA296C" w:rsidRPr="000748C0">
        <w:rPr>
          <w:rFonts w:hint="cs"/>
          <w:sz w:val="24"/>
          <w:szCs w:val="24"/>
          <w:rtl/>
          <w:rPrChange w:id="7034" w:author="Meryl Etman" w:date="2020-03-25T10:10:00Z">
            <w:rPr>
              <w:rFonts w:hint="cs"/>
              <w:sz w:val="24"/>
              <w:szCs w:val="24"/>
              <w:rtl/>
            </w:rPr>
          </w:rPrChange>
        </w:rPr>
        <w:t xml:space="preserve"> </w:t>
      </w:r>
    </w:p>
    <w:p w14:paraId="0437E08D" w14:textId="77777777" w:rsidR="00CA296C" w:rsidRPr="000748C0" w:rsidRDefault="00CA296C" w:rsidP="00EB5A81">
      <w:pPr>
        <w:ind w:left="1460" w:hanging="720"/>
        <w:jc w:val="both"/>
        <w:rPr>
          <w:sz w:val="24"/>
          <w:szCs w:val="24"/>
          <w:rtl/>
          <w:rPrChange w:id="7035" w:author="Meryl Etman" w:date="2020-03-25T10:10:00Z">
            <w:rPr>
              <w:sz w:val="24"/>
              <w:szCs w:val="24"/>
              <w:rtl/>
            </w:rPr>
          </w:rPrChange>
        </w:rPr>
      </w:pPr>
    </w:p>
    <w:p w14:paraId="6EAE28A2" w14:textId="00C82B0D" w:rsidR="00CA296C" w:rsidRPr="000748C0" w:rsidRDefault="00CA296C" w:rsidP="00CA296C">
      <w:pPr>
        <w:ind w:left="1502" w:hanging="709"/>
        <w:rPr>
          <w:sz w:val="24"/>
          <w:szCs w:val="24"/>
          <w:rtl/>
          <w:rPrChange w:id="7036" w:author="Meryl Etman" w:date="2020-03-25T10:10:00Z">
            <w:rPr>
              <w:sz w:val="24"/>
              <w:szCs w:val="24"/>
              <w:rtl/>
            </w:rPr>
          </w:rPrChange>
        </w:rPr>
      </w:pPr>
      <w:r w:rsidRPr="000748C0">
        <w:rPr>
          <w:rFonts w:hint="cs"/>
          <w:sz w:val="24"/>
          <w:szCs w:val="24"/>
          <w:rtl/>
          <w:rPrChange w:id="7037" w:author="Meryl Etman" w:date="2020-03-25T10:10:00Z">
            <w:rPr>
              <w:rFonts w:hint="cs"/>
              <w:sz w:val="24"/>
              <w:szCs w:val="24"/>
              <w:rtl/>
            </w:rPr>
          </w:rPrChange>
        </w:rPr>
        <w:t xml:space="preserve">3.2        </w:t>
      </w:r>
      <w:r w:rsidRPr="000748C0">
        <w:rPr>
          <w:sz w:val="24"/>
          <w:szCs w:val="24"/>
          <w:rtl/>
          <w:rPrChange w:id="7038" w:author="Meryl Etman" w:date="2020-03-25T10:10:00Z">
            <w:rPr>
              <w:sz w:val="24"/>
              <w:szCs w:val="24"/>
              <w:rtl/>
            </w:rPr>
          </w:rPrChange>
        </w:rPr>
        <w:t xml:space="preserve">מובהר כי שכר </w:t>
      </w:r>
      <w:r w:rsidRPr="000748C0">
        <w:rPr>
          <w:rFonts w:hint="cs"/>
          <w:sz w:val="24"/>
          <w:szCs w:val="24"/>
          <w:rtl/>
          <w:rPrChange w:id="7039" w:author="Meryl Etman" w:date="2020-03-25T10:10:00Z">
            <w:rPr>
              <w:rFonts w:hint="cs"/>
              <w:sz w:val="24"/>
              <w:szCs w:val="24"/>
              <w:rtl/>
            </w:rPr>
          </w:rPrChange>
        </w:rPr>
        <w:t>המפקח</w:t>
      </w:r>
      <w:r w:rsidRPr="000748C0">
        <w:rPr>
          <w:sz w:val="24"/>
          <w:szCs w:val="24"/>
          <w:rtl/>
          <w:rPrChange w:id="7040" w:author="Meryl Etman" w:date="2020-03-25T10:10:00Z">
            <w:rPr>
              <w:sz w:val="24"/>
              <w:szCs w:val="24"/>
              <w:rtl/>
            </w:rPr>
          </w:rPrChange>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w:t>
      </w:r>
      <w:ins w:id="7041" w:author="Meryl Etman" w:date="2020-02-11T16:12:00Z">
        <w:r w:rsidR="00FF570C" w:rsidRPr="000748C0">
          <w:rPr>
            <w:rFonts w:hint="cs"/>
            <w:sz w:val="24"/>
            <w:szCs w:val="24"/>
            <w:rtl/>
            <w:rPrChange w:id="7042" w:author="Meryl Etman" w:date="2020-03-25T10:10:00Z">
              <w:rPr>
                <w:rFonts w:hint="cs"/>
                <w:sz w:val="24"/>
                <w:szCs w:val="24"/>
                <w:rtl/>
              </w:rPr>
            </w:rPrChange>
          </w:rPr>
          <w:t xml:space="preserve">ומשך </w:t>
        </w:r>
      </w:ins>
      <w:r w:rsidRPr="000748C0">
        <w:rPr>
          <w:sz w:val="24"/>
          <w:szCs w:val="24"/>
          <w:rtl/>
          <w:rPrChange w:id="7043" w:author="Meryl Etman" w:date="2020-03-25T10:10:00Z">
            <w:rPr>
              <w:sz w:val="24"/>
              <w:szCs w:val="24"/>
              <w:rtl/>
            </w:rPr>
          </w:rPrChange>
        </w:rPr>
        <w:t xml:space="preserve">הבניה, צורת ביצוע הבניה (קונבנציונלי ו/או טרומי ו/או מתועש) ו/או מידת, אופי וסוג השינויים שידרשו ע"י המזמין. </w:t>
      </w:r>
    </w:p>
    <w:p w14:paraId="2A59BD86" w14:textId="77777777" w:rsidR="00CA296C" w:rsidRPr="000748C0" w:rsidRDefault="00CA296C" w:rsidP="00CA296C">
      <w:pPr>
        <w:rPr>
          <w:sz w:val="24"/>
          <w:szCs w:val="24"/>
          <w:rtl/>
          <w:rPrChange w:id="7044" w:author="Meryl Etman" w:date="2020-03-25T10:10:00Z">
            <w:rPr>
              <w:sz w:val="24"/>
              <w:szCs w:val="24"/>
              <w:rtl/>
            </w:rPr>
          </w:rPrChange>
        </w:rPr>
      </w:pPr>
    </w:p>
    <w:p w14:paraId="4FC87C18" w14:textId="77777777" w:rsidR="00CA296C" w:rsidRPr="000748C0" w:rsidRDefault="00CA296C" w:rsidP="00CA296C">
      <w:pPr>
        <w:ind w:left="793"/>
        <w:rPr>
          <w:sz w:val="24"/>
          <w:szCs w:val="24"/>
          <w:rtl/>
          <w:rPrChange w:id="7045" w:author="Meryl Etman" w:date="2020-03-25T10:10:00Z">
            <w:rPr>
              <w:sz w:val="24"/>
              <w:szCs w:val="24"/>
              <w:rtl/>
            </w:rPr>
          </w:rPrChange>
        </w:rPr>
      </w:pPr>
      <w:r w:rsidRPr="000748C0">
        <w:rPr>
          <w:sz w:val="24"/>
          <w:szCs w:val="24"/>
          <w:rtl/>
          <w:rPrChange w:id="7046" w:author="Meryl Etman" w:date="2020-03-25T10:10:00Z">
            <w:rPr>
              <w:sz w:val="24"/>
              <w:szCs w:val="24"/>
              <w:rtl/>
            </w:rPr>
          </w:rPrChange>
        </w:rPr>
        <w:t>3.3</w:t>
      </w:r>
      <w:r w:rsidRPr="000748C0">
        <w:rPr>
          <w:sz w:val="24"/>
          <w:szCs w:val="24"/>
          <w:rtl/>
          <w:rPrChange w:id="7047" w:author="Meryl Etman" w:date="2020-03-25T10:10:00Z">
            <w:rPr>
              <w:sz w:val="24"/>
              <w:szCs w:val="24"/>
              <w:rtl/>
            </w:rPr>
          </w:rPrChange>
        </w:rPr>
        <w:tab/>
        <w:t>שכר ה</w:t>
      </w:r>
      <w:r w:rsidRPr="000748C0">
        <w:rPr>
          <w:rFonts w:hint="cs"/>
          <w:sz w:val="24"/>
          <w:szCs w:val="24"/>
          <w:rtl/>
          <w:rPrChange w:id="7048" w:author="Meryl Etman" w:date="2020-03-25T10:10:00Z">
            <w:rPr>
              <w:rFonts w:hint="cs"/>
              <w:sz w:val="24"/>
              <w:szCs w:val="24"/>
              <w:rtl/>
            </w:rPr>
          </w:rPrChange>
        </w:rPr>
        <w:t>מפקח</w:t>
      </w:r>
      <w:r w:rsidRPr="000748C0">
        <w:rPr>
          <w:sz w:val="24"/>
          <w:szCs w:val="24"/>
          <w:rtl/>
          <w:rPrChange w:id="7049" w:author="Meryl Etman" w:date="2020-03-25T10:10:00Z">
            <w:rPr>
              <w:sz w:val="24"/>
              <w:szCs w:val="24"/>
              <w:rtl/>
            </w:rPr>
          </w:rPrChange>
        </w:rPr>
        <w:t xml:space="preserve"> כולל את כל המפורט בחוזה על כל נספחיו, לרבות נספח ב'.</w:t>
      </w:r>
    </w:p>
    <w:p w14:paraId="594D8A52" w14:textId="77777777" w:rsidR="00CA296C" w:rsidRPr="000748C0" w:rsidRDefault="00CA296C" w:rsidP="00CA296C">
      <w:pPr>
        <w:rPr>
          <w:sz w:val="24"/>
          <w:szCs w:val="24"/>
          <w:rtl/>
          <w:rPrChange w:id="7050" w:author="Meryl Etman" w:date="2020-03-25T10:10:00Z">
            <w:rPr>
              <w:sz w:val="24"/>
              <w:szCs w:val="24"/>
              <w:rtl/>
            </w:rPr>
          </w:rPrChange>
        </w:rPr>
      </w:pPr>
    </w:p>
    <w:p w14:paraId="0EC05152" w14:textId="77777777" w:rsidR="00CA296C" w:rsidRPr="000748C0" w:rsidRDefault="00CA296C" w:rsidP="00CA296C">
      <w:pPr>
        <w:ind w:left="793" w:hanging="793"/>
        <w:rPr>
          <w:sz w:val="24"/>
          <w:szCs w:val="24"/>
          <w:rtl/>
          <w:rPrChange w:id="7051" w:author="Meryl Etman" w:date="2020-03-25T10:10:00Z">
            <w:rPr>
              <w:sz w:val="24"/>
              <w:szCs w:val="24"/>
              <w:rtl/>
            </w:rPr>
          </w:rPrChange>
        </w:rPr>
      </w:pPr>
      <w:r w:rsidRPr="000748C0">
        <w:rPr>
          <w:sz w:val="24"/>
          <w:szCs w:val="24"/>
          <w:rtl/>
          <w:rPrChange w:id="7052" w:author="Meryl Etman" w:date="2020-03-25T10:10:00Z">
            <w:rPr>
              <w:sz w:val="24"/>
              <w:szCs w:val="24"/>
              <w:rtl/>
            </w:rPr>
          </w:rPrChange>
        </w:rPr>
        <w:t>4.</w:t>
      </w:r>
      <w:r w:rsidRPr="000748C0">
        <w:rPr>
          <w:sz w:val="24"/>
          <w:szCs w:val="24"/>
          <w:rtl/>
          <w:rPrChange w:id="7053" w:author="Meryl Etman" w:date="2020-03-25T10:10:00Z">
            <w:rPr>
              <w:sz w:val="24"/>
              <w:szCs w:val="24"/>
              <w:rtl/>
            </w:rPr>
          </w:rPrChange>
        </w:rPr>
        <w:tab/>
        <w:t>בנוסף לכל תשלום ישולם ל</w:t>
      </w:r>
      <w:r w:rsidRPr="000748C0">
        <w:rPr>
          <w:rFonts w:hint="cs"/>
          <w:sz w:val="24"/>
          <w:szCs w:val="24"/>
          <w:rtl/>
          <w:rPrChange w:id="7054" w:author="Meryl Etman" w:date="2020-03-25T10:10:00Z">
            <w:rPr>
              <w:rFonts w:hint="cs"/>
              <w:sz w:val="24"/>
              <w:szCs w:val="24"/>
              <w:rtl/>
            </w:rPr>
          </w:rPrChange>
        </w:rPr>
        <w:t>מפקח</w:t>
      </w:r>
      <w:r w:rsidRPr="000748C0">
        <w:rPr>
          <w:sz w:val="24"/>
          <w:szCs w:val="24"/>
          <w:rtl/>
          <w:rPrChange w:id="7055" w:author="Meryl Etman" w:date="2020-03-25T10:10:00Z">
            <w:rPr>
              <w:sz w:val="24"/>
              <w:szCs w:val="24"/>
              <w:rtl/>
            </w:rPr>
          </w:rPrChange>
        </w:rPr>
        <w:t xml:space="preserve"> מע"מ כשיעורו בחוק וזאת כנגד המצאת חשבונית מס כדין, למועד תשלום המע"מ ע"י המ</w:t>
      </w:r>
      <w:r w:rsidRPr="000748C0">
        <w:rPr>
          <w:rFonts w:hint="cs"/>
          <w:sz w:val="24"/>
          <w:szCs w:val="24"/>
          <w:rtl/>
          <w:rPrChange w:id="7056" w:author="Meryl Etman" w:date="2020-03-25T10:10:00Z">
            <w:rPr>
              <w:rFonts w:hint="cs"/>
              <w:sz w:val="24"/>
              <w:szCs w:val="24"/>
              <w:rtl/>
            </w:rPr>
          </w:rPrChange>
        </w:rPr>
        <w:t>פקח</w:t>
      </w:r>
      <w:r w:rsidRPr="000748C0">
        <w:rPr>
          <w:sz w:val="24"/>
          <w:szCs w:val="24"/>
          <w:rtl/>
          <w:rPrChange w:id="7057" w:author="Meryl Etman" w:date="2020-03-25T10:10:00Z">
            <w:rPr>
              <w:sz w:val="24"/>
              <w:szCs w:val="24"/>
              <w:rtl/>
            </w:rPr>
          </w:rPrChange>
        </w:rPr>
        <w:t xml:space="preserve"> והמצאת כל אישור נוסף ע"פ כל דין, לרבות אשור על ניהול ספרים ואשור על ניכוי מס במקור.</w:t>
      </w:r>
    </w:p>
    <w:p w14:paraId="02FC6EFD" w14:textId="77777777" w:rsidR="00CA296C" w:rsidRPr="000748C0" w:rsidRDefault="00CA296C" w:rsidP="00CA296C">
      <w:pPr>
        <w:rPr>
          <w:sz w:val="24"/>
          <w:szCs w:val="24"/>
          <w:rtl/>
          <w:rPrChange w:id="7058" w:author="Meryl Etman" w:date="2020-03-25T10:10:00Z">
            <w:rPr>
              <w:sz w:val="24"/>
              <w:szCs w:val="24"/>
              <w:rtl/>
            </w:rPr>
          </w:rPrChange>
        </w:rPr>
      </w:pPr>
    </w:p>
    <w:p w14:paraId="293A9C3B" w14:textId="77777777" w:rsidR="00EB5A81" w:rsidRPr="000748C0" w:rsidRDefault="00CA296C" w:rsidP="00CA296C">
      <w:pPr>
        <w:ind w:left="793" w:hanging="793"/>
        <w:jc w:val="both"/>
        <w:rPr>
          <w:sz w:val="24"/>
          <w:szCs w:val="24"/>
          <w:rtl/>
          <w:rPrChange w:id="7059" w:author="Meryl Etman" w:date="2020-03-25T10:10:00Z">
            <w:rPr>
              <w:sz w:val="24"/>
              <w:szCs w:val="24"/>
              <w:rtl/>
            </w:rPr>
          </w:rPrChange>
        </w:rPr>
      </w:pPr>
      <w:r w:rsidRPr="000748C0">
        <w:rPr>
          <w:sz w:val="24"/>
          <w:szCs w:val="24"/>
          <w:rtl/>
          <w:rPrChange w:id="7060" w:author="Meryl Etman" w:date="2020-03-25T10:10:00Z">
            <w:rPr>
              <w:sz w:val="24"/>
              <w:szCs w:val="24"/>
              <w:rtl/>
            </w:rPr>
          </w:rPrChange>
        </w:rPr>
        <w:t>5.</w:t>
      </w:r>
      <w:r w:rsidRPr="000748C0">
        <w:rPr>
          <w:sz w:val="24"/>
          <w:szCs w:val="24"/>
          <w:rtl/>
          <w:rPrChange w:id="7061" w:author="Meryl Etman" w:date="2020-03-25T10:10:00Z">
            <w:rPr>
              <w:sz w:val="24"/>
              <w:szCs w:val="24"/>
              <w:rtl/>
            </w:rPr>
          </w:rPrChange>
        </w:rPr>
        <w:tab/>
        <w:t>תנאי מוקדם לביצוע התשלומים לפי נספח זה הוא קיום כל התחייבויות ה</w:t>
      </w:r>
      <w:r w:rsidRPr="000748C0">
        <w:rPr>
          <w:rFonts w:hint="cs"/>
          <w:sz w:val="24"/>
          <w:szCs w:val="24"/>
          <w:rtl/>
          <w:rPrChange w:id="7062" w:author="Meryl Etman" w:date="2020-03-25T10:10:00Z">
            <w:rPr>
              <w:rFonts w:hint="cs"/>
              <w:sz w:val="24"/>
              <w:szCs w:val="24"/>
              <w:rtl/>
            </w:rPr>
          </w:rPrChange>
        </w:rPr>
        <w:t xml:space="preserve">מפקח </w:t>
      </w:r>
      <w:r w:rsidRPr="000748C0">
        <w:rPr>
          <w:sz w:val="24"/>
          <w:szCs w:val="24"/>
          <w:rtl/>
          <w:rPrChange w:id="7063" w:author="Meryl Etman" w:date="2020-03-25T10:10:00Z">
            <w:rPr>
              <w:sz w:val="24"/>
              <w:szCs w:val="24"/>
              <w:rtl/>
            </w:rPr>
          </w:rPrChange>
        </w:rPr>
        <w:t xml:space="preserve">על פי חוזה זה, השלמת כל עבודות </w:t>
      </w:r>
      <w:r w:rsidRPr="000748C0">
        <w:rPr>
          <w:rFonts w:hint="cs"/>
          <w:sz w:val="24"/>
          <w:szCs w:val="24"/>
          <w:rtl/>
          <w:rPrChange w:id="7064" w:author="Meryl Etman" w:date="2020-03-25T10:10:00Z">
            <w:rPr>
              <w:rFonts w:hint="cs"/>
              <w:sz w:val="24"/>
              <w:szCs w:val="24"/>
              <w:rtl/>
            </w:rPr>
          </w:rPrChange>
        </w:rPr>
        <w:t xml:space="preserve">המפקח </w:t>
      </w:r>
      <w:r w:rsidRPr="000748C0">
        <w:rPr>
          <w:sz w:val="24"/>
          <w:szCs w:val="24"/>
          <w:rtl/>
          <w:rPrChange w:id="7065" w:author="Meryl Etman" w:date="2020-03-25T10:10:00Z">
            <w:rPr>
              <w:sz w:val="24"/>
              <w:szCs w:val="24"/>
              <w:rtl/>
            </w:rPr>
          </w:rPrChange>
        </w:rPr>
        <w:t>הכלולות בשכר ה</w:t>
      </w:r>
      <w:r w:rsidRPr="000748C0">
        <w:rPr>
          <w:rFonts w:hint="cs"/>
          <w:sz w:val="24"/>
          <w:szCs w:val="24"/>
          <w:rtl/>
          <w:rPrChange w:id="7066" w:author="Meryl Etman" w:date="2020-03-25T10:10:00Z">
            <w:rPr>
              <w:rFonts w:hint="cs"/>
              <w:sz w:val="24"/>
              <w:szCs w:val="24"/>
              <w:rtl/>
            </w:rPr>
          </w:rPrChange>
        </w:rPr>
        <w:t>מפקח</w:t>
      </w:r>
      <w:r w:rsidRPr="000748C0">
        <w:rPr>
          <w:sz w:val="24"/>
          <w:szCs w:val="24"/>
          <w:rtl/>
          <w:rPrChange w:id="7067" w:author="Meryl Etman" w:date="2020-03-25T10:10:00Z">
            <w:rPr>
              <w:sz w:val="24"/>
              <w:szCs w:val="24"/>
              <w:rtl/>
            </w:rPr>
          </w:rPrChange>
        </w:rPr>
        <w:t xml:space="preserve">, כמפורט בנספח ב' </w:t>
      </w:r>
      <w:r w:rsidRPr="000748C0">
        <w:rPr>
          <w:rFonts w:hint="cs"/>
          <w:sz w:val="24"/>
          <w:szCs w:val="24"/>
          <w:rtl/>
          <w:rPrChange w:id="7068" w:author="Meryl Etman" w:date="2020-03-25T10:10:00Z">
            <w:rPr>
              <w:rFonts w:hint="cs"/>
              <w:sz w:val="24"/>
              <w:szCs w:val="24"/>
              <w:rtl/>
            </w:rPr>
          </w:rPrChange>
        </w:rPr>
        <w:t>ו- ח'.</w:t>
      </w:r>
    </w:p>
    <w:p w14:paraId="48883F61" w14:textId="77777777" w:rsidR="00EB5A81" w:rsidRPr="000748C0" w:rsidRDefault="00EB5A81" w:rsidP="00EB5A81">
      <w:pPr>
        <w:pStyle w:val="af8"/>
        <w:jc w:val="center"/>
        <w:rPr>
          <w:b/>
          <w:bCs/>
          <w:sz w:val="28"/>
          <w:szCs w:val="28"/>
          <w:u w:val="single"/>
          <w:rtl/>
          <w:rPrChange w:id="7069" w:author="Meryl Etman" w:date="2020-03-25T10:10:00Z">
            <w:rPr>
              <w:b/>
              <w:bCs/>
              <w:sz w:val="28"/>
              <w:szCs w:val="28"/>
              <w:u w:val="single"/>
              <w:rtl/>
            </w:rPr>
          </w:rPrChange>
        </w:rPr>
      </w:pPr>
      <w:r w:rsidRPr="000748C0">
        <w:rPr>
          <w:b/>
          <w:bCs/>
          <w:sz w:val="28"/>
          <w:szCs w:val="28"/>
          <w:rtl/>
          <w:rPrChange w:id="7070" w:author="Meryl Etman" w:date="2020-03-25T10:10:00Z">
            <w:rPr>
              <w:b/>
              <w:bCs/>
              <w:sz w:val="28"/>
              <w:szCs w:val="28"/>
              <w:rtl/>
            </w:rPr>
          </w:rPrChange>
        </w:rPr>
        <w:br w:type="page"/>
      </w:r>
      <w:r w:rsidRPr="000748C0">
        <w:rPr>
          <w:b/>
          <w:bCs/>
          <w:u w:val="single"/>
          <w:rtl/>
          <w:lang w:eastAsia="he-IL"/>
          <w:rPrChange w:id="7071" w:author="Meryl Etman" w:date="2020-03-25T10:10:00Z">
            <w:rPr>
              <w:b/>
              <w:bCs/>
              <w:u w:val="single"/>
              <w:rtl/>
              <w:lang w:eastAsia="he-IL"/>
            </w:rPr>
          </w:rPrChange>
        </w:rPr>
        <w:lastRenderedPageBreak/>
        <w:t xml:space="preserve">נספח </w:t>
      </w:r>
      <w:r w:rsidR="008942AD" w:rsidRPr="000748C0">
        <w:rPr>
          <w:rFonts w:hint="cs"/>
          <w:b/>
          <w:bCs/>
          <w:u w:val="single"/>
          <w:rtl/>
          <w:lang w:eastAsia="he-IL"/>
          <w:rPrChange w:id="7072" w:author="Meryl Etman" w:date="2020-03-25T10:10:00Z">
            <w:rPr>
              <w:rFonts w:hint="cs"/>
              <w:b/>
              <w:bCs/>
              <w:u w:val="single"/>
              <w:rtl/>
              <w:lang w:eastAsia="he-IL"/>
            </w:rPr>
          </w:rPrChange>
        </w:rPr>
        <w:t>"</w:t>
      </w:r>
      <w:r w:rsidRPr="000748C0">
        <w:rPr>
          <w:b/>
          <w:bCs/>
          <w:u w:val="single"/>
          <w:rtl/>
          <w:lang w:eastAsia="he-IL"/>
          <w:rPrChange w:id="7073" w:author="Meryl Etman" w:date="2020-03-25T10:10:00Z">
            <w:rPr>
              <w:b/>
              <w:bCs/>
              <w:u w:val="single"/>
              <w:rtl/>
              <w:lang w:eastAsia="he-IL"/>
            </w:rPr>
          </w:rPrChange>
        </w:rPr>
        <w:t>ו</w:t>
      </w:r>
      <w:r w:rsidR="008942AD" w:rsidRPr="000748C0">
        <w:rPr>
          <w:rFonts w:hint="cs"/>
          <w:b/>
          <w:bCs/>
          <w:u w:val="single"/>
          <w:rtl/>
          <w:lang w:eastAsia="he-IL"/>
          <w:rPrChange w:id="7074" w:author="Meryl Etman" w:date="2020-03-25T10:10:00Z">
            <w:rPr>
              <w:rFonts w:hint="cs"/>
              <w:b/>
              <w:bCs/>
              <w:u w:val="single"/>
              <w:rtl/>
              <w:lang w:eastAsia="he-IL"/>
            </w:rPr>
          </w:rPrChange>
        </w:rPr>
        <w:t>'</w:t>
      </w:r>
      <w:r w:rsidRPr="000748C0">
        <w:rPr>
          <w:b/>
          <w:bCs/>
          <w:u w:val="single"/>
          <w:rtl/>
          <w:lang w:eastAsia="he-IL"/>
          <w:rPrChange w:id="7075" w:author="Meryl Etman" w:date="2020-03-25T10:10:00Z">
            <w:rPr>
              <w:b/>
              <w:bCs/>
              <w:u w:val="single"/>
              <w:rtl/>
              <w:lang w:eastAsia="he-IL"/>
            </w:rPr>
          </w:rPrChange>
        </w:rPr>
        <w:t>'</w:t>
      </w:r>
    </w:p>
    <w:p w14:paraId="2DF442B5" w14:textId="77777777" w:rsidR="00EB5A81" w:rsidRPr="000748C0" w:rsidRDefault="00EB5A81" w:rsidP="00EB5A81">
      <w:pPr>
        <w:pStyle w:val="af8"/>
        <w:rPr>
          <w:rtl/>
          <w:rPrChange w:id="7076" w:author="Meryl Etman" w:date="2020-03-25T10:10:00Z">
            <w:rPr>
              <w:rtl/>
            </w:rPr>
          </w:rPrChange>
        </w:rPr>
      </w:pPr>
    </w:p>
    <w:p w14:paraId="0EAFE4C3" w14:textId="77777777" w:rsidR="00EB5A81" w:rsidRPr="000748C0" w:rsidRDefault="00EB5A81" w:rsidP="00EB5A81">
      <w:pPr>
        <w:pStyle w:val="af8"/>
        <w:jc w:val="center"/>
        <w:rPr>
          <w:b/>
          <w:bCs/>
          <w:u w:val="single"/>
          <w:rtl/>
          <w:rPrChange w:id="7077" w:author="Meryl Etman" w:date="2020-03-25T10:10:00Z">
            <w:rPr>
              <w:b/>
              <w:bCs/>
              <w:u w:val="single"/>
              <w:rtl/>
            </w:rPr>
          </w:rPrChange>
        </w:rPr>
      </w:pPr>
      <w:r w:rsidRPr="000748C0">
        <w:rPr>
          <w:b/>
          <w:bCs/>
          <w:u w:val="single"/>
          <w:rtl/>
          <w:rPrChange w:id="7078" w:author="Meryl Etman" w:date="2020-03-25T10:10:00Z">
            <w:rPr>
              <w:b/>
              <w:bCs/>
              <w:u w:val="single"/>
              <w:rtl/>
            </w:rPr>
          </w:rPrChange>
        </w:rPr>
        <w:t>שלבי תשלום</w:t>
      </w:r>
    </w:p>
    <w:p w14:paraId="0CE7B980" w14:textId="77777777" w:rsidR="00EB5A81" w:rsidRPr="000748C0" w:rsidRDefault="00EB5A81" w:rsidP="00EB5A81">
      <w:pPr>
        <w:pStyle w:val="af8"/>
        <w:rPr>
          <w:rtl/>
          <w:rPrChange w:id="7079" w:author="Meryl Etman" w:date="2020-03-25T10:10:00Z">
            <w:rPr>
              <w:rtl/>
            </w:rPr>
          </w:rPrChange>
        </w:rPr>
      </w:pPr>
    </w:p>
    <w:p w14:paraId="30C420DE" w14:textId="77777777" w:rsidR="00EB5A81" w:rsidRPr="000748C0" w:rsidRDefault="00EB5A81" w:rsidP="00EB5A81">
      <w:pPr>
        <w:pStyle w:val="af8"/>
        <w:rPr>
          <w:rtl/>
          <w:rPrChange w:id="7080" w:author="Meryl Etman" w:date="2020-03-25T10:10:00Z">
            <w:rPr>
              <w:rtl/>
            </w:rPr>
          </w:rPrChange>
        </w:rPr>
      </w:pPr>
      <w:r w:rsidRPr="000748C0">
        <w:rPr>
          <w:rtl/>
          <w:rPrChange w:id="7081" w:author="Meryl Etman" w:date="2020-03-25T10:10:00Z">
            <w:rPr>
              <w:rtl/>
            </w:rPr>
          </w:rPrChange>
        </w:rPr>
        <w:t>1.</w:t>
      </w:r>
      <w:r w:rsidRPr="000748C0">
        <w:rPr>
          <w:rtl/>
          <w:rPrChange w:id="7082" w:author="Meryl Etman" w:date="2020-03-25T10:10:00Z">
            <w:rPr>
              <w:rtl/>
            </w:rPr>
          </w:rPrChange>
        </w:rPr>
        <w:tab/>
        <w:t>שכר המפקח ישולם לשיעורין כנגד גמר כל שלב ושלב וכל קטע וקטע של שרותי המפקח כמוגדר בחוזה לרבות בנספחים "א" ו-"ב" כדלקמן:</w:t>
      </w:r>
    </w:p>
    <w:p w14:paraId="6F2DB56B" w14:textId="77777777" w:rsidR="00EB5A81" w:rsidRPr="000748C0" w:rsidRDefault="00EB5A81" w:rsidP="00EB5A81">
      <w:pPr>
        <w:pStyle w:val="af8"/>
        <w:rPr>
          <w:rtl/>
          <w:rPrChange w:id="7083" w:author="Meryl Etman" w:date="2020-03-25T10:10:00Z">
            <w:rPr>
              <w:rtl/>
            </w:rPr>
          </w:rPrChange>
        </w:rPr>
      </w:pPr>
    </w:p>
    <w:p w14:paraId="4795C2BB" w14:textId="619D17E2" w:rsidR="00EB5A81" w:rsidRPr="000748C0" w:rsidDel="005F5E05" w:rsidRDefault="00EB5A81" w:rsidP="00EB5A81">
      <w:pPr>
        <w:pStyle w:val="af8"/>
        <w:rPr>
          <w:del w:id="7084" w:author="Meryl Etman" w:date="2019-12-16T12:36:00Z"/>
          <w:rtl/>
          <w:rPrChange w:id="7085" w:author="Meryl Etman" w:date="2020-03-25T10:10:00Z">
            <w:rPr>
              <w:del w:id="7086" w:author="Meryl Etman" w:date="2019-12-16T12:36:00Z"/>
              <w:rtl/>
            </w:rPr>
          </w:rPrChange>
        </w:rPr>
      </w:pPr>
      <w:r w:rsidRPr="000748C0">
        <w:rPr>
          <w:rtl/>
          <w:rPrChange w:id="7087" w:author="Meryl Etman" w:date="2020-03-25T10:10:00Z">
            <w:rPr>
              <w:rtl/>
            </w:rPr>
          </w:rPrChange>
        </w:rPr>
        <w:t>1.1</w:t>
      </w:r>
      <w:r w:rsidRPr="000748C0">
        <w:rPr>
          <w:rtl/>
          <w:rPrChange w:id="7088" w:author="Meryl Etman" w:date="2020-03-25T10:10:00Z">
            <w:rPr>
              <w:rtl/>
            </w:rPr>
          </w:rPrChange>
        </w:rPr>
        <w:tab/>
      </w:r>
      <w:del w:id="7089" w:author="Meryl Etman" w:date="2019-12-16T12:36:00Z">
        <w:r w:rsidRPr="000748C0" w:rsidDel="005F5E05">
          <w:rPr>
            <w:rtl/>
            <w:rPrChange w:id="7090" w:author="Meryl Etman" w:date="2020-03-25T10:10:00Z">
              <w:rPr>
                <w:rtl/>
              </w:rPr>
            </w:rPrChange>
          </w:rPr>
          <w:delText>לשירותי המפקח לפי סעיף 1.1 בנספח ה':</w:delText>
        </w:r>
      </w:del>
    </w:p>
    <w:p w14:paraId="575C5952" w14:textId="62AA230C" w:rsidR="00EB5A81" w:rsidRPr="000748C0" w:rsidDel="005F5E05" w:rsidRDefault="00EB5A81" w:rsidP="00EB5A81">
      <w:pPr>
        <w:pStyle w:val="af8"/>
        <w:rPr>
          <w:del w:id="7091" w:author="Meryl Etman" w:date="2019-12-16T12:36:00Z"/>
          <w:rtl/>
          <w:rPrChange w:id="7092" w:author="Meryl Etman" w:date="2020-03-25T10:10:00Z">
            <w:rPr>
              <w:del w:id="7093" w:author="Meryl Etman" w:date="2019-12-16T12:36:00Z"/>
              <w:rtl/>
            </w:rPr>
          </w:rPrChange>
        </w:rPr>
      </w:pPr>
    </w:p>
    <w:p w14:paraId="0CDB9362" w14:textId="36979301" w:rsidR="00EB5A81" w:rsidRPr="000748C0" w:rsidDel="005F5E05" w:rsidRDefault="00EB5A81" w:rsidP="00EB5A81">
      <w:pPr>
        <w:pStyle w:val="af8"/>
        <w:rPr>
          <w:del w:id="7094" w:author="Meryl Etman" w:date="2019-12-16T12:36:00Z"/>
          <w:rtl/>
          <w:rPrChange w:id="7095" w:author="Meryl Etman" w:date="2020-03-25T10:10:00Z">
            <w:rPr>
              <w:del w:id="7096" w:author="Meryl Etman" w:date="2019-12-16T12:36:00Z"/>
              <w:rtl/>
            </w:rPr>
          </w:rPrChange>
        </w:rPr>
      </w:pPr>
      <w:del w:id="7097" w:author="Meryl Etman" w:date="2019-12-16T12:36:00Z">
        <w:r w:rsidRPr="000748C0" w:rsidDel="005F5E05">
          <w:rPr>
            <w:rtl/>
            <w:rPrChange w:id="7098" w:author="Meryl Etman" w:date="2020-03-25T10:10:00Z">
              <w:rPr>
                <w:rtl/>
              </w:rPr>
            </w:rPrChange>
          </w:rPr>
          <w:tab/>
          <w:delText>1.1.1</w:delText>
        </w:r>
        <w:r w:rsidRPr="000748C0" w:rsidDel="005F5E05">
          <w:rPr>
            <w:rtl/>
            <w:rPrChange w:id="7099" w:author="Meryl Etman" w:date="2020-03-25T10:10:00Z">
              <w:rPr>
                <w:rtl/>
              </w:rPr>
            </w:rPrChange>
          </w:rPr>
          <w:tab/>
          <w:delText>לאחר גמר תכנון סופי ואי</w:delText>
        </w:r>
        <w:r w:rsidR="00406518" w:rsidRPr="000748C0" w:rsidDel="005F5E05">
          <w:rPr>
            <w:rtl/>
            <w:rPrChange w:id="7100" w:author="Meryl Etman" w:date="2020-03-25T10:10:00Z">
              <w:rPr>
                <w:rtl/>
              </w:rPr>
            </w:rPrChange>
          </w:rPr>
          <w:delText>שור בכתב כי כל התוכניות מתואמות</w:delText>
        </w:r>
        <w:r w:rsidRPr="000748C0" w:rsidDel="005F5E05">
          <w:rPr>
            <w:rFonts w:hint="cs"/>
            <w:rtl/>
            <w:rPrChange w:id="7101" w:author="Meryl Etman" w:date="2020-03-25T10:10:00Z">
              <w:rPr>
                <w:rFonts w:hint="cs"/>
                <w:rtl/>
              </w:rPr>
            </w:rPrChange>
          </w:rPr>
          <w:delText xml:space="preserve"> </w:delText>
        </w:r>
        <w:r w:rsidRPr="000748C0" w:rsidDel="005F5E05">
          <w:rPr>
            <w:rFonts w:hint="cs"/>
            <w:u w:val="dotted"/>
            <w:rtl/>
            <w:rPrChange w:id="7102" w:author="Meryl Etman" w:date="2020-03-25T10:10:00Z">
              <w:rPr>
                <w:rFonts w:hint="cs"/>
                <w:u w:val="dotted"/>
                <w:rtl/>
              </w:rPr>
            </w:rPrChange>
          </w:rPr>
          <w:delText xml:space="preserve">               </w:delText>
        </w:r>
        <w:r w:rsidRPr="000748C0" w:rsidDel="005F5E05">
          <w:rPr>
            <w:u w:val="dotted"/>
            <w:rtl/>
            <w:rPrChange w:id="7103" w:author="Meryl Etman" w:date="2020-03-25T10:10:00Z">
              <w:rPr>
                <w:u w:val="dotted"/>
                <w:rtl/>
              </w:rPr>
            </w:rPrChange>
          </w:rPr>
          <w:delText xml:space="preserve"> </w:delText>
        </w:r>
        <w:r w:rsidR="00F00BA3" w:rsidRPr="000748C0" w:rsidDel="005F5E05">
          <w:rPr>
            <w:rFonts w:hint="cs"/>
            <w:u w:val="dotted"/>
            <w:rtl/>
            <w:rPrChange w:id="7104" w:author="Meryl Etman" w:date="2020-03-25T10:10:00Z">
              <w:rPr>
                <w:rFonts w:hint="cs"/>
                <w:u w:val="dotted"/>
                <w:rtl/>
              </w:rPr>
            </w:rPrChange>
          </w:rPr>
          <w:delText xml:space="preserve">    </w:delText>
        </w:r>
        <w:r w:rsidRPr="000748C0" w:rsidDel="005F5E05">
          <w:rPr>
            <w:rtl/>
            <w:rPrChange w:id="7105" w:author="Meryl Etman" w:date="2020-03-25T10:10:00Z">
              <w:rPr>
                <w:rtl/>
              </w:rPr>
            </w:rPrChange>
          </w:rPr>
          <w:delText>35</w:delText>
        </w:r>
        <w:r w:rsidRPr="000748C0" w:rsidDel="005F5E05">
          <w:rPr>
            <w:rFonts w:hint="cs"/>
            <w:rtl/>
            <w:rPrChange w:id="7106" w:author="Meryl Etman" w:date="2020-03-25T10:10:00Z">
              <w:rPr>
                <w:rFonts w:hint="cs"/>
                <w:rtl/>
              </w:rPr>
            </w:rPrChange>
          </w:rPr>
          <w:delText>%</w:delText>
        </w:r>
        <w:r w:rsidRPr="000748C0" w:rsidDel="005F5E05">
          <w:rPr>
            <w:rtl/>
            <w:rPrChange w:id="7107" w:author="Meryl Etman" w:date="2020-03-25T10:10:00Z">
              <w:rPr>
                <w:rtl/>
              </w:rPr>
            </w:rPrChange>
          </w:rPr>
          <w:tab/>
        </w:r>
        <w:r w:rsidRPr="000748C0" w:rsidDel="005F5E05">
          <w:rPr>
            <w:rtl/>
            <w:rPrChange w:id="7108" w:author="Meryl Etman" w:date="2020-03-25T10:10:00Z">
              <w:rPr>
                <w:rtl/>
              </w:rPr>
            </w:rPrChange>
          </w:rPr>
          <w:tab/>
        </w:r>
        <w:r w:rsidRPr="000748C0" w:rsidDel="005F5E05">
          <w:rPr>
            <w:rtl/>
            <w:rPrChange w:id="7109" w:author="Meryl Etman" w:date="2020-03-25T10:10:00Z">
              <w:rPr>
                <w:rtl/>
              </w:rPr>
            </w:rPrChange>
          </w:rPr>
          <w:tab/>
        </w:r>
        <w:r w:rsidRPr="000748C0" w:rsidDel="005F5E05">
          <w:rPr>
            <w:rtl/>
            <w:rPrChange w:id="7110" w:author="Meryl Etman" w:date="2020-03-25T10:10:00Z">
              <w:rPr>
                <w:rtl/>
              </w:rPr>
            </w:rPrChange>
          </w:rPr>
          <w:tab/>
        </w:r>
        <w:r w:rsidRPr="000748C0" w:rsidDel="005F5E05">
          <w:rPr>
            <w:rtl/>
            <w:rPrChange w:id="7111" w:author="Meryl Etman" w:date="2020-03-25T10:10:00Z">
              <w:rPr>
                <w:rtl/>
              </w:rPr>
            </w:rPrChange>
          </w:rPr>
          <w:tab/>
        </w:r>
        <w:r w:rsidRPr="000748C0" w:rsidDel="005F5E05">
          <w:rPr>
            <w:rtl/>
            <w:rPrChange w:id="7112" w:author="Meryl Etman" w:date="2020-03-25T10:10:00Z">
              <w:rPr>
                <w:rtl/>
              </w:rPr>
            </w:rPrChange>
          </w:rPr>
          <w:tab/>
        </w:r>
        <w:r w:rsidRPr="000748C0" w:rsidDel="005F5E05">
          <w:rPr>
            <w:rtl/>
            <w:rPrChange w:id="7113" w:author="Meryl Etman" w:date="2020-03-25T10:10:00Z">
              <w:rPr>
                <w:rtl/>
              </w:rPr>
            </w:rPrChange>
          </w:rPr>
          <w:tab/>
        </w:r>
        <w:r w:rsidRPr="000748C0" w:rsidDel="005F5E05">
          <w:rPr>
            <w:rtl/>
            <w:rPrChange w:id="7114" w:author="Meryl Etman" w:date="2020-03-25T10:10:00Z">
              <w:rPr>
                <w:rtl/>
              </w:rPr>
            </w:rPrChange>
          </w:rPr>
          <w:tab/>
        </w:r>
        <w:r w:rsidRPr="000748C0" w:rsidDel="005F5E05">
          <w:rPr>
            <w:rtl/>
            <w:rPrChange w:id="7115" w:author="Meryl Etman" w:date="2020-03-25T10:10:00Z">
              <w:rPr>
                <w:rtl/>
              </w:rPr>
            </w:rPrChange>
          </w:rPr>
          <w:tab/>
        </w:r>
      </w:del>
    </w:p>
    <w:p w14:paraId="5EB1BBFD" w14:textId="6E12A08D" w:rsidR="00EB5A81" w:rsidRPr="000748C0" w:rsidDel="005F5E05" w:rsidRDefault="00EB5A81" w:rsidP="00406518">
      <w:pPr>
        <w:pStyle w:val="af8"/>
        <w:rPr>
          <w:del w:id="7116" w:author="Meryl Etman" w:date="2019-12-16T12:36:00Z"/>
          <w:rtl/>
          <w:rPrChange w:id="7117" w:author="Meryl Etman" w:date="2020-03-25T10:10:00Z">
            <w:rPr>
              <w:del w:id="7118" w:author="Meryl Etman" w:date="2019-12-16T12:36:00Z"/>
              <w:rtl/>
            </w:rPr>
          </w:rPrChange>
        </w:rPr>
      </w:pPr>
      <w:del w:id="7119" w:author="Meryl Etman" w:date="2019-12-16T12:36:00Z">
        <w:r w:rsidRPr="000748C0" w:rsidDel="005F5E05">
          <w:rPr>
            <w:rtl/>
            <w:rPrChange w:id="7120" w:author="Meryl Etman" w:date="2020-03-25T10:10:00Z">
              <w:rPr>
                <w:rtl/>
              </w:rPr>
            </w:rPrChange>
          </w:rPr>
          <w:tab/>
          <w:delText>1.1.2</w:delText>
        </w:r>
        <w:r w:rsidRPr="000748C0" w:rsidDel="005F5E05">
          <w:rPr>
            <w:rtl/>
            <w:rPrChange w:id="7121" w:author="Meryl Etman" w:date="2020-03-25T10:10:00Z">
              <w:rPr>
                <w:rtl/>
              </w:rPr>
            </w:rPrChange>
          </w:rPr>
          <w:tab/>
          <w:delText xml:space="preserve">לאחר קבלת היתר בניה </w:delText>
        </w:r>
        <w:r w:rsidR="00406518" w:rsidRPr="000748C0" w:rsidDel="005F5E05">
          <w:rPr>
            <w:rFonts w:hint="cs"/>
            <w:u w:val="dotted"/>
            <w:rtl/>
            <w:rPrChange w:id="7122" w:author="Meryl Etman" w:date="2020-03-25T10:10:00Z">
              <w:rPr>
                <w:rFonts w:hint="cs"/>
                <w:u w:val="dotted"/>
                <w:rtl/>
              </w:rPr>
            </w:rPrChange>
          </w:rPr>
          <w:delText xml:space="preserve">  </w:delText>
        </w:r>
        <w:r w:rsidRPr="000748C0" w:rsidDel="005F5E05">
          <w:rPr>
            <w:rtl/>
            <w:rPrChange w:id="7123" w:author="Meryl Etman" w:date="2020-03-25T10:10:00Z">
              <w:rPr>
                <w:rtl/>
              </w:rPr>
            </w:rPrChange>
          </w:rPr>
          <w:tab/>
        </w:r>
        <w:r w:rsidRPr="000748C0" w:rsidDel="005F5E05">
          <w:rPr>
            <w:rFonts w:hint="cs"/>
            <w:u w:val="dotted"/>
            <w:rtl/>
            <w:rPrChange w:id="7124" w:author="Meryl Etman" w:date="2020-03-25T10:10:00Z">
              <w:rPr>
                <w:rFonts w:hint="cs"/>
                <w:u w:val="dotted"/>
                <w:rtl/>
              </w:rPr>
            </w:rPrChange>
          </w:rPr>
          <w:delText xml:space="preserve">                                              </w:delText>
        </w:r>
        <w:r w:rsidRPr="000748C0" w:rsidDel="005F5E05">
          <w:rPr>
            <w:u w:val="dotted"/>
            <w:rtl/>
            <w:rPrChange w:id="7125" w:author="Meryl Etman" w:date="2020-03-25T10:10:00Z">
              <w:rPr>
                <w:u w:val="dotted"/>
                <w:rtl/>
              </w:rPr>
            </w:rPrChange>
          </w:rPr>
          <w:tab/>
        </w:r>
        <w:r w:rsidR="00F00BA3" w:rsidRPr="000748C0" w:rsidDel="005F5E05">
          <w:rPr>
            <w:rFonts w:hint="cs"/>
            <w:u w:val="dotted"/>
            <w:rtl/>
            <w:rPrChange w:id="7126" w:author="Meryl Etman" w:date="2020-03-25T10:10:00Z">
              <w:rPr>
                <w:rFonts w:hint="cs"/>
                <w:u w:val="dotted"/>
                <w:rtl/>
              </w:rPr>
            </w:rPrChange>
          </w:rPr>
          <w:delText xml:space="preserve">            </w:delText>
        </w:r>
        <w:r w:rsidRPr="000748C0" w:rsidDel="005F5E05">
          <w:rPr>
            <w:u w:val="dotted"/>
            <w:rtl/>
            <w:rPrChange w:id="7127" w:author="Meryl Etman" w:date="2020-03-25T10:10:00Z">
              <w:rPr>
                <w:u w:val="dotted"/>
                <w:rtl/>
              </w:rPr>
            </w:rPrChange>
          </w:rPr>
          <w:tab/>
        </w:r>
        <w:r w:rsidR="00406518" w:rsidRPr="000748C0" w:rsidDel="005F5E05">
          <w:rPr>
            <w:rFonts w:hint="cs"/>
            <w:u w:val="dotted"/>
            <w:rtl/>
            <w:rPrChange w:id="7128" w:author="Meryl Etman" w:date="2020-03-25T10:10:00Z">
              <w:rPr>
                <w:rFonts w:hint="cs"/>
                <w:u w:val="dotted"/>
                <w:rtl/>
              </w:rPr>
            </w:rPrChange>
          </w:rPr>
          <w:delText xml:space="preserve">         </w:delText>
        </w:r>
        <w:r w:rsidR="00F00BA3" w:rsidRPr="000748C0" w:rsidDel="005F5E05">
          <w:rPr>
            <w:rFonts w:hint="cs"/>
            <w:u w:val="dotted"/>
            <w:rtl/>
            <w:rPrChange w:id="7129" w:author="Meryl Etman" w:date="2020-03-25T10:10:00Z">
              <w:rPr>
                <w:rFonts w:hint="cs"/>
                <w:u w:val="dotted"/>
                <w:rtl/>
              </w:rPr>
            </w:rPrChange>
          </w:rPr>
          <w:delText xml:space="preserve">    </w:delText>
        </w:r>
        <w:r w:rsidRPr="000748C0" w:rsidDel="005F5E05">
          <w:rPr>
            <w:rtl/>
            <w:rPrChange w:id="7130" w:author="Meryl Etman" w:date="2020-03-25T10:10:00Z">
              <w:rPr>
                <w:rtl/>
              </w:rPr>
            </w:rPrChange>
          </w:rPr>
          <w:delText>15%</w:delText>
        </w:r>
      </w:del>
    </w:p>
    <w:p w14:paraId="6385CB40" w14:textId="3ED28D94" w:rsidR="00EB5A81" w:rsidRPr="000748C0" w:rsidRDefault="00EB5A81" w:rsidP="005F5E05">
      <w:pPr>
        <w:pStyle w:val="af8"/>
        <w:rPr>
          <w:rtl/>
          <w:rPrChange w:id="7131" w:author="Meryl Etman" w:date="2020-03-25T10:10:00Z">
            <w:rPr>
              <w:rtl/>
            </w:rPr>
          </w:rPrChange>
        </w:rPr>
      </w:pPr>
      <w:del w:id="7132" w:author="Meryl Etman" w:date="2019-12-16T12:36:00Z">
        <w:r w:rsidRPr="000748C0" w:rsidDel="005F5E05">
          <w:rPr>
            <w:rtl/>
            <w:rPrChange w:id="7133" w:author="Meryl Etman" w:date="2020-03-25T10:10:00Z">
              <w:rPr>
                <w:rtl/>
              </w:rPr>
            </w:rPrChange>
          </w:rPr>
          <w:tab/>
          <w:delText>1.1.</w:delText>
        </w:r>
        <w:r w:rsidR="00F00BA3" w:rsidRPr="000748C0" w:rsidDel="005F5E05">
          <w:rPr>
            <w:rtl/>
            <w:rPrChange w:id="7134" w:author="Meryl Etman" w:date="2020-03-25T10:10:00Z">
              <w:rPr>
                <w:rtl/>
              </w:rPr>
            </w:rPrChange>
          </w:rPr>
          <w:delText>3</w:delText>
        </w:r>
        <w:r w:rsidR="00F00BA3" w:rsidRPr="000748C0" w:rsidDel="005F5E05">
          <w:rPr>
            <w:rtl/>
            <w:rPrChange w:id="7135" w:author="Meryl Etman" w:date="2020-03-25T10:10:00Z">
              <w:rPr>
                <w:rtl/>
              </w:rPr>
            </w:rPrChange>
          </w:rPr>
          <w:tab/>
          <w:delText>לאחר גמר תכנון מפורט לביצוע</w:delText>
        </w:r>
        <w:r w:rsidR="00F00BA3" w:rsidRPr="000748C0" w:rsidDel="005F5E05">
          <w:rPr>
            <w:u w:val="dotted"/>
            <w:rtl/>
            <w:rPrChange w:id="7136" w:author="Meryl Etman" w:date="2020-03-25T10:10:00Z">
              <w:rPr>
                <w:u w:val="dotted"/>
                <w:rtl/>
              </w:rPr>
            </w:rPrChange>
          </w:rPr>
          <w:delText xml:space="preserve"> </w:delText>
        </w:r>
        <w:r w:rsidR="00F00BA3" w:rsidRPr="000748C0" w:rsidDel="005F5E05">
          <w:rPr>
            <w:rFonts w:hint="cs"/>
            <w:u w:val="dotted"/>
            <w:rtl/>
            <w:rPrChange w:id="7137" w:author="Meryl Etman" w:date="2020-03-25T10:10:00Z">
              <w:rPr>
                <w:rFonts w:hint="cs"/>
                <w:u w:val="dotted"/>
                <w:rtl/>
              </w:rPr>
            </w:rPrChange>
          </w:rPr>
          <w:delText xml:space="preserve">  </w:delText>
        </w:r>
        <w:r w:rsidRPr="000748C0" w:rsidDel="005F5E05">
          <w:rPr>
            <w:u w:val="dotted"/>
            <w:rtl/>
            <w:rPrChange w:id="7138" w:author="Meryl Etman" w:date="2020-03-25T10:10:00Z">
              <w:rPr>
                <w:u w:val="dotted"/>
                <w:rtl/>
              </w:rPr>
            </w:rPrChange>
          </w:rPr>
          <w:tab/>
        </w:r>
        <w:r w:rsidRPr="000748C0" w:rsidDel="005F5E05">
          <w:rPr>
            <w:rFonts w:hint="cs"/>
            <w:u w:val="dotted"/>
            <w:rtl/>
            <w:rPrChange w:id="7139" w:author="Meryl Etman" w:date="2020-03-25T10:10:00Z">
              <w:rPr>
                <w:rFonts w:hint="cs"/>
                <w:u w:val="dotted"/>
                <w:rtl/>
              </w:rPr>
            </w:rPrChange>
          </w:rPr>
          <w:delText xml:space="preserve">                                          </w:delText>
        </w:r>
        <w:r w:rsidRPr="000748C0" w:rsidDel="005F5E05">
          <w:rPr>
            <w:u w:val="dotted"/>
            <w:rtl/>
            <w:rPrChange w:id="7140" w:author="Meryl Etman" w:date="2020-03-25T10:10:00Z">
              <w:rPr>
                <w:u w:val="dotted"/>
                <w:rtl/>
              </w:rPr>
            </w:rPrChange>
          </w:rPr>
          <w:tab/>
        </w:r>
        <w:r w:rsidR="00F00BA3" w:rsidRPr="000748C0" w:rsidDel="005F5E05">
          <w:rPr>
            <w:rFonts w:hint="cs"/>
            <w:u w:val="dotted"/>
            <w:rtl/>
            <w:rPrChange w:id="7141" w:author="Meryl Etman" w:date="2020-03-25T10:10:00Z">
              <w:rPr>
                <w:rFonts w:hint="cs"/>
                <w:u w:val="dotted"/>
                <w:rtl/>
              </w:rPr>
            </w:rPrChange>
          </w:rPr>
          <w:delText xml:space="preserve">             </w:delText>
        </w:r>
        <w:r w:rsidRPr="000748C0" w:rsidDel="005F5E05">
          <w:rPr>
            <w:rtl/>
            <w:rPrChange w:id="7142" w:author="Meryl Etman" w:date="2020-03-25T10:10:00Z">
              <w:rPr>
                <w:rtl/>
              </w:rPr>
            </w:rPrChange>
          </w:rPr>
          <w:delText>50%</w:delText>
        </w:r>
      </w:del>
      <w:ins w:id="7143" w:author="Meryl Etman" w:date="2019-12-16T12:36:00Z">
        <w:r w:rsidR="005F5E05" w:rsidRPr="000748C0">
          <w:rPr>
            <w:rFonts w:hint="cs"/>
            <w:rtl/>
            <w:rPrChange w:id="7144" w:author="Meryl Etman" w:date="2020-03-25T10:10:00Z">
              <w:rPr>
                <w:rFonts w:hint="cs"/>
                <w:rtl/>
              </w:rPr>
            </w:rPrChange>
          </w:rPr>
          <w:t>מבוטל</w:t>
        </w:r>
      </w:ins>
    </w:p>
    <w:p w14:paraId="1ED33722" w14:textId="77777777" w:rsidR="00EB5A81" w:rsidRPr="000748C0" w:rsidRDefault="00EB5A81" w:rsidP="00EB5A81">
      <w:pPr>
        <w:pStyle w:val="af8"/>
        <w:rPr>
          <w:rtl/>
          <w:rPrChange w:id="7145" w:author="Meryl Etman" w:date="2020-03-25T10:10:00Z">
            <w:rPr>
              <w:rtl/>
            </w:rPr>
          </w:rPrChange>
        </w:rPr>
      </w:pPr>
    </w:p>
    <w:p w14:paraId="27F6E7DF" w14:textId="77777777" w:rsidR="00EB5A81" w:rsidRPr="000748C0" w:rsidRDefault="00EB5A81" w:rsidP="00EB5A81">
      <w:pPr>
        <w:pStyle w:val="af8"/>
        <w:rPr>
          <w:rtl/>
          <w:rPrChange w:id="7146" w:author="Meryl Etman" w:date="2020-03-25T10:10:00Z">
            <w:rPr>
              <w:rtl/>
            </w:rPr>
          </w:rPrChange>
        </w:rPr>
      </w:pPr>
      <w:r w:rsidRPr="000748C0">
        <w:rPr>
          <w:rtl/>
          <w:rPrChange w:id="7147" w:author="Meryl Etman" w:date="2020-03-25T10:10:00Z">
            <w:rPr>
              <w:rtl/>
            </w:rPr>
          </w:rPrChange>
        </w:rPr>
        <w:t>1.2</w:t>
      </w:r>
      <w:r w:rsidRPr="000748C0">
        <w:rPr>
          <w:rtl/>
          <w:rPrChange w:id="7148" w:author="Meryl Etman" w:date="2020-03-25T10:10:00Z">
            <w:rPr>
              <w:rtl/>
            </w:rPr>
          </w:rPrChange>
        </w:rPr>
        <w:tab/>
        <w:t>לשירותי המפקח לפי סעיף 1.2 בנספח ה':</w:t>
      </w:r>
    </w:p>
    <w:p w14:paraId="462A2BA8" w14:textId="77777777" w:rsidR="00EB5A81" w:rsidRPr="000748C0" w:rsidRDefault="00EB5A81" w:rsidP="00EB5A81">
      <w:pPr>
        <w:pStyle w:val="af8"/>
        <w:rPr>
          <w:rtl/>
          <w:rPrChange w:id="7149" w:author="Meryl Etman" w:date="2020-03-25T10:10:00Z">
            <w:rPr>
              <w:rtl/>
            </w:rPr>
          </w:rPrChange>
        </w:rPr>
      </w:pPr>
      <w:r w:rsidRPr="000748C0">
        <w:rPr>
          <w:rtl/>
          <w:rPrChange w:id="7150" w:author="Meryl Etman" w:date="2020-03-25T10:10:00Z">
            <w:rPr>
              <w:rtl/>
            </w:rPr>
          </w:rPrChange>
        </w:rPr>
        <w:tab/>
      </w:r>
    </w:p>
    <w:p w14:paraId="5AD9971C" w14:textId="4B7A52E8" w:rsidR="00EB5A81" w:rsidRPr="000748C0" w:rsidRDefault="00EB5A81" w:rsidP="00627840">
      <w:pPr>
        <w:pStyle w:val="af8"/>
        <w:ind w:right="-426"/>
        <w:rPr>
          <w:rtl/>
          <w:rPrChange w:id="7151" w:author="Meryl Etman" w:date="2020-03-25T10:10:00Z">
            <w:rPr>
              <w:rtl/>
            </w:rPr>
          </w:rPrChange>
        </w:rPr>
      </w:pPr>
      <w:r w:rsidRPr="000748C0">
        <w:rPr>
          <w:rtl/>
          <w:rPrChange w:id="7152" w:author="Meryl Etman" w:date="2020-03-25T10:10:00Z">
            <w:rPr>
              <w:rtl/>
            </w:rPr>
          </w:rPrChange>
        </w:rPr>
        <w:tab/>
        <w:t>1.2.</w:t>
      </w:r>
      <w:r w:rsidRPr="000748C0">
        <w:rPr>
          <w:rFonts w:hint="cs"/>
          <w:rtl/>
          <w:rPrChange w:id="7153" w:author="Meryl Etman" w:date="2020-03-25T10:10:00Z">
            <w:rPr>
              <w:rFonts w:hint="cs"/>
              <w:rtl/>
            </w:rPr>
          </w:rPrChange>
        </w:rPr>
        <w:t>1</w:t>
      </w:r>
      <w:r w:rsidRPr="000748C0">
        <w:rPr>
          <w:rtl/>
          <w:rPrChange w:id="7154" w:author="Meryl Etman" w:date="2020-03-25T10:10:00Z">
            <w:rPr>
              <w:rtl/>
            </w:rPr>
          </w:rPrChange>
        </w:rPr>
        <w:tab/>
      </w:r>
      <w:del w:id="7155" w:author="Meryl Etman" w:date="2020-03-01T17:02:00Z">
        <w:r w:rsidRPr="000748C0" w:rsidDel="00627840">
          <w:rPr>
            <w:rtl/>
            <w:rPrChange w:id="7156" w:author="Meryl Etman" w:date="2020-03-25T10:10:00Z">
              <w:rPr>
                <w:rtl/>
              </w:rPr>
            </w:rPrChange>
          </w:rPr>
          <w:delText xml:space="preserve">בהתאם לאחוז התקדמות העבודה עפ"י </w:delText>
        </w:r>
        <w:r w:rsidR="00F00BA3" w:rsidRPr="000748C0" w:rsidDel="00627840">
          <w:rPr>
            <w:rtl/>
            <w:rPrChange w:id="7157" w:author="Meryl Etman" w:date="2020-03-25T10:10:00Z">
              <w:rPr>
                <w:rtl/>
              </w:rPr>
            </w:rPrChange>
          </w:rPr>
          <w:delText>ח-ן הקבלנים שיאושרו ע"י המזמין</w:delText>
        </w:r>
      </w:del>
      <w:ins w:id="7158" w:author="Meryl Etman" w:date="2020-03-01T17:02:00Z">
        <w:r w:rsidR="00627840" w:rsidRPr="000748C0">
          <w:rPr>
            <w:rFonts w:hint="cs"/>
            <w:rtl/>
            <w:rPrChange w:id="7159" w:author="Meryl Etman" w:date="2020-03-25T10:10:00Z">
              <w:rPr>
                <w:rFonts w:hint="cs"/>
                <w:rtl/>
              </w:rPr>
            </w:rPrChange>
          </w:rPr>
          <w:t>בתשלומים חודשיים קבועים לפי שלב הביצוע</w:t>
        </w:r>
      </w:ins>
      <w:ins w:id="7160" w:author="Meryl Etman" w:date="2019-12-18T10:14:00Z">
        <w:r w:rsidR="00C90629" w:rsidRPr="000748C0">
          <w:rPr>
            <w:rFonts w:hint="cs"/>
            <w:rtl/>
            <w:rPrChange w:id="7161" w:author="Meryl Etman" w:date="2020-03-25T10:10:00Z">
              <w:rPr>
                <w:rFonts w:hint="cs"/>
                <w:rtl/>
              </w:rPr>
            </w:rPrChange>
          </w:rPr>
          <w:t xml:space="preserve">, או פריסה אחרת ככל שתסוכם בין הצדדים  </w:t>
        </w:r>
      </w:ins>
      <w:ins w:id="7162" w:author="Meryl Etman" w:date="2019-12-18T10:15:00Z">
        <w:r w:rsidR="00C90629" w:rsidRPr="000748C0">
          <w:rPr>
            <w:rFonts w:hint="cs"/>
            <w:rtl/>
            <w:rPrChange w:id="7163" w:author="Meryl Etman" w:date="2020-03-25T10:10:00Z">
              <w:rPr>
                <w:rFonts w:hint="cs"/>
                <w:rtl/>
              </w:rPr>
            </w:rPrChange>
          </w:rPr>
          <w:t>..............................................</w:t>
        </w:r>
      </w:ins>
      <w:ins w:id="7164" w:author="Meryl Etman" w:date="2019-12-18T10:16:00Z">
        <w:r w:rsidR="00C90629" w:rsidRPr="000748C0">
          <w:rPr>
            <w:rFonts w:hint="cs"/>
            <w:rtl/>
            <w:rPrChange w:id="7165" w:author="Meryl Etman" w:date="2020-03-25T10:10:00Z">
              <w:rPr>
                <w:rFonts w:hint="cs"/>
                <w:rtl/>
              </w:rPr>
            </w:rPrChange>
          </w:rPr>
          <w:t>................</w:t>
        </w:r>
      </w:ins>
      <w:del w:id="7166" w:author="Meryl Etman" w:date="2019-12-18T10:14:00Z">
        <w:r w:rsidR="00F00BA3" w:rsidRPr="000748C0" w:rsidDel="00C90629">
          <w:rPr>
            <w:rFonts w:hint="cs"/>
            <w:rtl/>
            <w:rPrChange w:id="7167" w:author="Meryl Etman" w:date="2020-03-25T10:10:00Z">
              <w:rPr>
                <w:rFonts w:hint="cs"/>
                <w:rtl/>
              </w:rPr>
            </w:rPrChange>
          </w:rPr>
          <w:delText xml:space="preserve"> </w:delText>
        </w:r>
      </w:del>
      <w:del w:id="7168" w:author="Meryl Etman" w:date="2019-12-18T10:15:00Z">
        <w:r w:rsidR="00F00BA3" w:rsidRPr="000748C0" w:rsidDel="00C90629">
          <w:rPr>
            <w:rFonts w:hint="cs"/>
            <w:u w:val="dotted"/>
            <w:rtl/>
            <w:rPrChange w:id="7169" w:author="Meryl Etman" w:date="2020-03-25T10:10:00Z">
              <w:rPr>
                <w:rFonts w:hint="cs"/>
                <w:u w:val="dotted"/>
                <w:rtl/>
              </w:rPr>
            </w:rPrChange>
          </w:rPr>
          <w:delText xml:space="preserve"> </w:delText>
        </w:r>
      </w:del>
      <w:r w:rsidR="00F00BA3" w:rsidRPr="000748C0">
        <w:rPr>
          <w:rFonts w:hint="cs"/>
          <w:u w:val="dotted"/>
          <w:rtl/>
          <w:rPrChange w:id="7170" w:author="Meryl Etman" w:date="2020-03-25T10:10:00Z">
            <w:rPr>
              <w:rFonts w:hint="cs"/>
              <w:u w:val="dotted"/>
              <w:rtl/>
            </w:rPr>
          </w:rPrChange>
        </w:rPr>
        <w:t xml:space="preserve">  </w:t>
      </w:r>
      <w:r w:rsidR="00F00BA3" w:rsidRPr="000748C0">
        <w:rPr>
          <w:rFonts w:hint="cs"/>
          <w:rtl/>
          <w:rPrChange w:id="7171" w:author="Meryl Etman" w:date="2020-03-25T10:10:00Z">
            <w:rPr>
              <w:rFonts w:hint="cs"/>
              <w:rtl/>
            </w:rPr>
          </w:rPrChange>
        </w:rPr>
        <w:t>1</w:t>
      </w:r>
      <w:r w:rsidRPr="000748C0">
        <w:rPr>
          <w:rFonts w:hint="cs"/>
          <w:rtl/>
          <w:rPrChange w:id="7172" w:author="Meryl Etman" w:date="2020-03-25T10:10:00Z">
            <w:rPr>
              <w:rFonts w:hint="cs"/>
              <w:rtl/>
            </w:rPr>
          </w:rPrChange>
        </w:rPr>
        <w:t>00</w:t>
      </w:r>
      <w:r w:rsidRPr="000748C0">
        <w:rPr>
          <w:rtl/>
          <w:rPrChange w:id="7173" w:author="Meryl Etman" w:date="2020-03-25T10:10:00Z">
            <w:rPr>
              <w:rtl/>
            </w:rPr>
          </w:rPrChange>
        </w:rPr>
        <w:t>%</w:t>
      </w:r>
    </w:p>
    <w:p w14:paraId="6886E729" w14:textId="77777777" w:rsidR="00EB5A81" w:rsidRPr="000748C0" w:rsidRDefault="00EB5A81" w:rsidP="00EB5A81">
      <w:pPr>
        <w:pStyle w:val="af8"/>
        <w:rPr>
          <w:rtl/>
          <w:rPrChange w:id="7174" w:author="Meryl Etman" w:date="2020-03-25T10:10:00Z">
            <w:rPr>
              <w:rtl/>
            </w:rPr>
          </w:rPrChange>
        </w:rPr>
      </w:pPr>
    </w:p>
    <w:p w14:paraId="1A5EEF81" w14:textId="77777777" w:rsidR="00EB5A81" w:rsidRPr="000748C0" w:rsidRDefault="00EB5A81" w:rsidP="00EB5A81">
      <w:pPr>
        <w:pStyle w:val="af8"/>
        <w:rPr>
          <w:rtl/>
          <w:rPrChange w:id="7175" w:author="Meryl Etman" w:date="2020-03-25T10:10:00Z">
            <w:rPr>
              <w:rtl/>
            </w:rPr>
          </w:rPrChange>
        </w:rPr>
      </w:pPr>
      <w:r w:rsidRPr="000748C0">
        <w:rPr>
          <w:rtl/>
          <w:rPrChange w:id="7176" w:author="Meryl Etman" w:date="2020-03-25T10:10:00Z">
            <w:rPr>
              <w:rtl/>
            </w:rPr>
          </w:rPrChange>
        </w:rPr>
        <w:t>1.3</w:t>
      </w:r>
      <w:r w:rsidRPr="000748C0">
        <w:rPr>
          <w:rtl/>
          <w:rPrChange w:id="7177" w:author="Meryl Etman" w:date="2020-03-25T10:10:00Z">
            <w:rPr>
              <w:rtl/>
            </w:rPr>
          </w:rPrChange>
        </w:rPr>
        <w:tab/>
        <w:t>לשירותי המפקח לפי סעיף 1.</w:t>
      </w:r>
      <w:r w:rsidRPr="000748C0">
        <w:rPr>
          <w:rFonts w:hint="cs"/>
          <w:rtl/>
          <w:rPrChange w:id="7178" w:author="Meryl Etman" w:date="2020-03-25T10:10:00Z">
            <w:rPr>
              <w:rFonts w:hint="cs"/>
              <w:rtl/>
            </w:rPr>
          </w:rPrChange>
        </w:rPr>
        <w:t>3</w:t>
      </w:r>
      <w:r w:rsidRPr="000748C0">
        <w:rPr>
          <w:rtl/>
          <w:rPrChange w:id="7179" w:author="Meryl Etman" w:date="2020-03-25T10:10:00Z">
            <w:rPr>
              <w:rtl/>
            </w:rPr>
          </w:rPrChange>
        </w:rPr>
        <w:t xml:space="preserve"> בנספח ה':</w:t>
      </w:r>
    </w:p>
    <w:p w14:paraId="4716F903" w14:textId="7AE506C3" w:rsidR="00EB5A81" w:rsidRPr="000748C0" w:rsidRDefault="00EB5A81" w:rsidP="00C90629">
      <w:pPr>
        <w:pStyle w:val="af8"/>
        <w:ind w:right="-567"/>
        <w:rPr>
          <w:rtl/>
          <w:rPrChange w:id="7180" w:author="Meryl Etman" w:date="2020-03-25T10:10:00Z">
            <w:rPr>
              <w:rtl/>
            </w:rPr>
          </w:rPrChange>
        </w:rPr>
      </w:pPr>
      <w:r w:rsidRPr="000748C0">
        <w:rPr>
          <w:rtl/>
          <w:rPrChange w:id="7181" w:author="Meryl Etman" w:date="2020-03-25T10:10:00Z">
            <w:rPr>
              <w:rtl/>
            </w:rPr>
          </w:rPrChange>
        </w:rPr>
        <w:tab/>
        <w:t>1.3.1</w:t>
      </w:r>
      <w:r w:rsidRPr="000748C0">
        <w:rPr>
          <w:rtl/>
          <w:rPrChange w:id="7182" w:author="Meryl Etman" w:date="2020-03-25T10:10:00Z">
            <w:rPr>
              <w:rtl/>
            </w:rPr>
          </w:rPrChange>
        </w:rPr>
        <w:tab/>
        <w:t xml:space="preserve">בהתאם לאחוז התקדמות העבודה </w:t>
      </w:r>
      <w:del w:id="7183" w:author="Meryl Etman" w:date="2019-12-18T10:15:00Z">
        <w:r w:rsidRPr="000748C0" w:rsidDel="00C90629">
          <w:rPr>
            <w:rtl/>
            <w:rPrChange w:id="7184" w:author="Meryl Etman" w:date="2020-03-25T10:10:00Z">
              <w:rPr>
                <w:rtl/>
              </w:rPr>
            </w:rPrChange>
          </w:rPr>
          <w:delText>עפ"י ח-ן</w:delText>
        </w:r>
        <w:r w:rsidR="00F00BA3" w:rsidRPr="000748C0" w:rsidDel="00C90629">
          <w:rPr>
            <w:rFonts w:hint="cs"/>
            <w:rtl/>
            <w:rPrChange w:id="7185" w:author="Meryl Etman" w:date="2020-03-25T10:10:00Z">
              <w:rPr>
                <w:rFonts w:hint="cs"/>
                <w:rtl/>
              </w:rPr>
            </w:rPrChange>
          </w:rPr>
          <w:delText xml:space="preserve"> </w:delText>
        </w:r>
        <w:r w:rsidR="00F00BA3" w:rsidRPr="000748C0" w:rsidDel="00C90629">
          <w:rPr>
            <w:rtl/>
            <w:rPrChange w:id="7186" w:author="Meryl Etman" w:date="2020-03-25T10:10:00Z">
              <w:rPr>
                <w:rtl/>
              </w:rPr>
            </w:rPrChange>
          </w:rPr>
          <w:delText>הקבלנים</w:delText>
        </w:r>
      </w:del>
      <w:ins w:id="7187" w:author="Meryl Etman" w:date="2019-12-18T10:15:00Z">
        <w:r w:rsidR="00C90629" w:rsidRPr="000748C0">
          <w:rPr>
            <w:rFonts w:hint="cs"/>
            <w:rtl/>
            <w:rPrChange w:id="7188" w:author="Meryl Etman" w:date="2020-03-25T10:10:00Z">
              <w:rPr>
                <w:rFonts w:hint="cs"/>
                <w:rtl/>
              </w:rPr>
            </w:rPrChange>
          </w:rPr>
          <w:t>כפי</w:t>
        </w:r>
      </w:ins>
      <w:r w:rsidR="00F00BA3" w:rsidRPr="000748C0">
        <w:rPr>
          <w:rtl/>
          <w:rPrChange w:id="7189" w:author="Meryl Etman" w:date="2020-03-25T10:10:00Z">
            <w:rPr>
              <w:rtl/>
            </w:rPr>
          </w:rPrChange>
        </w:rPr>
        <w:t xml:space="preserve"> שיאושרו ע"י המזמין</w:t>
      </w:r>
      <w:ins w:id="7190" w:author="Meryl Etman" w:date="2019-12-18T10:16:00Z">
        <w:r w:rsidR="00C90629" w:rsidRPr="000748C0">
          <w:rPr>
            <w:rFonts w:hint="cs"/>
            <w:rtl/>
            <w:rPrChange w:id="7191" w:author="Meryl Etman" w:date="2020-03-25T10:10:00Z">
              <w:rPr>
                <w:rFonts w:hint="cs"/>
                <w:rtl/>
              </w:rPr>
            </w:rPrChange>
          </w:rPr>
          <w:t>.....................</w:t>
        </w:r>
      </w:ins>
      <w:r w:rsidR="00F00BA3" w:rsidRPr="000748C0">
        <w:rPr>
          <w:rFonts w:hint="cs"/>
          <w:rtl/>
          <w:rPrChange w:id="7192" w:author="Meryl Etman" w:date="2020-03-25T10:10:00Z">
            <w:rPr>
              <w:rFonts w:hint="cs"/>
              <w:rtl/>
            </w:rPr>
          </w:rPrChange>
        </w:rPr>
        <w:t xml:space="preserve"> </w:t>
      </w:r>
      <w:r w:rsidR="00F00BA3" w:rsidRPr="000748C0">
        <w:rPr>
          <w:rFonts w:hint="cs"/>
          <w:u w:val="dotted"/>
          <w:rtl/>
          <w:rPrChange w:id="7193" w:author="Meryl Etman" w:date="2020-03-25T10:10:00Z">
            <w:rPr>
              <w:rFonts w:hint="cs"/>
              <w:u w:val="dotted"/>
              <w:rtl/>
            </w:rPr>
          </w:rPrChange>
        </w:rPr>
        <w:t xml:space="preserve">   </w:t>
      </w:r>
      <w:r w:rsidR="00F00BA3" w:rsidRPr="000748C0">
        <w:rPr>
          <w:rFonts w:hint="cs"/>
          <w:rtl/>
          <w:rPrChange w:id="7194" w:author="Meryl Etman" w:date="2020-03-25T10:10:00Z">
            <w:rPr>
              <w:rFonts w:hint="cs"/>
              <w:rtl/>
            </w:rPr>
          </w:rPrChange>
        </w:rPr>
        <w:t>100%</w:t>
      </w:r>
      <w:r w:rsidRPr="000748C0">
        <w:rPr>
          <w:rFonts w:hint="cs"/>
          <w:rtl/>
          <w:rPrChange w:id="7195" w:author="Meryl Etman" w:date="2020-03-25T10:10:00Z">
            <w:rPr>
              <w:rFonts w:hint="cs"/>
              <w:rtl/>
            </w:rPr>
          </w:rPrChange>
        </w:rPr>
        <w:t xml:space="preserve">                                    </w:t>
      </w:r>
    </w:p>
    <w:p w14:paraId="575BB710" w14:textId="77777777" w:rsidR="00F00BA3" w:rsidRPr="000748C0" w:rsidRDefault="00F00BA3" w:rsidP="00F00BA3">
      <w:pPr>
        <w:pStyle w:val="af8"/>
        <w:rPr>
          <w:rtl/>
          <w:rPrChange w:id="7196" w:author="Meryl Etman" w:date="2020-03-25T10:10:00Z">
            <w:rPr>
              <w:rtl/>
            </w:rPr>
          </w:rPrChange>
        </w:rPr>
      </w:pPr>
    </w:p>
    <w:p w14:paraId="748ACBE2" w14:textId="77777777" w:rsidR="00EB5A81" w:rsidRPr="000748C0" w:rsidRDefault="00EB5A81" w:rsidP="00EB5A81">
      <w:pPr>
        <w:pStyle w:val="af8"/>
        <w:rPr>
          <w:rtl/>
          <w:rPrChange w:id="7197" w:author="Meryl Etman" w:date="2020-03-25T10:10:00Z">
            <w:rPr>
              <w:rtl/>
            </w:rPr>
          </w:rPrChange>
        </w:rPr>
      </w:pPr>
      <w:r w:rsidRPr="000748C0">
        <w:rPr>
          <w:rtl/>
          <w:rPrChange w:id="7198" w:author="Meryl Etman" w:date="2020-03-25T10:10:00Z">
            <w:rPr>
              <w:rtl/>
            </w:rPr>
          </w:rPrChange>
        </w:rPr>
        <w:tab/>
        <w:t>החשבון הסופי ישולם לאחר גמר הפיקוח, תיקוני הבדק, קבלת תעודת גמר לפרויקט ואשור המפקח בכתב להשלמת העבודות.</w:t>
      </w:r>
    </w:p>
    <w:p w14:paraId="0BBC8C99" w14:textId="77777777" w:rsidR="00EB5A81" w:rsidRPr="000748C0" w:rsidRDefault="00EB5A81" w:rsidP="00EB5A81">
      <w:pPr>
        <w:pStyle w:val="af8"/>
        <w:rPr>
          <w:rtl/>
          <w:rPrChange w:id="7199" w:author="Meryl Etman" w:date="2020-03-25T10:10:00Z">
            <w:rPr>
              <w:rtl/>
            </w:rPr>
          </w:rPrChange>
        </w:rPr>
      </w:pPr>
    </w:p>
    <w:p w14:paraId="5B6A87D9" w14:textId="77777777" w:rsidR="00EB5A81" w:rsidRPr="000748C0" w:rsidRDefault="00EB5A81" w:rsidP="00EB5A81">
      <w:pPr>
        <w:pStyle w:val="af8"/>
        <w:rPr>
          <w:rtl/>
          <w:rPrChange w:id="7200" w:author="Meryl Etman" w:date="2020-03-25T10:10:00Z">
            <w:rPr>
              <w:rtl/>
            </w:rPr>
          </w:rPrChange>
        </w:rPr>
      </w:pPr>
      <w:r w:rsidRPr="000748C0">
        <w:rPr>
          <w:rtl/>
          <w:rPrChange w:id="7201" w:author="Meryl Etman" w:date="2020-03-25T10:10:00Z">
            <w:rPr>
              <w:rtl/>
            </w:rPr>
          </w:rPrChange>
        </w:rPr>
        <w:t>2.</w:t>
      </w:r>
      <w:r w:rsidRPr="000748C0">
        <w:rPr>
          <w:rtl/>
          <w:rPrChange w:id="7202" w:author="Meryl Etman" w:date="2020-03-25T10:10:00Z">
            <w:rPr>
              <w:rtl/>
            </w:rPr>
          </w:rPrChange>
        </w:rPr>
        <w:tab/>
        <w:t>למרות האמור בסעיף 1 לעיל רשאי המזמין לשלם למפקח מקדמות אשר תקוזזנה משלבי התשלום, וזאת ע"פ קביעתו ושיקול דעתו הבלעדי של המזמין.</w:t>
      </w:r>
    </w:p>
    <w:p w14:paraId="20EA6780" w14:textId="77777777" w:rsidR="00EB5A81" w:rsidRPr="000748C0" w:rsidRDefault="00EB5A81" w:rsidP="00EB5A81">
      <w:pPr>
        <w:pStyle w:val="af8"/>
        <w:rPr>
          <w:rtl/>
          <w:rPrChange w:id="7203" w:author="Meryl Etman" w:date="2020-03-25T10:10:00Z">
            <w:rPr>
              <w:rtl/>
            </w:rPr>
          </w:rPrChange>
        </w:rPr>
      </w:pPr>
    </w:p>
    <w:p w14:paraId="5B9160E8" w14:textId="77777777" w:rsidR="00EB5A81" w:rsidRPr="000748C0" w:rsidRDefault="00EB5A81" w:rsidP="00EB5A81">
      <w:pPr>
        <w:pStyle w:val="af8"/>
        <w:rPr>
          <w:rtl/>
          <w:rPrChange w:id="7204" w:author="Meryl Etman" w:date="2020-03-25T10:10:00Z">
            <w:rPr>
              <w:rtl/>
            </w:rPr>
          </w:rPrChange>
        </w:rPr>
      </w:pPr>
      <w:r w:rsidRPr="000748C0">
        <w:rPr>
          <w:rtl/>
          <w:rPrChange w:id="7205" w:author="Meryl Etman" w:date="2020-03-25T10:10:00Z">
            <w:rPr>
              <w:rtl/>
            </w:rPr>
          </w:rPrChange>
        </w:rPr>
        <w:t>3.</w:t>
      </w:r>
      <w:r w:rsidRPr="000748C0">
        <w:rPr>
          <w:rtl/>
          <w:rPrChange w:id="7206" w:author="Meryl Etman" w:date="2020-03-25T10:10:00Z">
            <w:rPr>
              <w:rtl/>
            </w:rPr>
          </w:rPrChange>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733F8217" w14:textId="77777777" w:rsidR="00EB5A81" w:rsidRPr="000748C0" w:rsidRDefault="00EB5A81" w:rsidP="00EB5A81">
      <w:pPr>
        <w:pStyle w:val="af8"/>
        <w:rPr>
          <w:rtl/>
          <w:rPrChange w:id="7207" w:author="Meryl Etman" w:date="2020-03-25T10:10:00Z">
            <w:rPr>
              <w:rtl/>
            </w:rPr>
          </w:rPrChange>
        </w:rPr>
      </w:pPr>
    </w:p>
    <w:p w14:paraId="666E9614" w14:textId="77777777" w:rsidR="00EB5A81" w:rsidRPr="000748C0" w:rsidRDefault="00EB5A81" w:rsidP="00EB5A81">
      <w:pPr>
        <w:pStyle w:val="af8"/>
        <w:rPr>
          <w:rtl/>
          <w:rPrChange w:id="7208" w:author="Meryl Etman" w:date="2020-03-25T10:10:00Z">
            <w:rPr>
              <w:rtl/>
            </w:rPr>
          </w:rPrChange>
        </w:rPr>
      </w:pPr>
      <w:r w:rsidRPr="000748C0">
        <w:rPr>
          <w:rtl/>
          <w:rPrChange w:id="7209" w:author="Meryl Etman" w:date="2020-03-25T10:10:00Z">
            <w:rPr>
              <w:rtl/>
            </w:rPr>
          </w:rPrChange>
        </w:rPr>
        <w:t>4.</w:t>
      </w:r>
      <w:r w:rsidRPr="000748C0">
        <w:rPr>
          <w:rtl/>
          <w:rPrChange w:id="7210" w:author="Meryl Etman" w:date="2020-03-25T10:10:00Z">
            <w:rPr>
              <w:rtl/>
            </w:rPr>
          </w:rPrChange>
        </w:rPr>
        <w:tab/>
        <w:t xml:space="preserve">המפקח יגיש חשבון לא יותר מאשר פעם בחודש. </w:t>
      </w:r>
    </w:p>
    <w:p w14:paraId="3B80627F" w14:textId="77777777" w:rsidR="00EB5A81" w:rsidRPr="000748C0" w:rsidRDefault="00EB5A81" w:rsidP="00F00BA3">
      <w:pPr>
        <w:pStyle w:val="af8"/>
        <w:ind w:left="651" w:firstLine="5"/>
        <w:rPr>
          <w:rtl/>
          <w:rPrChange w:id="7211" w:author="Meryl Etman" w:date="2020-03-25T10:10:00Z">
            <w:rPr>
              <w:rtl/>
            </w:rPr>
          </w:rPrChange>
        </w:rPr>
      </w:pPr>
      <w:r w:rsidRPr="000748C0">
        <w:rPr>
          <w:rtl/>
          <w:rPrChange w:id="7212" w:author="Meryl Etman" w:date="2020-03-25T10:10:00Z">
            <w:rPr>
              <w:rtl/>
            </w:rPr>
          </w:rPrChange>
        </w:rPr>
        <w:t>לכל חשבון יצרף המפקח אישור מאת חברת הביטוח על קיומם של הביטוחים המפורטים בחוזה בנוסח המצורף כנספח "ח'1'" לחוזה.</w:t>
      </w:r>
    </w:p>
    <w:p w14:paraId="474F64D3" w14:textId="77777777" w:rsidR="00EB5A81" w:rsidRPr="000748C0" w:rsidRDefault="00EB5A81" w:rsidP="00EB5A81">
      <w:pPr>
        <w:pStyle w:val="af8"/>
        <w:rPr>
          <w:rtl/>
          <w:rPrChange w:id="7213" w:author="Meryl Etman" w:date="2020-03-25T10:10:00Z">
            <w:rPr>
              <w:rtl/>
            </w:rPr>
          </w:rPrChange>
        </w:rPr>
      </w:pPr>
    </w:p>
    <w:p w14:paraId="4BDBBF74" w14:textId="77777777" w:rsidR="00EB5A81" w:rsidRPr="000748C0" w:rsidRDefault="00EB5A81" w:rsidP="00EB5A81">
      <w:pPr>
        <w:pStyle w:val="af8"/>
        <w:rPr>
          <w:rtl/>
          <w:rPrChange w:id="7214" w:author="Meryl Etman" w:date="2020-03-25T10:10:00Z">
            <w:rPr>
              <w:rtl/>
            </w:rPr>
          </w:rPrChange>
        </w:rPr>
      </w:pPr>
      <w:r w:rsidRPr="000748C0">
        <w:rPr>
          <w:rtl/>
          <w:rPrChange w:id="7215" w:author="Meryl Etman" w:date="2020-03-25T10:10:00Z">
            <w:rPr>
              <w:rtl/>
            </w:rPr>
          </w:rPrChange>
        </w:rPr>
        <w:t>5.</w:t>
      </w:r>
      <w:r w:rsidRPr="000748C0">
        <w:rPr>
          <w:rtl/>
          <w:rPrChange w:id="7216" w:author="Meryl Etman" w:date="2020-03-25T10:10:00Z">
            <w:rPr>
              <w:rtl/>
            </w:rPr>
          </w:rPrChange>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484CA5F3" w14:textId="77777777" w:rsidR="00EB5A81" w:rsidRPr="000748C0" w:rsidRDefault="00EB5A81" w:rsidP="00EB5A81">
      <w:pPr>
        <w:pStyle w:val="af8"/>
        <w:jc w:val="both"/>
        <w:rPr>
          <w:rtl/>
          <w:rPrChange w:id="7217" w:author="Meryl Etman" w:date="2020-03-25T10:10:00Z">
            <w:rPr>
              <w:rtl/>
            </w:rPr>
          </w:rPrChange>
        </w:rPr>
      </w:pPr>
    </w:p>
    <w:p w14:paraId="3F8728D4" w14:textId="77777777" w:rsidR="00EB5A81" w:rsidRPr="000748C0" w:rsidRDefault="00EB5A81" w:rsidP="00EB5A81">
      <w:pPr>
        <w:rPr>
          <w:rtl/>
          <w:rPrChange w:id="7218" w:author="Meryl Etman" w:date="2020-03-25T10:10:00Z">
            <w:rPr>
              <w:rtl/>
            </w:rPr>
          </w:rPrChange>
        </w:rPr>
      </w:pPr>
    </w:p>
    <w:p w14:paraId="3F3626C8" w14:textId="77777777" w:rsidR="00EB5A81" w:rsidRPr="000748C0" w:rsidRDefault="00EB5A81" w:rsidP="00EB5A81">
      <w:pPr>
        <w:rPr>
          <w:rtl/>
          <w:rPrChange w:id="7219" w:author="Meryl Etman" w:date="2020-03-25T10:10:00Z">
            <w:rPr>
              <w:rtl/>
            </w:rPr>
          </w:rPrChange>
        </w:rPr>
      </w:pPr>
    </w:p>
    <w:p w14:paraId="1B7A915D" w14:textId="77777777" w:rsidR="00EB5A81" w:rsidRPr="000748C0" w:rsidRDefault="00EB5A81" w:rsidP="00EB5A81">
      <w:pPr>
        <w:rPr>
          <w:rtl/>
          <w:rPrChange w:id="7220" w:author="Meryl Etman" w:date="2020-03-25T10:10:00Z">
            <w:rPr>
              <w:rtl/>
            </w:rPr>
          </w:rPrChange>
        </w:rPr>
      </w:pPr>
    </w:p>
    <w:p w14:paraId="482753EF" w14:textId="77777777" w:rsidR="00EB5A81" w:rsidRPr="000748C0" w:rsidRDefault="00EB5A81" w:rsidP="00EB5A81">
      <w:pPr>
        <w:rPr>
          <w:rtl/>
          <w:rPrChange w:id="7221" w:author="Meryl Etman" w:date="2020-03-25T10:10:00Z">
            <w:rPr>
              <w:rtl/>
            </w:rPr>
          </w:rPrChange>
        </w:rPr>
      </w:pPr>
    </w:p>
    <w:p w14:paraId="27CBC5AD" w14:textId="77777777" w:rsidR="00EB5A81" w:rsidRPr="000748C0" w:rsidRDefault="00EB5A81" w:rsidP="00EB5A81">
      <w:pPr>
        <w:rPr>
          <w:rtl/>
          <w:rPrChange w:id="7222" w:author="Meryl Etman" w:date="2020-03-25T10:10:00Z">
            <w:rPr>
              <w:rtl/>
            </w:rPr>
          </w:rPrChange>
        </w:rPr>
      </w:pPr>
    </w:p>
    <w:p w14:paraId="4F6B4D1F" w14:textId="77777777" w:rsidR="00EB5A81" w:rsidRPr="000748C0" w:rsidRDefault="00EB5A81" w:rsidP="00EB5A81">
      <w:pPr>
        <w:rPr>
          <w:rtl/>
          <w:rPrChange w:id="7223" w:author="Meryl Etman" w:date="2020-03-25T10:10:00Z">
            <w:rPr>
              <w:rtl/>
            </w:rPr>
          </w:rPrChange>
        </w:rPr>
      </w:pPr>
    </w:p>
    <w:p w14:paraId="627A7ED8" w14:textId="77777777" w:rsidR="00EB5A81" w:rsidRPr="000748C0" w:rsidRDefault="00EB5A81" w:rsidP="00EB5A81">
      <w:pPr>
        <w:rPr>
          <w:rtl/>
          <w:rPrChange w:id="7224" w:author="Meryl Etman" w:date="2020-03-25T10:10:00Z">
            <w:rPr>
              <w:rtl/>
            </w:rPr>
          </w:rPrChange>
        </w:rPr>
      </w:pPr>
    </w:p>
    <w:p w14:paraId="1061037B" w14:textId="77777777" w:rsidR="00EB5A81" w:rsidRPr="000748C0" w:rsidRDefault="00EB5A81" w:rsidP="00EB5A81">
      <w:pPr>
        <w:rPr>
          <w:rtl/>
          <w:rPrChange w:id="7225" w:author="Meryl Etman" w:date="2020-03-25T10:10:00Z">
            <w:rPr>
              <w:rtl/>
            </w:rPr>
          </w:rPrChange>
        </w:rPr>
      </w:pPr>
    </w:p>
    <w:p w14:paraId="74CF4572" w14:textId="77777777" w:rsidR="00EB5A81" w:rsidRPr="000748C0" w:rsidRDefault="00EB5A81" w:rsidP="00EB5A81">
      <w:pPr>
        <w:rPr>
          <w:rtl/>
          <w:rPrChange w:id="7226" w:author="Meryl Etman" w:date="2020-03-25T10:10:00Z">
            <w:rPr>
              <w:rtl/>
            </w:rPr>
          </w:rPrChange>
        </w:rPr>
      </w:pPr>
    </w:p>
    <w:p w14:paraId="4EA8165B" w14:textId="77777777" w:rsidR="00EB5A81" w:rsidRPr="000748C0" w:rsidRDefault="00EB5A81" w:rsidP="00EB5A81">
      <w:pPr>
        <w:rPr>
          <w:sz w:val="24"/>
          <w:szCs w:val="24"/>
          <w:rPrChange w:id="7227" w:author="Meryl Etman" w:date="2020-03-25T10:10:00Z">
            <w:rPr>
              <w:sz w:val="24"/>
              <w:szCs w:val="24"/>
            </w:rPr>
          </w:rPrChange>
        </w:rPr>
      </w:pPr>
    </w:p>
    <w:p w14:paraId="216E8949" w14:textId="77777777" w:rsidR="00EB5A81" w:rsidRPr="000748C0" w:rsidRDefault="00EB5A81" w:rsidP="00EB5A81">
      <w:pPr>
        <w:ind w:left="820" w:hanging="580"/>
        <w:jc w:val="both"/>
        <w:rPr>
          <w:bCs/>
          <w:color w:val="000000"/>
          <w:sz w:val="24"/>
          <w:szCs w:val="24"/>
          <w:u w:val="single"/>
          <w:rtl/>
          <w:rPrChange w:id="7228" w:author="Meryl Etman" w:date="2020-03-25T10:10:00Z">
            <w:rPr>
              <w:bCs/>
              <w:color w:val="000000"/>
              <w:sz w:val="24"/>
              <w:szCs w:val="24"/>
              <w:u w:val="single"/>
              <w:rtl/>
            </w:rPr>
          </w:rPrChange>
        </w:rPr>
      </w:pPr>
    </w:p>
    <w:p w14:paraId="28958266" w14:textId="77777777" w:rsidR="00EB5A81" w:rsidRPr="000748C0" w:rsidRDefault="00EB5A81" w:rsidP="00EB5A81">
      <w:pPr>
        <w:ind w:left="820" w:hanging="580"/>
        <w:jc w:val="both"/>
        <w:rPr>
          <w:bCs/>
          <w:color w:val="000000"/>
          <w:sz w:val="24"/>
          <w:szCs w:val="24"/>
          <w:u w:val="single"/>
          <w:rtl/>
          <w:rPrChange w:id="7229" w:author="Meryl Etman" w:date="2020-03-25T10:10:00Z">
            <w:rPr>
              <w:bCs/>
              <w:color w:val="000000"/>
              <w:sz w:val="24"/>
              <w:szCs w:val="24"/>
              <w:u w:val="single"/>
              <w:rtl/>
            </w:rPr>
          </w:rPrChange>
        </w:rPr>
      </w:pPr>
    </w:p>
    <w:p w14:paraId="0AB84478" w14:textId="77777777" w:rsidR="00EB5A81" w:rsidRPr="000748C0" w:rsidRDefault="00EB5A81" w:rsidP="00EB5A81">
      <w:pPr>
        <w:jc w:val="center"/>
        <w:rPr>
          <w:b/>
          <w:bCs/>
          <w:sz w:val="28"/>
          <w:szCs w:val="28"/>
          <w:u w:val="single"/>
          <w:rtl/>
          <w:rPrChange w:id="7230" w:author="Meryl Etman" w:date="2020-03-25T10:10:00Z">
            <w:rPr>
              <w:b/>
              <w:bCs/>
              <w:sz w:val="28"/>
              <w:szCs w:val="28"/>
              <w:u w:val="single"/>
              <w:rtl/>
            </w:rPr>
          </w:rPrChange>
        </w:rPr>
      </w:pPr>
      <w:r w:rsidRPr="000748C0">
        <w:rPr>
          <w:sz w:val="28"/>
          <w:szCs w:val="28"/>
          <w:rtl/>
          <w:rPrChange w:id="7231" w:author="Meryl Etman" w:date="2020-03-25T10:10:00Z">
            <w:rPr>
              <w:sz w:val="28"/>
              <w:szCs w:val="28"/>
              <w:rtl/>
            </w:rPr>
          </w:rPrChange>
        </w:rPr>
        <w:br w:type="page"/>
      </w:r>
      <w:r w:rsidRPr="000748C0">
        <w:rPr>
          <w:rFonts w:ascii="Times New Roman" w:eastAsia="Times New Roman" w:hAnsi="Times New Roman"/>
          <w:b/>
          <w:bCs/>
          <w:sz w:val="24"/>
          <w:szCs w:val="24"/>
          <w:u w:val="single"/>
          <w:rtl/>
          <w:lang w:eastAsia="he-IL"/>
          <w:rPrChange w:id="7232" w:author="Meryl Etman" w:date="2020-03-25T10:10:00Z">
            <w:rPr>
              <w:rFonts w:ascii="Times New Roman" w:eastAsia="Times New Roman" w:hAnsi="Times New Roman"/>
              <w:b/>
              <w:bCs/>
              <w:sz w:val="24"/>
              <w:szCs w:val="24"/>
              <w:u w:val="single"/>
              <w:rtl/>
              <w:lang w:eastAsia="he-IL"/>
            </w:rPr>
          </w:rPrChange>
        </w:rPr>
        <w:lastRenderedPageBreak/>
        <w:t xml:space="preserve">נספח </w:t>
      </w:r>
      <w:r w:rsidR="008942AD" w:rsidRPr="000748C0">
        <w:rPr>
          <w:rFonts w:ascii="Times New Roman" w:eastAsia="Times New Roman" w:hAnsi="Times New Roman" w:hint="cs"/>
          <w:b/>
          <w:bCs/>
          <w:sz w:val="24"/>
          <w:szCs w:val="24"/>
          <w:u w:val="single"/>
          <w:rtl/>
          <w:lang w:eastAsia="he-IL"/>
          <w:rPrChange w:id="7233" w:author="Meryl Etman" w:date="2020-03-25T10:10:00Z">
            <w:rPr>
              <w:rFonts w:ascii="Times New Roman" w:eastAsia="Times New Roman" w:hAnsi="Times New Roman" w:hint="cs"/>
              <w:b/>
              <w:bCs/>
              <w:sz w:val="24"/>
              <w:szCs w:val="24"/>
              <w:u w:val="single"/>
              <w:rtl/>
              <w:lang w:eastAsia="he-IL"/>
            </w:rPr>
          </w:rPrChange>
        </w:rPr>
        <w:t>"</w:t>
      </w:r>
      <w:r w:rsidRPr="000748C0">
        <w:rPr>
          <w:rFonts w:ascii="Times New Roman" w:eastAsia="Times New Roman" w:hAnsi="Times New Roman" w:hint="cs"/>
          <w:b/>
          <w:bCs/>
          <w:sz w:val="24"/>
          <w:szCs w:val="24"/>
          <w:u w:val="single"/>
          <w:rtl/>
          <w:lang w:eastAsia="he-IL"/>
          <w:rPrChange w:id="7234" w:author="Meryl Etman" w:date="2020-03-25T10:10:00Z">
            <w:rPr>
              <w:rFonts w:ascii="Times New Roman" w:eastAsia="Times New Roman" w:hAnsi="Times New Roman" w:hint="cs"/>
              <w:b/>
              <w:bCs/>
              <w:sz w:val="24"/>
              <w:szCs w:val="24"/>
              <w:u w:val="single"/>
              <w:rtl/>
              <w:lang w:eastAsia="he-IL"/>
            </w:rPr>
          </w:rPrChange>
        </w:rPr>
        <w:t>ז</w:t>
      </w:r>
      <w:r w:rsidR="008942AD" w:rsidRPr="000748C0">
        <w:rPr>
          <w:rFonts w:ascii="Times New Roman" w:eastAsia="Times New Roman" w:hAnsi="Times New Roman" w:hint="cs"/>
          <w:b/>
          <w:bCs/>
          <w:sz w:val="24"/>
          <w:szCs w:val="24"/>
          <w:u w:val="single"/>
          <w:rtl/>
          <w:lang w:eastAsia="he-IL"/>
          <w:rPrChange w:id="7235" w:author="Meryl Etman" w:date="2020-03-25T10:10:00Z">
            <w:rPr>
              <w:rFonts w:ascii="Times New Roman" w:eastAsia="Times New Roman" w:hAnsi="Times New Roman" w:hint="cs"/>
              <w:b/>
              <w:bCs/>
              <w:sz w:val="24"/>
              <w:szCs w:val="24"/>
              <w:u w:val="single"/>
              <w:rtl/>
              <w:lang w:eastAsia="he-IL"/>
            </w:rPr>
          </w:rPrChange>
        </w:rPr>
        <w:t>'</w:t>
      </w:r>
      <w:r w:rsidRPr="000748C0">
        <w:rPr>
          <w:rFonts w:ascii="Times New Roman" w:eastAsia="Times New Roman" w:hAnsi="Times New Roman"/>
          <w:b/>
          <w:bCs/>
          <w:sz w:val="24"/>
          <w:szCs w:val="24"/>
          <w:u w:val="single"/>
          <w:rtl/>
          <w:lang w:eastAsia="he-IL"/>
          <w:rPrChange w:id="7236" w:author="Meryl Etman" w:date="2020-03-25T10:10:00Z">
            <w:rPr>
              <w:rFonts w:ascii="Times New Roman" w:eastAsia="Times New Roman" w:hAnsi="Times New Roman"/>
              <w:b/>
              <w:bCs/>
              <w:sz w:val="24"/>
              <w:szCs w:val="24"/>
              <w:u w:val="single"/>
              <w:rtl/>
              <w:lang w:eastAsia="he-IL"/>
            </w:rPr>
          </w:rPrChange>
        </w:rPr>
        <w:t>'</w:t>
      </w:r>
    </w:p>
    <w:p w14:paraId="5A277906" w14:textId="77777777" w:rsidR="00EB5A81" w:rsidRPr="000748C0" w:rsidRDefault="00EB5A81" w:rsidP="00EB5A81">
      <w:pPr>
        <w:pStyle w:val="5"/>
        <w:ind w:left="4320"/>
        <w:jc w:val="both"/>
        <w:rPr>
          <w:sz w:val="24"/>
          <w:rtl/>
          <w:rPrChange w:id="7237" w:author="Meryl Etman" w:date="2020-03-25T10:10:00Z">
            <w:rPr>
              <w:sz w:val="24"/>
              <w:rtl/>
            </w:rPr>
          </w:rPrChange>
        </w:rPr>
      </w:pPr>
    </w:p>
    <w:p w14:paraId="375AB552" w14:textId="54E1C9CB" w:rsidR="008942AD" w:rsidRPr="000748C0" w:rsidRDefault="008942AD" w:rsidP="008942AD">
      <w:pPr>
        <w:widowControl w:val="0"/>
        <w:jc w:val="right"/>
        <w:outlineLvl w:val="4"/>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3-25T00:00:00Z">
            <w:dateFormat w:val="dd/MM/yyyy"/>
            <w:lid w:val="he-IL"/>
            <w:storeMappedDataAs w:val="dateTime"/>
            <w:calendar w:val="gregorian"/>
          </w:date>
        </w:sdtPr>
        <w:sdtEndPr>
          <w:rPr>
            <w:rFonts w:hint="cs"/>
          </w:rPr>
        </w:sdtEndPr>
        <w:sdtContent>
          <w:ins w:id="7238" w:author="Meryl Etman" w:date="2020-03-25T10:11:00Z">
            <w:r w:rsidR="000748C0">
              <w:rPr>
                <w:rFonts w:ascii="Times New Roman" w:eastAsia="Times New Roman" w:hAnsi="Times New Roman" w:hint="cs"/>
                <w:color w:val="008000"/>
                <w:sz w:val="24"/>
                <w:szCs w:val="24"/>
                <w:rtl/>
                <w:lang w:eastAsia="he-IL"/>
              </w:rPr>
              <w:t>‏25/03/2020</w:t>
            </w:r>
          </w:ins>
        </w:sdtContent>
      </w:sdt>
      <w:r w:rsidRPr="000748C0">
        <w:rPr>
          <w:rFonts w:ascii="Times New Roman" w:eastAsia="Times New Roman" w:hAnsi="Times New Roman" w:hint="cs"/>
          <w:bCs/>
          <w:color w:val="FF0000"/>
          <w:sz w:val="24"/>
          <w:szCs w:val="24"/>
          <w:rtl/>
          <w:lang w:eastAsia="he-IL"/>
        </w:rPr>
        <w:br/>
      </w:r>
    </w:p>
    <w:p w14:paraId="2DEAD1F9" w14:textId="77777777" w:rsidR="008942AD" w:rsidRPr="000748C0" w:rsidRDefault="008942AD" w:rsidP="008942AD">
      <w:pPr>
        <w:widowControl w:val="0"/>
        <w:jc w:val="both"/>
        <w:rPr>
          <w:rFonts w:ascii="Times New Roman" w:eastAsia="Times New Roman" w:hAnsi="Times New Roman"/>
          <w:sz w:val="24"/>
          <w:szCs w:val="24"/>
          <w:rtl/>
          <w:lang w:eastAsia="he-IL"/>
          <w:rPrChange w:id="7239"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40" w:author="Meryl Etman" w:date="2020-03-25T10:10:00Z">
            <w:rPr>
              <w:rFonts w:ascii="Times New Roman" w:eastAsia="Times New Roman" w:hAnsi="Times New Roman" w:hint="cs"/>
              <w:sz w:val="24"/>
              <w:szCs w:val="24"/>
              <w:rtl/>
              <w:lang w:eastAsia="he-IL"/>
            </w:rPr>
          </w:rPrChange>
        </w:rPr>
        <w:t>לכבוד</w:t>
      </w:r>
      <w:r w:rsidRPr="000748C0">
        <w:rPr>
          <w:rFonts w:ascii="Times New Roman" w:eastAsia="Times New Roman" w:hAnsi="Times New Roman" w:hint="cs"/>
          <w:sz w:val="24"/>
          <w:szCs w:val="24"/>
          <w:lang w:eastAsia="he-IL"/>
          <w:rPrChange w:id="7241" w:author="Meryl Etman" w:date="2020-03-25T10:10:00Z">
            <w:rPr>
              <w:rFonts w:ascii="Times New Roman" w:eastAsia="Times New Roman" w:hAnsi="Times New Roman" w:hint="cs"/>
              <w:sz w:val="24"/>
              <w:szCs w:val="24"/>
              <w:lang w:eastAsia="he-IL"/>
            </w:rPr>
          </w:rPrChange>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486065D" w14:textId="5B56B6A8" w:rsidR="008942AD" w:rsidRPr="000748C0" w:rsidRDefault="00C36598">
          <w:pPr>
            <w:widowControl w:val="0"/>
            <w:rPr>
              <w:rFonts w:ascii="Times New Roman" w:eastAsia="Times New Roman" w:hAnsi="Times New Roman"/>
              <w:color w:val="008000"/>
              <w:sz w:val="24"/>
              <w:szCs w:val="24"/>
              <w:rtl/>
              <w:lang w:eastAsia="he-IL"/>
            </w:rPr>
            <w:pPrChange w:id="7242" w:author="Meryl Etman" w:date="2019-12-16T12:37:00Z">
              <w:pPr>
                <w:widowControl w:val="0"/>
                <w:jc w:val="both"/>
              </w:pPr>
            </w:pPrChange>
          </w:pPr>
          <w:ins w:id="7243" w:author="Meryl Etman" w:date="2019-12-16T12:07:00Z">
            <w:r w:rsidRPr="000748C0">
              <w:rPr>
                <w:rFonts w:ascii="Times New Roman" w:eastAsia="Times New Roman" w:hAnsi="Times New Roman"/>
                <w:color w:val="008000"/>
                <w:sz w:val="24"/>
                <w:szCs w:val="24"/>
                <w:rtl/>
                <w:lang w:eastAsia="he-IL"/>
              </w:rPr>
              <w:br/>
              <w:t>אפריקה ישראל דיור להשכרה</w:t>
            </w:r>
            <w:r w:rsidRPr="000748C0">
              <w:rPr>
                <w:rFonts w:ascii="Times New Roman" w:eastAsia="Times New Roman" w:hAnsi="Times New Roman"/>
                <w:color w:val="008000"/>
                <w:sz w:val="24"/>
                <w:szCs w:val="24"/>
                <w:rtl/>
                <w:lang w:eastAsia="he-IL"/>
              </w:rPr>
              <w:br/>
              <w:t>יהונתן נתניהו 1ג', אור יהודה</w:t>
            </w:r>
            <w:r w:rsidRPr="000748C0">
              <w:rPr>
                <w:rFonts w:ascii="Times New Roman" w:eastAsia="Times New Roman" w:hAnsi="Times New Roman"/>
                <w:color w:val="008000"/>
                <w:sz w:val="24"/>
                <w:szCs w:val="24"/>
                <w:rtl/>
                <w:lang w:eastAsia="he-IL"/>
              </w:rPr>
              <w:br/>
              <w:t>ש.ר 540280369</w:t>
            </w:r>
            <w:r w:rsidRPr="000748C0">
              <w:rPr>
                <w:rFonts w:ascii="Times New Roman" w:eastAsia="Times New Roman" w:hAnsi="Times New Roman"/>
                <w:color w:val="008000"/>
                <w:sz w:val="24"/>
                <w:szCs w:val="24"/>
                <w:rtl/>
                <w:lang w:eastAsia="he-IL"/>
              </w:rPr>
              <w:br/>
            </w:r>
          </w:ins>
        </w:p>
      </w:sdtContent>
    </w:sdt>
    <w:p w14:paraId="44AEED82" w14:textId="77777777" w:rsidR="008942AD" w:rsidRPr="000748C0" w:rsidRDefault="008942AD" w:rsidP="008942AD">
      <w:pPr>
        <w:widowControl w:val="0"/>
        <w:jc w:val="both"/>
        <w:rPr>
          <w:rFonts w:ascii="Times New Roman" w:eastAsia="Times New Roman" w:hAnsi="Times New Roman"/>
          <w:color w:val="008000"/>
          <w:sz w:val="24"/>
          <w:szCs w:val="24"/>
          <w:rtl/>
          <w:lang w:eastAsia="he-IL"/>
          <w:rPrChange w:id="7244" w:author="Meryl Etman" w:date="2020-03-25T10:10:00Z">
            <w:rPr>
              <w:rFonts w:ascii="Times New Roman" w:eastAsia="Times New Roman" w:hAnsi="Times New Roman"/>
              <w:color w:val="008000"/>
              <w:sz w:val="24"/>
              <w:szCs w:val="24"/>
              <w:rtl/>
              <w:lang w:eastAsia="he-IL"/>
            </w:rPr>
          </w:rPrChange>
        </w:rPr>
      </w:pPr>
    </w:p>
    <w:p w14:paraId="05DA7842" w14:textId="77777777" w:rsidR="008942AD" w:rsidRPr="000748C0" w:rsidRDefault="008942AD" w:rsidP="008942AD">
      <w:pPr>
        <w:widowControl w:val="0"/>
        <w:jc w:val="both"/>
        <w:rPr>
          <w:rFonts w:ascii="Times New Roman" w:eastAsia="Times New Roman" w:hAnsi="Times New Roman"/>
          <w:sz w:val="24"/>
          <w:szCs w:val="24"/>
          <w:rtl/>
          <w:lang w:eastAsia="he-IL"/>
          <w:rPrChange w:id="7245"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46" w:author="Meryl Etman" w:date="2020-03-25T10:10:00Z">
            <w:rPr>
              <w:rFonts w:ascii="Times New Roman" w:eastAsia="Times New Roman" w:hAnsi="Times New Roman" w:hint="cs"/>
              <w:sz w:val="24"/>
              <w:szCs w:val="24"/>
              <w:rtl/>
              <w:lang w:eastAsia="he-IL"/>
            </w:rPr>
          </w:rPrChange>
        </w:rPr>
        <w:t>א.נ.,</w:t>
      </w:r>
    </w:p>
    <w:p w14:paraId="29444243" w14:textId="77777777" w:rsidR="008942AD" w:rsidRPr="000748C0" w:rsidRDefault="008942AD" w:rsidP="008942AD">
      <w:pPr>
        <w:widowControl w:val="0"/>
        <w:jc w:val="both"/>
        <w:rPr>
          <w:rFonts w:ascii="Times New Roman" w:eastAsia="Times New Roman" w:hAnsi="Times New Roman"/>
          <w:bCs/>
          <w:sz w:val="24"/>
          <w:szCs w:val="24"/>
          <w:u w:val="single"/>
          <w:rtl/>
          <w:lang w:eastAsia="he-IL"/>
          <w:rPrChange w:id="7247" w:author="Meryl Etman" w:date="2020-03-25T10:10:00Z">
            <w:rPr>
              <w:rFonts w:ascii="Times New Roman" w:eastAsia="Times New Roman" w:hAnsi="Times New Roman"/>
              <w:bCs/>
              <w:sz w:val="24"/>
              <w:szCs w:val="24"/>
              <w:u w:val="single"/>
              <w:rtl/>
              <w:lang w:eastAsia="he-IL"/>
            </w:rPr>
          </w:rPrChange>
        </w:rPr>
      </w:pPr>
    </w:p>
    <w:p w14:paraId="3AAEC65A" w14:textId="77777777" w:rsidR="008942AD" w:rsidRPr="000748C0" w:rsidRDefault="008942AD" w:rsidP="008942AD">
      <w:pPr>
        <w:widowControl w:val="0"/>
        <w:jc w:val="center"/>
        <w:outlineLvl w:val="3"/>
        <w:rPr>
          <w:rFonts w:ascii="Times New Roman" w:eastAsia="Times New Roman" w:hAnsi="Times New Roman"/>
          <w:bCs/>
          <w:sz w:val="24"/>
          <w:szCs w:val="24"/>
          <w:u w:val="single"/>
          <w:rtl/>
          <w:lang w:eastAsia="he-IL"/>
          <w:rPrChange w:id="7248" w:author="Meryl Etman" w:date="2020-03-25T10:10:00Z">
            <w:rPr>
              <w:rFonts w:ascii="Times New Roman" w:eastAsia="Times New Roman" w:hAnsi="Times New Roman"/>
              <w:bCs/>
              <w:sz w:val="24"/>
              <w:szCs w:val="24"/>
              <w:u w:val="single"/>
              <w:rtl/>
              <w:lang w:eastAsia="he-IL"/>
            </w:rPr>
          </w:rPrChange>
        </w:rPr>
      </w:pPr>
      <w:r w:rsidRPr="000748C0">
        <w:rPr>
          <w:rFonts w:ascii="Times New Roman" w:eastAsia="Times New Roman" w:hAnsi="Times New Roman" w:hint="cs"/>
          <w:bCs/>
          <w:sz w:val="24"/>
          <w:szCs w:val="24"/>
          <w:u w:val="single"/>
          <w:rtl/>
          <w:lang w:eastAsia="he-IL"/>
          <w:rPrChange w:id="7249" w:author="Meryl Etman" w:date="2020-03-25T10:10:00Z">
            <w:rPr>
              <w:rFonts w:ascii="Times New Roman" w:eastAsia="Times New Roman" w:hAnsi="Times New Roman" w:hint="cs"/>
              <w:bCs/>
              <w:sz w:val="24"/>
              <w:szCs w:val="24"/>
              <w:u w:val="single"/>
              <w:rtl/>
              <w:lang w:eastAsia="he-IL"/>
            </w:rPr>
          </w:rPrChange>
        </w:rPr>
        <w:t>הצהרה והתחייבות לשמירת סודיות</w:t>
      </w:r>
    </w:p>
    <w:p w14:paraId="5DFC4582" w14:textId="77777777" w:rsidR="008942AD" w:rsidRPr="000748C0" w:rsidRDefault="008942AD" w:rsidP="008942AD">
      <w:pPr>
        <w:widowControl w:val="0"/>
        <w:jc w:val="both"/>
        <w:rPr>
          <w:rFonts w:ascii="Times New Roman" w:eastAsia="Times New Roman" w:hAnsi="Times New Roman"/>
          <w:sz w:val="24"/>
          <w:szCs w:val="24"/>
          <w:rtl/>
          <w:lang w:eastAsia="he-IL"/>
          <w:rPrChange w:id="7250" w:author="Meryl Etman" w:date="2020-03-25T10:10:00Z">
            <w:rPr>
              <w:rFonts w:ascii="Times New Roman" w:eastAsia="Times New Roman" w:hAnsi="Times New Roman"/>
              <w:sz w:val="24"/>
              <w:szCs w:val="24"/>
              <w:rtl/>
              <w:lang w:eastAsia="he-IL"/>
            </w:rPr>
          </w:rPrChange>
        </w:rPr>
      </w:pPr>
    </w:p>
    <w:p w14:paraId="32036BC3" w14:textId="340A269F" w:rsidR="008942AD" w:rsidRPr="000748C0" w:rsidDel="00346A17" w:rsidRDefault="008942AD" w:rsidP="008942AD">
      <w:pPr>
        <w:widowControl w:val="0"/>
        <w:spacing w:line="360" w:lineRule="auto"/>
        <w:jc w:val="both"/>
        <w:rPr>
          <w:del w:id="7251" w:author="Meryl Etman" w:date="2020-02-11T16:32:00Z"/>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Change w:id="7252" w:author="Meryl Etman" w:date="2020-03-25T10:10:00Z">
            <w:rPr>
              <w:rFonts w:ascii="Times New Roman" w:eastAsia="Times New Roman" w:hAnsi="Times New Roman" w:hint="cs"/>
              <w:sz w:val="24"/>
              <w:szCs w:val="24"/>
              <w:rtl/>
              <w:lang w:eastAsia="he-IL"/>
            </w:rPr>
          </w:rPrChange>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53"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sz w:val="24"/>
          <w:szCs w:val="24"/>
          <w:rtl/>
          <w:lang w:eastAsia="he-IL"/>
        </w:rPr>
        <w:t xml:space="preserve"> / הפועל בשם חברת </w:t>
      </w:r>
      <w:r w:rsidRPr="000748C0">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54"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bCs/>
          <w:sz w:val="24"/>
          <w:szCs w:val="24"/>
          <w:rtl/>
          <w:lang w:eastAsia="he-IL"/>
        </w:rPr>
        <w:t xml:space="preserve"> /</w:t>
      </w:r>
      <w:r w:rsidRPr="000748C0">
        <w:rPr>
          <w:rFonts w:ascii="Times New Roman" w:eastAsia="Times New Roman" w:hAnsi="Times New Roman" w:hint="cs"/>
          <w:sz w:val="24"/>
          <w:szCs w:val="24"/>
          <w:rtl/>
          <w:lang w:eastAsia="he-IL"/>
        </w:rPr>
        <w:t xml:space="preserve"> המספק שירותים לחברת </w:t>
      </w:r>
      <w:r w:rsidRPr="000748C0">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55"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sz w:val="24"/>
          <w:szCs w:val="24"/>
          <w:rtl/>
          <w:lang w:eastAsia="he-IL"/>
        </w:rPr>
        <w:t xml:space="preserve"> *,מצהיר בזאת ומתחייב כלפיכם כדלקמן:</w:t>
      </w:r>
    </w:p>
    <w:p w14:paraId="4849E205" w14:textId="77777777" w:rsidR="008942AD" w:rsidRPr="000748C0" w:rsidRDefault="008942AD" w:rsidP="00146BA7">
      <w:pPr>
        <w:widowControl w:val="0"/>
        <w:spacing w:line="360" w:lineRule="auto"/>
        <w:jc w:val="both"/>
        <w:rPr>
          <w:rFonts w:ascii="Times New Roman" w:eastAsia="Times New Roman" w:hAnsi="Times New Roman"/>
          <w:sz w:val="24"/>
          <w:szCs w:val="24"/>
          <w:rtl/>
          <w:lang w:eastAsia="he-IL"/>
          <w:rPrChange w:id="7256" w:author="Meryl Etman" w:date="2020-03-25T10:10:00Z">
            <w:rPr>
              <w:rFonts w:ascii="Times New Roman" w:eastAsia="Times New Roman" w:hAnsi="Times New Roman"/>
              <w:sz w:val="24"/>
              <w:szCs w:val="24"/>
              <w:rtl/>
              <w:lang w:eastAsia="he-IL"/>
            </w:rPr>
          </w:rPrChange>
        </w:rPr>
      </w:pPr>
    </w:p>
    <w:p w14:paraId="5570ACE9" w14:textId="4E9C3846" w:rsidR="008942AD" w:rsidRPr="000748C0" w:rsidRDefault="008942AD" w:rsidP="005F5E05">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Change w:id="7257" w:author="Meryl Etman" w:date="2020-03-25T10:10:00Z">
            <w:rPr>
              <w:rFonts w:ascii="Times New Roman" w:eastAsia="Times New Roman" w:hAnsi="Times New Roman" w:hint="cs"/>
              <w:sz w:val="24"/>
              <w:szCs w:val="24"/>
              <w:rtl/>
              <w:lang w:eastAsia="he-IL"/>
            </w:rPr>
          </w:rPrChange>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58"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sz w:val="24"/>
          <w:szCs w:val="24"/>
          <w:rtl/>
          <w:lang w:eastAsia="he-IL"/>
        </w:rPr>
        <w:t xml:space="preserve"> , המבצעת עבורכם </w:t>
      </w:r>
      <w:del w:id="7259" w:author="Meryl Etman" w:date="2019-12-16T12:37:00Z">
        <w:r w:rsidRPr="000748C0" w:rsidDel="005F5E05">
          <w:rPr>
            <w:rFonts w:ascii="Times New Roman" w:eastAsia="Times New Roman" w:hAnsi="Times New Roman" w:hint="cs"/>
            <w:sz w:val="24"/>
            <w:szCs w:val="24"/>
            <w:rtl/>
            <w:lang w:eastAsia="he-IL"/>
          </w:rPr>
          <w:delText xml:space="preserve">תכנון </w:delText>
        </w:r>
      </w:del>
      <w:customXmlDelRangeStart w:id="7260" w:author="Meryl Etman" w:date="2019-12-16T12:37:00Z"/>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customXmlDelRangeEnd w:id="7260"/>
          <w:del w:id="7261" w:author="Meryl Etman" w:date="2019-12-16T12:37:00Z">
            <w:r w:rsidR="000C7E66" w:rsidRPr="000748C0" w:rsidDel="005F5E05">
              <w:rPr>
                <w:rFonts w:ascii="Times New Roman" w:eastAsia="Times New Roman" w:hAnsi="Times New Roman" w:hint="cs"/>
                <w:bCs/>
                <w:color w:val="00B0F0"/>
                <w:sz w:val="24"/>
                <w:szCs w:val="24"/>
                <w:rtl/>
                <w:lang w:eastAsia="he-IL"/>
              </w:rPr>
              <w:delText>ניהול תיאום ופיקוח</w:delText>
            </w:r>
          </w:del>
          <w:ins w:id="7262" w:author="Meryl Etman" w:date="2019-12-16T12:37:00Z">
            <w:r w:rsidR="005F5E05" w:rsidRPr="000748C0">
              <w:rPr>
                <w:rFonts w:ascii="Times New Roman" w:eastAsia="Times New Roman" w:hAnsi="Times New Roman" w:hint="cs"/>
                <w:sz w:val="24"/>
                <w:szCs w:val="24"/>
                <w:rtl/>
                <w:lang w:eastAsia="he-IL"/>
              </w:rPr>
              <w:t>עבודות פיקוח</w:t>
            </w:r>
          </w:ins>
          <w:customXmlDelRangeStart w:id="7263" w:author="Meryl Etman" w:date="2019-12-16T12:37:00Z"/>
        </w:sdtContent>
      </w:sdt>
      <w:customXmlDelRangeEnd w:id="7263"/>
      <w:r w:rsidRPr="000748C0">
        <w:rPr>
          <w:rFonts w:ascii="Times New Roman" w:eastAsia="Times New Roman" w:hAnsi="Times New Roman" w:hint="cs"/>
          <w:bCs/>
          <w:color w:val="008000"/>
          <w:sz w:val="24"/>
          <w:szCs w:val="24"/>
          <w:rtl/>
          <w:lang w:eastAsia="he-IL"/>
        </w:rPr>
        <w:t xml:space="preserve"> </w:t>
      </w:r>
      <w:r w:rsidRPr="000748C0">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264" w:author="Meryl Etman" w:date="2019-12-16T17:19:00Z">
            <w:r w:rsidR="00400DA5" w:rsidRPr="000748C0">
              <w:rPr>
                <w:rFonts w:ascii="Times New Roman" w:eastAsia="Times New Roman" w:hAnsi="Times New Roman" w:hint="cs"/>
                <w:bCs/>
                <w:color w:val="008000"/>
                <w:sz w:val="24"/>
                <w:szCs w:val="24"/>
                <w:rtl/>
                <w:lang w:eastAsia="he-IL"/>
              </w:rPr>
              <w:t>סביוני שהם דיור להשכרה</w:t>
            </w:r>
          </w:ins>
        </w:sdtContent>
      </w:sdt>
      <w:r w:rsidRPr="000748C0">
        <w:rPr>
          <w:rFonts w:ascii="Times New Roman" w:eastAsia="Times New Roman" w:hAnsi="Times New Roman" w:hint="cs"/>
          <w:color w:val="008000"/>
          <w:sz w:val="24"/>
          <w:szCs w:val="24"/>
          <w:rtl/>
          <w:lang w:eastAsia="he-IL"/>
        </w:rPr>
        <w:t>.</w:t>
      </w:r>
    </w:p>
    <w:p w14:paraId="5EA65157" w14:textId="2A6EDABB" w:rsidR="008942AD" w:rsidRPr="000748C0"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65"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bCs/>
          <w:color w:val="008000"/>
          <w:sz w:val="24"/>
          <w:szCs w:val="24"/>
          <w:rtl/>
          <w:lang w:eastAsia="he-IL"/>
        </w:rPr>
        <w:t xml:space="preserve"> </w:t>
      </w:r>
      <w:r w:rsidRPr="000748C0">
        <w:rPr>
          <w:rFonts w:ascii="Times New Roman" w:eastAsia="Times New Roman" w:hAnsi="Times New Roman" w:hint="cs"/>
          <w:sz w:val="24"/>
          <w:szCs w:val="24"/>
          <w:rtl/>
          <w:lang w:eastAsia="he-IL"/>
        </w:rPr>
        <w:t>עשוי להגיע לרשותי מידע חסוי כמוגדר להלן:</w:t>
      </w:r>
    </w:p>
    <w:p w14:paraId="2D8B699F" w14:textId="3EF781B0" w:rsidR="008942AD" w:rsidRPr="000748C0"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Change w:id="7266" w:author="Meryl Etman" w:date="2020-03-25T10:10:00Z">
            <w:rPr>
              <w:rFonts w:ascii="Times New Roman" w:eastAsia="Times New Roman" w:hAnsi="Times New Roman" w:hint="cs"/>
              <w:sz w:val="24"/>
              <w:szCs w:val="24"/>
              <w:rtl/>
              <w:lang w:eastAsia="he-IL"/>
            </w:rPr>
          </w:rPrChange>
        </w:rPr>
        <w:tab/>
        <w:t>"</w:t>
      </w:r>
      <w:r w:rsidRPr="000748C0">
        <w:rPr>
          <w:rFonts w:ascii="Times New Roman" w:eastAsia="Times New Roman" w:hAnsi="Times New Roman" w:hint="cs"/>
          <w:b/>
          <w:bCs/>
          <w:sz w:val="24"/>
          <w:szCs w:val="24"/>
          <w:rtl/>
          <w:lang w:eastAsia="he-IL"/>
          <w:rPrChange w:id="7267" w:author="Meryl Etman" w:date="2020-03-25T10:10:00Z">
            <w:rPr>
              <w:rFonts w:ascii="Times New Roman" w:eastAsia="Times New Roman" w:hAnsi="Times New Roman" w:hint="cs"/>
              <w:b/>
              <w:bCs/>
              <w:sz w:val="24"/>
              <w:szCs w:val="24"/>
              <w:rtl/>
              <w:lang w:eastAsia="he-IL"/>
            </w:rPr>
          </w:rPrChange>
        </w:rPr>
        <w:t>מידע חסוי</w:t>
      </w:r>
      <w:r w:rsidRPr="000748C0">
        <w:rPr>
          <w:rFonts w:ascii="Times New Roman" w:eastAsia="Times New Roman" w:hAnsi="Times New Roman" w:hint="cs"/>
          <w:sz w:val="24"/>
          <w:szCs w:val="24"/>
          <w:rtl/>
          <w:lang w:eastAsia="he-IL"/>
          <w:rPrChange w:id="7268" w:author="Meryl Etman" w:date="2020-03-25T10:10:00Z">
            <w:rPr>
              <w:rFonts w:ascii="Times New Roman" w:eastAsia="Times New Roman" w:hAnsi="Times New Roman" w:hint="cs"/>
              <w:sz w:val="24"/>
              <w:szCs w:val="24"/>
              <w:rtl/>
              <w:lang w:eastAsia="he-IL"/>
            </w:rPr>
          </w:rPrChange>
        </w:rPr>
        <w:t>"-</w:t>
      </w:r>
      <w:r w:rsidRPr="000748C0">
        <w:rPr>
          <w:rFonts w:ascii="Times New Roman" w:eastAsia="Times New Roman" w:hAnsi="Times New Roman" w:hint="cs"/>
          <w:sz w:val="24"/>
          <w:szCs w:val="24"/>
          <w:rtl/>
          <w:lang w:eastAsia="he-IL"/>
          <w:rPrChange w:id="7269" w:author="Meryl Etman" w:date="2020-03-25T10:10:00Z">
            <w:rPr>
              <w:rFonts w:ascii="Times New Roman" w:eastAsia="Times New Roman" w:hAnsi="Times New Roman" w:hint="cs"/>
              <w:sz w:val="24"/>
              <w:szCs w:val="24"/>
              <w:rtl/>
              <w:lang w:eastAsia="he-IL"/>
            </w:rPr>
          </w:rPrChange>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70"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bCs/>
          <w:color w:val="008000"/>
          <w:sz w:val="24"/>
          <w:szCs w:val="24"/>
          <w:lang w:eastAsia="he-IL"/>
        </w:rPr>
        <w:t xml:space="preserve"> </w:t>
      </w:r>
      <w:r w:rsidRPr="000748C0">
        <w:rPr>
          <w:rFonts w:ascii="Times New Roman" w:eastAsia="Times New Roman" w:hAnsi="Times New Roman" w:hint="cs"/>
          <w:bCs/>
          <w:color w:val="008000"/>
          <w:sz w:val="24"/>
          <w:szCs w:val="24"/>
          <w:rtl/>
          <w:lang w:eastAsia="he-IL"/>
        </w:rPr>
        <w:t xml:space="preserve"> </w:t>
      </w:r>
      <w:r w:rsidRPr="000748C0">
        <w:rPr>
          <w:rFonts w:ascii="Times New Roman" w:eastAsia="Times New Roman" w:hAnsi="Times New Roman" w:hint="cs"/>
          <w:color w:val="008000"/>
          <w:sz w:val="24"/>
          <w:szCs w:val="24"/>
          <w:rtl/>
          <w:lang w:eastAsia="he-IL"/>
        </w:rPr>
        <w:t>.</w:t>
      </w:r>
    </w:p>
    <w:p w14:paraId="585FCBA2" w14:textId="77777777" w:rsidR="008942AD" w:rsidRPr="000748C0"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Change w:id="7271"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72" w:author="Meryl Etman" w:date="2020-03-25T10:10:00Z">
            <w:rPr>
              <w:rFonts w:ascii="Times New Roman" w:eastAsia="Times New Roman" w:hAnsi="Times New Roman" w:hint="cs"/>
              <w:sz w:val="24"/>
              <w:szCs w:val="24"/>
              <w:rtl/>
              <w:lang w:eastAsia="he-IL"/>
            </w:rPr>
          </w:rPrChange>
        </w:rPr>
        <w:t>אני מתחייב לשמור בסודיות מלאה כל מידע חסוי ולא למסרו או להעבירו לידי מי שלא הוסמך לכך בכתב על ידכם.</w:t>
      </w:r>
    </w:p>
    <w:p w14:paraId="6E13DBA4" w14:textId="77777777" w:rsidR="008942AD" w:rsidRPr="000748C0"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Change w:id="7273"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74" w:author="Meryl Etman" w:date="2020-03-25T10:10:00Z">
            <w:rPr>
              <w:rFonts w:ascii="Times New Roman" w:eastAsia="Times New Roman" w:hAnsi="Times New Roman" w:hint="cs"/>
              <w:sz w:val="24"/>
              <w:szCs w:val="24"/>
              <w:rtl/>
              <w:lang w:eastAsia="he-IL"/>
            </w:rPr>
          </w:rPrChange>
        </w:rPr>
        <w:t>אני מתחייב לנקוט בכל אמצעי הזהירות כדי למנוע אפשרות כי מידע חסוי יצא מרשותכם ו/או מרשותי ויגיע למי שלא הוסמך על ידכם בכתב.</w:t>
      </w:r>
    </w:p>
    <w:p w14:paraId="0ADE21F6" w14:textId="77777777" w:rsidR="008942AD" w:rsidRPr="000748C0" w:rsidDel="00346A17"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del w:id="7275" w:author="Meryl Etman" w:date="2020-02-11T16:33:00Z"/>
          <w:rFonts w:ascii="Times New Roman" w:eastAsia="Times New Roman" w:hAnsi="Times New Roman"/>
          <w:sz w:val="24"/>
          <w:szCs w:val="24"/>
          <w:rtl/>
          <w:lang w:eastAsia="he-IL"/>
          <w:rPrChange w:id="7276" w:author="Meryl Etman" w:date="2020-03-25T10:10:00Z">
            <w:rPr>
              <w:del w:id="7277" w:author="Meryl Etman" w:date="2020-02-11T16:33:00Z"/>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78" w:author="Meryl Etman" w:date="2020-03-25T10:10:00Z">
            <w:rPr>
              <w:rFonts w:ascii="Times New Roman" w:eastAsia="Times New Roman" w:hAnsi="Times New Roman" w:hint="cs"/>
              <w:sz w:val="24"/>
              <w:szCs w:val="24"/>
              <w:rtl/>
              <w:lang w:eastAsia="he-IL"/>
            </w:rPr>
          </w:rPrChange>
        </w:rPr>
        <w:t>הנני מאשר כי התחייבויותיי הנ"ל תחולנה הן במהלך ביצוע הפרויקט והן לאחריו.</w:t>
      </w:r>
    </w:p>
    <w:p w14:paraId="06C985C1" w14:textId="77777777" w:rsidR="008942AD" w:rsidRPr="000748C0" w:rsidRDefault="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Change w:id="7279" w:author="Meryl Etman" w:date="2020-03-25T10:10:00Z">
            <w:rPr>
              <w:rFonts w:ascii="Times New Roman" w:eastAsia="Times New Roman" w:hAnsi="Times New Roman"/>
              <w:sz w:val="24"/>
              <w:szCs w:val="24"/>
              <w:rtl/>
              <w:lang w:eastAsia="he-IL"/>
            </w:rPr>
          </w:rPrChange>
        </w:rPr>
        <w:pPrChange w:id="7280" w:author="Meryl Etman" w:date="2020-02-11T16:33:00Z">
          <w:pPr>
            <w:widowControl w:val="0"/>
            <w:spacing w:line="360" w:lineRule="auto"/>
            <w:jc w:val="both"/>
          </w:pPr>
        </w:pPrChange>
      </w:pPr>
    </w:p>
    <w:p w14:paraId="7C1CF71B" w14:textId="77777777" w:rsidR="008942AD" w:rsidRPr="000748C0" w:rsidRDefault="008942AD" w:rsidP="008942AD">
      <w:pPr>
        <w:widowControl w:val="0"/>
        <w:spacing w:line="360" w:lineRule="auto"/>
        <w:ind w:left="6480" w:hanging="1151"/>
        <w:jc w:val="both"/>
        <w:rPr>
          <w:rFonts w:ascii="Times New Roman" w:eastAsia="Times New Roman" w:hAnsi="Times New Roman"/>
          <w:sz w:val="24"/>
          <w:szCs w:val="24"/>
          <w:rtl/>
          <w:lang w:eastAsia="he-IL"/>
          <w:rPrChange w:id="7281"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82" w:author="Meryl Etman" w:date="2020-03-25T10:10:00Z">
            <w:rPr>
              <w:rFonts w:ascii="Times New Roman" w:eastAsia="Times New Roman" w:hAnsi="Times New Roman" w:hint="cs"/>
              <w:sz w:val="24"/>
              <w:szCs w:val="24"/>
              <w:rtl/>
              <w:lang w:eastAsia="he-IL"/>
            </w:rPr>
          </w:rPrChange>
        </w:rPr>
        <w:t>בכבוד רב,</w:t>
      </w:r>
    </w:p>
    <w:p w14:paraId="7E40B746" w14:textId="77777777" w:rsidR="008942AD" w:rsidRPr="000748C0" w:rsidRDefault="008942AD" w:rsidP="008942AD">
      <w:pPr>
        <w:widowControl w:val="0"/>
        <w:spacing w:line="360" w:lineRule="auto"/>
        <w:ind w:left="5040"/>
        <w:jc w:val="both"/>
        <w:rPr>
          <w:rFonts w:ascii="Times New Roman" w:eastAsia="Times New Roman" w:hAnsi="Times New Roman"/>
          <w:sz w:val="24"/>
          <w:szCs w:val="24"/>
          <w:rtl/>
          <w:lang w:eastAsia="he-IL"/>
          <w:rPrChange w:id="7283" w:author="Meryl Etman" w:date="2020-03-25T10:10:00Z">
            <w:rPr>
              <w:rFonts w:ascii="Times New Roman" w:eastAsia="Times New Roman" w:hAnsi="Times New Roman"/>
              <w:sz w:val="24"/>
              <w:szCs w:val="24"/>
              <w:rtl/>
              <w:lang w:eastAsia="he-IL"/>
            </w:rPr>
          </w:rPrChange>
        </w:rPr>
      </w:pPr>
    </w:p>
    <w:p w14:paraId="13C3EB00" w14:textId="77777777" w:rsidR="008942AD" w:rsidRPr="000748C0" w:rsidRDefault="008942AD" w:rsidP="008942AD">
      <w:pPr>
        <w:widowControl w:val="0"/>
        <w:ind w:left="4435" w:hanging="71"/>
        <w:rPr>
          <w:rFonts w:ascii="Times New Roman" w:eastAsia="Times New Roman" w:hAnsi="Times New Roman"/>
          <w:sz w:val="24"/>
          <w:szCs w:val="24"/>
          <w:rtl/>
          <w:lang w:eastAsia="he-IL"/>
          <w:rPrChange w:id="7284"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85" w:author="Meryl Etman" w:date="2020-03-25T10:10:00Z">
            <w:rPr>
              <w:rFonts w:ascii="Times New Roman" w:eastAsia="Times New Roman" w:hAnsi="Times New Roman" w:hint="cs"/>
              <w:sz w:val="24"/>
              <w:szCs w:val="24"/>
              <w:rtl/>
              <w:lang w:eastAsia="he-IL"/>
            </w:rPr>
          </w:rPrChange>
        </w:rPr>
        <w:t xml:space="preserve">_______________________ </w:t>
      </w:r>
    </w:p>
    <w:p w14:paraId="5E1B0822" w14:textId="0C0A5941" w:rsidR="008942AD" w:rsidRPr="000748C0" w:rsidRDefault="008942AD" w:rsidP="008942AD">
      <w:pPr>
        <w:widowControl w:val="0"/>
        <w:ind w:left="4435" w:hanging="71"/>
        <w:rPr>
          <w:rFonts w:ascii="Times New Roman" w:eastAsia="Times New Roman" w:hAnsi="Times New Roman"/>
          <w:color w:val="00B0F0"/>
          <w:sz w:val="24"/>
          <w:szCs w:val="24"/>
          <w:rtl/>
          <w:lang w:eastAsia="he-IL"/>
        </w:rPr>
      </w:pPr>
      <w:r w:rsidRPr="000748C0">
        <w:rPr>
          <w:rFonts w:ascii="Times New Roman" w:eastAsia="Times New Roman" w:hAnsi="Times New Roman" w:hint="cs"/>
          <w:color w:val="00B0F0"/>
          <w:sz w:val="24"/>
          <w:szCs w:val="24"/>
          <w:rtl/>
          <w:lang w:eastAsia="he-IL"/>
          <w:rPrChange w:id="7286" w:author="Meryl Etman" w:date="2020-03-25T10:10:00Z">
            <w:rPr>
              <w:rFonts w:ascii="Times New Roman" w:eastAsia="Times New Roman" w:hAnsi="Times New Roman" w:hint="cs"/>
              <w:color w:val="00B0F0"/>
              <w:sz w:val="24"/>
              <w:szCs w:val="24"/>
              <w:rtl/>
              <w:lang w:eastAsia="he-IL"/>
            </w:rPr>
          </w:rPrChange>
        </w:rPr>
        <w:t xml:space="preserve">  </w:t>
      </w:r>
      <w:del w:id="7287" w:author="Meryl Etman" w:date="2020-02-11T16:32:00Z">
        <w:r w:rsidRPr="000748C0" w:rsidDel="00346A17">
          <w:rPr>
            <w:rFonts w:ascii="Times New Roman" w:eastAsia="Times New Roman" w:hAnsi="Times New Roman" w:hint="cs"/>
            <w:color w:val="00B0F0"/>
            <w:sz w:val="24"/>
            <w:szCs w:val="24"/>
            <w:rtl/>
            <w:lang w:eastAsia="he-IL"/>
            <w:rPrChange w:id="7288" w:author="Meryl Etman" w:date="2020-03-25T10:10:00Z">
              <w:rPr>
                <w:rFonts w:ascii="Times New Roman" w:eastAsia="Times New Roman" w:hAnsi="Times New Roman" w:hint="cs"/>
                <w:color w:val="00B0F0"/>
                <w:sz w:val="24"/>
                <w:szCs w:val="24"/>
                <w:rtl/>
                <w:lang w:eastAsia="he-IL"/>
              </w:rPr>
            </w:rPrChange>
          </w:rPr>
          <w:delText xml:space="preserve">             </w:delText>
        </w:r>
      </w:del>
      <w:r w:rsidRPr="000748C0">
        <w:rPr>
          <w:rFonts w:ascii="Times New Roman" w:eastAsia="Times New Roman" w:hAnsi="Times New Roman" w:hint="cs"/>
          <w:color w:val="00B0F0"/>
          <w:sz w:val="24"/>
          <w:szCs w:val="24"/>
          <w:rtl/>
          <w:lang w:eastAsia="he-IL"/>
          <w:rPrChange w:id="7289" w:author="Meryl Etman" w:date="2020-03-25T10:10:00Z">
            <w:rPr>
              <w:rFonts w:ascii="Times New Roman" w:eastAsia="Times New Roman" w:hAnsi="Times New Roman" w:hint="cs"/>
              <w:color w:val="00B0F0"/>
              <w:sz w:val="24"/>
              <w:szCs w:val="24"/>
              <w:rtl/>
              <w:lang w:eastAsia="he-IL"/>
            </w:rPr>
          </w:rPrChange>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90" w:author="Meryl Etman" w:date="2020-01-21T11:56:00Z">
            <w:r w:rsidR="00483E3A" w:rsidRPr="000748C0">
              <w:rPr>
                <w:rFonts w:ascii="Times New Roman" w:eastAsia="Times New Roman" w:hAnsi="Times New Roman"/>
                <w:color w:val="00B0F0"/>
                <w:sz w:val="20"/>
                <w:szCs w:val="24"/>
                <w:u w:val="single"/>
                <w:rtl/>
                <w:lang w:eastAsia="he-IL"/>
              </w:rPr>
              <w:t>ע. יפה ניהול פרוייקטים בע"מ</w:t>
            </w:r>
          </w:ins>
        </w:sdtContent>
      </w:sdt>
    </w:p>
    <w:p w14:paraId="4E13F5D7" w14:textId="77777777" w:rsidR="008942AD" w:rsidRPr="000748C0"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6ECB0BC0" w14:textId="77777777" w:rsidR="008942AD" w:rsidRPr="000748C0" w:rsidRDefault="008942AD" w:rsidP="008942AD">
      <w:pPr>
        <w:widowControl w:val="0"/>
        <w:spacing w:line="360" w:lineRule="auto"/>
        <w:ind w:left="6480" w:hanging="1151"/>
        <w:jc w:val="both"/>
        <w:rPr>
          <w:rFonts w:ascii="Times New Roman" w:eastAsia="Times New Roman" w:hAnsi="Times New Roman"/>
          <w:sz w:val="24"/>
          <w:szCs w:val="24"/>
          <w:rtl/>
          <w:lang w:eastAsia="he-IL"/>
          <w:rPrChange w:id="7291"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92" w:author="Meryl Etman" w:date="2020-03-25T10:10:00Z">
            <w:rPr>
              <w:rFonts w:ascii="Times New Roman" w:eastAsia="Times New Roman" w:hAnsi="Times New Roman" w:hint="cs"/>
              <w:sz w:val="24"/>
              <w:szCs w:val="24"/>
              <w:rtl/>
              <w:lang w:eastAsia="he-IL"/>
            </w:rPr>
          </w:rPrChange>
        </w:rPr>
        <w:t>שם:____________</w:t>
      </w:r>
    </w:p>
    <w:p w14:paraId="7E8EABFF" w14:textId="77777777" w:rsidR="008942AD" w:rsidRPr="000748C0" w:rsidRDefault="008942AD" w:rsidP="008942AD">
      <w:pPr>
        <w:widowControl w:val="0"/>
        <w:spacing w:line="360" w:lineRule="auto"/>
        <w:ind w:left="6480" w:hanging="1151"/>
        <w:jc w:val="both"/>
        <w:rPr>
          <w:rFonts w:ascii="Times New Roman" w:eastAsia="Times New Roman" w:hAnsi="Times New Roman"/>
          <w:sz w:val="24"/>
          <w:szCs w:val="24"/>
          <w:rtl/>
          <w:lang w:eastAsia="he-IL"/>
          <w:rPrChange w:id="7293"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94" w:author="Meryl Etman" w:date="2020-03-25T10:10:00Z">
            <w:rPr>
              <w:rFonts w:ascii="Times New Roman" w:eastAsia="Times New Roman" w:hAnsi="Times New Roman" w:hint="cs"/>
              <w:sz w:val="24"/>
              <w:szCs w:val="24"/>
              <w:rtl/>
              <w:lang w:eastAsia="he-IL"/>
            </w:rPr>
          </w:rPrChange>
        </w:rPr>
        <w:t>ת.ז:____________</w:t>
      </w:r>
    </w:p>
    <w:p w14:paraId="42696187" w14:textId="77777777" w:rsidR="008942AD" w:rsidRPr="000748C0" w:rsidRDefault="008942AD" w:rsidP="008942AD">
      <w:pPr>
        <w:widowControl w:val="0"/>
        <w:spacing w:line="360" w:lineRule="auto"/>
        <w:ind w:left="6480" w:hanging="1151"/>
        <w:jc w:val="both"/>
        <w:rPr>
          <w:rFonts w:ascii="Times New Roman" w:eastAsia="Times New Roman" w:hAnsi="Times New Roman"/>
          <w:sz w:val="24"/>
          <w:szCs w:val="24"/>
          <w:rtl/>
          <w:lang w:eastAsia="he-IL"/>
          <w:rPrChange w:id="7295"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7296" w:author="Meryl Etman" w:date="2020-03-25T10:10:00Z">
            <w:rPr>
              <w:rFonts w:ascii="Times New Roman" w:eastAsia="Times New Roman" w:hAnsi="Times New Roman" w:hint="cs"/>
              <w:sz w:val="24"/>
              <w:szCs w:val="24"/>
              <w:rtl/>
              <w:lang w:eastAsia="he-IL"/>
            </w:rPr>
          </w:rPrChange>
        </w:rPr>
        <w:t>כתובת:__________</w:t>
      </w:r>
    </w:p>
    <w:p w14:paraId="5FCF56AD" w14:textId="77777777" w:rsidR="008942AD" w:rsidRPr="000748C0" w:rsidRDefault="008942AD" w:rsidP="008942AD">
      <w:pPr>
        <w:widowControl w:val="0"/>
        <w:ind w:left="1151" w:hanging="1151"/>
        <w:jc w:val="both"/>
        <w:rPr>
          <w:rFonts w:ascii="Times New Roman" w:eastAsia="Times New Roman" w:hAnsi="Times New Roman"/>
          <w:bCs/>
          <w:sz w:val="24"/>
          <w:szCs w:val="24"/>
          <w:u w:val="single"/>
          <w:rtl/>
          <w:lang w:eastAsia="he-IL"/>
        </w:rPr>
      </w:pPr>
      <w:r w:rsidRPr="000748C0">
        <w:rPr>
          <w:rFonts w:ascii="Times New Roman" w:eastAsia="Times New Roman" w:hAnsi="Times New Roman"/>
          <w:sz w:val="24"/>
          <w:szCs w:val="24"/>
          <w:rtl/>
          <w:lang w:eastAsia="he-IL"/>
          <w:rPrChange w:id="7297" w:author="Meryl Etman" w:date="2020-03-25T10:10:00Z">
            <w:rPr>
              <w:rFonts w:ascii="Times New Roman" w:eastAsia="Times New Roman" w:hAnsi="Times New Roman"/>
              <w:sz w:val="24"/>
              <w:szCs w:val="24"/>
              <w:highlight w:val="yellow"/>
              <w:rtl/>
              <w:lang w:eastAsia="he-IL"/>
            </w:rPr>
          </w:rPrChange>
        </w:rPr>
        <w:t xml:space="preserve">*מחק </w:t>
      </w:r>
      <w:r w:rsidRPr="000748C0">
        <w:rPr>
          <w:rFonts w:ascii="Times New Roman" w:eastAsia="Times New Roman" w:hAnsi="Times New Roman" w:hint="eastAsia"/>
          <w:sz w:val="24"/>
          <w:szCs w:val="24"/>
          <w:rtl/>
          <w:lang w:eastAsia="he-IL"/>
          <w:rPrChange w:id="7298" w:author="Meryl Etman" w:date="2020-03-25T10:10:00Z">
            <w:rPr>
              <w:rFonts w:ascii="Times New Roman" w:eastAsia="Times New Roman" w:hAnsi="Times New Roman" w:hint="eastAsia"/>
              <w:sz w:val="24"/>
              <w:szCs w:val="24"/>
              <w:highlight w:val="yellow"/>
              <w:rtl/>
              <w:lang w:eastAsia="he-IL"/>
            </w:rPr>
          </w:rPrChange>
        </w:rPr>
        <w:t>את</w:t>
      </w:r>
      <w:r w:rsidRPr="000748C0">
        <w:rPr>
          <w:rFonts w:ascii="Times New Roman" w:eastAsia="Times New Roman" w:hAnsi="Times New Roman"/>
          <w:sz w:val="24"/>
          <w:szCs w:val="24"/>
          <w:rtl/>
          <w:lang w:eastAsia="he-IL"/>
          <w:rPrChange w:id="7299" w:author="Meryl Etman" w:date="2020-03-25T10:10:00Z">
            <w:rPr>
              <w:rFonts w:ascii="Times New Roman" w:eastAsia="Times New Roman" w:hAnsi="Times New Roman"/>
              <w:sz w:val="24"/>
              <w:szCs w:val="24"/>
              <w:highlight w:val="yellow"/>
              <w:rtl/>
              <w:lang w:eastAsia="he-IL"/>
            </w:rPr>
          </w:rPrChange>
        </w:rPr>
        <w:t xml:space="preserve"> </w:t>
      </w:r>
      <w:r w:rsidRPr="000748C0">
        <w:rPr>
          <w:rFonts w:ascii="Times New Roman" w:eastAsia="Times New Roman" w:hAnsi="Times New Roman" w:hint="eastAsia"/>
          <w:sz w:val="24"/>
          <w:szCs w:val="24"/>
          <w:rtl/>
          <w:lang w:eastAsia="he-IL"/>
          <w:rPrChange w:id="7300" w:author="Meryl Etman" w:date="2020-03-25T10:10:00Z">
            <w:rPr>
              <w:rFonts w:ascii="Times New Roman" w:eastAsia="Times New Roman" w:hAnsi="Times New Roman" w:hint="eastAsia"/>
              <w:sz w:val="24"/>
              <w:szCs w:val="24"/>
              <w:highlight w:val="yellow"/>
              <w:rtl/>
              <w:lang w:eastAsia="he-IL"/>
            </w:rPr>
          </w:rPrChange>
        </w:rPr>
        <w:t>המיותר</w:t>
      </w:r>
    </w:p>
    <w:p w14:paraId="303D147F" w14:textId="77777777" w:rsidR="008942AD" w:rsidRPr="000748C0" w:rsidRDefault="008942AD" w:rsidP="008942AD">
      <w:pPr>
        <w:widowControl w:val="0"/>
        <w:jc w:val="center"/>
        <w:rPr>
          <w:rFonts w:ascii="Times New Roman" w:eastAsia="Times New Roman" w:hAnsi="Times New Roman"/>
          <w:bCs/>
          <w:sz w:val="20"/>
          <w:szCs w:val="24"/>
          <w:u w:val="single"/>
          <w:rtl/>
          <w:lang w:eastAsia="he-IL"/>
        </w:rPr>
      </w:pPr>
      <w:r w:rsidRPr="000748C0">
        <w:rPr>
          <w:rFonts w:ascii="Times New Roman" w:eastAsia="Times New Roman" w:hAnsi="Times New Roman" w:hint="cs"/>
          <w:bCs/>
          <w:sz w:val="24"/>
          <w:szCs w:val="24"/>
          <w:u w:val="single"/>
          <w:rtl/>
          <w:lang w:eastAsia="he-IL"/>
        </w:rPr>
        <w:br w:type="page"/>
      </w:r>
    </w:p>
    <w:p w14:paraId="32482A53" w14:textId="77777777" w:rsidR="00EB5A81" w:rsidRPr="000748C0" w:rsidRDefault="00EB5A81" w:rsidP="00EB5A81">
      <w:pPr>
        <w:ind w:left="820" w:hanging="580"/>
        <w:jc w:val="center"/>
        <w:rPr>
          <w:rFonts w:ascii="Times New Roman" w:eastAsia="Times New Roman" w:hAnsi="Times New Roman"/>
          <w:b/>
          <w:bCs/>
          <w:sz w:val="24"/>
          <w:szCs w:val="24"/>
          <w:u w:val="single"/>
          <w:lang w:eastAsia="he-IL"/>
          <w:rPrChange w:id="7301" w:author="Meryl Etman" w:date="2020-03-25T10:10:00Z">
            <w:rPr>
              <w:rFonts w:ascii="Times New Roman" w:eastAsia="Times New Roman" w:hAnsi="Times New Roman"/>
              <w:b/>
              <w:bCs/>
              <w:sz w:val="24"/>
              <w:szCs w:val="24"/>
              <w:u w:val="single"/>
              <w:lang w:eastAsia="he-IL"/>
            </w:rPr>
          </w:rPrChange>
        </w:rPr>
      </w:pPr>
      <w:r w:rsidRPr="000748C0">
        <w:rPr>
          <w:rFonts w:ascii="Times New Roman" w:eastAsia="Times New Roman" w:hAnsi="Times New Roman" w:hint="cs"/>
          <w:b/>
          <w:bCs/>
          <w:sz w:val="24"/>
          <w:szCs w:val="24"/>
          <w:u w:val="single"/>
          <w:rtl/>
          <w:lang w:eastAsia="he-IL"/>
          <w:rPrChange w:id="7302" w:author="Meryl Etman" w:date="2020-03-25T10:10:00Z">
            <w:rPr>
              <w:rFonts w:ascii="Times New Roman" w:eastAsia="Times New Roman" w:hAnsi="Times New Roman" w:hint="cs"/>
              <w:b/>
              <w:bCs/>
              <w:sz w:val="24"/>
              <w:szCs w:val="24"/>
              <w:u w:val="single"/>
              <w:rtl/>
              <w:lang w:eastAsia="he-IL"/>
            </w:rPr>
          </w:rPrChange>
        </w:rPr>
        <w:lastRenderedPageBreak/>
        <w:t xml:space="preserve">נספח </w:t>
      </w:r>
      <w:r w:rsidR="008942AD" w:rsidRPr="000748C0">
        <w:rPr>
          <w:rFonts w:ascii="Times New Roman" w:eastAsia="Times New Roman" w:hAnsi="Times New Roman" w:hint="cs"/>
          <w:b/>
          <w:bCs/>
          <w:sz w:val="24"/>
          <w:szCs w:val="24"/>
          <w:u w:val="single"/>
          <w:rtl/>
          <w:lang w:eastAsia="he-IL"/>
          <w:rPrChange w:id="7303" w:author="Meryl Etman" w:date="2020-03-25T10:10:00Z">
            <w:rPr>
              <w:rFonts w:ascii="Times New Roman" w:eastAsia="Times New Roman" w:hAnsi="Times New Roman" w:hint="cs"/>
              <w:b/>
              <w:bCs/>
              <w:sz w:val="24"/>
              <w:szCs w:val="24"/>
              <w:u w:val="single"/>
              <w:rtl/>
              <w:lang w:eastAsia="he-IL"/>
            </w:rPr>
          </w:rPrChange>
        </w:rPr>
        <w:t>"</w:t>
      </w:r>
      <w:r w:rsidRPr="000748C0">
        <w:rPr>
          <w:rFonts w:ascii="Times New Roman" w:eastAsia="Times New Roman" w:hAnsi="Times New Roman" w:hint="cs"/>
          <w:b/>
          <w:bCs/>
          <w:sz w:val="24"/>
          <w:szCs w:val="24"/>
          <w:u w:val="single"/>
          <w:rtl/>
          <w:lang w:eastAsia="he-IL"/>
          <w:rPrChange w:id="7304" w:author="Meryl Etman" w:date="2020-03-25T10:10:00Z">
            <w:rPr>
              <w:rFonts w:ascii="Times New Roman" w:eastAsia="Times New Roman" w:hAnsi="Times New Roman" w:hint="cs"/>
              <w:b/>
              <w:bCs/>
              <w:sz w:val="24"/>
              <w:szCs w:val="24"/>
              <w:u w:val="single"/>
              <w:rtl/>
              <w:lang w:eastAsia="he-IL"/>
            </w:rPr>
          </w:rPrChange>
        </w:rPr>
        <w:t>ח</w:t>
      </w:r>
      <w:r w:rsidR="008942AD" w:rsidRPr="000748C0">
        <w:rPr>
          <w:rFonts w:ascii="Times New Roman" w:eastAsia="Times New Roman" w:hAnsi="Times New Roman" w:hint="cs"/>
          <w:b/>
          <w:bCs/>
          <w:sz w:val="24"/>
          <w:szCs w:val="24"/>
          <w:u w:val="single"/>
          <w:rtl/>
          <w:lang w:eastAsia="he-IL"/>
          <w:rPrChange w:id="7305" w:author="Meryl Etman" w:date="2020-03-25T10:10:00Z">
            <w:rPr>
              <w:rFonts w:ascii="Times New Roman" w:eastAsia="Times New Roman" w:hAnsi="Times New Roman" w:hint="cs"/>
              <w:b/>
              <w:bCs/>
              <w:sz w:val="24"/>
              <w:szCs w:val="24"/>
              <w:u w:val="single"/>
              <w:rtl/>
              <w:lang w:eastAsia="he-IL"/>
            </w:rPr>
          </w:rPrChange>
        </w:rPr>
        <w:t>'</w:t>
      </w:r>
      <w:r w:rsidRPr="000748C0">
        <w:rPr>
          <w:rFonts w:ascii="Times New Roman" w:eastAsia="Times New Roman" w:hAnsi="Times New Roman" w:hint="cs"/>
          <w:b/>
          <w:bCs/>
          <w:sz w:val="24"/>
          <w:szCs w:val="24"/>
          <w:u w:val="single"/>
          <w:rtl/>
          <w:lang w:eastAsia="he-IL"/>
          <w:rPrChange w:id="7306" w:author="Meryl Etman" w:date="2020-03-25T10:10:00Z">
            <w:rPr>
              <w:rFonts w:ascii="Times New Roman" w:eastAsia="Times New Roman" w:hAnsi="Times New Roman" w:hint="cs"/>
              <w:b/>
              <w:bCs/>
              <w:sz w:val="24"/>
              <w:szCs w:val="24"/>
              <w:u w:val="single"/>
              <w:rtl/>
              <w:lang w:eastAsia="he-IL"/>
            </w:rPr>
          </w:rPrChange>
        </w:rPr>
        <w:t>'</w:t>
      </w:r>
    </w:p>
    <w:p w14:paraId="158C71FF" w14:textId="77777777" w:rsidR="008942AD" w:rsidRPr="000748C0" w:rsidRDefault="008942AD" w:rsidP="008942AD">
      <w:pPr>
        <w:widowControl w:val="0"/>
        <w:spacing w:before="240" w:after="60"/>
        <w:jc w:val="center"/>
        <w:outlineLvl w:val="4"/>
        <w:rPr>
          <w:rFonts w:ascii="Times New Roman" w:eastAsia="Times New Roman" w:hAnsi="Times New Roman"/>
          <w:b/>
          <w:bCs/>
          <w:sz w:val="24"/>
          <w:szCs w:val="24"/>
          <w:u w:val="single"/>
          <w:rtl/>
          <w:lang w:eastAsia="he-IL"/>
          <w:rPrChange w:id="7307" w:author="Meryl Etman" w:date="2020-03-25T10:10:00Z">
            <w:rPr>
              <w:rFonts w:ascii="Times New Roman" w:eastAsia="Times New Roman" w:hAnsi="Times New Roman"/>
              <w:b/>
              <w:bCs/>
              <w:sz w:val="24"/>
              <w:szCs w:val="24"/>
              <w:u w:val="single"/>
              <w:rtl/>
              <w:lang w:eastAsia="he-IL"/>
            </w:rPr>
          </w:rPrChange>
        </w:rPr>
      </w:pPr>
      <w:r w:rsidRPr="000748C0">
        <w:rPr>
          <w:rFonts w:ascii="Times New Roman" w:eastAsia="Times New Roman" w:hAnsi="Times New Roman" w:hint="cs"/>
          <w:b/>
          <w:bCs/>
          <w:sz w:val="24"/>
          <w:szCs w:val="24"/>
          <w:u w:val="single"/>
          <w:rtl/>
          <w:lang w:eastAsia="he-IL"/>
          <w:rPrChange w:id="7308" w:author="Meryl Etman" w:date="2020-03-25T10:10:00Z">
            <w:rPr>
              <w:rFonts w:ascii="Times New Roman" w:eastAsia="Times New Roman" w:hAnsi="Times New Roman" w:hint="cs"/>
              <w:b/>
              <w:bCs/>
              <w:sz w:val="24"/>
              <w:szCs w:val="24"/>
              <w:u w:val="single"/>
              <w:rtl/>
              <w:lang w:eastAsia="he-IL"/>
            </w:rPr>
          </w:rPrChange>
        </w:rPr>
        <w:t>עריכת ביטוח</w:t>
      </w:r>
    </w:p>
    <w:p w14:paraId="47FDEDD2" w14:textId="77777777" w:rsidR="008942AD" w:rsidRPr="000748C0" w:rsidRDefault="008942AD" w:rsidP="008942AD">
      <w:pPr>
        <w:widowControl w:val="0"/>
        <w:rPr>
          <w:rFonts w:ascii="Times New Roman" w:eastAsia="Times New Roman" w:hAnsi="Times New Roman"/>
          <w:sz w:val="24"/>
          <w:szCs w:val="24"/>
          <w:rtl/>
          <w:lang w:eastAsia="he-IL"/>
          <w:rPrChange w:id="7309" w:author="Meryl Etman" w:date="2020-03-25T10:10:00Z">
            <w:rPr>
              <w:rFonts w:ascii="Times New Roman" w:eastAsia="Times New Roman" w:hAnsi="Times New Roman"/>
              <w:sz w:val="24"/>
              <w:szCs w:val="24"/>
              <w:rtl/>
              <w:lang w:eastAsia="he-IL"/>
            </w:rPr>
          </w:rPrChange>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852DF" w:rsidRPr="000748C0" w14:paraId="33E8F99F" w14:textId="77777777" w:rsidTr="00592981">
        <w:trPr>
          <w:trHeight w:val="463"/>
          <w:tblHeader/>
          <w:ins w:id="7310" w:author="Meryl Etman" w:date="2020-03-01T17:04:00Z"/>
        </w:trPr>
        <w:tc>
          <w:tcPr>
            <w:tcW w:w="8218" w:type="dxa"/>
            <w:gridSpan w:val="3"/>
            <w:shd w:val="clear" w:color="auto" w:fill="F2F2F2"/>
          </w:tcPr>
          <w:p w14:paraId="19A2BD5D" w14:textId="77777777" w:rsidR="00E852DF" w:rsidRPr="000748C0" w:rsidRDefault="00E852DF" w:rsidP="00592981">
            <w:pPr>
              <w:rPr>
                <w:ins w:id="7311" w:author="Meryl Etman" w:date="2020-03-01T17:04:00Z"/>
                <w:rFonts w:ascii="David" w:eastAsia="Calibri" w:hAnsi="David" w:cs="Arial"/>
                <w:rtl/>
                <w:rPrChange w:id="7312" w:author="Meryl Etman" w:date="2020-03-25T10:10:00Z">
                  <w:rPr>
                    <w:ins w:id="7313" w:author="Meryl Etman" w:date="2020-03-01T17:04:00Z"/>
                    <w:rFonts w:ascii="David" w:eastAsia="Calibri" w:hAnsi="David" w:cs="Arial"/>
                    <w:rtl/>
                  </w:rPr>
                </w:rPrChange>
              </w:rPr>
            </w:pPr>
            <w:ins w:id="7314" w:author="Meryl Etman" w:date="2020-03-01T17:04:00Z">
              <w:r w:rsidRPr="000748C0">
                <w:rPr>
                  <w:rFonts w:ascii="David" w:eastAsia="Calibri" w:hAnsi="David" w:cs="Arial"/>
                  <w:rtl/>
                  <w:rPrChange w:id="7315" w:author="Meryl Etman" w:date="2020-03-25T10:10:00Z">
                    <w:rPr>
                      <w:rFonts w:ascii="David" w:eastAsia="Calibri" w:hAnsi="David" w:cs="Arial"/>
                      <w:rtl/>
                    </w:rPr>
                  </w:rPrChange>
                </w:rPr>
                <w:t>אישור קיום ביטוחים</w:t>
              </w:r>
            </w:ins>
          </w:p>
        </w:tc>
        <w:tc>
          <w:tcPr>
            <w:tcW w:w="3317" w:type="dxa"/>
            <w:shd w:val="clear" w:color="auto" w:fill="auto"/>
          </w:tcPr>
          <w:p w14:paraId="13475DDF" w14:textId="77777777" w:rsidR="00E852DF" w:rsidRPr="000748C0" w:rsidRDefault="00E852DF" w:rsidP="00592981">
            <w:pPr>
              <w:rPr>
                <w:ins w:id="7316" w:author="Meryl Etman" w:date="2020-03-01T17:04:00Z"/>
                <w:rFonts w:ascii="David" w:eastAsia="Calibri" w:hAnsi="David" w:cs="Arial"/>
                <w:rtl/>
                <w:rPrChange w:id="7317" w:author="Meryl Etman" w:date="2020-03-25T10:10:00Z">
                  <w:rPr>
                    <w:ins w:id="7318" w:author="Meryl Etman" w:date="2020-03-01T17:04:00Z"/>
                    <w:rFonts w:ascii="David" w:eastAsia="Calibri" w:hAnsi="David" w:cs="Arial"/>
                    <w:rtl/>
                  </w:rPr>
                </w:rPrChange>
              </w:rPr>
            </w:pPr>
            <w:ins w:id="7319" w:author="Meryl Etman" w:date="2020-03-01T17:04:00Z">
              <w:r w:rsidRPr="000748C0">
                <w:rPr>
                  <w:rFonts w:ascii="David" w:eastAsia="Calibri" w:hAnsi="David" w:cs="Arial"/>
                  <w:rtl/>
                  <w:rPrChange w:id="7320" w:author="Meryl Etman" w:date="2020-03-25T10:10:00Z">
                    <w:rPr>
                      <w:rFonts w:ascii="David" w:eastAsia="Calibri" w:hAnsi="David" w:cs="Arial"/>
                      <w:rtl/>
                    </w:rPr>
                  </w:rPrChange>
                </w:rPr>
                <w:t>תאריך הנפקת האישור(</w:t>
              </w:r>
              <w:r w:rsidRPr="000748C0">
                <w:rPr>
                  <w:rFonts w:ascii="David" w:eastAsia="Calibri" w:hAnsi="David" w:cs="Arial"/>
                  <w:rPrChange w:id="7321" w:author="Meryl Etman" w:date="2020-03-25T10:10:00Z">
                    <w:rPr>
                      <w:rFonts w:ascii="David" w:eastAsia="Calibri" w:hAnsi="David" w:cs="Arial"/>
                    </w:rPr>
                  </w:rPrChange>
                </w:rPr>
                <w:t>DD/MM/YYYY</w:t>
              </w:r>
              <w:r w:rsidRPr="000748C0">
                <w:rPr>
                  <w:rFonts w:ascii="David" w:eastAsia="Calibri" w:hAnsi="David" w:cs="Arial"/>
                  <w:rtl/>
                  <w:rPrChange w:id="7322" w:author="Meryl Etman" w:date="2020-03-25T10:10:00Z">
                    <w:rPr>
                      <w:rFonts w:ascii="David" w:eastAsia="Calibri" w:hAnsi="David" w:cs="Arial"/>
                      <w:rtl/>
                    </w:rPr>
                  </w:rPrChange>
                </w:rPr>
                <w:t>)</w:t>
              </w:r>
            </w:ins>
          </w:p>
        </w:tc>
      </w:tr>
      <w:tr w:rsidR="00E852DF" w:rsidRPr="000748C0" w14:paraId="706CB08E" w14:textId="77777777" w:rsidTr="00592981">
        <w:trPr>
          <w:trHeight w:val="315"/>
          <w:ins w:id="7323" w:author="Meryl Etman" w:date="2020-03-01T17:04:00Z"/>
        </w:trPr>
        <w:tc>
          <w:tcPr>
            <w:tcW w:w="11535" w:type="dxa"/>
            <w:gridSpan w:val="4"/>
            <w:shd w:val="clear" w:color="auto" w:fill="auto"/>
          </w:tcPr>
          <w:p w14:paraId="0BBD18CA" w14:textId="77777777" w:rsidR="00E852DF" w:rsidRPr="000748C0" w:rsidRDefault="00E852DF" w:rsidP="00592981">
            <w:pPr>
              <w:rPr>
                <w:ins w:id="7324" w:author="Meryl Etman" w:date="2020-03-01T17:04:00Z"/>
                <w:rFonts w:ascii="David" w:eastAsia="Calibri" w:hAnsi="David" w:cs="Arial"/>
                <w:rtl/>
                <w:rPrChange w:id="7325" w:author="Meryl Etman" w:date="2020-03-25T10:10:00Z">
                  <w:rPr>
                    <w:ins w:id="7326" w:author="Meryl Etman" w:date="2020-03-01T17:04:00Z"/>
                    <w:rFonts w:ascii="David" w:eastAsia="Calibri" w:hAnsi="David" w:cs="Arial"/>
                    <w:rtl/>
                  </w:rPr>
                </w:rPrChange>
              </w:rPr>
            </w:pPr>
            <w:ins w:id="7327" w:author="Meryl Etman" w:date="2020-03-01T17:04:00Z">
              <w:r w:rsidRPr="000748C0">
                <w:rPr>
                  <w:rFonts w:ascii="David" w:eastAsia="Calibri" w:hAnsi="David" w:cs="Arial"/>
                  <w:rtl/>
                  <w:rPrChange w:id="7328" w:author="Meryl Etman" w:date="2020-03-25T10:10:00Z">
                    <w:rPr>
                      <w:rFonts w:ascii="David" w:eastAsia="Calibri" w:hAnsi="David" w:cs="Arial"/>
                      <w:rtl/>
                    </w:rPr>
                  </w:rPrChange>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ins>
          </w:p>
        </w:tc>
      </w:tr>
      <w:tr w:rsidR="00E852DF" w:rsidRPr="000748C0" w14:paraId="3A64D588" w14:textId="77777777" w:rsidTr="00592981">
        <w:trPr>
          <w:trHeight w:val="278"/>
          <w:ins w:id="7329" w:author="Meryl Etman" w:date="2020-03-01T17:04:00Z"/>
        </w:trPr>
        <w:tc>
          <w:tcPr>
            <w:tcW w:w="4068" w:type="dxa"/>
            <w:shd w:val="clear" w:color="auto" w:fill="F2F2F2"/>
          </w:tcPr>
          <w:p w14:paraId="14BE3A1D" w14:textId="77777777" w:rsidR="00E852DF" w:rsidRPr="000748C0" w:rsidRDefault="00E852DF" w:rsidP="00592981">
            <w:pPr>
              <w:rPr>
                <w:ins w:id="7330" w:author="Meryl Etman" w:date="2020-03-01T17:04:00Z"/>
                <w:rFonts w:ascii="David" w:eastAsia="Calibri" w:hAnsi="David" w:cs="Arial"/>
                <w:rtl/>
                <w:rPrChange w:id="7331" w:author="Meryl Etman" w:date="2020-03-25T10:10:00Z">
                  <w:rPr>
                    <w:ins w:id="7332" w:author="Meryl Etman" w:date="2020-03-01T17:04:00Z"/>
                    <w:rFonts w:ascii="David" w:eastAsia="Calibri" w:hAnsi="David" w:cs="Arial"/>
                    <w:rtl/>
                  </w:rPr>
                </w:rPrChange>
              </w:rPr>
            </w:pPr>
            <w:ins w:id="7333" w:author="Meryl Etman" w:date="2020-03-01T17:04:00Z">
              <w:r w:rsidRPr="000748C0">
                <w:rPr>
                  <w:rFonts w:ascii="David" w:eastAsia="Calibri" w:hAnsi="David" w:cs="Arial"/>
                  <w:rtl/>
                  <w:rPrChange w:id="7334" w:author="Meryl Etman" w:date="2020-03-25T10:10:00Z">
                    <w:rPr>
                      <w:rFonts w:ascii="David" w:eastAsia="Calibri" w:hAnsi="David" w:cs="Arial"/>
                      <w:rtl/>
                    </w:rPr>
                  </w:rPrChange>
                </w:rPr>
                <w:t>מבקש האישור*</w:t>
              </w:r>
            </w:ins>
          </w:p>
        </w:tc>
        <w:tc>
          <w:tcPr>
            <w:tcW w:w="1974" w:type="dxa"/>
            <w:shd w:val="clear" w:color="auto" w:fill="F2F2F2"/>
          </w:tcPr>
          <w:p w14:paraId="60C82E32" w14:textId="77777777" w:rsidR="00E852DF" w:rsidRPr="000748C0" w:rsidRDefault="00E852DF" w:rsidP="00592981">
            <w:pPr>
              <w:rPr>
                <w:ins w:id="7335" w:author="Meryl Etman" w:date="2020-03-01T17:04:00Z"/>
                <w:rFonts w:ascii="David" w:eastAsia="Calibri" w:hAnsi="David" w:cs="Arial"/>
                <w:rtl/>
                <w:rPrChange w:id="7336" w:author="Meryl Etman" w:date="2020-03-25T10:10:00Z">
                  <w:rPr>
                    <w:ins w:id="7337" w:author="Meryl Etman" w:date="2020-03-01T17:04:00Z"/>
                    <w:rFonts w:ascii="David" w:eastAsia="Calibri" w:hAnsi="David" w:cs="Arial"/>
                    <w:rtl/>
                  </w:rPr>
                </w:rPrChange>
              </w:rPr>
            </w:pPr>
            <w:ins w:id="7338" w:author="Meryl Etman" w:date="2020-03-01T17:04:00Z">
              <w:r w:rsidRPr="000748C0" w:rsidDel="009955DA">
                <w:rPr>
                  <w:rFonts w:ascii="David" w:eastAsia="Calibri" w:hAnsi="David" w:cs="Arial"/>
                  <w:rtl/>
                  <w:rPrChange w:id="7339" w:author="Meryl Etman" w:date="2020-03-25T10:10:00Z">
                    <w:rPr>
                      <w:rFonts w:ascii="David" w:eastAsia="Calibri" w:hAnsi="David" w:cs="Arial"/>
                      <w:rtl/>
                    </w:rPr>
                  </w:rPrChange>
                </w:rPr>
                <w:t>ה</w:t>
              </w:r>
              <w:r w:rsidRPr="000748C0">
                <w:rPr>
                  <w:rFonts w:ascii="David" w:eastAsia="Calibri" w:hAnsi="David" w:cs="Arial"/>
                  <w:rtl/>
                  <w:rPrChange w:id="7340" w:author="Meryl Etman" w:date="2020-03-25T10:10:00Z">
                    <w:rPr>
                      <w:rFonts w:ascii="David" w:eastAsia="Calibri" w:hAnsi="David" w:cs="Arial"/>
                      <w:rtl/>
                    </w:rPr>
                  </w:rPrChange>
                </w:rPr>
                <w:t>מבוטח</w:t>
              </w:r>
            </w:ins>
          </w:p>
        </w:tc>
        <w:tc>
          <w:tcPr>
            <w:tcW w:w="2176" w:type="dxa"/>
            <w:shd w:val="clear" w:color="auto" w:fill="F2F2F2"/>
          </w:tcPr>
          <w:p w14:paraId="7AA10ED3" w14:textId="77777777" w:rsidR="00E852DF" w:rsidRPr="000748C0" w:rsidRDefault="00E852DF" w:rsidP="00592981">
            <w:pPr>
              <w:rPr>
                <w:ins w:id="7341" w:author="Meryl Etman" w:date="2020-03-01T17:04:00Z"/>
                <w:rFonts w:ascii="David" w:eastAsia="Calibri" w:hAnsi="David" w:cs="Arial"/>
                <w:rtl/>
                <w:rPrChange w:id="7342" w:author="Meryl Etman" w:date="2020-03-25T10:10:00Z">
                  <w:rPr>
                    <w:ins w:id="7343" w:author="Meryl Etman" w:date="2020-03-01T17:04:00Z"/>
                    <w:rFonts w:ascii="David" w:eastAsia="Calibri" w:hAnsi="David" w:cs="Arial"/>
                    <w:rtl/>
                  </w:rPr>
                </w:rPrChange>
              </w:rPr>
            </w:pPr>
            <w:ins w:id="7344" w:author="Meryl Etman" w:date="2020-03-01T17:04:00Z">
              <w:r w:rsidRPr="000748C0">
                <w:rPr>
                  <w:rFonts w:ascii="David" w:eastAsia="Calibri" w:hAnsi="David" w:cs="Arial"/>
                  <w:rtl/>
                  <w:rPrChange w:id="7345" w:author="Meryl Etman" w:date="2020-03-25T10:10:00Z">
                    <w:rPr>
                      <w:rFonts w:ascii="David" w:eastAsia="Calibri" w:hAnsi="David" w:cs="Arial"/>
                      <w:rtl/>
                    </w:rPr>
                  </w:rPrChange>
                </w:rPr>
                <w:t>אופי העסקה*</w:t>
              </w:r>
            </w:ins>
          </w:p>
        </w:tc>
        <w:tc>
          <w:tcPr>
            <w:tcW w:w="3317" w:type="dxa"/>
            <w:shd w:val="clear" w:color="auto" w:fill="F2F2F2"/>
          </w:tcPr>
          <w:p w14:paraId="0FC2AC9E" w14:textId="77777777" w:rsidR="00E852DF" w:rsidRPr="000748C0" w:rsidRDefault="00E852DF" w:rsidP="00592981">
            <w:pPr>
              <w:rPr>
                <w:ins w:id="7346" w:author="Meryl Etman" w:date="2020-03-01T17:04:00Z"/>
                <w:rFonts w:ascii="David" w:eastAsia="Calibri" w:hAnsi="David" w:cs="Arial"/>
                <w:rtl/>
                <w:rPrChange w:id="7347" w:author="Meryl Etman" w:date="2020-03-25T10:10:00Z">
                  <w:rPr>
                    <w:ins w:id="7348" w:author="Meryl Etman" w:date="2020-03-01T17:04:00Z"/>
                    <w:rFonts w:ascii="David" w:eastAsia="Calibri" w:hAnsi="David" w:cs="Arial"/>
                    <w:rtl/>
                  </w:rPr>
                </w:rPrChange>
              </w:rPr>
            </w:pPr>
            <w:ins w:id="7349" w:author="Meryl Etman" w:date="2020-03-01T17:04:00Z">
              <w:r w:rsidRPr="000748C0">
                <w:rPr>
                  <w:rFonts w:ascii="David" w:eastAsia="Calibri" w:hAnsi="David" w:cs="Arial"/>
                  <w:rtl/>
                  <w:rPrChange w:id="7350" w:author="Meryl Etman" w:date="2020-03-25T10:10:00Z">
                    <w:rPr>
                      <w:rFonts w:ascii="David" w:eastAsia="Calibri" w:hAnsi="David" w:cs="Arial"/>
                      <w:rtl/>
                    </w:rPr>
                  </w:rPrChange>
                </w:rPr>
                <w:t>מעמד מבקש האישור*</w:t>
              </w:r>
            </w:ins>
          </w:p>
        </w:tc>
      </w:tr>
      <w:tr w:rsidR="00E852DF" w:rsidRPr="000748C0" w14:paraId="2D8F43E4" w14:textId="77777777" w:rsidTr="00592981">
        <w:trPr>
          <w:trHeight w:val="551"/>
          <w:ins w:id="7351" w:author="Meryl Etman" w:date="2020-03-01T17:04:00Z"/>
        </w:trPr>
        <w:tc>
          <w:tcPr>
            <w:tcW w:w="4068" w:type="dxa"/>
            <w:shd w:val="clear" w:color="auto" w:fill="auto"/>
          </w:tcPr>
          <w:p w14:paraId="49609BB8" w14:textId="77777777" w:rsidR="00E852DF" w:rsidRPr="000748C0" w:rsidRDefault="00E852DF" w:rsidP="00592981">
            <w:pPr>
              <w:rPr>
                <w:ins w:id="7352" w:author="Meryl Etman" w:date="2020-03-01T17:04:00Z"/>
                <w:rFonts w:ascii="David" w:eastAsia="Calibri" w:hAnsi="David" w:cs="Arial"/>
                <w:rtl/>
                <w:rPrChange w:id="7353" w:author="Meryl Etman" w:date="2020-03-25T10:10:00Z">
                  <w:rPr>
                    <w:ins w:id="7354" w:author="Meryl Etman" w:date="2020-03-01T17:04:00Z"/>
                    <w:rFonts w:ascii="David" w:eastAsia="Calibri" w:hAnsi="David" w:cs="Arial"/>
                    <w:rtl/>
                  </w:rPr>
                </w:rPrChange>
              </w:rPr>
            </w:pPr>
            <w:ins w:id="7355" w:author="Meryl Etman" w:date="2020-03-01T17:04:00Z">
              <w:r w:rsidRPr="000748C0">
                <w:rPr>
                  <w:rFonts w:ascii="David" w:eastAsia="Calibri" w:hAnsi="David" w:cs="Arial"/>
                  <w:rtl/>
                  <w:rPrChange w:id="7356" w:author="Meryl Etman" w:date="2020-03-25T10:10:00Z">
                    <w:rPr>
                      <w:rFonts w:ascii="David" w:eastAsia="Calibri" w:hAnsi="David" w:cs="Arial"/>
                      <w:rtl/>
                    </w:rPr>
                  </w:rPrChange>
                </w:rPr>
                <w:t>שם</w:t>
              </w:r>
            </w:ins>
          </w:p>
          <w:p w14:paraId="1A42CF77" w14:textId="77777777" w:rsidR="00E852DF" w:rsidRPr="000748C0" w:rsidRDefault="00E852DF" w:rsidP="00592981">
            <w:pPr>
              <w:rPr>
                <w:ins w:id="7357" w:author="Meryl Etman" w:date="2020-03-01T17:04:00Z"/>
                <w:rFonts w:ascii="David" w:eastAsia="Calibri" w:hAnsi="David" w:cs="Arial"/>
                <w:rtl/>
                <w:rPrChange w:id="7358" w:author="Meryl Etman" w:date="2020-03-25T10:10:00Z">
                  <w:rPr>
                    <w:ins w:id="7359" w:author="Meryl Etman" w:date="2020-03-01T17:04:00Z"/>
                    <w:rFonts w:ascii="David" w:eastAsia="Calibri" w:hAnsi="David" w:cs="Arial"/>
                    <w:rtl/>
                  </w:rPr>
                </w:rPrChange>
              </w:rPr>
            </w:pPr>
            <w:ins w:id="7360" w:author="Meryl Etman" w:date="2020-03-01T17:04:00Z">
              <w:r w:rsidRPr="000748C0">
                <w:rPr>
                  <w:rFonts w:ascii="David" w:eastAsia="Calibri" w:hAnsi="David" w:cs="Arial" w:hint="cs"/>
                  <w:rtl/>
                  <w:rPrChange w:id="7361" w:author="Meryl Etman" w:date="2020-03-25T10:10:00Z">
                    <w:rPr>
                      <w:rFonts w:ascii="David" w:eastAsia="Calibri" w:hAnsi="David" w:cs="Arial" w:hint="cs"/>
                      <w:rtl/>
                    </w:rPr>
                  </w:rPrChange>
                </w:rPr>
                <w:t>אפריקה ישראל דיור להשכרה</w:t>
              </w:r>
            </w:ins>
          </w:p>
        </w:tc>
        <w:tc>
          <w:tcPr>
            <w:tcW w:w="1974" w:type="dxa"/>
            <w:shd w:val="clear" w:color="auto" w:fill="auto"/>
          </w:tcPr>
          <w:p w14:paraId="101DD81B" w14:textId="77777777" w:rsidR="00E852DF" w:rsidRPr="000748C0" w:rsidRDefault="00E852DF" w:rsidP="00592981">
            <w:pPr>
              <w:rPr>
                <w:ins w:id="7362" w:author="Meryl Etman" w:date="2020-03-01T17:04:00Z"/>
                <w:rFonts w:ascii="David" w:eastAsia="Calibri" w:hAnsi="David" w:cs="Arial"/>
                <w:rtl/>
                <w:rPrChange w:id="7363" w:author="Meryl Etman" w:date="2020-03-25T10:10:00Z">
                  <w:rPr>
                    <w:ins w:id="7364" w:author="Meryl Etman" w:date="2020-03-01T17:04:00Z"/>
                    <w:rFonts w:ascii="David" w:eastAsia="Calibri" w:hAnsi="David" w:cs="Arial"/>
                    <w:rtl/>
                  </w:rPr>
                </w:rPrChange>
              </w:rPr>
            </w:pPr>
            <w:ins w:id="7365" w:author="Meryl Etman" w:date="2020-03-01T17:04:00Z">
              <w:r w:rsidRPr="000748C0">
                <w:rPr>
                  <w:rFonts w:ascii="Arial" w:eastAsia="Calibri" w:hAnsi="Arial" w:cs="Arial" w:hint="cs"/>
                  <w:rtl/>
                  <w:rPrChange w:id="7366" w:author="Meryl Etman" w:date="2020-03-25T10:10:00Z">
                    <w:rPr>
                      <w:rFonts w:ascii="Arial" w:eastAsia="Calibri" w:hAnsi="Arial" w:cs="Arial" w:hint="cs"/>
                      <w:rtl/>
                    </w:rPr>
                  </w:rPrChange>
                </w:rPr>
                <w:t>ש</w:t>
              </w:r>
              <w:r w:rsidRPr="000748C0">
                <w:rPr>
                  <w:rFonts w:ascii="David" w:eastAsia="Calibri" w:hAnsi="David" w:cs="Arial"/>
                  <w:rtl/>
                  <w:rPrChange w:id="7367" w:author="Meryl Etman" w:date="2020-03-25T10:10:00Z">
                    <w:rPr>
                      <w:rFonts w:ascii="David" w:eastAsia="Calibri" w:hAnsi="David" w:cs="Arial"/>
                      <w:rtl/>
                    </w:rPr>
                  </w:rPrChange>
                </w:rPr>
                <w:t>ם</w:t>
              </w:r>
            </w:ins>
          </w:p>
        </w:tc>
        <w:tc>
          <w:tcPr>
            <w:tcW w:w="2176" w:type="dxa"/>
            <w:vMerge w:val="restart"/>
            <w:shd w:val="clear" w:color="auto" w:fill="auto"/>
          </w:tcPr>
          <w:p w14:paraId="63F84F69" w14:textId="77777777" w:rsidR="00E852DF" w:rsidRPr="000748C0" w:rsidRDefault="00E852DF" w:rsidP="00592981">
            <w:pPr>
              <w:ind w:left="50" w:right="78"/>
              <w:rPr>
                <w:ins w:id="7368" w:author="Meryl Etman" w:date="2020-03-01T17:04:00Z"/>
                <w:rFonts w:ascii="David" w:eastAsia="Calibri" w:hAnsi="David" w:cs="Arial"/>
                <w:b/>
                <w:rtl/>
                <w:rPrChange w:id="7369" w:author="Meryl Etman" w:date="2020-03-25T10:10:00Z">
                  <w:rPr>
                    <w:ins w:id="7370" w:author="Meryl Etman" w:date="2020-03-01T17:04:00Z"/>
                    <w:rFonts w:ascii="David" w:eastAsia="Calibri" w:hAnsi="David" w:cs="Arial"/>
                    <w:b/>
                    <w:rtl/>
                  </w:rPr>
                </w:rPrChange>
              </w:rPr>
            </w:pPr>
          </w:p>
          <w:p w14:paraId="480B538C" w14:textId="77777777" w:rsidR="00E852DF" w:rsidRPr="000748C0" w:rsidRDefault="00E852DF" w:rsidP="00592981">
            <w:pPr>
              <w:ind w:left="50" w:right="78"/>
              <w:rPr>
                <w:ins w:id="7371" w:author="Meryl Etman" w:date="2020-03-01T17:04:00Z"/>
                <w:rFonts w:ascii="David" w:eastAsia="Calibri" w:hAnsi="David" w:cs="Arial"/>
                <w:b/>
                <w:rtl/>
                <w:rPrChange w:id="7372" w:author="Meryl Etman" w:date="2020-03-25T10:10:00Z">
                  <w:rPr>
                    <w:ins w:id="7373" w:author="Meryl Etman" w:date="2020-03-01T17:04:00Z"/>
                    <w:rFonts w:ascii="David" w:eastAsia="Calibri" w:hAnsi="David" w:cs="Arial"/>
                    <w:b/>
                    <w:rtl/>
                  </w:rPr>
                </w:rPrChange>
              </w:rPr>
            </w:pPr>
            <w:ins w:id="7374" w:author="Meryl Etman" w:date="2020-03-01T17:04:00Z">
              <w:r w:rsidRPr="000748C0">
                <w:rPr>
                  <w:rFonts w:ascii="Segoe UI Symbol" w:eastAsia="MS Gothic" w:hAnsi="Segoe UI Symbol" w:cs="Segoe UI Symbol" w:hint="cs"/>
                  <w:b/>
                  <w:rtl/>
                  <w:rPrChange w:id="7375" w:author="Meryl Etman" w:date="2020-03-25T10:10:00Z">
                    <w:rPr>
                      <w:rFonts w:ascii="Segoe UI Symbol" w:eastAsia="MS Gothic" w:hAnsi="Segoe UI Symbol" w:cs="Segoe UI Symbol" w:hint="cs"/>
                      <w:b/>
                      <w:rtl/>
                    </w:rPr>
                  </w:rPrChange>
                </w:rPr>
                <w:t>☒</w:t>
              </w:r>
              <w:r w:rsidRPr="000748C0">
                <w:rPr>
                  <w:rFonts w:ascii="David" w:eastAsia="Calibri" w:hAnsi="David" w:cs="Arial"/>
                  <w:b/>
                  <w:rtl/>
                  <w:rPrChange w:id="7376" w:author="Meryl Etman" w:date="2020-03-25T10:10:00Z">
                    <w:rPr>
                      <w:rFonts w:ascii="David" w:eastAsia="Calibri" w:hAnsi="David" w:cs="Arial"/>
                      <w:b/>
                      <w:rtl/>
                    </w:rPr>
                  </w:rPrChange>
                </w:rPr>
                <w:t xml:space="preserve">שירותים </w:t>
              </w:r>
              <w:r w:rsidRPr="000748C0">
                <w:rPr>
                  <w:rFonts w:ascii="David" w:eastAsia="Calibri" w:hAnsi="David" w:cs="Arial" w:hint="cs"/>
                  <w:b/>
                  <w:rtl/>
                  <w:rPrChange w:id="7377" w:author="Meryl Etman" w:date="2020-03-25T10:10:00Z">
                    <w:rPr>
                      <w:rFonts w:ascii="David" w:eastAsia="Calibri" w:hAnsi="David" w:cs="Arial" w:hint="cs"/>
                      <w:b/>
                      <w:rtl/>
                    </w:rPr>
                  </w:rPrChange>
                </w:rPr>
                <w:t>- 085</w:t>
              </w:r>
            </w:ins>
          </w:p>
          <w:p w14:paraId="75910AFB" w14:textId="77777777" w:rsidR="00E852DF" w:rsidRPr="000748C0" w:rsidRDefault="00E852DF" w:rsidP="00592981">
            <w:pPr>
              <w:ind w:left="50" w:right="78"/>
              <w:rPr>
                <w:ins w:id="7378" w:author="Meryl Etman" w:date="2020-03-01T17:04:00Z"/>
                <w:rFonts w:ascii="David" w:eastAsia="Calibri" w:hAnsi="David" w:cs="Arial"/>
                <w:b/>
                <w:rtl/>
                <w:rPrChange w:id="7379" w:author="Meryl Etman" w:date="2020-03-25T10:10:00Z">
                  <w:rPr>
                    <w:ins w:id="7380" w:author="Meryl Etman" w:date="2020-03-01T17:04:00Z"/>
                    <w:rFonts w:ascii="David" w:eastAsia="Calibri" w:hAnsi="David" w:cs="Arial"/>
                    <w:b/>
                    <w:rtl/>
                  </w:rPr>
                </w:rPrChange>
              </w:rPr>
            </w:pPr>
          </w:p>
        </w:tc>
        <w:tc>
          <w:tcPr>
            <w:tcW w:w="3317" w:type="dxa"/>
            <w:vMerge w:val="restart"/>
            <w:shd w:val="clear" w:color="auto" w:fill="auto"/>
          </w:tcPr>
          <w:p w14:paraId="585F3951" w14:textId="77777777" w:rsidR="00E852DF" w:rsidRPr="000748C0" w:rsidRDefault="00E852DF" w:rsidP="00592981">
            <w:pPr>
              <w:ind w:left="50" w:right="78"/>
              <w:rPr>
                <w:ins w:id="7381" w:author="Meryl Etman" w:date="2020-03-01T17:04:00Z"/>
                <w:rFonts w:ascii="David" w:eastAsia="Calibri" w:hAnsi="David" w:cs="Arial"/>
                <w:b/>
                <w:rtl/>
                <w:rPrChange w:id="7382" w:author="Meryl Etman" w:date="2020-03-25T10:10:00Z">
                  <w:rPr>
                    <w:ins w:id="7383" w:author="Meryl Etman" w:date="2020-03-01T17:04:00Z"/>
                    <w:rFonts w:ascii="David" w:eastAsia="Calibri" w:hAnsi="David" w:cs="Arial"/>
                    <w:b/>
                    <w:rtl/>
                  </w:rPr>
                </w:rPrChange>
              </w:rPr>
            </w:pPr>
          </w:p>
          <w:p w14:paraId="5826B543" w14:textId="77777777" w:rsidR="00E852DF" w:rsidRPr="000748C0" w:rsidRDefault="00E852DF" w:rsidP="00592981">
            <w:pPr>
              <w:ind w:left="50" w:right="78"/>
              <w:rPr>
                <w:ins w:id="7384" w:author="Meryl Etman" w:date="2020-03-01T17:04:00Z"/>
                <w:rFonts w:ascii="David" w:eastAsia="Calibri" w:hAnsi="David" w:cs="Arial"/>
                <w:b/>
                <w:rtl/>
                <w:rPrChange w:id="7385" w:author="Meryl Etman" w:date="2020-03-25T10:10:00Z">
                  <w:rPr>
                    <w:ins w:id="7386" w:author="Meryl Etman" w:date="2020-03-01T17:04:00Z"/>
                    <w:rFonts w:ascii="David" w:eastAsia="Calibri" w:hAnsi="David" w:cs="Arial"/>
                    <w:b/>
                    <w:rtl/>
                  </w:rPr>
                </w:rPrChange>
              </w:rPr>
            </w:pPr>
            <w:ins w:id="7387" w:author="Meryl Etman" w:date="2020-03-01T17:04:00Z">
              <w:r w:rsidRPr="000748C0">
                <w:rPr>
                  <w:rFonts w:ascii="Segoe UI Symbol" w:eastAsia="MS Gothic" w:hAnsi="Segoe UI Symbol" w:cs="Segoe UI Symbol" w:hint="cs"/>
                  <w:b/>
                  <w:rtl/>
                  <w:rPrChange w:id="7388" w:author="Meryl Etman" w:date="2020-03-25T10:10:00Z">
                    <w:rPr>
                      <w:rFonts w:ascii="Segoe UI Symbol" w:eastAsia="MS Gothic" w:hAnsi="Segoe UI Symbol" w:cs="Segoe UI Symbol" w:hint="cs"/>
                      <w:b/>
                      <w:rtl/>
                    </w:rPr>
                  </w:rPrChange>
                </w:rPr>
                <w:t>☒</w:t>
              </w:r>
              <w:r w:rsidRPr="000748C0">
                <w:rPr>
                  <w:rFonts w:ascii="David" w:eastAsia="Calibri" w:hAnsi="David" w:cs="Arial"/>
                  <w:b/>
                  <w:rtl/>
                  <w:rPrChange w:id="7389" w:author="Meryl Etman" w:date="2020-03-25T10:10:00Z">
                    <w:rPr>
                      <w:rFonts w:ascii="David" w:eastAsia="Calibri" w:hAnsi="David" w:cs="Arial"/>
                      <w:b/>
                      <w:rtl/>
                    </w:rPr>
                  </w:rPrChange>
                </w:rPr>
                <w:t>מזמין שירותים</w:t>
              </w:r>
            </w:ins>
          </w:p>
          <w:p w14:paraId="6004A733" w14:textId="77777777" w:rsidR="00E852DF" w:rsidRPr="000748C0" w:rsidRDefault="00E852DF" w:rsidP="00592981">
            <w:pPr>
              <w:ind w:left="50" w:right="78"/>
              <w:rPr>
                <w:ins w:id="7390" w:author="Meryl Etman" w:date="2020-03-01T17:04:00Z"/>
                <w:rFonts w:ascii="David" w:eastAsia="Calibri" w:hAnsi="David" w:cs="Arial"/>
                <w:b/>
                <w:rtl/>
                <w:rPrChange w:id="7391" w:author="Meryl Etman" w:date="2020-03-25T10:10:00Z">
                  <w:rPr>
                    <w:ins w:id="7392" w:author="Meryl Etman" w:date="2020-03-01T17:04:00Z"/>
                    <w:rFonts w:ascii="David" w:eastAsia="Calibri" w:hAnsi="David" w:cs="Arial"/>
                    <w:b/>
                    <w:rtl/>
                  </w:rPr>
                </w:rPrChange>
              </w:rPr>
            </w:pPr>
          </w:p>
        </w:tc>
      </w:tr>
      <w:tr w:rsidR="00E852DF" w:rsidRPr="000748C0" w14:paraId="7A84E331" w14:textId="77777777" w:rsidTr="00592981">
        <w:trPr>
          <w:trHeight w:val="571"/>
          <w:ins w:id="7393" w:author="Meryl Etman" w:date="2020-03-01T17:04:00Z"/>
        </w:trPr>
        <w:tc>
          <w:tcPr>
            <w:tcW w:w="4068" w:type="dxa"/>
            <w:shd w:val="clear" w:color="auto" w:fill="auto"/>
          </w:tcPr>
          <w:p w14:paraId="6C2C5F09" w14:textId="77777777" w:rsidR="00E852DF" w:rsidRPr="000748C0" w:rsidRDefault="00E852DF" w:rsidP="00592981">
            <w:pPr>
              <w:rPr>
                <w:ins w:id="7394" w:author="Meryl Etman" w:date="2020-03-01T17:04:00Z"/>
                <w:rFonts w:ascii="David" w:eastAsia="Calibri" w:hAnsi="David" w:cs="Arial"/>
                <w:rtl/>
                <w:rPrChange w:id="7395" w:author="Meryl Etman" w:date="2020-03-25T10:10:00Z">
                  <w:rPr>
                    <w:ins w:id="7396" w:author="Meryl Etman" w:date="2020-03-01T17:04:00Z"/>
                    <w:rFonts w:ascii="David" w:eastAsia="Calibri" w:hAnsi="David" w:cs="Arial"/>
                    <w:rtl/>
                  </w:rPr>
                </w:rPrChange>
              </w:rPr>
            </w:pPr>
            <w:ins w:id="7397" w:author="Meryl Etman" w:date="2020-03-01T17:04:00Z">
              <w:r w:rsidRPr="000748C0">
                <w:rPr>
                  <w:rFonts w:ascii="David" w:eastAsia="Calibri" w:hAnsi="David" w:cs="Arial"/>
                  <w:rtl/>
                  <w:rPrChange w:id="7398" w:author="Meryl Etman" w:date="2020-03-25T10:10:00Z">
                    <w:rPr>
                      <w:rFonts w:ascii="David" w:eastAsia="Calibri" w:hAnsi="David" w:cs="Arial"/>
                      <w:rtl/>
                    </w:rPr>
                  </w:rPrChange>
                </w:rPr>
                <w:t>ת.ז./ח.פ.</w:t>
              </w:r>
              <w:r w:rsidRPr="000748C0">
                <w:rPr>
                  <w:rFonts w:ascii="David" w:eastAsia="Calibri" w:hAnsi="David" w:cs="Arial" w:hint="cs"/>
                  <w:rtl/>
                  <w:rPrChange w:id="7399" w:author="Meryl Etman" w:date="2020-03-25T10:10:00Z">
                    <w:rPr>
                      <w:rFonts w:ascii="David" w:eastAsia="Calibri" w:hAnsi="David" w:cs="Arial" w:hint="cs"/>
                      <w:rtl/>
                    </w:rPr>
                  </w:rPrChange>
                </w:rPr>
                <w:t>/ח.צ.</w:t>
              </w:r>
            </w:ins>
          </w:p>
          <w:p w14:paraId="7D46DAF8" w14:textId="77777777" w:rsidR="00E852DF" w:rsidRPr="000748C0" w:rsidRDefault="00E852DF" w:rsidP="00592981">
            <w:pPr>
              <w:rPr>
                <w:ins w:id="7400" w:author="Meryl Etman" w:date="2020-03-01T17:04:00Z"/>
                <w:rFonts w:ascii="David" w:eastAsia="Calibri" w:hAnsi="David" w:cs="Arial"/>
                <w:rtl/>
                <w:rPrChange w:id="7401" w:author="Meryl Etman" w:date="2020-03-25T10:10:00Z">
                  <w:rPr>
                    <w:ins w:id="7402" w:author="Meryl Etman" w:date="2020-03-01T17:04:00Z"/>
                    <w:rFonts w:ascii="David" w:eastAsia="Calibri" w:hAnsi="David" w:cs="Arial"/>
                    <w:rtl/>
                  </w:rPr>
                </w:rPrChange>
              </w:rPr>
            </w:pPr>
            <w:ins w:id="7403" w:author="Meryl Etman" w:date="2020-03-01T17:04:00Z">
              <w:r w:rsidRPr="000748C0">
                <w:rPr>
                  <w:rFonts w:ascii="David" w:eastAsia="Calibri" w:hAnsi="David" w:cs="Arial" w:hint="cs"/>
                  <w:rtl/>
                  <w:rPrChange w:id="7404" w:author="Meryl Etman" w:date="2020-03-25T10:10:00Z">
                    <w:rPr>
                      <w:rFonts w:ascii="David" w:eastAsia="Calibri" w:hAnsi="David" w:cs="Arial" w:hint="cs"/>
                      <w:rtl/>
                    </w:rPr>
                  </w:rPrChange>
                </w:rPr>
                <w:t>ש.ר. 540280369</w:t>
              </w:r>
            </w:ins>
          </w:p>
        </w:tc>
        <w:tc>
          <w:tcPr>
            <w:tcW w:w="1974" w:type="dxa"/>
            <w:shd w:val="clear" w:color="auto" w:fill="auto"/>
          </w:tcPr>
          <w:p w14:paraId="224B624B" w14:textId="77777777" w:rsidR="00E852DF" w:rsidRPr="000748C0" w:rsidRDefault="00E852DF" w:rsidP="00592981">
            <w:pPr>
              <w:rPr>
                <w:ins w:id="7405" w:author="Meryl Etman" w:date="2020-03-01T17:04:00Z"/>
                <w:rFonts w:ascii="David" w:eastAsia="Calibri" w:hAnsi="David" w:cs="Arial"/>
                <w:rtl/>
                <w:rPrChange w:id="7406" w:author="Meryl Etman" w:date="2020-03-25T10:10:00Z">
                  <w:rPr>
                    <w:ins w:id="7407" w:author="Meryl Etman" w:date="2020-03-01T17:04:00Z"/>
                    <w:rFonts w:ascii="David" w:eastAsia="Calibri" w:hAnsi="David" w:cs="Arial"/>
                    <w:rtl/>
                  </w:rPr>
                </w:rPrChange>
              </w:rPr>
            </w:pPr>
            <w:ins w:id="7408" w:author="Meryl Etman" w:date="2020-03-01T17:04:00Z">
              <w:r w:rsidRPr="000748C0">
                <w:rPr>
                  <w:rFonts w:ascii="David" w:eastAsia="Calibri" w:hAnsi="David" w:cs="Arial"/>
                  <w:rtl/>
                  <w:rPrChange w:id="7409" w:author="Meryl Etman" w:date="2020-03-25T10:10:00Z">
                    <w:rPr>
                      <w:rFonts w:ascii="David" w:eastAsia="Calibri" w:hAnsi="David" w:cs="Arial"/>
                      <w:rtl/>
                    </w:rPr>
                  </w:rPrChange>
                </w:rPr>
                <w:t>ת.ז./ח.פ.</w:t>
              </w:r>
            </w:ins>
          </w:p>
        </w:tc>
        <w:tc>
          <w:tcPr>
            <w:tcW w:w="2176" w:type="dxa"/>
            <w:vMerge/>
            <w:shd w:val="clear" w:color="auto" w:fill="auto"/>
          </w:tcPr>
          <w:p w14:paraId="41069703" w14:textId="77777777" w:rsidR="00E852DF" w:rsidRPr="000748C0" w:rsidRDefault="00E852DF" w:rsidP="00592981">
            <w:pPr>
              <w:ind w:left="50" w:right="78"/>
              <w:rPr>
                <w:ins w:id="7410" w:author="Meryl Etman" w:date="2020-03-01T17:04:00Z"/>
                <w:rFonts w:ascii="David" w:eastAsia="Calibri" w:hAnsi="David" w:cs="Arial"/>
                <w:b/>
                <w:rtl/>
                <w:rPrChange w:id="7411" w:author="Meryl Etman" w:date="2020-03-25T10:10:00Z">
                  <w:rPr>
                    <w:ins w:id="7412" w:author="Meryl Etman" w:date="2020-03-01T17:04:00Z"/>
                    <w:rFonts w:ascii="David" w:eastAsia="Calibri" w:hAnsi="David" w:cs="Arial"/>
                    <w:b/>
                    <w:rtl/>
                  </w:rPr>
                </w:rPrChange>
              </w:rPr>
            </w:pPr>
          </w:p>
        </w:tc>
        <w:tc>
          <w:tcPr>
            <w:tcW w:w="3317" w:type="dxa"/>
            <w:vMerge/>
            <w:shd w:val="clear" w:color="auto" w:fill="auto"/>
          </w:tcPr>
          <w:p w14:paraId="34DC17AC" w14:textId="77777777" w:rsidR="00E852DF" w:rsidRPr="000748C0" w:rsidRDefault="00E852DF" w:rsidP="00592981">
            <w:pPr>
              <w:ind w:left="50" w:right="78"/>
              <w:rPr>
                <w:ins w:id="7413" w:author="Meryl Etman" w:date="2020-03-01T17:04:00Z"/>
                <w:rFonts w:ascii="David" w:eastAsia="Calibri" w:hAnsi="David" w:cs="Arial"/>
                <w:b/>
                <w:rtl/>
                <w:rPrChange w:id="7414" w:author="Meryl Etman" w:date="2020-03-25T10:10:00Z">
                  <w:rPr>
                    <w:ins w:id="7415" w:author="Meryl Etman" w:date="2020-03-01T17:04:00Z"/>
                    <w:rFonts w:ascii="David" w:eastAsia="Calibri" w:hAnsi="David" w:cs="Arial"/>
                    <w:b/>
                    <w:rtl/>
                  </w:rPr>
                </w:rPrChange>
              </w:rPr>
            </w:pPr>
          </w:p>
        </w:tc>
      </w:tr>
      <w:tr w:rsidR="00E852DF" w:rsidRPr="000748C0" w14:paraId="1508689F" w14:textId="77777777" w:rsidTr="00592981">
        <w:trPr>
          <w:trHeight w:val="391"/>
          <w:ins w:id="7416" w:author="Meryl Etman" w:date="2020-03-01T17:04:00Z"/>
        </w:trPr>
        <w:tc>
          <w:tcPr>
            <w:tcW w:w="4068" w:type="dxa"/>
            <w:shd w:val="clear" w:color="auto" w:fill="auto"/>
          </w:tcPr>
          <w:p w14:paraId="570CDA77" w14:textId="77777777" w:rsidR="00E852DF" w:rsidRPr="000748C0" w:rsidRDefault="00E852DF" w:rsidP="00592981">
            <w:pPr>
              <w:rPr>
                <w:ins w:id="7417" w:author="Meryl Etman" w:date="2020-03-01T17:04:00Z"/>
                <w:rFonts w:ascii="David" w:eastAsia="Calibri" w:hAnsi="David" w:cs="Arial"/>
                <w:rtl/>
                <w:rPrChange w:id="7418" w:author="Meryl Etman" w:date="2020-03-25T10:10:00Z">
                  <w:rPr>
                    <w:ins w:id="7419" w:author="Meryl Etman" w:date="2020-03-01T17:04:00Z"/>
                    <w:rFonts w:ascii="David" w:eastAsia="Calibri" w:hAnsi="David" w:cs="Arial"/>
                    <w:rtl/>
                  </w:rPr>
                </w:rPrChange>
              </w:rPr>
            </w:pPr>
            <w:ins w:id="7420" w:author="Meryl Etman" w:date="2020-03-01T17:04:00Z">
              <w:r w:rsidRPr="000748C0">
                <w:rPr>
                  <w:rFonts w:ascii="David" w:eastAsia="Calibri" w:hAnsi="David" w:cs="Arial"/>
                  <w:rtl/>
                  <w:rPrChange w:id="7421" w:author="Meryl Etman" w:date="2020-03-25T10:10:00Z">
                    <w:rPr>
                      <w:rFonts w:ascii="David" w:eastAsia="Calibri" w:hAnsi="David" w:cs="Arial"/>
                      <w:rtl/>
                    </w:rPr>
                  </w:rPrChange>
                </w:rPr>
                <w:t xml:space="preserve">מען </w:t>
              </w:r>
            </w:ins>
          </w:p>
          <w:p w14:paraId="2325F740" w14:textId="77777777" w:rsidR="00E852DF" w:rsidRPr="000748C0" w:rsidRDefault="00E852DF" w:rsidP="00592981">
            <w:pPr>
              <w:rPr>
                <w:ins w:id="7422" w:author="Meryl Etman" w:date="2020-03-01T17:04:00Z"/>
                <w:rFonts w:ascii="David" w:eastAsia="Calibri" w:hAnsi="David" w:cs="Arial"/>
                <w:rPrChange w:id="7423" w:author="Meryl Etman" w:date="2020-03-25T10:10:00Z">
                  <w:rPr>
                    <w:ins w:id="7424" w:author="Meryl Etman" w:date="2020-03-01T17:04:00Z"/>
                    <w:rFonts w:ascii="David" w:eastAsia="Calibri" w:hAnsi="David" w:cs="Arial"/>
                  </w:rPr>
                </w:rPrChange>
              </w:rPr>
            </w:pPr>
            <w:ins w:id="7425" w:author="Meryl Etman" w:date="2020-03-01T17:04:00Z">
              <w:r w:rsidRPr="000748C0">
                <w:rPr>
                  <w:rFonts w:ascii="David" w:eastAsia="Calibri" w:hAnsi="David" w:cs="Arial" w:hint="cs"/>
                  <w:rtl/>
                  <w:rPrChange w:id="7426" w:author="Meryl Etman" w:date="2020-03-25T10:10:00Z">
                    <w:rPr>
                      <w:rFonts w:ascii="David" w:eastAsia="Calibri" w:hAnsi="David" w:cs="Arial" w:hint="cs"/>
                      <w:rtl/>
                    </w:rPr>
                  </w:rPrChange>
                </w:rPr>
                <w:t>יוני נתניהו 1ג', אור-יהודה</w:t>
              </w:r>
            </w:ins>
          </w:p>
        </w:tc>
        <w:tc>
          <w:tcPr>
            <w:tcW w:w="1974" w:type="dxa"/>
            <w:shd w:val="clear" w:color="auto" w:fill="auto"/>
          </w:tcPr>
          <w:p w14:paraId="028B1AEF" w14:textId="77777777" w:rsidR="00E852DF" w:rsidRPr="000748C0" w:rsidRDefault="00E852DF" w:rsidP="00592981">
            <w:pPr>
              <w:rPr>
                <w:ins w:id="7427" w:author="Meryl Etman" w:date="2020-03-01T17:04:00Z"/>
                <w:rFonts w:ascii="David" w:eastAsia="Calibri" w:hAnsi="David" w:cs="Arial"/>
                <w:rtl/>
                <w:rPrChange w:id="7428" w:author="Meryl Etman" w:date="2020-03-25T10:10:00Z">
                  <w:rPr>
                    <w:ins w:id="7429" w:author="Meryl Etman" w:date="2020-03-01T17:04:00Z"/>
                    <w:rFonts w:ascii="David" w:eastAsia="Calibri" w:hAnsi="David" w:cs="Arial"/>
                    <w:rtl/>
                  </w:rPr>
                </w:rPrChange>
              </w:rPr>
            </w:pPr>
            <w:ins w:id="7430" w:author="Meryl Etman" w:date="2020-03-01T17:04:00Z">
              <w:r w:rsidRPr="000748C0">
                <w:rPr>
                  <w:rFonts w:ascii="David" w:eastAsia="Calibri" w:hAnsi="David" w:cs="Arial"/>
                  <w:rtl/>
                  <w:rPrChange w:id="7431" w:author="Meryl Etman" w:date="2020-03-25T10:10:00Z">
                    <w:rPr>
                      <w:rFonts w:ascii="David" w:eastAsia="Calibri" w:hAnsi="David" w:cs="Arial"/>
                      <w:rtl/>
                    </w:rPr>
                  </w:rPrChange>
                </w:rPr>
                <w:t>מען</w:t>
              </w:r>
            </w:ins>
          </w:p>
        </w:tc>
        <w:tc>
          <w:tcPr>
            <w:tcW w:w="2176" w:type="dxa"/>
            <w:vMerge/>
            <w:shd w:val="clear" w:color="auto" w:fill="auto"/>
          </w:tcPr>
          <w:p w14:paraId="2D94FDA5" w14:textId="77777777" w:rsidR="00E852DF" w:rsidRPr="000748C0" w:rsidRDefault="00E852DF" w:rsidP="00592981">
            <w:pPr>
              <w:ind w:left="50" w:right="78"/>
              <w:rPr>
                <w:ins w:id="7432" w:author="Meryl Etman" w:date="2020-03-01T17:04:00Z"/>
                <w:rFonts w:ascii="David" w:eastAsia="Calibri" w:hAnsi="David" w:cs="Arial"/>
                <w:b/>
                <w:rtl/>
                <w:rPrChange w:id="7433" w:author="Meryl Etman" w:date="2020-03-25T10:10:00Z">
                  <w:rPr>
                    <w:ins w:id="7434" w:author="Meryl Etman" w:date="2020-03-01T17:04:00Z"/>
                    <w:rFonts w:ascii="David" w:eastAsia="Calibri" w:hAnsi="David" w:cs="Arial"/>
                    <w:b/>
                    <w:rtl/>
                  </w:rPr>
                </w:rPrChange>
              </w:rPr>
            </w:pPr>
          </w:p>
        </w:tc>
        <w:tc>
          <w:tcPr>
            <w:tcW w:w="3317" w:type="dxa"/>
            <w:vMerge/>
            <w:shd w:val="clear" w:color="auto" w:fill="auto"/>
          </w:tcPr>
          <w:p w14:paraId="47D36CF9" w14:textId="77777777" w:rsidR="00E852DF" w:rsidRPr="000748C0" w:rsidRDefault="00E852DF" w:rsidP="00592981">
            <w:pPr>
              <w:ind w:left="50" w:right="78"/>
              <w:rPr>
                <w:ins w:id="7435" w:author="Meryl Etman" w:date="2020-03-01T17:04:00Z"/>
                <w:rFonts w:ascii="David" w:eastAsia="Calibri" w:hAnsi="David" w:cs="Arial"/>
                <w:b/>
                <w:rtl/>
                <w:rPrChange w:id="7436" w:author="Meryl Etman" w:date="2020-03-25T10:10:00Z">
                  <w:rPr>
                    <w:ins w:id="7437" w:author="Meryl Etman" w:date="2020-03-01T17:04:00Z"/>
                    <w:rFonts w:ascii="David" w:eastAsia="Calibri" w:hAnsi="David" w:cs="Arial"/>
                    <w:b/>
                    <w:rtl/>
                  </w:rPr>
                </w:rPrChange>
              </w:rPr>
            </w:pPr>
          </w:p>
        </w:tc>
      </w:tr>
    </w:tbl>
    <w:p w14:paraId="7EA25F45" w14:textId="77777777" w:rsidR="00E852DF" w:rsidRPr="000748C0" w:rsidRDefault="00E852DF" w:rsidP="00E852DF">
      <w:pPr>
        <w:spacing w:after="200" w:line="276" w:lineRule="auto"/>
        <w:outlineLvl w:val="0"/>
        <w:rPr>
          <w:ins w:id="7438" w:author="Meryl Etman" w:date="2020-03-01T17:04:00Z"/>
          <w:rFonts w:ascii="David" w:eastAsia="Calibri" w:hAnsi="David"/>
          <w:b/>
          <w:bCs/>
          <w:u w:val="single"/>
          <w:rtl/>
          <w:rPrChange w:id="7439" w:author="Meryl Etman" w:date="2020-03-25T10:10:00Z">
            <w:rPr>
              <w:ins w:id="7440" w:author="Meryl Etman" w:date="2020-03-01T17:04:00Z"/>
              <w:rFonts w:ascii="David" w:eastAsia="Calibri" w:hAnsi="David"/>
              <w:b/>
              <w:bCs/>
              <w:u w:val="single"/>
              <w:rtl/>
            </w:rPr>
          </w:rPrChange>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419"/>
        <w:gridCol w:w="1144"/>
        <w:gridCol w:w="2400"/>
      </w:tblGrid>
      <w:tr w:rsidR="00E852DF" w:rsidRPr="000748C0" w14:paraId="16245160" w14:textId="77777777" w:rsidTr="00592981">
        <w:trPr>
          <w:trHeight w:val="303"/>
          <w:tblHeader/>
          <w:ins w:id="7441" w:author="Meryl Etman" w:date="2020-03-01T17:04:00Z"/>
        </w:trPr>
        <w:tc>
          <w:tcPr>
            <w:tcW w:w="11535" w:type="dxa"/>
            <w:gridSpan w:val="8"/>
            <w:shd w:val="clear" w:color="auto" w:fill="auto"/>
          </w:tcPr>
          <w:p w14:paraId="362DCD28" w14:textId="77777777" w:rsidR="00E852DF" w:rsidRPr="000748C0" w:rsidRDefault="00E852DF" w:rsidP="00592981">
            <w:pPr>
              <w:rPr>
                <w:ins w:id="7442" w:author="Meryl Etman" w:date="2020-03-01T17:04:00Z"/>
                <w:rFonts w:ascii="David" w:eastAsia="Calibri" w:hAnsi="David" w:cs="Arial"/>
                <w:rtl/>
                <w:rPrChange w:id="7443" w:author="Meryl Etman" w:date="2020-03-25T10:10:00Z">
                  <w:rPr>
                    <w:ins w:id="7444" w:author="Meryl Etman" w:date="2020-03-01T17:04:00Z"/>
                    <w:rFonts w:ascii="David" w:eastAsia="Calibri" w:hAnsi="David" w:cs="Arial"/>
                    <w:rtl/>
                  </w:rPr>
                </w:rPrChange>
              </w:rPr>
            </w:pPr>
            <w:ins w:id="7445" w:author="Meryl Etman" w:date="2020-03-01T17:04:00Z">
              <w:r w:rsidRPr="000748C0">
                <w:rPr>
                  <w:rFonts w:ascii="David" w:eastAsia="Calibri" w:hAnsi="David" w:cs="Arial"/>
                  <w:rtl/>
                  <w:rPrChange w:id="7446" w:author="Meryl Etman" w:date="2020-03-25T10:10:00Z">
                    <w:rPr>
                      <w:rFonts w:ascii="David" w:eastAsia="Calibri" w:hAnsi="David" w:cs="Arial"/>
                      <w:rtl/>
                    </w:rPr>
                  </w:rPrChange>
                </w:rPr>
                <w:t>כיסויים</w:t>
              </w:r>
            </w:ins>
          </w:p>
        </w:tc>
      </w:tr>
      <w:tr w:rsidR="00E852DF" w:rsidRPr="000748C0" w14:paraId="145D8A74" w14:textId="77777777" w:rsidTr="00592981">
        <w:trPr>
          <w:trHeight w:val="173"/>
          <w:ins w:id="7447" w:author="Meryl Etman" w:date="2020-03-01T17:04:00Z"/>
        </w:trPr>
        <w:tc>
          <w:tcPr>
            <w:tcW w:w="1893" w:type="dxa"/>
            <w:vMerge w:val="restart"/>
            <w:shd w:val="clear" w:color="auto" w:fill="F2F2F2"/>
          </w:tcPr>
          <w:p w14:paraId="0A527B30" w14:textId="77777777" w:rsidR="00E852DF" w:rsidRPr="000748C0" w:rsidRDefault="00E852DF" w:rsidP="00592981">
            <w:pPr>
              <w:rPr>
                <w:ins w:id="7448" w:author="Meryl Etman" w:date="2020-03-01T17:04:00Z"/>
                <w:rFonts w:ascii="David" w:eastAsia="Calibri" w:hAnsi="David" w:cs="Arial"/>
                <w:rtl/>
                <w:rPrChange w:id="7449" w:author="Meryl Etman" w:date="2020-03-25T10:10:00Z">
                  <w:rPr>
                    <w:ins w:id="7450" w:author="Meryl Etman" w:date="2020-03-01T17:04:00Z"/>
                    <w:rFonts w:ascii="David" w:eastAsia="Calibri" w:hAnsi="David" w:cs="Arial"/>
                    <w:rtl/>
                  </w:rPr>
                </w:rPrChange>
              </w:rPr>
            </w:pPr>
            <w:ins w:id="7451" w:author="Meryl Etman" w:date="2020-03-01T17:04:00Z">
              <w:r w:rsidRPr="000748C0">
                <w:rPr>
                  <w:rFonts w:ascii="David" w:eastAsia="Calibri" w:hAnsi="David" w:cs="Arial"/>
                  <w:rtl/>
                  <w:rPrChange w:id="7452" w:author="Meryl Etman" w:date="2020-03-25T10:10:00Z">
                    <w:rPr>
                      <w:rFonts w:ascii="David" w:eastAsia="Calibri" w:hAnsi="David" w:cs="Arial"/>
                      <w:rtl/>
                    </w:rPr>
                  </w:rPrChange>
                </w:rPr>
                <w:t>סוג הביטוח</w:t>
              </w:r>
            </w:ins>
          </w:p>
          <w:p w14:paraId="194C9377" w14:textId="77777777" w:rsidR="00E852DF" w:rsidRPr="000748C0" w:rsidRDefault="00E852DF" w:rsidP="00592981">
            <w:pPr>
              <w:rPr>
                <w:ins w:id="7453" w:author="Meryl Etman" w:date="2020-03-01T17:04:00Z"/>
                <w:rFonts w:ascii="David" w:eastAsia="Calibri" w:hAnsi="David" w:cs="Arial"/>
                <w:rtl/>
                <w:rPrChange w:id="7454" w:author="Meryl Etman" w:date="2020-03-25T10:10:00Z">
                  <w:rPr>
                    <w:ins w:id="7455" w:author="Meryl Etman" w:date="2020-03-01T17:04:00Z"/>
                    <w:rFonts w:ascii="David" w:eastAsia="Calibri" w:hAnsi="David" w:cs="Arial"/>
                    <w:rtl/>
                  </w:rPr>
                </w:rPrChange>
              </w:rPr>
            </w:pPr>
          </w:p>
          <w:p w14:paraId="29C20A75" w14:textId="77777777" w:rsidR="00E852DF" w:rsidRPr="000748C0" w:rsidRDefault="00E852DF" w:rsidP="00592981">
            <w:pPr>
              <w:rPr>
                <w:ins w:id="7456" w:author="Meryl Etman" w:date="2020-03-01T17:04:00Z"/>
                <w:rFonts w:ascii="David" w:eastAsia="Calibri" w:hAnsi="David" w:cs="Arial"/>
                <w:rtl/>
                <w:rPrChange w:id="7457" w:author="Meryl Etman" w:date="2020-03-25T10:10:00Z">
                  <w:rPr>
                    <w:ins w:id="7458" w:author="Meryl Etman" w:date="2020-03-01T17:04:00Z"/>
                    <w:rFonts w:ascii="David" w:eastAsia="Calibri" w:hAnsi="David" w:cs="Arial"/>
                    <w:rtl/>
                  </w:rPr>
                </w:rPrChange>
              </w:rPr>
            </w:pPr>
            <w:ins w:id="7459" w:author="Meryl Etman" w:date="2020-03-01T17:04:00Z">
              <w:r w:rsidRPr="000748C0">
                <w:rPr>
                  <w:rFonts w:ascii="David" w:eastAsia="Calibri" w:hAnsi="David" w:cs="Arial"/>
                  <w:rtl/>
                  <w:rPrChange w:id="7460" w:author="Meryl Etman" w:date="2020-03-25T10:10:00Z">
                    <w:rPr>
                      <w:rFonts w:ascii="David" w:eastAsia="Calibri" w:hAnsi="David" w:cs="Arial"/>
                      <w:rtl/>
                    </w:rPr>
                  </w:rPrChange>
                </w:rPr>
                <w:t>חלוקה לפי גבולות אחריות או סכומי ביטוח</w:t>
              </w:r>
            </w:ins>
          </w:p>
        </w:tc>
        <w:tc>
          <w:tcPr>
            <w:tcW w:w="956" w:type="dxa"/>
            <w:vMerge w:val="restart"/>
            <w:shd w:val="clear" w:color="auto" w:fill="F2F2F2"/>
          </w:tcPr>
          <w:p w14:paraId="1417F642" w14:textId="77777777" w:rsidR="00E852DF" w:rsidRPr="000748C0" w:rsidRDefault="00E852DF" w:rsidP="00592981">
            <w:pPr>
              <w:rPr>
                <w:ins w:id="7461" w:author="Meryl Etman" w:date="2020-03-01T17:04:00Z"/>
                <w:rFonts w:ascii="David" w:eastAsia="Calibri" w:hAnsi="David" w:cs="Arial"/>
                <w:rtl/>
                <w:rPrChange w:id="7462" w:author="Meryl Etman" w:date="2020-03-25T10:10:00Z">
                  <w:rPr>
                    <w:ins w:id="7463" w:author="Meryl Etman" w:date="2020-03-01T17:04:00Z"/>
                    <w:rFonts w:ascii="David" w:eastAsia="Calibri" w:hAnsi="David" w:cs="Arial"/>
                    <w:rtl/>
                  </w:rPr>
                </w:rPrChange>
              </w:rPr>
            </w:pPr>
            <w:ins w:id="7464" w:author="Meryl Etman" w:date="2020-03-01T17:04:00Z">
              <w:r w:rsidRPr="000748C0">
                <w:rPr>
                  <w:rFonts w:ascii="David" w:eastAsia="Calibri" w:hAnsi="David" w:cs="Arial"/>
                  <w:rtl/>
                  <w:rPrChange w:id="7465" w:author="Meryl Etman" w:date="2020-03-25T10:10:00Z">
                    <w:rPr>
                      <w:rFonts w:ascii="David" w:eastAsia="Calibri" w:hAnsi="David" w:cs="Arial"/>
                      <w:rtl/>
                    </w:rPr>
                  </w:rPrChange>
                </w:rPr>
                <w:t>מספר הפוליסה</w:t>
              </w:r>
            </w:ins>
          </w:p>
        </w:tc>
        <w:tc>
          <w:tcPr>
            <w:tcW w:w="957" w:type="dxa"/>
            <w:vMerge w:val="restart"/>
            <w:shd w:val="clear" w:color="auto" w:fill="F2F2F2"/>
          </w:tcPr>
          <w:p w14:paraId="764F0DF3" w14:textId="77777777" w:rsidR="00E852DF" w:rsidRPr="000748C0" w:rsidRDefault="00E852DF" w:rsidP="00592981">
            <w:pPr>
              <w:rPr>
                <w:ins w:id="7466" w:author="Meryl Etman" w:date="2020-03-01T17:04:00Z"/>
                <w:rFonts w:ascii="David" w:eastAsia="Calibri" w:hAnsi="David" w:cs="Arial"/>
                <w:rtl/>
                <w:rPrChange w:id="7467" w:author="Meryl Etman" w:date="2020-03-25T10:10:00Z">
                  <w:rPr>
                    <w:ins w:id="7468" w:author="Meryl Etman" w:date="2020-03-01T17:04:00Z"/>
                    <w:rFonts w:ascii="David" w:eastAsia="Calibri" w:hAnsi="David" w:cs="Arial"/>
                    <w:rtl/>
                  </w:rPr>
                </w:rPrChange>
              </w:rPr>
            </w:pPr>
            <w:ins w:id="7469" w:author="Meryl Etman" w:date="2020-03-01T17:04:00Z">
              <w:r w:rsidRPr="000748C0">
                <w:rPr>
                  <w:rFonts w:ascii="David" w:eastAsia="Calibri" w:hAnsi="David" w:cs="Arial"/>
                  <w:rtl/>
                  <w:rPrChange w:id="7470" w:author="Meryl Etman" w:date="2020-03-25T10:10:00Z">
                    <w:rPr>
                      <w:rFonts w:ascii="David" w:eastAsia="Calibri" w:hAnsi="David" w:cs="Arial"/>
                      <w:rtl/>
                    </w:rPr>
                  </w:rPrChange>
                </w:rPr>
                <w:t>נוסח ומהדורת הפוליסה</w:t>
              </w:r>
            </w:ins>
          </w:p>
        </w:tc>
        <w:tc>
          <w:tcPr>
            <w:tcW w:w="1349" w:type="dxa"/>
            <w:vMerge w:val="restart"/>
            <w:shd w:val="clear" w:color="auto" w:fill="F2F2F2"/>
          </w:tcPr>
          <w:p w14:paraId="51D72A86" w14:textId="77777777" w:rsidR="00E852DF" w:rsidRPr="000748C0" w:rsidRDefault="00E852DF" w:rsidP="00592981">
            <w:pPr>
              <w:rPr>
                <w:ins w:id="7471" w:author="Meryl Etman" w:date="2020-03-01T17:04:00Z"/>
                <w:rFonts w:ascii="David" w:eastAsia="Calibri" w:hAnsi="David" w:cs="Arial"/>
                <w:rtl/>
                <w:rPrChange w:id="7472" w:author="Meryl Etman" w:date="2020-03-25T10:10:00Z">
                  <w:rPr>
                    <w:ins w:id="7473" w:author="Meryl Etman" w:date="2020-03-01T17:04:00Z"/>
                    <w:rFonts w:ascii="David" w:eastAsia="Calibri" w:hAnsi="David" w:cs="Arial"/>
                    <w:rtl/>
                  </w:rPr>
                </w:rPrChange>
              </w:rPr>
            </w:pPr>
            <w:ins w:id="7474" w:author="Meryl Etman" w:date="2020-03-01T17:04:00Z">
              <w:r w:rsidRPr="000748C0">
                <w:rPr>
                  <w:rFonts w:ascii="David" w:eastAsia="Calibri" w:hAnsi="David" w:cs="Arial"/>
                  <w:rtl/>
                  <w:rPrChange w:id="7475" w:author="Meryl Etman" w:date="2020-03-25T10:10:00Z">
                    <w:rPr>
                      <w:rFonts w:ascii="David" w:eastAsia="Calibri" w:hAnsi="David" w:cs="Arial"/>
                      <w:rtl/>
                    </w:rPr>
                  </w:rPrChange>
                </w:rPr>
                <w:t>תאריך תחילה</w:t>
              </w:r>
            </w:ins>
          </w:p>
        </w:tc>
        <w:tc>
          <w:tcPr>
            <w:tcW w:w="1417" w:type="dxa"/>
            <w:vMerge w:val="restart"/>
            <w:shd w:val="clear" w:color="auto" w:fill="F2F2F2"/>
          </w:tcPr>
          <w:p w14:paraId="46872B46" w14:textId="77777777" w:rsidR="00E852DF" w:rsidRPr="000748C0" w:rsidRDefault="00E852DF" w:rsidP="00592981">
            <w:pPr>
              <w:rPr>
                <w:ins w:id="7476" w:author="Meryl Etman" w:date="2020-03-01T17:04:00Z"/>
                <w:rFonts w:ascii="David" w:eastAsia="Calibri" w:hAnsi="David" w:cs="Arial"/>
                <w:rtl/>
                <w:rPrChange w:id="7477" w:author="Meryl Etman" w:date="2020-03-25T10:10:00Z">
                  <w:rPr>
                    <w:ins w:id="7478" w:author="Meryl Etman" w:date="2020-03-01T17:04:00Z"/>
                    <w:rFonts w:ascii="David" w:eastAsia="Calibri" w:hAnsi="David" w:cs="Arial"/>
                    <w:rtl/>
                  </w:rPr>
                </w:rPrChange>
              </w:rPr>
            </w:pPr>
            <w:ins w:id="7479" w:author="Meryl Etman" w:date="2020-03-01T17:04:00Z">
              <w:r w:rsidRPr="000748C0">
                <w:rPr>
                  <w:rFonts w:ascii="David" w:eastAsia="Calibri" w:hAnsi="David" w:cs="Arial"/>
                  <w:rtl/>
                  <w:rPrChange w:id="7480" w:author="Meryl Etman" w:date="2020-03-25T10:10:00Z">
                    <w:rPr>
                      <w:rFonts w:ascii="David" w:eastAsia="Calibri" w:hAnsi="David" w:cs="Arial"/>
                      <w:rtl/>
                    </w:rPr>
                  </w:rPrChange>
                </w:rPr>
                <w:t>תאריך סיום</w:t>
              </w:r>
            </w:ins>
          </w:p>
        </w:tc>
        <w:tc>
          <w:tcPr>
            <w:tcW w:w="2563" w:type="dxa"/>
            <w:gridSpan w:val="2"/>
            <w:shd w:val="clear" w:color="auto" w:fill="F2F2F2"/>
          </w:tcPr>
          <w:p w14:paraId="4A93F90A" w14:textId="77777777" w:rsidR="00E852DF" w:rsidRPr="000748C0" w:rsidRDefault="00E852DF" w:rsidP="00592981">
            <w:pPr>
              <w:rPr>
                <w:ins w:id="7481" w:author="Meryl Etman" w:date="2020-03-01T17:04:00Z"/>
                <w:rFonts w:ascii="David" w:eastAsia="Calibri" w:hAnsi="David" w:cs="Arial"/>
                <w:rtl/>
                <w:rPrChange w:id="7482" w:author="Meryl Etman" w:date="2020-03-25T10:10:00Z">
                  <w:rPr>
                    <w:ins w:id="7483" w:author="Meryl Etman" w:date="2020-03-01T17:04:00Z"/>
                    <w:rFonts w:ascii="David" w:eastAsia="Calibri" w:hAnsi="David" w:cs="Arial"/>
                    <w:rtl/>
                  </w:rPr>
                </w:rPrChange>
              </w:rPr>
            </w:pPr>
            <w:ins w:id="7484" w:author="Meryl Etman" w:date="2020-03-01T17:04:00Z">
              <w:r w:rsidRPr="000748C0">
                <w:rPr>
                  <w:rFonts w:ascii="David" w:eastAsia="Calibri" w:hAnsi="David" w:cs="Arial"/>
                  <w:rtl/>
                  <w:rPrChange w:id="7485" w:author="Meryl Etman" w:date="2020-03-25T10:10:00Z">
                    <w:rPr>
                      <w:rFonts w:ascii="David" w:eastAsia="Calibri" w:hAnsi="David" w:cs="Arial"/>
                      <w:rtl/>
                    </w:rPr>
                  </w:rPrChange>
                </w:rPr>
                <w:t>גבול האחריות/ סכום ביטוח</w:t>
              </w:r>
            </w:ins>
          </w:p>
        </w:tc>
        <w:tc>
          <w:tcPr>
            <w:tcW w:w="2400" w:type="dxa"/>
            <w:vMerge w:val="restart"/>
            <w:shd w:val="clear" w:color="auto" w:fill="F2F2F2"/>
          </w:tcPr>
          <w:p w14:paraId="29C5E1F4" w14:textId="77777777" w:rsidR="00E852DF" w:rsidRPr="000748C0" w:rsidRDefault="00E852DF" w:rsidP="00592981">
            <w:pPr>
              <w:rPr>
                <w:ins w:id="7486" w:author="Meryl Etman" w:date="2020-03-01T17:04:00Z"/>
                <w:rFonts w:ascii="David" w:eastAsia="Calibri" w:hAnsi="David" w:cs="Arial"/>
                <w:rtl/>
                <w:rPrChange w:id="7487" w:author="Meryl Etman" w:date="2020-03-25T10:10:00Z">
                  <w:rPr>
                    <w:ins w:id="7488" w:author="Meryl Etman" w:date="2020-03-01T17:04:00Z"/>
                    <w:rFonts w:ascii="David" w:eastAsia="Calibri" w:hAnsi="David" w:cs="Arial"/>
                    <w:rtl/>
                  </w:rPr>
                </w:rPrChange>
              </w:rPr>
            </w:pPr>
            <w:ins w:id="7489" w:author="Meryl Etman" w:date="2020-03-01T17:04:00Z">
              <w:r w:rsidRPr="000748C0">
                <w:rPr>
                  <w:rFonts w:ascii="David" w:eastAsia="Calibri" w:hAnsi="David" w:cs="Arial"/>
                  <w:rtl/>
                  <w:rPrChange w:id="7490" w:author="Meryl Etman" w:date="2020-03-25T10:10:00Z">
                    <w:rPr>
                      <w:rFonts w:ascii="David" w:eastAsia="Calibri" w:hAnsi="David" w:cs="Arial"/>
                      <w:rtl/>
                    </w:rPr>
                  </w:rPrChange>
                </w:rPr>
                <w:t xml:space="preserve">כיסויים נוספים בתוקף וביטול חריגים </w:t>
              </w:r>
            </w:ins>
          </w:p>
          <w:p w14:paraId="277A2802" w14:textId="77777777" w:rsidR="00E852DF" w:rsidRPr="000748C0" w:rsidRDefault="00E852DF" w:rsidP="00592981">
            <w:pPr>
              <w:rPr>
                <w:ins w:id="7491" w:author="Meryl Etman" w:date="2020-03-01T17:04:00Z"/>
                <w:rFonts w:ascii="David" w:eastAsia="Calibri" w:hAnsi="David" w:cs="Arial"/>
                <w:rtl/>
                <w:rPrChange w:id="7492" w:author="Meryl Etman" w:date="2020-03-25T10:10:00Z">
                  <w:rPr>
                    <w:ins w:id="7493" w:author="Meryl Etman" w:date="2020-03-01T17:04:00Z"/>
                    <w:rFonts w:ascii="David" w:eastAsia="Calibri" w:hAnsi="David" w:cs="Arial"/>
                    <w:rtl/>
                  </w:rPr>
                </w:rPrChange>
              </w:rPr>
            </w:pPr>
            <w:ins w:id="7494" w:author="Meryl Etman" w:date="2020-03-01T17:04:00Z">
              <w:r w:rsidRPr="000748C0">
                <w:rPr>
                  <w:rFonts w:ascii="David" w:eastAsia="Calibri" w:hAnsi="David" w:cs="Arial"/>
                  <w:rtl/>
                  <w:rPrChange w:id="7495" w:author="Meryl Etman" w:date="2020-03-25T10:10:00Z">
                    <w:rPr>
                      <w:rFonts w:ascii="David" w:eastAsia="Calibri" w:hAnsi="David" w:cs="Arial"/>
                      <w:rtl/>
                    </w:rPr>
                  </w:rPrChange>
                </w:rPr>
                <w:t>יש לציין קוד כיסוי בהתאם לנספח ד'</w:t>
              </w:r>
            </w:ins>
          </w:p>
        </w:tc>
      </w:tr>
      <w:tr w:rsidR="00E852DF" w:rsidRPr="000748C0" w14:paraId="02733225" w14:textId="77777777" w:rsidTr="00592981">
        <w:trPr>
          <w:trHeight w:val="43"/>
          <w:ins w:id="7496" w:author="Meryl Etman" w:date="2020-03-01T17:04:00Z"/>
        </w:trPr>
        <w:tc>
          <w:tcPr>
            <w:tcW w:w="1893" w:type="dxa"/>
            <w:vMerge/>
            <w:shd w:val="clear" w:color="auto" w:fill="F2F2F2"/>
          </w:tcPr>
          <w:p w14:paraId="639540AE" w14:textId="77777777" w:rsidR="00E852DF" w:rsidRPr="000748C0" w:rsidRDefault="00E852DF" w:rsidP="00592981">
            <w:pPr>
              <w:rPr>
                <w:ins w:id="7497" w:author="Meryl Etman" w:date="2020-03-01T17:04:00Z"/>
                <w:rFonts w:ascii="David" w:eastAsia="Calibri" w:hAnsi="David" w:cs="Arial"/>
                <w:rtl/>
                <w:rPrChange w:id="7498" w:author="Meryl Etman" w:date="2020-03-25T10:10:00Z">
                  <w:rPr>
                    <w:ins w:id="7499" w:author="Meryl Etman" w:date="2020-03-01T17:04:00Z"/>
                    <w:rFonts w:ascii="David" w:eastAsia="Calibri" w:hAnsi="David" w:cs="Arial"/>
                    <w:rtl/>
                  </w:rPr>
                </w:rPrChange>
              </w:rPr>
            </w:pPr>
          </w:p>
        </w:tc>
        <w:tc>
          <w:tcPr>
            <w:tcW w:w="956" w:type="dxa"/>
            <w:vMerge/>
            <w:shd w:val="clear" w:color="auto" w:fill="F2F2F2"/>
          </w:tcPr>
          <w:p w14:paraId="6FDF4A6B" w14:textId="77777777" w:rsidR="00E852DF" w:rsidRPr="000748C0" w:rsidRDefault="00E852DF" w:rsidP="00592981">
            <w:pPr>
              <w:rPr>
                <w:ins w:id="7500" w:author="Meryl Etman" w:date="2020-03-01T17:04:00Z"/>
                <w:rFonts w:ascii="David" w:eastAsia="Calibri" w:hAnsi="David" w:cs="Arial"/>
                <w:rtl/>
                <w:rPrChange w:id="7501" w:author="Meryl Etman" w:date="2020-03-25T10:10:00Z">
                  <w:rPr>
                    <w:ins w:id="7502" w:author="Meryl Etman" w:date="2020-03-01T17:04:00Z"/>
                    <w:rFonts w:ascii="David" w:eastAsia="Calibri" w:hAnsi="David" w:cs="Arial"/>
                    <w:rtl/>
                  </w:rPr>
                </w:rPrChange>
              </w:rPr>
            </w:pPr>
          </w:p>
        </w:tc>
        <w:tc>
          <w:tcPr>
            <w:tcW w:w="957" w:type="dxa"/>
            <w:vMerge/>
            <w:shd w:val="clear" w:color="auto" w:fill="F2F2F2"/>
          </w:tcPr>
          <w:p w14:paraId="6436EAB2" w14:textId="77777777" w:rsidR="00E852DF" w:rsidRPr="000748C0" w:rsidRDefault="00E852DF" w:rsidP="00592981">
            <w:pPr>
              <w:rPr>
                <w:ins w:id="7503" w:author="Meryl Etman" w:date="2020-03-01T17:04:00Z"/>
                <w:rFonts w:ascii="David" w:eastAsia="Calibri" w:hAnsi="David" w:cs="Arial"/>
                <w:rtl/>
                <w:rPrChange w:id="7504" w:author="Meryl Etman" w:date="2020-03-25T10:10:00Z">
                  <w:rPr>
                    <w:ins w:id="7505" w:author="Meryl Etman" w:date="2020-03-01T17:04:00Z"/>
                    <w:rFonts w:ascii="David" w:eastAsia="Calibri" w:hAnsi="David" w:cs="Arial"/>
                    <w:rtl/>
                  </w:rPr>
                </w:rPrChange>
              </w:rPr>
            </w:pPr>
          </w:p>
        </w:tc>
        <w:tc>
          <w:tcPr>
            <w:tcW w:w="1349" w:type="dxa"/>
            <w:vMerge/>
            <w:shd w:val="clear" w:color="auto" w:fill="F2F2F2"/>
          </w:tcPr>
          <w:p w14:paraId="29D6AA5F" w14:textId="77777777" w:rsidR="00E852DF" w:rsidRPr="000748C0" w:rsidRDefault="00E852DF" w:rsidP="00592981">
            <w:pPr>
              <w:rPr>
                <w:ins w:id="7506" w:author="Meryl Etman" w:date="2020-03-01T17:04:00Z"/>
                <w:rFonts w:ascii="David" w:eastAsia="Calibri" w:hAnsi="David" w:cs="Arial"/>
                <w:rtl/>
                <w:rPrChange w:id="7507" w:author="Meryl Etman" w:date="2020-03-25T10:10:00Z">
                  <w:rPr>
                    <w:ins w:id="7508" w:author="Meryl Etman" w:date="2020-03-01T17:04:00Z"/>
                    <w:rFonts w:ascii="David" w:eastAsia="Calibri" w:hAnsi="David" w:cs="Arial"/>
                    <w:rtl/>
                  </w:rPr>
                </w:rPrChange>
              </w:rPr>
            </w:pPr>
          </w:p>
        </w:tc>
        <w:tc>
          <w:tcPr>
            <w:tcW w:w="1417" w:type="dxa"/>
            <w:vMerge/>
            <w:shd w:val="clear" w:color="auto" w:fill="F2F2F2"/>
          </w:tcPr>
          <w:p w14:paraId="2B52D415" w14:textId="77777777" w:rsidR="00E852DF" w:rsidRPr="000748C0" w:rsidRDefault="00E852DF" w:rsidP="00592981">
            <w:pPr>
              <w:rPr>
                <w:ins w:id="7509" w:author="Meryl Etman" w:date="2020-03-01T17:04:00Z"/>
                <w:rFonts w:ascii="David" w:eastAsia="Calibri" w:hAnsi="David" w:cs="Arial"/>
                <w:rtl/>
                <w:rPrChange w:id="7510" w:author="Meryl Etman" w:date="2020-03-25T10:10:00Z">
                  <w:rPr>
                    <w:ins w:id="7511" w:author="Meryl Etman" w:date="2020-03-01T17:04:00Z"/>
                    <w:rFonts w:ascii="David" w:eastAsia="Calibri" w:hAnsi="David" w:cs="Arial"/>
                    <w:rtl/>
                  </w:rPr>
                </w:rPrChange>
              </w:rPr>
            </w:pPr>
          </w:p>
        </w:tc>
        <w:tc>
          <w:tcPr>
            <w:tcW w:w="1419" w:type="dxa"/>
            <w:shd w:val="clear" w:color="auto" w:fill="F2F2F2"/>
          </w:tcPr>
          <w:p w14:paraId="239EEDBE" w14:textId="77777777" w:rsidR="00E852DF" w:rsidRPr="000748C0" w:rsidRDefault="00E852DF" w:rsidP="00592981">
            <w:pPr>
              <w:rPr>
                <w:ins w:id="7512" w:author="Meryl Etman" w:date="2020-03-01T17:04:00Z"/>
                <w:rFonts w:ascii="David" w:eastAsia="Calibri" w:hAnsi="David" w:cs="Arial"/>
                <w:rtl/>
                <w:rPrChange w:id="7513" w:author="Meryl Etman" w:date="2020-03-25T10:10:00Z">
                  <w:rPr>
                    <w:ins w:id="7514" w:author="Meryl Etman" w:date="2020-03-01T17:04:00Z"/>
                    <w:rFonts w:ascii="David" w:eastAsia="Calibri" w:hAnsi="David" w:cs="Arial"/>
                    <w:rtl/>
                  </w:rPr>
                </w:rPrChange>
              </w:rPr>
            </w:pPr>
            <w:ins w:id="7515" w:author="Meryl Etman" w:date="2020-03-01T17:04:00Z">
              <w:r w:rsidRPr="000748C0">
                <w:rPr>
                  <w:rFonts w:ascii="David" w:eastAsia="Calibri" w:hAnsi="David" w:cs="Arial"/>
                  <w:rtl/>
                  <w:rPrChange w:id="7516" w:author="Meryl Etman" w:date="2020-03-25T10:10:00Z">
                    <w:rPr>
                      <w:rFonts w:ascii="David" w:eastAsia="Calibri" w:hAnsi="David" w:cs="Arial"/>
                      <w:rtl/>
                    </w:rPr>
                  </w:rPrChange>
                </w:rPr>
                <w:t>סכום</w:t>
              </w:r>
            </w:ins>
          </w:p>
        </w:tc>
        <w:tc>
          <w:tcPr>
            <w:tcW w:w="1144" w:type="dxa"/>
            <w:shd w:val="clear" w:color="auto" w:fill="F2F2F2"/>
          </w:tcPr>
          <w:p w14:paraId="231349C6" w14:textId="77777777" w:rsidR="00E852DF" w:rsidRPr="000748C0" w:rsidRDefault="00E852DF" w:rsidP="00592981">
            <w:pPr>
              <w:rPr>
                <w:ins w:id="7517" w:author="Meryl Etman" w:date="2020-03-01T17:04:00Z"/>
                <w:rFonts w:ascii="David" w:eastAsia="Calibri" w:hAnsi="David" w:cs="Arial"/>
                <w:rtl/>
                <w:rPrChange w:id="7518" w:author="Meryl Etman" w:date="2020-03-25T10:10:00Z">
                  <w:rPr>
                    <w:ins w:id="7519" w:author="Meryl Etman" w:date="2020-03-01T17:04:00Z"/>
                    <w:rFonts w:ascii="David" w:eastAsia="Calibri" w:hAnsi="David" w:cs="Arial"/>
                    <w:rtl/>
                  </w:rPr>
                </w:rPrChange>
              </w:rPr>
            </w:pPr>
            <w:ins w:id="7520" w:author="Meryl Etman" w:date="2020-03-01T17:04:00Z">
              <w:r w:rsidRPr="000748C0">
                <w:rPr>
                  <w:rFonts w:ascii="David" w:eastAsia="Calibri" w:hAnsi="David" w:cs="Arial"/>
                  <w:rtl/>
                  <w:rPrChange w:id="7521" w:author="Meryl Etman" w:date="2020-03-25T10:10:00Z">
                    <w:rPr>
                      <w:rFonts w:ascii="David" w:eastAsia="Calibri" w:hAnsi="David" w:cs="Arial"/>
                      <w:rtl/>
                    </w:rPr>
                  </w:rPrChange>
                </w:rPr>
                <w:t>מטבע</w:t>
              </w:r>
            </w:ins>
          </w:p>
        </w:tc>
        <w:tc>
          <w:tcPr>
            <w:tcW w:w="2400" w:type="dxa"/>
            <w:vMerge/>
            <w:shd w:val="clear" w:color="auto" w:fill="F2F2F2"/>
          </w:tcPr>
          <w:p w14:paraId="3601E9CD" w14:textId="77777777" w:rsidR="00E852DF" w:rsidRPr="000748C0" w:rsidRDefault="00E852DF" w:rsidP="00592981">
            <w:pPr>
              <w:rPr>
                <w:ins w:id="7522" w:author="Meryl Etman" w:date="2020-03-01T17:04:00Z"/>
                <w:rFonts w:ascii="David" w:eastAsia="Calibri" w:hAnsi="David" w:cs="Arial"/>
                <w:rtl/>
                <w:rPrChange w:id="7523" w:author="Meryl Etman" w:date="2020-03-25T10:10:00Z">
                  <w:rPr>
                    <w:ins w:id="7524" w:author="Meryl Etman" w:date="2020-03-01T17:04:00Z"/>
                    <w:rFonts w:ascii="David" w:eastAsia="Calibri" w:hAnsi="David" w:cs="Arial"/>
                    <w:rtl/>
                  </w:rPr>
                </w:rPrChange>
              </w:rPr>
            </w:pPr>
          </w:p>
        </w:tc>
      </w:tr>
      <w:tr w:rsidR="00E852DF" w:rsidRPr="000748C0" w14:paraId="7618AF2A" w14:textId="77777777" w:rsidTr="00592981">
        <w:trPr>
          <w:trHeight w:val="850"/>
          <w:ins w:id="7525" w:author="Meryl Etman" w:date="2020-03-01T17:04:00Z"/>
        </w:trPr>
        <w:tc>
          <w:tcPr>
            <w:tcW w:w="1893" w:type="dxa"/>
            <w:shd w:val="clear" w:color="auto" w:fill="F2F2F2"/>
          </w:tcPr>
          <w:p w14:paraId="185772A9" w14:textId="77777777" w:rsidR="00E852DF" w:rsidRPr="000748C0" w:rsidRDefault="00E852DF" w:rsidP="00592981">
            <w:pPr>
              <w:rPr>
                <w:ins w:id="7526" w:author="Meryl Etman" w:date="2020-03-01T17:04:00Z"/>
                <w:rFonts w:ascii="David" w:eastAsia="Calibri" w:hAnsi="David" w:cs="Arial"/>
                <w:rtl/>
                <w:rPrChange w:id="7527" w:author="Meryl Etman" w:date="2020-03-25T10:10:00Z">
                  <w:rPr>
                    <w:ins w:id="7528" w:author="Meryl Etman" w:date="2020-03-01T17:04:00Z"/>
                    <w:rFonts w:ascii="David" w:eastAsia="Calibri" w:hAnsi="David" w:cs="Arial"/>
                    <w:rtl/>
                  </w:rPr>
                </w:rPrChange>
              </w:rPr>
            </w:pPr>
            <w:ins w:id="7529" w:author="Meryl Etman" w:date="2020-03-01T17:04:00Z">
              <w:r w:rsidRPr="000748C0">
                <w:rPr>
                  <w:rFonts w:ascii="David" w:eastAsia="Calibri" w:hAnsi="David" w:cs="Arial"/>
                  <w:rtl/>
                  <w:rPrChange w:id="7530" w:author="Meryl Etman" w:date="2020-03-25T10:10:00Z">
                    <w:rPr>
                      <w:rFonts w:ascii="David" w:eastAsia="Calibri" w:hAnsi="David" w:cs="Arial"/>
                      <w:rtl/>
                    </w:rPr>
                  </w:rPrChange>
                </w:rPr>
                <w:t>צד ג'</w:t>
              </w:r>
            </w:ins>
          </w:p>
        </w:tc>
        <w:tc>
          <w:tcPr>
            <w:tcW w:w="956" w:type="dxa"/>
            <w:shd w:val="clear" w:color="auto" w:fill="F2F2F2"/>
          </w:tcPr>
          <w:p w14:paraId="6DD6803B" w14:textId="77777777" w:rsidR="00E852DF" w:rsidRPr="000748C0" w:rsidRDefault="00E852DF" w:rsidP="00592981">
            <w:pPr>
              <w:rPr>
                <w:ins w:id="7531" w:author="Meryl Etman" w:date="2020-03-01T17:04:00Z"/>
                <w:rFonts w:ascii="David" w:eastAsia="Calibri" w:hAnsi="David" w:cs="Arial"/>
                <w:rtl/>
                <w:rPrChange w:id="7532" w:author="Meryl Etman" w:date="2020-03-25T10:10:00Z">
                  <w:rPr>
                    <w:ins w:id="7533" w:author="Meryl Etman" w:date="2020-03-01T17:04:00Z"/>
                    <w:rFonts w:ascii="David" w:eastAsia="Calibri" w:hAnsi="David" w:cs="Arial"/>
                    <w:rtl/>
                  </w:rPr>
                </w:rPrChange>
              </w:rPr>
            </w:pPr>
          </w:p>
        </w:tc>
        <w:tc>
          <w:tcPr>
            <w:tcW w:w="957" w:type="dxa"/>
            <w:shd w:val="clear" w:color="auto" w:fill="F2F2F2"/>
          </w:tcPr>
          <w:p w14:paraId="5902492C" w14:textId="77777777" w:rsidR="00E852DF" w:rsidRPr="000748C0" w:rsidRDefault="00E852DF" w:rsidP="00592981">
            <w:pPr>
              <w:rPr>
                <w:ins w:id="7534" w:author="Meryl Etman" w:date="2020-03-01T17:04:00Z"/>
                <w:rFonts w:ascii="David" w:eastAsia="Calibri" w:hAnsi="David" w:cs="Arial"/>
                <w:rtl/>
                <w:rPrChange w:id="7535" w:author="Meryl Etman" w:date="2020-03-25T10:10:00Z">
                  <w:rPr>
                    <w:ins w:id="7536" w:author="Meryl Etman" w:date="2020-03-01T17:04:00Z"/>
                    <w:rFonts w:ascii="David" w:eastAsia="Calibri" w:hAnsi="David" w:cs="Arial"/>
                    <w:rtl/>
                  </w:rPr>
                </w:rPrChange>
              </w:rPr>
            </w:pPr>
          </w:p>
        </w:tc>
        <w:tc>
          <w:tcPr>
            <w:tcW w:w="1349" w:type="dxa"/>
            <w:shd w:val="clear" w:color="auto" w:fill="F2F2F2"/>
          </w:tcPr>
          <w:p w14:paraId="47BE12FF" w14:textId="77777777" w:rsidR="00E852DF" w:rsidRPr="000748C0" w:rsidRDefault="00E852DF" w:rsidP="00592981">
            <w:pPr>
              <w:rPr>
                <w:ins w:id="7537" w:author="Meryl Etman" w:date="2020-03-01T17:04:00Z"/>
                <w:rFonts w:ascii="David" w:eastAsia="Calibri" w:hAnsi="David" w:cs="Arial"/>
                <w:rtl/>
                <w:rPrChange w:id="7538" w:author="Meryl Etman" w:date="2020-03-25T10:10:00Z">
                  <w:rPr>
                    <w:ins w:id="7539" w:author="Meryl Etman" w:date="2020-03-01T17:04:00Z"/>
                    <w:rFonts w:ascii="David" w:eastAsia="Calibri" w:hAnsi="David" w:cs="Arial"/>
                    <w:rtl/>
                  </w:rPr>
                </w:rPrChange>
              </w:rPr>
            </w:pPr>
          </w:p>
        </w:tc>
        <w:tc>
          <w:tcPr>
            <w:tcW w:w="1417" w:type="dxa"/>
            <w:shd w:val="clear" w:color="auto" w:fill="F2F2F2"/>
          </w:tcPr>
          <w:p w14:paraId="61EB9DB2" w14:textId="77777777" w:rsidR="00E852DF" w:rsidRPr="000748C0" w:rsidRDefault="00E852DF" w:rsidP="00592981">
            <w:pPr>
              <w:rPr>
                <w:ins w:id="7540" w:author="Meryl Etman" w:date="2020-03-01T17:04:00Z"/>
                <w:rFonts w:ascii="David" w:eastAsia="Calibri" w:hAnsi="David" w:cs="Arial"/>
                <w:rtl/>
                <w:rPrChange w:id="7541" w:author="Meryl Etman" w:date="2020-03-25T10:10:00Z">
                  <w:rPr>
                    <w:ins w:id="7542" w:author="Meryl Etman" w:date="2020-03-01T17:04:00Z"/>
                    <w:rFonts w:ascii="David" w:eastAsia="Calibri" w:hAnsi="David" w:cs="Arial"/>
                    <w:rtl/>
                  </w:rPr>
                </w:rPrChange>
              </w:rPr>
            </w:pPr>
          </w:p>
        </w:tc>
        <w:tc>
          <w:tcPr>
            <w:tcW w:w="1419" w:type="dxa"/>
            <w:shd w:val="clear" w:color="auto" w:fill="F2F2F2"/>
          </w:tcPr>
          <w:p w14:paraId="270DA66F" w14:textId="77777777" w:rsidR="00E852DF" w:rsidRPr="000748C0" w:rsidRDefault="00E852DF" w:rsidP="00592981">
            <w:pPr>
              <w:rPr>
                <w:ins w:id="7543" w:author="Meryl Etman" w:date="2020-03-01T17:04:00Z"/>
                <w:rFonts w:ascii="David" w:eastAsia="Calibri" w:hAnsi="David" w:cs="Arial"/>
                <w:rtl/>
                <w:rPrChange w:id="7544" w:author="Meryl Etman" w:date="2020-03-25T10:10:00Z">
                  <w:rPr>
                    <w:ins w:id="7545" w:author="Meryl Etman" w:date="2020-03-01T17:04:00Z"/>
                    <w:rFonts w:ascii="David" w:eastAsia="Calibri" w:hAnsi="David" w:cs="Arial"/>
                    <w:rtl/>
                  </w:rPr>
                </w:rPrChange>
              </w:rPr>
            </w:pPr>
            <w:ins w:id="7546" w:author="Meryl Etman" w:date="2020-03-01T17:04:00Z">
              <w:r w:rsidRPr="000748C0">
                <w:rPr>
                  <w:rFonts w:ascii="David" w:eastAsia="Calibri" w:hAnsi="David" w:cs="Arial" w:hint="cs"/>
                  <w:rtl/>
                  <w:rPrChange w:id="7547" w:author="Meryl Etman" w:date="2020-03-25T10:10:00Z">
                    <w:rPr>
                      <w:rFonts w:ascii="David" w:eastAsia="Calibri" w:hAnsi="David" w:cs="Arial" w:hint="cs"/>
                      <w:rtl/>
                    </w:rPr>
                  </w:rPrChange>
                </w:rPr>
                <w:t xml:space="preserve">4,000,000 </w:t>
              </w:r>
              <w:r w:rsidRPr="000748C0">
                <w:rPr>
                  <w:rFonts w:ascii="David" w:eastAsia="Calibri" w:hAnsi="David" w:cs="Arial"/>
                  <w:rtl/>
                  <w:rPrChange w:id="7548" w:author="Meryl Etman" w:date="2020-03-25T10:10:00Z">
                    <w:rPr>
                      <w:rFonts w:ascii="David" w:eastAsia="Calibri" w:hAnsi="David" w:cs="Arial"/>
                      <w:rtl/>
                    </w:rPr>
                  </w:rPrChange>
                </w:rPr>
                <w:t>לאירוע ובמצטבר על פי הפוליסה.</w:t>
              </w:r>
            </w:ins>
          </w:p>
        </w:tc>
        <w:tc>
          <w:tcPr>
            <w:tcW w:w="1144" w:type="dxa"/>
            <w:shd w:val="clear" w:color="auto" w:fill="F2F2F2"/>
          </w:tcPr>
          <w:p w14:paraId="51B6B1F6" w14:textId="77777777" w:rsidR="00E852DF" w:rsidRPr="000748C0" w:rsidRDefault="00E852DF" w:rsidP="00592981">
            <w:pPr>
              <w:rPr>
                <w:ins w:id="7549" w:author="Meryl Etman" w:date="2020-03-01T17:04:00Z"/>
                <w:rFonts w:ascii="David" w:eastAsia="Calibri" w:hAnsi="David" w:cs="Arial"/>
                <w:rtl/>
                <w:rPrChange w:id="7550" w:author="Meryl Etman" w:date="2020-03-25T10:10:00Z">
                  <w:rPr>
                    <w:ins w:id="7551" w:author="Meryl Etman" w:date="2020-03-01T17:04:00Z"/>
                    <w:rFonts w:ascii="David" w:eastAsia="Calibri" w:hAnsi="David" w:cs="Arial"/>
                    <w:rtl/>
                  </w:rPr>
                </w:rPrChange>
              </w:rPr>
            </w:pPr>
            <w:ins w:id="7552" w:author="Meryl Etman" w:date="2020-03-01T17:04:00Z">
              <w:r w:rsidRPr="000748C0">
                <w:rPr>
                  <w:rFonts w:ascii="David" w:eastAsia="Calibri" w:hAnsi="David" w:cs="Arial"/>
                  <w:rtl/>
                  <w:rPrChange w:id="7553" w:author="Meryl Etman" w:date="2020-03-25T10:10:00Z">
                    <w:rPr>
                      <w:rFonts w:ascii="David" w:eastAsia="Calibri" w:hAnsi="David" w:cs="Arial"/>
                      <w:rtl/>
                    </w:rPr>
                  </w:rPrChange>
                </w:rPr>
                <w:t>שקל</w:t>
              </w:r>
            </w:ins>
          </w:p>
        </w:tc>
        <w:tc>
          <w:tcPr>
            <w:tcW w:w="2400" w:type="dxa"/>
            <w:shd w:val="clear" w:color="auto" w:fill="F2F2F2"/>
          </w:tcPr>
          <w:p w14:paraId="68D608B3" w14:textId="77777777" w:rsidR="00E852DF" w:rsidRPr="000748C0" w:rsidRDefault="00E852DF" w:rsidP="00592981">
            <w:pPr>
              <w:ind w:left="50" w:right="78"/>
              <w:rPr>
                <w:ins w:id="7554" w:author="Meryl Etman" w:date="2020-03-01T17:04:00Z"/>
                <w:rFonts w:ascii="David" w:eastAsia="Calibri" w:hAnsi="David" w:cs="Arial"/>
                <w:bCs/>
                <w:rtl/>
                <w:rPrChange w:id="7555" w:author="Meryl Etman" w:date="2020-03-25T10:10:00Z">
                  <w:rPr>
                    <w:ins w:id="7556" w:author="Meryl Etman" w:date="2020-03-01T17:04:00Z"/>
                    <w:rFonts w:ascii="David" w:eastAsia="Calibri" w:hAnsi="David" w:cs="Arial"/>
                    <w:bCs/>
                    <w:rtl/>
                  </w:rPr>
                </w:rPrChange>
              </w:rPr>
            </w:pPr>
            <w:ins w:id="7557" w:author="Meryl Etman" w:date="2020-03-01T17:04:00Z">
              <w:r w:rsidRPr="000748C0">
                <w:rPr>
                  <w:rFonts w:ascii="David" w:eastAsia="Calibri" w:hAnsi="David" w:cs="Arial"/>
                  <w:bCs/>
                  <w:rtl/>
                  <w:rPrChange w:id="7558" w:author="Meryl Etman" w:date="2020-03-25T10:10:00Z">
                    <w:rPr>
                      <w:rFonts w:ascii="David" w:eastAsia="Calibri" w:hAnsi="David" w:cs="Arial"/>
                      <w:bCs/>
                      <w:rtl/>
                    </w:rPr>
                  </w:rPrChange>
                </w:rPr>
                <w:t>304/302/307/315/328/329</w:t>
              </w:r>
              <w:r w:rsidRPr="000748C0">
                <w:rPr>
                  <w:rFonts w:ascii="David" w:eastAsia="Calibri" w:hAnsi="David" w:cs="Arial" w:hint="cs"/>
                  <w:bCs/>
                  <w:rtl/>
                  <w:rPrChange w:id="7559" w:author="Meryl Etman" w:date="2020-03-25T10:10:00Z">
                    <w:rPr>
                      <w:rFonts w:ascii="David" w:eastAsia="Calibri" w:hAnsi="David" w:cs="Arial" w:hint="cs"/>
                      <w:bCs/>
                      <w:rtl/>
                    </w:rPr>
                  </w:rPrChange>
                </w:rPr>
                <w:t>/321/309</w:t>
              </w:r>
            </w:ins>
          </w:p>
        </w:tc>
      </w:tr>
      <w:tr w:rsidR="00E852DF" w:rsidRPr="000748C0" w14:paraId="669AB43C" w14:textId="77777777" w:rsidTr="00592981">
        <w:trPr>
          <w:trHeight w:val="850"/>
          <w:ins w:id="7560" w:author="Meryl Etman" w:date="2020-03-01T17:04:00Z"/>
        </w:trPr>
        <w:tc>
          <w:tcPr>
            <w:tcW w:w="1893" w:type="dxa"/>
            <w:shd w:val="clear" w:color="auto" w:fill="FFFFFF"/>
          </w:tcPr>
          <w:p w14:paraId="2C04CCEE" w14:textId="77777777" w:rsidR="00E852DF" w:rsidRPr="000748C0" w:rsidRDefault="00E852DF" w:rsidP="00592981">
            <w:pPr>
              <w:rPr>
                <w:ins w:id="7561" w:author="Meryl Etman" w:date="2020-03-01T17:04:00Z"/>
                <w:rFonts w:ascii="David" w:eastAsia="Calibri" w:hAnsi="David" w:cs="Arial"/>
                <w:rtl/>
                <w:rPrChange w:id="7562" w:author="Meryl Etman" w:date="2020-03-25T10:10:00Z">
                  <w:rPr>
                    <w:ins w:id="7563" w:author="Meryl Etman" w:date="2020-03-01T17:04:00Z"/>
                    <w:rFonts w:ascii="David" w:eastAsia="Calibri" w:hAnsi="David" w:cs="Arial"/>
                    <w:rtl/>
                  </w:rPr>
                </w:rPrChange>
              </w:rPr>
            </w:pPr>
            <w:ins w:id="7564" w:author="Meryl Etman" w:date="2020-03-01T17:04:00Z">
              <w:r w:rsidRPr="000748C0">
                <w:rPr>
                  <w:rFonts w:ascii="David" w:eastAsia="Calibri" w:hAnsi="David" w:cs="Arial"/>
                  <w:rtl/>
                  <w:rPrChange w:id="7565" w:author="Meryl Etman" w:date="2020-03-25T10:10:00Z">
                    <w:rPr>
                      <w:rFonts w:ascii="David" w:eastAsia="Calibri" w:hAnsi="David" w:cs="Arial"/>
                      <w:rtl/>
                    </w:rPr>
                  </w:rPrChange>
                </w:rPr>
                <w:t>אחריות מעבידים</w:t>
              </w:r>
            </w:ins>
          </w:p>
        </w:tc>
        <w:tc>
          <w:tcPr>
            <w:tcW w:w="956" w:type="dxa"/>
            <w:shd w:val="clear" w:color="auto" w:fill="FFFFFF"/>
          </w:tcPr>
          <w:p w14:paraId="4F3684E0" w14:textId="77777777" w:rsidR="00E852DF" w:rsidRPr="000748C0" w:rsidRDefault="00E852DF" w:rsidP="00592981">
            <w:pPr>
              <w:rPr>
                <w:ins w:id="7566" w:author="Meryl Etman" w:date="2020-03-01T17:04:00Z"/>
                <w:rFonts w:ascii="David" w:eastAsia="Calibri" w:hAnsi="David" w:cs="Arial"/>
                <w:rtl/>
                <w:rPrChange w:id="7567" w:author="Meryl Etman" w:date="2020-03-25T10:10:00Z">
                  <w:rPr>
                    <w:ins w:id="7568" w:author="Meryl Etman" w:date="2020-03-01T17:04:00Z"/>
                    <w:rFonts w:ascii="David" w:eastAsia="Calibri" w:hAnsi="David" w:cs="Arial"/>
                    <w:rtl/>
                  </w:rPr>
                </w:rPrChange>
              </w:rPr>
            </w:pPr>
          </w:p>
        </w:tc>
        <w:tc>
          <w:tcPr>
            <w:tcW w:w="957" w:type="dxa"/>
            <w:shd w:val="clear" w:color="auto" w:fill="FFFFFF"/>
          </w:tcPr>
          <w:p w14:paraId="79946AF9" w14:textId="77777777" w:rsidR="00E852DF" w:rsidRPr="000748C0" w:rsidRDefault="00E852DF" w:rsidP="00592981">
            <w:pPr>
              <w:rPr>
                <w:ins w:id="7569" w:author="Meryl Etman" w:date="2020-03-01T17:04:00Z"/>
                <w:rFonts w:ascii="David" w:eastAsia="Calibri" w:hAnsi="David" w:cs="Arial"/>
                <w:rtl/>
                <w:rPrChange w:id="7570" w:author="Meryl Etman" w:date="2020-03-25T10:10:00Z">
                  <w:rPr>
                    <w:ins w:id="7571" w:author="Meryl Etman" w:date="2020-03-01T17:04:00Z"/>
                    <w:rFonts w:ascii="David" w:eastAsia="Calibri" w:hAnsi="David" w:cs="Arial"/>
                    <w:rtl/>
                  </w:rPr>
                </w:rPrChange>
              </w:rPr>
            </w:pPr>
          </w:p>
        </w:tc>
        <w:tc>
          <w:tcPr>
            <w:tcW w:w="1349" w:type="dxa"/>
            <w:shd w:val="clear" w:color="auto" w:fill="FFFFFF"/>
          </w:tcPr>
          <w:p w14:paraId="4DD8DE59" w14:textId="77777777" w:rsidR="00E852DF" w:rsidRPr="000748C0" w:rsidRDefault="00E852DF" w:rsidP="00592981">
            <w:pPr>
              <w:rPr>
                <w:ins w:id="7572" w:author="Meryl Etman" w:date="2020-03-01T17:04:00Z"/>
                <w:rFonts w:ascii="David" w:eastAsia="Calibri" w:hAnsi="David" w:cs="Arial"/>
                <w:rtl/>
                <w:rPrChange w:id="7573" w:author="Meryl Etman" w:date="2020-03-25T10:10:00Z">
                  <w:rPr>
                    <w:ins w:id="7574" w:author="Meryl Etman" w:date="2020-03-01T17:04:00Z"/>
                    <w:rFonts w:ascii="David" w:eastAsia="Calibri" w:hAnsi="David" w:cs="Arial"/>
                    <w:rtl/>
                  </w:rPr>
                </w:rPrChange>
              </w:rPr>
            </w:pPr>
          </w:p>
        </w:tc>
        <w:tc>
          <w:tcPr>
            <w:tcW w:w="1417" w:type="dxa"/>
            <w:shd w:val="clear" w:color="auto" w:fill="FFFFFF"/>
          </w:tcPr>
          <w:p w14:paraId="13D6DAF8" w14:textId="77777777" w:rsidR="00E852DF" w:rsidRPr="000748C0" w:rsidRDefault="00E852DF" w:rsidP="00592981">
            <w:pPr>
              <w:rPr>
                <w:ins w:id="7575" w:author="Meryl Etman" w:date="2020-03-01T17:04:00Z"/>
                <w:rFonts w:ascii="David" w:eastAsia="Calibri" w:hAnsi="David" w:cs="Arial"/>
                <w:rtl/>
                <w:rPrChange w:id="7576" w:author="Meryl Etman" w:date="2020-03-25T10:10:00Z">
                  <w:rPr>
                    <w:ins w:id="7577" w:author="Meryl Etman" w:date="2020-03-01T17:04:00Z"/>
                    <w:rFonts w:ascii="David" w:eastAsia="Calibri" w:hAnsi="David" w:cs="Arial"/>
                    <w:rtl/>
                  </w:rPr>
                </w:rPrChange>
              </w:rPr>
            </w:pPr>
          </w:p>
        </w:tc>
        <w:tc>
          <w:tcPr>
            <w:tcW w:w="1419" w:type="dxa"/>
            <w:shd w:val="clear" w:color="auto" w:fill="FFFFFF"/>
          </w:tcPr>
          <w:p w14:paraId="349B1F61" w14:textId="77777777" w:rsidR="00E852DF" w:rsidRPr="000748C0" w:rsidRDefault="00E852DF" w:rsidP="00592981">
            <w:pPr>
              <w:rPr>
                <w:ins w:id="7578" w:author="Meryl Etman" w:date="2020-03-01T17:04:00Z"/>
                <w:rFonts w:ascii="David" w:eastAsia="Calibri" w:hAnsi="David" w:cs="Arial"/>
                <w:rtl/>
                <w:rPrChange w:id="7579" w:author="Meryl Etman" w:date="2020-03-25T10:10:00Z">
                  <w:rPr>
                    <w:ins w:id="7580" w:author="Meryl Etman" w:date="2020-03-01T17:04:00Z"/>
                    <w:rFonts w:ascii="David" w:eastAsia="Calibri" w:hAnsi="David" w:cs="Arial"/>
                    <w:rtl/>
                  </w:rPr>
                </w:rPrChange>
              </w:rPr>
            </w:pPr>
            <w:ins w:id="7581" w:author="Meryl Etman" w:date="2020-03-01T17:04:00Z">
              <w:r w:rsidRPr="000748C0">
                <w:rPr>
                  <w:rFonts w:ascii="David" w:eastAsia="Calibri" w:hAnsi="David" w:cs="Arial" w:hint="cs"/>
                  <w:rtl/>
                  <w:rPrChange w:id="7582" w:author="Meryl Etman" w:date="2020-03-25T10:10:00Z">
                    <w:rPr>
                      <w:rFonts w:ascii="David" w:eastAsia="Calibri" w:hAnsi="David" w:cs="Arial" w:hint="cs"/>
                      <w:rtl/>
                    </w:rPr>
                  </w:rPrChange>
                </w:rPr>
                <w:t xml:space="preserve">20,000,000 </w:t>
              </w:r>
              <w:r w:rsidRPr="000748C0">
                <w:rPr>
                  <w:rFonts w:ascii="David" w:eastAsia="Calibri" w:hAnsi="David" w:cs="Arial"/>
                  <w:rtl/>
                  <w:rPrChange w:id="7583" w:author="Meryl Etman" w:date="2020-03-25T10:10:00Z">
                    <w:rPr>
                      <w:rFonts w:ascii="David" w:eastAsia="Calibri" w:hAnsi="David" w:cs="Arial"/>
                      <w:rtl/>
                    </w:rPr>
                  </w:rPrChange>
                </w:rPr>
                <w:t>לתובע, לאירוע ובמצטבר על פי הפוליסה.</w:t>
              </w:r>
            </w:ins>
          </w:p>
        </w:tc>
        <w:tc>
          <w:tcPr>
            <w:tcW w:w="1144" w:type="dxa"/>
            <w:shd w:val="clear" w:color="auto" w:fill="FFFFFF"/>
          </w:tcPr>
          <w:p w14:paraId="3E0FAA6C" w14:textId="77777777" w:rsidR="00E852DF" w:rsidRPr="000748C0" w:rsidRDefault="00E852DF" w:rsidP="00592981">
            <w:pPr>
              <w:rPr>
                <w:ins w:id="7584" w:author="Meryl Etman" w:date="2020-03-01T17:04:00Z"/>
                <w:rFonts w:ascii="David" w:eastAsia="Calibri" w:hAnsi="David" w:cs="Arial"/>
                <w:rtl/>
                <w:rPrChange w:id="7585" w:author="Meryl Etman" w:date="2020-03-25T10:10:00Z">
                  <w:rPr>
                    <w:ins w:id="7586" w:author="Meryl Etman" w:date="2020-03-01T17:04:00Z"/>
                    <w:rFonts w:ascii="David" w:eastAsia="Calibri" w:hAnsi="David" w:cs="Arial"/>
                    <w:rtl/>
                  </w:rPr>
                </w:rPrChange>
              </w:rPr>
            </w:pPr>
            <w:ins w:id="7587" w:author="Meryl Etman" w:date="2020-03-01T17:04:00Z">
              <w:r w:rsidRPr="000748C0">
                <w:rPr>
                  <w:rFonts w:ascii="David" w:eastAsia="Calibri" w:hAnsi="David" w:cs="Arial"/>
                  <w:rtl/>
                  <w:rPrChange w:id="7588" w:author="Meryl Etman" w:date="2020-03-25T10:10:00Z">
                    <w:rPr>
                      <w:rFonts w:ascii="David" w:eastAsia="Calibri" w:hAnsi="David" w:cs="Arial"/>
                      <w:rtl/>
                    </w:rPr>
                  </w:rPrChange>
                </w:rPr>
                <w:t>שקל</w:t>
              </w:r>
            </w:ins>
          </w:p>
        </w:tc>
        <w:tc>
          <w:tcPr>
            <w:tcW w:w="2400" w:type="dxa"/>
            <w:shd w:val="clear" w:color="auto" w:fill="FFFFFF"/>
          </w:tcPr>
          <w:p w14:paraId="7A09D76F" w14:textId="77777777" w:rsidR="00E852DF" w:rsidRPr="000748C0" w:rsidRDefault="00E852DF" w:rsidP="00592981">
            <w:pPr>
              <w:ind w:left="50" w:right="78"/>
              <w:rPr>
                <w:ins w:id="7589" w:author="Meryl Etman" w:date="2020-03-01T17:04:00Z"/>
                <w:rFonts w:ascii="David" w:eastAsia="Calibri" w:hAnsi="David" w:cs="Arial"/>
                <w:bCs/>
                <w:rtl/>
                <w:rPrChange w:id="7590" w:author="Meryl Etman" w:date="2020-03-25T10:10:00Z">
                  <w:rPr>
                    <w:ins w:id="7591" w:author="Meryl Etman" w:date="2020-03-01T17:04:00Z"/>
                    <w:rFonts w:ascii="David" w:eastAsia="Calibri" w:hAnsi="David" w:cs="Arial"/>
                    <w:bCs/>
                    <w:rtl/>
                  </w:rPr>
                </w:rPrChange>
              </w:rPr>
            </w:pPr>
            <w:ins w:id="7592" w:author="Meryl Etman" w:date="2020-03-01T17:04:00Z">
              <w:r w:rsidRPr="000748C0">
                <w:rPr>
                  <w:rFonts w:ascii="David" w:eastAsia="Calibri" w:hAnsi="David" w:cs="Arial"/>
                  <w:bCs/>
                  <w:rtl/>
                  <w:rPrChange w:id="7593" w:author="Meryl Etman" w:date="2020-03-25T10:10:00Z">
                    <w:rPr>
                      <w:rFonts w:ascii="David" w:eastAsia="Calibri" w:hAnsi="David" w:cs="Arial"/>
                      <w:bCs/>
                      <w:rtl/>
                    </w:rPr>
                  </w:rPrChange>
                </w:rPr>
                <w:t>304/302/309/308/328</w:t>
              </w:r>
              <w:r w:rsidRPr="000748C0">
                <w:rPr>
                  <w:rFonts w:ascii="David" w:eastAsia="Calibri" w:hAnsi="David" w:cs="Arial" w:hint="cs"/>
                  <w:bCs/>
                  <w:rtl/>
                  <w:rPrChange w:id="7594" w:author="Meryl Etman" w:date="2020-03-25T10:10:00Z">
                    <w:rPr>
                      <w:rFonts w:ascii="David" w:eastAsia="Calibri" w:hAnsi="David" w:cs="Arial" w:hint="cs"/>
                      <w:bCs/>
                      <w:rtl/>
                    </w:rPr>
                  </w:rPrChange>
                </w:rPr>
                <w:t>/321</w:t>
              </w:r>
            </w:ins>
          </w:p>
        </w:tc>
      </w:tr>
      <w:tr w:rsidR="00E852DF" w:rsidRPr="000748C0" w14:paraId="3B27E271" w14:textId="77777777" w:rsidTr="00592981">
        <w:trPr>
          <w:trHeight w:val="850"/>
          <w:ins w:id="7595" w:author="Meryl Etman" w:date="2020-03-01T17:04:00Z"/>
        </w:trPr>
        <w:tc>
          <w:tcPr>
            <w:tcW w:w="1893" w:type="dxa"/>
            <w:shd w:val="clear" w:color="auto" w:fill="F2F2F2"/>
          </w:tcPr>
          <w:p w14:paraId="580145D3" w14:textId="77777777" w:rsidR="00E852DF" w:rsidRPr="000748C0" w:rsidRDefault="00E852DF" w:rsidP="00592981">
            <w:pPr>
              <w:rPr>
                <w:ins w:id="7596" w:author="Meryl Etman" w:date="2020-03-01T17:04:00Z"/>
                <w:rFonts w:ascii="David" w:eastAsia="Calibri" w:hAnsi="David" w:cs="Arial"/>
                <w:rtl/>
                <w:rPrChange w:id="7597" w:author="Meryl Etman" w:date="2020-03-25T10:10:00Z">
                  <w:rPr>
                    <w:ins w:id="7598" w:author="Meryl Etman" w:date="2020-03-01T17:04:00Z"/>
                    <w:rFonts w:ascii="David" w:eastAsia="Calibri" w:hAnsi="David" w:cs="Arial"/>
                    <w:rtl/>
                  </w:rPr>
                </w:rPrChange>
              </w:rPr>
            </w:pPr>
            <w:ins w:id="7599" w:author="Meryl Etman" w:date="2020-03-01T17:04:00Z">
              <w:r w:rsidRPr="000748C0">
                <w:rPr>
                  <w:rFonts w:ascii="David" w:eastAsia="Calibri" w:hAnsi="David" w:cs="Arial"/>
                  <w:rtl/>
                  <w:rPrChange w:id="7600" w:author="Meryl Etman" w:date="2020-03-25T10:10:00Z">
                    <w:rPr>
                      <w:rFonts w:ascii="David" w:eastAsia="Calibri" w:hAnsi="David" w:cs="Arial"/>
                      <w:rtl/>
                    </w:rPr>
                  </w:rPrChange>
                </w:rPr>
                <w:t xml:space="preserve">אחריות </w:t>
              </w:r>
              <w:r w:rsidRPr="000748C0">
                <w:rPr>
                  <w:rFonts w:ascii="David" w:eastAsia="Calibri" w:hAnsi="David" w:cs="Arial" w:hint="cs"/>
                  <w:rtl/>
                  <w:rPrChange w:id="7601" w:author="Meryl Etman" w:date="2020-03-25T10:10:00Z">
                    <w:rPr>
                      <w:rFonts w:ascii="David" w:eastAsia="Calibri" w:hAnsi="David" w:cs="Arial" w:hint="cs"/>
                      <w:rtl/>
                    </w:rPr>
                  </w:rPrChange>
                </w:rPr>
                <w:t>מקצועית</w:t>
              </w:r>
            </w:ins>
          </w:p>
        </w:tc>
        <w:tc>
          <w:tcPr>
            <w:tcW w:w="956" w:type="dxa"/>
            <w:shd w:val="clear" w:color="auto" w:fill="F2F2F2"/>
          </w:tcPr>
          <w:p w14:paraId="43E09C4C" w14:textId="77777777" w:rsidR="00E852DF" w:rsidRPr="000748C0" w:rsidRDefault="00E852DF" w:rsidP="00592981">
            <w:pPr>
              <w:rPr>
                <w:ins w:id="7602" w:author="Meryl Etman" w:date="2020-03-01T17:04:00Z"/>
                <w:rFonts w:ascii="David" w:eastAsia="Calibri" w:hAnsi="David" w:cs="Arial"/>
                <w:strike/>
                <w:rtl/>
                <w:rPrChange w:id="7603" w:author="Meryl Etman" w:date="2020-03-25T10:10:00Z">
                  <w:rPr>
                    <w:ins w:id="7604" w:author="Meryl Etman" w:date="2020-03-01T17:04:00Z"/>
                    <w:rFonts w:ascii="David" w:eastAsia="Calibri" w:hAnsi="David" w:cs="Arial"/>
                    <w:strike/>
                    <w:rtl/>
                  </w:rPr>
                </w:rPrChange>
              </w:rPr>
            </w:pPr>
          </w:p>
        </w:tc>
        <w:tc>
          <w:tcPr>
            <w:tcW w:w="957" w:type="dxa"/>
            <w:shd w:val="clear" w:color="auto" w:fill="F2F2F2"/>
          </w:tcPr>
          <w:p w14:paraId="1AD8F7FD" w14:textId="77777777" w:rsidR="00E852DF" w:rsidRPr="000748C0" w:rsidRDefault="00E852DF" w:rsidP="00592981">
            <w:pPr>
              <w:rPr>
                <w:ins w:id="7605" w:author="Meryl Etman" w:date="2020-03-01T17:04:00Z"/>
                <w:rFonts w:ascii="David" w:eastAsia="Calibri" w:hAnsi="David" w:cs="Arial"/>
                <w:strike/>
                <w:rtl/>
                <w:rPrChange w:id="7606" w:author="Meryl Etman" w:date="2020-03-25T10:10:00Z">
                  <w:rPr>
                    <w:ins w:id="7607" w:author="Meryl Etman" w:date="2020-03-01T17:04:00Z"/>
                    <w:rFonts w:ascii="David" w:eastAsia="Calibri" w:hAnsi="David" w:cs="Arial"/>
                    <w:strike/>
                    <w:rtl/>
                  </w:rPr>
                </w:rPrChange>
              </w:rPr>
            </w:pPr>
          </w:p>
        </w:tc>
        <w:tc>
          <w:tcPr>
            <w:tcW w:w="1349" w:type="dxa"/>
            <w:shd w:val="clear" w:color="auto" w:fill="F2F2F2"/>
          </w:tcPr>
          <w:p w14:paraId="10AE595D" w14:textId="77777777" w:rsidR="00E852DF" w:rsidRPr="000748C0" w:rsidRDefault="00E852DF" w:rsidP="00592981">
            <w:pPr>
              <w:rPr>
                <w:ins w:id="7608" w:author="Meryl Etman" w:date="2020-03-01T17:04:00Z"/>
                <w:rFonts w:ascii="David" w:eastAsia="Calibri" w:hAnsi="David" w:cs="Arial"/>
                <w:strike/>
                <w:rtl/>
                <w:rPrChange w:id="7609" w:author="Meryl Etman" w:date="2020-03-25T10:10:00Z">
                  <w:rPr>
                    <w:ins w:id="7610" w:author="Meryl Etman" w:date="2020-03-01T17:04:00Z"/>
                    <w:rFonts w:ascii="David" w:eastAsia="Calibri" w:hAnsi="David" w:cs="Arial"/>
                    <w:strike/>
                    <w:rtl/>
                  </w:rPr>
                </w:rPrChange>
              </w:rPr>
            </w:pPr>
          </w:p>
        </w:tc>
        <w:tc>
          <w:tcPr>
            <w:tcW w:w="1417" w:type="dxa"/>
            <w:shd w:val="clear" w:color="auto" w:fill="F2F2F2"/>
          </w:tcPr>
          <w:p w14:paraId="0BA6FDF5" w14:textId="77777777" w:rsidR="00E852DF" w:rsidRPr="000748C0" w:rsidRDefault="00E852DF" w:rsidP="00592981">
            <w:pPr>
              <w:rPr>
                <w:ins w:id="7611" w:author="Meryl Etman" w:date="2020-03-01T17:04:00Z"/>
                <w:rFonts w:ascii="David" w:eastAsia="Calibri" w:hAnsi="David" w:cs="Arial"/>
                <w:strike/>
                <w:rtl/>
                <w:rPrChange w:id="7612" w:author="Meryl Etman" w:date="2020-03-25T10:10:00Z">
                  <w:rPr>
                    <w:ins w:id="7613" w:author="Meryl Etman" w:date="2020-03-01T17:04:00Z"/>
                    <w:rFonts w:ascii="David" w:eastAsia="Calibri" w:hAnsi="David" w:cs="Arial"/>
                    <w:strike/>
                    <w:rtl/>
                  </w:rPr>
                </w:rPrChange>
              </w:rPr>
            </w:pPr>
          </w:p>
        </w:tc>
        <w:tc>
          <w:tcPr>
            <w:tcW w:w="1419" w:type="dxa"/>
            <w:shd w:val="clear" w:color="auto" w:fill="F2F2F2"/>
          </w:tcPr>
          <w:p w14:paraId="20696A2F" w14:textId="77777777" w:rsidR="00E852DF" w:rsidRPr="000748C0" w:rsidRDefault="00E852DF" w:rsidP="00592981">
            <w:pPr>
              <w:rPr>
                <w:ins w:id="7614" w:author="Meryl Etman" w:date="2020-03-01T17:04:00Z"/>
                <w:rFonts w:ascii="David" w:eastAsia="Calibri" w:hAnsi="David" w:cs="Arial"/>
                <w:strike/>
                <w:rtl/>
                <w:rPrChange w:id="7615" w:author="Meryl Etman" w:date="2020-03-25T10:10:00Z">
                  <w:rPr>
                    <w:ins w:id="7616" w:author="Meryl Etman" w:date="2020-03-01T17:04:00Z"/>
                    <w:rFonts w:ascii="David" w:eastAsia="Calibri" w:hAnsi="David" w:cs="Arial"/>
                    <w:strike/>
                    <w:rtl/>
                  </w:rPr>
                </w:rPrChange>
              </w:rPr>
            </w:pPr>
            <w:ins w:id="7617" w:author="Meryl Etman" w:date="2020-03-01T17:04:00Z">
              <w:r w:rsidRPr="000748C0">
                <w:rPr>
                  <w:rFonts w:ascii="David" w:eastAsia="Calibri" w:hAnsi="David" w:cs="Arial" w:hint="cs"/>
                  <w:rtl/>
                  <w:rPrChange w:id="7618" w:author="Meryl Etman" w:date="2020-03-25T10:10:00Z">
                    <w:rPr>
                      <w:rFonts w:ascii="David" w:eastAsia="Calibri" w:hAnsi="David" w:cs="Arial" w:hint="cs"/>
                      <w:rtl/>
                    </w:rPr>
                  </w:rPrChange>
                </w:rPr>
                <w:t>8,000,000</w:t>
              </w:r>
              <w:r w:rsidRPr="000748C0">
                <w:rPr>
                  <w:rFonts w:ascii="David" w:eastAsia="Calibri" w:hAnsi="David" w:cs="Arial"/>
                  <w:rtl/>
                  <w:rPrChange w:id="7619" w:author="Meryl Etman" w:date="2020-03-25T10:10:00Z">
                    <w:rPr>
                      <w:rFonts w:ascii="David" w:eastAsia="Calibri" w:hAnsi="David" w:cs="Arial"/>
                      <w:rtl/>
                    </w:rPr>
                  </w:rPrChange>
                </w:rPr>
                <w:t xml:space="preserve"> לאירוע ובמצטבר על פי הפוליסה.</w:t>
              </w:r>
            </w:ins>
          </w:p>
        </w:tc>
        <w:tc>
          <w:tcPr>
            <w:tcW w:w="1144" w:type="dxa"/>
            <w:shd w:val="clear" w:color="auto" w:fill="F2F2F2"/>
          </w:tcPr>
          <w:p w14:paraId="071B602C" w14:textId="77777777" w:rsidR="00E852DF" w:rsidRPr="000748C0" w:rsidRDefault="00E852DF" w:rsidP="00592981">
            <w:pPr>
              <w:rPr>
                <w:ins w:id="7620" w:author="Meryl Etman" w:date="2020-03-01T17:04:00Z"/>
                <w:rFonts w:ascii="David" w:eastAsia="Calibri" w:hAnsi="David" w:cs="Arial"/>
                <w:rtl/>
                <w:rPrChange w:id="7621" w:author="Meryl Etman" w:date="2020-03-25T10:10:00Z">
                  <w:rPr>
                    <w:ins w:id="7622" w:author="Meryl Etman" w:date="2020-03-01T17:04:00Z"/>
                    <w:rFonts w:ascii="David" w:eastAsia="Calibri" w:hAnsi="David" w:cs="Arial"/>
                    <w:rtl/>
                  </w:rPr>
                </w:rPrChange>
              </w:rPr>
            </w:pPr>
            <w:ins w:id="7623" w:author="Meryl Etman" w:date="2020-03-01T17:04:00Z">
              <w:r w:rsidRPr="000748C0">
                <w:rPr>
                  <w:rFonts w:ascii="David" w:eastAsia="Calibri" w:hAnsi="David" w:cs="Arial"/>
                  <w:rtl/>
                  <w:rPrChange w:id="7624" w:author="Meryl Etman" w:date="2020-03-25T10:10:00Z">
                    <w:rPr>
                      <w:rFonts w:ascii="David" w:eastAsia="Calibri" w:hAnsi="David" w:cs="Arial"/>
                      <w:rtl/>
                    </w:rPr>
                  </w:rPrChange>
                </w:rPr>
                <w:t>שקל</w:t>
              </w:r>
            </w:ins>
          </w:p>
        </w:tc>
        <w:tc>
          <w:tcPr>
            <w:tcW w:w="2400" w:type="dxa"/>
            <w:shd w:val="clear" w:color="auto" w:fill="F2F2F2"/>
          </w:tcPr>
          <w:p w14:paraId="40453C52" w14:textId="77777777" w:rsidR="00E852DF" w:rsidRPr="000748C0" w:rsidRDefault="00E852DF" w:rsidP="00592981">
            <w:pPr>
              <w:ind w:left="50" w:right="78"/>
              <w:rPr>
                <w:ins w:id="7625" w:author="Meryl Etman" w:date="2020-03-01T17:04:00Z"/>
                <w:rFonts w:ascii="David" w:eastAsia="Calibri" w:hAnsi="David" w:cs="Arial"/>
                <w:bCs/>
                <w:strike/>
                <w:rtl/>
                <w:rPrChange w:id="7626" w:author="Meryl Etman" w:date="2020-03-25T10:10:00Z">
                  <w:rPr>
                    <w:ins w:id="7627" w:author="Meryl Etman" w:date="2020-03-01T17:04:00Z"/>
                    <w:rFonts w:ascii="David" w:eastAsia="Calibri" w:hAnsi="David" w:cs="Arial"/>
                    <w:bCs/>
                    <w:strike/>
                    <w:rtl/>
                  </w:rPr>
                </w:rPrChange>
              </w:rPr>
            </w:pPr>
            <w:ins w:id="7628" w:author="Meryl Etman" w:date="2020-03-01T17:04:00Z">
              <w:r w:rsidRPr="000748C0">
                <w:rPr>
                  <w:rFonts w:ascii="David" w:eastAsia="Calibri" w:hAnsi="David" w:cs="Arial" w:hint="cs"/>
                  <w:bCs/>
                  <w:rtl/>
                  <w:rPrChange w:id="7629" w:author="Meryl Etman" w:date="2020-03-25T10:10:00Z">
                    <w:rPr>
                      <w:rFonts w:ascii="David" w:eastAsia="Calibri" w:hAnsi="David" w:cs="Arial" w:hint="cs"/>
                      <w:bCs/>
                      <w:rtl/>
                    </w:rPr>
                  </w:rPrChange>
                </w:rPr>
                <w:t>302/318/328/332/301/303/325/326/327/321</w:t>
              </w:r>
            </w:ins>
          </w:p>
        </w:tc>
      </w:tr>
    </w:tbl>
    <w:p w14:paraId="0426DBED" w14:textId="77777777" w:rsidR="00E852DF" w:rsidRPr="000748C0" w:rsidRDefault="00E852DF" w:rsidP="00E852DF">
      <w:pPr>
        <w:spacing w:after="200" w:line="276" w:lineRule="auto"/>
        <w:ind w:left="84" w:hanging="41"/>
        <w:rPr>
          <w:ins w:id="7630" w:author="Meryl Etman" w:date="2020-03-01T17:04:00Z"/>
          <w:rFonts w:ascii="David" w:eastAsia="Calibri" w:hAnsi="David"/>
          <w:rtl/>
          <w:rPrChange w:id="7631" w:author="Meryl Etman" w:date="2020-03-25T10:10:00Z">
            <w:rPr>
              <w:ins w:id="7632" w:author="Meryl Etman" w:date="2020-03-01T17:04:00Z"/>
              <w:rFonts w:ascii="David" w:eastAsia="Calibri" w:hAnsi="David"/>
              <w:rtl/>
            </w:rPr>
          </w:rPrChange>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E852DF" w:rsidRPr="000748C0" w14:paraId="7A668E0E" w14:textId="77777777" w:rsidTr="00592981">
        <w:trPr>
          <w:trHeight w:val="57"/>
          <w:tblHeader/>
          <w:ins w:id="7633" w:author="Meryl Etman" w:date="2020-03-01T17:04:00Z"/>
        </w:trPr>
        <w:tc>
          <w:tcPr>
            <w:tcW w:w="11530" w:type="dxa"/>
            <w:shd w:val="clear" w:color="auto" w:fill="F2F2F2"/>
          </w:tcPr>
          <w:p w14:paraId="61CFC287" w14:textId="77777777" w:rsidR="00E852DF" w:rsidRPr="000748C0" w:rsidRDefault="00E852DF" w:rsidP="00592981">
            <w:pPr>
              <w:ind w:left="50" w:right="78"/>
              <w:rPr>
                <w:ins w:id="7634" w:author="Meryl Etman" w:date="2020-03-01T17:04:00Z"/>
                <w:rFonts w:ascii="David" w:eastAsia="Calibri" w:hAnsi="David" w:cs="Arial"/>
                <w:b/>
                <w:rtl/>
                <w:rPrChange w:id="7635" w:author="Meryl Etman" w:date="2020-03-25T10:10:00Z">
                  <w:rPr>
                    <w:ins w:id="7636" w:author="Meryl Etman" w:date="2020-03-01T17:04:00Z"/>
                    <w:rFonts w:ascii="David" w:eastAsia="Calibri" w:hAnsi="David" w:cs="Arial"/>
                    <w:b/>
                    <w:rtl/>
                  </w:rPr>
                </w:rPrChange>
              </w:rPr>
            </w:pPr>
            <w:ins w:id="7637" w:author="Meryl Etman" w:date="2020-03-01T17:04:00Z">
              <w:r w:rsidRPr="000748C0">
                <w:rPr>
                  <w:rFonts w:ascii="David" w:eastAsia="Calibri" w:hAnsi="David" w:cs="Arial"/>
                  <w:b/>
                  <w:rtl/>
                  <w:rPrChange w:id="7638" w:author="Meryl Etman" w:date="2020-03-25T10:10:00Z">
                    <w:rPr>
                      <w:rFonts w:ascii="David" w:eastAsia="Calibri" w:hAnsi="David" w:cs="Arial"/>
                      <w:b/>
                      <w:rtl/>
                    </w:rPr>
                  </w:rPrChange>
                </w:rPr>
                <w:t xml:space="preserve">פירוט השירותים (בכפוף, לשירותים המפורטים בהסכם בין המבוטח למבקש האישור, יש לציין את קוד השירות מתוך הרשימה המפורטת בנספח </w:t>
              </w:r>
              <w:r w:rsidRPr="000748C0">
                <w:rPr>
                  <w:rFonts w:ascii="David" w:eastAsia="Calibri" w:hAnsi="David" w:cs="Arial"/>
                  <w:bCs/>
                  <w:rtl/>
                  <w:rPrChange w:id="7639" w:author="Meryl Etman" w:date="2020-03-25T10:10:00Z">
                    <w:rPr>
                      <w:rFonts w:ascii="David" w:eastAsia="Calibri" w:hAnsi="David" w:cs="Arial"/>
                      <w:bCs/>
                      <w:rtl/>
                    </w:rPr>
                  </w:rPrChange>
                </w:rPr>
                <w:t>ג'</w:t>
              </w:r>
              <w:r w:rsidRPr="000748C0">
                <w:rPr>
                  <w:rFonts w:ascii="David" w:eastAsia="Calibri" w:hAnsi="David" w:cs="Arial"/>
                  <w:b/>
                  <w:rtl/>
                  <w:rPrChange w:id="7640" w:author="Meryl Etman" w:date="2020-03-25T10:10:00Z">
                    <w:rPr>
                      <w:rFonts w:ascii="David" w:eastAsia="Calibri" w:hAnsi="David" w:cs="Arial"/>
                      <w:b/>
                      <w:rtl/>
                    </w:rPr>
                  </w:rPrChange>
                </w:rPr>
                <w:t>)*:</w:t>
              </w:r>
            </w:ins>
          </w:p>
        </w:tc>
      </w:tr>
      <w:tr w:rsidR="00E852DF" w:rsidRPr="000748C0" w14:paraId="6F6F0998" w14:textId="77777777" w:rsidTr="00592981">
        <w:trPr>
          <w:trHeight w:val="798"/>
          <w:ins w:id="7641" w:author="Meryl Etman" w:date="2020-03-01T17:04:00Z"/>
        </w:trPr>
        <w:tc>
          <w:tcPr>
            <w:tcW w:w="11530" w:type="dxa"/>
            <w:shd w:val="clear" w:color="auto" w:fill="auto"/>
          </w:tcPr>
          <w:p w14:paraId="4B64A732" w14:textId="77777777" w:rsidR="00E852DF" w:rsidRPr="000748C0" w:rsidRDefault="00E852DF" w:rsidP="00592981">
            <w:pPr>
              <w:ind w:left="50" w:right="78"/>
              <w:rPr>
                <w:ins w:id="7642" w:author="Meryl Etman" w:date="2020-03-01T17:04:00Z"/>
                <w:rFonts w:ascii="David" w:eastAsia="Calibri" w:hAnsi="David" w:cs="Arial"/>
                <w:b/>
                <w:rPrChange w:id="7643" w:author="Meryl Etman" w:date="2020-03-25T10:10:00Z">
                  <w:rPr>
                    <w:ins w:id="7644" w:author="Meryl Etman" w:date="2020-03-01T17:04:00Z"/>
                    <w:rFonts w:ascii="David" w:eastAsia="Calibri" w:hAnsi="David" w:cs="Arial"/>
                    <w:b/>
                  </w:rPr>
                </w:rPrChange>
              </w:rPr>
            </w:pPr>
            <w:ins w:id="7645" w:author="Meryl Etman" w:date="2020-03-01T17:04:00Z">
              <w:r w:rsidRPr="000748C0">
                <w:rPr>
                  <w:rFonts w:ascii="David" w:eastAsia="Calibri" w:hAnsi="David" w:cs="Arial" w:hint="cs"/>
                  <w:b/>
                  <w:rtl/>
                  <w:rPrChange w:id="7646" w:author="Meryl Etman" w:date="2020-03-25T10:10:00Z">
                    <w:rPr>
                      <w:rFonts w:ascii="David" w:eastAsia="Calibri" w:hAnsi="David" w:cs="Arial" w:hint="cs"/>
                      <w:b/>
                      <w:rtl/>
                    </w:rPr>
                  </w:rPrChange>
                </w:rPr>
                <w:t>038</w:t>
              </w:r>
            </w:ins>
          </w:p>
        </w:tc>
      </w:tr>
    </w:tbl>
    <w:p w14:paraId="11D003A8" w14:textId="77777777" w:rsidR="00E852DF" w:rsidRPr="000748C0" w:rsidRDefault="00E852DF" w:rsidP="00E852DF">
      <w:pPr>
        <w:rPr>
          <w:ins w:id="7647" w:author="Meryl Etman" w:date="2020-03-01T17:04:00Z"/>
          <w:vanish/>
          <w:rPrChange w:id="7648" w:author="Meryl Etman" w:date="2020-03-25T10:10:00Z">
            <w:rPr>
              <w:ins w:id="7649" w:author="Meryl Etman" w:date="2020-03-01T17:04:00Z"/>
              <w:vanish/>
            </w:rPr>
          </w:rPrChange>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E852DF" w:rsidRPr="000748C0" w14:paraId="65C56434" w14:textId="77777777" w:rsidTr="00592981">
        <w:trPr>
          <w:trHeight w:val="227"/>
          <w:tblHeader/>
          <w:ins w:id="7650" w:author="Meryl Etman" w:date="2020-03-01T17:04:00Z"/>
        </w:trPr>
        <w:tc>
          <w:tcPr>
            <w:tcW w:w="11530" w:type="dxa"/>
            <w:shd w:val="clear" w:color="auto" w:fill="F2F2F2"/>
          </w:tcPr>
          <w:p w14:paraId="74290C2F" w14:textId="77777777" w:rsidR="00E852DF" w:rsidRPr="000748C0" w:rsidRDefault="00E852DF" w:rsidP="00592981">
            <w:pPr>
              <w:ind w:left="50" w:right="78"/>
              <w:rPr>
                <w:ins w:id="7651" w:author="Meryl Etman" w:date="2020-03-01T17:04:00Z"/>
                <w:rFonts w:ascii="David" w:eastAsia="Calibri" w:hAnsi="David" w:cs="Arial"/>
                <w:b/>
                <w:rtl/>
                <w:rPrChange w:id="7652" w:author="Meryl Etman" w:date="2020-03-25T10:10:00Z">
                  <w:rPr>
                    <w:ins w:id="7653" w:author="Meryl Etman" w:date="2020-03-01T17:04:00Z"/>
                    <w:rFonts w:ascii="David" w:eastAsia="Calibri" w:hAnsi="David" w:cs="Arial"/>
                    <w:b/>
                    <w:rtl/>
                  </w:rPr>
                </w:rPrChange>
              </w:rPr>
            </w:pPr>
            <w:ins w:id="7654" w:author="Meryl Etman" w:date="2020-03-01T17:04:00Z">
              <w:r w:rsidRPr="000748C0">
                <w:rPr>
                  <w:rFonts w:ascii="David" w:eastAsia="Calibri" w:hAnsi="David" w:cs="Arial"/>
                  <w:b/>
                  <w:rtl/>
                  <w:rPrChange w:id="7655" w:author="Meryl Etman" w:date="2020-03-25T10:10:00Z">
                    <w:rPr>
                      <w:rFonts w:ascii="David" w:eastAsia="Calibri" w:hAnsi="David" w:cs="Arial"/>
                      <w:b/>
                      <w:rtl/>
                    </w:rPr>
                  </w:rPrChange>
                </w:rPr>
                <w:t>חתימת האישור</w:t>
              </w:r>
            </w:ins>
          </w:p>
        </w:tc>
      </w:tr>
      <w:tr w:rsidR="00E852DF" w:rsidRPr="000748C0" w14:paraId="42C9D8D8" w14:textId="77777777" w:rsidTr="00592981">
        <w:trPr>
          <w:trHeight w:val="598"/>
          <w:ins w:id="7656" w:author="Meryl Etman" w:date="2020-03-01T17:04:00Z"/>
        </w:trPr>
        <w:tc>
          <w:tcPr>
            <w:tcW w:w="11530" w:type="dxa"/>
            <w:shd w:val="clear" w:color="auto" w:fill="auto"/>
          </w:tcPr>
          <w:p w14:paraId="60A205EA" w14:textId="77777777" w:rsidR="00E852DF" w:rsidRPr="000748C0" w:rsidRDefault="00E852DF" w:rsidP="00592981">
            <w:pPr>
              <w:ind w:left="50" w:right="78"/>
              <w:rPr>
                <w:ins w:id="7657" w:author="Meryl Etman" w:date="2020-03-01T17:04:00Z"/>
                <w:rFonts w:ascii="David" w:eastAsia="Calibri" w:hAnsi="David" w:cs="Arial"/>
                <w:b/>
                <w:rtl/>
                <w:rPrChange w:id="7658" w:author="Meryl Etman" w:date="2020-03-25T10:10:00Z">
                  <w:rPr>
                    <w:ins w:id="7659" w:author="Meryl Etman" w:date="2020-03-01T17:04:00Z"/>
                    <w:rFonts w:ascii="David" w:eastAsia="Calibri" w:hAnsi="David" w:cs="Arial"/>
                    <w:b/>
                    <w:rtl/>
                  </w:rPr>
                </w:rPrChange>
              </w:rPr>
            </w:pPr>
            <w:ins w:id="7660" w:author="Meryl Etman" w:date="2020-03-01T17:04:00Z">
              <w:r w:rsidRPr="000748C0">
                <w:rPr>
                  <w:rFonts w:ascii="David" w:eastAsia="Calibri" w:hAnsi="David" w:cs="Arial"/>
                  <w:b/>
                  <w:rtl/>
                  <w:rPrChange w:id="7661" w:author="Meryl Etman" w:date="2020-03-25T10:10:00Z">
                    <w:rPr>
                      <w:rFonts w:ascii="David" w:eastAsia="Calibri" w:hAnsi="David" w:cs="Arial"/>
                      <w:b/>
                      <w:rtl/>
                    </w:rPr>
                  </w:rPrChange>
                </w:rPr>
                <w:t>המבטח:</w:t>
              </w:r>
            </w:ins>
          </w:p>
        </w:tc>
      </w:tr>
    </w:tbl>
    <w:p w14:paraId="5490B374" w14:textId="77777777" w:rsidR="00E852DF" w:rsidRPr="000748C0" w:rsidRDefault="00E852DF" w:rsidP="00E852DF">
      <w:pPr>
        <w:spacing w:after="200" w:line="276" w:lineRule="auto"/>
        <w:rPr>
          <w:ins w:id="7662" w:author="Meryl Etman" w:date="2020-03-01T17:04:00Z"/>
          <w:rFonts w:ascii="David" w:eastAsia="Calibri" w:hAnsi="David"/>
          <w:b/>
          <w:bCs/>
          <w:u w:val="single"/>
          <w:rtl/>
          <w:rPrChange w:id="7663" w:author="Meryl Etman" w:date="2020-03-25T10:10:00Z">
            <w:rPr>
              <w:ins w:id="7664" w:author="Meryl Etman" w:date="2020-03-01T17:04:00Z"/>
              <w:rFonts w:ascii="David" w:eastAsia="Calibri" w:hAnsi="David"/>
              <w:b/>
              <w:bCs/>
              <w:u w:val="single"/>
              <w:rtl/>
            </w:rPr>
          </w:rPrChange>
        </w:rPr>
      </w:pPr>
      <w:ins w:id="7665" w:author="Meryl Etman" w:date="2020-03-01T17:04:00Z">
        <w:r w:rsidRPr="000748C0">
          <w:rPr>
            <w:rFonts w:ascii="David" w:eastAsia="Calibri" w:hAnsi="David"/>
            <w:b/>
            <w:bCs/>
            <w:u w:val="single"/>
            <w:rtl/>
            <w:rPrChange w:id="7666" w:author="Meryl Etman" w:date="2020-03-25T10:10:00Z">
              <w:rPr>
                <w:rFonts w:ascii="David" w:eastAsia="Calibri" w:hAnsi="David"/>
                <w:b/>
                <w:bCs/>
                <w:u w:val="single"/>
                <w:rtl/>
              </w:rPr>
            </w:rPrChange>
          </w:rPr>
          <w:t xml:space="preserve">* באישור ביטוח כללי </w:t>
        </w:r>
        <w:r w:rsidRPr="000748C0">
          <w:rPr>
            <w:rFonts w:ascii="David" w:eastAsia="Calibri" w:hAnsi="David"/>
            <w:rtl/>
            <w:rPrChange w:id="7667" w:author="Meryl Etman" w:date="2020-03-25T10:10:00Z">
              <w:rPr>
                <w:rFonts w:ascii="David" w:eastAsia="Calibri" w:hAnsi="David"/>
                <w:rtl/>
              </w:rPr>
            </w:rPrChange>
          </w:rPr>
          <w:t xml:space="preserve">ניתן לסמן שדות אלה כשדות שאינם בתוקף. </w:t>
        </w:r>
      </w:ins>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E852DF" w:rsidRPr="000748C0" w14:paraId="3B17AD4F" w14:textId="77777777" w:rsidTr="00592981">
        <w:trPr>
          <w:trHeight w:val="227"/>
          <w:tblHeader/>
          <w:ins w:id="7668" w:author="Meryl Etman" w:date="2020-03-01T17:04:00Z"/>
        </w:trPr>
        <w:tc>
          <w:tcPr>
            <w:tcW w:w="11530" w:type="dxa"/>
            <w:shd w:val="clear" w:color="auto" w:fill="F2F2F2"/>
          </w:tcPr>
          <w:p w14:paraId="4E4152F0" w14:textId="77777777" w:rsidR="00E852DF" w:rsidRPr="000748C0" w:rsidRDefault="00E852DF" w:rsidP="00592981">
            <w:pPr>
              <w:ind w:left="50" w:right="78"/>
              <w:rPr>
                <w:ins w:id="7669" w:author="Meryl Etman" w:date="2020-03-01T17:04:00Z"/>
                <w:rFonts w:ascii="David" w:eastAsia="Calibri" w:hAnsi="David" w:cs="Arial"/>
                <w:b/>
                <w:rtl/>
                <w:rPrChange w:id="7670" w:author="Meryl Etman" w:date="2020-03-25T10:10:00Z">
                  <w:rPr>
                    <w:ins w:id="7671" w:author="Meryl Etman" w:date="2020-03-01T17:04:00Z"/>
                    <w:rFonts w:ascii="David" w:eastAsia="Calibri" w:hAnsi="David" w:cs="Arial"/>
                    <w:b/>
                    <w:rtl/>
                  </w:rPr>
                </w:rPrChange>
              </w:rPr>
            </w:pPr>
            <w:ins w:id="7672" w:author="Meryl Etman" w:date="2020-03-01T17:04:00Z">
              <w:r w:rsidRPr="000748C0">
                <w:rPr>
                  <w:rFonts w:ascii="David" w:eastAsia="Calibri" w:hAnsi="David" w:cs="Arial"/>
                  <w:b/>
                  <w:rtl/>
                  <w:rPrChange w:id="7673" w:author="Meryl Etman" w:date="2020-03-25T10:10:00Z">
                    <w:rPr>
                      <w:rFonts w:ascii="David" w:eastAsia="Calibri" w:hAnsi="David" w:cs="Arial"/>
                      <w:b/>
                      <w:rtl/>
                    </w:rPr>
                  </w:rPrChange>
                </w:rPr>
                <w:t>ביטול/שינוי הפוליסה *</w:t>
              </w:r>
            </w:ins>
          </w:p>
        </w:tc>
      </w:tr>
      <w:tr w:rsidR="00E852DF" w:rsidRPr="000748C0" w14:paraId="11275DB2" w14:textId="77777777" w:rsidTr="00592981">
        <w:trPr>
          <w:trHeight w:val="334"/>
          <w:ins w:id="7674" w:author="Meryl Etman" w:date="2020-03-01T17:04:00Z"/>
        </w:trPr>
        <w:tc>
          <w:tcPr>
            <w:tcW w:w="11530" w:type="dxa"/>
            <w:shd w:val="clear" w:color="auto" w:fill="auto"/>
            <w:vAlign w:val="center"/>
          </w:tcPr>
          <w:p w14:paraId="16608DAA" w14:textId="77777777" w:rsidR="00E852DF" w:rsidRPr="000748C0" w:rsidRDefault="00E852DF" w:rsidP="00592981">
            <w:pPr>
              <w:rPr>
                <w:ins w:id="7675" w:author="Meryl Etman" w:date="2020-03-01T17:04:00Z"/>
                <w:rFonts w:ascii="David" w:eastAsia="Calibri" w:hAnsi="David" w:cs="Arial"/>
                <w:bCs/>
                <w:rtl/>
                <w:rPrChange w:id="7676" w:author="Meryl Etman" w:date="2020-03-25T10:10:00Z">
                  <w:rPr>
                    <w:ins w:id="7677" w:author="Meryl Etman" w:date="2020-03-01T17:04:00Z"/>
                    <w:rFonts w:ascii="David" w:eastAsia="Calibri" w:hAnsi="David" w:cs="Arial"/>
                    <w:bCs/>
                    <w:rtl/>
                  </w:rPr>
                </w:rPrChange>
              </w:rPr>
            </w:pPr>
            <w:ins w:id="7678" w:author="Meryl Etman" w:date="2020-03-01T17:04:00Z">
              <w:r w:rsidRPr="000748C0">
                <w:rPr>
                  <w:rFonts w:ascii="David" w:eastAsia="Calibri" w:hAnsi="David" w:cs="Arial"/>
                  <w:b/>
                  <w:rtl/>
                  <w:rPrChange w:id="7679" w:author="Meryl Etman" w:date="2020-03-25T10:10:00Z">
                    <w:rPr>
                      <w:rFonts w:ascii="David" w:eastAsia="Calibri" w:hAnsi="David" w:cs="Arial"/>
                      <w:b/>
                      <w:rtl/>
                    </w:rPr>
                  </w:rPrChange>
                </w:rPr>
                <w:t xml:space="preserve">שינוי לרעת מבקש האישור או ביטול של פוליסת ביטוח,  לא ייכנס לתוקף אלא </w:t>
              </w:r>
              <w:r w:rsidRPr="000748C0">
                <w:rPr>
                  <w:rFonts w:ascii="David" w:eastAsia="Calibri" w:hAnsi="David" w:cs="Arial"/>
                  <w:bCs/>
                  <w:rtl/>
                  <w:rPrChange w:id="7680" w:author="Meryl Etman" w:date="2020-03-25T10:10:00Z">
                    <w:rPr>
                      <w:rFonts w:ascii="David" w:eastAsia="Calibri" w:hAnsi="David" w:cs="Arial"/>
                      <w:bCs/>
                      <w:rtl/>
                    </w:rPr>
                  </w:rPrChange>
                </w:rPr>
                <w:t>30 יום</w:t>
              </w:r>
              <w:r w:rsidRPr="000748C0">
                <w:rPr>
                  <w:rFonts w:ascii="David" w:eastAsia="Calibri" w:hAnsi="David" w:cs="Arial"/>
                  <w:b/>
                  <w:rtl/>
                  <w:rPrChange w:id="7681" w:author="Meryl Etman" w:date="2020-03-25T10:10:00Z">
                    <w:rPr>
                      <w:rFonts w:ascii="David" w:eastAsia="Calibri" w:hAnsi="David" w:cs="Arial"/>
                      <w:b/>
                      <w:rtl/>
                    </w:rPr>
                  </w:rPrChange>
                </w:rPr>
                <w:t xml:space="preserve"> לאחר משלוח הודעה למבקש האישור בדבר השינוי או הביטול.</w:t>
              </w:r>
            </w:ins>
          </w:p>
        </w:tc>
      </w:tr>
    </w:tbl>
    <w:p w14:paraId="7399753E" w14:textId="6BB10AD8" w:rsidR="008942AD" w:rsidRPr="000748C0" w:rsidDel="00E852DF" w:rsidRDefault="008942AD" w:rsidP="008942AD">
      <w:pPr>
        <w:widowControl w:val="0"/>
        <w:jc w:val="right"/>
        <w:rPr>
          <w:del w:id="7682" w:author="Meryl Etman" w:date="2020-03-01T17:04:00Z"/>
          <w:rFonts w:ascii="Times New Roman" w:eastAsia="Times New Roman" w:hAnsi="Times New Roman"/>
          <w:sz w:val="24"/>
          <w:szCs w:val="24"/>
          <w:rtl/>
          <w:lang w:eastAsia="he-IL"/>
          <w:rPrChange w:id="7683" w:author="Meryl Etman" w:date="2020-03-25T10:10:00Z">
            <w:rPr>
              <w:del w:id="7684" w:author="Meryl Etman" w:date="2020-03-01T17:04:00Z"/>
              <w:rFonts w:ascii="Times New Roman" w:eastAsia="Times New Roman" w:hAnsi="Times New Roman"/>
              <w:sz w:val="24"/>
              <w:szCs w:val="24"/>
              <w:rtl/>
              <w:lang w:eastAsia="he-IL"/>
            </w:rPr>
          </w:rPrChange>
        </w:rPr>
      </w:pPr>
      <w:del w:id="7685" w:author="Meryl Etman" w:date="2020-03-01T17:04:00Z">
        <w:r w:rsidRPr="000748C0" w:rsidDel="00E852DF">
          <w:rPr>
            <w:rFonts w:ascii="Times New Roman" w:eastAsia="Times New Roman" w:hAnsi="Times New Roman" w:hint="eastAsia"/>
            <w:sz w:val="24"/>
            <w:szCs w:val="24"/>
            <w:rtl/>
            <w:lang w:eastAsia="he-IL"/>
            <w:rPrChange w:id="7686" w:author="Meryl Etman" w:date="2020-03-25T10:10:00Z">
              <w:rPr>
                <w:rFonts w:ascii="Times New Roman" w:eastAsia="Times New Roman" w:hAnsi="Times New Roman" w:hint="eastAsia"/>
                <w:sz w:val="24"/>
                <w:szCs w:val="24"/>
                <w:rtl/>
                <w:lang w:eastAsia="he-IL"/>
              </w:rPr>
            </w:rPrChange>
          </w:rPr>
          <w:delText>תאריך</w:delText>
        </w:r>
        <w:r w:rsidRPr="000748C0" w:rsidDel="00E852DF">
          <w:rPr>
            <w:rFonts w:ascii="Times New Roman" w:eastAsia="Times New Roman" w:hAnsi="Times New Roman"/>
            <w:sz w:val="24"/>
            <w:szCs w:val="24"/>
            <w:rtl/>
            <w:lang w:eastAsia="he-IL"/>
            <w:rPrChange w:id="7687" w:author="Meryl Etman" w:date="2020-03-25T10:10:00Z">
              <w:rPr>
                <w:rFonts w:ascii="Times New Roman" w:eastAsia="Times New Roman" w:hAnsi="Times New Roman"/>
                <w:sz w:val="24"/>
                <w:szCs w:val="24"/>
                <w:rtl/>
                <w:lang w:eastAsia="he-IL"/>
              </w:rPr>
            </w:rPrChange>
          </w:rPr>
          <w:delText>: ________________</w:delText>
        </w:r>
      </w:del>
    </w:p>
    <w:p w14:paraId="6133B133" w14:textId="6A9A6A9D" w:rsidR="008942AD" w:rsidRPr="000748C0" w:rsidDel="00E852DF" w:rsidRDefault="008942AD" w:rsidP="008942AD">
      <w:pPr>
        <w:widowControl w:val="0"/>
        <w:rPr>
          <w:del w:id="7688" w:author="Meryl Etman" w:date="2020-03-01T17:04:00Z"/>
          <w:rFonts w:ascii="Times New Roman" w:eastAsia="Times New Roman" w:hAnsi="Times New Roman"/>
          <w:sz w:val="24"/>
          <w:szCs w:val="24"/>
          <w:rtl/>
          <w:lang w:eastAsia="he-IL"/>
          <w:rPrChange w:id="7689" w:author="Meryl Etman" w:date="2020-03-25T10:10:00Z">
            <w:rPr>
              <w:del w:id="7690" w:author="Meryl Etman" w:date="2020-03-01T17:04:00Z"/>
              <w:rFonts w:ascii="Times New Roman" w:eastAsia="Times New Roman" w:hAnsi="Times New Roman"/>
              <w:sz w:val="24"/>
              <w:szCs w:val="24"/>
              <w:rtl/>
              <w:lang w:eastAsia="he-IL"/>
            </w:rPr>
          </w:rPrChange>
        </w:rPr>
      </w:pPr>
      <w:del w:id="7691" w:author="Meryl Etman" w:date="2020-03-01T17:04:00Z">
        <w:r w:rsidRPr="000748C0" w:rsidDel="00E852DF">
          <w:rPr>
            <w:rFonts w:ascii="Times New Roman" w:eastAsia="Times New Roman" w:hAnsi="Times New Roman" w:hint="eastAsia"/>
            <w:sz w:val="24"/>
            <w:szCs w:val="24"/>
            <w:rtl/>
            <w:lang w:eastAsia="he-IL"/>
            <w:rPrChange w:id="7692" w:author="Meryl Etman" w:date="2020-03-25T10:10:00Z">
              <w:rPr>
                <w:rFonts w:ascii="Times New Roman" w:eastAsia="Times New Roman" w:hAnsi="Times New Roman" w:hint="eastAsia"/>
                <w:sz w:val="24"/>
                <w:szCs w:val="24"/>
                <w:rtl/>
                <w:lang w:eastAsia="he-IL"/>
              </w:rPr>
            </w:rPrChange>
          </w:rPr>
          <w:delText>לכבוד</w:delText>
        </w:r>
      </w:del>
    </w:p>
    <w:customXmlDelRangeStart w:id="7693" w:author="Meryl Etman" w:date="2020-03-01T17:04:00Z"/>
    <w:sdt>
      <w:sdtPr>
        <w:rPr>
          <w:rFonts w:ascii="Times New Roman" w:eastAsia="Times New Roman" w:hAnsi="Times New Roman" w:hint="cs"/>
          <w:sz w:val="24"/>
          <w:szCs w:val="24"/>
          <w:u w:val="single"/>
          <w:rtl/>
          <w:lang w:eastAsia="he-IL"/>
        </w:rPr>
        <w:alias w:val="צד א בחוזה"/>
        <w:tag w:val="cntTzadA"/>
        <w:id w:val="-1564100711"/>
        <w:placeholder>
          <w:docPart w:val="5A8CF93918B4485D95269D083E53CA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customXmlDelRangeEnd w:id="7693"/>
        <w:p w14:paraId="1721DE1A" w14:textId="65ED9105" w:rsidR="008942AD" w:rsidRPr="000748C0" w:rsidDel="00E852DF" w:rsidRDefault="000748C0" w:rsidP="008942AD">
          <w:pPr>
            <w:widowControl w:val="0"/>
            <w:rPr>
              <w:del w:id="7694" w:author="Meryl Etman" w:date="2020-03-01T17:04:00Z"/>
              <w:rFonts w:ascii="Times New Roman" w:eastAsia="Times New Roman" w:hAnsi="Times New Roman"/>
              <w:sz w:val="24"/>
              <w:szCs w:val="24"/>
              <w:u w:val="single"/>
              <w:rtl/>
              <w:lang w:eastAsia="he-IL"/>
            </w:rPr>
          </w:pPr>
        </w:p>
        <w:customXmlDelRangeStart w:id="7695" w:author="Meryl Etman" w:date="2020-03-01T17:04:00Z"/>
      </w:sdtContent>
    </w:sdt>
    <w:customXmlDelRangeEnd w:id="7695"/>
    <w:p w14:paraId="0952467E" w14:textId="1F5765BE" w:rsidR="008942AD" w:rsidRPr="000748C0" w:rsidDel="00E852DF" w:rsidRDefault="008942AD" w:rsidP="008942AD">
      <w:pPr>
        <w:keepNext/>
        <w:widowControl w:val="0"/>
        <w:spacing w:before="240" w:after="60"/>
        <w:outlineLvl w:val="3"/>
        <w:rPr>
          <w:del w:id="7696" w:author="Meryl Etman" w:date="2020-03-01T17:04:00Z"/>
          <w:rFonts w:ascii="Calibri" w:eastAsia="Times New Roman" w:hAnsi="Calibri"/>
          <w:sz w:val="24"/>
          <w:szCs w:val="24"/>
          <w:rtl/>
          <w:lang w:eastAsia="he-IL"/>
        </w:rPr>
      </w:pPr>
      <w:del w:id="7697" w:author="Meryl Etman" w:date="2020-03-01T17:04:00Z">
        <w:r w:rsidRPr="000748C0" w:rsidDel="00E852DF">
          <w:rPr>
            <w:rFonts w:ascii="Calibri" w:eastAsia="Times New Roman" w:hAnsi="Calibri"/>
            <w:sz w:val="24"/>
            <w:szCs w:val="24"/>
            <w:rtl/>
            <w:lang w:eastAsia="he-IL"/>
          </w:rPr>
          <w:delText xml:space="preserve">(להלן: </w:delText>
        </w:r>
        <w:r w:rsidRPr="000748C0" w:rsidDel="00E852DF">
          <w:rPr>
            <w:rFonts w:ascii="Calibri" w:eastAsia="Times New Roman" w:hAnsi="Calibri"/>
            <w:b/>
            <w:bCs/>
            <w:sz w:val="24"/>
            <w:szCs w:val="24"/>
            <w:rtl/>
            <w:lang w:eastAsia="he-IL"/>
          </w:rPr>
          <w:delText>"</w:delText>
        </w:r>
        <w:r w:rsidRPr="000748C0" w:rsidDel="00E852DF">
          <w:rPr>
            <w:rFonts w:ascii="Calibri" w:eastAsia="Times New Roman" w:hAnsi="Calibri" w:hint="cs"/>
            <w:b/>
            <w:bCs/>
            <w:sz w:val="24"/>
            <w:szCs w:val="24"/>
            <w:rtl/>
            <w:lang w:eastAsia="he-IL"/>
          </w:rPr>
          <w:delText>החברה</w:delText>
        </w:r>
        <w:r w:rsidRPr="000748C0" w:rsidDel="00E852DF">
          <w:rPr>
            <w:rFonts w:ascii="Calibri" w:eastAsia="Times New Roman" w:hAnsi="Calibri"/>
            <w:b/>
            <w:bCs/>
            <w:sz w:val="24"/>
            <w:szCs w:val="24"/>
            <w:rtl/>
            <w:lang w:eastAsia="he-IL"/>
          </w:rPr>
          <w:delText>"</w:delText>
        </w:r>
        <w:r w:rsidRPr="000748C0" w:rsidDel="00E852DF">
          <w:rPr>
            <w:rFonts w:ascii="Calibri" w:eastAsia="Times New Roman" w:hAnsi="Calibri"/>
            <w:sz w:val="24"/>
            <w:szCs w:val="24"/>
            <w:rtl/>
            <w:lang w:eastAsia="he-IL"/>
          </w:rPr>
          <w:delText>)</w:delText>
        </w:r>
      </w:del>
    </w:p>
    <w:p w14:paraId="34670858" w14:textId="76E6DE18" w:rsidR="008942AD" w:rsidRPr="000748C0" w:rsidDel="00E852DF" w:rsidRDefault="008942AD" w:rsidP="008942AD">
      <w:pPr>
        <w:widowControl w:val="0"/>
        <w:rPr>
          <w:del w:id="7698" w:author="Meryl Etman" w:date="2020-03-01T17:04:00Z"/>
          <w:rFonts w:ascii="Times New Roman" w:eastAsia="Times New Roman" w:hAnsi="Times New Roman"/>
          <w:sz w:val="24"/>
          <w:szCs w:val="24"/>
          <w:rtl/>
          <w:lang w:eastAsia="he-IL"/>
          <w:rPrChange w:id="7699" w:author="Meryl Etman" w:date="2020-03-25T10:10:00Z">
            <w:rPr>
              <w:del w:id="7700" w:author="Meryl Etman" w:date="2020-03-01T17:04:00Z"/>
              <w:rFonts w:ascii="Times New Roman" w:eastAsia="Times New Roman" w:hAnsi="Times New Roman"/>
              <w:sz w:val="24"/>
              <w:szCs w:val="24"/>
              <w:rtl/>
              <w:lang w:eastAsia="he-IL"/>
            </w:rPr>
          </w:rPrChange>
        </w:rPr>
      </w:pPr>
    </w:p>
    <w:p w14:paraId="6FB7F720" w14:textId="575345A6" w:rsidR="008942AD" w:rsidRPr="000748C0" w:rsidDel="00E852DF" w:rsidRDefault="008942AD" w:rsidP="008942AD">
      <w:pPr>
        <w:widowControl w:val="0"/>
        <w:rPr>
          <w:del w:id="7701" w:author="Meryl Etman" w:date="2020-03-01T17:04:00Z"/>
          <w:rFonts w:ascii="Times New Roman" w:eastAsia="Times New Roman" w:hAnsi="Times New Roman"/>
          <w:sz w:val="24"/>
          <w:szCs w:val="24"/>
          <w:rtl/>
          <w:lang w:eastAsia="he-IL"/>
          <w:rPrChange w:id="7702" w:author="Meryl Etman" w:date="2020-03-25T10:10:00Z">
            <w:rPr>
              <w:del w:id="7703" w:author="Meryl Etman" w:date="2020-03-01T17:04:00Z"/>
              <w:rFonts w:ascii="Times New Roman" w:eastAsia="Times New Roman" w:hAnsi="Times New Roman"/>
              <w:sz w:val="24"/>
              <w:szCs w:val="24"/>
              <w:rtl/>
              <w:lang w:eastAsia="he-IL"/>
            </w:rPr>
          </w:rPrChange>
        </w:rPr>
      </w:pPr>
      <w:del w:id="7704" w:author="Meryl Etman" w:date="2020-03-01T17:04:00Z">
        <w:r w:rsidRPr="000748C0" w:rsidDel="00E852DF">
          <w:rPr>
            <w:rFonts w:ascii="Times New Roman" w:eastAsia="Times New Roman" w:hAnsi="Times New Roman" w:hint="eastAsia"/>
            <w:sz w:val="24"/>
            <w:szCs w:val="24"/>
            <w:rtl/>
            <w:lang w:eastAsia="he-IL"/>
            <w:rPrChange w:id="7705" w:author="Meryl Etman" w:date="2020-03-25T10:10:00Z">
              <w:rPr>
                <w:rFonts w:ascii="Times New Roman" w:eastAsia="Times New Roman" w:hAnsi="Times New Roman" w:hint="eastAsia"/>
                <w:sz w:val="24"/>
                <w:szCs w:val="24"/>
                <w:rtl/>
                <w:lang w:eastAsia="he-IL"/>
              </w:rPr>
            </w:rPrChange>
          </w:rPr>
          <w:delText>א</w:delText>
        </w:r>
        <w:r w:rsidRPr="000748C0" w:rsidDel="00E852DF">
          <w:rPr>
            <w:rFonts w:ascii="Times New Roman" w:eastAsia="Times New Roman" w:hAnsi="Times New Roman"/>
            <w:sz w:val="24"/>
            <w:szCs w:val="24"/>
            <w:rtl/>
            <w:lang w:eastAsia="he-IL"/>
            <w:rPrChange w:id="7706" w:author="Meryl Etman" w:date="2020-03-25T10:10:00Z">
              <w:rPr>
                <w:rFonts w:ascii="Times New Roman" w:eastAsia="Times New Roman" w:hAnsi="Times New Roman"/>
                <w:sz w:val="24"/>
                <w:szCs w:val="24"/>
                <w:rtl/>
                <w:lang w:eastAsia="he-IL"/>
              </w:rPr>
            </w:rPrChange>
          </w:rPr>
          <w:delText>.ג.נ.,</w:delText>
        </w:r>
      </w:del>
    </w:p>
    <w:p w14:paraId="7F907AAF" w14:textId="30A3D077" w:rsidR="008942AD" w:rsidRPr="000748C0" w:rsidDel="00E852DF" w:rsidRDefault="008942AD" w:rsidP="008942AD">
      <w:pPr>
        <w:widowControl w:val="0"/>
        <w:ind w:left="720"/>
        <w:rPr>
          <w:del w:id="7707" w:author="Meryl Etman" w:date="2020-03-01T17:04:00Z"/>
          <w:rFonts w:ascii="Times New Roman" w:eastAsia="Times New Roman" w:hAnsi="Times New Roman"/>
          <w:sz w:val="24"/>
          <w:szCs w:val="24"/>
          <w:rtl/>
          <w:lang w:eastAsia="he-IL"/>
          <w:rPrChange w:id="7708" w:author="Meryl Etman" w:date="2020-03-25T10:10:00Z">
            <w:rPr>
              <w:del w:id="7709" w:author="Meryl Etman" w:date="2020-03-01T17:04:00Z"/>
              <w:rFonts w:ascii="Times New Roman" w:eastAsia="Times New Roman" w:hAnsi="Times New Roman"/>
              <w:sz w:val="24"/>
              <w:szCs w:val="24"/>
              <w:rtl/>
              <w:lang w:eastAsia="he-IL"/>
            </w:rPr>
          </w:rPrChange>
        </w:rPr>
      </w:pPr>
    </w:p>
    <w:p w14:paraId="64BF99B6" w14:textId="7DD66DD4" w:rsidR="008942AD" w:rsidRPr="000748C0" w:rsidDel="00E852DF" w:rsidRDefault="008942AD" w:rsidP="008942AD">
      <w:pPr>
        <w:widowControl w:val="0"/>
        <w:ind w:left="720"/>
        <w:rPr>
          <w:del w:id="7710" w:author="Meryl Etman" w:date="2020-03-01T17:04:00Z"/>
          <w:rFonts w:ascii="Times New Roman" w:eastAsia="Times New Roman" w:hAnsi="Times New Roman"/>
          <w:sz w:val="24"/>
          <w:szCs w:val="24"/>
          <w:rtl/>
          <w:lang w:eastAsia="he-IL"/>
        </w:rPr>
      </w:pPr>
      <w:del w:id="7711" w:author="Meryl Etman" w:date="2020-03-01T17:04:00Z">
        <w:r w:rsidRPr="000748C0" w:rsidDel="00E852DF">
          <w:rPr>
            <w:rFonts w:ascii="Times New Roman" w:eastAsia="Times New Roman" w:hAnsi="Times New Roman" w:hint="eastAsia"/>
            <w:sz w:val="24"/>
            <w:szCs w:val="24"/>
            <w:rtl/>
            <w:lang w:eastAsia="he-IL"/>
            <w:rPrChange w:id="7712" w:author="Meryl Etman" w:date="2020-03-25T10:10:00Z">
              <w:rPr>
                <w:rFonts w:ascii="Times New Roman" w:eastAsia="Times New Roman" w:hAnsi="Times New Roman" w:hint="eastAsia"/>
                <w:sz w:val="24"/>
                <w:szCs w:val="24"/>
                <w:rtl/>
                <w:lang w:eastAsia="he-IL"/>
              </w:rPr>
            </w:rPrChange>
          </w:rPr>
          <w:delText>הנדון</w:delText>
        </w:r>
        <w:r w:rsidRPr="000748C0" w:rsidDel="00E852DF">
          <w:rPr>
            <w:rFonts w:ascii="Times New Roman" w:eastAsia="Times New Roman" w:hAnsi="Times New Roman"/>
            <w:sz w:val="24"/>
            <w:szCs w:val="24"/>
            <w:rtl/>
            <w:lang w:eastAsia="he-IL"/>
            <w:rPrChange w:id="7713" w:author="Meryl Etman" w:date="2020-03-25T10:10:00Z">
              <w:rPr>
                <w:rFonts w:ascii="Times New Roman" w:eastAsia="Times New Roman" w:hAnsi="Times New Roman"/>
                <w:sz w:val="24"/>
                <w:szCs w:val="24"/>
                <w:rtl/>
                <w:lang w:eastAsia="he-IL"/>
              </w:rPr>
            </w:rPrChange>
          </w:rPr>
          <w:delText>:</w:delText>
        </w:r>
        <w:r w:rsidRPr="000748C0" w:rsidDel="00E852DF">
          <w:rPr>
            <w:rFonts w:ascii="Times New Roman" w:eastAsia="Times New Roman" w:hAnsi="Times New Roman"/>
            <w:sz w:val="24"/>
            <w:szCs w:val="24"/>
            <w:rtl/>
            <w:lang w:eastAsia="he-IL"/>
            <w:rPrChange w:id="7714" w:author="Meryl Etman" w:date="2020-03-25T10:10:00Z">
              <w:rPr>
                <w:rFonts w:ascii="Times New Roman" w:eastAsia="Times New Roman" w:hAnsi="Times New Roman"/>
                <w:sz w:val="24"/>
                <w:szCs w:val="24"/>
                <w:rtl/>
                <w:lang w:eastAsia="he-IL"/>
              </w:rPr>
            </w:rPrChange>
          </w:rPr>
          <w:tab/>
        </w:r>
        <w:r w:rsidRPr="000748C0" w:rsidDel="00E852DF">
          <w:rPr>
            <w:rFonts w:ascii="Times New Roman" w:eastAsia="Times New Roman" w:hAnsi="Times New Roman" w:hint="eastAsia"/>
            <w:sz w:val="24"/>
            <w:szCs w:val="24"/>
            <w:rtl/>
            <w:lang w:eastAsia="he-IL"/>
            <w:rPrChange w:id="7715" w:author="Meryl Etman" w:date="2020-03-25T10:10:00Z">
              <w:rPr>
                <w:rFonts w:ascii="Times New Roman" w:eastAsia="Times New Roman" w:hAnsi="Times New Roman" w:hint="eastAsia"/>
                <w:sz w:val="24"/>
                <w:szCs w:val="24"/>
                <w:rtl/>
                <w:lang w:eastAsia="he-IL"/>
              </w:rPr>
            </w:rPrChange>
          </w:rPr>
          <w:delText>מבוטחנו</w:delText>
        </w:r>
        <w:r w:rsidRPr="000748C0" w:rsidDel="00E852DF">
          <w:rPr>
            <w:rFonts w:ascii="Times New Roman" w:eastAsia="Times New Roman" w:hAnsi="Times New Roman"/>
            <w:sz w:val="24"/>
            <w:szCs w:val="24"/>
            <w:rtl/>
            <w:lang w:eastAsia="he-IL"/>
            <w:rPrChange w:id="7716" w:author="Meryl Etman" w:date="2020-03-25T10:10:00Z">
              <w:rPr>
                <w:rFonts w:ascii="Times New Roman" w:eastAsia="Times New Roman" w:hAnsi="Times New Roman"/>
                <w:sz w:val="24"/>
                <w:szCs w:val="24"/>
                <w:rtl/>
                <w:lang w:eastAsia="he-IL"/>
              </w:rPr>
            </w:rPrChange>
          </w:rPr>
          <w:delText xml:space="preserve">: </w:delText>
        </w:r>
      </w:del>
      <w:customXmlDelRangeStart w:id="7717" w:author="Meryl Etman" w:date="2020-03-01T17:04:00Z"/>
      <w:sdt>
        <w:sdtPr>
          <w:rPr>
            <w:rFonts w:ascii="Times New Roman" w:eastAsia="Times New Roman" w:hAnsi="Times New Roman"/>
            <w:color w:val="00B0F0"/>
            <w:sz w:val="20"/>
            <w:szCs w:val="24"/>
            <w:u w:val="single"/>
            <w:rtl/>
            <w:lang w:eastAsia="he-IL"/>
          </w:rPr>
          <w:alias w:val="שם ספק"/>
          <w:tag w:val="cntSupllierName"/>
          <w:id w:val="1611473901"/>
          <w:placeholder>
            <w:docPart w:val="C7238F6A9444437E95309D4F11723E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7717"/>
          <w:customXmlDelRangeStart w:id="7718" w:author="Meryl Etman" w:date="2020-03-01T17:04:00Z"/>
        </w:sdtContent>
      </w:sdt>
      <w:customXmlDelRangeEnd w:id="7718"/>
      <w:del w:id="7719" w:author="Meryl Etman" w:date="2020-03-01T17:04:00Z">
        <w:r w:rsidRPr="000748C0" w:rsidDel="00E852DF">
          <w:rPr>
            <w:rFonts w:ascii="Times New Roman" w:eastAsia="Times New Roman" w:hAnsi="Times New Roman"/>
            <w:sz w:val="24"/>
            <w:szCs w:val="24"/>
            <w:rtl/>
            <w:lang w:eastAsia="he-IL"/>
          </w:rPr>
          <w:delText xml:space="preserve"> (להלן: </w:delText>
        </w:r>
        <w:r w:rsidRPr="000748C0" w:rsidDel="00E852DF">
          <w:rPr>
            <w:rFonts w:ascii="Times New Roman" w:eastAsia="Times New Roman" w:hAnsi="Times New Roman"/>
            <w:b/>
            <w:bCs/>
            <w:sz w:val="24"/>
            <w:szCs w:val="24"/>
            <w:rtl/>
            <w:lang w:eastAsia="he-IL"/>
          </w:rPr>
          <w:delText>"</w:delText>
        </w:r>
        <w:r w:rsidRPr="000748C0" w:rsidDel="00E852DF">
          <w:rPr>
            <w:rFonts w:ascii="Times New Roman" w:eastAsia="Times New Roman" w:hAnsi="Times New Roman" w:hint="eastAsia"/>
            <w:b/>
            <w:bCs/>
            <w:sz w:val="24"/>
            <w:szCs w:val="24"/>
            <w:rtl/>
            <w:lang w:eastAsia="he-IL"/>
          </w:rPr>
          <w:delText>היועץ</w:delText>
        </w:r>
        <w:r w:rsidRPr="000748C0" w:rsidDel="00E852DF">
          <w:rPr>
            <w:rFonts w:ascii="Times New Roman" w:eastAsia="Times New Roman" w:hAnsi="Times New Roman"/>
            <w:b/>
            <w:bCs/>
            <w:sz w:val="24"/>
            <w:szCs w:val="24"/>
            <w:rtl/>
            <w:lang w:eastAsia="he-IL"/>
          </w:rPr>
          <w:delText>"</w:delText>
        </w:r>
        <w:r w:rsidRPr="000748C0" w:rsidDel="00E852DF">
          <w:rPr>
            <w:rFonts w:ascii="Times New Roman" w:eastAsia="Times New Roman" w:hAnsi="Times New Roman"/>
            <w:sz w:val="24"/>
            <w:szCs w:val="24"/>
            <w:rtl/>
            <w:lang w:eastAsia="he-IL"/>
          </w:rPr>
          <w:delText>)</w:delText>
        </w:r>
      </w:del>
    </w:p>
    <w:p w14:paraId="2578CAFD" w14:textId="1D6FE661" w:rsidR="008942AD" w:rsidRPr="000748C0" w:rsidDel="00E852DF" w:rsidRDefault="008942AD" w:rsidP="008942AD">
      <w:pPr>
        <w:widowControl w:val="0"/>
        <w:ind w:left="720"/>
        <w:rPr>
          <w:del w:id="7720" w:author="Meryl Etman" w:date="2020-03-01T17:04:00Z"/>
          <w:rFonts w:ascii="Times New Roman" w:eastAsia="Times New Roman" w:hAnsi="Times New Roman"/>
          <w:sz w:val="24"/>
          <w:szCs w:val="24"/>
          <w:rtl/>
          <w:lang w:eastAsia="he-IL"/>
        </w:rPr>
      </w:pPr>
      <w:del w:id="7721" w:author="Meryl Etman" w:date="2020-03-01T17:04:00Z">
        <w:r w:rsidRPr="000748C0" w:rsidDel="00E852DF">
          <w:rPr>
            <w:rFonts w:ascii="Times New Roman" w:eastAsia="Times New Roman" w:hAnsi="Times New Roman"/>
            <w:sz w:val="24"/>
            <w:szCs w:val="24"/>
            <w:rtl/>
            <w:lang w:eastAsia="he-IL"/>
            <w:rPrChange w:id="7722" w:author="Meryl Etman" w:date="2020-03-25T10:10:00Z">
              <w:rPr>
                <w:rFonts w:ascii="Times New Roman" w:eastAsia="Times New Roman" w:hAnsi="Times New Roman"/>
                <w:sz w:val="24"/>
                <w:szCs w:val="24"/>
                <w:rtl/>
                <w:lang w:eastAsia="he-IL"/>
              </w:rPr>
            </w:rPrChange>
          </w:rPr>
          <w:tab/>
        </w:r>
        <w:r w:rsidRPr="000748C0" w:rsidDel="00E852DF">
          <w:rPr>
            <w:rFonts w:ascii="Times New Roman" w:eastAsia="Times New Roman" w:hAnsi="Times New Roman" w:hint="eastAsia"/>
            <w:sz w:val="24"/>
            <w:szCs w:val="24"/>
            <w:rtl/>
            <w:lang w:eastAsia="he-IL"/>
            <w:rPrChange w:id="7723" w:author="Meryl Etman" w:date="2020-03-25T10:10:00Z">
              <w:rPr>
                <w:rFonts w:ascii="Times New Roman" w:eastAsia="Times New Roman" w:hAnsi="Times New Roman" w:hint="eastAsia"/>
                <w:sz w:val="24"/>
                <w:szCs w:val="24"/>
                <w:rtl/>
                <w:lang w:eastAsia="he-IL"/>
              </w:rPr>
            </w:rPrChange>
          </w:rPr>
          <w:delText>אישור</w:delText>
        </w:r>
        <w:r w:rsidRPr="000748C0" w:rsidDel="00E852DF">
          <w:rPr>
            <w:rFonts w:ascii="Times New Roman" w:eastAsia="Times New Roman" w:hAnsi="Times New Roman"/>
            <w:sz w:val="24"/>
            <w:szCs w:val="24"/>
            <w:rtl/>
            <w:lang w:eastAsia="he-IL"/>
            <w:rPrChange w:id="7724" w:author="Meryl Etman" w:date="2020-03-25T10:10:00Z">
              <w:rPr>
                <w:rFonts w:ascii="Times New Roman" w:eastAsia="Times New Roman" w:hAnsi="Times New Roman"/>
                <w:sz w:val="24"/>
                <w:szCs w:val="24"/>
                <w:rtl/>
                <w:lang w:eastAsia="he-IL"/>
              </w:rPr>
            </w:rPrChange>
          </w:rPr>
          <w:delText xml:space="preserve"> עריכת פוליסות ביטוח בקשר להסכם מיום </w:delText>
        </w:r>
      </w:del>
      <w:customXmlDelRangeStart w:id="7725" w:author="Meryl Etman" w:date="2020-03-01T17:04:00Z"/>
      <w:sdt>
        <w:sdtPr>
          <w:rPr>
            <w:rFonts w:ascii="Times New Roman" w:eastAsia="Times New Roman" w:hAnsi="Times New Roman"/>
            <w:sz w:val="24"/>
            <w:szCs w:val="24"/>
            <w:rtl/>
            <w:lang w:eastAsia="he-IL"/>
          </w:rPr>
          <w:alias w:val="תאריך חתימת חוזה"/>
          <w:tag w:val="cntSignDate"/>
          <w:id w:val="-795063597"/>
          <w:placeholder>
            <w:docPart w:val="4542C4C4788E45CBB1C9459851453A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customXmlDelRangeEnd w:id="7725"/>
          <w:customXmlDelRangeStart w:id="7726" w:author="Meryl Etman" w:date="2020-03-01T17:04:00Z"/>
        </w:sdtContent>
      </w:sdt>
      <w:customXmlDelRangeEnd w:id="7726"/>
    </w:p>
    <w:p w14:paraId="261006A8" w14:textId="579896D9" w:rsidR="008942AD" w:rsidRPr="000748C0" w:rsidDel="00E852DF" w:rsidRDefault="008942AD" w:rsidP="008942AD">
      <w:pPr>
        <w:widowControl w:val="0"/>
        <w:ind w:left="1440"/>
        <w:rPr>
          <w:del w:id="7727" w:author="Meryl Etman" w:date="2020-03-01T17:04:00Z"/>
          <w:rFonts w:ascii="Times New Roman" w:eastAsia="Times New Roman" w:hAnsi="Times New Roman"/>
          <w:sz w:val="24"/>
          <w:szCs w:val="24"/>
          <w:rtl/>
          <w:lang w:eastAsia="he-IL"/>
        </w:rPr>
      </w:pPr>
      <w:del w:id="7728" w:author="Meryl Etman" w:date="2020-03-01T17:04:00Z">
        <w:r w:rsidRPr="000748C0" w:rsidDel="00E852DF">
          <w:rPr>
            <w:rFonts w:ascii="Times New Roman" w:eastAsia="Times New Roman" w:hAnsi="Times New Roman" w:hint="eastAsia"/>
            <w:sz w:val="24"/>
            <w:szCs w:val="24"/>
            <w:rtl/>
            <w:lang w:eastAsia="he-IL"/>
          </w:rPr>
          <w:delText>בין</w:delText>
        </w:r>
        <w:r w:rsidRPr="000748C0" w:rsidDel="00E852DF">
          <w:rPr>
            <w:rFonts w:ascii="Times New Roman" w:eastAsia="Times New Roman" w:hAnsi="Times New Roman"/>
            <w:sz w:val="24"/>
            <w:szCs w:val="24"/>
            <w:rtl/>
            <w:lang w:eastAsia="he-IL"/>
          </w:rPr>
          <w:delText xml:space="preserve"> </w:delText>
        </w:r>
        <w:r w:rsidRPr="000748C0" w:rsidDel="00E852DF">
          <w:rPr>
            <w:rFonts w:ascii="Times New Roman" w:eastAsia="Times New Roman" w:hAnsi="Times New Roman" w:hint="cs"/>
            <w:b/>
            <w:bCs/>
            <w:sz w:val="24"/>
            <w:szCs w:val="24"/>
            <w:rtl/>
            <w:lang w:eastAsia="he-IL"/>
          </w:rPr>
          <w:delText>החברה</w:delText>
        </w:r>
        <w:r w:rsidRPr="000748C0" w:rsidDel="00E852DF">
          <w:rPr>
            <w:rFonts w:ascii="Times New Roman" w:eastAsia="Times New Roman" w:hAnsi="Times New Roman" w:hint="cs"/>
            <w:sz w:val="24"/>
            <w:szCs w:val="24"/>
            <w:rtl/>
            <w:lang w:eastAsia="he-IL"/>
          </w:rPr>
          <w:delText xml:space="preserve">  </w:delText>
        </w:r>
        <w:r w:rsidRPr="000748C0" w:rsidDel="00E852DF">
          <w:rPr>
            <w:rFonts w:ascii="Times New Roman" w:eastAsia="Times New Roman" w:hAnsi="Times New Roman"/>
            <w:sz w:val="24"/>
            <w:szCs w:val="24"/>
            <w:rtl/>
            <w:lang w:eastAsia="he-IL"/>
          </w:rPr>
          <w:delText>לבין היועץ</w:delText>
        </w:r>
        <w:r w:rsidRPr="000748C0" w:rsidDel="00E852DF">
          <w:rPr>
            <w:rFonts w:ascii="Times New Roman" w:eastAsia="Times New Roman" w:hAnsi="Times New Roman" w:hint="cs"/>
            <w:sz w:val="24"/>
            <w:szCs w:val="24"/>
            <w:rtl/>
            <w:lang w:eastAsia="he-IL"/>
            <w:rPrChange w:id="7729" w:author="Meryl Etman" w:date="2020-03-25T10:10:00Z">
              <w:rPr>
                <w:rFonts w:ascii="Times New Roman" w:eastAsia="Times New Roman" w:hAnsi="Times New Roman" w:hint="cs"/>
                <w:sz w:val="24"/>
                <w:szCs w:val="24"/>
                <w:rtl/>
                <w:lang w:eastAsia="he-IL"/>
              </w:rPr>
            </w:rPrChange>
          </w:rPr>
          <w:delText>,</w:delText>
        </w:r>
        <w:r w:rsidRPr="000748C0" w:rsidDel="00E852DF">
          <w:rPr>
            <w:rFonts w:ascii="Times New Roman" w:eastAsia="Times New Roman" w:hAnsi="Times New Roman"/>
            <w:sz w:val="24"/>
            <w:szCs w:val="24"/>
            <w:rtl/>
            <w:lang w:eastAsia="he-IL"/>
            <w:rPrChange w:id="7730" w:author="Meryl Etman" w:date="2020-03-25T10:10:00Z">
              <w:rPr>
                <w:rFonts w:ascii="Times New Roman" w:eastAsia="Times New Roman" w:hAnsi="Times New Roman"/>
                <w:sz w:val="24"/>
                <w:szCs w:val="24"/>
                <w:rtl/>
                <w:lang w:eastAsia="he-IL"/>
              </w:rPr>
            </w:rPrChange>
          </w:rPr>
          <w:delText xml:space="preserve"> ל</w:delText>
        </w:r>
        <w:r w:rsidRPr="000748C0" w:rsidDel="00E852DF">
          <w:rPr>
            <w:rFonts w:ascii="Times New Roman" w:eastAsia="Times New Roman" w:hAnsi="Times New Roman" w:hint="cs"/>
            <w:sz w:val="24"/>
            <w:szCs w:val="24"/>
            <w:rtl/>
            <w:lang w:eastAsia="he-IL"/>
            <w:rPrChange w:id="7731" w:author="Meryl Etman" w:date="2020-03-25T10:10:00Z">
              <w:rPr>
                <w:rFonts w:ascii="Times New Roman" w:eastAsia="Times New Roman" w:hAnsi="Times New Roman" w:hint="cs"/>
                <w:sz w:val="24"/>
                <w:szCs w:val="24"/>
                <w:rtl/>
                <w:lang w:eastAsia="he-IL"/>
              </w:rPr>
            </w:rPrChange>
          </w:rPr>
          <w:delText xml:space="preserve">מתן שירותי </w:delText>
        </w:r>
      </w:del>
      <w:customXmlDelRangeStart w:id="7732" w:author="Meryl Etman" w:date="2020-03-01T17:04:00Z"/>
      <w:sdt>
        <w:sdtPr>
          <w:rPr>
            <w:rFonts w:ascii="Times New Roman" w:eastAsia="Times New Roman" w:hAnsi="Times New Roman" w:hint="cs"/>
            <w:sz w:val="24"/>
            <w:szCs w:val="24"/>
            <w:rtl/>
            <w:lang w:eastAsia="he-IL"/>
          </w:rPr>
          <w:alias w:val="תיאור עבודה"/>
          <w:tag w:val="cntJobDesc"/>
          <w:id w:val="996229344"/>
          <w:placeholder>
            <w:docPart w:val="351643784F79496CB6C50BC7352DF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customXmlDelRangeEnd w:id="7732"/>
          <w:customXmlDelRangeStart w:id="7733" w:author="Meryl Etman" w:date="2020-03-01T17:04:00Z"/>
        </w:sdtContent>
      </w:sdt>
      <w:customXmlDelRangeEnd w:id="7733"/>
      <w:del w:id="7734" w:author="Meryl Etman" w:date="2020-03-01T17:04:00Z">
        <w:r w:rsidRPr="000748C0" w:rsidDel="00E852DF">
          <w:rPr>
            <w:rFonts w:ascii="Times New Roman" w:eastAsia="Times New Roman" w:hAnsi="Times New Roman" w:hint="cs"/>
            <w:sz w:val="24"/>
            <w:szCs w:val="24"/>
            <w:rtl/>
            <w:lang w:eastAsia="he-IL"/>
          </w:rPr>
          <w:delText xml:space="preserve"> </w:delText>
        </w:r>
      </w:del>
    </w:p>
    <w:p w14:paraId="4FDC1E17" w14:textId="76194E5A" w:rsidR="008942AD" w:rsidRPr="000748C0" w:rsidDel="00E852DF" w:rsidRDefault="008942AD" w:rsidP="008942AD">
      <w:pPr>
        <w:widowControl w:val="0"/>
        <w:ind w:left="720" w:firstLine="720"/>
        <w:rPr>
          <w:del w:id="7735" w:author="Meryl Etman" w:date="2020-03-01T17:04:00Z"/>
          <w:rFonts w:ascii="Times New Roman" w:eastAsia="Times New Roman" w:hAnsi="Times New Roman"/>
          <w:sz w:val="24"/>
          <w:szCs w:val="24"/>
          <w:rtl/>
          <w:lang w:eastAsia="he-IL"/>
          <w:rPrChange w:id="7736" w:author="Meryl Etman" w:date="2020-03-25T10:10:00Z">
            <w:rPr>
              <w:del w:id="7737" w:author="Meryl Etman" w:date="2020-03-01T17:04:00Z"/>
              <w:rFonts w:ascii="Times New Roman" w:eastAsia="Times New Roman" w:hAnsi="Times New Roman"/>
              <w:sz w:val="24"/>
              <w:szCs w:val="24"/>
              <w:rtl/>
              <w:lang w:eastAsia="he-IL"/>
            </w:rPr>
          </w:rPrChange>
        </w:rPr>
      </w:pPr>
      <w:del w:id="7738" w:author="Meryl Etman" w:date="2020-03-01T17:04:00Z">
        <w:r w:rsidRPr="000748C0" w:rsidDel="00E852DF">
          <w:rPr>
            <w:rFonts w:ascii="Times New Roman" w:eastAsia="Times New Roman" w:hAnsi="Times New Roman"/>
            <w:sz w:val="24"/>
            <w:szCs w:val="24"/>
            <w:rtl/>
            <w:lang w:eastAsia="he-IL"/>
            <w:rPrChange w:id="7739" w:author="Meryl Etman" w:date="2020-03-25T10:10:00Z">
              <w:rPr>
                <w:rFonts w:ascii="Times New Roman" w:eastAsia="Times New Roman" w:hAnsi="Times New Roman"/>
                <w:sz w:val="24"/>
                <w:szCs w:val="24"/>
                <w:rtl/>
                <w:lang w:eastAsia="he-IL"/>
              </w:rPr>
            </w:rPrChange>
          </w:rPr>
          <w:delText xml:space="preserve"> (להלן: </w:delText>
        </w:r>
        <w:r w:rsidRPr="000748C0" w:rsidDel="00E852DF">
          <w:rPr>
            <w:rFonts w:ascii="Times New Roman" w:eastAsia="Times New Roman" w:hAnsi="Times New Roman"/>
            <w:b/>
            <w:bCs/>
            <w:sz w:val="24"/>
            <w:szCs w:val="24"/>
            <w:rtl/>
            <w:lang w:eastAsia="he-IL"/>
            <w:rPrChange w:id="7740" w:author="Meryl Etman" w:date="2020-03-25T10:10:00Z">
              <w:rPr>
                <w:rFonts w:ascii="Times New Roman" w:eastAsia="Times New Roman" w:hAnsi="Times New Roman"/>
                <w:b/>
                <w:bCs/>
                <w:sz w:val="24"/>
                <w:szCs w:val="24"/>
                <w:rtl/>
                <w:lang w:eastAsia="he-IL"/>
              </w:rPr>
            </w:rPrChange>
          </w:rPr>
          <w:delText>"</w:delText>
        </w:r>
        <w:r w:rsidRPr="000748C0" w:rsidDel="00E852DF">
          <w:rPr>
            <w:rFonts w:ascii="Times New Roman" w:eastAsia="Times New Roman" w:hAnsi="Times New Roman" w:hint="eastAsia"/>
            <w:b/>
            <w:bCs/>
            <w:sz w:val="24"/>
            <w:szCs w:val="24"/>
            <w:rtl/>
            <w:lang w:eastAsia="he-IL"/>
            <w:rPrChange w:id="7741" w:author="Meryl Etman" w:date="2020-03-25T10:10:00Z">
              <w:rPr>
                <w:rFonts w:ascii="Times New Roman" w:eastAsia="Times New Roman" w:hAnsi="Times New Roman" w:hint="eastAsia"/>
                <w:b/>
                <w:bCs/>
                <w:sz w:val="24"/>
                <w:szCs w:val="24"/>
                <w:rtl/>
                <w:lang w:eastAsia="he-IL"/>
              </w:rPr>
            </w:rPrChange>
          </w:rPr>
          <w:delText>ה</w:delText>
        </w:r>
        <w:r w:rsidRPr="000748C0" w:rsidDel="00E852DF">
          <w:rPr>
            <w:rFonts w:ascii="Times New Roman" w:eastAsia="Times New Roman" w:hAnsi="Times New Roman" w:hint="cs"/>
            <w:b/>
            <w:bCs/>
            <w:sz w:val="24"/>
            <w:szCs w:val="24"/>
            <w:rtl/>
            <w:lang w:eastAsia="he-IL"/>
            <w:rPrChange w:id="7742" w:author="Meryl Etman" w:date="2020-03-25T10:10:00Z">
              <w:rPr>
                <w:rFonts w:ascii="Times New Roman" w:eastAsia="Times New Roman" w:hAnsi="Times New Roman" w:hint="cs"/>
                <w:b/>
                <w:bCs/>
                <w:sz w:val="24"/>
                <w:szCs w:val="24"/>
                <w:rtl/>
                <w:lang w:eastAsia="he-IL"/>
              </w:rPr>
            </w:rPrChange>
          </w:rPr>
          <w:delText>שירותים</w:delText>
        </w:r>
        <w:r w:rsidRPr="000748C0" w:rsidDel="00E852DF">
          <w:rPr>
            <w:rFonts w:ascii="Times New Roman" w:eastAsia="Times New Roman" w:hAnsi="Times New Roman"/>
            <w:b/>
            <w:bCs/>
            <w:sz w:val="24"/>
            <w:szCs w:val="24"/>
            <w:rtl/>
            <w:lang w:eastAsia="he-IL"/>
            <w:rPrChange w:id="7743" w:author="Meryl Etman" w:date="2020-03-25T10:10:00Z">
              <w:rPr>
                <w:rFonts w:ascii="Times New Roman" w:eastAsia="Times New Roman" w:hAnsi="Times New Roman"/>
                <w:b/>
                <w:bCs/>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744" w:author="Meryl Etman" w:date="2020-03-25T10:10:00Z">
              <w:rPr>
                <w:rFonts w:ascii="Times New Roman" w:eastAsia="Times New Roman" w:hAnsi="Times New Roman" w:hint="eastAsia"/>
                <w:sz w:val="24"/>
                <w:szCs w:val="24"/>
                <w:rtl/>
                <w:lang w:eastAsia="he-IL"/>
              </w:rPr>
            </w:rPrChange>
          </w:rPr>
          <w:delText>ו</w:delText>
        </w:r>
        <w:r w:rsidRPr="000748C0" w:rsidDel="00E852DF">
          <w:rPr>
            <w:rFonts w:ascii="Times New Roman" w:eastAsia="Times New Roman" w:hAnsi="Times New Roman"/>
            <w:sz w:val="24"/>
            <w:szCs w:val="24"/>
            <w:rtl/>
            <w:lang w:eastAsia="he-IL"/>
            <w:rPrChange w:id="7745" w:author="Meryl Etman" w:date="2020-03-25T10:10:00Z">
              <w:rPr>
                <w:rFonts w:ascii="Times New Roman" w:eastAsia="Times New Roman" w:hAnsi="Times New Roman"/>
                <w:sz w:val="24"/>
                <w:szCs w:val="24"/>
                <w:rtl/>
                <w:lang w:eastAsia="he-IL"/>
              </w:rPr>
            </w:rPrChange>
          </w:rPr>
          <w:delText xml:space="preserve">/או </w:delText>
        </w:r>
        <w:r w:rsidRPr="000748C0" w:rsidDel="00E852DF">
          <w:rPr>
            <w:rFonts w:ascii="Times New Roman" w:eastAsia="Times New Roman" w:hAnsi="Times New Roman"/>
            <w:b/>
            <w:bCs/>
            <w:sz w:val="24"/>
            <w:szCs w:val="24"/>
            <w:rtl/>
            <w:lang w:eastAsia="he-IL"/>
            <w:rPrChange w:id="7746" w:author="Meryl Etman" w:date="2020-03-25T10:10:00Z">
              <w:rPr>
                <w:rFonts w:ascii="Times New Roman" w:eastAsia="Times New Roman" w:hAnsi="Times New Roman"/>
                <w:b/>
                <w:bCs/>
                <w:sz w:val="24"/>
                <w:szCs w:val="24"/>
                <w:rtl/>
                <w:lang w:eastAsia="he-IL"/>
              </w:rPr>
            </w:rPrChange>
          </w:rPr>
          <w:delText>"</w:delText>
        </w:r>
        <w:r w:rsidRPr="000748C0" w:rsidDel="00E852DF">
          <w:rPr>
            <w:rFonts w:ascii="Times New Roman" w:eastAsia="Times New Roman" w:hAnsi="Times New Roman" w:hint="eastAsia"/>
            <w:b/>
            <w:bCs/>
            <w:sz w:val="24"/>
            <w:szCs w:val="24"/>
            <w:rtl/>
            <w:lang w:eastAsia="he-IL"/>
            <w:rPrChange w:id="7747" w:author="Meryl Etman" w:date="2020-03-25T10:10:00Z">
              <w:rPr>
                <w:rFonts w:ascii="Times New Roman" w:eastAsia="Times New Roman" w:hAnsi="Times New Roman" w:hint="eastAsia"/>
                <w:b/>
                <w:bCs/>
                <w:sz w:val="24"/>
                <w:szCs w:val="24"/>
                <w:rtl/>
                <w:lang w:eastAsia="he-IL"/>
              </w:rPr>
            </w:rPrChange>
          </w:rPr>
          <w:delText>ההסכם</w:delText>
        </w:r>
        <w:r w:rsidRPr="000748C0" w:rsidDel="00E852DF">
          <w:rPr>
            <w:rFonts w:ascii="Times New Roman" w:eastAsia="Times New Roman" w:hAnsi="Times New Roman"/>
            <w:b/>
            <w:bCs/>
            <w:sz w:val="24"/>
            <w:szCs w:val="24"/>
            <w:rtl/>
            <w:lang w:eastAsia="he-IL"/>
            <w:rPrChange w:id="7748" w:author="Meryl Etman" w:date="2020-03-25T10:10:00Z">
              <w:rPr>
                <w:rFonts w:ascii="Times New Roman" w:eastAsia="Times New Roman" w:hAnsi="Times New Roman"/>
                <w:b/>
                <w:bCs/>
                <w:sz w:val="24"/>
                <w:szCs w:val="24"/>
                <w:rtl/>
                <w:lang w:eastAsia="he-IL"/>
              </w:rPr>
            </w:rPrChange>
          </w:rPr>
          <w:delText>"</w:delText>
        </w:r>
        <w:r w:rsidRPr="000748C0" w:rsidDel="00E852DF">
          <w:rPr>
            <w:rFonts w:ascii="Times New Roman" w:eastAsia="Times New Roman" w:hAnsi="Times New Roman"/>
            <w:sz w:val="24"/>
            <w:szCs w:val="24"/>
            <w:rtl/>
            <w:lang w:eastAsia="he-IL"/>
            <w:rPrChange w:id="7749"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750" w:author="Meryl Etman" w:date="2020-03-25T10:10:00Z">
              <w:rPr>
                <w:rFonts w:ascii="Times New Roman" w:eastAsia="Times New Roman" w:hAnsi="Times New Roman" w:hint="eastAsia"/>
                <w:sz w:val="24"/>
                <w:szCs w:val="24"/>
                <w:rtl/>
                <w:lang w:eastAsia="he-IL"/>
              </w:rPr>
            </w:rPrChange>
          </w:rPr>
          <w:delText>לפי</w:delText>
        </w:r>
        <w:r w:rsidRPr="000748C0" w:rsidDel="00E852DF">
          <w:rPr>
            <w:rFonts w:ascii="Times New Roman" w:eastAsia="Times New Roman" w:hAnsi="Times New Roman"/>
            <w:sz w:val="24"/>
            <w:szCs w:val="24"/>
            <w:rtl/>
            <w:lang w:eastAsia="he-IL"/>
            <w:rPrChange w:id="7751" w:author="Meryl Etman" w:date="2020-03-25T10:10:00Z">
              <w:rPr>
                <w:rFonts w:ascii="Times New Roman" w:eastAsia="Times New Roman" w:hAnsi="Times New Roman"/>
                <w:sz w:val="24"/>
                <w:szCs w:val="24"/>
                <w:rtl/>
                <w:lang w:eastAsia="he-IL"/>
              </w:rPr>
            </w:rPrChange>
          </w:rPr>
          <w:delText xml:space="preserve"> העניין)</w:delText>
        </w:r>
      </w:del>
    </w:p>
    <w:p w14:paraId="4A7B4800" w14:textId="43DFBED1" w:rsidR="008942AD" w:rsidRPr="000748C0" w:rsidDel="00E852DF" w:rsidRDefault="008942AD" w:rsidP="008942AD">
      <w:pPr>
        <w:widowControl w:val="0"/>
        <w:rPr>
          <w:del w:id="7752" w:author="Meryl Etman" w:date="2020-03-01T17:04:00Z"/>
          <w:rFonts w:ascii="Times New Roman" w:eastAsia="Times New Roman" w:hAnsi="Times New Roman"/>
          <w:sz w:val="24"/>
          <w:szCs w:val="24"/>
          <w:lang w:eastAsia="he-IL"/>
          <w:rPrChange w:id="7753" w:author="Meryl Etman" w:date="2020-03-25T10:10:00Z">
            <w:rPr>
              <w:del w:id="7754" w:author="Meryl Etman" w:date="2020-03-01T17:04:00Z"/>
              <w:rFonts w:ascii="Times New Roman" w:eastAsia="Times New Roman" w:hAnsi="Times New Roman"/>
              <w:sz w:val="24"/>
              <w:szCs w:val="24"/>
              <w:lang w:eastAsia="he-IL"/>
            </w:rPr>
          </w:rPrChange>
        </w:rPr>
      </w:pPr>
    </w:p>
    <w:p w14:paraId="7685F433" w14:textId="2E72158D" w:rsidR="008942AD" w:rsidRPr="000748C0" w:rsidDel="00E852DF" w:rsidRDefault="008942AD" w:rsidP="008942AD">
      <w:pPr>
        <w:widowControl w:val="0"/>
        <w:rPr>
          <w:del w:id="7755" w:author="Meryl Etman" w:date="2020-03-01T17:04:00Z"/>
          <w:rFonts w:ascii="Times New Roman" w:eastAsia="Times New Roman" w:hAnsi="Times New Roman"/>
          <w:sz w:val="24"/>
          <w:szCs w:val="24"/>
          <w:rtl/>
          <w:lang w:eastAsia="he-IL"/>
          <w:rPrChange w:id="7756" w:author="Meryl Etman" w:date="2020-03-25T10:10:00Z">
            <w:rPr>
              <w:del w:id="7757" w:author="Meryl Etman" w:date="2020-03-01T17:04:00Z"/>
              <w:rFonts w:ascii="Times New Roman" w:eastAsia="Times New Roman" w:hAnsi="Times New Roman"/>
              <w:sz w:val="24"/>
              <w:szCs w:val="24"/>
              <w:rtl/>
              <w:lang w:eastAsia="he-IL"/>
            </w:rPr>
          </w:rPrChange>
        </w:rPr>
      </w:pPr>
      <w:del w:id="7758" w:author="Meryl Etman" w:date="2020-03-01T17:04:00Z">
        <w:r w:rsidRPr="000748C0" w:rsidDel="00E852DF">
          <w:rPr>
            <w:rFonts w:ascii="Times New Roman" w:eastAsia="Times New Roman" w:hAnsi="Times New Roman" w:hint="eastAsia"/>
            <w:sz w:val="24"/>
            <w:szCs w:val="24"/>
            <w:rtl/>
            <w:lang w:eastAsia="he-IL"/>
            <w:rPrChange w:id="7759" w:author="Meryl Etman" w:date="2020-03-25T10:10:00Z">
              <w:rPr>
                <w:rFonts w:ascii="Times New Roman" w:eastAsia="Times New Roman" w:hAnsi="Times New Roman" w:hint="eastAsia"/>
                <w:sz w:val="24"/>
                <w:szCs w:val="24"/>
                <w:rtl/>
                <w:lang w:eastAsia="he-IL"/>
              </w:rPr>
            </w:rPrChange>
          </w:rPr>
          <w:delText>הננו</w:delText>
        </w:r>
        <w:r w:rsidRPr="000748C0" w:rsidDel="00E852DF">
          <w:rPr>
            <w:rFonts w:ascii="Times New Roman" w:eastAsia="Times New Roman" w:hAnsi="Times New Roman"/>
            <w:sz w:val="24"/>
            <w:szCs w:val="24"/>
            <w:rtl/>
            <w:lang w:eastAsia="he-IL"/>
            <w:rPrChange w:id="7760" w:author="Meryl Etman" w:date="2020-03-25T10:10:00Z">
              <w:rPr>
                <w:rFonts w:ascii="Times New Roman" w:eastAsia="Times New Roman" w:hAnsi="Times New Roman"/>
                <w:sz w:val="24"/>
                <w:szCs w:val="24"/>
                <w:rtl/>
                <w:lang w:eastAsia="he-IL"/>
              </w:rPr>
            </w:rPrChange>
          </w:rPr>
          <w:delText xml:space="preserve"> מאשרים בזאת כי החל מיום ________ ועד ליום ________ ערכנו את הביטוחים המפורטים להלן בגין פעילות ה</w:delText>
        </w:r>
        <w:r w:rsidRPr="000748C0" w:rsidDel="00E852DF">
          <w:rPr>
            <w:rFonts w:ascii="Times New Roman" w:eastAsia="Times New Roman" w:hAnsi="Times New Roman" w:hint="cs"/>
            <w:sz w:val="24"/>
            <w:szCs w:val="24"/>
            <w:rtl/>
            <w:lang w:eastAsia="he-IL"/>
            <w:rPrChange w:id="7761" w:author="Meryl Etman" w:date="2020-03-25T10:10:00Z">
              <w:rPr>
                <w:rFonts w:ascii="Times New Roman" w:eastAsia="Times New Roman" w:hAnsi="Times New Roman" w:hint="cs"/>
                <w:sz w:val="24"/>
                <w:szCs w:val="24"/>
                <w:rtl/>
                <w:lang w:eastAsia="he-IL"/>
              </w:rPr>
            </w:rPrChange>
          </w:rPr>
          <w:delText>יועץ</w:delText>
        </w:r>
        <w:r w:rsidRPr="000748C0" w:rsidDel="00E852DF">
          <w:rPr>
            <w:rFonts w:ascii="Times New Roman" w:eastAsia="Times New Roman" w:hAnsi="Times New Roman"/>
            <w:sz w:val="24"/>
            <w:szCs w:val="24"/>
            <w:rtl/>
            <w:lang w:eastAsia="he-IL"/>
            <w:rPrChange w:id="7762"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763" w:author="Meryl Etman" w:date="2020-03-25T10:10:00Z">
              <w:rPr>
                <w:rFonts w:ascii="Times New Roman" w:eastAsia="Times New Roman" w:hAnsi="Times New Roman" w:hint="eastAsia"/>
                <w:sz w:val="24"/>
                <w:szCs w:val="24"/>
                <w:rtl/>
                <w:lang w:eastAsia="he-IL"/>
              </w:rPr>
            </w:rPrChange>
          </w:rPr>
          <w:delText>לרבות</w:delText>
        </w:r>
        <w:r w:rsidRPr="000748C0" w:rsidDel="00E852DF">
          <w:rPr>
            <w:rFonts w:ascii="Times New Roman" w:eastAsia="Times New Roman" w:hAnsi="Times New Roman"/>
            <w:sz w:val="24"/>
            <w:szCs w:val="24"/>
            <w:rtl/>
            <w:lang w:eastAsia="he-IL"/>
            <w:rPrChange w:id="7764" w:author="Meryl Etman" w:date="2020-03-25T10:10:00Z">
              <w:rPr>
                <w:rFonts w:ascii="Times New Roman" w:eastAsia="Times New Roman" w:hAnsi="Times New Roman"/>
                <w:sz w:val="24"/>
                <w:szCs w:val="24"/>
                <w:rtl/>
                <w:lang w:eastAsia="he-IL"/>
              </w:rPr>
            </w:rPrChange>
          </w:rPr>
          <w:delText xml:space="preserve"> ב</w:delText>
        </w:r>
        <w:r w:rsidRPr="000748C0" w:rsidDel="00E852DF">
          <w:rPr>
            <w:rFonts w:ascii="Times New Roman" w:eastAsia="Times New Roman" w:hAnsi="Times New Roman" w:hint="cs"/>
            <w:sz w:val="24"/>
            <w:szCs w:val="24"/>
            <w:rtl/>
            <w:lang w:eastAsia="he-IL"/>
            <w:rPrChange w:id="7765" w:author="Meryl Etman" w:date="2020-03-25T10:10:00Z">
              <w:rPr>
                <w:rFonts w:ascii="Times New Roman" w:eastAsia="Times New Roman" w:hAnsi="Times New Roman" w:hint="cs"/>
                <w:sz w:val="24"/>
                <w:szCs w:val="24"/>
                <w:rtl/>
                <w:lang w:eastAsia="he-IL"/>
              </w:rPr>
            </w:rPrChange>
          </w:rPr>
          <w:delText xml:space="preserve">גין השירותים </w:delText>
        </w:r>
        <w:r w:rsidRPr="000748C0" w:rsidDel="00E852DF">
          <w:rPr>
            <w:rFonts w:ascii="Times New Roman" w:eastAsia="Times New Roman" w:hAnsi="Times New Roman" w:hint="cs"/>
            <w:b/>
            <w:bCs/>
            <w:sz w:val="24"/>
            <w:szCs w:val="24"/>
            <w:rtl/>
            <w:lang w:eastAsia="he-IL"/>
            <w:rPrChange w:id="7766" w:author="Meryl Etman" w:date="2020-03-25T10:10:00Z">
              <w:rPr>
                <w:rFonts w:ascii="Times New Roman" w:eastAsia="Times New Roman" w:hAnsi="Times New Roman" w:hint="cs"/>
                <w:b/>
                <w:bCs/>
                <w:sz w:val="24"/>
                <w:szCs w:val="24"/>
                <w:rtl/>
                <w:lang w:eastAsia="he-IL"/>
              </w:rPr>
            </w:rPrChange>
          </w:rPr>
          <w:delText>לחברה</w:delText>
        </w:r>
        <w:r w:rsidRPr="000748C0" w:rsidDel="00E852DF">
          <w:rPr>
            <w:rFonts w:ascii="Times New Roman" w:eastAsia="Times New Roman" w:hAnsi="Times New Roman"/>
            <w:sz w:val="24"/>
            <w:szCs w:val="24"/>
            <w:rtl/>
            <w:lang w:eastAsia="he-IL"/>
            <w:rPrChange w:id="7767" w:author="Meryl Etman" w:date="2020-03-25T10:10:00Z">
              <w:rPr>
                <w:rFonts w:ascii="Times New Roman" w:eastAsia="Times New Roman" w:hAnsi="Times New Roman"/>
                <w:sz w:val="24"/>
                <w:szCs w:val="24"/>
                <w:rtl/>
                <w:lang w:eastAsia="he-IL"/>
              </w:rPr>
            </w:rPrChange>
          </w:rPr>
          <w:delText>:-</w:delText>
        </w:r>
      </w:del>
    </w:p>
    <w:p w14:paraId="0BF63E51" w14:textId="31ABFBAC" w:rsidR="008942AD" w:rsidRPr="000748C0" w:rsidDel="00E852DF" w:rsidRDefault="008942AD" w:rsidP="008942AD">
      <w:pPr>
        <w:keepNext/>
        <w:widowControl w:val="0"/>
        <w:numPr>
          <w:ilvl w:val="0"/>
          <w:numId w:val="14"/>
        </w:numPr>
        <w:spacing w:before="100" w:beforeAutospacing="1"/>
        <w:outlineLvl w:val="0"/>
        <w:rPr>
          <w:del w:id="7768" w:author="Meryl Etman" w:date="2020-03-01T17:04:00Z"/>
          <w:rFonts w:ascii="Calibri Light" w:eastAsia="Times New Roman" w:hAnsi="Calibri Light"/>
          <w:kern w:val="32"/>
          <w:sz w:val="24"/>
          <w:szCs w:val="24"/>
          <w:rtl/>
          <w:lang w:eastAsia="he-IL"/>
          <w:rPrChange w:id="7769" w:author="Meryl Etman" w:date="2020-03-25T10:10:00Z">
            <w:rPr>
              <w:del w:id="7770" w:author="Meryl Etman" w:date="2020-03-01T17:04:00Z"/>
              <w:rFonts w:ascii="Calibri Light" w:eastAsia="Times New Roman" w:hAnsi="Calibri Light"/>
              <w:kern w:val="32"/>
              <w:sz w:val="24"/>
              <w:szCs w:val="24"/>
              <w:rtl/>
              <w:lang w:eastAsia="he-IL"/>
            </w:rPr>
          </w:rPrChange>
        </w:rPr>
      </w:pPr>
      <w:del w:id="7771" w:author="Meryl Etman" w:date="2020-03-01T17:04:00Z">
        <w:r w:rsidRPr="000748C0" w:rsidDel="00E852DF">
          <w:rPr>
            <w:rFonts w:ascii="Calibri Light" w:eastAsia="Times New Roman" w:hAnsi="Calibri Light" w:hint="eastAsia"/>
            <w:kern w:val="32"/>
            <w:sz w:val="24"/>
            <w:szCs w:val="24"/>
            <w:u w:val="single"/>
            <w:rtl/>
            <w:lang w:eastAsia="he-IL"/>
            <w:rPrChange w:id="7772" w:author="Meryl Etman" w:date="2020-03-25T10:10:00Z">
              <w:rPr>
                <w:rFonts w:ascii="Calibri Light" w:eastAsia="Times New Roman" w:hAnsi="Calibri Light" w:hint="eastAsia"/>
                <w:kern w:val="32"/>
                <w:sz w:val="24"/>
                <w:szCs w:val="24"/>
                <w:u w:val="single"/>
                <w:rtl/>
                <w:lang w:eastAsia="he-IL"/>
              </w:rPr>
            </w:rPrChange>
          </w:rPr>
          <w:delText>ביטוח</w:delText>
        </w:r>
        <w:r w:rsidRPr="000748C0" w:rsidDel="00E852DF">
          <w:rPr>
            <w:rFonts w:ascii="Calibri Light" w:eastAsia="Times New Roman" w:hAnsi="Calibri Light"/>
            <w:kern w:val="32"/>
            <w:sz w:val="24"/>
            <w:szCs w:val="24"/>
            <w:u w:val="single"/>
            <w:rtl/>
            <w:lang w:eastAsia="he-IL"/>
            <w:rPrChange w:id="7773" w:author="Meryl Etman" w:date="2020-03-25T10:10:00Z">
              <w:rPr>
                <w:rFonts w:ascii="Calibri Light" w:eastAsia="Times New Roman" w:hAnsi="Calibri Light"/>
                <w:kern w:val="32"/>
                <w:sz w:val="24"/>
                <w:szCs w:val="24"/>
                <w:u w:val="single"/>
                <w:rtl/>
                <w:lang w:eastAsia="he-IL"/>
              </w:rPr>
            </w:rPrChange>
          </w:rPr>
          <w:delText xml:space="preserve"> אחריות מקצועית</w:delText>
        </w:r>
        <w:r w:rsidRPr="000748C0" w:rsidDel="00E852DF">
          <w:rPr>
            <w:rFonts w:ascii="Calibri Light" w:eastAsia="Times New Roman" w:hAnsi="Calibri Light" w:hint="cs"/>
            <w:kern w:val="32"/>
            <w:sz w:val="24"/>
            <w:szCs w:val="24"/>
            <w:rtl/>
            <w:lang w:eastAsia="he-IL"/>
            <w:rPrChange w:id="7774" w:author="Meryl Etman" w:date="2020-03-25T10:10:00Z">
              <w:rPr>
                <w:rFonts w:ascii="Calibri Light" w:eastAsia="Times New Roman" w:hAnsi="Calibri Light" w:hint="cs"/>
                <w:kern w:val="32"/>
                <w:sz w:val="24"/>
                <w:szCs w:val="24"/>
                <w:rtl/>
                <w:lang w:eastAsia="he-IL"/>
              </w:rPr>
            </w:rPrChange>
          </w:rPr>
          <w:delText xml:space="preserve">  - מ.פ. ______________________</w:delText>
        </w:r>
      </w:del>
    </w:p>
    <w:p w14:paraId="00C17196" w14:textId="36D94CFC" w:rsidR="008942AD" w:rsidRPr="000748C0" w:rsidDel="00E852DF" w:rsidRDefault="008942AD" w:rsidP="008942AD">
      <w:pPr>
        <w:keepNext/>
        <w:widowControl w:val="0"/>
        <w:spacing w:before="240"/>
        <w:ind w:left="720"/>
        <w:outlineLvl w:val="0"/>
        <w:rPr>
          <w:del w:id="7775" w:author="Meryl Etman" w:date="2020-03-01T17:04:00Z"/>
          <w:rFonts w:ascii="Calibri Light" w:eastAsia="Arial Unicode MS" w:hAnsi="Calibri Light"/>
          <w:kern w:val="32"/>
          <w:sz w:val="24"/>
          <w:szCs w:val="24"/>
          <w:rtl/>
          <w:lang w:eastAsia="he-IL"/>
          <w:rPrChange w:id="7776" w:author="Meryl Etman" w:date="2020-03-25T10:10:00Z">
            <w:rPr>
              <w:del w:id="7777" w:author="Meryl Etman" w:date="2020-03-01T17:04:00Z"/>
              <w:rFonts w:ascii="Calibri Light" w:eastAsia="Arial Unicode MS" w:hAnsi="Calibri Light"/>
              <w:kern w:val="32"/>
              <w:sz w:val="24"/>
              <w:szCs w:val="24"/>
              <w:rtl/>
              <w:lang w:eastAsia="he-IL"/>
            </w:rPr>
          </w:rPrChange>
        </w:rPr>
      </w:pPr>
      <w:del w:id="7778" w:author="Meryl Etman" w:date="2020-03-01T17:04:00Z">
        <w:r w:rsidRPr="000748C0" w:rsidDel="00E852DF">
          <w:rPr>
            <w:rFonts w:ascii="Calibri Light" w:eastAsia="Times New Roman" w:hAnsi="Calibri Light" w:hint="eastAsia"/>
            <w:kern w:val="32"/>
            <w:sz w:val="24"/>
            <w:szCs w:val="24"/>
            <w:rtl/>
            <w:lang w:eastAsia="he-IL"/>
            <w:rPrChange w:id="7779" w:author="Meryl Etman" w:date="2020-03-25T10:10:00Z">
              <w:rPr>
                <w:rFonts w:ascii="Calibri Light" w:eastAsia="Times New Roman" w:hAnsi="Calibri Light" w:hint="eastAsia"/>
                <w:kern w:val="32"/>
                <w:sz w:val="24"/>
                <w:szCs w:val="24"/>
                <w:rtl/>
                <w:lang w:eastAsia="he-IL"/>
              </w:rPr>
            </w:rPrChange>
          </w:rPr>
          <w:delText>לכיסוי</w:delText>
        </w:r>
        <w:r w:rsidRPr="000748C0" w:rsidDel="00E852DF">
          <w:rPr>
            <w:rFonts w:ascii="Calibri Light" w:eastAsia="Times New Roman" w:hAnsi="Calibri Light"/>
            <w:kern w:val="32"/>
            <w:sz w:val="24"/>
            <w:szCs w:val="24"/>
            <w:rtl/>
            <w:lang w:eastAsia="he-IL"/>
            <w:rPrChange w:id="7780" w:author="Meryl Etman" w:date="2020-03-25T10:10:00Z">
              <w:rPr>
                <w:rFonts w:ascii="Calibri Light" w:eastAsia="Times New Roman" w:hAnsi="Calibri Light"/>
                <w:kern w:val="32"/>
                <w:sz w:val="24"/>
                <w:szCs w:val="24"/>
                <w:rtl/>
                <w:lang w:eastAsia="he-IL"/>
              </w:rPr>
            </w:rPrChange>
          </w:rPr>
          <w:delText xml:space="preserve"> אחריותו ש</w:delText>
        </w:r>
        <w:r w:rsidRPr="000748C0" w:rsidDel="00E852DF">
          <w:rPr>
            <w:rFonts w:ascii="Calibri Light" w:eastAsia="Times New Roman" w:hAnsi="Calibri Light" w:hint="eastAsia"/>
            <w:kern w:val="32"/>
            <w:sz w:val="24"/>
            <w:szCs w:val="24"/>
            <w:rtl/>
            <w:lang w:eastAsia="he-IL"/>
            <w:rPrChange w:id="7781" w:author="Meryl Etman" w:date="2020-03-25T10:10:00Z">
              <w:rPr>
                <w:rFonts w:ascii="Calibri Light" w:eastAsia="Times New Roman" w:hAnsi="Calibri Light" w:hint="eastAsia"/>
                <w:kern w:val="32"/>
                <w:sz w:val="24"/>
                <w:szCs w:val="24"/>
                <w:rtl/>
                <w:lang w:eastAsia="he-IL"/>
              </w:rPr>
            </w:rPrChange>
          </w:rPr>
          <w:delText>ל</w:delText>
        </w:r>
        <w:r w:rsidRPr="000748C0" w:rsidDel="00E852DF">
          <w:rPr>
            <w:rFonts w:ascii="Calibri Light" w:eastAsia="Times New Roman" w:hAnsi="Calibri Light"/>
            <w:kern w:val="32"/>
            <w:sz w:val="24"/>
            <w:szCs w:val="24"/>
            <w:rtl/>
            <w:lang w:eastAsia="he-IL"/>
            <w:rPrChange w:id="7782" w:author="Meryl Etman" w:date="2020-03-25T10:10:00Z">
              <w:rPr>
                <w:rFonts w:ascii="Calibri Light" w:eastAsia="Times New Roman" w:hAnsi="Calibri Light"/>
                <w:kern w:val="32"/>
                <w:sz w:val="24"/>
                <w:szCs w:val="24"/>
                <w:rtl/>
                <w:lang w:eastAsia="he-IL"/>
              </w:rPr>
            </w:rPrChange>
          </w:rPr>
          <w:delText xml:space="preserve"> היועץ </w:delText>
        </w:r>
        <w:r w:rsidRPr="000748C0" w:rsidDel="00E852DF">
          <w:rPr>
            <w:rFonts w:ascii="Calibri Light" w:eastAsia="Times New Roman" w:hAnsi="Calibri Light" w:hint="eastAsia"/>
            <w:kern w:val="32"/>
            <w:sz w:val="24"/>
            <w:szCs w:val="24"/>
            <w:rtl/>
            <w:lang w:eastAsia="he-IL"/>
            <w:rPrChange w:id="7783" w:author="Meryl Etman" w:date="2020-03-25T10:10:00Z">
              <w:rPr>
                <w:rFonts w:ascii="Calibri Light" w:eastAsia="Times New Roman" w:hAnsi="Calibri Light" w:hint="eastAsia"/>
                <w:kern w:val="32"/>
                <w:sz w:val="24"/>
                <w:szCs w:val="24"/>
                <w:rtl/>
                <w:lang w:eastAsia="he-IL"/>
              </w:rPr>
            </w:rPrChange>
          </w:rPr>
          <w:delText>על</w:delText>
        </w:r>
        <w:r w:rsidRPr="000748C0" w:rsidDel="00E852DF">
          <w:rPr>
            <w:rFonts w:ascii="Calibri Light" w:eastAsia="Times New Roman" w:hAnsi="Calibri Light"/>
            <w:kern w:val="32"/>
            <w:sz w:val="24"/>
            <w:szCs w:val="24"/>
            <w:rtl/>
            <w:lang w:eastAsia="he-IL"/>
            <w:rPrChange w:id="7784" w:author="Meryl Etman" w:date="2020-03-25T10:10:00Z">
              <w:rPr>
                <w:rFonts w:ascii="Calibri Light" w:eastAsia="Times New Roman" w:hAnsi="Calibri Light"/>
                <w:kern w:val="32"/>
                <w:sz w:val="24"/>
                <w:szCs w:val="24"/>
                <w:rtl/>
                <w:lang w:eastAsia="he-IL"/>
              </w:rPr>
            </w:rPrChange>
          </w:rPr>
          <w:delText xml:space="preserve"> פי דין בגין אובדן ו/או נזק העלולים להיגרם לכל אדם ו/או גוף כלשהו </w:delText>
        </w:r>
        <w:r w:rsidRPr="000748C0" w:rsidDel="00E852DF">
          <w:rPr>
            <w:rFonts w:ascii="Calibri Light" w:eastAsia="Times New Roman" w:hAnsi="Calibri Light" w:hint="cs"/>
            <w:kern w:val="32"/>
            <w:sz w:val="24"/>
            <w:szCs w:val="24"/>
            <w:rtl/>
            <w:lang w:eastAsia="he-IL"/>
            <w:rPrChange w:id="7785" w:author="Meryl Etman" w:date="2020-03-25T10:10:00Z">
              <w:rPr>
                <w:rFonts w:ascii="Calibri Light" w:eastAsia="Times New Roman" w:hAnsi="Calibri Light" w:hint="cs"/>
                <w:kern w:val="32"/>
                <w:sz w:val="24"/>
                <w:szCs w:val="24"/>
                <w:rtl/>
                <w:lang w:eastAsia="he-IL"/>
              </w:rPr>
            </w:rPrChange>
          </w:rPr>
          <w:delText>(</w:delText>
        </w:r>
        <w:r w:rsidRPr="000748C0" w:rsidDel="00E852DF">
          <w:rPr>
            <w:rFonts w:ascii="Calibri Light" w:eastAsia="Times New Roman" w:hAnsi="Calibri Light"/>
            <w:kern w:val="32"/>
            <w:sz w:val="24"/>
            <w:szCs w:val="24"/>
            <w:rtl/>
            <w:lang w:eastAsia="he-IL"/>
            <w:rPrChange w:id="7786" w:author="Meryl Etman" w:date="2020-03-25T10:10:00Z">
              <w:rPr>
                <w:rFonts w:ascii="Calibri Light" w:eastAsia="Times New Roman" w:hAnsi="Calibri Light"/>
                <w:kern w:val="32"/>
                <w:sz w:val="24"/>
                <w:szCs w:val="24"/>
                <w:rtl/>
                <w:lang w:eastAsia="he-IL"/>
              </w:rPr>
            </w:rPrChange>
          </w:rPr>
          <w:delText xml:space="preserve">לרבות </w:delText>
        </w:r>
        <w:r w:rsidRPr="000748C0" w:rsidDel="00E852DF">
          <w:rPr>
            <w:rFonts w:ascii="Calibri Light" w:eastAsia="Times New Roman" w:hAnsi="Calibri Light" w:hint="cs"/>
            <w:kern w:val="32"/>
            <w:sz w:val="24"/>
            <w:szCs w:val="24"/>
            <w:rtl/>
            <w:lang w:eastAsia="he-IL"/>
            <w:rPrChange w:id="7787" w:author="Meryl Etman" w:date="2020-03-25T10:10:00Z">
              <w:rPr>
                <w:rFonts w:ascii="Calibri Light" w:eastAsia="Times New Roman" w:hAnsi="Calibri Light" w:hint="cs"/>
                <w:kern w:val="32"/>
                <w:sz w:val="24"/>
                <w:szCs w:val="24"/>
                <w:rtl/>
                <w:lang w:eastAsia="he-IL"/>
              </w:rPr>
            </w:rPrChange>
          </w:rPr>
          <w:delText>במפורש</w:delText>
        </w:r>
        <w:r w:rsidRPr="000748C0" w:rsidDel="00E852DF">
          <w:rPr>
            <w:rFonts w:ascii="Calibri Light" w:eastAsia="Times New Roman" w:hAnsi="Calibri Light"/>
            <w:kern w:val="32"/>
            <w:sz w:val="24"/>
            <w:szCs w:val="24"/>
            <w:rtl/>
            <w:lang w:eastAsia="he-IL"/>
            <w:rPrChange w:id="7788" w:author="Meryl Etman" w:date="2020-03-25T10:10:00Z">
              <w:rPr>
                <w:rFonts w:ascii="Calibri Light" w:eastAsia="Times New Roman" w:hAnsi="Calibri Light"/>
                <w:kern w:val="32"/>
                <w:sz w:val="24"/>
                <w:szCs w:val="24"/>
                <w:rtl/>
                <w:lang w:eastAsia="he-IL"/>
              </w:rPr>
            </w:rPrChange>
          </w:rPr>
          <w:delText xml:space="preserve"> </w:delText>
        </w:r>
        <w:r w:rsidRPr="000748C0" w:rsidDel="00E852DF">
          <w:rPr>
            <w:rFonts w:ascii="Calibri Light" w:eastAsia="Times New Roman" w:hAnsi="Calibri Light" w:hint="cs"/>
            <w:kern w:val="32"/>
            <w:sz w:val="24"/>
            <w:szCs w:val="24"/>
            <w:rtl/>
            <w:lang w:eastAsia="he-IL"/>
            <w:rPrChange w:id="7789" w:author="Meryl Etman" w:date="2020-03-25T10:10:00Z">
              <w:rPr>
                <w:rFonts w:ascii="Calibri Light" w:eastAsia="Times New Roman" w:hAnsi="Calibri Light" w:hint="cs"/>
                <w:kern w:val="32"/>
                <w:sz w:val="24"/>
                <w:szCs w:val="24"/>
                <w:rtl/>
                <w:lang w:eastAsia="he-IL"/>
              </w:rPr>
            </w:rPrChange>
          </w:rPr>
          <w:delText>החברה</w:delText>
        </w:r>
        <w:r w:rsidRPr="000748C0" w:rsidDel="00E852DF">
          <w:rPr>
            <w:rFonts w:ascii="Calibri Light" w:eastAsia="Times New Roman" w:hAnsi="Calibri Light"/>
            <w:kern w:val="32"/>
            <w:sz w:val="24"/>
            <w:szCs w:val="24"/>
            <w:rtl/>
            <w:lang w:eastAsia="he-IL"/>
            <w:rPrChange w:id="7790" w:author="Meryl Etman" w:date="2020-03-25T10:10:00Z">
              <w:rPr>
                <w:rFonts w:ascii="Calibri Light" w:eastAsia="Times New Roman" w:hAnsi="Calibri Light"/>
                <w:kern w:val="32"/>
                <w:sz w:val="24"/>
                <w:szCs w:val="24"/>
                <w:rtl/>
                <w:lang w:eastAsia="he-IL"/>
              </w:rPr>
            </w:rPrChange>
          </w:rPr>
          <w:delText xml:space="preserve"> </w:delText>
        </w:r>
        <w:r w:rsidRPr="000748C0" w:rsidDel="00E852DF">
          <w:rPr>
            <w:rFonts w:ascii="Calibri Light" w:eastAsia="Times New Roman" w:hAnsi="Calibri Light" w:hint="cs"/>
            <w:kern w:val="32"/>
            <w:sz w:val="24"/>
            <w:szCs w:val="24"/>
            <w:rtl/>
            <w:lang w:eastAsia="he-IL"/>
            <w:rPrChange w:id="7791" w:author="Meryl Etman" w:date="2020-03-25T10:10:00Z">
              <w:rPr>
                <w:rFonts w:ascii="Calibri Light" w:eastAsia="Times New Roman" w:hAnsi="Calibri Light" w:hint="cs"/>
                <w:kern w:val="32"/>
                <w:sz w:val="24"/>
                <w:szCs w:val="24"/>
                <w:rtl/>
                <w:lang w:eastAsia="he-IL"/>
              </w:rPr>
            </w:rPrChange>
          </w:rPr>
          <w:delText>)</w:delText>
        </w:r>
        <w:r w:rsidRPr="000748C0" w:rsidDel="00E852DF">
          <w:rPr>
            <w:rFonts w:ascii="Calibri Light" w:eastAsia="Times New Roman" w:hAnsi="Calibri Light"/>
            <w:kern w:val="32"/>
            <w:sz w:val="24"/>
            <w:szCs w:val="24"/>
            <w:rtl/>
            <w:lang w:eastAsia="he-IL"/>
            <w:rPrChange w:id="7792" w:author="Meryl Etman" w:date="2020-03-25T10:10:00Z">
              <w:rPr>
                <w:rFonts w:ascii="Calibri Light" w:eastAsia="Times New Roman" w:hAnsi="Calibri Light"/>
                <w:kern w:val="32"/>
                <w:sz w:val="24"/>
                <w:szCs w:val="24"/>
                <w:rtl/>
                <w:lang w:eastAsia="he-IL"/>
              </w:rPr>
            </w:rPrChange>
          </w:rPr>
          <w:delText xml:space="preserve">, כתוצאה ממעשה ו/או מחדל מקצועי של </w:delText>
        </w:r>
        <w:r w:rsidRPr="000748C0" w:rsidDel="00E852DF">
          <w:rPr>
            <w:rFonts w:ascii="Calibri Light" w:eastAsia="Times New Roman" w:hAnsi="Calibri Light" w:hint="eastAsia"/>
            <w:kern w:val="32"/>
            <w:sz w:val="24"/>
            <w:szCs w:val="24"/>
            <w:rtl/>
            <w:lang w:eastAsia="he-IL"/>
            <w:rPrChange w:id="7793" w:author="Meryl Etman" w:date="2020-03-25T10:10:00Z">
              <w:rPr>
                <w:rFonts w:ascii="Calibri Light" w:eastAsia="Times New Roman" w:hAnsi="Calibri Light" w:hint="eastAsia"/>
                <w:kern w:val="32"/>
                <w:sz w:val="24"/>
                <w:szCs w:val="24"/>
                <w:rtl/>
                <w:lang w:eastAsia="he-IL"/>
              </w:rPr>
            </w:rPrChange>
          </w:rPr>
          <w:delText>היועץ</w:delText>
        </w:r>
        <w:r w:rsidRPr="000748C0" w:rsidDel="00E852DF">
          <w:rPr>
            <w:rFonts w:ascii="Calibri Light" w:eastAsia="Times New Roman" w:hAnsi="Calibri Light"/>
            <w:kern w:val="32"/>
            <w:sz w:val="24"/>
            <w:szCs w:val="24"/>
            <w:rtl/>
            <w:lang w:eastAsia="he-IL"/>
            <w:rPrChange w:id="7794" w:author="Meryl Etman" w:date="2020-03-25T10:10:00Z">
              <w:rPr>
                <w:rFonts w:ascii="Calibri Light" w:eastAsia="Times New Roman" w:hAnsi="Calibri Light"/>
                <w:kern w:val="32"/>
                <w:sz w:val="24"/>
                <w:szCs w:val="24"/>
                <w:rtl/>
                <w:lang w:eastAsia="he-IL"/>
              </w:rPr>
            </w:rPrChange>
          </w:rPr>
          <w:delText xml:space="preserve"> ו/או עובדיו ו/או מי מטעמו לרבות טעות ו/או השמטה בקשר עם מתן השירותים, </w:delText>
        </w:r>
        <w:r w:rsidRPr="000748C0" w:rsidDel="00E852DF">
          <w:rPr>
            <w:rFonts w:ascii="Calibri Light" w:eastAsia="Times New Roman" w:hAnsi="Calibri Light" w:hint="eastAsia"/>
            <w:kern w:val="32"/>
            <w:sz w:val="24"/>
            <w:szCs w:val="24"/>
            <w:rtl/>
            <w:lang w:eastAsia="he-IL"/>
            <w:rPrChange w:id="7795" w:author="Meryl Etman" w:date="2020-03-25T10:10:00Z">
              <w:rPr>
                <w:rFonts w:ascii="Calibri Light" w:eastAsia="Times New Roman" w:hAnsi="Calibri Light" w:hint="eastAsia"/>
                <w:kern w:val="32"/>
                <w:sz w:val="24"/>
                <w:szCs w:val="24"/>
                <w:rtl/>
                <w:lang w:eastAsia="he-IL"/>
              </w:rPr>
            </w:rPrChange>
          </w:rPr>
          <w:delText>בגבולות</w:delText>
        </w:r>
        <w:r w:rsidRPr="000748C0" w:rsidDel="00E852DF">
          <w:rPr>
            <w:rFonts w:ascii="Calibri Light" w:eastAsia="Times New Roman" w:hAnsi="Calibri Light"/>
            <w:kern w:val="32"/>
            <w:sz w:val="24"/>
            <w:szCs w:val="24"/>
            <w:rtl/>
            <w:lang w:eastAsia="he-IL"/>
            <w:rPrChange w:id="7796" w:author="Meryl Etman" w:date="2020-03-25T10:10:00Z">
              <w:rPr>
                <w:rFonts w:ascii="Calibri Light" w:eastAsia="Times New Roman" w:hAnsi="Calibri Light"/>
                <w:kern w:val="32"/>
                <w:sz w:val="24"/>
                <w:szCs w:val="24"/>
                <w:rtl/>
                <w:lang w:eastAsia="he-IL"/>
              </w:rPr>
            </w:rPrChange>
          </w:rPr>
          <w:delText xml:space="preserve"> אחריות בסך של </w:delText>
        </w:r>
        <w:r w:rsidRPr="000748C0" w:rsidDel="00E852DF">
          <w:rPr>
            <w:rFonts w:ascii="Calibri Light" w:eastAsia="Times New Roman" w:hAnsi="Calibri Light" w:hint="cs"/>
            <w:kern w:val="32"/>
            <w:sz w:val="24"/>
            <w:szCs w:val="24"/>
            <w:rtl/>
            <w:lang w:eastAsia="he-IL"/>
            <w:rPrChange w:id="7797" w:author="Meryl Etman" w:date="2020-03-25T10:10:00Z">
              <w:rPr>
                <w:rFonts w:ascii="Calibri Light" w:eastAsia="Times New Roman" w:hAnsi="Calibri Light" w:hint="cs"/>
                <w:kern w:val="32"/>
                <w:sz w:val="24"/>
                <w:szCs w:val="24"/>
                <w:rtl/>
                <w:lang w:eastAsia="he-IL"/>
              </w:rPr>
            </w:rPrChange>
          </w:rPr>
          <w:delText xml:space="preserve">___________ ₪ </w:delText>
        </w:r>
        <w:r w:rsidRPr="000748C0" w:rsidDel="00E852DF">
          <w:rPr>
            <w:rFonts w:ascii="Calibri Light" w:eastAsia="Times New Roman" w:hAnsi="Calibri Light"/>
            <w:kern w:val="32"/>
            <w:sz w:val="24"/>
            <w:szCs w:val="24"/>
            <w:rtl/>
            <w:lang w:eastAsia="he-IL"/>
            <w:rPrChange w:id="7798" w:author="Meryl Etman" w:date="2020-03-25T10:10:00Z">
              <w:rPr>
                <w:rFonts w:ascii="Calibri Light" w:eastAsia="Times New Roman" w:hAnsi="Calibri Light"/>
                <w:kern w:val="32"/>
                <w:sz w:val="24"/>
                <w:szCs w:val="24"/>
                <w:rtl/>
                <w:lang w:eastAsia="he-IL"/>
              </w:rPr>
            </w:rPrChange>
          </w:rPr>
          <w:delText xml:space="preserve">למקרה ובמצטבר לתקופת </w:delText>
        </w:r>
        <w:r w:rsidRPr="000748C0" w:rsidDel="00E852DF">
          <w:rPr>
            <w:rFonts w:ascii="Calibri Light" w:eastAsia="Times New Roman" w:hAnsi="Calibri Light" w:hint="cs"/>
            <w:kern w:val="32"/>
            <w:sz w:val="24"/>
            <w:szCs w:val="24"/>
            <w:rtl/>
            <w:lang w:eastAsia="he-IL"/>
            <w:rPrChange w:id="7799" w:author="Meryl Etman" w:date="2020-03-25T10:10:00Z">
              <w:rPr>
                <w:rFonts w:ascii="Calibri Light" w:eastAsia="Times New Roman" w:hAnsi="Calibri Light" w:hint="cs"/>
                <w:kern w:val="32"/>
                <w:sz w:val="24"/>
                <w:szCs w:val="24"/>
                <w:rtl/>
                <w:lang w:eastAsia="he-IL"/>
              </w:rPr>
            </w:rPrChange>
          </w:rPr>
          <w:delText>ה</w:delText>
        </w:r>
        <w:r w:rsidRPr="000748C0" w:rsidDel="00E852DF">
          <w:rPr>
            <w:rFonts w:ascii="Calibri Light" w:eastAsia="Times New Roman" w:hAnsi="Calibri Light"/>
            <w:kern w:val="32"/>
            <w:sz w:val="24"/>
            <w:szCs w:val="24"/>
            <w:rtl/>
            <w:lang w:eastAsia="he-IL"/>
            <w:rPrChange w:id="7800" w:author="Meryl Etman" w:date="2020-03-25T10:10:00Z">
              <w:rPr>
                <w:rFonts w:ascii="Calibri Light" w:eastAsia="Times New Roman" w:hAnsi="Calibri Light"/>
                <w:kern w:val="32"/>
                <w:sz w:val="24"/>
                <w:szCs w:val="24"/>
                <w:rtl/>
                <w:lang w:eastAsia="he-IL"/>
              </w:rPr>
            </w:rPrChange>
          </w:rPr>
          <w:delText xml:space="preserve">ביטוח. הביטוח אינו </w:delText>
        </w:r>
        <w:r w:rsidRPr="000748C0" w:rsidDel="00E852DF">
          <w:rPr>
            <w:rFonts w:ascii="Calibri Light" w:eastAsia="Times New Roman" w:hAnsi="Calibri Light" w:hint="eastAsia"/>
            <w:kern w:val="32"/>
            <w:sz w:val="24"/>
            <w:szCs w:val="24"/>
            <w:rtl/>
            <w:lang w:eastAsia="he-IL"/>
            <w:rPrChange w:id="7801" w:author="Meryl Etman" w:date="2020-03-25T10:10:00Z">
              <w:rPr>
                <w:rFonts w:ascii="Calibri Light" w:eastAsia="Times New Roman" w:hAnsi="Calibri Light" w:hint="eastAsia"/>
                <w:kern w:val="32"/>
                <w:sz w:val="24"/>
                <w:szCs w:val="24"/>
                <w:rtl/>
                <w:lang w:eastAsia="he-IL"/>
              </w:rPr>
            </w:rPrChange>
          </w:rPr>
          <w:delText>כולל</w:delText>
        </w:r>
        <w:r w:rsidRPr="000748C0" w:rsidDel="00E852DF">
          <w:rPr>
            <w:rFonts w:ascii="Calibri Light" w:eastAsia="Times New Roman" w:hAnsi="Calibri Light"/>
            <w:kern w:val="32"/>
            <w:sz w:val="24"/>
            <w:szCs w:val="24"/>
            <w:rtl/>
            <w:lang w:eastAsia="he-IL"/>
            <w:rPrChange w:id="7802" w:author="Meryl Etman" w:date="2020-03-25T10:10:00Z">
              <w:rPr>
                <w:rFonts w:ascii="Calibri Light" w:eastAsia="Times New Roman" w:hAnsi="Calibri Light"/>
                <w:kern w:val="32"/>
                <w:sz w:val="24"/>
                <w:szCs w:val="24"/>
                <w:rtl/>
                <w:lang w:eastAsia="he-IL"/>
              </w:rPr>
            </w:rPrChange>
          </w:rPr>
          <w:delText xml:space="preserve"> כל סייג בדבר אובדן שימוש ו/או עיכוב בעקבות מקרה ביטוח, אובדן </w:delText>
        </w:r>
        <w:r w:rsidRPr="000748C0" w:rsidDel="00E852DF">
          <w:rPr>
            <w:rFonts w:ascii="Calibri Light" w:eastAsia="Times New Roman" w:hAnsi="Calibri Light" w:hint="eastAsia"/>
            <w:kern w:val="32"/>
            <w:sz w:val="24"/>
            <w:szCs w:val="24"/>
            <w:rtl/>
            <w:lang w:eastAsia="he-IL"/>
            <w:rPrChange w:id="7803" w:author="Meryl Etman" w:date="2020-03-25T10:10:00Z">
              <w:rPr>
                <w:rFonts w:ascii="Calibri Light" w:eastAsia="Times New Roman" w:hAnsi="Calibri Light" w:hint="eastAsia"/>
                <w:kern w:val="32"/>
                <w:sz w:val="24"/>
                <w:szCs w:val="24"/>
                <w:rtl/>
                <w:lang w:eastAsia="he-IL"/>
              </w:rPr>
            </w:rPrChange>
          </w:rPr>
          <w:delText>מסמכים</w:delText>
        </w:r>
        <w:r w:rsidRPr="000748C0" w:rsidDel="00E852DF">
          <w:rPr>
            <w:rFonts w:ascii="Calibri Light" w:eastAsia="Times New Roman" w:hAnsi="Calibri Light"/>
            <w:kern w:val="32"/>
            <w:sz w:val="24"/>
            <w:szCs w:val="24"/>
            <w:rtl/>
            <w:lang w:eastAsia="he-IL"/>
            <w:rPrChange w:id="7804" w:author="Meryl Etman" w:date="2020-03-25T10:10:00Z">
              <w:rPr>
                <w:rFonts w:ascii="Calibri Light" w:eastAsia="Times New Roman" w:hAnsi="Calibri Light"/>
                <w:kern w:val="32"/>
                <w:sz w:val="24"/>
                <w:szCs w:val="24"/>
                <w:rtl/>
                <w:lang w:eastAsia="he-IL"/>
              </w:rPr>
            </w:rPrChange>
          </w:rPr>
          <w:delText xml:space="preserve">, הפרת סודיות ואי יושר של עובדים. </w:delText>
        </w:r>
      </w:del>
    </w:p>
    <w:p w14:paraId="182F37E6" w14:textId="14413D7D" w:rsidR="008942AD" w:rsidRPr="000748C0" w:rsidDel="00E852DF" w:rsidRDefault="008942AD" w:rsidP="008942AD">
      <w:pPr>
        <w:widowControl w:val="0"/>
        <w:tabs>
          <w:tab w:val="left" w:pos="8306"/>
        </w:tabs>
        <w:ind w:left="720"/>
        <w:rPr>
          <w:del w:id="7805" w:author="Meryl Etman" w:date="2020-03-01T17:04:00Z"/>
          <w:rFonts w:ascii="Times New Roman" w:eastAsia="Times New Roman" w:hAnsi="Times New Roman"/>
          <w:sz w:val="24"/>
          <w:szCs w:val="24"/>
          <w:rtl/>
          <w:lang w:eastAsia="he-IL"/>
          <w:rPrChange w:id="7806" w:author="Meryl Etman" w:date="2020-03-25T10:10:00Z">
            <w:rPr>
              <w:del w:id="7807" w:author="Meryl Etman" w:date="2020-03-01T17:04:00Z"/>
              <w:rFonts w:ascii="Times New Roman" w:eastAsia="Times New Roman" w:hAnsi="Times New Roman"/>
              <w:sz w:val="24"/>
              <w:szCs w:val="24"/>
              <w:rtl/>
              <w:lang w:eastAsia="he-IL"/>
            </w:rPr>
          </w:rPrChange>
        </w:rPr>
      </w:pPr>
      <w:del w:id="7808" w:author="Meryl Etman" w:date="2020-03-01T17:04:00Z">
        <w:r w:rsidRPr="000748C0" w:rsidDel="00E852DF">
          <w:rPr>
            <w:rFonts w:ascii="Times New Roman" w:eastAsia="Times New Roman" w:hAnsi="Times New Roman" w:hint="eastAsia"/>
            <w:sz w:val="24"/>
            <w:szCs w:val="24"/>
            <w:rtl/>
            <w:lang w:eastAsia="he-IL"/>
            <w:rPrChange w:id="7809" w:author="Meryl Etman" w:date="2020-03-25T10:10:00Z">
              <w:rPr>
                <w:rFonts w:ascii="Times New Roman" w:eastAsia="Times New Roman" w:hAnsi="Times New Roman" w:hint="eastAsia"/>
                <w:sz w:val="24"/>
                <w:szCs w:val="24"/>
                <w:rtl/>
                <w:lang w:eastAsia="he-IL"/>
              </w:rPr>
            </w:rPrChange>
          </w:rPr>
          <w:delText>הביטוח</w:delText>
        </w:r>
        <w:r w:rsidRPr="000748C0" w:rsidDel="00E852DF">
          <w:rPr>
            <w:rFonts w:ascii="Times New Roman" w:eastAsia="Times New Roman" w:hAnsi="Times New Roman"/>
            <w:sz w:val="24"/>
            <w:szCs w:val="24"/>
            <w:rtl/>
            <w:lang w:eastAsia="he-IL"/>
            <w:rPrChange w:id="7810" w:author="Meryl Etman" w:date="2020-03-25T10:10:00Z">
              <w:rPr>
                <w:rFonts w:ascii="Times New Roman" w:eastAsia="Times New Roman" w:hAnsi="Times New Roman"/>
                <w:sz w:val="24"/>
                <w:szCs w:val="24"/>
                <w:rtl/>
                <w:lang w:eastAsia="he-IL"/>
              </w:rPr>
            </w:rPrChange>
          </w:rPr>
          <w:delText xml:space="preserve"> הינו בעל תחולה רטרואקטיבית </w:delText>
        </w:r>
        <w:r w:rsidRPr="000748C0" w:rsidDel="00E852DF">
          <w:rPr>
            <w:rFonts w:ascii="Times New Roman" w:eastAsia="Times New Roman" w:hAnsi="Times New Roman" w:hint="eastAsia"/>
            <w:sz w:val="24"/>
            <w:szCs w:val="24"/>
            <w:rtl/>
            <w:lang w:eastAsia="he-IL"/>
            <w:rPrChange w:id="7811" w:author="Meryl Etman" w:date="2020-03-25T10:10:00Z">
              <w:rPr>
                <w:rFonts w:ascii="Times New Roman" w:eastAsia="Times New Roman" w:hAnsi="Times New Roman" w:hint="eastAsia"/>
                <w:sz w:val="24"/>
                <w:szCs w:val="24"/>
                <w:rtl/>
                <w:lang w:eastAsia="he-IL"/>
              </w:rPr>
            </w:rPrChange>
          </w:rPr>
          <w:delText>מיום</w:delText>
        </w:r>
        <w:r w:rsidRPr="000748C0" w:rsidDel="00E852DF">
          <w:rPr>
            <w:rFonts w:ascii="Times New Roman" w:eastAsia="Times New Roman" w:hAnsi="Times New Roman"/>
            <w:sz w:val="24"/>
            <w:szCs w:val="24"/>
            <w:rtl/>
            <w:lang w:eastAsia="he-IL"/>
            <w:rPrChange w:id="7812" w:author="Meryl Etman" w:date="2020-03-25T10:10:00Z">
              <w:rPr>
                <w:rFonts w:ascii="Times New Roman" w:eastAsia="Times New Roman" w:hAnsi="Times New Roman"/>
                <w:sz w:val="24"/>
                <w:szCs w:val="24"/>
                <w:rtl/>
                <w:lang w:eastAsia="he-IL"/>
              </w:rPr>
            </w:rPrChange>
          </w:rPr>
          <w:delText xml:space="preserve"> תחילת מתן השירותים, אף אם ניתנו בטרם נחתם ההסכם אך לא לפני התאריך _________ (להלן: </w:delText>
        </w:r>
        <w:r w:rsidRPr="000748C0" w:rsidDel="00E852DF">
          <w:rPr>
            <w:rFonts w:ascii="Times New Roman" w:eastAsia="Times New Roman" w:hAnsi="Times New Roman"/>
            <w:b/>
            <w:bCs/>
            <w:sz w:val="24"/>
            <w:szCs w:val="24"/>
            <w:rtl/>
            <w:lang w:eastAsia="he-IL"/>
            <w:rPrChange w:id="7813" w:author="Meryl Etman" w:date="2020-03-25T10:10:00Z">
              <w:rPr>
                <w:rFonts w:ascii="Times New Roman" w:eastAsia="Times New Roman" w:hAnsi="Times New Roman"/>
                <w:b/>
                <w:bCs/>
                <w:sz w:val="24"/>
                <w:szCs w:val="24"/>
                <w:rtl/>
                <w:lang w:eastAsia="he-IL"/>
              </w:rPr>
            </w:rPrChange>
          </w:rPr>
          <w:delText>"</w:delText>
        </w:r>
        <w:r w:rsidRPr="000748C0" w:rsidDel="00E852DF">
          <w:rPr>
            <w:rFonts w:ascii="Times New Roman" w:eastAsia="Times New Roman" w:hAnsi="Times New Roman" w:hint="eastAsia"/>
            <w:b/>
            <w:bCs/>
            <w:sz w:val="24"/>
            <w:szCs w:val="24"/>
            <w:rtl/>
            <w:lang w:eastAsia="he-IL"/>
            <w:rPrChange w:id="7814" w:author="Meryl Etman" w:date="2020-03-25T10:10:00Z">
              <w:rPr>
                <w:rFonts w:ascii="Times New Roman" w:eastAsia="Times New Roman" w:hAnsi="Times New Roman" w:hint="eastAsia"/>
                <w:b/>
                <w:bCs/>
                <w:sz w:val="24"/>
                <w:szCs w:val="24"/>
                <w:rtl/>
                <w:lang w:eastAsia="he-IL"/>
              </w:rPr>
            </w:rPrChange>
          </w:rPr>
          <w:delText>התאריך</w:delText>
        </w:r>
        <w:r w:rsidRPr="000748C0" w:rsidDel="00E852DF">
          <w:rPr>
            <w:rFonts w:ascii="Times New Roman" w:eastAsia="Times New Roman" w:hAnsi="Times New Roman"/>
            <w:b/>
            <w:bCs/>
            <w:sz w:val="24"/>
            <w:szCs w:val="24"/>
            <w:rtl/>
            <w:lang w:eastAsia="he-IL"/>
            <w:rPrChange w:id="7815" w:author="Meryl Etman" w:date="2020-03-25T10:10:00Z">
              <w:rPr>
                <w:rFonts w:ascii="Times New Roman" w:eastAsia="Times New Roman" w:hAnsi="Times New Roman"/>
                <w:b/>
                <w:bCs/>
                <w:sz w:val="24"/>
                <w:szCs w:val="24"/>
                <w:rtl/>
                <w:lang w:eastAsia="he-IL"/>
              </w:rPr>
            </w:rPrChange>
          </w:rPr>
          <w:delText xml:space="preserve"> הרטרואקטיבי"</w:delText>
        </w:r>
        <w:r w:rsidRPr="000748C0" w:rsidDel="00E852DF">
          <w:rPr>
            <w:rFonts w:ascii="Times New Roman" w:eastAsia="Times New Roman" w:hAnsi="Times New Roman"/>
            <w:sz w:val="24"/>
            <w:szCs w:val="24"/>
            <w:rtl/>
            <w:lang w:eastAsia="he-IL"/>
            <w:rPrChange w:id="7816" w:author="Meryl Etman" w:date="2020-03-25T10:10:00Z">
              <w:rPr>
                <w:rFonts w:ascii="Times New Roman" w:eastAsia="Times New Roman" w:hAnsi="Times New Roman"/>
                <w:sz w:val="24"/>
                <w:szCs w:val="24"/>
                <w:rtl/>
                <w:lang w:eastAsia="he-IL"/>
              </w:rPr>
            </w:rPrChange>
          </w:rPr>
          <w:delText xml:space="preserve">), וכולל תקופת גילוי </w:delText>
        </w:r>
        <w:r w:rsidRPr="000748C0" w:rsidDel="00E852DF">
          <w:rPr>
            <w:rFonts w:ascii="Times New Roman" w:eastAsia="Times New Roman" w:hAnsi="Times New Roman" w:hint="eastAsia"/>
            <w:sz w:val="24"/>
            <w:szCs w:val="24"/>
            <w:rtl/>
            <w:lang w:eastAsia="he-IL"/>
            <w:rPrChange w:id="7817" w:author="Meryl Etman" w:date="2020-03-25T10:10:00Z">
              <w:rPr>
                <w:rFonts w:ascii="Times New Roman" w:eastAsia="Times New Roman" w:hAnsi="Times New Roman" w:hint="eastAsia"/>
                <w:sz w:val="24"/>
                <w:szCs w:val="24"/>
                <w:rtl/>
                <w:lang w:eastAsia="he-IL"/>
              </w:rPr>
            </w:rPrChange>
          </w:rPr>
          <w:delText>מורחבת</w:delText>
        </w:r>
        <w:r w:rsidRPr="000748C0" w:rsidDel="00E852DF">
          <w:rPr>
            <w:rFonts w:ascii="Times New Roman" w:eastAsia="Times New Roman" w:hAnsi="Times New Roman"/>
            <w:sz w:val="24"/>
            <w:szCs w:val="24"/>
            <w:rtl/>
            <w:lang w:eastAsia="he-IL"/>
            <w:rPrChange w:id="7818" w:author="Meryl Etman" w:date="2020-03-25T10:10:00Z">
              <w:rPr>
                <w:rFonts w:ascii="Times New Roman" w:eastAsia="Times New Roman" w:hAnsi="Times New Roman"/>
                <w:sz w:val="24"/>
                <w:szCs w:val="24"/>
                <w:rtl/>
                <w:lang w:eastAsia="he-IL"/>
              </w:rPr>
            </w:rPrChange>
          </w:rPr>
          <w:delText xml:space="preserve"> של </w:delText>
        </w:r>
        <w:r w:rsidRPr="000748C0" w:rsidDel="00E852DF">
          <w:rPr>
            <w:rFonts w:ascii="Times New Roman" w:eastAsia="Times New Roman" w:hAnsi="Times New Roman" w:hint="cs"/>
            <w:sz w:val="24"/>
            <w:szCs w:val="24"/>
            <w:rtl/>
            <w:lang w:eastAsia="he-IL"/>
            <w:rPrChange w:id="7819" w:author="Meryl Etman" w:date="2020-03-25T10:10:00Z">
              <w:rPr>
                <w:rFonts w:ascii="Times New Roman" w:eastAsia="Times New Roman" w:hAnsi="Times New Roman" w:hint="cs"/>
                <w:sz w:val="24"/>
                <w:szCs w:val="24"/>
                <w:rtl/>
                <w:lang w:eastAsia="he-IL"/>
              </w:rPr>
            </w:rPrChange>
          </w:rPr>
          <w:delText>6</w:delText>
        </w:r>
        <w:r w:rsidRPr="000748C0" w:rsidDel="00E852DF">
          <w:rPr>
            <w:rFonts w:ascii="Times New Roman" w:eastAsia="Times New Roman" w:hAnsi="Times New Roman"/>
            <w:sz w:val="24"/>
            <w:szCs w:val="24"/>
            <w:rtl/>
            <w:lang w:eastAsia="he-IL"/>
            <w:rPrChange w:id="7820" w:author="Meryl Etman" w:date="2020-03-25T10:10:00Z">
              <w:rPr>
                <w:rFonts w:ascii="Times New Roman" w:eastAsia="Times New Roman" w:hAnsi="Times New Roman"/>
                <w:sz w:val="24"/>
                <w:szCs w:val="24"/>
                <w:rtl/>
                <w:lang w:eastAsia="he-IL"/>
              </w:rPr>
            </w:rPrChange>
          </w:rPr>
          <w:delText xml:space="preserve"> חודשים לפחות.</w:delText>
        </w:r>
      </w:del>
    </w:p>
    <w:p w14:paraId="66803311" w14:textId="6150A78C" w:rsidR="008942AD" w:rsidRPr="000748C0" w:rsidDel="00E852DF" w:rsidRDefault="008942AD" w:rsidP="008942AD">
      <w:pPr>
        <w:widowControl w:val="0"/>
        <w:tabs>
          <w:tab w:val="left" w:pos="8306"/>
        </w:tabs>
        <w:ind w:left="720"/>
        <w:rPr>
          <w:del w:id="7821" w:author="Meryl Etman" w:date="2020-03-01T17:04:00Z"/>
          <w:rFonts w:ascii="Times New Roman" w:eastAsia="Times New Roman" w:hAnsi="Times New Roman"/>
          <w:sz w:val="24"/>
          <w:szCs w:val="24"/>
          <w:rtl/>
          <w:lang w:eastAsia="he-IL"/>
          <w:rPrChange w:id="7822" w:author="Meryl Etman" w:date="2020-03-25T10:10:00Z">
            <w:rPr>
              <w:del w:id="7823" w:author="Meryl Etman" w:date="2020-03-01T17:04:00Z"/>
              <w:rFonts w:ascii="Times New Roman" w:eastAsia="Times New Roman" w:hAnsi="Times New Roman"/>
              <w:sz w:val="24"/>
              <w:szCs w:val="24"/>
              <w:rtl/>
              <w:lang w:eastAsia="he-IL"/>
            </w:rPr>
          </w:rPrChange>
        </w:rPr>
      </w:pPr>
      <w:del w:id="7824" w:author="Meryl Etman" w:date="2020-03-01T17:04:00Z">
        <w:r w:rsidRPr="000748C0" w:rsidDel="00E852DF">
          <w:rPr>
            <w:rFonts w:ascii="Times New Roman" w:eastAsia="Times New Roman" w:hAnsi="Times New Roman" w:hint="eastAsia"/>
            <w:sz w:val="24"/>
            <w:szCs w:val="24"/>
            <w:rtl/>
            <w:lang w:eastAsia="he-IL"/>
            <w:rPrChange w:id="7825" w:author="Meryl Etman" w:date="2020-03-25T10:10:00Z">
              <w:rPr>
                <w:rFonts w:ascii="Times New Roman" w:eastAsia="Times New Roman" w:hAnsi="Times New Roman" w:hint="eastAsia"/>
                <w:sz w:val="24"/>
                <w:szCs w:val="24"/>
                <w:rtl/>
                <w:lang w:eastAsia="he-IL"/>
              </w:rPr>
            </w:rPrChange>
          </w:rPr>
          <w:delText>הביטוח</w:delText>
        </w:r>
        <w:r w:rsidRPr="000748C0" w:rsidDel="00E852DF">
          <w:rPr>
            <w:rFonts w:ascii="Times New Roman" w:eastAsia="Times New Roman" w:hAnsi="Times New Roman"/>
            <w:sz w:val="24"/>
            <w:szCs w:val="24"/>
            <w:rtl/>
            <w:lang w:eastAsia="he-IL"/>
            <w:rPrChange w:id="7826" w:author="Meryl Etman" w:date="2020-03-25T10:10:00Z">
              <w:rPr>
                <w:rFonts w:ascii="Times New Roman" w:eastAsia="Times New Roman" w:hAnsi="Times New Roman"/>
                <w:sz w:val="24"/>
                <w:szCs w:val="24"/>
                <w:rtl/>
                <w:lang w:eastAsia="he-IL"/>
              </w:rPr>
            </w:rPrChange>
          </w:rPr>
          <w:delText xml:space="preserve"> כאמור הורחב </w:delText>
        </w:r>
        <w:r w:rsidRPr="000748C0" w:rsidDel="00E852DF">
          <w:rPr>
            <w:rFonts w:ascii="Times New Roman" w:eastAsia="Times New Roman" w:hAnsi="Times New Roman" w:hint="cs"/>
            <w:sz w:val="24"/>
            <w:szCs w:val="24"/>
            <w:rtl/>
            <w:lang w:eastAsia="he-IL"/>
            <w:rPrChange w:id="7827" w:author="Meryl Etman" w:date="2020-03-25T10:10:00Z">
              <w:rPr>
                <w:rFonts w:ascii="Times New Roman" w:eastAsia="Times New Roman" w:hAnsi="Times New Roman" w:hint="cs"/>
                <w:sz w:val="24"/>
                <w:szCs w:val="24"/>
                <w:rtl/>
                <w:lang w:eastAsia="he-IL"/>
              </w:rPr>
            </w:rPrChange>
          </w:rPr>
          <w:delText>לשפות את</w:delText>
        </w:r>
        <w:r w:rsidRPr="000748C0" w:rsidDel="00E852DF">
          <w:rPr>
            <w:rFonts w:ascii="Times New Roman" w:eastAsia="Times New Roman" w:hAnsi="Times New Roman"/>
            <w:sz w:val="24"/>
            <w:szCs w:val="24"/>
            <w:rtl/>
            <w:lang w:eastAsia="he-IL"/>
            <w:rPrChange w:id="7828"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829" w:author="Meryl Etman" w:date="2020-03-25T10:10:00Z">
              <w:rPr>
                <w:rFonts w:ascii="Times New Roman" w:eastAsia="Times New Roman" w:hAnsi="Times New Roman" w:hint="cs"/>
                <w:sz w:val="24"/>
                <w:szCs w:val="24"/>
                <w:rtl/>
                <w:lang w:eastAsia="he-IL"/>
              </w:rPr>
            </w:rPrChange>
          </w:rPr>
          <w:delText>החברה</w:delText>
        </w:r>
        <w:r w:rsidRPr="000748C0" w:rsidDel="00E852DF">
          <w:rPr>
            <w:rFonts w:ascii="Times New Roman" w:eastAsia="Times New Roman" w:hAnsi="Times New Roman" w:hint="eastAsia"/>
            <w:sz w:val="24"/>
            <w:szCs w:val="24"/>
            <w:rtl/>
            <w:lang w:eastAsia="he-IL"/>
            <w:rPrChange w:id="7830" w:author="Meryl Etman" w:date="2020-03-25T10:10:00Z">
              <w:rPr>
                <w:rFonts w:ascii="Times New Roman" w:eastAsia="Times New Roman" w:hAnsi="Times New Roman" w:hint="eastAsia"/>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831" w:author="Meryl Etman" w:date="2020-03-25T10:10:00Z">
              <w:rPr>
                <w:rFonts w:ascii="Times New Roman" w:eastAsia="Times New Roman" w:hAnsi="Times New Roman" w:hint="cs"/>
                <w:sz w:val="24"/>
                <w:szCs w:val="24"/>
                <w:rtl/>
                <w:lang w:eastAsia="he-IL"/>
              </w:rPr>
            </w:rPrChange>
          </w:rPr>
          <w:delText>בגין</w:delText>
        </w:r>
        <w:r w:rsidRPr="000748C0" w:rsidDel="00E852DF">
          <w:rPr>
            <w:rFonts w:ascii="Times New Roman" w:eastAsia="Times New Roman" w:hAnsi="Times New Roman"/>
            <w:sz w:val="24"/>
            <w:szCs w:val="24"/>
            <w:rtl/>
            <w:lang w:eastAsia="he-IL"/>
            <w:rPrChange w:id="7832" w:author="Meryl Etman" w:date="2020-03-25T10:10:00Z">
              <w:rPr>
                <w:rFonts w:ascii="Times New Roman" w:eastAsia="Times New Roman" w:hAnsi="Times New Roman"/>
                <w:sz w:val="24"/>
                <w:szCs w:val="24"/>
                <w:rtl/>
                <w:lang w:eastAsia="he-IL"/>
              </w:rPr>
            </w:rPrChange>
          </w:rPr>
          <w:delText xml:space="preserve"> אחריותה למעשי ו/או מחדלי היועץ ו/או עובדיו ו/או מי </w:delText>
        </w:r>
        <w:r w:rsidRPr="000748C0" w:rsidDel="00E852DF">
          <w:rPr>
            <w:rFonts w:ascii="Times New Roman" w:eastAsia="Times New Roman" w:hAnsi="Times New Roman" w:hint="eastAsia"/>
            <w:sz w:val="24"/>
            <w:szCs w:val="24"/>
            <w:rtl/>
            <w:lang w:eastAsia="he-IL"/>
            <w:rPrChange w:id="7833" w:author="Meryl Etman" w:date="2020-03-25T10:10:00Z">
              <w:rPr>
                <w:rFonts w:ascii="Times New Roman" w:eastAsia="Times New Roman" w:hAnsi="Times New Roman" w:hint="eastAsia"/>
                <w:sz w:val="24"/>
                <w:szCs w:val="24"/>
                <w:rtl/>
                <w:lang w:eastAsia="he-IL"/>
              </w:rPr>
            </w:rPrChange>
          </w:rPr>
          <w:delText>מטעמו</w:delText>
        </w:r>
        <w:r w:rsidRPr="000748C0" w:rsidDel="00E852DF">
          <w:rPr>
            <w:rFonts w:ascii="Times New Roman" w:eastAsia="Times New Roman" w:hAnsi="Times New Roman"/>
            <w:sz w:val="24"/>
            <w:szCs w:val="24"/>
            <w:rtl/>
            <w:lang w:eastAsia="he-IL"/>
            <w:rPrChange w:id="7834" w:author="Meryl Etman" w:date="2020-03-25T10:10:00Z">
              <w:rPr>
                <w:rFonts w:ascii="Times New Roman" w:eastAsia="Times New Roman" w:hAnsi="Times New Roman"/>
                <w:sz w:val="24"/>
                <w:szCs w:val="24"/>
                <w:rtl/>
                <w:lang w:eastAsia="he-IL"/>
              </w:rPr>
            </w:rPrChange>
          </w:rPr>
          <w:delText xml:space="preserve">, בכפוף לסעיף אחריות צולבת לפיו ייחשב הביטוח כאילו נערך בנפרד עבור כל אחד </w:delText>
        </w:r>
        <w:r w:rsidRPr="000748C0" w:rsidDel="00E852DF">
          <w:rPr>
            <w:rFonts w:ascii="Times New Roman" w:eastAsia="Times New Roman" w:hAnsi="Times New Roman" w:hint="eastAsia"/>
            <w:sz w:val="24"/>
            <w:szCs w:val="24"/>
            <w:rtl/>
            <w:lang w:eastAsia="he-IL"/>
            <w:rPrChange w:id="7835" w:author="Meryl Etman" w:date="2020-03-25T10:10:00Z">
              <w:rPr>
                <w:rFonts w:ascii="Times New Roman" w:eastAsia="Times New Roman" w:hAnsi="Times New Roman" w:hint="eastAsia"/>
                <w:sz w:val="24"/>
                <w:szCs w:val="24"/>
                <w:rtl/>
                <w:lang w:eastAsia="he-IL"/>
              </w:rPr>
            </w:rPrChange>
          </w:rPr>
          <w:delText>מיחידי</w:delText>
        </w:r>
        <w:r w:rsidRPr="000748C0" w:rsidDel="00E852DF">
          <w:rPr>
            <w:rFonts w:ascii="Times New Roman" w:eastAsia="Times New Roman" w:hAnsi="Times New Roman"/>
            <w:sz w:val="24"/>
            <w:szCs w:val="24"/>
            <w:rtl/>
            <w:lang w:eastAsia="he-IL"/>
            <w:rPrChange w:id="7836" w:author="Meryl Etman" w:date="2020-03-25T10:10:00Z">
              <w:rPr>
                <w:rFonts w:ascii="Times New Roman" w:eastAsia="Times New Roman" w:hAnsi="Times New Roman"/>
                <w:sz w:val="24"/>
                <w:szCs w:val="24"/>
                <w:rtl/>
                <w:lang w:eastAsia="he-IL"/>
              </w:rPr>
            </w:rPrChange>
          </w:rPr>
          <w:delText xml:space="preserve"> המבוטח. ואולם, מובהר כי הפוליסה אינה מכסה את אחריותה המקצועית של </w:delText>
        </w:r>
        <w:r w:rsidRPr="000748C0" w:rsidDel="00E852DF">
          <w:rPr>
            <w:rFonts w:ascii="Times New Roman" w:eastAsia="Times New Roman" w:hAnsi="Times New Roman" w:hint="cs"/>
            <w:sz w:val="24"/>
            <w:szCs w:val="24"/>
            <w:rtl/>
            <w:lang w:eastAsia="he-IL"/>
            <w:rPrChange w:id="7837" w:author="Meryl Etman" w:date="2020-03-25T10:10:00Z">
              <w:rPr>
                <w:rFonts w:ascii="Times New Roman" w:eastAsia="Times New Roman" w:hAnsi="Times New Roman" w:hint="cs"/>
                <w:sz w:val="24"/>
                <w:szCs w:val="24"/>
                <w:rtl/>
                <w:lang w:eastAsia="he-IL"/>
              </w:rPr>
            </w:rPrChange>
          </w:rPr>
          <w:delText>החברה</w:delText>
        </w:r>
        <w:r w:rsidRPr="000748C0" w:rsidDel="00E852DF">
          <w:rPr>
            <w:rFonts w:ascii="Times New Roman" w:eastAsia="Times New Roman" w:hAnsi="Times New Roman"/>
            <w:sz w:val="24"/>
            <w:szCs w:val="24"/>
            <w:rtl/>
            <w:lang w:eastAsia="he-IL"/>
            <w:rPrChange w:id="7838"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839" w:author="Meryl Etman" w:date="2020-03-25T10:10:00Z">
              <w:rPr>
                <w:rFonts w:ascii="Times New Roman" w:eastAsia="Times New Roman" w:hAnsi="Times New Roman" w:hint="eastAsia"/>
                <w:sz w:val="24"/>
                <w:szCs w:val="24"/>
                <w:rtl/>
                <w:lang w:eastAsia="he-IL"/>
              </w:rPr>
            </w:rPrChange>
          </w:rPr>
          <w:delText>כלפי</w:delText>
        </w:r>
        <w:r w:rsidRPr="000748C0" w:rsidDel="00E852DF">
          <w:rPr>
            <w:rFonts w:ascii="Times New Roman" w:eastAsia="Times New Roman" w:hAnsi="Times New Roman"/>
            <w:sz w:val="24"/>
            <w:szCs w:val="24"/>
            <w:rtl/>
            <w:lang w:eastAsia="he-IL"/>
            <w:rPrChange w:id="7840" w:author="Meryl Etman" w:date="2020-03-25T10:10:00Z">
              <w:rPr>
                <w:rFonts w:ascii="Times New Roman" w:eastAsia="Times New Roman" w:hAnsi="Times New Roman"/>
                <w:sz w:val="24"/>
                <w:szCs w:val="24"/>
                <w:rtl/>
                <w:lang w:eastAsia="he-IL"/>
              </w:rPr>
            </w:rPrChange>
          </w:rPr>
          <w:delText xml:space="preserve"> היועץ.</w:delText>
        </w:r>
      </w:del>
    </w:p>
    <w:p w14:paraId="5F340793" w14:textId="326DC8A9" w:rsidR="008942AD" w:rsidRPr="000748C0" w:rsidDel="00E852DF" w:rsidRDefault="008942AD" w:rsidP="008942AD">
      <w:pPr>
        <w:widowControl w:val="0"/>
        <w:ind w:left="720"/>
        <w:rPr>
          <w:del w:id="7841" w:author="Meryl Etman" w:date="2020-03-01T17:04:00Z"/>
          <w:rFonts w:ascii="Times New Roman" w:eastAsia="Times New Roman" w:hAnsi="Times New Roman"/>
          <w:sz w:val="24"/>
          <w:szCs w:val="24"/>
          <w:rtl/>
          <w:lang w:eastAsia="he-IL"/>
          <w:rPrChange w:id="7842" w:author="Meryl Etman" w:date="2020-03-25T10:10:00Z">
            <w:rPr>
              <w:del w:id="7843" w:author="Meryl Etman" w:date="2020-03-01T17:04:00Z"/>
              <w:rFonts w:ascii="Times New Roman" w:eastAsia="Times New Roman" w:hAnsi="Times New Roman"/>
              <w:sz w:val="24"/>
              <w:szCs w:val="24"/>
              <w:rtl/>
              <w:lang w:eastAsia="he-IL"/>
            </w:rPr>
          </w:rPrChange>
        </w:rPr>
      </w:pPr>
      <w:del w:id="7844" w:author="Meryl Etman" w:date="2020-03-01T17:04:00Z">
        <w:r w:rsidRPr="000748C0" w:rsidDel="00E852DF">
          <w:rPr>
            <w:rFonts w:ascii="Times New Roman" w:eastAsia="Times New Roman" w:hAnsi="Times New Roman" w:hint="cs"/>
            <w:sz w:val="24"/>
            <w:szCs w:val="24"/>
            <w:rtl/>
            <w:lang w:eastAsia="he-IL"/>
            <w:rPrChange w:id="7845" w:author="Meryl Etman" w:date="2020-03-25T10:10:00Z">
              <w:rPr>
                <w:rFonts w:ascii="Times New Roman" w:eastAsia="Times New Roman" w:hAnsi="Times New Roman" w:hint="cs"/>
                <w:sz w:val="24"/>
                <w:szCs w:val="24"/>
                <w:rtl/>
                <w:lang w:eastAsia="he-IL"/>
              </w:rPr>
            </w:rPrChange>
          </w:rPr>
          <w:delText>נוסח הפוליסה לא יפחת מהנוסח הידוע כ- "שפי</w:delText>
        </w:r>
        <w:r w:rsidRPr="000748C0" w:rsidDel="00E852DF">
          <w:rPr>
            <w:rFonts w:ascii="Times New Roman" w:eastAsia="Times New Roman" w:hAnsi="Times New Roman"/>
            <w:sz w:val="24"/>
            <w:szCs w:val="24"/>
            <w:rtl/>
            <w:lang w:eastAsia="he-IL"/>
            <w:rPrChange w:id="7846" w:author="Meryl Etman" w:date="2020-03-25T10:10:00Z">
              <w:rPr>
                <w:rFonts w:ascii="Times New Roman" w:eastAsia="Times New Roman" w:hAnsi="Times New Roman"/>
                <w:sz w:val="24"/>
                <w:szCs w:val="24"/>
                <w:rtl/>
                <w:lang w:eastAsia="he-IL"/>
              </w:rPr>
            </w:rPrChange>
          </w:rPr>
          <w:delText>–</w:delText>
        </w:r>
        <w:r w:rsidRPr="000748C0" w:rsidDel="00E852DF">
          <w:rPr>
            <w:rFonts w:ascii="Times New Roman" w:eastAsia="Times New Roman" w:hAnsi="Times New Roman" w:hint="cs"/>
            <w:sz w:val="24"/>
            <w:szCs w:val="24"/>
            <w:rtl/>
            <w:lang w:eastAsia="he-IL"/>
            <w:rPrChange w:id="7847" w:author="Meryl Etman" w:date="2020-03-25T10:10:00Z">
              <w:rPr>
                <w:rFonts w:ascii="Times New Roman" w:eastAsia="Times New Roman" w:hAnsi="Times New Roman" w:hint="cs"/>
                <w:sz w:val="24"/>
                <w:szCs w:val="24"/>
                <w:rtl/>
                <w:lang w:eastAsia="he-IL"/>
              </w:rPr>
            </w:rPrChange>
          </w:rPr>
          <w:delText xml:space="preserve"> ב.ר. 2011". </w:delText>
        </w:r>
      </w:del>
    </w:p>
    <w:p w14:paraId="6A13863D" w14:textId="1C9E5B5B" w:rsidR="008942AD" w:rsidRPr="000748C0" w:rsidDel="00E852DF" w:rsidRDefault="008942AD" w:rsidP="008942AD">
      <w:pPr>
        <w:widowControl w:val="0"/>
        <w:numPr>
          <w:ilvl w:val="0"/>
          <w:numId w:val="14"/>
        </w:numPr>
        <w:spacing w:before="100" w:beforeAutospacing="1" w:line="276" w:lineRule="auto"/>
        <w:rPr>
          <w:del w:id="7848" w:author="Meryl Etman" w:date="2020-03-01T17:04:00Z"/>
          <w:rFonts w:ascii="Times New Roman" w:eastAsia="Times New Roman" w:hAnsi="Times New Roman"/>
          <w:sz w:val="24"/>
          <w:szCs w:val="24"/>
          <w:rtl/>
          <w:lang w:eastAsia="he-IL"/>
          <w:rPrChange w:id="7849" w:author="Meryl Etman" w:date="2020-03-25T10:10:00Z">
            <w:rPr>
              <w:del w:id="7850" w:author="Meryl Etman" w:date="2020-03-01T17:04:00Z"/>
              <w:rFonts w:ascii="Times New Roman" w:eastAsia="Times New Roman" w:hAnsi="Times New Roman"/>
              <w:sz w:val="24"/>
              <w:szCs w:val="24"/>
              <w:rtl/>
              <w:lang w:eastAsia="he-IL"/>
            </w:rPr>
          </w:rPrChange>
        </w:rPr>
      </w:pPr>
      <w:del w:id="7851" w:author="Meryl Etman" w:date="2020-03-01T17:04:00Z">
        <w:r w:rsidRPr="000748C0" w:rsidDel="00E852DF">
          <w:rPr>
            <w:rFonts w:ascii="Times New Roman" w:eastAsia="Times New Roman" w:hAnsi="Times New Roman" w:hint="eastAsia"/>
            <w:sz w:val="24"/>
            <w:szCs w:val="24"/>
            <w:u w:val="single"/>
            <w:rtl/>
            <w:lang w:eastAsia="he-IL"/>
            <w:rPrChange w:id="7852" w:author="Meryl Etman" w:date="2020-03-25T10:10:00Z">
              <w:rPr>
                <w:rFonts w:ascii="Times New Roman" w:eastAsia="Times New Roman" w:hAnsi="Times New Roman" w:hint="eastAsia"/>
                <w:sz w:val="24"/>
                <w:szCs w:val="24"/>
                <w:u w:val="single"/>
                <w:rtl/>
                <w:lang w:eastAsia="he-IL"/>
              </w:rPr>
            </w:rPrChange>
          </w:rPr>
          <w:delText>ביטוח</w:delText>
        </w:r>
        <w:r w:rsidRPr="000748C0" w:rsidDel="00E852DF">
          <w:rPr>
            <w:rFonts w:ascii="Times New Roman" w:eastAsia="Times New Roman" w:hAnsi="Times New Roman"/>
            <w:sz w:val="24"/>
            <w:szCs w:val="24"/>
            <w:u w:val="single"/>
            <w:rtl/>
            <w:lang w:eastAsia="he-IL"/>
            <w:rPrChange w:id="7853" w:author="Meryl Etman" w:date="2020-03-25T10:10:00Z">
              <w:rPr>
                <w:rFonts w:ascii="Times New Roman" w:eastAsia="Times New Roman" w:hAnsi="Times New Roman"/>
                <w:sz w:val="24"/>
                <w:szCs w:val="24"/>
                <w:u w:val="single"/>
                <w:rtl/>
                <w:lang w:eastAsia="he-IL"/>
              </w:rPr>
            </w:rPrChange>
          </w:rPr>
          <w:delText xml:space="preserve"> אחריות מעבידים</w:delText>
        </w:r>
        <w:r w:rsidRPr="000748C0" w:rsidDel="00E852DF">
          <w:rPr>
            <w:rFonts w:ascii="Times New Roman" w:eastAsia="Times New Roman" w:hAnsi="Times New Roman"/>
            <w:sz w:val="24"/>
            <w:szCs w:val="24"/>
            <w:rtl/>
            <w:lang w:eastAsia="he-IL"/>
            <w:rPrChange w:id="7854"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855" w:author="Meryl Etman" w:date="2020-03-25T10:10:00Z">
              <w:rPr>
                <w:rFonts w:ascii="Times New Roman" w:eastAsia="Times New Roman" w:hAnsi="Times New Roman" w:hint="cs"/>
                <w:sz w:val="24"/>
                <w:szCs w:val="24"/>
                <w:rtl/>
                <w:lang w:eastAsia="he-IL"/>
              </w:rPr>
            </w:rPrChange>
          </w:rPr>
          <w:delText xml:space="preserve"> - מ.פ. __________________________</w:delText>
        </w:r>
      </w:del>
    </w:p>
    <w:p w14:paraId="0A11CB53" w14:textId="387DBC2B" w:rsidR="008942AD" w:rsidRPr="000748C0" w:rsidDel="00E852DF" w:rsidRDefault="008942AD" w:rsidP="008942AD">
      <w:pPr>
        <w:widowControl w:val="0"/>
        <w:spacing w:line="276" w:lineRule="auto"/>
        <w:ind w:left="720"/>
        <w:rPr>
          <w:del w:id="7856" w:author="Meryl Etman" w:date="2020-03-01T17:04:00Z"/>
          <w:rFonts w:ascii="Times New Roman" w:eastAsia="Times New Roman" w:hAnsi="Times New Roman"/>
          <w:sz w:val="24"/>
          <w:szCs w:val="24"/>
          <w:rtl/>
          <w:lang w:eastAsia="he-IL"/>
          <w:rPrChange w:id="7857" w:author="Meryl Etman" w:date="2020-03-25T10:10:00Z">
            <w:rPr>
              <w:del w:id="7858" w:author="Meryl Etman" w:date="2020-03-01T17:04:00Z"/>
              <w:rFonts w:ascii="Times New Roman" w:eastAsia="Times New Roman" w:hAnsi="Times New Roman"/>
              <w:sz w:val="24"/>
              <w:szCs w:val="24"/>
              <w:rtl/>
              <w:lang w:eastAsia="he-IL"/>
            </w:rPr>
          </w:rPrChange>
        </w:rPr>
      </w:pPr>
      <w:del w:id="7859" w:author="Meryl Etman" w:date="2020-03-01T17:04:00Z">
        <w:r w:rsidRPr="000748C0" w:rsidDel="00E852DF">
          <w:rPr>
            <w:rFonts w:ascii="Times New Roman" w:eastAsia="Times New Roman" w:hAnsi="Times New Roman" w:hint="eastAsia"/>
            <w:sz w:val="24"/>
            <w:szCs w:val="24"/>
            <w:rtl/>
            <w:lang w:eastAsia="he-IL"/>
            <w:rPrChange w:id="7860" w:author="Meryl Etman" w:date="2020-03-25T10:10:00Z">
              <w:rPr>
                <w:rFonts w:ascii="Times New Roman" w:eastAsia="Times New Roman" w:hAnsi="Times New Roman" w:hint="eastAsia"/>
                <w:sz w:val="24"/>
                <w:szCs w:val="24"/>
                <w:rtl/>
                <w:lang w:eastAsia="he-IL"/>
              </w:rPr>
            </w:rPrChange>
          </w:rPr>
          <w:delText>לכיסוי</w:delText>
        </w:r>
        <w:r w:rsidRPr="000748C0" w:rsidDel="00E852DF">
          <w:rPr>
            <w:rFonts w:ascii="Times New Roman" w:eastAsia="Times New Roman" w:hAnsi="Times New Roman"/>
            <w:sz w:val="24"/>
            <w:szCs w:val="24"/>
            <w:rtl/>
            <w:lang w:eastAsia="he-IL"/>
            <w:rPrChange w:id="7861"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862" w:author="Meryl Etman" w:date="2020-03-25T10:10:00Z">
              <w:rPr>
                <w:rFonts w:ascii="Times New Roman" w:eastAsia="Times New Roman" w:hAnsi="Times New Roman" w:hint="eastAsia"/>
                <w:sz w:val="24"/>
                <w:szCs w:val="24"/>
                <w:rtl/>
                <w:lang w:eastAsia="he-IL"/>
              </w:rPr>
            </w:rPrChange>
          </w:rPr>
          <w:delText>חבותו</w:delText>
        </w:r>
        <w:r w:rsidRPr="000748C0" w:rsidDel="00E852DF">
          <w:rPr>
            <w:rFonts w:ascii="Times New Roman" w:eastAsia="Times New Roman" w:hAnsi="Times New Roman"/>
            <w:sz w:val="24"/>
            <w:szCs w:val="24"/>
            <w:rtl/>
            <w:lang w:eastAsia="he-IL"/>
            <w:rPrChange w:id="7863" w:author="Meryl Etman" w:date="2020-03-25T10:10:00Z">
              <w:rPr>
                <w:rFonts w:ascii="Times New Roman" w:eastAsia="Times New Roman" w:hAnsi="Times New Roman"/>
                <w:sz w:val="24"/>
                <w:szCs w:val="24"/>
                <w:rtl/>
                <w:lang w:eastAsia="he-IL"/>
              </w:rPr>
            </w:rPrChange>
          </w:rPr>
          <w:delText xml:space="preserve"> של היועץ על פי פקודת הנזיקין [נוסח חדש] ו/או חוק האחריות למוצרים פגומים, התש"</w:delText>
        </w:r>
        <w:r w:rsidRPr="000748C0" w:rsidDel="00E852DF">
          <w:rPr>
            <w:rFonts w:ascii="Times New Roman" w:eastAsia="Times New Roman" w:hAnsi="Times New Roman" w:hint="eastAsia"/>
            <w:sz w:val="24"/>
            <w:szCs w:val="24"/>
            <w:rtl/>
            <w:lang w:eastAsia="he-IL"/>
            <w:rPrChange w:id="7864" w:author="Meryl Etman" w:date="2020-03-25T10:10:00Z">
              <w:rPr>
                <w:rFonts w:ascii="Times New Roman" w:eastAsia="Times New Roman" w:hAnsi="Times New Roman" w:hint="eastAsia"/>
                <w:sz w:val="24"/>
                <w:szCs w:val="24"/>
                <w:rtl/>
                <w:lang w:eastAsia="he-IL"/>
              </w:rPr>
            </w:rPrChange>
          </w:rPr>
          <w:delText>ם</w:delText>
        </w:r>
        <w:r w:rsidRPr="000748C0" w:rsidDel="00E852DF">
          <w:rPr>
            <w:rFonts w:ascii="Times New Roman" w:eastAsia="Times New Roman" w:hAnsi="Times New Roman"/>
            <w:sz w:val="24"/>
            <w:szCs w:val="24"/>
            <w:rtl/>
            <w:lang w:eastAsia="he-IL"/>
            <w:rPrChange w:id="7865" w:author="Meryl Etman" w:date="2020-03-25T10:10:00Z">
              <w:rPr>
                <w:rFonts w:ascii="Times New Roman" w:eastAsia="Times New Roman" w:hAnsi="Times New Roman"/>
                <w:sz w:val="24"/>
                <w:szCs w:val="24"/>
                <w:rtl/>
                <w:lang w:eastAsia="he-IL"/>
              </w:rPr>
            </w:rPrChange>
          </w:rPr>
          <w:delText xml:space="preserve">-1980 </w:delText>
        </w:r>
        <w:r w:rsidRPr="000748C0" w:rsidDel="00E852DF">
          <w:rPr>
            <w:rFonts w:ascii="Times New Roman" w:eastAsia="Times New Roman" w:hAnsi="Times New Roman" w:hint="eastAsia"/>
            <w:sz w:val="24"/>
            <w:szCs w:val="24"/>
            <w:rtl/>
            <w:lang w:eastAsia="he-IL"/>
            <w:rPrChange w:id="7866" w:author="Meryl Etman" w:date="2020-03-25T10:10:00Z">
              <w:rPr>
                <w:rFonts w:ascii="Times New Roman" w:eastAsia="Times New Roman" w:hAnsi="Times New Roman" w:hint="eastAsia"/>
                <w:sz w:val="24"/>
                <w:szCs w:val="24"/>
                <w:rtl/>
                <w:lang w:eastAsia="he-IL"/>
              </w:rPr>
            </w:rPrChange>
          </w:rPr>
          <w:delText>כלפי</w:delText>
        </w:r>
        <w:r w:rsidRPr="000748C0" w:rsidDel="00E852DF">
          <w:rPr>
            <w:rFonts w:ascii="Times New Roman" w:eastAsia="Times New Roman" w:hAnsi="Times New Roman"/>
            <w:sz w:val="24"/>
            <w:szCs w:val="24"/>
            <w:rtl/>
            <w:lang w:eastAsia="he-IL"/>
            <w:rPrChange w:id="7867"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868" w:author="Meryl Etman" w:date="2020-03-25T10:10:00Z">
              <w:rPr>
                <w:rFonts w:ascii="Times New Roman" w:eastAsia="Times New Roman" w:hAnsi="Times New Roman" w:hint="cs"/>
                <w:sz w:val="24"/>
                <w:szCs w:val="24"/>
                <w:rtl/>
                <w:lang w:eastAsia="he-IL"/>
              </w:rPr>
            </w:rPrChange>
          </w:rPr>
          <w:delText xml:space="preserve">עובדיו המועסקים לצורך מתן השירותים, בגין פגיעה גופנית ו/או מחלה העלולים להיגרם להם תוך כדי ו/או עקב עבודתם, </w:delText>
        </w:r>
        <w:r w:rsidRPr="000748C0" w:rsidDel="00E852DF">
          <w:rPr>
            <w:rFonts w:ascii="Times New Roman" w:eastAsia="Times New Roman" w:hAnsi="Times New Roman"/>
            <w:sz w:val="24"/>
            <w:szCs w:val="24"/>
            <w:rtl/>
            <w:lang w:eastAsia="he-IL"/>
            <w:rPrChange w:id="7869" w:author="Meryl Etman" w:date="2020-03-25T10:10:00Z">
              <w:rPr>
                <w:rFonts w:ascii="Times New Roman" w:eastAsia="Times New Roman" w:hAnsi="Times New Roman"/>
                <w:sz w:val="24"/>
                <w:szCs w:val="24"/>
                <w:rtl/>
                <w:lang w:eastAsia="he-IL"/>
              </w:rPr>
            </w:rPrChange>
          </w:rPr>
          <w:delText>בגבולות אחריות של</w:delText>
        </w:r>
        <w:r w:rsidRPr="000748C0" w:rsidDel="00E852DF">
          <w:rPr>
            <w:rFonts w:ascii="Times New Roman" w:eastAsia="Times New Roman" w:hAnsi="Times New Roman" w:hint="cs"/>
            <w:sz w:val="24"/>
            <w:szCs w:val="24"/>
            <w:rtl/>
            <w:lang w:eastAsia="he-IL"/>
            <w:rPrChange w:id="7870" w:author="Meryl Etman" w:date="2020-03-25T10:10:00Z">
              <w:rPr>
                <w:rFonts w:ascii="Times New Roman" w:eastAsia="Times New Roman" w:hAnsi="Times New Roman" w:hint="cs"/>
                <w:sz w:val="24"/>
                <w:szCs w:val="24"/>
                <w:rtl/>
                <w:lang w:eastAsia="he-IL"/>
              </w:rPr>
            </w:rPrChange>
          </w:rPr>
          <w:delText xml:space="preserve"> 20,000,000 ₪ לתובע, </w:delText>
        </w:r>
        <w:r w:rsidRPr="000748C0" w:rsidDel="00E852DF">
          <w:rPr>
            <w:rFonts w:ascii="Times New Roman" w:eastAsia="Times New Roman" w:hAnsi="Times New Roman" w:hint="eastAsia"/>
            <w:sz w:val="24"/>
            <w:szCs w:val="24"/>
            <w:rtl/>
            <w:lang w:eastAsia="he-IL"/>
            <w:rPrChange w:id="7871" w:author="Meryl Etman" w:date="2020-03-25T10:10:00Z">
              <w:rPr>
                <w:rFonts w:ascii="Times New Roman" w:eastAsia="Times New Roman" w:hAnsi="Times New Roman" w:hint="eastAsia"/>
                <w:sz w:val="24"/>
                <w:szCs w:val="24"/>
                <w:rtl/>
                <w:lang w:eastAsia="he-IL"/>
              </w:rPr>
            </w:rPrChange>
          </w:rPr>
          <w:delText>למקרה</w:delText>
        </w:r>
        <w:r w:rsidRPr="000748C0" w:rsidDel="00E852DF">
          <w:rPr>
            <w:rFonts w:ascii="Times New Roman" w:eastAsia="Times New Roman" w:hAnsi="Times New Roman"/>
            <w:sz w:val="24"/>
            <w:szCs w:val="24"/>
            <w:rtl/>
            <w:lang w:eastAsia="he-IL"/>
            <w:rPrChange w:id="7872" w:author="Meryl Etman" w:date="2020-03-25T10:10:00Z">
              <w:rPr>
                <w:rFonts w:ascii="Times New Roman" w:eastAsia="Times New Roman" w:hAnsi="Times New Roman"/>
                <w:sz w:val="24"/>
                <w:szCs w:val="24"/>
                <w:rtl/>
                <w:lang w:eastAsia="he-IL"/>
              </w:rPr>
            </w:rPrChange>
          </w:rPr>
          <w:delText xml:space="preserve"> ובמצטבר ל</w:delText>
        </w:r>
        <w:r w:rsidRPr="000748C0" w:rsidDel="00E852DF">
          <w:rPr>
            <w:rFonts w:ascii="Times New Roman" w:eastAsia="Times New Roman" w:hAnsi="Times New Roman" w:hint="cs"/>
            <w:sz w:val="24"/>
            <w:szCs w:val="24"/>
            <w:rtl/>
            <w:lang w:eastAsia="he-IL"/>
            <w:rPrChange w:id="7873" w:author="Meryl Etman" w:date="2020-03-25T10:10:00Z">
              <w:rPr>
                <w:rFonts w:ascii="Times New Roman" w:eastAsia="Times New Roman" w:hAnsi="Times New Roman" w:hint="cs"/>
                <w:sz w:val="24"/>
                <w:szCs w:val="24"/>
                <w:rtl/>
                <w:lang w:eastAsia="he-IL"/>
              </w:rPr>
            </w:rPrChange>
          </w:rPr>
          <w:delText>תקופת הביטוח</w:delText>
        </w:r>
        <w:r w:rsidRPr="000748C0" w:rsidDel="00E852DF">
          <w:rPr>
            <w:rFonts w:ascii="Times New Roman" w:eastAsia="Times New Roman" w:hAnsi="Times New Roman"/>
            <w:sz w:val="24"/>
            <w:szCs w:val="24"/>
            <w:rtl/>
            <w:lang w:eastAsia="he-IL"/>
            <w:rPrChange w:id="7874" w:author="Meryl Etman" w:date="2020-03-25T10:10:00Z">
              <w:rPr>
                <w:rFonts w:ascii="Times New Roman" w:eastAsia="Times New Roman" w:hAnsi="Times New Roman"/>
                <w:sz w:val="24"/>
                <w:szCs w:val="24"/>
                <w:rtl/>
                <w:lang w:eastAsia="he-IL"/>
              </w:rPr>
            </w:rPrChange>
          </w:rPr>
          <w:delText xml:space="preserve">. הביטוח אינו כולל כל סייג בדבר </w:delText>
        </w:r>
        <w:r w:rsidRPr="000748C0" w:rsidDel="00E852DF">
          <w:rPr>
            <w:rFonts w:ascii="Times New Roman" w:eastAsia="Times New Roman" w:hAnsi="Times New Roman" w:hint="cs"/>
            <w:sz w:val="24"/>
            <w:szCs w:val="24"/>
            <w:rtl/>
            <w:lang w:eastAsia="he-IL"/>
            <w:rPrChange w:id="7875" w:author="Meryl Etman" w:date="2020-03-25T10:10:00Z">
              <w:rPr>
                <w:rFonts w:ascii="Times New Roman" w:eastAsia="Times New Roman" w:hAnsi="Times New Roman" w:hint="cs"/>
                <w:sz w:val="24"/>
                <w:szCs w:val="24"/>
                <w:rtl/>
                <w:lang w:eastAsia="he-IL"/>
              </w:rPr>
            </w:rPrChange>
          </w:rPr>
          <w:delText xml:space="preserve">שעות עבודה, העסקת נוער וכן בדבר </w:delText>
        </w:r>
        <w:r w:rsidRPr="000748C0" w:rsidDel="00E852DF">
          <w:rPr>
            <w:rFonts w:ascii="Times New Roman" w:eastAsia="Times New Roman" w:hAnsi="Times New Roman"/>
            <w:sz w:val="24"/>
            <w:szCs w:val="24"/>
            <w:rtl/>
            <w:lang w:eastAsia="he-IL"/>
            <w:rPrChange w:id="7876" w:author="Meryl Etman" w:date="2020-03-25T10:10:00Z">
              <w:rPr>
                <w:rFonts w:ascii="Times New Roman" w:eastAsia="Times New Roman" w:hAnsi="Times New Roman"/>
                <w:sz w:val="24"/>
                <w:szCs w:val="24"/>
                <w:rtl/>
                <w:lang w:eastAsia="he-IL"/>
              </w:rPr>
            </w:rPrChange>
          </w:rPr>
          <w:delText xml:space="preserve">חבות היועץ כלפי קבלנים, </w:delText>
        </w:r>
        <w:r w:rsidRPr="000748C0" w:rsidDel="00E852DF">
          <w:rPr>
            <w:rFonts w:ascii="Times New Roman" w:eastAsia="Times New Roman" w:hAnsi="Times New Roman" w:hint="eastAsia"/>
            <w:sz w:val="24"/>
            <w:szCs w:val="24"/>
            <w:rtl/>
            <w:lang w:eastAsia="he-IL"/>
            <w:rPrChange w:id="7877" w:author="Meryl Etman" w:date="2020-03-25T10:10:00Z">
              <w:rPr>
                <w:rFonts w:ascii="Times New Roman" w:eastAsia="Times New Roman" w:hAnsi="Times New Roman" w:hint="eastAsia"/>
                <w:sz w:val="24"/>
                <w:szCs w:val="24"/>
                <w:rtl/>
                <w:lang w:eastAsia="he-IL"/>
              </w:rPr>
            </w:rPrChange>
          </w:rPr>
          <w:delText>קבלני</w:delText>
        </w:r>
        <w:r w:rsidRPr="000748C0" w:rsidDel="00E852DF">
          <w:rPr>
            <w:rFonts w:ascii="Times New Roman" w:eastAsia="Times New Roman" w:hAnsi="Times New Roman"/>
            <w:sz w:val="24"/>
            <w:szCs w:val="24"/>
            <w:rtl/>
            <w:lang w:eastAsia="he-IL"/>
            <w:rPrChange w:id="7878" w:author="Meryl Etman" w:date="2020-03-25T10:10:00Z">
              <w:rPr>
                <w:rFonts w:ascii="Times New Roman" w:eastAsia="Times New Roman" w:hAnsi="Times New Roman"/>
                <w:sz w:val="24"/>
                <w:szCs w:val="24"/>
                <w:rtl/>
                <w:lang w:eastAsia="he-IL"/>
              </w:rPr>
            </w:rPrChange>
          </w:rPr>
          <w:delText xml:space="preserve"> משנה ועובדיהם</w:delText>
        </w:r>
        <w:r w:rsidRPr="000748C0" w:rsidDel="00E852DF">
          <w:rPr>
            <w:rFonts w:ascii="Times New Roman" w:eastAsia="Times New Roman" w:hAnsi="Times New Roman" w:hint="cs"/>
            <w:sz w:val="24"/>
            <w:szCs w:val="24"/>
            <w:rtl/>
            <w:lang w:eastAsia="he-IL"/>
            <w:rPrChange w:id="7879" w:author="Meryl Etman" w:date="2020-03-25T10:10:00Z">
              <w:rPr>
                <w:rFonts w:ascii="Times New Roman" w:eastAsia="Times New Roman" w:hAnsi="Times New Roman" w:hint="cs"/>
                <w:sz w:val="24"/>
                <w:szCs w:val="24"/>
                <w:rtl/>
                <w:lang w:eastAsia="he-IL"/>
              </w:rPr>
            </w:rPrChange>
          </w:rPr>
          <w:delText xml:space="preserve"> היה ויחשבו לעובדי היועץ</w:delText>
        </w:r>
        <w:r w:rsidRPr="000748C0" w:rsidDel="00E852DF">
          <w:rPr>
            <w:rFonts w:ascii="Times New Roman" w:eastAsia="Times New Roman" w:hAnsi="Times New Roman"/>
            <w:sz w:val="24"/>
            <w:szCs w:val="24"/>
            <w:rtl/>
            <w:lang w:eastAsia="he-IL"/>
            <w:rPrChange w:id="7880" w:author="Meryl Etman" w:date="2020-03-25T10:10:00Z">
              <w:rPr>
                <w:rFonts w:ascii="Times New Roman" w:eastAsia="Times New Roman" w:hAnsi="Times New Roman"/>
                <w:sz w:val="24"/>
                <w:szCs w:val="24"/>
                <w:rtl/>
                <w:lang w:eastAsia="he-IL"/>
              </w:rPr>
            </w:rPrChange>
          </w:rPr>
          <w:delText>. הביטוח מורחב ל</w:delText>
        </w:r>
        <w:r w:rsidRPr="000748C0" w:rsidDel="00E852DF">
          <w:rPr>
            <w:rFonts w:ascii="Times New Roman" w:eastAsia="Times New Roman" w:hAnsi="Times New Roman" w:hint="cs"/>
            <w:sz w:val="24"/>
            <w:szCs w:val="24"/>
            <w:rtl/>
            <w:lang w:eastAsia="he-IL"/>
            <w:rPrChange w:id="7881" w:author="Meryl Etman" w:date="2020-03-25T10:10:00Z">
              <w:rPr>
                <w:rFonts w:ascii="Times New Roman" w:eastAsia="Times New Roman" w:hAnsi="Times New Roman" w:hint="cs"/>
                <w:sz w:val="24"/>
                <w:szCs w:val="24"/>
                <w:rtl/>
                <w:lang w:eastAsia="he-IL"/>
              </w:rPr>
            </w:rPrChange>
          </w:rPr>
          <w:delText xml:space="preserve">שפות את החברה </w:delText>
        </w:r>
        <w:r w:rsidRPr="000748C0" w:rsidDel="00E852DF">
          <w:rPr>
            <w:rFonts w:ascii="Times New Roman" w:eastAsia="Times New Roman" w:hAnsi="Times New Roman"/>
            <w:sz w:val="24"/>
            <w:szCs w:val="24"/>
            <w:rtl/>
            <w:lang w:eastAsia="he-IL"/>
            <w:rPrChange w:id="7882" w:author="Meryl Etman" w:date="2020-03-25T10:10:00Z">
              <w:rPr>
                <w:rFonts w:ascii="Times New Roman" w:eastAsia="Times New Roman" w:hAnsi="Times New Roman"/>
                <w:sz w:val="24"/>
                <w:szCs w:val="24"/>
                <w:rtl/>
                <w:lang w:eastAsia="he-IL"/>
              </w:rPr>
            </w:rPrChange>
          </w:rPr>
          <w:delText xml:space="preserve">היה ותיחשב למעביד של </w:delText>
        </w:r>
        <w:r w:rsidRPr="000748C0" w:rsidDel="00E852DF">
          <w:rPr>
            <w:rFonts w:ascii="Times New Roman" w:eastAsia="Times New Roman" w:hAnsi="Times New Roman" w:hint="eastAsia"/>
            <w:sz w:val="24"/>
            <w:szCs w:val="24"/>
            <w:rtl/>
            <w:lang w:eastAsia="he-IL"/>
            <w:rPrChange w:id="7883" w:author="Meryl Etman" w:date="2020-03-25T10:10:00Z">
              <w:rPr>
                <w:rFonts w:ascii="Times New Roman" w:eastAsia="Times New Roman" w:hAnsi="Times New Roman" w:hint="eastAsia"/>
                <w:sz w:val="24"/>
                <w:szCs w:val="24"/>
                <w:rtl/>
                <w:lang w:eastAsia="he-IL"/>
              </w:rPr>
            </w:rPrChange>
          </w:rPr>
          <w:delText>מי</w:delText>
        </w:r>
        <w:r w:rsidRPr="000748C0" w:rsidDel="00E852DF">
          <w:rPr>
            <w:rFonts w:ascii="Times New Roman" w:eastAsia="Times New Roman" w:hAnsi="Times New Roman"/>
            <w:sz w:val="24"/>
            <w:szCs w:val="24"/>
            <w:rtl/>
            <w:lang w:eastAsia="he-IL"/>
            <w:rPrChange w:id="7884" w:author="Meryl Etman" w:date="2020-03-25T10:10:00Z">
              <w:rPr>
                <w:rFonts w:ascii="Times New Roman" w:eastAsia="Times New Roman" w:hAnsi="Times New Roman"/>
                <w:sz w:val="24"/>
                <w:szCs w:val="24"/>
                <w:rtl/>
                <w:lang w:eastAsia="he-IL"/>
              </w:rPr>
            </w:rPrChange>
          </w:rPr>
          <w:delText xml:space="preserve"> מ</w:delText>
        </w:r>
        <w:r w:rsidRPr="000748C0" w:rsidDel="00E852DF">
          <w:rPr>
            <w:rFonts w:ascii="Times New Roman" w:eastAsia="Times New Roman" w:hAnsi="Times New Roman" w:hint="cs"/>
            <w:sz w:val="24"/>
            <w:szCs w:val="24"/>
            <w:rtl/>
            <w:lang w:eastAsia="he-IL"/>
            <w:rPrChange w:id="7885" w:author="Meryl Etman" w:date="2020-03-25T10:10:00Z">
              <w:rPr>
                <w:rFonts w:ascii="Times New Roman" w:eastAsia="Times New Roman" w:hAnsi="Times New Roman" w:hint="cs"/>
                <w:sz w:val="24"/>
                <w:szCs w:val="24"/>
                <w:rtl/>
                <w:lang w:eastAsia="he-IL"/>
              </w:rPr>
            </w:rPrChange>
          </w:rPr>
          <w:delText>עובדי</w:delText>
        </w:r>
        <w:r w:rsidRPr="000748C0" w:rsidDel="00E852DF">
          <w:rPr>
            <w:rFonts w:ascii="Times New Roman" w:eastAsia="Times New Roman" w:hAnsi="Times New Roman"/>
            <w:sz w:val="24"/>
            <w:szCs w:val="24"/>
            <w:rtl/>
            <w:lang w:eastAsia="he-IL"/>
            <w:rPrChange w:id="7886" w:author="Meryl Etman" w:date="2020-03-25T10:10:00Z">
              <w:rPr>
                <w:rFonts w:ascii="Times New Roman" w:eastAsia="Times New Roman" w:hAnsi="Times New Roman"/>
                <w:sz w:val="24"/>
                <w:szCs w:val="24"/>
                <w:rtl/>
                <w:lang w:eastAsia="he-IL"/>
              </w:rPr>
            </w:rPrChange>
          </w:rPr>
          <w:delText xml:space="preserve"> היועץ או אם ייקבע כי היא נושאת באחריות שילוחית לעניין חבות היועץ כלפי </w:delText>
        </w:r>
        <w:r w:rsidRPr="000748C0" w:rsidDel="00E852DF">
          <w:rPr>
            <w:rFonts w:ascii="Times New Roman" w:eastAsia="Times New Roman" w:hAnsi="Times New Roman" w:hint="eastAsia"/>
            <w:sz w:val="24"/>
            <w:szCs w:val="24"/>
            <w:rtl/>
            <w:lang w:eastAsia="he-IL"/>
            <w:rPrChange w:id="7887" w:author="Meryl Etman" w:date="2020-03-25T10:10:00Z">
              <w:rPr>
                <w:rFonts w:ascii="Times New Roman" w:eastAsia="Times New Roman" w:hAnsi="Times New Roman" w:hint="eastAsia"/>
                <w:sz w:val="24"/>
                <w:szCs w:val="24"/>
                <w:rtl/>
                <w:lang w:eastAsia="he-IL"/>
              </w:rPr>
            </w:rPrChange>
          </w:rPr>
          <w:delText>מי</w:delText>
        </w:r>
        <w:r w:rsidRPr="000748C0" w:rsidDel="00E852DF">
          <w:rPr>
            <w:rFonts w:ascii="Times New Roman" w:eastAsia="Times New Roman" w:hAnsi="Times New Roman"/>
            <w:sz w:val="24"/>
            <w:szCs w:val="24"/>
            <w:rtl/>
            <w:lang w:eastAsia="he-IL"/>
            <w:rPrChange w:id="7888" w:author="Meryl Etman" w:date="2020-03-25T10:10:00Z">
              <w:rPr>
                <w:rFonts w:ascii="Times New Roman" w:eastAsia="Times New Roman" w:hAnsi="Times New Roman"/>
                <w:sz w:val="24"/>
                <w:szCs w:val="24"/>
                <w:rtl/>
                <w:lang w:eastAsia="he-IL"/>
              </w:rPr>
            </w:rPrChange>
          </w:rPr>
          <w:delText xml:space="preserve"> מ</w:delText>
        </w:r>
        <w:r w:rsidRPr="000748C0" w:rsidDel="00E852DF">
          <w:rPr>
            <w:rFonts w:ascii="Times New Roman" w:eastAsia="Times New Roman" w:hAnsi="Times New Roman" w:hint="cs"/>
            <w:sz w:val="24"/>
            <w:szCs w:val="24"/>
            <w:rtl/>
            <w:lang w:eastAsia="he-IL"/>
            <w:rPrChange w:id="7889" w:author="Meryl Etman" w:date="2020-03-25T10:10:00Z">
              <w:rPr>
                <w:rFonts w:ascii="Times New Roman" w:eastAsia="Times New Roman" w:hAnsi="Times New Roman" w:hint="cs"/>
                <w:sz w:val="24"/>
                <w:szCs w:val="24"/>
                <w:rtl/>
                <w:lang w:eastAsia="he-IL"/>
              </w:rPr>
            </w:rPrChange>
          </w:rPr>
          <w:delText>עובדיו</w:delText>
        </w:r>
        <w:r w:rsidRPr="000748C0" w:rsidDel="00E852DF">
          <w:rPr>
            <w:rFonts w:ascii="Times New Roman" w:eastAsia="Times New Roman" w:hAnsi="Times New Roman"/>
            <w:sz w:val="24"/>
            <w:szCs w:val="24"/>
            <w:rtl/>
            <w:lang w:eastAsia="he-IL"/>
            <w:rPrChange w:id="7890" w:author="Meryl Etman" w:date="2020-03-25T10:10:00Z">
              <w:rPr>
                <w:rFonts w:ascii="Times New Roman" w:eastAsia="Times New Roman" w:hAnsi="Times New Roman"/>
                <w:sz w:val="24"/>
                <w:szCs w:val="24"/>
                <w:rtl/>
                <w:lang w:eastAsia="he-IL"/>
              </w:rPr>
            </w:rPrChange>
          </w:rPr>
          <w:delText>.</w:delText>
        </w:r>
      </w:del>
    </w:p>
    <w:p w14:paraId="67B1D79D" w14:textId="4AA8955D" w:rsidR="008942AD" w:rsidRPr="000748C0" w:rsidDel="00E852DF" w:rsidRDefault="008942AD" w:rsidP="008942AD">
      <w:pPr>
        <w:widowControl w:val="0"/>
        <w:rPr>
          <w:del w:id="7891" w:author="Meryl Etman" w:date="2020-03-01T17:04:00Z"/>
          <w:rFonts w:ascii="Times New Roman" w:eastAsia="Times New Roman" w:hAnsi="Times New Roman"/>
          <w:sz w:val="24"/>
          <w:szCs w:val="24"/>
          <w:rtl/>
          <w:lang w:eastAsia="he-IL"/>
          <w:rPrChange w:id="7892" w:author="Meryl Etman" w:date="2020-03-25T10:10:00Z">
            <w:rPr>
              <w:del w:id="7893" w:author="Meryl Etman" w:date="2020-03-01T17:04:00Z"/>
              <w:rFonts w:ascii="Times New Roman" w:eastAsia="Times New Roman" w:hAnsi="Times New Roman"/>
              <w:sz w:val="24"/>
              <w:szCs w:val="24"/>
              <w:rtl/>
              <w:lang w:eastAsia="he-IL"/>
            </w:rPr>
          </w:rPrChange>
        </w:rPr>
      </w:pPr>
    </w:p>
    <w:p w14:paraId="2CA97F2C" w14:textId="47AF83DE" w:rsidR="008942AD" w:rsidRPr="000748C0" w:rsidDel="00E852DF" w:rsidRDefault="008942AD" w:rsidP="008942AD">
      <w:pPr>
        <w:widowControl w:val="0"/>
        <w:numPr>
          <w:ilvl w:val="0"/>
          <w:numId w:val="14"/>
        </w:numPr>
        <w:spacing w:after="100" w:afterAutospacing="1" w:line="240" w:lineRule="exact"/>
        <w:rPr>
          <w:del w:id="7894" w:author="Meryl Etman" w:date="2020-03-01T17:04:00Z"/>
          <w:rFonts w:ascii="Times New Roman" w:eastAsia="Times New Roman" w:hAnsi="Times New Roman"/>
          <w:sz w:val="24"/>
          <w:szCs w:val="24"/>
          <w:rtl/>
          <w:lang w:eastAsia="he-IL"/>
          <w:rPrChange w:id="7895" w:author="Meryl Etman" w:date="2020-03-25T10:10:00Z">
            <w:rPr>
              <w:del w:id="7896" w:author="Meryl Etman" w:date="2020-03-01T17:04:00Z"/>
              <w:rFonts w:ascii="Times New Roman" w:eastAsia="Times New Roman" w:hAnsi="Times New Roman"/>
              <w:sz w:val="24"/>
              <w:szCs w:val="24"/>
              <w:rtl/>
              <w:lang w:eastAsia="he-IL"/>
            </w:rPr>
          </w:rPrChange>
        </w:rPr>
      </w:pPr>
      <w:del w:id="7897" w:author="Meryl Etman" w:date="2020-03-01T17:04:00Z">
        <w:r w:rsidRPr="000748C0" w:rsidDel="00E852DF">
          <w:rPr>
            <w:rFonts w:ascii="Times New Roman" w:eastAsia="Times New Roman" w:hAnsi="Times New Roman" w:hint="eastAsia"/>
            <w:sz w:val="24"/>
            <w:szCs w:val="24"/>
            <w:u w:val="single"/>
            <w:rtl/>
            <w:lang w:eastAsia="he-IL"/>
            <w:rPrChange w:id="7898" w:author="Meryl Etman" w:date="2020-03-25T10:10:00Z">
              <w:rPr>
                <w:rFonts w:ascii="Times New Roman" w:eastAsia="Times New Roman" w:hAnsi="Times New Roman" w:hint="eastAsia"/>
                <w:sz w:val="24"/>
                <w:szCs w:val="24"/>
                <w:u w:val="single"/>
                <w:rtl/>
                <w:lang w:eastAsia="he-IL"/>
              </w:rPr>
            </w:rPrChange>
          </w:rPr>
          <w:delText>ביטוח</w:delText>
        </w:r>
        <w:r w:rsidRPr="000748C0" w:rsidDel="00E852DF">
          <w:rPr>
            <w:rFonts w:ascii="Times New Roman" w:eastAsia="Times New Roman" w:hAnsi="Times New Roman"/>
            <w:sz w:val="24"/>
            <w:szCs w:val="24"/>
            <w:u w:val="single"/>
            <w:rtl/>
            <w:lang w:eastAsia="he-IL"/>
            <w:rPrChange w:id="7899" w:author="Meryl Etman" w:date="2020-03-25T10:10:00Z">
              <w:rPr>
                <w:rFonts w:ascii="Times New Roman" w:eastAsia="Times New Roman" w:hAnsi="Times New Roman"/>
                <w:sz w:val="24"/>
                <w:szCs w:val="24"/>
                <w:u w:val="single"/>
                <w:rtl/>
                <w:lang w:eastAsia="he-IL"/>
              </w:rPr>
            </w:rPrChange>
          </w:rPr>
          <w:delText xml:space="preserve"> אחריות כלפי צד שלישי</w:delText>
        </w:r>
        <w:r w:rsidRPr="000748C0" w:rsidDel="00E852DF">
          <w:rPr>
            <w:rFonts w:ascii="Times New Roman" w:eastAsia="Times New Roman" w:hAnsi="Times New Roman"/>
            <w:sz w:val="24"/>
            <w:szCs w:val="24"/>
            <w:rtl/>
            <w:lang w:eastAsia="he-IL"/>
            <w:rPrChange w:id="7900"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901" w:author="Meryl Etman" w:date="2020-03-25T10:10:00Z">
              <w:rPr>
                <w:rFonts w:ascii="Times New Roman" w:eastAsia="Times New Roman" w:hAnsi="Times New Roman" w:hint="cs"/>
                <w:sz w:val="24"/>
                <w:szCs w:val="24"/>
                <w:rtl/>
                <w:lang w:eastAsia="he-IL"/>
              </w:rPr>
            </w:rPrChange>
          </w:rPr>
          <w:delText xml:space="preserve"> מ.פ. _______________________</w:delText>
        </w:r>
      </w:del>
    </w:p>
    <w:p w14:paraId="7D808C5A" w14:textId="66218569" w:rsidR="008942AD" w:rsidRPr="000748C0" w:rsidDel="00E852DF" w:rsidRDefault="008942AD" w:rsidP="008942AD">
      <w:pPr>
        <w:widowControl w:val="0"/>
        <w:spacing w:line="240" w:lineRule="exact"/>
        <w:ind w:left="720"/>
        <w:rPr>
          <w:del w:id="7902" w:author="Meryl Etman" w:date="2020-03-01T17:04:00Z"/>
          <w:rFonts w:ascii="Times New Roman" w:eastAsia="Times New Roman" w:hAnsi="Times New Roman"/>
          <w:sz w:val="24"/>
          <w:szCs w:val="24"/>
          <w:rtl/>
          <w:lang w:eastAsia="he-IL"/>
          <w:rPrChange w:id="7903" w:author="Meryl Etman" w:date="2020-03-25T10:10:00Z">
            <w:rPr>
              <w:del w:id="7904" w:author="Meryl Etman" w:date="2020-03-01T17:04:00Z"/>
              <w:rFonts w:ascii="Times New Roman" w:eastAsia="Times New Roman" w:hAnsi="Times New Roman"/>
              <w:sz w:val="24"/>
              <w:szCs w:val="24"/>
              <w:rtl/>
              <w:lang w:eastAsia="he-IL"/>
            </w:rPr>
          </w:rPrChange>
        </w:rPr>
      </w:pPr>
      <w:del w:id="7905" w:author="Meryl Etman" w:date="2020-03-01T17:04:00Z">
        <w:r w:rsidRPr="000748C0" w:rsidDel="00E852DF">
          <w:rPr>
            <w:rFonts w:ascii="Times New Roman" w:eastAsia="Times New Roman" w:hAnsi="Times New Roman" w:hint="eastAsia"/>
            <w:sz w:val="24"/>
            <w:szCs w:val="24"/>
            <w:rtl/>
            <w:lang w:eastAsia="he-IL"/>
            <w:rPrChange w:id="7906" w:author="Meryl Etman" w:date="2020-03-25T10:10:00Z">
              <w:rPr>
                <w:rFonts w:ascii="Times New Roman" w:eastAsia="Times New Roman" w:hAnsi="Times New Roman" w:hint="eastAsia"/>
                <w:sz w:val="24"/>
                <w:szCs w:val="24"/>
                <w:rtl/>
                <w:lang w:eastAsia="he-IL"/>
              </w:rPr>
            </w:rPrChange>
          </w:rPr>
          <w:delText>לכיסוי</w:delText>
        </w:r>
        <w:r w:rsidRPr="000748C0" w:rsidDel="00E852DF">
          <w:rPr>
            <w:rFonts w:ascii="Times New Roman" w:eastAsia="Times New Roman" w:hAnsi="Times New Roman"/>
            <w:sz w:val="24"/>
            <w:szCs w:val="24"/>
            <w:rtl/>
            <w:lang w:eastAsia="he-IL"/>
            <w:rPrChange w:id="7907" w:author="Meryl Etman" w:date="2020-03-25T10:10:00Z">
              <w:rPr>
                <w:rFonts w:ascii="Times New Roman" w:eastAsia="Times New Roman" w:hAnsi="Times New Roman"/>
                <w:sz w:val="24"/>
                <w:szCs w:val="24"/>
                <w:rtl/>
                <w:lang w:eastAsia="he-IL"/>
              </w:rPr>
            </w:rPrChange>
          </w:rPr>
          <w:delText xml:space="preserve"> אחריות היועץ על פי דין </w:delText>
        </w:r>
        <w:r w:rsidRPr="000748C0" w:rsidDel="00E852DF">
          <w:rPr>
            <w:rFonts w:ascii="Times New Roman" w:eastAsia="Times New Roman" w:hAnsi="Times New Roman" w:hint="eastAsia"/>
            <w:sz w:val="24"/>
            <w:szCs w:val="24"/>
            <w:rtl/>
            <w:lang w:eastAsia="he-IL"/>
            <w:rPrChange w:id="7908" w:author="Meryl Etman" w:date="2020-03-25T10:10:00Z">
              <w:rPr>
                <w:rFonts w:ascii="Times New Roman" w:eastAsia="Times New Roman" w:hAnsi="Times New Roman" w:hint="eastAsia"/>
                <w:sz w:val="24"/>
                <w:szCs w:val="24"/>
                <w:rtl/>
                <w:lang w:eastAsia="he-IL"/>
              </w:rPr>
            </w:rPrChange>
          </w:rPr>
          <w:delText>בגין</w:delText>
        </w:r>
        <w:r w:rsidRPr="000748C0" w:rsidDel="00E852DF">
          <w:rPr>
            <w:rFonts w:ascii="Times New Roman" w:eastAsia="Times New Roman" w:hAnsi="Times New Roman"/>
            <w:sz w:val="24"/>
            <w:szCs w:val="24"/>
            <w:rtl/>
            <w:lang w:eastAsia="he-IL"/>
            <w:rPrChange w:id="7909" w:author="Meryl Etman" w:date="2020-03-25T10:10:00Z">
              <w:rPr>
                <w:rFonts w:ascii="Times New Roman" w:eastAsia="Times New Roman" w:hAnsi="Times New Roman"/>
                <w:sz w:val="24"/>
                <w:szCs w:val="24"/>
                <w:rtl/>
                <w:lang w:eastAsia="he-IL"/>
              </w:rPr>
            </w:rPrChange>
          </w:rPr>
          <w:delText xml:space="preserve"> פגיעה ו/או נזק העלולים להיגרם לגופו ו/או לרכושו של כל אדם ו/או גוף כלשהו </w:delText>
        </w:r>
        <w:r w:rsidRPr="000748C0" w:rsidDel="00E852DF">
          <w:rPr>
            <w:rFonts w:ascii="Times New Roman" w:eastAsia="Times New Roman" w:hAnsi="Times New Roman" w:hint="cs"/>
            <w:sz w:val="24"/>
            <w:szCs w:val="24"/>
            <w:rtl/>
            <w:lang w:eastAsia="he-IL"/>
            <w:rPrChange w:id="7910" w:author="Meryl Etman" w:date="2020-03-25T10:10:00Z">
              <w:rPr>
                <w:rFonts w:ascii="Times New Roman" w:eastAsia="Times New Roman" w:hAnsi="Times New Roman" w:hint="cs"/>
                <w:sz w:val="24"/>
                <w:szCs w:val="24"/>
                <w:rtl/>
                <w:lang w:eastAsia="he-IL"/>
              </w:rPr>
            </w:rPrChange>
          </w:rPr>
          <w:delText>(</w:delText>
        </w:r>
        <w:r w:rsidRPr="000748C0" w:rsidDel="00E852DF">
          <w:rPr>
            <w:rFonts w:ascii="Times New Roman" w:eastAsia="Times New Roman" w:hAnsi="Times New Roman" w:hint="eastAsia"/>
            <w:sz w:val="24"/>
            <w:szCs w:val="24"/>
            <w:rtl/>
            <w:lang w:eastAsia="he-IL"/>
            <w:rPrChange w:id="7911" w:author="Meryl Etman" w:date="2020-03-25T10:10:00Z">
              <w:rPr>
                <w:rFonts w:ascii="Times New Roman" w:eastAsia="Times New Roman" w:hAnsi="Times New Roman" w:hint="eastAsia"/>
                <w:sz w:val="24"/>
                <w:szCs w:val="24"/>
                <w:rtl/>
                <w:lang w:eastAsia="he-IL"/>
              </w:rPr>
            </w:rPrChange>
          </w:rPr>
          <w:delText>לרבות</w:delText>
        </w:r>
        <w:r w:rsidRPr="000748C0" w:rsidDel="00E852DF">
          <w:rPr>
            <w:rFonts w:ascii="Times New Roman" w:eastAsia="Times New Roman" w:hAnsi="Times New Roman"/>
            <w:sz w:val="24"/>
            <w:szCs w:val="24"/>
            <w:rtl/>
            <w:lang w:eastAsia="he-IL"/>
            <w:rPrChange w:id="7912"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cs"/>
            <w:sz w:val="24"/>
            <w:szCs w:val="24"/>
            <w:rtl/>
            <w:lang w:eastAsia="he-IL"/>
            <w:rPrChange w:id="7913" w:author="Meryl Etman" w:date="2020-03-25T10:10:00Z">
              <w:rPr>
                <w:rFonts w:ascii="Times New Roman" w:eastAsia="Times New Roman" w:hAnsi="Times New Roman" w:hint="cs"/>
                <w:sz w:val="24"/>
                <w:szCs w:val="24"/>
                <w:rtl/>
                <w:lang w:eastAsia="he-IL"/>
              </w:rPr>
            </w:rPrChange>
          </w:rPr>
          <w:delText>במפורש החברה)</w:delText>
        </w:r>
        <w:r w:rsidRPr="000748C0" w:rsidDel="00E852DF">
          <w:rPr>
            <w:rFonts w:ascii="Times New Roman" w:eastAsia="Times New Roman" w:hAnsi="Times New Roman"/>
            <w:sz w:val="24"/>
            <w:szCs w:val="24"/>
            <w:rtl/>
            <w:lang w:eastAsia="he-IL"/>
            <w:rPrChange w:id="7914" w:author="Meryl Etman" w:date="2020-03-25T10:10:00Z">
              <w:rPr>
                <w:rFonts w:ascii="Times New Roman" w:eastAsia="Times New Roman" w:hAnsi="Times New Roman"/>
                <w:sz w:val="24"/>
                <w:szCs w:val="24"/>
                <w:rtl/>
                <w:lang w:eastAsia="he-IL"/>
              </w:rPr>
            </w:rPrChange>
          </w:rPr>
          <w:delText>, בג</w:delText>
        </w:r>
        <w:r w:rsidRPr="000748C0" w:rsidDel="00E852DF">
          <w:rPr>
            <w:rFonts w:ascii="Times New Roman" w:eastAsia="Times New Roman" w:hAnsi="Times New Roman" w:hint="eastAsia"/>
            <w:sz w:val="24"/>
            <w:szCs w:val="24"/>
            <w:rtl/>
            <w:lang w:eastAsia="he-IL"/>
            <w:rPrChange w:id="7915" w:author="Meryl Etman" w:date="2020-03-25T10:10:00Z">
              <w:rPr>
                <w:rFonts w:ascii="Times New Roman" w:eastAsia="Times New Roman" w:hAnsi="Times New Roman" w:hint="eastAsia"/>
                <w:sz w:val="24"/>
                <w:szCs w:val="24"/>
                <w:rtl/>
                <w:lang w:eastAsia="he-IL"/>
              </w:rPr>
            </w:rPrChange>
          </w:rPr>
          <w:delText>בולות</w:delText>
        </w:r>
        <w:r w:rsidRPr="000748C0" w:rsidDel="00E852DF">
          <w:rPr>
            <w:rFonts w:ascii="Times New Roman" w:eastAsia="Times New Roman" w:hAnsi="Times New Roman"/>
            <w:sz w:val="24"/>
            <w:szCs w:val="24"/>
            <w:rtl/>
            <w:lang w:eastAsia="he-IL"/>
            <w:rPrChange w:id="7916" w:author="Meryl Etman" w:date="2020-03-25T10:10:00Z">
              <w:rPr>
                <w:rFonts w:ascii="Times New Roman" w:eastAsia="Times New Roman" w:hAnsi="Times New Roman"/>
                <w:sz w:val="24"/>
                <w:szCs w:val="24"/>
                <w:rtl/>
                <w:lang w:eastAsia="he-IL"/>
              </w:rPr>
            </w:rPrChange>
          </w:rPr>
          <w:delText xml:space="preserve"> אחריות בסך של </w:delText>
        </w:r>
        <w:r w:rsidRPr="000748C0" w:rsidDel="00E852DF">
          <w:rPr>
            <w:rFonts w:ascii="Times New Roman" w:eastAsia="Times New Roman" w:hAnsi="Times New Roman" w:hint="cs"/>
            <w:sz w:val="24"/>
            <w:szCs w:val="24"/>
            <w:rtl/>
            <w:lang w:eastAsia="he-IL"/>
            <w:rPrChange w:id="7917" w:author="Meryl Etman" w:date="2020-03-25T10:10:00Z">
              <w:rPr>
                <w:rFonts w:ascii="Times New Roman" w:eastAsia="Times New Roman" w:hAnsi="Times New Roman" w:hint="cs"/>
                <w:sz w:val="24"/>
                <w:szCs w:val="24"/>
                <w:rtl/>
                <w:lang w:eastAsia="he-IL"/>
              </w:rPr>
            </w:rPrChange>
          </w:rPr>
          <w:delText>4</w:delText>
        </w:r>
        <w:r w:rsidRPr="000748C0" w:rsidDel="00E852DF">
          <w:rPr>
            <w:rFonts w:ascii="Times New Roman" w:eastAsia="Times New Roman" w:hAnsi="Times New Roman"/>
            <w:sz w:val="24"/>
            <w:szCs w:val="24"/>
            <w:rtl/>
            <w:lang w:eastAsia="he-IL"/>
            <w:rPrChange w:id="7918" w:author="Meryl Etman" w:date="2020-03-25T10:10:00Z">
              <w:rPr>
                <w:rFonts w:ascii="Times New Roman" w:eastAsia="Times New Roman" w:hAnsi="Times New Roman"/>
                <w:sz w:val="24"/>
                <w:szCs w:val="24"/>
                <w:rtl/>
                <w:lang w:eastAsia="he-IL"/>
              </w:rPr>
            </w:rPrChange>
          </w:rPr>
          <w:delText>,000,000</w:delText>
        </w:r>
        <w:r w:rsidRPr="000748C0" w:rsidDel="00E852DF">
          <w:rPr>
            <w:rFonts w:ascii="Times New Roman" w:eastAsia="Times New Roman" w:hAnsi="Times New Roman" w:hint="cs"/>
            <w:sz w:val="24"/>
            <w:szCs w:val="24"/>
            <w:rtl/>
            <w:lang w:eastAsia="he-IL"/>
            <w:rPrChange w:id="7919" w:author="Meryl Etman" w:date="2020-03-25T10:10:00Z">
              <w:rPr>
                <w:rFonts w:ascii="Times New Roman" w:eastAsia="Times New Roman" w:hAnsi="Times New Roman" w:hint="cs"/>
                <w:sz w:val="24"/>
                <w:szCs w:val="24"/>
                <w:rtl/>
                <w:lang w:eastAsia="he-IL"/>
              </w:rPr>
            </w:rPrChange>
          </w:rPr>
          <w:delText xml:space="preserve"> ₪ </w:delText>
        </w:r>
        <w:r w:rsidRPr="000748C0" w:rsidDel="00E852DF">
          <w:rPr>
            <w:rFonts w:ascii="Times New Roman" w:eastAsia="Times New Roman" w:hAnsi="Times New Roman"/>
            <w:sz w:val="24"/>
            <w:szCs w:val="24"/>
            <w:rtl/>
            <w:lang w:eastAsia="he-IL"/>
            <w:rPrChange w:id="7920" w:author="Meryl Etman" w:date="2020-03-25T10:10:00Z">
              <w:rPr>
                <w:rFonts w:ascii="Times New Roman" w:eastAsia="Times New Roman" w:hAnsi="Times New Roman"/>
                <w:sz w:val="24"/>
                <w:szCs w:val="24"/>
                <w:rtl/>
                <w:lang w:eastAsia="he-IL"/>
              </w:rPr>
            </w:rPrChange>
          </w:rPr>
          <w:delText xml:space="preserve">למקרה ובמצטבר לתקופת </w:delText>
        </w:r>
        <w:r w:rsidRPr="000748C0" w:rsidDel="00E852DF">
          <w:rPr>
            <w:rFonts w:ascii="Times New Roman" w:eastAsia="Times New Roman" w:hAnsi="Times New Roman" w:hint="cs"/>
            <w:sz w:val="24"/>
            <w:szCs w:val="24"/>
            <w:rtl/>
            <w:lang w:eastAsia="he-IL"/>
            <w:rPrChange w:id="7921" w:author="Meryl Etman" w:date="2020-03-25T10:10:00Z">
              <w:rPr>
                <w:rFonts w:ascii="Times New Roman" w:eastAsia="Times New Roman" w:hAnsi="Times New Roman" w:hint="cs"/>
                <w:sz w:val="24"/>
                <w:szCs w:val="24"/>
                <w:rtl/>
                <w:lang w:eastAsia="he-IL"/>
              </w:rPr>
            </w:rPrChange>
          </w:rPr>
          <w:delText>ה</w:delText>
        </w:r>
        <w:r w:rsidRPr="000748C0" w:rsidDel="00E852DF">
          <w:rPr>
            <w:rFonts w:ascii="Times New Roman" w:eastAsia="Times New Roman" w:hAnsi="Times New Roman" w:hint="eastAsia"/>
            <w:sz w:val="24"/>
            <w:szCs w:val="24"/>
            <w:rtl/>
            <w:lang w:eastAsia="he-IL"/>
            <w:rPrChange w:id="7922" w:author="Meryl Etman" w:date="2020-03-25T10:10:00Z">
              <w:rPr>
                <w:rFonts w:ascii="Times New Roman" w:eastAsia="Times New Roman" w:hAnsi="Times New Roman" w:hint="eastAsia"/>
                <w:sz w:val="24"/>
                <w:szCs w:val="24"/>
                <w:rtl/>
                <w:lang w:eastAsia="he-IL"/>
              </w:rPr>
            </w:rPrChange>
          </w:rPr>
          <w:delText>ביטוח</w:delText>
        </w:r>
        <w:r w:rsidRPr="000748C0" w:rsidDel="00E852DF">
          <w:rPr>
            <w:rFonts w:ascii="Times New Roman" w:eastAsia="Times New Roman" w:hAnsi="Times New Roman"/>
            <w:sz w:val="24"/>
            <w:szCs w:val="24"/>
            <w:rtl/>
            <w:lang w:eastAsia="he-IL"/>
            <w:rPrChange w:id="7923"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924" w:author="Meryl Etman" w:date="2020-03-25T10:10:00Z">
              <w:rPr>
                <w:rFonts w:ascii="Times New Roman" w:eastAsia="Times New Roman" w:hAnsi="Times New Roman" w:hint="eastAsia"/>
                <w:sz w:val="24"/>
                <w:szCs w:val="24"/>
                <w:rtl/>
                <w:lang w:eastAsia="he-IL"/>
              </w:rPr>
            </w:rPrChange>
          </w:rPr>
          <w:delText>הביטוח</w:delText>
        </w:r>
        <w:r w:rsidRPr="000748C0" w:rsidDel="00E852DF">
          <w:rPr>
            <w:rFonts w:ascii="Times New Roman" w:eastAsia="Times New Roman" w:hAnsi="Times New Roman"/>
            <w:sz w:val="24"/>
            <w:szCs w:val="24"/>
            <w:rtl/>
            <w:lang w:eastAsia="he-IL"/>
            <w:rPrChange w:id="7925" w:author="Meryl Etman" w:date="2020-03-25T10:10:00Z">
              <w:rPr>
                <w:rFonts w:ascii="Times New Roman" w:eastAsia="Times New Roman" w:hAnsi="Times New Roman"/>
                <w:sz w:val="24"/>
                <w:szCs w:val="24"/>
                <w:rtl/>
                <w:lang w:eastAsia="he-IL"/>
              </w:rPr>
            </w:rPrChange>
          </w:rPr>
          <w:delText xml:space="preserve"> אינו כולל כל סייג בדבר חבות בגין וכלפי קבלנים, </w:delText>
        </w:r>
        <w:r w:rsidRPr="000748C0" w:rsidDel="00E852DF">
          <w:rPr>
            <w:rFonts w:ascii="Times New Roman" w:eastAsia="Times New Roman" w:hAnsi="Times New Roman" w:hint="eastAsia"/>
            <w:sz w:val="24"/>
            <w:szCs w:val="24"/>
            <w:rtl/>
            <w:lang w:eastAsia="he-IL"/>
            <w:rPrChange w:id="7926" w:author="Meryl Etman" w:date="2020-03-25T10:10:00Z">
              <w:rPr>
                <w:rFonts w:ascii="Times New Roman" w:eastAsia="Times New Roman" w:hAnsi="Times New Roman" w:hint="eastAsia"/>
                <w:sz w:val="24"/>
                <w:szCs w:val="24"/>
                <w:rtl/>
                <w:lang w:eastAsia="he-IL"/>
              </w:rPr>
            </w:rPrChange>
          </w:rPr>
          <w:delText>קבלני</w:delText>
        </w:r>
        <w:r w:rsidRPr="000748C0" w:rsidDel="00E852DF">
          <w:rPr>
            <w:rFonts w:ascii="Times New Roman" w:eastAsia="Times New Roman" w:hAnsi="Times New Roman"/>
            <w:sz w:val="24"/>
            <w:szCs w:val="24"/>
            <w:rtl/>
            <w:lang w:eastAsia="he-IL"/>
            <w:rPrChange w:id="7927" w:author="Meryl Etman" w:date="2020-03-25T10:10:00Z">
              <w:rPr>
                <w:rFonts w:ascii="Times New Roman" w:eastAsia="Times New Roman" w:hAnsi="Times New Roman"/>
                <w:sz w:val="24"/>
                <w:szCs w:val="24"/>
                <w:rtl/>
                <w:lang w:eastAsia="he-IL"/>
              </w:rPr>
            </w:rPrChange>
          </w:rPr>
          <w:delText xml:space="preserve"> משנה ועובדיהם וכן תביעות תחלוף מצד המוסד לביטוח לאומי. הביטוח מורחב ל</w:delText>
        </w:r>
        <w:r w:rsidRPr="000748C0" w:rsidDel="00E852DF">
          <w:rPr>
            <w:rFonts w:ascii="Times New Roman" w:eastAsia="Times New Roman" w:hAnsi="Times New Roman" w:hint="cs"/>
            <w:sz w:val="24"/>
            <w:szCs w:val="24"/>
            <w:rtl/>
            <w:lang w:eastAsia="he-IL"/>
            <w:rPrChange w:id="7928" w:author="Meryl Etman" w:date="2020-03-25T10:10:00Z">
              <w:rPr>
                <w:rFonts w:ascii="Times New Roman" w:eastAsia="Times New Roman" w:hAnsi="Times New Roman" w:hint="cs"/>
                <w:sz w:val="24"/>
                <w:szCs w:val="24"/>
                <w:rtl/>
                <w:lang w:eastAsia="he-IL"/>
              </w:rPr>
            </w:rPrChange>
          </w:rPr>
          <w:delText xml:space="preserve">שפות את החברה בגין </w:delText>
        </w:r>
        <w:r w:rsidRPr="000748C0" w:rsidDel="00E852DF">
          <w:rPr>
            <w:rFonts w:ascii="Times New Roman" w:eastAsia="Times New Roman" w:hAnsi="Times New Roman"/>
            <w:sz w:val="24"/>
            <w:szCs w:val="24"/>
            <w:rtl/>
            <w:lang w:eastAsia="he-IL"/>
            <w:rPrChange w:id="7929" w:author="Meryl Etman" w:date="2020-03-25T10:10:00Z">
              <w:rPr>
                <w:rFonts w:ascii="Times New Roman" w:eastAsia="Times New Roman" w:hAnsi="Times New Roman"/>
                <w:sz w:val="24"/>
                <w:szCs w:val="24"/>
                <w:rtl/>
                <w:lang w:eastAsia="he-IL"/>
              </w:rPr>
            </w:rPrChange>
          </w:rPr>
          <w:delText xml:space="preserve">אחריותה למעשי ו/או מחדלי היועץ ו/או מי מטעמו, בכפוף </w:delText>
        </w:r>
        <w:r w:rsidRPr="000748C0" w:rsidDel="00E852DF">
          <w:rPr>
            <w:rFonts w:ascii="Times New Roman" w:eastAsia="Times New Roman" w:hAnsi="Times New Roman" w:hint="eastAsia"/>
            <w:sz w:val="24"/>
            <w:szCs w:val="24"/>
            <w:rtl/>
            <w:lang w:eastAsia="he-IL"/>
            <w:rPrChange w:id="7930" w:author="Meryl Etman" w:date="2020-03-25T10:10:00Z">
              <w:rPr>
                <w:rFonts w:ascii="Times New Roman" w:eastAsia="Times New Roman" w:hAnsi="Times New Roman" w:hint="eastAsia"/>
                <w:sz w:val="24"/>
                <w:szCs w:val="24"/>
                <w:rtl/>
                <w:lang w:eastAsia="he-IL"/>
              </w:rPr>
            </w:rPrChange>
          </w:rPr>
          <w:delText>לסעיף</w:delText>
        </w:r>
        <w:r w:rsidRPr="000748C0" w:rsidDel="00E852DF">
          <w:rPr>
            <w:rFonts w:ascii="Times New Roman" w:eastAsia="Times New Roman" w:hAnsi="Times New Roman"/>
            <w:sz w:val="24"/>
            <w:szCs w:val="24"/>
            <w:rtl/>
            <w:lang w:eastAsia="he-IL"/>
            <w:rPrChange w:id="7931" w:author="Meryl Etman" w:date="2020-03-25T10:10:00Z">
              <w:rPr>
                <w:rFonts w:ascii="Times New Roman" w:eastAsia="Times New Roman" w:hAnsi="Times New Roman"/>
                <w:sz w:val="24"/>
                <w:szCs w:val="24"/>
                <w:rtl/>
                <w:lang w:eastAsia="he-IL"/>
              </w:rPr>
            </w:rPrChange>
          </w:rPr>
          <w:delText xml:space="preserve"> אחריות צולבת.</w:delText>
        </w:r>
      </w:del>
    </w:p>
    <w:p w14:paraId="479562F0" w14:textId="2F08033C" w:rsidR="008942AD" w:rsidRPr="000748C0" w:rsidDel="00E852DF" w:rsidRDefault="008942AD" w:rsidP="008942AD">
      <w:pPr>
        <w:widowControl w:val="0"/>
        <w:rPr>
          <w:del w:id="7932" w:author="Meryl Etman" w:date="2020-03-01T17:04:00Z"/>
          <w:rFonts w:ascii="Times New Roman" w:eastAsia="Times New Roman" w:hAnsi="Times New Roman"/>
          <w:sz w:val="24"/>
          <w:szCs w:val="24"/>
          <w:rtl/>
          <w:lang w:eastAsia="he-IL"/>
          <w:rPrChange w:id="7933" w:author="Meryl Etman" w:date="2020-03-25T10:10:00Z">
            <w:rPr>
              <w:del w:id="7934" w:author="Meryl Etman" w:date="2020-03-01T17:04:00Z"/>
              <w:rFonts w:ascii="Times New Roman" w:eastAsia="Times New Roman" w:hAnsi="Times New Roman"/>
              <w:sz w:val="24"/>
              <w:szCs w:val="24"/>
              <w:rtl/>
              <w:lang w:eastAsia="he-IL"/>
            </w:rPr>
          </w:rPrChange>
        </w:rPr>
      </w:pPr>
    </w:p>
    <w:p w14:paraId="49016FF9" w14:textId="6170D276" w:rsidR="008942AD" w:rsidRPr="000748C0" w:rsidDel="00E852DF" w:rsidRDefault="008942AD" w:rsidP="008942AD">
      <w:pPr>
        <w:widowControl w:val="0"/>
        <w:spacing w:line="360" w:lineRule="auto"/>
        <w:rPr>
          <w:del w:id="7935" w:author="Meryl Etman" w:date="2020-03-01T17:04:00Z"/>
          <w:rFonts w:ascii="Times New Roman" w:eastAsia="Times New Roman" w:hAnsi="Times New Roman"/>
          <w:b/>
          <w:bCs/>
          <w:sz w:val="24"/>
          <w:szCs w:val="24"/>
          <w:u w:val="single"/>
          <w:rtl/>
          <w:lang w:eastAsia="he-IL"/>
          <w:rPrChange w:id="7936" w:author="Meryl Etman" w:date="2020-03-25T10:10:00Z">
            <w:rPr>
              <w:del w:id="7937" w:author="Meryl Etman" w:date="2020-03-01T17:04:00Z"/>
              <w:rFonts w:ascii="Times New Roman" w:eastAsia="Times New Roman" w:hAnsi="Times New Roman"/>
              <w:b/>
              <w:bCs/>
              <w:sz w:val="24"/>
              <w:szCs w:val="24"/>
              <w:u w:val="single"/>
              <w:rtl/>
              <w:lang w:eastAsia="he-IL"/>
            </w:rPr>
          </w:rPrChange>
        </w:rPr>
      </w:pPr>
    </w:p>
    <w:p w14:paraId="573174AE" w14:textId="7414708A" w:rsidR="008942AD" w:rsidRPr="000748C0" w:rsidDel="00E852DF" w:rsidRDefault="008942AD" w:rsidP="008942AD">
      <w:pPr>
        <w:widowControl w:val="0"/>
        <w:spacing w:line="360" w:lineRule="auto"/>
        <w:rPr>
          <w:del w:id="7938" w:author="Meryl Etman" w:date="2020-03-01T17:04:00Z"/>
          <w:rFonts w:ascii="Times New Roman" w:eastAsia="Times New Roman" w:hAnsi="Times New Roman"/>
          <w:b/>
          <w:bCs/>
          <w:sz w:val="24"/>
          <w:szCs w:val="24"/>
          <w:rtl/>
          <w:lang w:eastAsia="he-IL"/>
          <w:rPrChange w:id="7939" w:author="Meryl Etman" w:date="2020-03-25T10:10:00Z">
            <w:rPr>
              <w:del w:id="7940" w:author="Meryl Etman" w:date="2020-03-01T17:04:00Z"/>
              <w:rFonts w:ascii="Times New Roman" w:eastAsia="Times New Roman" w:hAnsi="Times New Roman"/>
              <w:b/>
              <w:bCs/>
              <w:sz w:val="24"/>
              <w:szCs w:val="24"/>
              <w:rtl/>
              <w:lang w:eastAsia="he-IL"/>
            </w:rPr>
          </w:rPrChange>
        </w:rPr>
      </w:pPr>
      <w:del w:id="7941" w:author="Meryl Etman" w:date="2020-03-01T17:04:00Z">
        <w:r w:rsidRPr="000748C0" w:rsidDel="00E852DF">
          <w:rPr>
            <w:rFonts w:ascii="Times New Roman" w:eastAsia="Times New Roman" w:hAnsi="Times New Roman" w:hint="eastAsia"/>
            <w:b/>
            <w:bCs/>
            <w:sz w:val="24"/>
            <w:szCs w:val="24"/>
            <w:u w:val="single"/>
            <w:rtl/>
            <w:lang w:eastAsia="he-IL"/>
            <w:rPrChange w:id="7942" w:author="Meryl Etman" w:date="2020-03-25T10:10:00Z">
              <w:rPr>
                <w:rFonts w:ascii="Times New Roman" w:eastAsia="Times New Roman" w:hAnsi="Times New Roman" w:hint="eastAsia"/>
                <w:b/>
                <w:bCs/>
                <w:sz w:val="24"/>
                <w:szCs w:val="24"/>
                <w:u w:val="single"/>
                <w:rtl/>
                <w:lang w:eastAsia="he-IL"/>
              </w:rPr>
            </w:rPrChange>
          </w:rPr>
          <w:delText>כללי</w:delText>
        </w:r>
        <w:r w:rsidRPr="000748C0" w:rsidDel="00E852DF">
          <w:rPr>
            <w:rFonts w:ascii="Times New Roman" w:eastAsia="Times New Roman" w:hAnsi="Times New Roman"/>
            <w:b/>
            <w:bCs/>
            <w:sz w:val="24"/>
            <w:szCs w:val="24"/>
            <w:u w:val="single"/>
            <w:rtl/>
            <w:lang w:eastAsia="he-IL"/>
            <w:rPrChange w:id="7943" w:author="Meryl Etman" w:date="2020-03-25T10:10:00Z">
              <w:rPr>
                <w:rFonts w:ascii="Times New Roman" w:eastAsia="Times New Roman" w:hAnsi="Times New Roman"/>
                <w:b/>
                <w:bCs/>
                <w:sz w:val="24"/>
                <w:szCs w:val="24"/>
                <w:u w:val="single"/>
                <w:rtl/>
                <w:lang w:eastAsia="he-IL"/>
              </w:rPr>
            </w:rPrChange>
          </w:rPr>
          <w:delText xml:space="preserve"> לכל הפוליסות</w:delText>
        </w:r>
        <w:r w:rsidRPr="000748C0" w:rsidDel="00E852DF">
          <w:rPr>
            <w:rFonts w:ascii="Times New Roman" w:eastAsia="Times New Roman" w:hAnsi="Times New Roman"/>
            <w:b/>
            <w:bCs/>
            <w:sz w:val="24"/>
            <w:szCs w:val="24"/>
            <w:rtl/>
            <w:lang w:eastAsia="he-IL"/>
            <w:rPrChange w:id="7944" w:author="Meryl Etman" w:date="2020-03-25T10:10:00Z">
              <w:rPr>
                <w:rFonts w:ascii="Times New Roman" w:eastAsia="Times New Roman" w:hAnsi="Times New Roman"/>
                <w:b/>
                <w:bCs/>
                <w:sz w:val="24"/>
                <w:szCs w:val="24"/>
                <w:rtl/>
                <w:lang w:eastAsia="he-IL"/>
              </w:rPr>
            </w:rPrChange>
          </w:rPr>
          <w:delText xml:space="preserve">  </w:delText>
        </w:r>
      </w:del>
    </w:p>
    <w:p w14:paraId="1F560D28" w14:textId="4F2E6407" w:rsidR="00F00BA3" w:rsidRPr="000748C0" w:rsidDel="00E852DF" w:rsidRDefault="00F00BA3" w:rsidP="00F00BA3">
      <w:pPr>
        <w:widowControl w:val="0"/>
        <w:rPr>
          <w:del w:id="7945" w:author="Meryl Etman" w:date="2020-03-01T17:04:00Z"/>
          <w:rFonts w:ascii="Times New Roman" w:eastAsia="Times New Roman" w:hAnsi="Times New Roman"/>
          <w:sz w:val="24"/>
          <w:szCs w:val="24"/>
          <w:rtl/>
          <w:lang w:eastAsia="he-IL"/>
          <w:rPrChange w:id="7946" w:author="Meryl Etman" w:date="2020-03-25T10:10:00Z">
            <w:rPr>
              <w:del w:id="7947" w:author="Meryl Etman" w:date="2020-03-01T17:04:00Z"/>
              <w:rFonts w:ascii="Times New Roman" w:eastAsia="Times New Roman" w:hAnsi="Times New Roman"/>
              <w:sz w:val="24"/>
              <w:szCs w:val="24"/>
              <w:rtl/>
              <w:lang w:eastAsia="he-IL"/>
            </w:rPr>
          </w:rPrChange>
        </w:rPr>
      </w:pPr>
    </w:p>
    <w:p w14:paraId="4343781F" w14:textId="6C617A88" w:rsidR="00F00BA3" w:rsidRPr="000748C0" w:rsidDel="00E852DF" w:rsidRDefault="00F00BA3" w:rsidP="00F00BA3">
      <w:pPr>
        <w:widowControl w:val="0"/>
        <w:numPr>
          <w:ilvl w:val="0"/>
          <w:numId w:val="13"/>
        </w:numPr>
        <w:ind w:right="0"/>
        <w:rPr>
          <w:del w:id="7948" w:author="Meryl Etman" w:date="2020-03-01T17:04:00Z"/>
          <w:rFonts w:ascii="Times New Roman" w:eastAsia="Times New Roman" w:hAnsi="Times New Roman"/>
          <w:sz w:val="24"/>
          <w:szCs w:val="24"/>
          <w:lang w:eastAsia="he-IL"/>
          <w:rPrChange w:id="7949" w:author="Meryl Etman" w:date="2020-03-25T10:10:00Z">
            <w:rPr>
              <w:del w:id="7950" w:author="Meryl Etman" w:date="2020-03-01T17:04:00Z"/>
              <w:rFonts w:ascii="Times New Roman" w:eastAsia="Times New Roman" w:hAnsi="Times New Roman"/>
              <w:sz w:val="24"/>
              <w:szCs w:val="24"/>
              <w:lang w:eastAsia="he-IL"/>
            </w:rPr>
          </w:rPrChange>
        </w:rPr>
      </w:pPr>
      <w:del w:id="7951" w:author="Meryl Etman" w:date="2020-03-01T17:04:00Z">
        <w:r w:rsidRPr="000748C0" w:rsidDel="00E852DF">
          <w:rPr>
            <w:rFonts w:ascii="Times New Roman" w:eastAsia="Times New Roman" w:hAnsi="Times New Roman"/>
            <w:sz w:val="24"/>
            <w:szCs w:val="24"/>
            <w:rtl/>
            <w:lang w:eastAsia="he-IL"/>
            <w:rPrChange w:id="7952" w:author="Meryl Etman" w:date="2020-03-25T10:10:00Z">
              <w:rPr>
                <w:rFonts w:ascii="Times New Roman" w:eastAsia="Times New Roman" w:hAnsi="Times New Roman"/>
                <w:sz w:val="24"/>
                <w:szCs w:val="24"/>
                <w:rtl/>
                <w:lang w:eastAsia="he-IL"/>
              </w:rPr>
            </w:rPrChange>
          </w:rPr>
          <w:delText>"</w:delText>
        </w:r>
        <w:r w:rsidRPr="000748C0" w:rsidDel="00E852DF">
          <w:rPr>
            <w:rFonts w:ascii="Times New Roman" w:eastAsia="Times New Roman" w:hAnsi="Times New Roman" w:hint="cs"/>
            <w:sz w:val="24"/>
            <w:szCs w:val="24"/>
            <w:rtl/>
            <w:lang w:eastAsia="he-IL"/>
            <w:rPrChange w:id="7953" w:author="Meryl Etman" w:date="2020-03-25T10:10:00Z">
              <w:rPr>
                <w:rFonts w:ascii="Times New Roman" w:eastAsia="Times New Roman" w:hAnsi="Times New Roman" w:hint="cs"/>
                <w:sz w:val="24"/>
                <w:szCs w:val="24"/>
                <w:rtl/>
                <w:lang w:eastAsia="he-IL"/>
              </w:rPr>
            </w:rPrChange>
          </w:rPr>
          <w:delText>החברה</w:delText>
        </w:r>
        <w:r w:rsidRPr="000748C0" w:rsidDel="00E852DF">
          <w:rPr>
            <w:rFonts w:ascii="Times New Roman" w:eastAsia="Times New Roman" w:hAnsi="Times New Roman"/>
            <w:sz w:val="24"/>
            <w:szCs w:val="24"/>
            <w:rtl/>
            <w:lang w:eastAsia="he-IL"/>
            <w:rPrChange w:id="7954"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955" w:author="Meryl Etman" w:date="2020-03-25T10:10:00Z">
              <w:rPr>
                <w:rFonts w:ascii="Times New Roman" w:eastAsia="Times New Roman" w:hAnsi="Times New Roman" w:hint="eastAsia"/>
                <w:sz w:val="24"/>
                <w:szCs w:val="24"/>
                <w:rtl/>
                <w:lang w:eastAsia="he-IL"/>
              </w:rPr>
            </w:rPrChange>
          </w:rPr>
          <w:delText>לצורך</w:delText>
        </w:r>
        <w:r w:rsidRPr="000748C0" w:rsidDel="00E852DF">
          <w:rPr>
            <w:rFonts w:ascii="Times New Roman" w:eastAsia="Times New Roman" w:hAnsi="Times New Roman"/>
            <w:sz w:val="24"/>
            <w:szCs w:val="24"/>
            <w:rtl/>
            <w:lang w:eastAsia="he-IL"/>
            <w:rPrChange w:id="7956" w:author="Meryl Etman" w:date="2020-03-25T10:10:00Z">
              <w:rPr>
                <w:rFonts w:ascii="Times New Roman" w:eastAsia="Times New Roman" w:hAnsi="Times New Roman"/>
                <w:sz w:val="24"/>
                <w:szCs w:val="24"/>
                <w:rtl/>
                <w:lang w:eastAsia="he-IL"/>
              </w:rPr>
            </w:rPrChange>
          </w:rPr>
          <w:delText xml:space="preserve"> הביטוחים הנ"</w:delText>
        </w:r>
        <w:r w:rsidRPr="000748C0" w:rsidDel="00E852DF">
          <w:rPr>
            <w:rFonts w:ascii="Times New Roman" w:eastAsia="Times New Roman" w:hAnsi="Times New Roman" w:hint="eastAsia"/>
            <w:sz w:val="24"/>
            <w:szCs w:val="24"/>
            <w:rtl/>
            <w:lang w:eastAsia="he-IL"/>
            <w:rPrChange w:id="7957" w:author="Meryl Etman" w:date="2020-03-25T10:10:00Z">
              <w:rPr>
                <w:rFonts w:ascii="Times New Roman" w:eastAsia="Times New Roman" w:hAnsi="Times New Roman" w:hint="eastAsia"/>
                <w:sz w:val="24"/>
                <w:szCs w:val="24"/>
                <w:rtl/>
                <w:lang w:eastAsia="he-IL"/>
              </w:rPr>
            </w:rPrChange>
          </w:rPr>
          <w:delText>ל</w:delText>
        </w:r>
        <w:r w:rsidRPr="000748C0" w:rsidDel="00E852DF">
          <w:rPr>
            <w:rFonts w:ascii="Times New Roman" w:eastAsia="Times New Roman" w:hAnsi="Times New Roman"/>
            <w:sz w:val="24"/>
            <w:szCs w:val="24"/>
            <w:rtl/>
            <w:lang w:eastAsia="he-IL"/>
            <w:rPrChange w:id="7958"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959" w:author="Meryl Etman" w:date="2020-03-25T10:10:00Z">
              <w:rPr>
                <w:rFonts w:ascii="Times New Roman" w:eastAsia="Times New Roman" w:hAnsi="Times New Roman" w:hint="eastAsia"/>
                <w:sz w:val="24"/>
                <w:szCs w:val="24"/>
                <w:rtl/>
                <w:lang w:eastAsia="he-IL"/>
              </w:rPr>
            </w:rPrChange>
          </w:rPr>
          <w:delText>ו</w:delText>
        </w:r>
        <w:r w:rsidRPr="000748C0" w:rsidDel="00E852DF">
          <w:rPr>
            <w:rFonts w:ascii="Times New Roman" w:eastAsia="Times New Roman" w:hAnsi="Times New Roman"/>
            <w:sz w:val="24"/>
            <w:szCs w:val="24"/>
            <w:rtl/>
            <w:lang w:eastAsia="he-IL"/>
            <w:rPrChange w:id="7960" w:author="Meryl Etman" w:date="2020-03-25T10:10:00Z">
              <w:rPr>
                <w:rFonts w:ascii="Times New Roman" w:eastAsia="Times New Roman" w:hAnsi="Times New Roman"/>
                <w:sz w:val="24"/>
                <w:szCs w:val="24"/>
                <w:rtl/>
                <w:lang w:eastAsia="he-IL"/>
              </w:rPr>
            </w:rPrChange>
          </w:rPr>
          <w:delText>/או אישור זה הינ</w:delText>
        </w:r>
        <w:r w:rsidRPr="000748C0" w:rsidDel="00E852DF">
          <w:rPr>
            <w:rFonts w:ascii="Times New Roman" w:eastAsia="Times New Roman" w:hAnsi="Times New Roman" w:hint="cs"/>
            <w:sz w:val="24"/>
            <w:szCs w:val="24"/>
            <w:rtl/>
            <w:lang w:eastAsia="he-IL"/>
            <w:rPrChange w:id="7961" w:author="Meryl Etman" w:date="2020-03-25T10:10:00Z">
              <w:rPr>
                <w:rFonts w:ascii="Times New Roman" w:eastAsia="Times New Roman" w:hAnsi="Times New Roman" w:hint="cs"/>
                <w:sz w:val="24"/>
                <w:szCs w:val="24"/>
                <w:rtl/>
                <w:lang w:eastAsia="he-IL"/>
              </w:rPr>
            </w:rPrChange>
          </w:rPr>
          <w:delText>ה</w:delText>
        </w:r>
        <w:r w:rsidRPr="000748C0" w:rsidDel="00E852DF">
          <w:rPr>
            <w:rFonts w:ascii="Times New Roman" w:eastAsia="Times New Roman" w:hAnsi="Times New Roman"/>
            <w:sz w:val="24"/>
            <w:szCs w:val="24"/>
            <w:rtl/>
            <w:lang w:eastAsia="he-IL"/>
            <w:rPrChange w:id="7962" w:author="Meryl Etman" w:date="2020-03-25T10:10:00Z">
              <w:rPr>
                <w:rFonts w:ascii="Times New Roman" w:eastAsia="Times New Roman" w:hAnsi="Times New Roman"/>
                <w:sz w:val="24"/>
                <w:szCs w:val="24"/>
                <w:rtl/>
                <w:lang w:eastAsia="he-IL"/>
              </w:rPr>
            </w:rPrChange>
          </w:rPr>
          <w:delText xml:space="preserve"> לרבות חברת אם ו/או חברות בנות ו/או חברות שלובות</w:delText>
        </w:r>
        <w:r w:rsidRPr="000748C0" w:rsidDel="00E852DF">
          <w:rPr>
            <w:rFonts w:ascii="Times New Roman" w:eastAsia="Times New Roman" w:hAnsi="Times New Roman" w:hint="cs"/>
            <w:sz w:val="24"/>
            <w:szCs w:val="24"/>
            <w:rtl/>
            <w:lang w:eastAsia="he-IL"/>
            <w:rPrChange w:id="7963" w:author="Meryl Etman" w:date="2020-03-25T10:10:00Z">
              <w:rPr>
                <w:rFonts w:ascii="Times New Roman" w:eastAsia="Times New Roman" w:hAnsi="Times New Roman" w:hint="cs"/>
                <w:sz w:val="24"/>
                <w:szCs w:val="24"/>
                <w:rtl/>
                <w:lang w:eastAsia="he-IL"/>
              </w:rPr>
            </w:rPrChange>
          </w:rPr>
          <w:delText xml:space="preserve"> ו/או עובדיהן ו/או מנהליהן</w:delText>
        </w:r>
        <w:r w:rsidRPr="000748C0" w:rsidDel="00E852DF">
          <w:rPr>
            <w:rFonts w:ascii="Times New Roman" w:eastAsia="Times New Roman" w:hAnsi="Times New Roman"/>
            <w:sz w:val="24"/>
            <w:szCs w:val="24"/>
            <w:rtl/>
            <w:lang w:eastAsia="he-IL"/>
            <w:rPrChange w:id="7964" w:author="Meryl Etman" w:date="2020-03-25T10:10:00Z">
              <w:rPr>
                <w:rFonts w:ascii="Times New Roman" w:eastAsia="Times New Roman" w:hAnsi="Times New Roman"/>
                <w:sz w:val="24"/>
                <w:szCs w:val="24"/>
                <w:rtl/>
                <w:lang w:eastAsia="he-IL"/>
              </w:rPr>
            </w:rPrChange>
          </w:rPr>
          <w:delText>.</w:delText>
        </w:r>
      </w:del>
    </w:p>
    <w:p w14:paraId="0E6406C5" w14:textId="72A6AE49" w:rsidR="00F00BA3" w:rsidRPr="000748C0" w:rsidDel="00E852DF" w:rsidRDefault="00F00BA3" w:rsidP="00F00BA3">
      <w:pPr>
        <w:widowControl w:val="0"/>
        <w:rPr>
          <w:del w:id="7965" w:author="Meryl Etman" w:date="2020-03-01T17:04:00Z"/>
          <w:rFonts w:ascii="Times New Roman" w:eastAsia="Times New Roman" w:hAnsi="Times New Roman"/>
          <w:sz w:val="24"/>
          <w:szCs w:val="24"/>
          <w:lang w:eastAsia="he-IL"/>
          <w:rPrChange w:id="7966" w:author="Meryl Etman" w:date="2020-03-25T10:10:00Z">
            <w:rPr>
              <w:del w:id="7967" w:author="Meryl Etman" w:date="2020-03-01T17:04:00Z"/>
              <w:rFonts w:ascii="Times New Roman" w:eastAsia="Times New Roman" w:hAnsi="Times New Roman"/>
              <w:sz w:val="24"/>
              <w:szCs w:val="24"/>
              <w:lang w:eastAsia="he-IL"/>
            </w:rPr>
          </w:rPrChange>
        </w:rPr>
      </w:pPr>
    </w:p>
    <w:p w14:paraId="2E646E50" w14:textId="652E6032" w:rsidR="00F00BA3" w:rsidRPr="000748C0" w:rsidDel="00E852DF" w:rsidRDefault="00F00BA3" w:rsidP="00F00BA3">
      <w:pPr>
        <w:widowControl w:val="0"/>
        <w:numPr>
          <w:ilvl w:val="0"/>
          <w:numId w:val="13"/>
        </w:numPr>
        <w:ind w:right="0"/>
        <w:rPr>
          <w:del w:id="7968" w:author="Meryl Etman" w:date="2020-03-01T17:04:00Z"/>
          <w:rFonts w:ascii="Times New Roman" w:eastAsia="Times New Roman" w:hAnsi="Times New Roman"/>
          <w:sz w:val="24"/>
          <w:szCs w:val="24"/>
          <w:rtl/>
          <w:lang w:eastAsia="he-IL"/>
          <w:rPrChange w:id="7969" w:author="Meryl Etman" w:date="2020-03-25T10:10:00Z">
            <w:rPr>
              <w:del w:id="7970" w:author="Meryl Etman" w:date="2020-03-01T17:04:00Z"/>
              <w:rFonts w:ascii="Times New Roman" w:eastAsia="Times New Roman" w:hAnsi="Times New Roman"/>
              <w:sz w:val="24"/>
              <w:szCs w:val="24"/>
              <w:rtl/>
              <w:lang w:eastAsia="he-IL"/>
            </w:rPr>
          </w:rPrChange>
        </w:rPr>
      </w:pPr>
      <w:del w:id="7971" w:author="Meryl Etman" w:date="2020-03-01T17:04:00Z">
        <w:r w:rsidRPr="000748C0" w:rsidDel="00E852DF">
          <w:rPr>
            <w:rFonts w:ascii="Times New Roman" w:eastAsia="Times New Roman" w:hAnsi="Times New Roman" w:hint="cs"/>
            <w:sz w:val="24"/>
            <w:szCs w:val="24"/>
            <w:rtl/>
            <w:lang w:eastAsia="he-IL"/>
            <w:rPrChange w:id="7972" w:author="Meryl Etman" w:date="2020-03-25T10:10:00Z">
              <w:rPr>
                <w:rFonts w:ascii="Times New Roman" w:eastAsia="Times New Roman" w:hAnsi="Times New Roman" w:hint="cs"/>
                <w:sz w:val="24"/>
                <w:szCs w:val="24"/>
                <w:rtl/>
                <w:lang w:eastAsia="he-IL"/>
              </w:rPr>
            </w:rPrChange>
          </w:rPr>
          <w:delText>נוסח הפוליסות (למעט אחריות מקצועית) לא יפחת מהנוסח הידוע כביט במהדורה הרלוונטית לעת עריכת הביטוח.</w:delText>
        </w:r>
      </w:del>
    </w:p>
    <w:p w14:paraId="5DE8B61F" w14:textId="3F2D3F32" w:rsidR="00F00BA3" w:rsidRPr="000748C0" w:rsidDel="00E852DF" w:rsidRDefault="00F00BA3" w:rsidP="00F00BA3">
      <w:pPr>
        <w:widowControl w:val="0"/>
        <w:rPr>
          <w:del w:id="7973" w:author="Meryl Etman" w:date="2020-03-01T17:04:00Z"/>
          <w:rFonts w:ascii="Times New Roman" w:eastAsia="Times New Roman" w:hAnsi="Times New Roman"/>
          <w:sz w:val="24"/>
          <w:szCs w:val="24"/>
          <w:rtl/>
          <w:lang w:eastAsia="he-IL"/>
          <w:rPrChange w:id="7974" w:author="Meryl Etman" w:date="2020-03-25T10:10:00Z">
            <w:rPr>
              <w:del w:id="7975" w:author="Meryl Etman" w:date="2020-03-01T17:04:00Z"/>
              <w:rFonts w:ascii="Times New Roman" w:eastAsia="Times New Roman" w:hAnsi="Times New Roman"/>
              <w:sz w:val="24"/>
              <w:szCs w:val="24"/>
              <w:rtl/>
              <w:lang w:eastAsia="he-IL"/>
            </w:rPr>
          </w:rPrChange>
        </w:rPr>
      </w:pPr>
    </w:p>
    <w:p w14:paraId="439FB2E8" w14:textId="210B5F53" w:rsidR="00F00BA3" w:rsidRPr="000748C0" w:rsidDel="00E852DF" w:rsidRDefault="00F00BA3" w:rsidP="00F00BA3">
      <w:pPr>
        <w:widowControl w:val="0"/>
        <w:numPr>
          <w:ilvl w:val="0"/>
          <w:numId w:val="13"/>
        </w:numPr>
        <w:ind w:right="0"/>
        <w:rPr>
          <w:del w:id="7976" w:author="Meryl Etman" w:date="2020-03-01T17:04:00Z"/>
          <w:rFonts w:ascii="Times New Roman" w:eastAsia="Times New Roman" w:hAnsi="Times New Roman"/>
          <w:sz w:val="24"/>
          <w:szCs w:val="24"/>
          <w:rtl/>
          <w:lang w:eastAsia="he-IL"/>
          <w:rPrChange w:id="7977" w:author="Meryl Etman" w:date="2020-03-25T10:10:00Z">
            <w:rPr>
              <w:del w:id="7978" w:author="Meryl Etman" w:date="2020-03-01T17:04:00Z"/>
              <w:rFonts w:ascii="Times New Roman" w:eastAsia="Times New Roman" w:hAnsi="Times New Roman"/>
              <w:sz w:val="24"/>
              <w:szCs w:val="24"/>
              <w:rtl/>
              <w:lang w:eastAsia="he-IL"/>
            </w:rPr>
          </w:rPrChange>
        </w:rPr>
      </w:pPr>
      <w:del w:id="7979" w:author="Meryl Etman" w:date="2020-03-01T17:04:00Z">
        <w:r w:rsidRPr="000748C0" w:rsidDel="00E852DF">
          <w:rPr>
            <w:rFonts w:ascii="Times New Roman" w:eastAsia="Times New Roman" w:hAnsi="Times New Roman" w:hint="eastAsia"/>
            <w:sz w:val="24"/>
            <w:szCs w:val="24"/>
            <w:rtl/>
            <w:lang w:eastAsia="he-IL"/>
            <w:rPrChange w:id="7980" w:author="Meryl Etman" w:date="2020-03-25T10:10:00Z">
              <w:rPr>
                <w:rFonts w:ascii="Times New Roman" w:eastAsia="Times New Roman" w:hAnsi="Times New Roman" w:hint="eastAsia"/>
                <w:sz w:val="24"/>
                <w:szCs w:val="24"/>
                <w:rtl/>
                <w:lang w:eastAsia="he-IL"/>
              </w:rPr>
            </w:rPrChange>
          </w:rPr>
          <w:delText>הננו</w:delText>
        </w:r>
        <w:r w:rsidRPr="000748C0" w:rsidDel="00E852DF">
          <w:rPr>
            <w:rFonts w:ascii="Times New Roman" w:eastAsia="Times New Roman" w:hAnsi="Times New Roman"/>
            <w:sz w:val="24"/>
            <w:szCs w:val="24"/>
            <w:rtl/>
            <w:lang w:eastAsia="he-IL"/>
            <w:rPrChange w:id="7981" w:author="Meryl Etman" w:date="2020-03-25T10:10:00Z">
              <w:rPr>
                <w:rFonts w:ascii="Times New Roman" w:eastAsia="Times New Roman" w:hAnsi="Times New Roman"/>
                <w:sz w:val="24"/>
                <w:szCs w:val="24"/>
                <w:rtl/>
                <w:lang w:eastAsia="he-IL"/>
              </w:rPr>
            </w:rPrChange>
          </w:rPr>
          <w:delText xml:space="preserve"> מאשרים כי ידוע לנו שהאחריות </w:delText>
        </w:r>
        <w:r w:rsidRPr="000748C0" w:rsidDel="00E852DF">
          <w:rPr>
            <w:rFonts w:ascii="Times New Roman" w:eastAsia="Times New Roman" w:hAnsi="Times New Roman" w:hint="eastAsia"/>
            <w:sz w:val="24"/>
            <w:szCs w:val="24"/>
            <w:rtl/>
            <w:lang w:eastAsia="he-IL"/>
            <w:rPrChange w:id="7982" w:author="Meryl Etman" w:date="2020-03-25T10:10:00Z">
              <w:rPr>
                <w:rFonts w:ascii="Times New Roman" w:eastAsia="Times New Roman" w:hAnsi="Times New Roman" w:hint="eastAsia"/>
                <w:sz w:val="24"/>
                <w:szCs w:val="24"/>
                <w:rtl/>
                <w:lang w:eastAsia="he-IL"/>
              </w:rPr>
            </w:rPrChange>
          </w:rPr>
          <w:delText>לתשלום</w:delText>
        </w:r>
        <w:r w:rsidRPr="000748C0" w:rsidDel="00E852DF">
          <w:rPr>
            <w:rFonts w:ascii="Times New Roman" w:eastAsia="Times New Roman" w:hAnsi="Times New Roman"/>
            <w:sz w:val="24"/>
            <w:szCs w:val="24"/>
            <w:rtl/>
            <w:lang w:eastAsia="he-IL"/>
            <w:rPrChange w:id="7983" w:author="Meryl Etman" w:date="2020-03-25T10:10:00Z">
              <w:rPr>
                <w:rFonts w:ascii="Times New Roman" w:eastAsia="Times New Roman" w:hAnsi="Times New Roman"/>
                <w:sz w:val="24"/>
                <w:szCs w:val="24"/>
                <w:rtl/>
                <w:lang w:eastAsia="he-IL"/>
              </w:rPr>
            </w:rPrChange>
          </w:rPr>
          <w:delText xml:space="preserve"> פרמיות הביטוח והשתתפות עצמית חלה על היועץ בלבד</w:delText>
        </w:r>
        <w:r w:rsidRPr="000748C0" w:rsidDel="00E852DF">
          <w:rPr>
            <w:rFonts w:ascii="Times New Roman" w:eastAsia="Times New Roman" w:hAnsi="Times New Roman" w:hint="cs"/>
            <w:sz w:val="24"/>
            <w:szCs w:val="24"/>
            <w:rtl/>
            <w:lang w:eastAsia="he-IL"/>
            <w:rPrChange w:id="7984" w:author="Meryl Etman" w:date="2020-03-25T10:10:00Z">
              <w:rPr>
                <w:rFonts w:ascii="Times New Roman" w:eastAsia="Times New Roman" w:hAnsi="Times New Roman" w:hint="cs"/>
                <w:sz w:val="24"/>
                <w:szCs w:val="24"/>
                <w:rtl/>
                <w:lang w:eastAsia="he-IL"/>
              </w:rPr>
            </w:rPrChange>
          </w:rPr>
          <w:delText>, ובשום מקרה לא על החברה</w:delText>
        </w:r>
        <w:r w:rsidRPr="000748C0" w:rsidDel="00E852DF">
          <w:rPr>
            <w:rFonts w:ascii="Times New Roman" w:eastAsia="Times New Roman" w:hAnsi="Times New Roman"/>
            <w:sz w:val="24"/>
            <w:szCs w:val="24"/>
            <w:rtl/>
            <w:lang w:eastAsia="he-IL"/>
            <w:rPrChange w:id="7985" w:author="Meryl Etman" w:date="2020-03-25T10:10:00Z">
              <w:rPr>
                <w:rFonts w:ascii="Times New Roman" w:eastAsia="Times New Roman" w:hAnsi="Times New Roman"/>
                <w:sz w:val="24"/>
                <w:szCs w:val="24"/>
                <w:rtl/>
                <w:lang w:eastAsia="he-IL"/>
              </w:rPr>
            </w:rPrChange>
          </w:rPr>
          <w:delText>.</w:delText>
        </w:r>
      </w:del>
    </w:p>
    <w:p w14:paraId="609F3A7B" w14:textId="4C54ACD9" w:rsidR="00F00BA3" w:rsidRPr="000748C0" w:rsidDel="00E852DF" w:rsidRDefault="00F00BA3" w:rsidP="00F00BA3">
      <w:pPr>
        <w:widowControl w:val="0"/>
        <w:rPr>
          <w:del w:id="7986" w:author="Meryl Etman" w:date="2020-03-01T17:04:00Z"/>
          <w:rFonts w:ascii="Times New Roman" w:eastAsia="Times New Roman" w:hAnsi="Times New Roman"/>
          <w:sz w:val="24"/>
          <w:szCs w:val="24"/>
          <w:rtl/>
          <w:lang w:eastAsia="he-IL"/>
          <w:rPrChange w:id="7987" w:author="Meryl Etman" w:date="2020-03-25T10:10:00Z">
            <w:rPr>
              <w:del w:id="7988" w:author="Meryl Etman" w:date="2020-03-01T17:04:00Z"/>
              <w:rFonts w:ascii="Times New Roman" w:eastAsia="Times New Roman" w:hAnsi="Times New Roman"/>
              <w:sz w:val="24"/>
              <w:szCs w:val="24"/>
              <w:rtl/>
              <w:lang w:eastAsia="he-IL"/>
            </w:rPr>
          </w:rPrChange>
        </w:rPr>
      </w:pPr>
    </w:p>
    <w:p w14:paraId="57937678" w14:textId="18A52830" w:rsidR="00F00BA3" w:rsidRPr="000748C0" w:rsidDel="00E852DF" w:rsidRDefault="00F00BA3" w:rsidP="00F00BA3">
      <w:pPr>
        <w:widowControl w:val="0"/>
        <w:numPr>
          <w:ilvl w:val="0"/>
          <w:numId w:val="13"/>
        </w:numPr>
        <w:ind w:right="0"/>
        <w:rPr>
          <w:del w:id="7989" w:author="Meryl Etman" w:date="2020-03-01T17:04:00Z"/>
          <w:rFonts w:ascii="Times New Roman" w:eastAsia="Times New Roman" w:hAnsi="Times New Roman"/>
          <w:sz w:val="24"/>
          <w:szCs w:val="24"/>
          <w:lang w:eastAsia="he-IL"/>
          <w:rPrChange w:id="7990" w:author="Meryl Etman" w:date="2020-03-25T10:10:00Z">
            <w:rPr>
              <w:del w:id="7991" w:author="Meryl Etman" w:date="2020-03-01T17:04:00Z"/>
              <w:rFonts w:ascii="Times New Roman" w:eastAsia="Times New Roman" w:hAnsi="Times New Roman"/>
              <w:sz w:val="24"/>
              <w:szCs w:val="24"/>
              <w:lang w:eastAsia="he-IL"/>
            </w:rPr>
          </w:rPrChange>
        </w:rPr>
      </w:pPr>
      <w:del w:id="7992" w:author="Meryl Etman" w:date="2020-03-01T17:04:00Z">
        <w:r w:rsidRPr="000748C0" w:rsidDel="00E852DF">
          <w:rPr>
            <w:rFonts w:ascii="Times New Roman" w:eastAsia="Times New Roman" w:hAnsi="Times New Roman" w:hint="eastAsia"/>
            <w:sz w:val="24"/>
            <w:szCs w:val="24"/>
            <w:rtl/>
            <w:lang w:eastAsia="he-IL"/>
            <w:rPrChange w:id="7993" w:author="Meryl Etman" w:date="2020-03-25T10:10:00Z">
              <w:rPr>
                <w:rFonts w:ascii="Times New Roman" w:eastAsia="Times New Roman" w:hAnsi="Times New Roman" w:hint="eastAsia"/>
                <w:sz w:val="24"/>
                <w:szCs w:val="24"/>
                <w:rtl/>
                <w:lang w:eastAsia="he-IL"/>
              </w:rPr>
            </w:rPrChange>
          </w:rPr>
          <w:delText>הננו</w:delText>
        </w:r>
        <w:r w:rsidRPr="000748C0" w:rsidDel="00E852DF">
          <w:rPr>
            <w:rFonts w:ascii="Times New Roman" w:eastAsia="Times New Roman" w:hAnsi="Times New Roman"/>
            <w:sz w:val="24"/>
            <w:szCs w:val="24"/>
            <w:rtl/>
            <w:lang w:eastAsia="he-IL"/>
            <w:rPrChange w:id="7994" w:author="Meryl Etman" w:date="2020-03-25T10:10:00Z">
              <w:rPr>
                <w:rFonts w:ascii="Times New Roman" w:eastAsia="Times New Roman" w:hAnsi="Times New Roman"/>
                <w:sz w:val="24"/>
                <w:szCs w:val="24"/>
                <w:rtl/>
                <w:lang w:eastAsia="he-IL"/>
              </w:rPr>
            </w:rPrChange>
          </w:rPr>
          <w:delText xml:space="preserve"> מאשרים כי כל הביטוחים הנ"</w:delText>
        </w:r>
        <w:r w:rsidRPr="000748C0" w:rsidDel="00E852DF">
          <w:rPr>
            <w:rFonts w:ascii="Times New Roman" w:eastAsia="Times New Roman" w:hAnsi="Times New Roman" w:hint="eastAsia"/>
            <w:sz w:val="24"/>
            <w:szCs w:val="24"/>
            <w:rtl/>
            <w:lang w:eastAsia="he-IL"/>
            <w:rPrChange w:id="7995" w:author="Meryl Etman" w:date="2020-03-25T10:10:00Z">
              <w:rPr>
                <w:rFonts w:ascii="Times New Roman" w:eastAsia="Times New Roman" w:hAnsi="Times New Roman" w:hint="eastAsia"/>
                <w:sz w:val="24"/>
                <w:szCs w:val="24"/>
                <w:rtl/>
                <w:lang w:eastAsia="he-IL"/>
              </w:rPr>
            </w:rPrChange>
          </w:rPr>
          <w:delText>ל</w:delText>
        </w:r>
        <w:r w:rsidRPr="000748C0" w:rsidDel="00E852DF">
          <w:rPr>
            <w:rFonts w:ascii="Times New Roman" w:eastAsia="Times New Roman" w:hAnsi="Times New Roman"/>
            <w:sz w:val="24"/>
            <w:szCs w:val="24"/>
            <w:rtl/>
            <w:lang w:eastAsia="he-IL"/>
            <w:rPrChange w:id="7996"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7997" w:author="Meryl Etman" w:date="2020-03-25T10:10:00Z">
              <w:rPr>
                <w:rFonts w:ascii="Times New Roman" w:eastAsia="Times New Roman" w:hAnsi="Times New Roman" w:hint="eastAsia"/>
                <w:sz w:val="24"/>
                <w:szCs w:val="24"/>
                <w:rtl/>
                <w:lang w:eastAsia="he-IL"/>
              </w:rPr>
            </w:rPrChange>
          </w:rPr>
          <w:delText>הינם</w:delText>
        </w:r>
        <w:r w:rsidRPr="000748C0" w:rsidDel="00E852DF">
          <w:rPr>
            <w:rFonts w:ascii="Times New Roman" w:eastAsia="Times New Roman" w:hAnsi="Times New Roman"/>
            <w:sz w:val="24"/>
            <w:szCs w:val="24"/>
            <w:rtl/>
            <w:lang w:eastAsia="he-IL"/>
            <w:rPrChange w:id="7998" w:author="Meryl Etman" w:date="2020-03-25T10:10:00Z">
              <w:rPr>
                <w:rFonts w:ascii="Times New Roman" w:eastAsia="Times New Roman" w:hAnsi="Times New Roman"/>
                <w:sz w:val="24"/>
                <w:szCs w:val="24"/>
                <w:rtl/>
                <w:lang w:eastAsia="he-IL"/>
              </w:rPr>
            </w:rPrChange>
          </w:rPr>
          <w:delText xml:space="preserve"> ראשוניים וקודמים לכל ביטוח הנערך על ידי </w:delText>
        </w:r>
        <w:r w:rsidRPr="000748C0" w:rsidDel="00E852DF">
          <w:rPr>
            <w:rFonts w:ascii="Times New Roman" w:eastAsia="Times New Roman" w:hAnsi="Times New Roman" w:hint="cs"/>
            <w:sz w:val="24"/>
            <w:szCs w:val="24"/>
            <w:rtl/>
            <w:lang w:eastAsia="he-IL"/>
            <w:rPrChange w:id="7999" w:author="Meryl Etman" w:date="2020-03-25T10:10:00Z">
              <w:rPr>
                <w:rFonts w:ascii="Times New Roman" w:eastAsia="Times New Roman" w:hAnsi="Times New Roman" w:hint="cs"/>
                <w:sz w:val="24"/>
                <w:szCs w:val="24"/>
                <w:rtl/>
                <w:lang w:eastAsia="he-IL"/>
              </w:rPr>
            </w:rPrChange>
          </w:rPr>
          <w:delText>החברה</w:delText>
        </w:r>
        <w:r w:rsidRPr="000748C0" w:rsidDel="00E852DF">
          <w:rPr>
            <w:rFonts w:ascii="Times New Roman" w:eastAsia="Times New Roman" w:hAnsi="Times New Roman"/>
            <w:sz w:val="24"/>
            <w:szCs w:val="24"/>
            <w:rtl/>
            <w:lang w:eastAsia="he-IL"/>
            <w:rPrChange w:id="8000" w:author="Meryl Etman" w:date="2020-03-25T10:10:00Z">
              <w:rPr>
                <w:rFonts w:ascii="Times New Roman" w:eastAsia="Times New Roman" w:hAnsi="Times New Roman"/>
                <w:sz w:val="24"/>
                <w:szCs w:val="24"/>
                <w:rtl/>
                <w:lang w:eastAsia="he-IL"/>
              </w:rPr>
            </w:rPrChange>
          </w:rPr>
          <w:delText xml:space="preserve"> ו/או לטובתה, ואנו מוותרים על </w:delText>
        </w:r>
        <w:r w:rsidRPr="000748C0" w:rsidDel="00E852DF">
          <w:rPr>
            <w:rFonts w:ascii="Times New Roman" w:eastAsia="Times New Roman" w:hAnsi="Times New Roman" w:hint="eastAsia"/>
            <w:sz w:val="24"/>
            <w:szCs w:val="24"/>
            <w:rtl/>
            <w:lang w:eastAsia="he-IL"/>
            <w:rPrChange w:id="8001" w:author="Meryl Etman" w:date="2020-03-25T10:10:00Z">
              <w:rPr>
                <w:rFonts w:ascii="Times New Roman" w:eastAsia="Times New Roman" w:hAnsi="Times New Roman" w:hint="eastAsia"/>
                <w:sz w:val="24"/>
                <w:szCs w:val="24"/>
                <w:rtl/>
                <w:lang w:eastAsia="he-IL"/>
              </w:rPr>
            </w:rPrChange>
          </w:rPr>
          <w:delText>כל</w:delText>
        </w:r>
        <w:r w:rsidRPr="000748C0" w:rsidDel="00E852DF">
          <w:rPr>
            <w:rFonts w:ascii="Times New Roman" w:eastAsia="Times New Roman" w:hAnsi="Times New Roman"/>
            <w:sz w:val="24"/>
            <w:szCs w:val="24"/>
            <w:rtl/>
            <w:lang w:eastAsia="he-IL"/>
            <w:rPrChange w:id="8002" w:author="Meryl Etman" w:date="2020-03-25T10:10:00Z">
              <w:rPr>
                <w:rFonts w:ascii="Times New Roman" w:eastAsia="Times New Roman" w:hAnsi="Times New Roman"/>
                <w:sz w:val="24"/>
                <w:szCs w:val="24"/>
                <w:rtl/>
                <w:lang w:eastAsia="he-IL"/>
              </w:rPr>
            </w:rPrChange>
          </w:rPr>
          <w:delText xml:space="preserve"> טענה ו/או דרישה ו/או תביעה בדבר שיתוף ביטוחי </w:delText>
        </w:r>
        <w:r w:rsidRPr="000748C0" w:rsidDel="00E852DF">
          <w:rPr>
            <w:rFonts w:ascii="Times New Roman" w:eastAsia="Times New Roman" w:hAnsi="Times New Roman" w:hint="cs"/>
            <w:sz w:val="24"/>
            <w:szCs w:val="24"/>
            <w:rtl/>
            <w:lang w:eastAsia="he-IL"/>
            <w:rPrChange w:id="8003" w:author="Meryl Etman" w:date="2020-03-25T10:10:00Z">
              <w:rPr>
                <w:rFonts w:ascii="Times New Roman" w:eastAsia="Times New Roman" w:hAnsi="Times New Roman" w:hint="cs"/>
                <w:sz w:val="24"/>
                <w:szCs w:val="24"/>
                <w:rtl/>
                <w:lang w:eastAsia="he-IL"/>
              </w:rPr>
            </w:rPrChange>
          </w:rPr>
          <w:delText>החברה</w:delText>
        </w:r>
        <w:r w:rsidRPr="000748C0" w:rsidDel="00E852DF">
          <w:rPr>
            <w:rFonts w:ascii="Times New Roman" w:eastAsia="Times New Roman" w:hAnsi="Times New Roman"/>
            <w:sz w:val="24"/>
            <w:szCs w:val="24"/>
            <w:rtl/>
            <w:lang w:eastAsia="he-IL"/>
            <w:rPrChange w:id="8004" w:author="Meryl Etman" w:date="2020-03-25T10:10:00Z">
              <w:rPr>
                <w:rFonts w:ascii="Times New Roman" w:eastAsia="Times New Roman" w:hAnsi="Times New Roman"/>
                <w:sz w:val="24"/>
                <w:szCs w:val="24"/>
                <w:rtl/>
                <w:lang w:eastAsia="he-IL"/>
              </w:rPr>
            </w:rPrChange>
          </w:rPr>
          <w:delText>.</w:delText>
        </w:r>
      </w:del>
    </w:p>
    <w:p w14:paraId="4F34C81D" w14:textId="130384BE" w:rsidR="00F00BA3" w:rsidRPr="000748C0" w:rsidDel="00E852DF" w:rsidRDefault="00F00BA3" w:rsidP="00F00BA3">
      <w:pPr>
        <w:widowControl w:val="0"/>
        <w:rPr>
          <w:del w:id="8005" w:author="Meryl Etman" w:date="2020-03-01T17:04:00Z"/>
          <w:rFonts w:ascii="Times New Roman" w:eastAsia="Times New Roman" w:hAnsi="Times New Roman"/>
          <w:sz w:val="24"/>
          <w:szCs w:val="24"/>
          <w:rtl/>
          <w:lang w:eastAsia="he-IL"/>
          <w:rPrChange w:id="8006" w:author="Meryl Etman" w:date="2020-03-25T10:10:00Z">
            <w:rPr>
              <w:del w:id="8007" w:author="Meryl Etman" w:date="2020-03-01T17:04:00Z"/>
              <w:rFonts w:ascii="Times New Roman" w:eastAsia="Times New Roman" w:hAnsi="Times New Roman"/>
              <w:sz w:val="24"/>
              <w:szCs w:val="24"/>
              <w:rtl/>
              <w:lang w:eastAsia="he-IL"/>
            </w:rPr>
          </w:rPrChange>
        </w:rPr>
      </w:pPr>
    </w:p>
    <w:p w14:paraId="36EDD74E" w14:textId="37FECCA7" w:rsidR="00F00BA3" w:rsidRPr="000748C0" w:rsidDel="00E852DF" w:rsidRDefault="00F00BA3" w:rsidP="00F00BA3">
      <w:pPr>
        <w:widowControl w:val="0"/>
        <w:numPr>
          <w:ilvl w:val="0"/>
          <w:numId w:val="13"/>
        </w:numPr>
        <w:ind w:right="0"/>
        <w:rPr>
          <w:del w:id="8008" w:author="Meryl Etman" w:date="2020-03-01T17:04:00Z"/>
          <w:rFonts w:ascii="Times New Roman" w:eastAsia="Times New Roman" w:hAnsi="Times New Roman"/>
          <w:sz w:val="24"/>
          <w:szCs w:val="24"/>
          <w:lang w:eastAsia="he-IL"/>
          <w:rPrChange w:id="8009" w:author="Meryl Etman" w:date="2020-03-25T10:10:00Z">
            <w:rPr>
              <w:del w:id="8010" w:author="Meryl Etman" w:date="2020-03-01T17:04:00Z"/>
              <w:rFonts w:ascii="Times New Roman" w:eastAsia="Times New Roman" w:hAnsi="Times New Roman"/>
              <w:sz w:val="24"/>
              <w:szCs w:val="24"/>
              <w:lang w:eastAsia="he-IL"/>
            </w:rPr>
          </w:rPrChange>
        </w:rPr>
      </w:pPr>
      <w:del w:id="8011" w:author="Meryl Etman" w:date="2020-03-01T17:04:00Z">
        <w:r w:rsidRPr="000748C0" w:rsidDel="00E852DF">
          <w:rPr>
            <w:rFonts w:ascii="Times New Roman" w:eastAsia="Times New Roman" w:hAnsi="Times New Roman" w:hint="cs"/>
            <w:sz w:val="24"/>
            <w:szCs w:val="24"/>
            <w:rtl/>
            <w:lang w:eastAsia="he-IL"/>
            <w:rPrChange w:id="8012" w:author="Meryl Etman" w:date="2020-03-25T10:10:00Z">
              <w:rPr>
                <w:rFonts w:ascii="Times New Roman" w:eastAsia="Times New Roman" w:hAnsi="Times New Roman" w:hint="cs"/>
                <w:sz w:val="24"/>
                <w:szCs w:val="24"/>
                <w:rtl/>
                <w:lang w:eastAsia="he-IL"/>
              </w:rPr>
            </w:rPrChange>
          </w:rPr>
          <w:delText>הפוליסות כוללות ויתור על זכות התחלוף כלפי החברה, עובדיה ומנהליה, ובלבד שהויתור על זכות התחלוף כאמור לא יחול לטובת מי שגרם לנזק בזדון.</w:delText>
        </w:r>
      </w:del>
    </w:p>
    <w:p w14:paraId="5D698BD9" w14:textId="44FDE714" w:rsidR="00F00BA3" w:rsidRPr="000748C0" w:rsidDel="00E852DF" w:rsidRDefault="00F00BA3" w:rsidP="00F00BA3">
      <w:pPr>
        <w:widowControl w:val="0"/>
        <w:rPr>
          <w:del w:id="8013" w:author="Meryl Etman" w:date="2020-03-01T17:04:00Z"/>
          <w:rFonts w:ascii="Times New Roman" w:eastAsia="Times New Roman" w:hAnsi="Times New Roman"/>
          <w:sz w:val="24"/>
          <w:szCs w:val="24"/>
          <w:rtl/>
          <w:lang w:eastAsia="he-IL"/>
          <w:rPrChange w:id="8014" w:author="Meryl Etman" w:date="2020-03-25T10:10:00Z">
            <w:rPr>
              <w:del w:id="8015" w:author="Meryl Etman" w:date="2020-03-01T17:04:00Z"/>
              <w:rFonts w:ascii="Times New Roman" w:eastAsia="Times New Roman" w:hAnsi="Times New Roman"/>
              <w:sz w:val="24"/>
              <w:szCs w:val="24"/>
              <w:rtl/>
              <w:lang w:eastAsia="he-IL"/>
            </w:rPr>
          </w:rPrChange>
        </w:rPr>
      </w:pPr>
    </w:p>
    <w:p w14:paraId="3526ECBC" w14:textId="7FFA5D9E" w:rsidR="00F00BA3" w:rsidRPr="000748C0" w:rsidDel="00E852DF" w:rsidRDefault="00F00BA3" w:rsidP="00F00BA3">
      <w:pPr>
        <w:widowControl w:val="0"/>
        <w:numPr>
          <w:ilvl w:val="0"/>
          <w:numId w:val="13"/>
        </w:numPr>
        <w:ind w:right="0"/>
        <w:rPr>
          <w:del w:id="8016" w:author="Meryl Etman" w:date="2020-03-01T17:04:00Z"/>
          <w:rFonts w:ascii="Times New Roman" w:eastAsia="Times New Roman" w:hAnsi="Times New Roman"/>
          <w:sz w:val="24"/>
          <w:szCs w:val="24"/>
          <w:rtl/>
          <w:lang w:eastAsia="he-IL"/>
          <w:rPrChange w:id="8017" w:author="Meryl Etman" w:date="2020-03-25T10:10:00Z">
            <w:rPr>
              <w:del w:id="8018" w:author="Meryl Etman" w:date="2020-03-01T17:04:00Z"/>
              <w:rFonts w:ascii="Times New Roman" w:eastAsia="Times New Roman" w:hAnsi="Times New Roman"/>
              <w:sz w:val="24"/>
              <w:szCs w:val="24"/>
              <w:rtl/>
              <w:lang w:eastAsia="he-IL"/>
            </w:rPr>
          </w:rPrChange>
        </w:rPr>
      </w:pPr>
      <w:del w:id="8019" w:author="Meryl Etman" w:date="2020-03-01T17:04:00Z">
        <w:r w:rsidRPr="000748C0" w:rsidDel="00E852DF">
          <w:rPr>
            <w:rFonts w:ascii="Times New Roman" w:eastAsia="Times New Roman" w:hAnsi="Times New Roman" w:hint="eastAsia"/>
            <w:sz w:val="24"/>
            <w:szCs w:val="24"/>
            <w:rtl/>
            <w:lang w:eastAsia="he-IL"/>
            <w:rPrChange w:id="8020" w:author="Meryl Etman" w:date="2020-03-25T10:10:00Z">
              <w:rPr>
                <w:rFonts w:ascii="Times New Roman" w:eastAsia="Times New Roman" w:hAnsi="Times New Roman" w:hint="eastAsia"/>
                <w:sz w:val="24"/>
                <w:szCs w:val="24"/>
                <w:rtl/>
                <w:lang w:eastAsia="he-IL"/>
              </w:rPr>
            </w:rPrChange>
          </w:rPr>
          <w:delText>הננו</w:delText>
        </w:r>
        <w:r w:rsidRPr="000748C0" w:rsidDel="00E852DF">
          <w:rPr>
            <w:rFonts w:ascii="Times New Roman" w:eastAsia="Times New Roman" w:hAnsi="Times New Roman"/>
            <w:sz w:val="24"/>
            <w:szCs w:val="24"/>
            <w:rtl/>
            <w:lang w:eastAsia="he-IL"/>
            <w:rPrChange w:id="8021" w:author="Meryl Etman" w:date="2020-03-25T10:10:00Z">
              <w:rPr>
                <w:rFonts w:ascii="Times New Roman" w:eastAsia="Times New Roman" w:hAnsi="Times New Roman"/>
                <w:sz w:val="24"/>
                <w:szCs w:val="24"/>
                <w:rtl/>
                <w:lang w:eastAsia="he-IL"/>
              </w:rPr>
            </w:rPrChange>
          </w:rPr>
          <w:delText xml:space="preserve"> מתחייבים כי הביטוחים הנ"</w:delText>
        </w:r>
        <w:r w:rsidRPr="000748C0" w:rsidDel="00E852DF">
          <w:rPr>
            <w:rFonts w:ascii="Times New Roman" w:eastAsia="Times New Roman" w:hAnsi="Times New Roman" w:hint="eastAsia"/>
            <w:sz w:val="24"/>
            <w:szCs w:val="24"/>
            <w:rtl/>
            <w:lang w:eastAsia="he-IL"/>
            <w:rPrChange w:id="8022" w:author="Meryl Etman" w:date="2020-03-25T10:10:00Z">
              <w:rPr>
                <w:rFonts w:ascii="Times New Roman" w:eastAsia="Times New Roman" w:hAnsi="Times New Roman" w:hint="eastAsia"/>
                <w:sz w:val="24"/>
                <w:szCs w:val="24"/>
                <w:rtl/>
                <w:lang w:eastAsia="he-IL"/>
              </w:rPr>
            </w:rPrChange>
          </w:rPr>
          <w:delText>ל</w:delText>
        </w:r>
        <w:r w:rsidRPr="000748C0" w:rsidDel="00E852DF">
          <w:rPr>
            <w:rFonts w:ascii="Times New Roman" w:eastAsia="Times New Roman" w:hAnsi="Times New Roman"/>
            <w:sz w:val="24"/>
            <w:szCs w:val="24"/>
            <w:rtl/>
            <w:lang w:eastAsia="he-IL"/>
            <w:rPrChange w:id="8023" w:author="Meryl Etman" w:date="2020-03-25T10:10:00Z">
              <w:rPr>
                <w:rFonts w:ascii="Times New Roman" w:eastAsia="Times New Roman" w:hAnsi="Times New Roman"/>
                <w:sz w:val="24"/>
                <w:szCs w:val="24"/>
                <w:rtl/>
                <w:lang w:eastAsia="he-IL"/>
              </w:rPr>
            </w:rPrChange>
          </w:rPr>
          <w:delText xml:space="preserve"> </w:delText>
        </w:r>
        <w:r w:rsidRPr="000748C0" w:rsidDel="00E852DF">
          <w:rPr>
            <w:rFonts w:ascii="Times New Roman" w:eastAsia="Times New Roman" w:hAnsi="Times New Roman" w:hint="eastAsia"/>
            <w:sz w:val="24"/>
            <w:szCs w:val="24"/>
            <w:rtl/>
            <w:lang w:eastAsia="he-IL"/>
            <w:rPrChange w:id="8024" w:author="Meryl Etman" w:date="2020-03-25T10:10:00Z">
              <w:rPr>
                <w:rFonts w:ascii="Times New Roman" w:eastAsia="Times New Roman" w:hAnsi="Times New Roman" w:hint="eastAsia"/>
                <w:sz w:val="24"/>
                <w:szCs w:val="24"/>
                <w:rtl/>
                <w:lang w:eastAsia="he-IL"/>
              </w:rPr>
            </w:rPrChange>
          </w:rPr>
          <w:delText>לא</w:delText>
        </w:r>
        <w:r w:rsidRPr="000748C0" w:rsidDel="00E852DF">
          <w:rPr>
            <w:rFonts w:ascii="Times New Roman" w:eastAsia="Times New Roman" w:hAnsi="Times New Roman"/>
            <w:sz w:val="24"/>
            <w:szCs w:val="24"/>
            <w:rtl/>
            <w:lang w:eastAsia="he-IL"/>
            <w:rPrChange w:id="8025" w:author="Meryl Etman" w:date="2020-03-25T10:10:00Z">
              <w:rPr>
                <w:rFonts w:ascii="Times New Roman" w:eastAsia="Times New Roman" w:hAnsi="Times New Roman"/>
                <w:sz w:val="24"/>
                <w:szCs w:val="24"/>
                <w:rtl/>
                <w:lang w:eastAsia="he-IL"/>
              </w:rPr>
            </w:rPrChange>
          </w:rPr>
          <w:delText xml:space="preserve"> יבוטלו ולא יצומצמו במשך תקופת הביטוח, אלא בהודעה מראש של 60 יום </w:delText>
        </w:r>
        <w:r w:rsidRPr="000748C0" w:rsidDel="00E852DF">
          <w:rPr>
            <w:rFonts w:ascii="Times New Roman" w:eastAsia="Times New Roman" w:hAnsi="Times New Roman" w:hint="cs"/>
            <w:sz w:val="24"/>
            <w:szCs w:val="24"/>
            <w:rtl/>
            <w:lang w:eastAsia="he-IL"/>
            <w:rPrChange w:id="8026" w:author="Meryl Etman" w:date="2020-03-25T10:10:00Z">
              <w:rPr>
                <w:rFonts w:ascii="Times New Roman" w:eastAsia="Times New Roman" w:hAnsi="Times New Roman" w:hint="cs"/>
                <w:sz w:val="24"/>
                <w:szCs w:val="24"/>
                <w:rtl/>
                <w:lang w:eastAsia="he-IL"/>
              </w:rPr>
            </w:rPrChange>
          </w:rPr>
          <w:delText>לחברה</w:delText>
        </w:r>
        <w:r w:rsidRPr="000748C0" w:rsidDel="00E852DF">
          <w:rPr>
            <w:rFonts w:ascii="Times New Roman" w:eastAsia="Times New Roman" w:hAnsi="Times New Roman"/>
            <w:sz w:val="24"/>
            <w:szCs w:val="24"/>
            <w:rtl/>
            <w:lang w:eastAsia="he-IL"/>
            <w:rPrChange w:id="8027" w:author="Meryl Etman" w:date="2020-03-25T10:10:00Z">
              <w:rPr>
                <w:rFonts w:ascii="Times New Roman" w:eastAsia="Times New Roman" w:hAnsi="Times New Roman"/>
                <w:sz w:val="24"/>
                <w:szCs w:val="24"/>
                <w:rtl/>
                <w:lang w:eastAsia="he-IL"/>
              </w:rPr>
            </w:rPrChange>
          </w:rPr>
          <w:delText xml:space="preserve">, בכתב, </w:delText>
        </w:r>
        <w:r w:rsidRPr="000748C0" w:rsidDel="00E852DF">
          <w:rPr>
            <w:rFonts w:ascii="Times New Roman" w:eastAsia="Times New Roman" w:hAnsi="Times New Roman" w:hint="eastAsia"/>
            <w:sz w:val="24"/>
            <w:szCs w:val="24"/>
            <w:rtl/>
            <w:lang w:eastAsia="he-IL"/>
            <w:rPrChange w:id="8028" w:author="Meryl Etman" w:date="2020-03-25T10:10:00Z">
              <w:rPr>
                <w:rFonts w:ascii="Times New Roman" w:eastAsia="Times New Roman" w:hAnsi="Times New Roman" w:hint="eastAsia"/>
                <w:sz w:val="24"/>
                <w:szCs w:val="24"/>
                <w:rtl/>
                <w:lang w:eastAsia="he-IL"/>
              </w:rPr>
            </w:rPrChange>
          </w:rPr>
          <w:delText>בדואר</w:delText>
        </w:r>
        <w:r w:rsidRPr="000748C0" w:rsidDel="00E852DF">
          <w:rPr>
            <w:rFonts w:ascii="Times New Roman" w:eastAsia="Times New Roman" w:hAnsi="Times New Roman"/>
            <w:sz w:val="24"/>
            <w:szCs w:val="24"/>
            <w:rtl/>
            <w:lang w:eastAsia="he-IL"/>
            <w:rPrChange w:id="8029" w:author="Meryl Etman" w:date="2020-03-25T10:10:00Z">
              <w:rPr>
                <w:rFonts w:ascii="Times New Roman" w:eastAsia="Times New Roman" w:hAnsi="Times New Roman"/>
                <w:sz w:val="24"/>
                <w:szCs w:val="24"/>
                <w:rtl/>
                <w:lang w:eastAsia="he-IL"/>
              </w:rPr>
            </w:rPrChange>
          </w:rPr>
          <w:delText xml:space="preserve"> רשום.</w:delText>
        </w:r>
      </w:del>
    </w:p>
    <w:p w14:paraId="3154A72A" w14:textId="42E660CC" w:rsidR="008942AD" w:rsidRPr="000748C0" w:rsidDel="00E852DF" w:rsidRDefault="008942AD" w:rsidP="008942AD">
      <w:pPr>
        <w:widowControl w:val="0"/>
        <w:spacing w:line="360" w:lineRule="auto"/>
        <w:rPr>
          <w:del w:id="8030" w:author="Meryl Etman" w:date="2020-03-01T17:04:00Z"/>
          <w:rFonts w:ascii="Times New Roman" w:eastAsia="Times New Roman" w:hAnsi="Times New Roman"/>
          <w:sz w:val="24"/>
          <w:szCs w:val="24"/>
          <w:rtl/>
          <w:lang w:eastAsia="he-IL"/>
          <w:rPrChange w:id="8031" w:author="Meryl Etman" w:date="2020-03-25T10:10:00Z">
            <w:rPr>
              <w:del w:id="8032" w:author="Meryl Etman" w:date="2020-03-01T17:04:00Z"/>
              <w:rFonts w:ascii="Times New Roman" w:eastAsia="Times New Roman" w:hAnsi="Times New Roman"/>
              <w:sz w:val="24"/>
              <w:szCs w:val="24"/>
              <w:rtl/>
              <w:lang w:eastAsia="he-IL"/>
            </w:rPr>
          </w:rPrChange>
        </w:rPr>
      </w:pPr>
    </w:p>
    <w:p w14:paraId="179DB8F2" w14:textId="621D5069" w:rsidR="008942AD" w:rsidRPr="000748C0" w:rsidDel="00E852DF" w:rsidRDefault="008942AD" w:rsidP="008942AD">
      <w:pPr>
        <w:widowControl w:val="0"/>
        <w:spacing w:line="360" w:lineRule="auto"/>
        <w:rPr>
          <w:del w:id="8033" w:author="Meryl Etman" w:date="2020-03-01T17:04:00Z"/>
          <w:rFonts w:ascii="Times New Roman" w:eastAsia="Times New Roman" w:hAnsi="Times New Roman"/>
          <w:sz w:val="24"/>
          <w:szCs w:val="24"/>
          <w:rtl/>
          <w:lang w:eastAsia="he-IL"/>
          <w:rPrChange w:id="8034" w:author="Meryl Etman" w:date="2020-03-25T10:10:00Z">
            <w:rPr>
              <w:del w:id="8035" w:author="Meryl Etman" w:date="2020-03-01T17:04:00Z"/>
              <w:rFonts w:ascii="Times New Roman" w:eastAsia="Times New Roman" w:hAnsi="Times New Roman"/>
              <w:sz w:val="24"/>
              <w:szCs w:val="24"/>
              <w:rtl/>
              <w:lang w:eastAsia="he-IL"/>
            </w:rPr>
          </w:rPrChange>
        </w:rPr>
      </w:pPr>
      <w:del w:id="8036" w:author="Meryl Etman" w:date="2020-03-01T17:04:00Z">
        <w:r w:rsidRPr="000748C0" w:rsidDel="00E852DF">
          <w:rPr>
            <w:rFonts w:ascii="Times New Roman" w:eastAsia="Times New Roman" w:hAnsi="Times New Roman" w:hint="eastAsia"/>
            <w:bCs/>
            <w:sz w:val="24"/>
            <w:szCs w:val="24"/>
            <w:rtl/>
            <w:lang w:eastAsia="he-IL"/>
            <w:rPrChange w:id="8037" w:author="Meryl Etman" w:date="2020-03-25T10:10:00Z">
              <w:rPr>
                <w:rFonts w:ascii="Times New Roman" w:eastAsia="Times New Roman" w:hAnsi="Times New Roman" w:hint="eastAsia"/>
                <w:bCs/>
                <w:sz w:val="24"/>
                <w:szCs w:val="24"/>
                <w:rtl/>
                <w:lang w:eastAsia="he-IL"/>
              </w:rPr>
            </w:rPrChange>
          </w:rPr>
          <w:delText>אישורנו</w:delText>
        </w:r>
        <w:r w:rsidRPr="000748C0" w:rsidDel="00E852DF">
          <w:rPr>
            <w:rFonts w:ascii="Times New Roman" w:eastAsia="Times New Roman" w:hAnsi="Times New Roman"/>
            <w:bCs/>
            <w:sz w:val="24"/>
            <w:szCs w:val="24"/>
            <w:rtl/>
            <w:lang w:eastAsia="he-IL"/>
            <w:rPrChange w:id="8038" w:author="Meryl Etman" w:date="2020-03-25T10:10:00Z">
              <w:rPr>
                <w:rFonts w:ascii="Times New Roman" w:eastAsia="Times New Roman" w:hAnsi="Times New Roman"/>
                <w:bCs/>
                <w:sz w:val="24"/>
                <w:szCs w:val="24"/>
                <w:rtl/>
                <w:lang w:eastAsia="he-IL"/>
              </w:rPr>
            </w:rPrChange>
          </w:rPr>
          <w:delText xml:space="preserve"> זה הינו בכפוף לתנאי </w:delText>
        </w:r>
        <w:r w:rsidRPr="000748C0" w:rsidDel="00E852DF">
          <w:rPr>
            <w:rFonts w:ascii="Times New Roman" w:eastAsia="Times New Roman" w:hAnsi="Times New Roman" w:hint="eastAsia"/>
            <w:bCs/>
            <w:sz w:val="24"/>
            <w:szCs w:val="24"/>
            <w:rtl/>
            <w:lang w:eastAsia="he-IL"/>
            <w:rPrChange w:id="8039" w:author="Meryl Etman" w:date="2020-03-25T10:10:00Z">
              <w:rPr>
                <w:rFonts w:ascii="Times New Roman" w:eastAsia="Times New Roman" w:hAnsi="Times New Roman" w:hint="eastAsia"/>
                <w:bCs/>
                <w:sz w:val="24"/>
                <w:szCs w:val="24"/>
                <w:rtl/>
                <w:lang w:eastAsia="he-IL"/>
              </w:rPr>
            </w:rPrChange>
          </w:rPr>
          <w:delText>פוליסות</w:delText>
        </w:r>
        <w:r w:rsidRPr="000748C0" w:rsidDel="00E852DF">
          <w:rPr>
            <w:rFonts w:ascii="Times New Roman" w:eastAsia="Times New Roman" w:hAnsi="Times New Roman"/>
            <w:bCs/>
            <w:sz w:val="24"/>
            <w:szCs w:val="24"/>
            <w:rtl/>
            <w:lang w:eastAsia="he-IL"/>
            <w:rPrChange w:id="8040" w:author="Meryl Etman" w:date="2020-03-25T10:10:00Z">
              <w:rPr>
                <w:rFonts w:ascii="Times New Roman" w:eastAsia="Times New Roman" w:hAnsi="Times New Roman"/>
                <w:bCs/>
                <w:sz w:val="24"/>
                <w:szCs w:val="24"/>
                <w:rtl/>
                <w:lang w:eastAsia="he-IL"/>
              </w:rPr>
            </w:rPrChange>
          </w:rPr>
          <w:delText xml:space="preserve"> הביטוח המקוריות ולסייגיהן, עד כמה שלא שונו על פי האמור באישור זה.</w:delText>
        </w:r>
      </w:del>
    </w:p>
    <w:p w14:paraId="18CCE8B8" w14:textId="77777777" w:rsidR="008942AD" w:rsidRPr="000748C0" w:rsidRDefault="008942AD" w:rsidP="008942AD">
      <w:pPr>
        <w:widowControl w:val="0"/>
        <w:spacing w:line="360" w:lineRule="auto"/>
        <w:rPr>
          <w:rFonts w:ascii="Times New Roman" w:eastAsia="Times New Roman" w:hAnsi="Times New Roman"/>
          <w:sz w:val="24"/>
          <w:szCs w:val="24"/>
          <w:rtl/>
          <w:lang w:eastAsia="he-IL"/>
          <w:rPrChange w:id="8041" w:author="Meryl Etman" w:date="2020-03-25T10:10:00Z">
            <w:rPr>
              <w:rFonts w:ascii="Times New Roman" w:eastAsia="Times New Roman" w:hAnsi="Times New Roman"/>
              <w:sz w:val="24"/>
              <w:szCs w:val="24"/>
              <w:rtl/>
              <w:lang w:eastAsia="he-IL"/>
            </w:rPr>
          </w:rPrChange>
        </w:rPr>
      </w:pPr>
    </w:p>
    <w:p w14:paraId="0808954B" w14:textId="77777777" w:rsidR="008942AD" w:rsidRPr="000748C0" w:rsidRDefault="008942AD" w:rsidP="008942AD">
      <w:pPr>
        <w:widowControl w:val="0"/>
        <w:rPr>
          <w:rFonts w:ascii="Times New Roman" w:eastAsia="Times New Roman" w:hAnsi="Times New Roman"/>
          <w:sz w:val="24"/>
          <w:szCs w:val="24"/>
          <w:rtl/>
          <w:lang w:eastAsia="he-IL"/>
          <w:rPrChange w:id="8042" w:author="Meryl Etman" w:date="2020-03-25T10:10:00Z">
            <w:rPr>
              <w:rFonts w:ascii="Times New Roman" w:eastAsia="Times New Roman" w:hAnsi="Times New Roman"/>
              <w:sz w:val="24"/>
              <w:szCs w:val="24"/>
              <w:rtl/>
              <w:lang w:eastAsia="he-IL"/>
            </w:rPr>
          </w:rPrChange>
        </w:rPr>
      </w:pPr>
    </w:p>
    <w:p w14:paraId="4C54056F" w14:textId="77777777" w:rsidR="008942AD" w:rsidRPr="000748C0" w:rsidRDefault="008942AD" w:rsidP="008942AD">
      <w:pPr>
        <w:widowControl w:val="0"/>
        <w:rPr>
          <w:rFonts w:ascii="Times New Roman" w:eastAsia="Times New Roman" w:hAnsi="Times New Roman"/>
          <w:sz w:val="24"/>
          <w:szCs w:val="24"/>
          <w:rtl/>
          <w:lang w:eastAsia="he-IL"/>
          <w:rPrChange w:id="8043" w:author="Meryl Etman" w:date="2020-03-25T10:10:00Z">
            <w:rPr>
              <w:rFonts w:ascii="Times New Roman" w:eastAsia="Times New Roman" w:hAnsi="Times New Roman"/>
              <w:sz w:val="24"/>
              <w:szCs w:val="24"/>
              <w:rtl/>
              <w:lang w:eastAsia="he-IL"/>
            </w:rPr>
          </w:rPrChange>
        </w:rPr>
      </w:pPr>
    </w:p>
    <w:p w14:paraId="4E614D16" w14:textId="302BC166" w:rsidR="008942AD" w:rsidRPr="000748C0" w:rsidDel="00E852DF" w:rsidRDefault="008942AD" w:rsidP="008942AD">
      <w:pPr>
        <w:widowControl w:val="0"/>
        <w:rPr>
          <w:del w:id="8044" w:author="Meryl Etman" w:date="2020-03-01T17:05:00Z"/>
          <w:rFonts w:ascii="Times New Roman" w:eastAsia="Times New Roman" w:hAnsi="Times New Roman"/>
          <w:sz w:val="24"/>
          <w:szCs w:val="24"/>
          <w:rtl/>
          <w:lang w:eastAsia="he-IL"/>
          <w:rPrChange w:id="8045" w:author="Meryl Etman" w:date="2020-03-25T10:10:00Z">
            <w:rPr>
              <w:del w:id="8046" w:author="Meryl Etman" w:date="2020-03-01T17:05:00Z"/>
              <w:rFonts w:ascii="Times New Roman" w:eastAsia="Times New Roman" w:hAnsi="Times New Roman"/>
              <w:sz w:val="24"/>
              <w:szCs w:val="24"/>
              <w:rtl/>
              <w:lang w:eastAsia="he-IL"/>
            </w:rPr>
          </w:rPrChange>
        </w:rPr>
      </w:pPr>
    </w:p>
    <w:p w14:paraId="05D73610" w14:textId="19A7255F" w:rsidR="008942AD" w:rsidRPr="000748C0" w:rsidDel="00E852DF" w:rsidRDefault="008942AD" w:rsidP="008942AD">
      <w:pPr>
        <w:widowControl w:val="0"/>
        <w:rPr>
          <w:del w:id="8047" w:author="Meryl Etman" w:date="2020-03-01T17:05:00Z"/>
          <w:rFonts w:ascii="Times New Roman" w:eastAsia="Times New Roman" w:hAnsi="Times New Roman"/>
          <w:sz w:val="24"/>
          <w:szCs w:val="24"/>
          <w:rtl/>
          <w:lang w:eastAsia="he-IL"/>
          <w:rPrChange w:id="8048" w:author="Meryl Etman" w:date="2020-03-25T10:10:00Z">
            <w:rPr>
              <w:del w:id="8049" w:author="Meryl Etman" w:date="2020-03-01T17:05:00Z"/>
              <w:rFonts w:ascii="Times New Roman" w:eastAsia="Times New Roman" w:hAnsi="Times New Roman"/>
              <w:sz w:val="24"/>
              <w:szCs w:val="24"/>
              <w:rtl/>
              <w:lang w:eastAsia="he-IL"/>
            </w:rPr>
          </w:rPrChange>
        </w:rPr>
      </w:pPr>
    </w:p>
    <w:p w14:paraId="2C41BAF6" w14:textId="3C5173A5" w:rsidR="008942AD" w:rsidRPr="000748C0" w:rsidDel="00E852DF" w:rsidRDefault="008942AD" w:rsidP="008942AD">
      <w:pPr>
        <w:widowControl w:val="0"/>
        <w:rPr>
          <w:del w:id="8050" w:author="Meryl Etman" w:date="2020-03-01T17:05:00Z"/>
          <w:rFonts w:ascii="Times New Roman" w:eastAsia="Times New Roman" w:hAnsi="Times New Roman"/>
          <w:sz w:val="24"/>
          <w:szCs w:val="24"/>
          <w:rtl/>
          <w:lang w:eastAsia="he-IL"/>
          <w:rPrChange w:id="8051" w:author="Meryl Etman" w:date="2020-03-25T10:10:00Z">
            <w:rPr>
              <w:del w:id="8052" w:author="Meryl Etman" w:date="2020-03-01T17:05:00Z"/>
              <w:rFonts w:ascii="Times New Roman" w:eastAsia="Times New Roman" w:hAnsi="Times New Roman"/>
              <w:sz w:val="24"/>
              <w:szCs w:val="24"/>
              <w:rtl/>
              <w:lang w:eastAsia="he-IL"/>
            </w:rPr>
          </w:rPrChange>
        </w:rPr>
      </w:pPr>
    </w:p>
    <w:p w14:paraId="70AE3D37" w14:textId="1BCE5B62" w:rsidR="008942AD" w:rsidRPr="000748C0" w:rsidDel="00E852DF" w:rsidRDefault="008942AD" w:rsidP="008942AD">
      <w:pPr>
        <w:widowControl w:val="0"/>
        <w:rPr>
          <w:del w:id="8053" w:author="Meryl Etman" w:date="2020-03-01T17:05:00Z"/>
          <w:rFonts w:ascii="Times New Roman" w:eastAsia="Times New Roman" w:hAnsi="Times New Roman"/>
          <w:sz w:val="24"/>
          <w:szCs w:val="24"/>
          <w:rtl/>
          <w:lang w:eastAsia="he-IL"/>
          <w:rPrChange w:id="8054" w:author="Meryl Etman" w:date="2020-03-25T10:10:00Z">
            <w:rPr>
              <w:del w:id="8055" w:author="Meryl Etman" w:date="2020-03-01T17:05:00Z"/>
              <w:rFonts w:ascii="Times New Roman" w:eastAsia="Times New Roman" w:hAnsi="Times New Roman"/>
              <w:sz w:val="24"/>
              <w:szCs w:val="24"/>
              <w:rtl/>
              <w:lang w:eastAsia="he-IL"/>
            </w:rPr>
          </w:rPrChange>
        </w:rPr>
      </w:pPr>
    </w:p>
    <w:p w14:paraId="676F5C9E" w14:textId="56947B4B" w:rsidR="008942AD" w:rsidRPr="000748C0" w:rsidDel="00E852DF" w:rsidRDefault="008942AD" w:rsidP="008942AD">
      <w:pPr>
        <w:widowControl w:val="0"/>
        <w:rPr>
          <w:del w:id="8056" w:author="Meryl Etman" w:date="2020-03-01T17:05:00Z"/>
          <w:rFonts w:ascii="Times New Roman" w:eastAsia="Times New Roman" w:hAnsi="Times New Roman"/>
          <w:sz w:val="24"/>
          <w:szCs w:val="24"/>
          <w:lang w:eastAsia="he-IL"/>
          <w:rPrChange w:id="8057" w:author="Meryl Etman" w:date="2020-03-25T10:10:00Z">
            <w:rPr>
              <w:del w:id="8058" w:author="Meryl Etman" w:date="2020-03-01T17:05:00Z"/>
              <w:rFonts w:ascii="Times New Roman" w:eastAsia="Times New Roman" w:hAnsi="Times New Roman"/>
              <w:sz w:val="24"/>
              <w:szCs w:val="24"/>
              <w:lang w:eastAsia="he-IL"/>
            </w:rPr>
          </w:rPrChange>
        </w:rPr>
      </w:pPr>
    </w:p>
    <w:p w14:paraId="3640FA22" w14:textId="655BC320" w:rsidR="008942AD" w:rsidRPr="000748C0" w:rsidDel="00E852DF" w:rsidRDefault="008942AD" w:rsidP="008942AD">
      <w:pPr>
        <w:widowControl w:val="0"/>
        <w:rPr>
          <w:del w:id="8059" w:author="Meryl Etman" w:date="2020-03-01T17:05:00Z"/>
          <w:rFonts w:ascii="Times New Roman" w:eastAsia="Times New Roman" w:hAnsi="Times New Roman"/>
          <w:sz w:val="24"/>
          <w:szCs w:val="24"/>
          <w:lang w:eastAsia="he-IL"/>
          <w:rPrChange w:id="8060" w:author="Meryl Etman" w:date="2020-03-25T10:10:00Z">
            <w:rPr>
              <w:del w:id="8061" w:author="Meryl Etman" w:date="2020-03-01T17:05:00Z"/>
              <w:rFonts w:ascii="Times New Roman" w:eastAsia="Times New Roman" w:hAnsi="Times New Roman"/>
              <w:sz w:val="24"/>
              <w:szCs w:val="24"/>
              <w:lang w:eastAsia="he-IL"/>
            </w:rPr>
          </w:rPrChange>
        </w:rPr>
      </w:pPr>
      <w:del w:id="8062" w:author="Meryl Etman" w:date="2020-03-01T17:05:00Z">
        <w:r w:rsidRPr="000748C0" w:rsidDel="00E852DF">
          <w:rPr>
            <w:rFonts w:ascii="Times New Roman" w:eastAsia="Times New Roman" w:hAnsi="Times New Roman"/>
            <w:sz w:val="24"/>
            <w:szCs w:val="24"/>
            <w:rtl/>
            <w:lang w:eastAsia="he-IL"/>
            <w:rPrChange w:id="8063" w:author="Meryl Etman" w:date="2020-03-25T10:10:00Z">
              <w:rPr>
                <w:rFonts w:ascii="Times New Roman" w:eastAsia="Times New Roman" w:hAnsi="Times New Roman"/>
                <w:sz w:val="24"/>
                <w:szCs w:val="24"/>
                <w:rtl/>
                <w:lang w:eastAsia="he-IL"/>
              </w:rPr>
            </w:rPrChange>
          </w:rPr>
          <w:delText>______________</w:delText>
        </w:r>
        <w:r w:rsidRPr="000748C0" w:rsidDel="00E852DF">
          <w:rPr>
            <w:rFonts w:ascii="Times New Roman" w:eastAsia="Times New Roman" w:hAnsi="Times New Roman"/>
            <w:sz w:val="24"/>
            <w:szCs w:val="24"/>
            <w:rtl/>
            <w:lang w:eastAsia="he-IL"/>
            <w:rPrChange w:id="8064" w:author="Meryl Etman" w:date="2020-03-25T10:10:00Z">
              <w:rPr>
                <w:rFonts w:ascii="Times New Roman" w:eastAsia="Times New Roman" w:hAnsi="Times New Roman"/>
                <w:sz w:val="24"/>
                <w:szCs w:val="24"/>
                <w:rtl/>
                <w:lang w:eastAsia="he-IL"/>
              </w:rPr>
            </w:rPrChange>
          </w:rPr>
          <w:tab/>
          <w:delText>______________</w:delText>
        </w:r>
        <w:r w:rsidRPr="000748C0" w:rsidDel="00E852DF">
          <w:rPr>
            <w:rFonts w:ascii="Times New Roman" w:eastAsia="Times New Roman" w:hAnsi="Times New Roman"/>
            <w:sz w:val="24"/>
            <w:szCs w:val="24"/>
            <w:rtl/>
            <w:lang w:eastAsia="he-IL"/>
            <w:rPrChange w:id="8065" w:author="Meryl Etman" w:date="2020-03-25T10:10:00Z">
              <w:rPr>
                <w:rFonts w:ascii="Times New Roman" w:eastAsia="Times New Roman" w:hAnsi="Times New Roman"/>
                <w:sz w:val="24"/>
                <w:szCs w:val="24"/>
                <w:rtl/>
                <w:lang w:eastAsia="he-IL"/>
              </w:rPr>
            </w:rPrChange>
          </w:rPr>
          <w:tab/>
          <w:delText>______________</w:delText>
        </w:r>
        <w:r w:rsidRPr="000748C0" w:rsidDel="00E852DF">
          <w:rPr>
            <w:rFonts w:ascii="Times New Roman" w:eastAsia="Times New Roman" w:hAnsi="Times New Roman"/>
            <w:sz w:val="24"/>
            <w:szCs w:val="24"/>
            <w:rtl/>
            <w:lang w:eastAsia="he-IL"/>
            <w:rPrChange w:id="8066" w:author="Meryl Etman" w:date="2020-03-25T10:10:00Z">
              <w:rPr>
                <w:rFonts w:ascii="Times New Roman" w:eastAsia="Times New Roman" w:hAnsi="Times New Roman"/>
                <w:sz w:val="24"/>
                <w:szCs w:val="24"/>
                <w:rtl/>
                <w:lang w:eastAsia="he-IL"/>
              </w:rPr>
            </w:rPrChange>
          </w:rPr>
          <w:tab/>
          <w:delText>______________</w:delText>
        </w:r>
      </w:del>
    </w:p>
    <w:p w14:paraId="75C8B0EE" w14:textId="6F4A6703" w:rsidR="008942AD" w:rsidRPr="000748C0" w:rsidDel="00E852DF" w:rsidRDefault="008942AD" w:rsidP="008942AD">
      <w:pPr>
        <w:widowControl w:val="0"/>
        <w:rPr>
          <w:del w:id="8067" w:author="Meryl Etman" w:date="2020-03-01T17:05:00Z"/>
          <w:rFonts w:ascii="Times New Roman" w:eastAsia="Times New Roman" w:hAnsi="Times New Roman"/>
          <w:sz w:val="24"/>
          <w:szCs w:val="24"/>
          <w:rtl/>
          <w:lang w:eastAsia="he-IL"/>
          <w:rPrChange w:id="8068" w:author="Meryl Etman" w:date="2020-03-25T10:10:00Z">
            <w:rPr>
              <w:del w:id="8069" w:author="Meryl Etman" w:date="2020-03-01T17:05:00Z"/>
              <w:rFonts w:ascii="Times New Roman" w:eastAsia="Times New Roman" w:hAnsi="Times New Roman"/>
              <w:sz w:val="24"/>
              <w:szCs w:val="24"/>
              <w:rtl/>
              <w:lang w:eastAsia="he-IL"/>
            </w:rPr>
          </w:rPrChange>
        </w:rPr>
      </w:pPr>
      <w:del w:id="8070" w:author="Meryl Etman" w:date="2020-03-01T17:05:00Z">
        <w:r w:rsidRPr="000748C0" w:rsidDel="00E852DF">
          <w:rPr>
            <w:rFonts w:ascii="Times New Roman" w:eastAsia="Times New Roman" w:hAnsi="Times New Roman"/>
            <w:sz w:val="24"/>
            <w:szCs w:val="24"/>
            <w:rtl/>
            <w:lang w:eastAsia="he-IL"/>
            <w:rPrChange w:id="8071" w:author="Meryl Etman" w:date="2020-03-25T10:10:00Z">
              <w:rPr>
                <w:rFonts w:ascii="Times New Roman" w:eastAsia="Times New Roman" w:hAnsi="Times New Roman"/>
                <w:sz w:val="24"/>
                <w:szCs w:val="24"/>
                <w:rtl/>
                <w:lang w:eastAsia="he-IL"/>
              </w:rPr>
            </w:rPrChange>
          </w:rPr>
          <w:delText xml:space="preserve">(חותמת </w:delText>
        </w:r>
        <w:r w:rsidRPr="000748C0" w:rsidDel="00E852DF">
          <w:rPr>
            <w:rFonts w:ascii="Times New Roman" w:eastAsia="Times New Roman" w:hAnsi="Times New Roman" w:hint="eastAsia"/>
            <w:sz w:val="24"/>
            <w:szCs w:val="24"/>
            <w:rtl/>
            <w:lang w:eastAsia="he-IL"/>
            <w:rPrChange w:id="8072" w:author="Meryl Etman" w:date="2020-03-25T10:10:00Z">
              <w:rPr>
                <w:rFonts w:ascii="Times New Roman" w:eastAsia="Times New Roman" w:hAnsi="Times New Roman" w:hint="eastAsia"/>
                <w:sz w:val="24"/>
                <w:szCs w:val="24"/>
                <w:rtl/>
                <w:lang w:eastAsia="he-IL"/>
              </w:rPr>
            </w:rPrChange>
          </w:rPr>
          <w:delText>המבטח</w:delText>
        </w:r>
        <w:r w:rsidRPr="000748C0" w:rsidDel="00E852DF">
          <w:rPr>
            <w:rFonts w:ascii="Times New Roman" w:eastAsia="Times New Roman" w:hAnsi="Times New Roman"/>
            <w:sz w:val="24"/>
            <w:szCs w:val="24"/>
            <w:rtl/>
            <w:lang w:eastAsia="he-IL"/>
            <w:rPrChange w:id="8073" w:author="Meryl Etman" w:date="2020-03-25T10:10:00Z">
              <w:rPr>
                <w:rFonts w:ascii="Times New Roman" w:eastAsia="Times New Roman" w:hAnsi="Times New Roman"/>
                <w:sz w:val="24"/>
                <w:szCs w:val="24"/>
                <w:rtl/>
                <w:lang w:eastAsia="he-IL"/>
              </w:rPr>
            </w:rPrChange>
          </w:rPr>
          <w:delText>)</w:delText>
        </w:r>
        <w:r w:rsidRPr="000748C0" w:rsidDel="00E852DF">
          <w:rPr>
            <w:rFonts w:ascii="Times New Roman" w:eastAsia="Times New Roman" w:hAnsi="Times New Roman"/>
            <w:sz w:val="24"/>
            <w:szCs w:val="24"/>
            <w:rtl/>
            <w:lang w:eastAsia="he-IL"/>
            <w:rPrChange w:id="8074" w:author="Meryl Etman" w:date="2020-03-25T10:10:00Z">
              <w:rPr>
                <w:rFonts w:ascii="Times New Roman" w:eastAsia="Times New Roman" w:hAnsi="Times New Roman"/>
                <w:sz w:val="24"/>
                <w:szCs w:val="24"/>
                <w:rtl/>
                <w:lang w:eastAsia="he-IL"/>
              </w:rPr>
            </w:rPrChange>
          </w:rPr>
          <w:tab/>
          <w:delText>(חתימת המבטח)</w:delText>
        </w:r>
        <w:r w:rsidRPr="000748C0" w:rsidDel="00E852DF">
          <w:rPr>
            <w:rFonts w:ascii="Times New Roman" w:eastAsia="Times New Roman" w:hAnsi="Times New Roman"/>
            <w:sz w:val="24"/>
            <w:szCs w:val="24"/>
            <w:rtl/>
            <w:lang w:eastAsia="he-IL"/>
            <w:rPrChange w:id="8075" w:author="Meryl Etman" w:date="2020-03-25T10:10:00Z">
              <w:rPr>
                <w:rFonts w:ascii="Times New Roman" w:eastAsia="Times New Roman" w:hAnsi="Times New Roman"/>
                <w:sz w:val="24"/>
                <w:szCs w:val="24"/>
                <w:rtl/>
                <w:lang w:eastAsia="he-IL"/>
              </w:rPr>
            </w:rPrChange>
          </w:rPr>
          <w:tab/>
          <w:delText>(שם החותם)</w:delText>
        </w:r>
        <w:r w:rsidRPr="000748C0" w:rsidDel="00E852DF">
          <w:rPr>
            <w:rFonts w:ascii="Times New Roman" w:eastAsia="Times New Roman" w:hAnsi="Times New Roman"/>
            <w:sz w:val="24"/>
            <w:szCs w:val="24"/>
            <w:rtl/>
            <w:lang w:eastAsia="he-IL"/>
            <w:rPrChange w:id="8076" w:author="Meryl Etman" w:date="2020-03-25T10:10:00Z">
              <w:rPr>
                <w:rFonts w:ascii="Times New Roman" w:eastAsia="Times New Roman" w:hAnsi="Times New Roman"/>
                <w:sz w:val="24"/>
                <w:szCs w:val="24"/>
                <w:rtl/>
                <w:lang w:eastAsia="he-IL"/>
              </w:rPr>
            </w:rPrChange>
          </w:rPr>
          <w:tab/>
        </w:r>
        <w:r w:rsidRPr="000748C0" w:rsidDel="00E852DF">
          <w:rPr>
            <w:rFonts w:ascii="Times New Roman" w:eastAsia="Times New Roman" w:hAnsi="Times New Roman"/>
            <w:sz w:val="24"/>
            <w:szCs w:val="24"/>
            <w:rtl/>
            <w:lang w:eastAsia="he-IL"/>
            <w:rPrChange w:id="8077" w:author="Meryl Etman" w:date="2020-03-25T10:10:00Z">
              <w:rPr>
                <w:rFonts w:ascii="Times New Roman" w:eastAsia="Times New Roman" w:hAnsi="Times New Roman"/>
                <w:sz w:val="24"/>
                <w:szCs w:val="24"/>
                <w:rtl/>
                <w:lang w:eastAsia="he-IL"/>
              </w:rPr>
            </w:rPrChange>
          </w:rPr>
          <w:tab/>
          <w:delText xml:space="preserve">(תפקיד החותם) </w:delText>
        </w:r>
      </w:del>
    </w:p>
    <w:p w14:paraId="2F389EB6" w14:textId="145EBF33" w:rsidR="008942AD" w:rsidRPr="000748C0" w:rsidDel="00E852DF" w:rsidRDefault="008942AD" w:rsidP="008942AD">
      <w:pPr>
        <w:widowControl w:val="0"/>
        <w:rPr>
          <w:del w:id="8078" w:author="Meryl Etman" w:date="2020-03-01T17:05:00Z"/>
          <w:rFonts w:ascii="Times New Roman" w:eastAsia="Times New Roman" w:hAnsi="Times New Roman"/>
          <w:sz w:val="24"/>
          <w:szCs w:val="24"/>
          <w:u w:val="single"/>
          <w:rtl/>
          <w:lang w:eastAsia="he-IL"/>
          <w:rPrChange w:id="8079" w:author="Meryl Etman" w:date="2020-03-25T10:10:00Z">
            <w:rPr>
              <w:del w:id="8080" w:author="Meryl Etman" w:date="2020-03-01T17:05:00Z"/>
              <w:rFonts w:ascii="Times New Roman" w:eastAsia="Times New Roman" w:hAnsi="Times New Roman"/>
              <w:sz w:val="24"/>
              <w:szCs w:val="24"/>
              <w:u w:val="single"/>
              <w:rtl/>
              <w:lang w:eastAsia="he-IL"/>
            </w:rPr>
          </w:rPrChange>
        </w:rPr>
      </w:pPr>
    </w:p>
    <w:p w14:paraId="2A2D7686" w14:textId="11D9CA97" w:rsidR="008942AD" w:rsidRPr="000748C0" w:rsidDel="00E852DF" w:rsidRDefault="008942AD" w:rsidP="008942AD">
      <w:pPr>
        <w:widowControl w:val="0"/>
        <w:jc w:val="center"/>
        <w:rPr>
          <w:del w:id="8081" w:author="Meryl Etman" w:date="2020-03-01T17:05:00Z"/>
          <w:rFonts w:ascii="Times New Roman" w:eastAsia="Times New Roman" w:hAnsi="Times New Roman"/>
          <w:sz w:val="24"/>
          <w:szCs w:val="24"/>
          <w:rtl/>
          <w:lang w:eastAsia="he-IL"/>
          <w:rPrChange w:id="8082" w:author="Meryl Etman" w:date="2020-03-25T10:10:00Z">
            <w:rPr>
              <w:del w:id="8083" w:author="Meryl Etman" w:date="2020-03-01T17:05:00Z"/>
              <w:rFonts w:ascii="Times New Roman" w:eastAsia="Times New Roman" w:hAnsi="Times New Roman"/>
              <w:sz w:val="24"/>
              <w:szCs w:val="24"/>
              <w:rtl/>
              <w:lang w:eastAsia="he-IL"/>
            </w:rPr>
          </w:rPrChange>
        </w:rPr>
      </w:pPr>
    </w:p>
    <w:p w14:paraId="2D28B451" w14:textId="6B3DCC22" w:rsidR="008942AD" w:rsidRPr="000748C0" w:rsidDel="00E852DF" w:rsidRDefault="008942AD" w:rsidP="00EB5A81">
      <w:pPr>
        <w:spacing w:before="60" w:after="60"/>
        <w:jc w:val="center"/>
        <w:rPr>
          <w:del w:id="8084" w:author="Meryl Etman" w:date="2020-03-01T17:05:00Z"/>
          <w:b/>
          <w:bCs/>
          <w:sz w:val="28"/>
          <w:szCs w:val="28"/>
          <w:u w:val="single"/>
          <w:rtl/>
          <w:rPrChange w:id="8085" w:author="Meryl Etman" w:date="2020-03-25T10:10:00Z">
            <w:rPr>
              <w:del w:id="8086" w:author="Meryl Etman" w:date="2020-03-01T17:05:00Z"/>
              <w:b/>
              <w:bCs/>
              <w:sz w:val="28"/>
              <w:szCs w:val="28"/>
              <w:u w:val="single"/>
              <w:rtl/>
            </w:rPr>
          </w:rPrChange>
        </w:rPr>
      </w:pPr>
    </w:p>
    <w:p w14:paraId="0D9A65C4" w14:textId="3CCD26EB" w:rsidR="008942AD" w:rsidRPr="000748C0" w:rsidDel="00E852DF" w:rsidRDefault="008942AD" w:rsidP="00EB5A81">
      <w:pPr>
        <w:spacing w:before="60" w:after="60"/>
        <w:jc w:val="center"/>
        <w:rPr>
          <w:del w:id="8087" w:author="Meryl Etman" w:date="2020-03-01T17:05:00Z"/>
          <w:b/>
          <w:bCs/>
          <w:sz w:val="28"/>
          <w:szCs w:val="28"/>
          <w:u w:val="single"/>
          <w:rtl/>
          <w:rPrChange w:id="8088" w:author="Meryl Etman" w:date="2020-03-25T10:10:00Z">
            <w:rPr>
              <w:del w:id="8089" w:author="Meryl Etman" w:date="2020-03-01T17:05:00Z"/>
              <w:b/>
              <w:bCs/>
              <w:sz w:val="28"/>
              <w:szCs w:val="28"/>
              <w:u w:val="single"/>
              <w:rtl/>
            </w:rPr>
          </w:rPrChange>
        </w:rPr>
      </w:pPr>
    </w:p>
    <w:p w14:paraId="773EB79D" w14:textId="255AD4DF" w:rsidR="008942AD" w:rsidRPr="000748C0" w:rsidDel="00E852DF" w:rsidRDefault="008942AD" w:rsidP="00EB5A81">
      <w:pPr>
        <w:spacing w:before="60" w:after="60"/>
        <w:jc w:val="center"/>
        <w:rPr>
          <w:del w:id="8090" w:author="Meryl Etman" w:date="2020-03-01T17:05:00Z"/>
          <w:b/>
          <w:bCs/>
          <w:sz w:val="28"/>
          <w:szCs w:val="28"/>
          <w:u w:val="single"/>
          <w:rtl/>
          <w:rPrChange w:id="8091" w:author="Meryl Etman" w:date="2020-03-25T10:10:00Z">
            <w:rPr>
              <w:del w:id="8092" w:author="Meryl Etman" w:date="2020-03-01T17:05:00Z"/>
              <w:b/>
              <w:bCs/>
              <w:sz w:val="28"/>
              <w:szCs w:val="28"/>
              <w:u w:val="single"/>
              <w:rtl/>
            </w:rPr>
          </w:rPrChange>
        </w:rPr>
      </w:pPr>
    </w:p>
    <w:p w14:paraId="3C16F0B4" w14:textId="28A53E23" w:rsidR="008942AD" w:rsidRPr="000748C0" w:rsidDel="00E852DF" w:rsidRDefault="008942AD" w:rsidP="00EB5A81">
      <w:pPr>
        <w:spacing w:before="60" w:after="60"/>
        <w:jc w:val="center"/>
        <w:rPr>
          <w:del w:id="8093" w:author="Meryl Etman" w:date="2020-03-01T17:05:00Z"/>
          <w:b/>
          <w:bCs/>
          <w:sz w:val="28"/>
          <w:szCs w:val="28"/>
          <w:u w:val="single"/>
          <w:rtl/>
          <w:rPrChange w:id="8094" w:author="Meryl Etman" w:date="2020-03-25T10:10:00Z">
            <w:rPr>
              <w:del w:id="8095" w:author="Meryl Etman" w:date="2020-03-01T17:05:00Z"/>
              <w:b/>
              <w:bCs/>
              <w:sz w:val="28"/>
              <w:szCs w:val="28"/>
              <w:u w:val="single"/>
              <w:rtl/>
            </w:rPr>
          </w:rPrChange>
        </w:rPr>
      </w:pPr>
    </w:p>
    <w:p w14:paraId="571D0E2B" w14:textId="664D975C" w:rsidR="008942AD" w:rsidRPr="000748C0" w:rsidDel="00E852DF" w:rsidRDefault="008942AD" w:rsidP="00EB5A81">
      <w:pPr>
        <w:spacing w:before="60" w:after="60"/>
        <w:jc w:val="center"/>
        <w:rPr>
          <w:del w:id="8096" w:author="Meryl Etman" w:date="2020-03-01T17:05:00Z"/>
          <w:b/>
          <w:bCs/>
          <w:sz w:val="28"/>
          <w:szCs w:val="28"/>
          <w:u w:val="single"/>
          <w:rtl/>
          <w:rPrChange w:id="8097" w:author="Meryl Etman" w:date="2020-03-25T10:10:00Z">
            <w:rPr>
              <w:del w:id="8098" w:author="Meryl Etman" w:date="2020-03-01T17:05:00Z"/>
              <w:b/>
              <w:bCs/>
              <w:sz w:val="28"/>
              <w:szCs w:val="28"/>
              <w:u w:val="single"/>
              <w:rtl/>
            </w:rPr>
          </w:rPrChange>
        </w:rPr>
      </w:pPr>
    </w:p>
    <w:p w14:paraId="10B56D3A" w14:textId="49B48BAC" w:rsidR="008942AD" w:rsidRPr="000748C0" w:rsidDel="00E852DF" w:rsidRDefault="008942AD" w:rsidP="00EB5A81">
      <w:pPr>
        <w:spacing w:before="60" w:after="60"/>
        <w:jc w:val="center"/>
        <w:rPr>
          <w:del w:id="8099" w:author="Meryl Etman" w:date="2020-03-01T17:05:00Z"/>
          <w:b/>
          <w:bCs/>
          <w:sz w:val="28"/>
          <w:szCs w:val="28"/>
          <w:u w:val="single"/>
          <w:rtl/>
          <w:rPrChange w:id="8100" w:author="Meryl Etman" w:date="2020-03-25T10:10:00Z">
            <w:rPr>
              <w:del w:id="8101" w:author="Meryl Etman" w:date="2020-03-01T17:05:00Z"/>
              <w:b/>
              <w:bCs/>
              <w:sz w:val="28"/>
              <w:szCs w:val="28"/>
              <w:u w:val="single"/>
              <w:rtl/>
            </w:rPr>
          </w:rPrChange>
        </w:rPr>
      </w:pPr>
    </w:p>
    <w:p w14:paraId="1B2C093D" w14:textId="2E5F2ADD" w:rsidR="008942AD" w:rsidRPr="000748C0" w:rsidDel="00E852DF" w:rsidRDefault="008942AD" w:rsidP="00EB5A81">
      <w:pPr>
        <w:spacing w:before="60" w:after="60"/>
        <w:jc w:val="center"/>
        <w:rPr>
          <w:del w:id="8102" w:author="Meryl Etman" w:date="2020-03-01T17:05:00Z"/>
          <w:b/>
          <w:bCs/>
          <w:sz w:val="28"/>
          <w:szCs w:val="28"/>
          <w:u w:val="single"/>
          <w:rtl/>
          <w:rPrChange w:id="8103" w:author="Meryl Etman" w:date="2020-03-25T10:10:00Z">
            <w:rPr>
              <w:del w:id="8104" w:author="Meryl Etman" w:date="2020-03-01T17:05:00Z"/>
              <w:b/>
              <w:bCs/>
              <w:sz w:val="28"/>
              <w:szCs w:val="28"/>
              <w:u w:val="single"/>
              <w:rtl/>
            </w:rPr>
          </w:rPrChange>
        </w:rPr>
      </w:pPr>
    </w:p>
    <w:p w14:paraId="036B215C" w14:textId="13FC30E9" w:rsidR="008942AD" w:rsidRPr="000748C0" w:rsidDel="00E852DF" w:rsidRDefault="008942AD" w:rsidP="00EB5A81">
      <w:pPr>
        <w:spacing w:before="60" w:after="60"/>
        <w:jc w:val="center"/>
        <w:rPr>
          <w:del w:id="8105" w:author="Meryl Etman" w:date="2020-03-01T17:05:00Z"/>
          <w:b/>
          <w:bCs/>
          <w:sz w:val="28"/>
          <w:szCs w:val="28"/>
          <w:u w:val="single"/>
          <w:rtl/>
          <w:rPrChange w:id="8106" w:author="Meryl Etman" w:date="2020-03-25T10:10:00Z">
            <w:rPr>
              <w:del w:id="8107" w:author="Meryl Etman" w:date="2020-03-01T17:05:00Z"/>
              <w:b/>
              <w:bCs/>
              <w:sz w:val="28"/>
              <w:szCs w:val="28"/>
              <w:u w:val="single"/>
              <w:rtl/>
            </w:rPr>
          </w:rPrChange>
        </w:rPr>
      </w:pPr>
    </w:p>
    <w:p w14:paraId="3FEB82BD" w14:textId="4CED1F34" w:rsidR="008942AD" w:rsidRPr="000748C0" w:rsidDel="00E852DF" w:rsidRDefault="008942AD" w:rsidP="00EB5A81">
      <w:pPr>
        <w:spacing w:before="60" w:after="60"/>
        <w:jc w:val="center"/>
        <w:rPr>
          <w:del w:id="8108" w:author="Meryl Etman" w:date="2020-03-01T17:05:00Z"/>
          <w:b/>
          <w:bCs/>
          <w:sz w:val="28"/>
          <w:szCs w:val="28"/>
          <w:u w:val="single"/>
          <w:rtl/>
          <w:rPrChange w:id="8109" w:author="Meryl Etman" w:date="2020-03-25T10:10:00Z">
            <w:rPr>
              <w:del w:id="8110" w:author="Meryl Etman" w:date="2020-03-01T17:05:00Z"/>
              <w:b/>
              <w:bCs/>
              <w:sz w:val="28"/>
              <w:szCs w:val="28"/>
              <w:u w:val="single"/>
              <w:rtl/>
            </w:rPr>
          </w:rPrChange>
        </w:rPr>
      </w:pPr>
    </w:p>
    <w:p w14:paraId="49036EF7" w14:textId="3FD2EF73" w:rsidR="008942AD" w:rsidRPr="000748C0" w:rsidDel="00E852DF" w:rsidRDefault="008942AD" w:rsidP="00EB5A81">
      <w:pPr>
        <w:spacing w:before="60" w:after="60"/>
        <w:jc w:val="center"/>
        <w:rPr>
          <w:del w:id="8111" w:author="Meryl Etman" w:date="2020-03-01T17:05:00Z"/>
          <w:b/>
          <w:bCs/>
          <w:sz w:val="28"/>
          <w:szCs w:val="28"/>
          <w:u w:val="single"/>
          <w:rtl/>
          <w:rPrChange w:id="8112" w:author="Meryl Etman" w:date="2020-03-25T10:10:00Z">
            <w:rPr>
              <w:del w:id="8113" w:author="Meryl Etman" w:date="2020-03-01T17:05:00Z"/>
              <w:b/>
              <w:bCs/>
              <w:sz w:val="28"/>
              <w:szCs w:val="28"/>
              <w:u w:val="single"/>
              <w:rtl/>
            </w:rPr>
          </w:rPrChange>
        </w:rPr>
      </w:pPr>
    </w:p>
    <w:p w14:paraId="23C4DF8F" w14:textId="77777777" w:rsidR="00F00BA3" w:rsidRPr="000748C0" w:rsidRDefault="00F00BA3">
      <w:pPr>
        <w:widowControl w:val="0"/>
        <w:outlineLvl w:val="7"/>
        <w:rPr>
          <w:rFonts w:ascii="Times New Roman" w:eastAsia="Times New Roman" w:hAnsi="Times New Roman"/>
          <w:b/>
          <w:bCs/>
          <w:sz w:val="20"/>
          <w:szCs w:val="24"/>
          <w:u w:val="single"/>
          <w:rtl/>
          <w:lang w:eastAsia="he-IL"/>
          <w:rPrChange w:id="8114" w:author="Meryl Etman" w:date="2020-03-25T10:10:00Z">
            <w:rPr>
              <w:rFonts w:ascii="Times New Roman" w:eastAsia="Times New Roman" w:hAnsi="Times New Roman"/>
              <w:b/>
              <w:bCs/>
              <w:sz w:val="20"/>
              <w:szCs w:val="24"/>
              <w:u w:val="single"/>
              <w:rtl/>
              <w:lang w:eastAsia="he-IL"/>
            </w:rPr>
          </w:rPrChange>
        </w:rPr>
        <w:pPrChange w:id="8115" w:author="Meryl Etman" w:date="2020-02-11T16:33:00Z">
          <w:pPr>
            <w:widowControl w:val="0"/>
            <w:jc w:val="center"/>
            <w:outlineLvl w:val="7"/>
          </w:pPr>
        </w:pPrChange>
      </w:pPr>
      <w:del w:id="8116" w:author="Meryl Etman" w:date="2020-02-11T16:33:00Z">
        <w:r w:rsidRPr="000748C0" w:rsidDel="00346A17">
          <w:rPr>
            <w:rFonts w:ascii="Times New Roman" w:eastAsia="Times New Roman" w:hAnsi="Times New Roman"/>
            <w:b/>
            <w:bCs/>
            <w:sz w:val="20"/>
            <w:szCs w:val="24"/>
            <w:u w:val="single"/>
            <w:rtl/>
            <w:lang w:eastAsia="he-IL"/>
            <w:rPrChange w:id="8117" w:author="Meryl Etman" w:date="2020-03-25T10:10:00Z">
              <w:rPr>
                <w:rFonts w:ascii="Times New Roman" w:eastAsia="Times New Roman" w:hAnsi="Times New Roman"/>
                <w:b/>
                <w:bCs/>
                <w:sz w:val="20"/>
                <w:szCs w:val="24"/>
                <w:u w:val="single"/>
                <w:rtl/>
                <w:lang w:eastAsia="he-IL"/>
              </w:rPr>
            </w:rPrChange>
          </w:rPr>
          <w:br w:type="page"/>
        </w:r>
      </w:del>
    </w:p>
    <w:p w14:paraId="52C14505" w14:textId="77777777" w:rsidR="008942AD" w:rsidRPr="000748C0" w:rsidRDefault="008942AD" w:rsidP="008942AD">
      <w:pPr>
        <w:widowControl w:val="0"/>
        <w:jc w:val="center"/>
        <w:outlineLvl w:val="7"/>
        <w:rPr>
          <w:rFonts w:ascii="Times New Roman" w:eastAsia="Times New Roman" w:hAnsi="Times New Roman"/>
          <w:b/>
          <w:bCs/>
          <w:sz w:val="20"/>
          <w:szCs w:val="24"/>
          <w:u w:val="single"/>
          <w:rtl/>
          <w:lang w:eastAsia="he-IL"/>
          <w:rPrChange w:id="8118" w:author="Meryl Etman" w:date="2020-03-25T10:10:00Z">
            <w:rPr>
              <w:rFonts w:ascii="Times New Roman" w:eastAsia="Times New Roman" w:hAnsi="Times New Roman"/>
              <w:b/>
              <w:bCs/>
              <w:sz w:val="20"/>
              <w:szCs w:val="24"/>
              <w:u w:val="single"/>
              <w:rtl/>
              <w:lang w:eastAsia="he-IL"/>
            </w:rPr>
          </w:rPrChange>
        </w:rPr>
      </w:pPr>
      <w:r w:rsidRPr="000748C0">
        <w:rPr>
          <w:rFonts w:ascii="Times New Roman" w:eastAsia="Times New Roman" w:hAnsi="Times New Roman" w:hint="cs"/>
          <w:b/>
          <w:bCs/>
          <w:sz w:val="20"/>
          <w:szCs w:val="24"/>
          <w:u w:val="single"/>
          <w:rtl/>
          <w:lang w:eastAsia="he-IL"/>
          <w:rPrChange w:id="8119" w:author="Meryl Etman" w:date="2020-03-25T10:10:00Z">
            <w:rPr>
              <w:rFonts w:ascii="Times New Roman" w:eastAsia="Times New Roman" w:hAnsi="Times New Roman" w:hint="cs"/>
              <w:b/>
              <w:bCs/>
              <w:sz w:val="20"/>
              <w:szCs w:val="24"/>
              <w:u w:val="single"/>
              <w:rtl/>
              <w:lang w:eastAsia="he-IL"/>
            </w:rPr>
          </w:rPrChange>
        </w:rPr>
        <w:t>נספח "ט"</w:t>
      </w:r>
    </w:p>
    <w:p w14:paraId="5B81A303" w14:textId="77777777" w:rsidR="008942AD" w:rsidRPr="000748C0" w:rsidRDefault="008942AD" w:rsidP="008942AD">
      <w:pPr>
        <w:widowControl w:val="0"/>
        <w:bidi w:val="0"/>
        <w:jc w:val="center"/>
        <w:rPr>
          <w:rFonts w:ascii="Times New Roman" w:eastAsia="Times New Roman" w:hAnsi="Times New Roman"/>
          <w:b/>
          <w:bCs/>
          <w:sz w:val="20"/>
          <w:szCs w:val="24"/>
          <w:rtl/>
          <w:lang w:eastAsia="he-IL"/>
          <w:rPrChange w:id="8120" w:author="Meryl Etman" w:date="2020-03-25T10:10:00Z">
            <w:rPr>
              <w:rFonts w:ascii="Times New Roman" w:eastAsia="Times New Roman" w:hAnsi="Times New Roman"/>
              <w:b/>
              <w:bCs/>
              <w:sz w:val="20"/>
              <w:szCs w:val="24"/>
              <w:rtl/>
              <w:lang w:eastAsia="he-IL"/>
            </w:rPr>
          </w:rPrChange>
        </w:rPr>
      </w:pPr>
    </w:p>
    <w:p w14:paraId="17578DE6" w14:textId="77777777" w:rsidR="008942AD" w:rsidRPr="000748C0" w:rsidRDefault="008942AD" w:rsidP="008942AD">
      <w:pPr>
        <w:widowControl w:val="0"/>
        <w:bidi w:val="0"/>
        <w:jc w:val="center"/>
        <w:rPr>
          <w:rFonts w:ascii="Times New Roman" w:eastAsia="Times New Roman" w:hAnsi="Times New Roman"/>
          <w:b/>
          <w:bCs/>
          <w:sz w:val="20"/>
          <w:szCs w:val="24"/>
          <w:u w:val="single"/>
          <w:lang w:eastAsia="he-IL"/>
          <w:rPrChange w:id="8121" w:author="Meryl Etman" w:date="2020-03-25T10:10:00Z">
            <w:rPr>
              <w:rFonts w:ascii="Times New Roman" w:eastAsia="Times New Roman" w:hAnsi="Times New Roman"/>
              <w:b/>
              <w:bCs/>
              <w:sz w:val="20"/>
              <w:szCs w:val="24"/>
              <w:u w:val="single"/>
              <w:lang w:eastAsia="he-IL"/>
            </w:rPr>
          </w:rPrChange>
        </w:rPr>
      </w:pPr>
      <w:r w:rsidRPr="000748C0">
        <w:rPr>
          <w:rFonts w:ascii="Times New Roman" w:eastAsia="Times New Roman" w:hAnsi="Times New Roman" w:hint="cs"/>
          <w:b/>
          <w:bCs/>
          <w:sz w:val="20"/>
          <w:szCs w:val="24"/>
          <w:u w:val="single"/>
          <w:rtl/>
          <w:lang w:eastAsia="he-IL"/>
          <w:rPrChange w:id="8122" w:author="Meryl Etman" w:date="2020-03-25T10:10:00Z">
            <w:rPr>
              <w:rFonts w:ascii="Times New Roman" w:eastAsia="Times New Roman" w:hAnsi="Times New Roman" w:hint="cs"/>
              <w:b/>
              <w:bCs/>
              <w:sz w:val="20"/>
              <w:szCs w:val="24"/>
              <w:u w:val="single"/>
              <w:rtl/>
              <w:lang w:eastAsia="he-IL"/>
            </w:rPr>
          </w:rPrChange>
        </w:rPr>
        <w:t>דוגמא לנוסח אישור השלמת הפרויקט/קטע מהפרויקט</w:t>
      </w:r>
    </w:p>
    <w:p w14:paraId="14EB61EF"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23" w:author="Meryl Etman" w:date="2020-03-25T10:10:00Z">
            <w:rPr>
              <w:rFonts w:ascii="Times New Roman" w:eastAsia="Times New Roman" w:hAnsi="Times New Roman"/>
              <w:sz w:val="20"/>
              <w:szCs w:val="24"/>
              <w:rtl/>
              <w:lang w:eastAsia="he-IL"/>
            </w:rPr>
          </w:rPrChange>
        </w:rPr>
      </w:pPr>
    </w:p>
    <w:p w14:paraId="2518DC34"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24" w:author="Meryl Etman" w:date="2020-03-25T10:10:00Z">
            <w:rPr>
              <w:rFonts w:ascii="Times New Roman" w:eastAsia="Times New Roman" w:hAnsi="Times New Roman"/>
              <w:sz w:val="20"/>
              <w:szCs w:val="24"/>
              <w:rtl/>
              <w:lang w:eastAsia="he-IL"/>
            </w:rPr>
          </w:rPrChange>
        </w:rPr>
      </w:pPr>
    </w:p>
    <w:p w14:paraId="45C46A37"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25" w:author="Meryl Etman" w:date="2020-03-25T10:10:00Z">
            <w:rPr>
              <w:rFonts w:ascii="Times New Roman" w:eastAsia="Times New Roman" w:hAnsi="Times New Roman"/>
              <w:sz w:val="20"/>
              <w:szCs w:val="24"/>
              <w:rtl/>
              <w:lang w:eastAsia="he-IL"/>
            </w:rPr>
          </w:rPrChange>
        </w:rPr>
      </w:pPr>
    </w:p>
    <w:p w14:paraId="1B2BAA15" w14:textId="77777777" w:rsidR="008942AD" w:rsidRPr="000748C0" w:rsidRDefault="008942AD" w:rsidP="008942AD">
      <w:pPr>
        <w:widowControl w:val="0"/>
        <w:ind w:left="84" w:right="84" w:firstLine="5"/>
        <w:jc w:val="both"/>
        <w:rPr>
          <w:rFonts w:ascii="Times New Roman" w:eastAsia="Times New Roman" w:hAnsi="Times New Roman"/>
          <w:sz w:val="20"/>
          <w:szCs w:val="24"/>
          <w:rtl/>
          <w:lang w:eastAsia="he-IL"/>
          <w:rPrChange w:id="8126"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hint="cs"/>
          <w:sz w:val="20"/>
          <w:szCs w:val="24"/>
          <w:rtl/>
          <w:lang w:eastAsia="he-IL"/>
          <w:rPrChange w:id="8127" w:author="Meryl Etman" w:date="2020-03-25T10:10:00Z">
            <w:rPr>
              <w:rFonts w:ascii="Times New Roman" w:eastAsia="Times New Roman" w:hAnsi="Times New Roman" w:hint="cs"/>
              <w:sz w:val="20"/>
              <w:szCs w:val="24"/>
              <w:rtl/>
              <w:lang w:eastAsia="he-IL"/>
            </w:rPr>
          </w:rPrChange>
        </w:rPr>
        <w:t>לכבוד :</w:t>
      </w:r>
    </w:p>
    <w:p w14:paraId="7528A2E5" w14:textId="3FC635D0" w:rsidR="008942AD" w:rsidRPr="000748C0" w:rsidRDefault="000748C0" w:rsidP="008942AD">
      <w:pPr>
        <w:widowControl w:val="0"/>
        <w:ind w:left="84" w:right="84" w:firstLine="5"/>
        <w:rPr>
          <w:rFonts w:ascii="Times New Roman" w:eastAsia="Times New Roman" w:hAnsi="Times New Roman"/>
          <w:sz w:val="24"/>
          <w:szCs w:val="24"/>
          <w:rtl/>
          <w:lang w:eastAsia="he-IL"/>
          <w:rPrChange w:id="8128" w:author="Meryl Etman" w:date="2020-03-25T10:10:00Z">
            <w:rPr>
              <w:rFonts w:ascii="Times New Roman" w:eastAsia="Times New Roman" w:hAnsi="Times New Roman"/>
              <w:sz w:val="24"/>
              <w:szCs w:val="24"/>
              <w:rtl/>
              <w:lang w:eastAsia="he-IL"/>
            </w:rPr>
          </w:rPrChange>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129" w:author="Meryl Etman" w:date="2019-12-16T12:07:00Z">
            <w:r w:rsidR="00C36598" w:rsidRPr="000748C0">
              <w:rPr>
                <w:rFonts w:ascii="Times New Roman" w:eastAsia="Times New Roman" w:hAnsi="Times New Roman" w:hint="cs"/>
                <w:color w:val="008000"/>
                <w:sz w:val="24"/>
                <w:szCs w:val="24"/>
                <w:rtl/>
                <w:lang w:eastAsia="he-IL"/>
              </w:rPr>
              <w:br/>
              <w:t>אפריקה ישראל דיור להשכרה</w:t>
            </w:r>
            <w:r w:rsidR="00C36598" w:rsidRPr="000748C0">
              <w:rPr>
                <w:rFonts w:ascii="Times New Roman" w:eastAsia="Times New Roman" w:hAnsi="Times New Roman" w:hint="cs"/>
                <w:color w:val="008000"/>
                <w:sz w:val="24"/>
                <w:szCs w:val="24"/>
                <w:rtl/>
                <w:lang w:eastAsia="he-IL"/>
              </w:rPr>
              <w:br/>
              <w:t>יהונתן נתניהו 1ג', אור יהודה</w:t>
            </w:r>
            <w:r w:rsidR="00C36598" w:rsidRPr="000748C0">
              <w:rPr>
                <w:rFonts w:ascii="Times New Roman" w:eastAsia="Times New Roman" w:hAnsi="Times New Roman" w:hint="cs"/>
                <w:color w:val="008000"/>
                <w:sz w:val="24"/>
                <w:szCs w:val="24"/>
                <w:rtl/>
                <w:lang w:eastAsia="he-IL"/>
              </w:rPr>
              <w:br/>
              <w:t>ש.ר 540280369</w:t>
            </w:r>
            <w:r w:rsidR="00C36598" w:rsidRPr="000748C0">
              <w:rPr>
                <w:rFonts w:ascii="Times New Roman" w:eastAsia="Times New Roman" w:hAnsi="Times New Roman" w:hint="cs"/>
                <w:color w:val="008000"/>
                <w:sz w:val="24"/>
                <w:szCs w:val="24"/>
                <w:rtl/>
                <w:lang w:eastAsia="he-IL"/>
              </w:rPr>
              <w:br/>
            </w:r>
          </w:ins>
        </w:sdtContent>
      </w:sdt>
      <w:r w:rsidR="008942AD" w:rsidRPr="000748C0">
        <w:rPr>
          <w:rFonts w:ascii="Times New Roman" w:eastAsia="Times New Roman" w:hAnsi="Times New Roman" w:hint="cs"/>
          <w:color w:val="008000"/>
          <w:sz w:val="24"/>
          <w:szCs w:val="24"/>
          <w:rtl/>
          <w:lang w:eastAsia="he-IL"/>
        </w:rPr>
        <w:br/>
      </w:r>
    </w:p>
    <w:p w14:paraId="32FE1F08" w14:textId="77777777" w:rsidR="008942AD" w:rsidRPr="000748C0" w:rsidRDefault="008942AD" w:rsidP="008942AD">
      <w:pPr>
        <w:widowControl w:val="0"/>
        <w:ind w:left="84" w:right="84" w:firstLine="5"/>
        <w:rPr>
          <w:rFonts w:ascii="Times New Roman" w:eastAsia="Times New Roman" w:hAnsi="Times New Roman"/>
          <w:sz w:val="24"/>
          <w:szCs w:val="24"/>
          <w:rtl/>
          <w:lang w:eastAsia="he-IL"/>
          <w:rPrChange w:id="8130"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31" w:author="Meryl Etman" w:date="2020-03-25T10:10:00Z">
            <w:rPr>
              <w:rFonts w:ascii="Times New Roman" w:eastAsia="Times New Roman" w:hAnsi="Times New Roman" w:hint="cs"/>
              <w:sz w:val="24"/>
              <w:szCs w:val="24"/>
              <w:rtl/>
              <w:lang w:eastAsia="he-IL"/>
            </w:rPr>
          </w:rPrChange>
        </w:rPr>
        <w:t>(המזמין)</w:t>
      </w:r>
    </w:p>
    <w:p w14:paraId="59F948DA" w14:textId="77777777" w:rsidR="008942AD" w:rsidRPr="000748C0" w:rsidRDefault="008942AD" w:rsidP="008942AD">
      <w:pPr>
        <w:widowControl w:val="0"/>
        <w:ind w:left="84" w:right="84" w:firstLine="5"/>
        <w:jc w:val="both"/>
        <w:rPr>
          <w:rFonts w:ascii="Times New Roman" w:eastAsia="Times New Roman" w:hAnsi="Times New Roman"/>
          <w:sz w:val="24"/>
          <w:szCs w:val="24"/>
          <w:rtl/>
          <w:lang w:eastAsia="he-IL"/>
          <w:rPrChange w:id="8132" w:author="Meryl Etman" w:date="2020-03-25T10:10:00Z">
            <w:rPr>
              <w:rFonts w:ascii="Times New Roman" w:eastAsia="Times New Roman" w:hAnsi="Times New Roman"/>
              <w:sz w:val="24"/>
              <w:szCs w:val="24"/>
              <w:rtl/>
              <w:lang w:eastAsia="he-IL"/>
            </w:rPr>
          </w:rPrChange>
        </w:rPr>
      </w:pPr>
    </w:p>
    <w:p w14:paraId="4B6CAFF5" w14:textId="77777777" w:rsidR="008942AD" w:rsidRPr="000748C0" w:rsidRDefault="008942AD" w:rsidP="008942AD">
      <w:pPr>
        <w:widowControl w:val="0"/>
        <w:ind w:left="84" w:right="84" w:firstLine="5"/>
        <w:jc w:val="both"/>
        <w:rPr>
          <w:rFonts w:ascii="Times New Roman" w:eastAsia="Times New Roman" w:hAnsi="Times New Roman"/>
          <w:sz w:val="24"/>
          <w:szCs w:val="24"/>
          <w:rtl/>
          <w:lang w:eastAsia="he-IL"/>
          <w:rPrChange w:id="8133" w:author="Meryl Etman" w:date="2020-03-25T10:10:00Z">
            <w:rPr>
              <w:rFonts w:ascii="Times New Roman" w:eastAsia="Times New Roman" w:hAnsi="Times New Roman"/>
              <w:sz w:val="24"/>
              <w:szCs w:val="24"/>
              <w:rtl/>
              <w:lang w:eastAsia="he-IL"/>
            </w:rPr>
          </w:rPrChange>
        </w:rPr>
      </w:pPr>
    </w:p>
    <w:p w14:paraId="23A71EE6" w14:textId="77777777" w:rsidR="008942AD" w:rsidRPr="000748C0" w:rsidRDefault="008942AD" w:rsidP="008942AD">
      <w:pPr>
        <w:widowControl w:val="0"/>
        <w:ind w:left="84" w:right="84" w:firstLine="5"/>
        <w:jc w:val="both"/>
        <w:rPr>
          <w:rFonts w:ascii="Times New Roman" w:eastAsia="Times New Roman" w:hAnsi="Times New Roman"/>
          <w:sz w:val="24"/>
          <w:szCs w:val="24"/>
          <w:rtl/>
          <w:lang w:eastAsia="he-IL"/>
          <w:rPrChange w:id="8134" w:author="Meryl Etman" w:date="2020-03-25T10:10:00Z">
            <w:rPr>
              <w:rFonts w:ascii="Times New Roman" w:eastAsia="Times New Roman" w:hAnsi="Times New Roman"/>
              <w:sz w:val="24"/>
              <w:szCs w:val="24"/>
              <w:rtl/>
              <w:lang w:eastAsia="he-IL"/>
            </w:rPr>
          </w:rPrChange>
        </w:rPr>
      </w:pPr>
    </w:p>
    <w:p w14:paraId="5D592FAD" w14:textId="77777777" w:rsidR="008942AD" w:rsidRPr="000748C0" w:rsidRDefault="008942AD" w:rsidP="008942AD">
      <w:pPr>
        <w:widowControl w:val="0"/>
        <w:ind w:left="84" w:right="84" w:firstLine="5"/>
        <w:jc w:val="both"/>
        <w:rPr>
          <w:rFonts w:ascii="Times New Roman" w:eastAsia="Times New Roman" w:hAnsi="Times New Roman"/>
          <w:sz w:val="24"/>
          <w:szCs w:val="24"/>
          <w:rtl/>
          <w:lang w:eastAsia="he-IL"/>
          <w:rPrChange w:id="8135" w:author="Meryl Etman" w:date="2020-03-25T10:10:00Z">
            <w:rPr>
              <w:rFonts w:ascii="Times New Roman" w:eastAsia="Times New Roman" w:hAnsi="Times New Roman"/>
              <w:sz w:val="24"/>
              <w:szCs w:val="24"/>
              <w:rtl/>
              <w:lang w:eastAsia="he-IL"/>
            </w:rPr>
          </w:rPrChange>
        </w:rPr>
      </w:pPr>
    </w:p>
    <w:p w14:paraId="4186DCAF" w14:textId="3002516E" w:rsidR="008942AD" w:rsidRPr="000748C0" w:rsidRDefault="008942AD" w:rsidP="008942AD">
      <w:pPr>
        <w:widowControl w:val="0"/>
        <w:spacing w:line="480" w:lineRule="auto"/>
        <w:ind w:left="85" w:right="85" w:firstLine="6"/>
        <w:rPr>
          <w:rFonts w:ascii="Times New Roman" w:eastAsia="Times New Roman" w:hAnsi="Times New Roman"/>
          <w:sz w:val="20"/>
          <w:szCs w:val="24"/>
          <w:rtl/>
          <w:lang w:eastAsia="he-IL"/>
          <w:rPrChange w:id="8136"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hint="cs"/>
          <w:sz w:val="24"/>
          <w:szCs w:val="24"/>
          <w:rtl/>
          <w:lang w:eastAsia="he-IL"/>
          <w:rPrChange w:id="8137" w:author="Meryl Etman" w:date="2020-03-25T10:10:00Z">
            <w:rPr>
              <w:rFonts w:ascii="Times New Roman" w:eastAsia="Times New Roman" w:hAnsi="Times New Roman" w:hint="cs"/>
              <w:sz w:val="24"/>
              <w:szCs w:val="24"/>
              <w:rtl/>
              <w:lang w:eastAsia="he-IL"/>
            </w:rPr>
          </w:rPrChange>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38" w:author="Meryl Etman" w:date="2020-01-21T11:56:00Z">
            <w:r w:rsidR="00483E3A" w:rsidRPr="000748C0">
              <w:rPr>
                <w:rFonts w:ascii="Times New Roman" w:eastAsia="Times New Roman" w:hAnsi="Times New Roman"/>
                <w:color w:val="008000"/>
                <w:sz w:val="24"/>
                <w:szCs w:val="24"/>
                <w:rtl/>
                <w:lang w:eastAsia="he-IL"/>
              </w:rPr>
              <w:t>ע. יפה ניהול פרוייקטים בע"מ</w:t>
            </w:r>
          </w:ins>
        </w:sdtContent>
      </w:sdt>
      <w:r w:rsidRPr="000748C0">
        <w:rPr>
          <w:rFonts w:ascii="Times New Roman" w:eastAsia="Times New Roman" w:hAnsi="Times New Roman" w:hint="cs"/>
          <w:bCs/>
          <w:color w:val="008000"/>
          <w:sz w:val="24"/>
          <w:szCs w:val="24"/>
          <w:rtl/>
          <w:lang w:eastAsia="he-IL"/>
        </w:rPr>
        <w:t xml:space="preserve"> </w:t>
      </w:r>
      <w:r w:rsidRPr="000748C0">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139" w:author="Meryl Etman" w:date="2019-12-16T12:04:00Z">
            <w:r w:rsidR="00374801" w:rsidRPr="000748C0">
              <w:rPr>
                <w:rFonts w:ascii="Times New Roman" w:eastAsia="Times New Roman" w:hAnsi="Times New Roman"/>
                <w:color w:val="008000"/>
                <w:sz w:val="24"/>
                <w:szCs w:val="24"/>
                <w:rtl/>
                <w:lang w:eastAsia="he-IL"/>
              </w:rPr>
              <w:t>סביוני שהם - דיור להשכרה</w:t>
            </w:r>
          </w:ins>
        </w:sdtContent>
      </w:sdt>
      <w:r w:rsidRPr="000748C0">
        <w:rPr>
          <w:rFonts w:ascii="Times New Roman" w:eastAsia="Times New Roman" w:hAnsi="Times New Roman" w:hint="cs"/>
          <w:sz w:val="24"/>
          <w:szCs w:val="24"/>
          <w:rtl/>
          <w:lang w:eastAsia="he-IL"/>
        </w:rPr>
        <w:t xml:space="preserve"> בקשר עם</w:t>
      </w:r>
      <w:r w:rsidRPr="000748C0">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8140" w:author="Meryl Etman" w:date="2019-12-16T12:04:00Z">
            <w:r w:rsidR="00374801" w:rsidRPr="000748C0">
              <w:rPr>
                <w:rFonts w:ascii="Times New Roman" w:eastAsia="Times New Roman" w:hAnsi="Times New Roman" w:hint="cs"/>
                <w:color w:val="008000"/>
                <w:sz w:val="24"/>
                <w:szCs w:val="24"/>
                <w:rtl/>
              </w:rPr>
              <w:t>פיקוח על עבודות הבניה</w:t>
            </w:r>
          </w:ins>
        </w:sdtContent>
      </w:sdt>
      <w:r w:rsidRPr="000748C0">
        <w:rPr>
          <w:rFonts w:ascii="Times New Roman" w:eastAsia="Times New Roman" w:hAnsi="Times New Roman" w:hint="cs"/>
          <w:sz w:val="24"/>
          <w:szCs w:val="24"/>
          <w:rtl/>
          <w:lang w:eastAsia="he-IL"/>
        </w:rPr>
        <w:t>, מאשר בזאת שהעבודות הנ"ל בוצעו והושלמו בהתאם להנחיותי</w:t>
      </w:r>
      <w:r w:rsidRPr="000748C0">
        <w:rPr>
          <w:rFonts w:ascii="Times New Roman" w:eastAsia="Times New Roman" w:hAnsi="Times New Roman" w:hint="eastAsia"/>
          <w:sz w:val="24"/>
          <w:szCs w:val="24"/>
          <w:rtl/>
          <w:lang w:eastAsia="he-IL"/>
        </w:rPr>
        <w:t>י</w:t>
      </w:r>
      <w:r w:rsidRPr="000748C0">
        <w:rPr>
          <w:rFonts w:ascii="Times New Roman" w:eastAsia="Times New Roman" w:hAnsi="Times New Roman" w:hint="cs"/>
          <w:sz w:val="24"/>
          <w:szCs w:val="24"/>
          <w:rtl/>
          <w:lang w:eastAsia="he-IL"/>
          <w:rPrChange w:id="8141" w:author="Meryl Etman" w:date="2020-03-25T10:10:00Z">
            <w:rPr>
              <w:rFonts w:ascii="Times New Roman" w:eastAsia="Times New Roman" w:hAnsi="Times New Roman" w:hint="cs"/>
              <w:sz w:val="24"/>
              <w:szCs w:val="24"/>
              <w:rtl/>
              <w:lang w:eastAsia="he-IL"/>
            </w:rPr>
          </w:rPrChange>
        </w:rPr>
        <w:t>, לתכניותי</w:t>
      </w:r>
      <w:r w:rsidRPr="000748C0">
        <w:rPr>
          <w:rFonts w:ascii="Times New Roman" w:eastAsia="Times New Roman" w:hAnsi="Times New Roman" w:hint="eastAsia"/>
          <w:sz w:val="24"/>
          <w:szCs w:val="24"/>
          <w:rtl/>
          <w:lang w:eastAsia="he-IL"/>
          <w:rPrChange w:id="8142" w:author="Meryl Etman" w:date="2020-03-25T10:10:00Z">
            <w:rPr>
              <w:rFonts w:ascii="Times New Roman" w:eastAsia="Times New Roman" w:hAnsi="Times New Roman" w:hint="eastAsia"/>
              <w:sz w:val="24"/>
              <w:szCs w:val="24"/>
              <w:rtl/>
              <w:lang w:eastAsia="he-IL"/>
            </w:rPr>
          </w:rPrChange>
        </w:rPr>
        <w:t>י</w:t>
      </w:r>
      <w:r w:rsidRPr="000748C0">
        <w:rPr>
          <w:rFonts w:ascii="Times New Roman" w:eastAsia="Times New Roman" w:hAnsi="Times New Roman" w:hint="cs"/>
          <w:sz w:val="24"/>
          <w:szCs w:val="24"/>
          <w:rtl/>
          <w:lang w:eastAsia="he-IL"/>
          <w:rPrChange w:id="8143" w:author="Meryl Etman" w:date="2020-03-25T10:10:00Z">
            <w:rPr>
              <w:rFonts w:ascii="Times New Roman" w:eastAsia="Times New Roman" w:hAnsi="Times New Roman" w:hint="cs"/>
              <w:sz w:val="24"/>
              <w:szCs w:val="24"/>
              <w:rtl/>
              <w:lang w:eastAsia="he-IL"/>
            </w:rPr>
          </w:rPrChange>
        </w:rPr>
        <w:t>, בהתאם</w:t>
      </w:r>
      <w:r w:rsidRPr="000748C0">
        <w:rPr>
          <w:rFonts w:ascii="Times New Roman" w:eastAsia="Times New Roman" w:hAnsi="Times New Roman" w:hint="cs"/>
          <w:sz w:val="20"/>
          <w:szCs w:val="24"/>
          <w:rtl/>
          <w:lang w:eastAsia="he-IL"/>
          <w:rPrChange w:id="8144" w:author="Meryl Etman" w:date="2020-03-25T10:10:00Z">
            <w:rPr>
              <w:rFonts w:ascii="Times New Roman" w:eastAsia="Times New Roman" w:hAnsi="Times New Roman" w:hint="cs"/>
              <w:sz w:val="20"/>
              <w:szCs w:val="24"/>
              <w:rtl/>
              <w:lang w:eastAsia="he-IL"/>
            </w:rPr>
          </w:rPrChange>
        </w:rPr>
        <w:t xml:space="preserve"> לתקנים מחייבים ולשביעות רצוני.</w:t>
      </w:r>
    </w:p>
    <w:p w14:paraId="6DCD016F" w14:textId="77777777" w:rsidR="008942AD" w:rsidRPr="000748C0" w:rsidRDefault="008942AD" w:rsidP="008942AD">
      <w:pPr>
        <w:widowControl w:val="0"/>
        <w:ind w:left="84" w:right="84" w:firstLine="5"/>
        <w:jc w:val="both"/>
        <w:rPr>
          <w:rFonts w:ascii="Times New Roman" w:eastAsia="Times New Roman" w:hAnsi="Times New Roman"/>
          <w:sz w:val="20"/>
          <w:szCs w:val="24"/>
          <w:rtl/>
          <w:lang w:eastAsia="he-IL"/>
          <w:rPrChange w:id="8145" w:author="Meryl Etman" w:date="2020-03-25T10:10:00Z">
            <w:rPr>
              <w:rFonts w:ascii="Times New Roman" w:eastAsia="Times New Roman" w:hAnsi="Times New Roman"/>
              <w:sz w:val="20"/>
              <w:szCs w:val="24"/>
              <w:rtl/>
              <w:lang w:eastAsia="he-IL"/>
            </w:rPr>
          </w:rPrChange>
        </w:rPr>
      </w:pPr>
    </w:p>
    <w:p w14:paraId="6CBCF3AF"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46" w:author="Meryl Etman" w:date="2020-03-25T10:10:00Z">
            <w:rPr>
              <w:rFonts w:ascii="Times New Roman" w:eastAsia="Times New Roman" w:hAnsi="Times New Roman"/>
              <w:sz w:val="20"/>
              <w:szCs w:val="24"/>
              <w:rtl/>
              <w:lang w:eastAsia="he-IL"/>
            </w:rPr>
          </w:rPrChange>
        </w:rPr>
      </w:pPr>
    </w:p>
    <w:p w14:paraId="27DD843A"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47" w:author="Meryl Etman" w:date="2020-03-25T10:10:00Z">
            <w:rPr>
              <w:rFonts w:ascii="Times New Roman" w:eastAsia="Times New Roman" w:hAnsi="Times New Roman"/>
              <w:sz w:val="20"/>
              <w:szCs w:val="24"/>
              <w:rtl/>
              <w:lang w:eastAsia="he-IL"/>
            </w:rPr>
          </w:rPrChange>
        </w:rPr>
      </w:pPr>
    </w:p>
    <w:p w14:paraId="78265E16"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48" w:author="Meryl Etman" w:date="2020-03-25T10:10:00Z">
            <w:rPr>
              <w:rFonts w:ascii="Times New Roman" w:eastAsia="Times New Roman" w:hAnsi="Times New Roman"/>
              <w:sz w:val="20"/>
              <w:szCs w:val="24"/>
              <w:rtl/>
              <w:lang w:eastAsia="he-IL"/>
            </w:rPr>
          </w:rPrChange>
        </w:rPr>
      </w:pPr>
    </w:p>
    <w:p w14:paraId="72F47AF5" w14:textId="77777777" w:rsidR="008942AD" w:rsidRPr="000748C0" w:rsidRDefault="008942AD" w:rsidP="008942AD">
      <w:pPr>
        <w:widowControl w:val="0"/>
        <w:ind w:left="84" w:right="84" w:hanging="720"/>
        <w:jc w:val="both"/>
        <w:rPr>
          <w:rFonts w:ascii="Times New Roman" w:eastAsia="Times New Roman" w:hAnsi="Times New Roman"/>
          <w:sz w:val="20"/>
          <w:szCs w:val="24"/>
          <w:rtl/>
          <w:lang w:eastAsia="he-IL"/>
          <w:rPrChange w:id="8149" w:author="Meryl Etman" w:date="2020-03-25T10:10:00Z">
            <w:rPr>
              <w:rFonts w:ascii="Times New Roman" w:eastAsia="Times New Roman" w:hAnsi="Times New Roman"/>
              <w:sz w:val="20"/>
              <w:szCs w:val="24"/>
              <w:rtl/>
              <w:lang w:eastAsia="he-IL"/>
            </w:rPr>
          </w:rPrChange>
        </w:rPr>
      </w:pPr>
    </w:p>
    <w:p w14:paraId="281E0AB5" w14:textId="77777777" w:rsidR="008942AD" w:rsidRPr="000748C0"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Change w:id="8150"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hint="cs"/>
          <w:sz w:val="20"/>
          <w:szCs w:val="24"/>
          <w:rtl/>
          <w:lang w:eastAsia="he-IL"/>
          <w:rPrChange w:id="8151" w:author="Meryl Etman" w:date="2020-03-25T10:10:00Z">
            <w:rPr>
              <w:rFonts w:ascii="Times New Roman" w:eastAsia="Times New Roman" w:hAnsi="Times New Roman" w:hint="cs"/>
              <w:sz w:val="20"/>
              <w:szCs w:val="24"/>
              <w:rtl/>
              <w:lang w:eastAsia="he-IL"/>
            </w:rPr>
          </w:rPrChange>
        </w:rPr>
        <w:t xml:space="preserve">                                                                                      בכבוד רב,</w:t>
      </w:r>
    </w:p>
    <w:p w14:paraId="238D856B" w14:textId="77777777" w:rsidR="008942AD" w:rsidRPr="000748C0"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Change w:id="8152" w:author="Meryl Etman" w:date="2020-03-25T10:10:00Z">
            <w:rPr>
              <w:rFonts w:ascii="Times New Roman" w:eastAsia="Times New Roman" w:hAnsi="Times New Roman"/>
              <w:sz w:val="20"/>
              <w:szCs w:val="24"/>
              <w:rtl/>
              <w:lang w:eastAsia="he-IL"/>
            </w:rPr>
          </w:rPrChange>
        </w:rPr>
      </w:pPr>
    </w:p>
    <w:p w14:paraId="07440E2D" w14:textId="77777777" w:rsidR="008942AD" w:rsidRPr="000748C0"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Change w:id="8153" w:author="Meryl Etman" w:date="2020-03-25T10:10:00Z">
            <w:rPr>
              <w:rFonts w:ascii="Times New Roman" w:eastAsia="Times New Roman" w:hAnsi="Times New Roman"/>
              <w:sz w:val="20"/>
              <w:szCs w:val="24"/>
              <w:rtl/>
              <w:lang w:eastAsia="he-IL"/>
            </w:rPr>
          </w:rPrChange>
        </w:rPr>
      </w:pPr>
    </w:p>
    <w:p w14:paraId="58E07F95" w14:textId="77777777" w:rsidR="008942AD" w:rsidRPr="000748C0"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Change w:id="8154" w:author="Meryl Etman" w:date="2020-03-25T10:10:00Z">
            <w:rPr>
              <w:rFonts w:ascii="Times New Roman" w:eastAsia="Times New Roman" w:hAnsi="Times New Roman"/>
              <w:sz w:val="20"/>
              <w:szCs w:val="24"/>
              <w:rtl/>
              <w:lang w:eastAsia="he-IL"/>
            </w:rPr>
          </w:rPrChange>
        </w:rPr>
      </w:pPr>
      <w:r w:rsidRPr="000748C0">
        <w:rPr>
          <w:rFonts w:ascii="Times New Roman" w:eastAsia="Times New Roman" w:hAnsi="Times New Roman" w:hint="cs"/>
          <w:sz w:val="20"/>
          <w:szCs w:val="24"/>
          <w:rtl/>
          <w:lang w:eastAsia="he-IL"/>
          <w:rPrChange w:id="8155" w:author="Meryl Etman" w:date="2020-03-25T10:10:00Z">
            <w:rPr>
              <w:rFonts w:ascii="Times New Roman" w:eastAsia="Times New Roman" w:hAnsi="Times New Roman" w:hint="cs"/>
              <w:sz w:val="20"/>
              <w:szCs w:val="24"/>
              <w:rtl/>
              <w:lang w:eastAsia="he-IL"/>
            </w:rPr>
          </w:rPrChange>
        </w:rPr>
        <w:t xml:space="preserve">                                                                                                             ___________________</w:t>
      </w:r>
    </w:p>
    <w:p w14:paraId="378B498D" w14:textId="4BD8AC08" w:rsidR="008942AD" w:rsidRPr="000748C0" w:rsidRDefault="000748C0"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156" w:author="Meryl Etman" w:date="2020-01-21T11:56:00Z">
            <w:r w:rsidR="00483E3A" w:rsidRPr="000748C0">
              <w:rPr>
                <w:rFonts w:ascii="Times New Roman" w:eastAsia="Times New Roman" w:hAnsi="Times New Roman"/>
                <w:color w:val="00B0F0"/>
                <w:sz w:val="20"/>
                <w:szCs w:val="24"/>
                <w:u w:val="single"/>
                <w:rtl/>
                <w:lang w:eastAsia="he-IL"/>
              </w:rPr>
              <w:t>ע. יפה ניהול פרוייקטים בע"מ</w:t>
            </w:r>
          </w:ins>
        </w:sdtContent>
      </w:sdt>
    </w:p>
    <w:p w14:paraId="75917891" w14:textId="77777777" w:rsidR="008942AD" w:rsidRPr="000748C0" w:rsidRDefault="008942AD" w:rsidP="008942AD">
      <w:pPr>
        <w:widowControl w:val="0"/>
        <w:bidi w:val="0"/>
        <w:jc w:val="center"/>
        <w:rPr>
          <w:rFonts w:ascii="Times New Roman" w:eastAsia="Times New Roman" w:hAnsi="Times New Roman"/>
          <w:b/>
          <w:bCs/>
          <w:sz w:val="20"/>
          <w:szCs w:val="24"/>
          <w:rtl/>
          <w:lang w:eastAsia="he-IL"/>
          <w:rPrChange w:id="8157" w:author="Meryl Etman" w:date="2020-03-25T10:10:00Z">
            <w:rPr>
              <w:rFonts w:ascii="Times New Roman" w:eastAsia="Times New Roman" w:hAnsi="Times New Roman"/>
              <w:b/>
              <w:bCs/>
              <w:sz w:val="20"/>
              <w:szCs w:val="24"/>
              <w:rtl/>
              <w:lang w:eastAsia="he-IL"/>
            </w:rPr>
          </w:rPrChange>
        </w:rPr>
      </w:pPr>
      <w:r w:rsidRPr="000748C0">
        <w:rPr>
          <w:rFonts w:ascii="Times New Roman" w:eastAsia="Times New Roman" w:hAnsi="Times New Roman" w:hint="cs"/>
          <w:sz w:val="20"/>
          <w:szCs w:val="20"/>
          <w:rtl/>
          <w:lang w:eastAsia="he-IL"/>
          <w:rPrChange w:id="8158" w:author="Meryl Etman" w:date="2020-03-25T10:10:00Z">
            <w:rPr>
              <w:rFonts w:ascii="Times New Roman" w:eastAsia="Times New Roman" w:hAnsi="Times New Roman" w:hint="cs"/>
              <w:sz w:val="20"/>
              <w:szCs w:val="20"/>
              <w:rtl/>
              <w:lang w:eastAsia="he-IL"/>
            </w:rPr>
          </w:rPrChange>
        </w:rPr>
        <w:t xml:space="preserve">                </w:t>
      </w:r>
      <w:r w:rsidRPr="000748C0">
        <w:rPr>
          <w:rFonts w:ascii="Times New Roman" w:eastAsia="Times New Roman" w:hAnsi="Times New Roman" w:hint="cs"/>
          <w:sz w:val="20"/>
          <w:szCs w:val="20"/>
          <w:rtl/>
          <w:lang w:eastAsia="he-IL"/>
          <w:rPrChange w:id="8159" w:author="Meryl Etman" w:date="2020-03-25T10:10:00Z">
            <w:rPr>
              <w:rFonts w:ascii="Times New Roman" w:eastAsia="Times New Roman" w:hAnsi="Times New Roman" w:hint="cs"/>
              <w:sz w:val="20"/>
              <w:szCs w:val="20"/>
              <w:rtl/>
              <w:lang w:eastAsia="he-IL"/>
            </w:rPr>
          </w:rPrChange>
        </w:rPr>
        <w:tab/>
      </w:r>
      <w:r w:rsidRPr="000748C0">
        <w:rPr>
          <w:rFonts w:ascii="Times New Roman" w:eastAsia="Times New Roman" w:hAnsi="Times New Roman" w:hint="cs"/>
          <w:sz w:val="20"/>
          <w:szCs w:val="20"/>
          <w:rtl/>
          <w:lang w:eastAsia="he-IL"/>
          <w:rPrChange w:id="8160" w:author="Meryl Etman" w:date="2020-03-25T10:10:00Z">
            <w:rPr>
              <w:rFonts w:ascii="Times New Roman" w:eastAsia="Times New Roman" w:hAnsi="Times New Roman" w:hint="cs"/>
              <w:sz w:val="20"/>
              <w:szCs w:val="20"/>
              <w:rtl/>
              <w:lang w:eastAsia="he-IL"/>
            </w:rPr>
          </w:rPrChange>
        </w:rPr>
        <w:tab/>
      </w:r>
      <w:r w:rsidRPr="000748C0">
        <w:rPr>
          <w:rFonts w:ascii="Times New Roman" w:eastAsia="Times New Roman" w:hAnsi="Times New Roman" w:hint="cs"/>
          <w:sz w:val="20"/>
          <w:szCs w:val="20"/>
          <w:rtl/>
          <w:lang w:eastAsia="he-IL"/>
          <w:rPrChange w:id="8161" w:author="Meryl Etman" w:date="2020-03-25T10:10:00Z">
            <w:rPr>
              <w:rFonts w:ascii="Times New Roman" w:eastAsia="Times New Roman" w:hAnsi="Times New Roman" w:hint="cs"/>
              <w:sz w:val="20"/>
              <w:szCs w:val="20"/>
              <w:rtl/>
              <w:lang w:eastAsia="he-IL"/>
            </w:rPr>
          </w:rPrChange>
        </w:rPr>
        <w:tab/>
      </w:r>
      <w:r w:rsidRPr="000748C0">
        <w:rPr>
          <w:rFonts w:ascii="Times New Roman" w:eastAsia="Times New Roman" w:hAnsi="Times New Roman" w:hint="cs"/>
          <w:sz w:val="20"/>
          <w:szCs w:val="20"/>
          <w:rtl/>
          <w:lang w:eastAsia="he-IL"/>
          <w:rPrChange w:id="8162" w:author="Meryl Etman" w:date="2020-03-25T10:10:00Z">
            <w:rPr>
              <w:rFonts w:ascii="Times New Roman" w:eastAsia="Times New Roman" w:hAnsi="Times New Roman" w:hint="cs"/>
              <w:sz w:val="20"/>
              <w:szCs w:val="20"/>
              <w:rtl/>
              <w:lang w:eastAsia="he-IL"/>
            </w:rPr>
          </w:rPrChange>
        </w:rPr>
        <w:tab/>
      </w:r>
      <w:r w:rsidRPr="000748C0">
        <w:rPr>
          <w:rFonts w:ascii="Times New Roman" w:eastAsia="Times New Roman" w:hAnsi="Times New Roman" w:hint="cs"/>
          <w:sz w:val="20"/>
          <w:szCs w:val="20"/>
          <w:rtl/>
          <w:lang w:eastAsia="he-IL"/>
          <w:rPrChange w:id="8163" w:author="Meryl Etman" w:date="2020-03-25T10:10:00Z">
            <w:rPr>
              <w:rFonts w:ascii="Times New Roman" w:eastAsia="Times New Roman" w:hAnsi="Times New Roman" w:hint="cs"/>
              <w:sz w:val="20"/>
              <w:szCs w:val="20"/>
              <w:rtl/>
              <w:lang w:eastAsia="he-IL"/>
            </w:rPr>
          </w:rPrChange>
        </w:rPr>
        <w:tab/>
        <w:t xml:space="preserve">   </w:t>
      </w:r>
    </w:p>
    <w:p w14:paraId="68CB446A" w14:textId="77777777" w:rsidR="008942AD" w:rsidRPr="000748C0" w:rsidRDefault="008942AD" w:rsidP="008942AD">
      <w:pPr>
        <w:widowControl w:val="0"/>
        <w:bidi w:val="0"/>
        <w:jc w:val="center"/>
        <w:rPr>
          <w:rFonts w:ascii="Times New Roman" w:eastAsia="Times New Roman" w:hAnsi="Times New Roman"/>
          <w:b/>
          <w:bCs/>
          <w:sz w:val="20"/>
          <w:szCs w:val="24"/>
          <w:lang w:eastAsia="he-IL"/>
          <w:rPrChange w:id="8164" w:author="Meryl Etman" w:date="2020-03-25T10:10:00Z">
            <w:rPr>
              <w:rFonts w:ascii="Times New Roman" w:eastAsia="Times New Roman" w:hAnsi="Times New Roman"/>
              <w:b/>
              <w:bCs/>
              <w:sz w:val="20"/>
              <w:szCs w:val="24"/>
              <w:lang w:eastAsia="he-IL"/>
            </w:rPr>
          </w:rPrChange>
        </w:rPr>
      </w:pPr>
    </w:p>
    <w:p w14:paraId="590C8C85" w14:textId="77777777" w:rsidR="008942AD" w:rsidRPr="000748C0" w:rsidRDefault="008942AD" w:rsidP="008942AD">
      <w:pPr>
        <w:widowControl w:val="0"/>
        <w:bidi w:val="0"/>
        <w:jc w:val="center"/>
        <w:rPr>
          <w:rFonts w:ascii="Times New Roman" w:eastAsia="Times New Roman" w:hAnsi="Times New Roman"/>
          <w:b/>
          <w:bCs/>
          <w:sz w:val="24"/>
          <w:szCs w:val="24"/>
          <w:u w:val="single"/>
          <w:rtl/>
          <w:lang w:eastAsia="he-IL"/>
          <w:rPrChange w:id="8165" w:author="Meryl Etman" w:date="2020-03-25T10:10:00Z">
            <w:rPr>
              <w:rFonts w:ascii="Times New Roman" w:eastAsia="Times New Roman" w:hAnsi="Times New Roman"/>
              <w:b/>
              <w:bCs/>
              <w:sz w:val="24"/>
              <w:szCs w:val="24"/>
              <w:u w:val="single"/>
              <w:rtl/>
              <w:lang w:eastAsia="he-IL"/>
            </w:rPr>
          </w:rPrChange>
        </w:rPr>
      </w:pPr>
      <w:r w:rsidRPr="000748C0">
        <w:rPr>
          <w:rFonts w:ascii="Times New Roman" w:eastAsia="Times New Roman" w:hAnsi="Times New Roman" w:hint="cs"/>
          <w:sz w:val="20"/>
          <w:szCs w:val="20"/>
          <w:rtl/>
          <w:lang w:eastAsia="he-IL"/>
          <w:rPrChange w:id="8166" w:author="Meryl Etman" w:date="2020-03-25T10:10:00Z">
            <w:rPr>
              <w:rFonts w:ascii="Times New Roman" w:eastAsia="Times New Roman" w:hAnsi="Times New Roman" w:hint="cs"/>
              <w:sz w:val="20"/>
              <w:szCs w:val="20"/>
              <w:rtl/>
              <w:lang w:eastAsia="he-IL"/>
            </w:rPr>
          </w:rPrChange>
        </w:rPr>
        <w:br w:type="page"/>
      </w:r>
      <w:r w:rsidRPr="000748C0">
        <w:rPr>
          <w:rFonts w:ascii="Times New Roman" w:eastAsia="Times New Roman" w:hAnsi="Times New Roman" w:hint="cs"/>
          <w:b/>
          <w:bCs/>
          <w:sz w:val="24"/>
          <w:szCs w:val="24"/>
          <w:u w:val="single"/>
          <w:rtl/>
          <w:lang w:eastAsia="he-IL"/>
          <w:rPrChange w:id="8167" w:author="Meryl Etman" w:date="2020-03-25T10:10:00Z">
            <w:rPr>
              <w:rFonts w:ascii="Times New Roman" w:eastAsia="Times New Roman" w:hAnsi="Times New Roman" w:hint="cs"/>
              <w:b/>
              <w:bCs/>
              <w:sz w:val="24"/>
              <w:szCs w:val="24"/>
              <w:u w:val="single"/>
              <w:rtl/>
              <w:lang w:eastAsia="he-IL"/>
            </w:rPr>
          </w:rPrChange>
        </w:rPr>
        <w:t xml:space="preserve">נספח "י" </w:t>
      </w:r>
    </w:p>
    <w:p w14:paraId="5177A760" w14:textId="77777777" w:rsidR="008942AD" w:rsidRPr="000748C0" w:rsidRDefault="008942AD" w:rsidP="008942AD">
      <w:pPr>
        <w:widowControl w:val="0"/>
        <w:bidi w:val="0"/>
        <w:jc w:val="center"/>
        <w:rPr>
          <w:rFonts w:ascii="Times New Roman" w:eastAsia="Times New Roman" w:hAnsi="Times New Roman"/>
          <w:b/>
          <w:bCs/>
          <w:sz w:val="24"/>
          <w:szCs w:val="24"/>
          <w:u w:val="single"/>
          <w:lang w:eastAsia="he-IL"/>
          <w:rPrChange w:id="8168" w:author="Meryl Etman" w:date="2020-03-25T10:10:00Z">
            <w:rPr>
              <w:rFonts w:ascii="Times New Roman" w:eastAsia="Times New Roman" w:hAnsi="Times New Roman"/>
              <w:b/>
              <w:bCs/>
              <w:sz w:val="24"/>
              <w:szCs w:val="24"/>
              <w:u w:val="single"/>
              <w:lang w:eastAsia="he-IL"/>
            </w:rPr>
          </w:rPrChange>
        </w:rPr>
      </w:pPr>
    </w:p>
    <w:p w14:paraId="765CFEA4" w14:textId="77777777" w:rsidR="008942AD" w:rsidRPr="000748C0" w:rsidRDefault="008942AD" w:rsidP="008942AD">
      <w:pPr>
        <w:widowControl w:val="0"/>
        <w:jc w:val="center"/>
        <w:rPr>
          <w:rFonts w:ascii="Times New Roman" w:eastAsia="Times New Roman" w:hAnsi="Times New Roman"/>
          <w:b/>
          <w:bCs/>
          <w:sz w:val="24"/>
          <w:szCs w:val="24"/>
          <w:u w:val="single"/>
          <w:lang w:eastAsia="he-IL"/>
          <w:rPrChange w:id="8169" w:author="Meryl Etman" w:date="2020-03-25T10:10:00Z">
            <w:rPr>
              <w:rFonts w:ascii="Times New Roman" w:eastAsia="Times New Roman" w:hAnsi="Times New Roman"/>
              <w:b/>
              <w:bCs/>
              <w:sz w:val="24"/>
              <w:szCs w:val="24"/>
              <w:u w:val="single"/>
              <w:lang w:eastAsia="he-IL"/>
            </w:rPr>
          </w:rPrChange>
        </w:rPr>
      </w:pPr>
      <w:r w:rsidRPr="000748C0">
        <w:rPr>
          <w:rFonts w:ascii="Times New Roman" w:eastAsia="Times New Roman" w:hAnsi="Times New Roman" w:hint="cs"/>
          <w:b/>
          <w:bCs/>
          <w:sz w:val="24"/>
          <w:szCs w:val="24"/>
          <w:u w:val="single"/>
          <w:rtl/>
          <w:lang w:eastAsia="he-IL"/>
          <w:rPrChange w:id="8170" w:author="Meryl Etman" w:date="2020-03-25T10:10:00Z">
            <w:rPr>
              <w:rFonts w:ascii="Times New Roman" w:eastAsia="Times New Roman" w:hAnsi="Times New Roman" w:hint="cs"/>
              <w:b/>
              <w:bCs/>
              <w:sz w:val="24"/>
              <w:szCs w:val="24"/>
              <w:u w:val="single"/>
              <w:rtl/>
              <w:lang w:eastAsia="he-IL"/>
            </w:rPr>
          </w:rPrChange>
        </w:rPr>
        <w:t>דוגמא לנוסח הצהרת המתכנן בדבר היעדר תביעות</w:t>
      </w:r>
    </w:p>
    <w:p w14:paraId="68A1C194" w14:textId="77777777" w:rsidR="008942AD" w:rsidRPr="000748C0" w:rsidRDefault="008942AD" w:rsidP="008942AD">
      <w:pPr>
        <w:widowControl w:val="0"/>
        <w:bidi w:val="0"/>
        <w:ind w:left="180"/>
        <w:rPr>
          <w:rFonts w:ascii="Times New Roman" w:eastAsia="Times New Roman" w:hAnsi="Times New Roman"/>
          <w:sz w:val="24"/>
          <w:szCs w:val="24"/>
          <w:lang w:eastAsia="he-IL"/>
          <w:rPrChange w:id="8171" w:author="Meryl Etman" w:date="2020-03-25T10:10:00Z">
            <w:rPr>
              <w:rFonts w:ascii="Times New Roman" w:eastAsia="Times New Roman" w:hAnsi="Times New Roman"/>
              <w:sz w:val="24"/>
              <w:szCs w:val="24"/>
              <w:lang w:eastAsia="he-IL"/>
            </w:rPr>
          </w:rPrChange>
        </w:rPr>
      </w:pPr>
    </w:p>
    <w:p w14:paraId="208C291A" w14:textId="166D83DF" w:rsidR="008942AD" w:rsidRPr="000748C0" w:rsidRDefault="008942AD" w:rsidP="008942AD">
      <w:pPr>
        <w:widowControl w:val="0"/>
        <w:ind w:left="180"/>
        <w:rPr>
          <w:rFonts w:ascii="Times New Roman" w:eastAsia="Times New Roman" w:hAnsi="Times New Roman"/>
          <w:color w:val="008000"/>
          <w:sz w:val="24"/>
          <w:szCs w:val="24"/>
          <w:rtl/>
          <w:lang w:eastAsia="he-IL"/>
        </w:rPr>
      </w:pPr>
      <w:r w:rsidRPr="000748C0">
        <w:rPr>
          <w:rFonts w:ascii="Times New Roman" w:eastAsia="Times New Roman" w:hAnsi="Times New Roman" w:hint="cs"/>
          <w:sz w:val="24"/>
          <w:szCs w:val="24"/>
          <w:rtl/>
          <w:lang w:eastAsia="he-IL"/>
          <w:rPrChange w:id="8172" w:author="Meryl Etman" w:date="2020-03-25T10:10:00Z">
            <w:rPr>
              <w:rFonts w:ascii="Times New Roman" w:eastAsia="Times New Roman" w:hAnsi="Times New Roman" w:hint="cs"/>
              <w:sz w:val="24"/>
              <w:szCs w:val="24"/>
              <w:rtl/>
              <w:lang w:eastAsia="he-IL"/>
            </w:rPr>
          </w:rPrChange>
        </w:rPr>
        <w:t>לכבוד</w:t>
      </w:r>
      <w:r w:rsidRPr="000748C0">
        <w:rPr>
          <w:rFonts w:ascii="Times New Roman" w:eastAsia="Times New Roman" w:hAnsi="Times New Roman" w:hint="cs"/>
          <w:color w:val="000000"/>
          <w:sz w:val="24"/>
          <w:szCs w:val="24"/>
          <w:rtl/>
          <w:lang w:eastAsia="he-IL"/>
          <w:rPrChange w:id="8173" w:author="Meryl Etman" w:date="2020-03-25T10:10:00Z">
            <w:rPr>
              <w:rFonts w:ascii="Times New Roman" w:eastAsia="Times New Roman" w:hAnsi="Times New Roman" w:hint="cs"/>
              <w:color w:val="000000"/>
              <w:sz w:val="24"/>
              <w:szCs w:val="24"/>
              <w:rtl/>
              <w:lang w:eastAsia="he-IL"/>
            </w:rPr>
          </w:rPrChange>
        </w:rPr>
        <w:tab/>
      </w:r>
      <w:r w:rsidRPr="000748C0">
        <w:rPr>
          <w:rFonts w:ascii="Times New Roman" w:eastAsia="Times New Roman" w:hAnsi="Times New Roman" w:hint="cs"/>
          <w:color w:val="000000"/>
          <w:sz w:val="24"/>
          <w:szCs w:val="24"/>
          <w:rtl/>
          <w:lang w:eastAsia="he-IL"/>
          <w:rPrChange w:id="8174" w:author="Meryl Etman" w:date="2020-03-25T10:10:00Z">
            <w:rPr>
              <w:rFonts w:ascii="Times New Roman" w:eastAsia="Times New Roman" w:hAnsi="Times New Roman" w:hint="cs"/>
              <w:color w:val="000000"/>
              <w:sz w:val="24"/>
              <w:szCs w:val="24"/>
              <w:rtl/>
              <w:lang w:eastAsia="he-IL"/>
            </w:rPr>
          </w:rPrChange>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175" w:author="Meryl Etman" w:date="2019-12-16T12:07:00Z">
            <w:r w:rsidR="00C36598" w:rsidRPr="000748C0">
              <w:rPr>
                <w:rFonts w:ascii="Times New Roman" w:eastAsia="Times New Roman" w:hAnsi="Times New Roman" w:hint="cs"/>
                <w:color w:val="008000"/>
                <w:sz w:val="24"/>
                <w:szCs w:val="24"/>
                <w:rtl/>
                <w:lang w:eastAsia="he-IL"/>
              </w:rPr>
              <w:br/>
              <w:t>אפריקה ישראל דיור להשכרה</w:t>
            </w:r>
            <w:r w:rsidR="00C36598" w:rsidRPr="000748C0">
              <w:rPr>
                <w:rFonts w:ascii="Times New Roman" w:eastAsia="Times New Roman" w:hAnsi="Times New Roman" w:hint="cs"/>
                <w:color w:val="008000"/>
                <w:sz w:val="24"/>
                <w:szCs w:val="24"/>
                <w:rtl/>
                <w:lang w:eastAsia="he-IL"/>
              </w:rPr>
              <w:br/>
              <w:t>יהונתן נתניהו 1ג', אור יהודה</w:t>
            </w:r>
            <w:r w:rsidR="00C36598" w:rsidRPr="000748C0">
              <w:rPr>
                <w:rFonts w:ascii="Times New Roman" w:eastAsia="Times New Roman" w:hAnsi="Times New Roman" w:hint="cs"/>
                <w:color w:val="008000"/>
                <w:sz w:val="24"/>
                <w:szCs w:val="24"/>
                <w:rtl/>
                <w:lang w:eastAsia="he-IL"/>
              </w:rPr>
              <w:br/>
              <w:t>ש.ר 540280369</w:t>
            </w:r>
            <w:r w:rsidR="00C36598" w:rsidRPr="000748C0">
              <w:rPr>
                <w:rFonts w:ascii="Times New Roman" w:eastAsia="Times New Roman" w:hAnsi="Times New Roman" w:hint="cs"/>
                <w:color w:val="008000"/>
                <w:sz w:val="24"/>
                <w:szCs w:val="24"/>
                <w:rtl/>
                <w:lang w:eastAsia="he-IL"/>
              </w:rPr>
              <w:br/>
            </w:r>
          </w:ins>
        </w:sdtContent>
      </w:sdt>
    </w:p>
    <w:p w14:paraId="3C119839" w14:textId="77777777" w:rsidR="008942AD" w:rsidRPr="000748C0" w:rsidRDefault="008942AD" w:rsidP="008942AD">
      <w:pPr>
        <w:widowControl w:val="0"/>
        <w:ind w:left="180"/>
        <w:rPr>
          <w:rFonts w:ascii="Times New Roman" w:eastAsia="Times New Roman" w:hAnsi="Times New Roman"/>
          <w:sz w:val="24"/>
          <w:szCs w:val="24"/>
          <w:rtl/>
          <w:lang w:eastAsia="he-IL"/>
          <w:rPrChange w:id="8176" w:author="Meryl Etman" w:date="2020-03-25T10:10:00Z">
            <w:rPr>
              <w:rFonts w:ascii="Times New Roman" w:eastAsia="Times New Roman" w:hAnsi="Times New Roman"/>
              <w:sz w:val="24"/>
              <w:szCs w:val="24"/>
              <w:rtl/>
              <w:lang w:eastAsia="he-IL"/>
            </w:rPr>
          </w:rPrChange>
        </w:rPr>
      </w:pPr>
    </w:p>
    <w:p w14:paraId="0A098B04" w14:textId="77777777" w:rsidR="008942AD" w:rsidRPr="000748C0" w:rsidRDefault="008942AD" w:rsidP="008942AD">
      <w:pPr>
        <w:widowControl w:val="0"/>
        <w:ind w:left="180"/>
        <w:rPr>
          <w:rFonts w:ascii="Times New Roman" w:eastAsia="Times New Roman" w:hAnsi="Times New Roman"/>
          <w:sz w:val="24"/>
          <w:szCs w:val="24"/>
          <w:rtl/>
          <w:lang w:eastAsia="he-IL"/>
          <w:rPrChange w:id="8177"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78" w:author="Meryl Etman" w:date="2020-03-25T10:10:00Z">
            <w:rPr>
              <w:rFonts w:ascii="Times New Roman" w:eastAsia="Times New Roman" w:hAnsi="Times New Roman" w:hint="cs"/>
              <w:sz w:val="24"/>
              <w:szCs w:val="24"/>
              <w:rtl/>
              <w:lang w:eastAsia="he-IL"/>
            </w:rPr>
          </w:rPrChange>
        </w:rPr>
        <w:t>ג.א.נ.,</w:t>
      </w:r>
    </w:p>
    <w:p w14:paraId="2B26D6CC" w14:textId="77777777" w:rsidR="008942AD" w:rsidRPr="000748C0" w:rsidRDefault="008942AD" w:rsidP="008942AD">
      <w:pPr>
        <w:widowControl w:val="0"/>
        <w:ind w:left="180"/>
        <w:rPr>
          <w:rFonts w:ascii="Times New Roman" w:eastAsia="Times New Roman" w:hAnsi="Times New Roman"/>
          <w:sz w:val="24"/>
          <w:szCs w:val="24"/>
          <w:rtl/>
          <w:lang w:eastAsia="he-IL"/>
          <w:rPrChange w:id="8179" w:author="Meryl Etman" w:date="2020-03-25T10:10:00Z">
            <w:rPr>
              <w:rFonts w:ascii="Times New Roman" w:eastAsia="Times New Roman" w:hAnsi="Times New Roman"/>
              <w:sz w:val="24"/>
              <w:szCs w:val="24"/>
              <w:rtl/>
              <w:lang w:eastAsia="he-IL"/>
            </w:rPr>
          </w:rPrChange>
        </w:rPr>
      </w:pPr>
    </w:p>
    <w:p w14:paraId="0C0B0862" w14:textId="445AC04F" w:rsidR="008942AD" w:rsidRPr="000748C0" w:rsidRDefault="008942AD" w:rsidP="008942AD">
      <w:pPr>
        <w:widowControl w:val="0"/>
        <w:ind w:left="180"/>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
        <w:t xml:space="preserve">אנו הח"מ מצהירים בזאת שעם קבלת סך של </w:t>
      </w:r>
      <w:r w:rsidRPr="000748C0">
        <w:rPr>
          <w:rFonts w:ascii="Times New Roman" w:eastAsia="Times New Roman" w:hAnsi="Times New Roman" w:hint="cs"/>
          <w:sz w:val="24"/>
          <w:szCs w:val="24"/>
          <w:u w:val="single"/>
          <w:rtl/>
          <w:lang w:eastAsia="he-IL"/>
        </w:rPr>
        <w:t xml:space="preserve">                </w:t>
      </w:r>
      <w:r w:rsidRPr="000748C0">
        <w:rPr>
          <w:rFonts w:ascii="Times New Roman" w:eastAsia="Times New Roman" w:hAnsi="Times New Roman" w:hint="cs"/>
          <w:sz w:val="24"/>
          <w:szCs w:val="24"/>
          <w:rtl/>
          <w:lang w:eastAsia="he-IL"/>
          <w:rPrChange w:id="8180" w:author="Meryl Etman" w:date="2020-03-25T10:10:00Z">
            <w:rPr>
              <w:rFonts w:ascii="Times New Roman" w:eastAsia="Times New Roman" w:hAnsi="Times New Roman" w:hint="cs"/>
              <w:sz w:val="24"/>
              <w:szCs w:val="24"/>
              <w:rtl/>
              <w:lang w:eastAsia="he-IL"/>
            </w:rPr>
          </w:rPrChange>
        </w:rPr>
        <w:t xml:space="preserve"> ש"ח (להלן:"</w:t>
      </w:r>
      <w:r w:rsidRPr="000748C0">
        <w:rPr>
          <w:rFonts w:ascii="Times New Roman" w:eastAsia="Times New Roman" w:hAnsi="Times New Roman" w:hint="cs"/>
          <w:b/>
          <w:bCs/>
          <w:sz w:val="24"/>
          <w:szCs w:val="24"/>
          <w:rtl/>
          <w:lang w:eastAsia="he-IL"/>
          <w:rPrChange w:id="8181" w:author="Meryl Etman" w:date="2020-03-25T10:10:00Z">
            <w:rPr>
              <w:rFonts w:ascii="Times New Roman" w:eastAsia="Times New Roman" w:hAnsi="Times New Roman" w:hint="cs"/>
              <w:b/>
              <w:bCs/>
              <w:sz w:val="24"/>
              <w:szCs w:val="24"/>
              <w:rtl/>
              <w:lang w:eastAsia="he-IL"/>
            </w:rPr>
          </w:rPrChange>
        </w:rPr>
        <w:t>היתרה הסופית</w:t>
      </w:r>
      <w:r w:rsidRPr="000748C0">
        <w:rPr>
          <w:rFonts w:ascii="Times New Roman" w:eastAsia="Times New Roman" w:hAnsi="Times New Roman" w:hint="cs"/>
          <w:sz w:val="24"/>
          <w:szCs w:val="24"/>
          <w:rtl/>
          <w:lang w:eastAsia="he-IL"/>
          <w:rPrChange w:id="8182" w:author="Meryl Etman" w:date="2020-03-25T10:10:00Z">
            <w:rPr>
              <w:rFonts w:ascii="Times New Roman" w:eastAsia="Times New Roman" w:hAnsi="Times New Roman" w:hint="cs"/>
              <w:sz w:val="24"/>
              <w:szCs w:val="24"/>
              <w:rtl/>
              <w:lang w:eastAsia="he-IL"/>
            </w:rPr>
          </w:rPrChange>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183" w:author="Meryl Etman" w:date="2019-12-16T12:04:00Z">
            <w:r w:rsidR="00374801" w:rsidRPr="000748C0">
              <w:rPr>
                <w:rFonts w:ascii="Times New Roman" w:eastAsia="Times New Roman" w:hAnsi="Times New Roman" w:hint="cs"/>
                <w:color w:val="008000"/>
                <w:sz w:val="24"/>
                <w:szCs w:val="24"/>
                <w:rtl/>
                <w:lang w:eastAsia="he-IL"/>
              </w:rPr>
              <w:t>סביוני שהם - דיור להשכרה</w:t>
            </w:r>
          </w:ins>
        </w:sdtContent>
      </w:sdt>
      <w:r w:rsidRPr="000748C0">
        <w:rPr>
          <w:rFonts w:ascii="Times New Roman" w:eastAsia="Times New Roman" w:hAnsi="Times New Roman" w:hint="cs"/>
          <w:sz w:val="24"/>
          <w:szCs w:val="24"/>
          <w:rtl/>
          <w:lang w:eastAsia="he-IL"/>
        </w:rPr>
        <w:t xml:space="preserve"> עפ"י חוזה מיום </w:t>
      </w:r>
      <w:r w:rsidRPr="000748C0">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3-25T00:00:00Z">
            <w:dateFormat w:val="dd/MM/yyyy"/>
            <w:lid w:val="he-IL"/>
            <w:storeMappedDataAs w:val="dateTime"/>
            <w:calendar w:val="gregorian"/>
          </w:date>
        </w:sdtPr>
        <w:sdtEndPr>
          <w:rPr>
            <w:rFonts w:hint="cs"/>
          </w:rPr>
        </w:sdtEndPr>
        <w:sdtContent>
          <w:ins w:id="8184" w:author="Meryl Etman" w:date="2020-03-25T10:11:00Z">
            <w:r w:rsidR="000748C0">
              <w:rPr>
                <w:rFonts w:ascii="Times New Roman" w:eastAsia="Times New Roman" w:hAnsi="Times New Roman" w:hint="cs"/>
                <w:color w:val="008000"/>
                <w:sz w:val="24"/>
                <w:szCs w:val="24"/>
                <w:rtl/>
                <w:lang w:eastAsia="he-IL"/>
              </w:rPr>
              <w:t>‏25/03/2020</w:t>
            </w:r>
          </w:ins>
        </w:sdtContent>
      </w:sdt>
      <w:r w:rsidRPr="000748C0">
        <w:rPr>
          <w:rFonts w:ascii="Times New Roman" w:eastAsia="Times New Roman" w:hAnsi="Times New Roman" w:hint="cs"/>
          <w:sz w:val="24"/>
          <w:szCs w:val="24"/>
          <w:rtl/>
          <w:lang w:eastAsia="he-IL"/>
        </w:rPr>
        <w:t xml:space="preserve"> או עבור חלקן כמפורט להלן:</w:t>
      </w:r>
    </w:p>
    <w:p w14:paraId="1E4D5AE4" w14:textId="77777777" w:rsidR="008942AD" w:rsidRPr="000748C0" w:rsidRDefault="008942AD" w:rsidP="008942AD">
      <w:pPr>
        <w:widowControl w:val="0"/>
        <w:ind w:left="180"/>
        <w:rPr>
          <w:rFonts w:ascii="Times New Roman" w:eastAsia="Times New Roman" w:hAnsi="Times New Roman"/>
          <w:sz w:val="24"/>
          <w:szCs w:val="24"/>
          <w:rtl/>
          <w:lang w:eastAsia="he-IL"/>
          <w:rPrChange w:id="8185"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86" w:author="Meryl Etman" w:date="2020-03-25T10:10:00Z">
            <w:rPr>
              <w:rFonts w:ascii="Times New Roman" w:eastAsia="Times New Roman" w:hAnsi="Times New Roman" w:hint="cs"/>
              <w:sz w:val="24"/>
              <w:szCs w:val="24"/>
              <w:rtl/>
              <w:lang w:eastAsia="he-IL"/>
            </w:rPr>
          </w:rPrChange>
        </w:rPr>
        <w:t>______________________________________________________________________________________________________________________________________________________</w:t>
      </w:r>
    </w:p>
    <w:p w14:paraId="18A494A7" w14:textId="77777777" w:rsidR="008942AD" w:rsidRPr="000748C0" w:rsidRDefault="008942AD" w:rsidP="008942AD">
      <w:pPr>
        <w:widowControl w:val="0"/>
        <w:ind w:left="180"/>
        <w:rPr>
          <w:rFonts w:ascii="Times New Roman" w:eastAsia="Times New Roman" w:hAnsi="Times New Roman"/>
          <w:sz w:val="24"/>
          <w:szCs w:val="24"/>
          <w:rtl/>
          <w:lang w:eastAsia="he-IL"/>
          <w:rPrChange w:id="8187" w:author="Meryl Etman" w:date="2020-03-25T10:10:00Z">
            <w:rPr>
              <w:rFonts w:ascii="Times New Roman" w:eastAsia="Times New Roman" w:hAnsi="Times New Roman"/>
              <w:sz w:val="24"/>
              <w:szCs w:val="24"/>
              <w:rtl/>
              <w:lang w:eastAsia="he-IL"/>
            </w:rPr>
          </w:rPrChange>
        </w:rPr>
      </w:pPr>
    </w:p>
    <w:p w14:paraId="7CE78A81" w14:textId="77777777" w:rsidR="008942AD" w:rsidRPr="000748C0" w:rsidRDefault="008942AD" w:rsidP="008942AD">
      <w:pPr>
        <w:widowControl w:val="0"/>
        <w:ind w:left="180"/>
        <w:rPr>
          <w:rFonts w:ascii="Times New Roman" w:eastAsia="Times New Roman" w:hAnsi="Times New Roman"/>
          <w:sz w:val="24"/>
          <w:szCs w:val="24"/>
          <w:rtl/>
          <w:lang w:eastAsia="he-IL"/>
          <w:rPrChange w:id="8188"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89" w:author="Meryl Etman" w:date="2020-03-25T10:10:00Z">
            <w:rPr>
              <w:rFonts w:ascii="Times New Roman" w:eastAsia="Times New Roman" w:hAnsi="Times New Roman" w:hint="cs"/>
              <w:sz w:val="24"/>
              <w:szCs w:val="24"/>
              <w:rtl/>
              <w:lang w:eastAsia="he-IL"/>
            </w:rPr>
          </w:rPrChange>
        </w:rPr>
        <w:t xml:space="preserve">ידוע לנו כי בכפוף להצהרתנו זו לעיל ולהלן, נמנעתם מלקזז מסכום היתרה הסופית, סכומים שלטענתכם, הייתם זכאים לקזז עפ"י החוזה הנ"ל. </w:t>
      </w:r>
    </w:p>
    <w:p w14:paraId="59B96DC6" w14:textId="77777777" w:rsidR="008942AD" w:rsidRPr="000748C0" w:rsidRDefault="008942AD" w:rsidP="008942AD">
      <w:pPr>
        <w:widowControl w:val="0"/>
        <w:ind w:left="180"/>
        <w:rPr>
          <w:rFonts w:ascii="Times New Roman" w:eastAsia="Times New Roman" w:hAnsi="Times New Roman"/>
          <w:sz w:val="24"/>
          <w:szCs w:val="24"/>
          <w:rtl/>
          <w:lang w:eastAsia="he-IL"/>
          <w:rPrChange w:id="8190"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91" w:author="Meryl Etman" w:date="2020-03-25T10:10:00Z">
            <w:rPr>
              <w:rFonts w:ascii="Times New Roman" w:eastAsia="Times New Roman" w:hAnsi="Times New Roman" w:hint="cs"/>
              <w:sz w:val="24"/>
              <w:szCs w:val="24"/>
              <w:rtl/>
              <w:lang w:eastAsia="he-IL"/>
            </w:rPr>
          </w:rPrChange>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9B528F6" w14:textId="77777777" w:rsidR="008942AD" w:rsidRPr="000748C0" w:rsidRDefault="008942AD" w:rsidP="008942AD">
      <w:pPr>
        <w:widowControl w:val="0"/>
        <w:ind w:left="180"/>
        <w:rPr>
          <w:rFonts w:ascii="Times New Roman" w:eastAsia="Times New Roman" w:hAnsi="Times New Roman"/>
          <w:sz w:val="24"/>
          <w:szCs w:val="24"/>
          <w:rtl/>
          <w:lang w:eastAsia="he-IL"/>
          <w:rPrChange w:id="8192" w:author="Meryl Etman" w:date="2020-03-25T10:10:00Z">
            <w:rPr>
              <w:rFonts w:ascii="Times New Roman" w:eastAsia="Times New Roman" w:hAnsi="Times New Roman"/>
              <w:sz w:val="24"/>
              <w:szCs w:val="24"/>
              <w:rtl/>
              <w:lang w:eastAsia="he-IL"/>
            </w:rPr>
          </w:rPrChange>
        </w:rPr>
      </w:pPr>
    </w:p>
    <w:p w14:paraId="75F12BA6" w14:textId="77777777" w:rsidR="008942AD" w:rsidRPr="000748C0" w:rsidRDefault="008942AD" w:rsidP="008942AD">
      <w:pPr>
        <w:widowControl w:val="0"/>
        <w:ind w:left="180"/>
        <w:rPr>
          <w:rFonts w:ascii="Times New Roman" w:eastAsia="Times New Roman" w:hAnsi="Times New Roman"/>
          <w:sz w:val="24"/>
          <w:szCs w:val="24"/>
          <w:rtl/>
          <w:lang w:eastAsia="he-IL"/>
          <w:rPrChange w:id="8193"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94" w:author="Meryl Etman" w:date="2020-03-25T10:10:00Z">
            <w:rPr>
              <w:rFonts w:ascii="Times New Roman" w:eastAsia="Times New Roman" w:hAnsi="Times New Roman" w:hint="cs"/>
              <w:sz w:val="24"/>
              <w:szCs w:val="24"/>
              <w:rtl/>
              <w:lang w:eastAsia="he-IL"/>
            </w:rPr>
          </w:rPrChange>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02467AE" w14:textId="77777777" w:rsidR="008942AD" w:rsidRPr="000748C0" w:rsidRDefault="008942AD" w:rsidP="008942AD">
      <w:pPr>
        <w:widowControl w:val="0"/>
        <w:ind w:left="180"/>
        <w:rPr>
          <w:rFonts w:ascii="Times New Roman" w:eastAsia="Times New Roman" w:hAnsi="Times New Roman"/>
          <w:sz w:val="24"/>
          <w:szCs w:val="24"/>
          <w:rtl/>
          <w:lang w:eastAsia="he-IL"/>
          <w:rPrChange w:id="8195" w:author="Meryl Etman" w:date="2020-03-25T10:10:00Z">
            <w:rPr>
              <w:rFonts w:ascii="Times New Roman" w:eastAsia="Times New Roman" w:hAnsi="Times New Roman"/>
              <w:sz w:val="24"/>
              <w:szCs w:val="24"/>
              <w:rtl/>
              <w:lang w:eastAsia="he-IL"/>
            </w:rPr>
          </w:rPrChange>
        </w:rPr>
      </w:pPr>
    </w:p>
    <w:p w14:paraId="4FAA5919" w14:textId="77777777" w:rsidR="008942AD" w:rsidRPr="000748C0" w:rsidRDefault="008942AD" w:rsidP="008942AD">
      <w:pPr>
        <w:widowControl w:val="0"/>
        <w:ind w:left="180"/>
        <w:rPr>
          <w:rFonts w:ascii="Times New Roman" w:eastAsia="Times New Roman" w:hAnsi="Times New Roman"/>
          <w:sz w:val="24"/>
          <w:szCs w:val="24"/>
          <w:rtl/>
          <w:lang w:eastAsia="he-IL"/>
          <w:rPrChange w:id="8196"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197" w:author="Meryl Etman" w:date="2020-03-25T10:10:00Z">
            <w:rPr>
              <w:rFonts w:ascii="Times New Roman" w:eastAsia="Times New Roman" w:hAnsi="Times New Roman" w:hint="cs"/>
              <w:sz w:val="24"/>
              <w:szCs w:val="24"/>
              <w:rtl/>
              <w:lang w:eastAsia="he-IL"/>
            </w:rPr>
          </w:rPrChange>
        </w:rPr>
        <w:t>ידוע לנו כי אין בהצהרתנו זו כדי לגרוע מכל סעד לו זכאי המזמין על פי החוזה הנ"ל.</w:t>
      </w:r>
    </w:p>
    <w:p w14:paraId="5528FA95" w14:textId="77777777" w:rsidR="008942AD" w:rsidRPr="000748C0" w:rsidRDefault="008942AD" w:rsidP="008942AD">
      <w:pPr>
        <w:widowControl w:val="0"/>
        <w:ind w:left="180"/>
        <w:rPr>
          <w:rFonts w:ascii="Times New Roman" w:eastAsia="Times New Roman" w:hAnsi="Times New Roman"/>
          <w:sz w:val="24"/>
          <w:szCs w:val="24"/>
          <w:rtl/>
          <w:lang w:eastAsia="he-IL"/>
          <w:rPrChange w:id="8198" w:author="Meryl Etman" w:date="2020-03-25T10:10:00Z">
            <w:rPr>
              <w:rFonts w:ascii="Times New Roman" w:eastAsia="Times New Roman" w:hAnsi="Times New Roman"/>
              <w:sz w:val="24"/>
              <w:szCs w:val="24"/>
              <w:rtl/>
              <w:lang w:eastAsia="he-IL"/>
            </w:rPr>
          </w:rPrChange>
        </w:rPr>
      </w:pPr>
    </w:p>
    <w:p w14:paraId="2022128D" w14:textId="77777777" w:rsidR="008942AD" w:rsidRPr="000748C0" w:rsidRDefault="008942AD" w:rsidP="008942AD">
      <w:pPr>
        <w:widowControl w:val="0"/>
        <w:ind w:left="180"/>
        <w:rPr>
          <w:rFonts w:ascii="Times New Roman" w:eastAsia="Times New Roman" w:hAnsi="Times New Roman"/>
          <w:b/>
          <w:bCs/>
          <w:sz w:val="24"/>
          <w:szCs w:val="24"/>
          <w:rtl/>
          <w:lang w:eastAsia="he-IL"/>
          <w:rPrChange w:id="8199" w:author="Meryl Etman" w:date="2020-03-25T10:10:00Z">
            <w:rPr>
              <w:rFonts w:ascii="Times New Roman" w:eastAsia="Times New Roman" w:hAnsi="Times New Roman"/>
              <w:b/>
              <w:bCs/>
              <w:sz w:val="24"/>
              <w:szCs w:val="24"/>
              <w:rtl/>
              <w:lang w:eastAsia="he-IL"/>
            </w:rPr>
          </w:rPrChange>
        </w:rPr>
      </w:pPr>
    </w:p>
    <w:p w14:paraId="562E7EB1" w14:textId="77777777" w:rsidR="008942AD" w:rsidRPr="000748C0" w:rsidRDefault="008942AD" w:rsidP="008942AD">
      <w:pPr>
        <w:widowControl w:val="0"/>
        <w:ind w:left="180"/>
        <w:rPr>
          <w:rFonts w:ascii="Times New Roman" w:eastAsia="Times New Roman" w:hAnsi="Times New Roman"/>
          <w:sz w:val="24"/>
          <w:szCs w:val="24"/>
          <w:rtl/>
          <w:lang w:eastAsia="he-IL"/>
          <w:rPrChange w:id="8200"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b/>
          <w:bCs/>
          <w:sz w:val="24"/>
          <w:szCs w:val="24"/>
          <w:rtl/>
          <w:lang w:eastAsia="he-IL"/>
          <w:rPrChange w:id="8201" w:author="Meryl Etman" w:date="2020-03-25T10:10:00Z">
            <w:rPr>
              <w:rFonts w:ascii="Times New Roman" w:eastAsia="Times New Roman" w:hAnsi="Times New Roman" w:hint="cs"/>
              <w:b/>
              <w:bCs/>
              <w:sz w:val="24"/>
              <w:szCs w:val="24"/>
              <w:rtl/>
              <w:lang w:eastAsia="he-IL"/>
            </w:rPr>
          </w:rPrChange>
        </w:rPr>
        <w:t>ולראיה באנו על החתום:</w:t>
      </w:r>
    </w:p>
    <w:p w14:paraId="50BF337A" w14:textId="77777777" w:rsidR="008942AD" w:rsidRPr="000748C0" w:rsidRDefault="008942AD" w:rsidP="008942AD">
      <w:pPr>
        <w:widowControl w:val="0"/>
        <w:ind w:left="180"/>
        <w:rPr>
          <w:rFonts w:ascii="Times New Roman" w:eastAsia="Times New Roman" w:hAnsi="Times New Roman"/>
          <w:sz w:val="24"/>
          <w:szCs w:val="24"/>
          <w:rtl/>
          <w:lang w:eastAsia="he-IL"/>
          <w:rPrChange w:id="8202" w:author="Meryl Etman" w:date="2020-03-25T10:10:00Z">
            <w:rPr>
              <w:rFonts w:ascii="Times New Roman" w:eastAsia="Times New Roman" w:hAnsi="Times New Roman"/>
              <w:sz w:val="24"/>
              <w:szCs w:val="24"/>
              <w:rtl/>
              <w:lang w:eastAsia="he-IL"/>
            </w:rPr>
          </w:rPrChange>
        </w:rPr>
      </w:pPr>
    </w:p>
    <w:p w14:paraId="5226ADBB" w14:textId="77777777" w:rsidR="008942AD" w:rsidRPr="000748C0" w:rsidRDefault="008942AD" w:rsidP="008942AD">
      <w:pPr>
        <w:widowControl w:val="0"/>
        <w:ind w:left="180"/>
        <w:rPr>
          <w:rFonts w:ascii="Times New Roman" w:eastAsia="Times New Roman" w:hAnsi="Times New Roman"/>
          <w:sz w:val="24"/>
          <w:szCs w:val="24"/>
          <w:rtl/>
          <w:lang w:eastAsia="he-IL"/>
          <w:rPrChange w:id="8203"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204" w:author="Meryl Etman" w:date="2020-03-25T10:10:00Z">
            <w:rPr>
              <w:rFonts w:ascii="Times New Roman" w:eastAsia="Times New Roman" w:hAnsi="Times New Roman" w:hint="cs"/>
              <w:sz w:val="24"/>
              <w:szCs w:val="24"/>
              <w:rtl/>
              <w:lang w:eastAsia="he-IL"/>
            </w:rPr>
          </w:rPrChange>
        </w:rPr>
        <w:t xml:space="preserve">היום </w:t>
      </w:r>
      <w:r w:rsidRPr="000748C0">
        <w:rPr>
          <w:rFonts w:ascii="Times New Roman" w:eastAsia="Times New Roman" w:hAnsi="Times New Roman" w:hint="cs"/>
          <w:sz w:val="24"/>
          <w:szCs w:val="24"/>
          <w:u w:val="single"/>
          <w:rtl/>
          <w:lang w:eastAsia="he-IL"/>
          <w:rPrChange w:id="8205" w:author="Meryl Etman" w:date="2020-03-25T10:10:00Z">
            <w:rPr>
              <w:rFonts w:ascii="Times New Roman" w:eastAsia="Times New Roman" w:hAnsi="Times New Roman" w:hint="cs"/>
              <w:sz w:val="24"/>
              <w:szCs w:val="24"/>
              <w:u w:val="single"/>
              <w:rtl/>
              <w:lang w:eastAsia="he-IL"/>
            </w:rPr>
          </w:rPrChange>
        </w:rPr>
        <w:t xml:space="preserve">             </w:t>
      </w:r>
      <w:r w:rsidRPr="000748C0">
        <w:rPr>
          <w:rFonts w:ascii="Times New Roman" w:eastAsia="Times New Roman" w:hAnsi="Times New Roman" w:hint="cs"/>
          <w:sz w:val="24"/>
          <w:szCs w:val="24"/>
          <w:rtl/>
          <w:lang w:eastAsia="he-IL"/>
          <w:rPrChange w:id="8206" w:author="Meryl Etman" w:date="2020-03-25T10:10:00Z">
            <w:rPr>
              <w:rFonts w:ascii="Times New Roman" w:eastAsia="Times New Roman" w:hAnsi="Times New Roman" w:hint="cs"/>
              <w:sz w:val="24"/>
              <w:szCs w:val="24"/>
              <w:rtl/>
              <w:lang w:eastAsia="he-IL"/>
            </w:rPr>
          </w:rPrChange>
        </w:rPr>
        <w:t xml:space="preserve"> לחודש </w:t>
      </w:r>
      <w:r w:rsidRPr="000748C0">
        <w:rPr>
          <w:rFonts w:ascii="Times New Roman" w:eastAsia="Times New Roman" w:hAnsi="Times New Roman" w:hint="cs"/>
          <w:sz w:val="24"/>
          <w:szCs w:val="24"/>
          <w:u w:val="single"/>
          <w:rtl/>
          <w:lang w:eastAsia="he-IL"/>
          <w:rPrChange w:id="8207" w:author="Meryl Etman" w:date="2020-03-25T10:10:00Z">
            <w:rPr>
              <w:rFonts w:ascii="Times New Roman" w:eastAsia="Times New Roman" w:hAnsi="Times New Roman" w:hint="cs"/>
              <w:sz w:val="24"/>
              <w:szCs w:val="24"/>
              <w:u w:val="single"/>
              <w:rtl/>
              <w:lang w:eastAsia="he-IL"/>
            </w:rPr>
          </w:rPrChange>
        </w:rPr>
        <w:t xml:space="preserve">               </w:t>
      </w:r>
      <w:r w:rsidRPr="000748C0">
        <w:rPr>
          <w:rFonts w:ascii="Times New Roman" w:eastAsia="Times New Roman" w:hAnsi="Times New Roman" w:hint="cs"/>
          <w:sz w:val="24"/>
          <w:szCs w:val="24"/>
          <w:rtl/>
          <w:lang w:eastAsia="he-IL"/>
          <w:rPrChange w:id="8208" w:author="Meryl Etman" w:date="2020-03-25T10:10:00Z">
            <w:rPr>
              <w:rFonts w:ascii="Times New Roman" w:eastAsia="Times New Roman" w:hAnsi="Times New Roman" w:hint="cs"/>
              <w:sz w:val="24"/>
              <w:szCs w:val="24"/>
              <w:rtl/>
              <w:lang w:eastAsia="he-IL"/>
            </w:rPr>
          </w:rPrChange>
        </w:rPr>
        <w:t xml:space="preserve"> לשנה _________</w:t>
      </w:r>
    </w:p>
    <w:p w14:paraId="30E3B3AE" w14:textId="77777777" w:rsidR="008942AD" w:rsidRPr="000748C0" w:rsidRDefault="008942AD" w:rsidP="008942AD">
      <w:pPr>
        <w:widowControl w:val="0"/>
        <w:ind w:left="4435" w:firstLine="671"/>
        <w:rPr>
          <w:rFonts w:ascii="Times New Roman" w:eastAsia="Times New Roman" w:hAnsi="Times New Roman"/>
          <w:sz w:val="24"/>
          <w:szCs w:val="24"/>
          <w:rtl/>
          <w:lang w:eastAsia="he-IL"/>
          <w:rPrChange w:id="8209" w:author="Meryl Etman" w:date="2020-03-25T10:10:00Z">
            <w:rPr>
              <w:rFonts w:ascii="Times New Roman" w:eastAsia="Times New Roman" w:hAnsi="Times New Roman"/>
              <w:sz w:val="24"/>
              <w:szCs w:val="24"/>
              <w:rtl/>
              <w:lang w:eastAsia="he-IL"/>
            </w:rPr>
          </w:rPrChange>
        </w:rPr>
      </w:pPr>
    </w:p>
    <w:p w14:paraId="2A70DE66" w14:textId="77777777" w:rsidR="008942AD" w:rsidRPr="000748C0" w:rsidRDefault="008942AD" w:rsidP="008942AD">
      <w:pPr>
        <w:widowControl w:val="0"/>
        <w:ind w:left="4435" w:hanging="71"/>
        <w:rPr>
          <w:rFonts w:ascii="Times New Roman" w:eastAsia="Times New Roman" w:hAnsi="Times New Roman"/>
          <w:sz w:val="24"/>
          <w:szCs w:val="24"/>
          <w:rtl/>
          <w:lang w:eastAsia="he-IL"/>
          <w:rPrChange w:id="8210"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211" w:author="Meryl Etman" w:date="2020-03-25T10:10:00Z">
            <w:rPr>
              <w:rFonts w:ascii="Times New Roman" w:eastAsia="Times New Roman" w:hAnsi="Times New Roman" w:hint="cs"/>
              <w:sz w:val="24"/>
              <w:szCs w:val="24"/>
              <w:rtl/>
              <w:lang w:eastAsia="he-IL"/>
            </w:rPr>
          </w:rPrChange>
        </w:rPr>
        <w:t>חתימה וחותמת המתכנן:</w:t>
      </w:r>
    </w:p>
    <w:p w14:paraId="4710ADC5" w14:textId="77777777" w:rsidR="008942AD" w:rsidRPr="000748C0" w:rsidRDefault="008942AD" w:rsidP="008942AD">
      <w:pPr>
        <w:widowControl w:val="0"/>
        <w:ind w:left="4435" w:hanging="71"/>
        <w:rPr>
          <w:rFonts w:ascii="Times New Roman" w:eastAsia="Times New Roman" w:hAnsi="Times New Roman"/>
          <w:color w:val="00B0F0"/>
          <w:sz w:val="24"/>
          <w:szCs w:val="24"/>
          <w:u w:val="single"/>
          <w:rtl/>
          <w:lang w:eastAsia="he-IL"/>
          <w:rPrChange w:id="8212" w:author="Meryl Etman" w:date="2020-03-25T10:10:00Z">
            <w:rPr>
              <w:rFonts w:ascii="Times New Roman" w:eastAsia="Times New Roman" w:hAnsi="Times New Roman"/>
              <w:color w:val="00B0F0"/>
              <w:sz w:val="24"/>
              <w:szCs w:val="24"/>
              <w:u w:val="single"/>
              <w:rtl/>
              <w:lang w:eastAsia="he-IL"/>
            </w:rPr>
          </w:rPrChange>
        </w:rPr>
      </w:pPr>
      <w:r w:rsidRPr="000748C0">
        <w:rPr>
          <w:rFonts w:ascii="Times New Roman" w:eastAsia="Times New Roman" w:hAnsi="Times New Roman" w:hint="cs"/>
          <w:color w:val="00B0F0"/>
          <w:sz w:val="24"/>
          <w:szCs w:val="24"/>
          <w:u w:val="single"/>
          <w:rtl/>
          <w:lang w:eastAsia="he-IL"/>
          <w:rPrChange w:id="8213" w:author="Meryl Etman" w:date="2020-03-25T10:10:00Z">
            <w:rPr>
              <w:rFonts w:ascii="Times New Roman" w:eastAsia="Times New Roman" w:hAnsi="Times New Roman" w:hint="cs"/>
              <w:color w:val="00B0F0"/>
              <w:sz w:val="24"/>
              <w:szCs w:val="24"/>
              <w:u w:val="single"/>
              <w:rtl/>
              <w:lang w:eastAsia="he-IL"/>
            </w:rPr>
          </w:rPrChange>
        </w:rPr>
        <w:t xml:space="preserve">                  </w:t>
      </w:r>
    </w:p>
    <w:p w14:paraId="65E739AD" w14:textId="77777777" w:rsidR="008942AD" w:rsidRPr="000748C0" w:rsidRDefault="008942AD" w:rsidP="008942AD">
      <w:pPr>
        <w:widowControl w:val="0"/>
        <w:ind w:left="4435" w:hanging="71"/>
        <w:rPr>
          <w:rFonts w:ascii="Times New Roman" w:eastAsia="Times New Roman" w:hAnsi="Times New Roman"/>
          <w:sz w:val="24"/>
          <w:szCs w:val="24"/>
          <w:rtl/>
          <w:lang w:eastAsia="he-IL"/>
          <w:rPrChange w:id="8214"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215" w:author="Meryl Etman" w:date="2020-03-25T10:10:00Z">
            <w:rPr>
              <w:rFonts w:ascii="Times New Roman" w:eastAsia="Times New Roman" w:hAnsi="Times New Roman" w:hint="cs"/>
              <w:sz w:val="24"/>
              <w:szCs w:val="24"/>
              <w:rtl/>
              <w:lang w:eastAsia="he-IL"/>
            </w:rPr>
          </w:rPrChange>
        </w:rPr>
        <w:t xml:space="preserve">_______________________ </w:t>
      </w:r>
    </w:p>
    <w:p w14:paraId="729C9D40" w14:textId="3D21468E" w:rsidR="008942AD" w:rsidRPr="000748C0" w:rsidRDefault="008942AD" w:rsidP="008942AD">
      <w:pPr>
        <w:widowControl w:val="0"/>
        <w:ind w:left="4435" w:hanging="71"/>
        <w:rPr>
          <w:rFonts w:ascii="Times New Roman" w:eastAsia="Times New Roman" w:hAnsi="Times New Roman"/>
          <w:color w:val="00B0F0"/>
          <w:sz w:val="24"/>
          <w:szCs w:val="24"/>
          <w:rtl/>
          <w:lang w:eastAsia="he-IL"/>
        </w:rPr>
      </w:pPr>
      <w:r w:rsidRPr="000748C0">
        <w:rPr>
          <w:rFonts w:ascii="Times New Roman" w:eastAsia="Times New Roman" w:hAnsi="Times New Roman" w:hint="cs"/>
          <w:color w:val="00B0F0"/>
          <w:sz w:val="24"/>
          <w:szCs w:val="24"/>
          <w:rtl/>
          <w:lang w:eastAsia="he-IL"/>
          <w:rPrChange w:id="8216" w:author="Meryl Etman" w:date="2020-03-25T10:10:00Z">
            <w:rPr>
              <w:rFonts w:ascii="Times New Roman" w:eastAsia="Times New Roman" w:hAnsi="Times New Roman" w:hint="cs"/>
              <w:color w:val="00B0F0"/>
              <w:sz w:val="24"/>
              <w:szCs w:val="24"/>
              <w:rtl/>
              <w:lang w:eastAsia="he-IL"/>
            </w:rPr>
          </w:rPrChange>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217" w:author="Meryl Etman" w:date="2020-01-21T11:56:00Z">
            <w:r w:rsidR="00483E3A" w:rsidRPr="000748C0">
              <w:rPr>
                <w:rFonts w:ascii="Times New Roman" w:eastAsia="Times New Roman" w:hAnsi="Times New Roman"/>
                <w:color w:val="00B0F0"/>
                <w:sz w:val="20"/>
                <w:szCs w:val="24"/>
                <w:u w:val="single"/>
                <w:rtl/>
                <w:lang w:eastAsia="he-IL"/>
              </w:rPr>
              <w:t>ע. יפה ניהול פרוייקטים בע"מ</w:t>
            </w:r>
          </w:ins>
        </w:sdtContent>
      </w:sdt>
    </w:p>
    <w:p w14:paraId="7D49A6AB" w14:textId="77777777" w:rsidR="008942AD" w:rsidRPr="000748C0" w:rsidRDefault="008942AD" w:rsidP="008942AD">
      <w:pPr>
        <w:widowControl w:val="0"/>
        <w:ind w:left="180"/>
        <w:rPr>
          <w:rFonts w:ascii="Times New Roman" w:eastAsia="Times New Roman" w:hAnsi="Times New Roman"/>
          <w:b/>
          <w:bCs/>
          <w:sz w:val="24"/>
          <w:szCs w:val="24"/>
          <w:rtl/>
          <w:lang w:eastAsia="he-IL"/>
          <w:rPrChange w:id="8218" w:author="Meryl Etman" w:date="2020-03-25T10:10:00Z">
            <w:rPr>
              <w:rFonts w:ascii="Times New Roman" w:eastAsia="Times New Roman" w:hAnsi="Times New Roman"/>
              <w:b/>
              <w:bCs/>
              <w:sz w:val="24"/>
              <w:szCs w:val="24"/>
              <w:rtl/>
              <w:lang w:eastAsia="he-IL"/>
            </w:rPr>
          </w:rPrChange>
        </w:rPr>
      </w:pPr>
    </w:p>
    <w:p w14:paraId="0D8BE93B" w14:textId="77777777" w:rsidR="008942AD" w:rsidRPr="000748C0" w:rsidRDefault="008942AD" w:rsidP="008942AD">
      <w:pPr>
        <w:widowControl w:val="0"/>
        <w:ind w:left="180"/>
        <w:rPr>
          <w:rFonts w:ascii="Times New Roman" w:eastAsia="Times New Roman" w:hAnsi="Times New Roman"/>
          <w:b/>
          <w:bCs/>
          <w:sz w:val="24"/>
          <w:szCs w:val="24"/>
          <w:rtl/>
          <w:lang w:eastAsia="he-IL"/>
          <w:rPrChange w:id="8219" w:author="Meryl Etman" w:date="2020-03-25T10:10:00Z">
            <w:rPr>
              <w:rFonts w:ascii="Times New Roman" w:eastAsia="Times New Roman" w:hAnsi="Times New Roman"/>
              <w:b/>
              <w:bCs/>
              <w:sz w:val="24"/>
              <w:szCs w:val="24"/>
              <w:rtl/>
              <w:lang w:eastAsia="he-IL"/>
            </w:rPr>
          </w:rPrChange>
        </w:rPr>
      </w:pPr>
    </w:p>
    <w:p w14:paraId="4B7F40B1" w14:textId="77777777" w:rsidR="008942AD" w:rsidRPr="000748C0" w:rsidRDefault="008942AD" w:rsidP="008942AD">
      <w:pPr>
        <w:widowControl w:val="0"/>
        <w:ind w:left="180"/>
        <w:rPr>
          <w:rFonts w:ascii="Times New Roman" w:eastAsia="Times New Roman" w:hAnsi="Times New Roman"/>
          <w:b/>
          <w:bCs/>
          <w:sz w:val="24"/>
          <w:szCs w:val="24"/>
          <w:rtl/>
          <w:lang w:eastAsia="he-IL"/>
          <w:rPrChange w:id="8220" w:author="Meryl Etman" w:date="2020-03-25T10:10:00Z">
            <w:rPr>
              <w:rFonts w:ascii="Times New Roman" w:eastAsia="Times New Roman" w:hAnsi="Times New Roman"/>
              <w:b/>
              <w:bCs/>
              <w:sz w:val="24"/>
              <w:szCs w:val="24"/>
              <w:rtl/>
              <w:lang w:eastAsia="he-IL"/>
            </w:rPr>
          </w:rPrChange>
        </w:rPr>
      </w:pPr>
    </w:p>
    <w:p w14:paraId="6BE1B258" w14:textId="77777777" w:rsidR="008942AD" w:rsidRPr="000748C0" w:rsidRDefault="008942AD" w:rsidP="008942AD">
      <w:pPr>
        <w:widowControl w:val="0"/>
        <w:ind w:left="180"/>
        <w:rPr>
          <w:rFonts w:ascii="Times New Roman" w:eastAsia="Times New Roman" w:hAnsi="Times New Roman"/>
          <w:sz w:val="24"/>
          <w:szCs w:val="24"/>
          <w:rtl/>
          <w:lang w:eastAsia="he-IL"/>
          <w:rPrChange w:id="8221"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b/>
          <w:bCs/>
          <w:sz w:val="24"/>
          <w:szCs w:val="24"/>
          <w:rtl/>
          <w:lang w:eastAsia="he-IL"/>
          <w:rPrChange w:id="8222" w:author="Meryl Etman" w:date="2020-03-25T10:10:00Z">
            <w:rPr>
              <w:rFonts w:ascii="Times New Roman" w:eastAsia="Times New Roman" w:hAnsi="Times New Roman" w:hint="cs"/>
              <w:b/>
              <w:bCs/>
              <w:sz w:val="24"/>
              <w:szCs w:val="24"/>
              <w:rtl/>
              <w:lang w:eastAsia="he-IL"/>
            </w:rPr>
          </w:rPrChange>
        </w:rPr>
        <w:t>אישור</w:t>
      </w:r>
    </w:p>
    <w:p w14:paraId="4C83D753" w14:textId="77777777" w:rsidR="008942AD" w:rsidRPr="000748C0" w:rsidRDefault="008942AD" w:rsidP="008942AD">
      <w:pPr>
        <w:widowControl w:val="0"/>
        <w:ind w:left="180"/>
        <w:rPr>
          <w:rFonts w:ascii="Times New Roman" w:eastAsia="Times New Roman" w:hAnsi="Times New Roman"/>
          <w:sz w:val="24"/>
          <w:szCs w:val="24"/>
          <w:rtl/>
          <w:lang w:eastAsia="he-IL"/>
          <w:rPrChange w:id="8223" w:author="Meryl Etman" w:date="2020-03-25T10:10:00Z">
            <w:rPr>
              <w:rFonts w:ascii="Times New Roman" w:eastAsia="Times New Roman" w:hAnsi="Times New Roman"/>
              <w:sz w:val="24"/>
              <w:szCs w:val="24"/>
              <w:rtl/>
              <w:lang w:eastAsia="he-IL"/>
            </w:rPr>
          </w:rPrChange>
        </w:rPr>
      </w:pPr>
      <w:r w:rsidRPr="000748C0">
        <w:rPr>
          <w:rFonts w:ascii="Times New Roman" w:eastAsia="Times New Roman" w:hAnsi="Times New Roman" w:hint="cs"/>
          <w:sz w:val="24"/>
          <w:szCs w:val="24"/>
          <w:rtl/>
          <w:lang w:eastAsia="he-IL"/>
          <w:rPrChange w:id="8224" w:author="Meryl Etman" w:date="2020-03-25T10:10:00Z">
            <w:rPr>
              <w:rFonts w:ascii="Times New Roman" w:eastAsia="Times New Roman" w:hAnsi="Times New Roman" w:hint="cs"/>
              <w:sz w:val="24"/>
              <w:szCs w:val="24"/>
              <w:rtl/>
              <w:lang w:eastAsia="he-IL"/>
            </w:rPr>
          </w:rPrChange>
        </w:rPr>
        <w:t>אני הח"מ ____________________ עו"ד/רו"ח מאשר כי ה"ה _________________שחתימתם בצירוף חותמת _________________ (להלן:"</w:t>
      </w:r>
      <w:r w:rsidRPr="000748C0">
        <w:rPr>
          <w:rFonts w:ascii="Times New Roman" w:eastAsia="Times New Roman" w:hAnsi="Times New Roman" w:hint="cs"/>
          <w:b/>
          <w:bCs/>
          <w:sz w:val="24"/>
          <w:szCs w:val="24"/>
          <w:rtl/>
          <w:lang w:eastAsia="he-IL"/>
          <w:rPrChange w:id="8225" w:author="Meryl Etman" w:date="2020-03-25T10:10:00Z">
            <w:rPr>
              <w:rFonts w:ascii="Times New Roman" w:eastAsia="Times New Roman" w:hAnsi="Times New Roman" w:hint="cs"/>
              <w:b/>
              <w:bCs/>
              <w:sz w:val="24"/>
              <w:szCs w:val="24"/>
              <w:rtl/>
              <w:lang w:eastAsia="he-IL"/>
            </w:rPr>
          </w:rPrChange>
        </w:rPr>
        <w:t>החברה</w:t>
      </w:r>
      <w:r w:rsidRPr="000748C0">
        <w:rPr>
          <w:rFonts w:ascii="Times New Roman" w:eastAsia="Times New Roman" w:hAnsi="Times New Roman" w:hint="cs"/>
          <w:sz w:val="24"/>
          <w:szCs w:val="24"/>
          <w:rtl/>
          <w:lang w:eastAsia="he-IL"/>
          <w:rPrChange w:id="8226" w:author="Meryl Etman" w:date="2020-03-25T10:10:00Z">
            <w:rPr>
              <w:rFonts w:ascii="Times New Roman" w:eastAsia="Times New Roman" w:hAnsi="Times New Roman" w:hint="cs"/>
              <w:sz w:val="24"/>
              <w:szCs w:val="24"/>
              <w:rtl/>
              <w:lang w:eastAsia="he-IL"/>
            </w:rPr>
          </w:rPrChange>
        </w:rPr>
        <w:t>") ו/או שמה המודפס מחייבת את החברה לכל דבר וענין, חתמו בפני על מסמך זה.</w:t>
      </w:r>
    </w:p>
    <w:p w14:paraId="78E860A4" w14:textId="77777777" w:rsidR="008942AD" w:rsidRPr="000748C0"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Change w:id="8227" w:author="Meryl Etman" w:date="2020-03-25T10:10:00Z">
            <w:rPr>
              <w:rFonts w:ascii="Times New Roman" w:eastAsia="Times New Roman" w:hAnsi="Times New Roman"/>
              <w:sz w:val="24"/>
              <w:szCs w:val="24"/>
              <w:rtl/>
              <w:lang w:eastAsia="he-IL"/>
            </w:rPr>
          </w:rPrChange>
        </w:rPr>
      </w:pPr>
    </w:p>
    <w:p w14:paraId="05D07D73"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0748C0">
        <w:rPr>
          <w:rFonts w:ascii="Times New Roman" w:eastAsia="Times New Roman" w:hAnsi="Times New Roman" w:hint="cs"/>
          <w:sz w:val="24"/>
          <w:szCs w:val="24"/>
          <w:rtl/>
          <w:lang w:eastAsia="he-IL"/>
          <w:rPrChange w:id="8228" w:author="Meryl Etman" w:date="2020-03-25T10:10:00Z">
            <w:rPr>
              <w:rFonts w:ascii="Times New Roman" w:eastAsia="Times New Roman" w:hAnsi="Times New Roman" w:hint="cs"/>
              <w:sz w:val="24"/>
              <w:szCs w:val="24"/>
              <w:rtl/>
              <w:lang w:eastAsia="he-IL"/>
            </w:rPr>
          </w:rPrChange>
        </w:rPr>
        <w:t xml:space="preserve">    תאריך : _______   </w:t>
      </w:r>
      <w:r w:rsidRPr="000748C0">
        <w:rPr>
          <w:rFonts w:ascii="Times New Roman" w:eastAsia="Times New Roman" w:hAnsi="Times New Roman" w:hint="cs"/>
          <w:sz w:val="24"/>
          <w:szCs w:val="24"/>
          <w:rtl/>
          <w:lang w:eastAsia="he-IL"/>
          <w:rPrChange w:id="8229" w:author="Meryl Etman" w:date="2020-03-25T10:10:00Z">
            <w:rPr>
              <w:rFonts w:ascii="Times New Roman" w:eastAsia="Times New Roman" w:hAnsi="Times New Roman" w:hint="cs"/>
              <w:sz w:val="24"/>
              <w:szCs w:val="24"/>
              <w:rtl/>
              <w:lang w:eastAsia="he-IL"/>
            </w:rPr>
          </w:rPrChange>
        </w:rPr>
        <w:tab/>
        <w:t>חתימה וחותמת עו"ד/רו"ח : _______________________</w:t>
      </w:r>
      <w:bookmarkStart w:id="8230" w:name="_GoBack"/>
      <w:bookmarkEnd w:id="8230"/>
    </w:p>
    <w:p w14:paraId="2A6960A6" w14:textId="77777777" w:rsidR="008942AD" w:rsidRPr="008942AD" w:rsidRDefault="008942AD" w:rsidP="008942AD">
      <w:pPr>
        <w:widowControl w:val="0"/>
        <w:rPr>
          <w:rFonts w:ascii="Times New Roman" w:eastAsia="Times New Roman" w:hAnsi="Times New Roman"/>
          <w:sz w:val="20"/>
          <w:szCs w:val="20"/>
          <w:rtl/>
          <w:lang w:eastAsia="he-IL"/>
        </w:rPr>
      </w:pPr>
    </w:p>
    <w:p w14:paraId="27AD78CD"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450028AA"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3224D395" w14:textId="77777777" w:rsidR="008942AD" w:rsidRPr="008942AD" w:rsidRDefault="008942AD" w:rsidP="008942AD">
      <w:pPr>
        <w:rPr>
          <w:rFonts w:ascii="Times New Roman" w:eastAsia="Times New Roman" w:hAnsi="Times New Roman"/>
          <w:sz w:val="20"/>
          <w:szCs w:val="24"/>
          <w:rtl/>
        </w:rPr>
      </w:pPr>
    </w:p>
    <w:p w14:paraId="49D5BC17" w14:textId="77777777" w:rsidR="008942AD" w:rsidRPr="008942AD" w:rsidRDefault="008942AD" w:rsidP="008942AD">
      <w:pPr>
        <w:rPr>
          <w:rFonts w:ascii="Times New Roman" w:eastAsia="Times New Roman" w:hAnsi="Times New Roman"/>
          <w:sz w:val="20"/>
          <w:szCs w:val="24"/>
          <w:rtl/>
        </w:rPr>
      </w:pPr>
    </w:p>
    <w:p w14:paraId="279DAAB4"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66AA87E4" w14:textId="77777777" w:rsidR="008942AD" w:rsidRPr="008942AD" w:rsidDel="00346A17" w:rsidRDefault="008942AD" w:rsidP="008942AD">
      <w:pPr>
        <w:spacing w:before="100" w:beforeAutospacing="1" w:after="100" w:afterAutospacing="1" w:line="720" w:lineRule="auto"/>
        <w:rPr>
          <w:del w:id="8231" w:author="Meryl Etman" w:date="2020-02-11T16:33:00Z"/>
          <w:rFonts w:ascii="David" w:hAnsi="David"/>
        </w:rPr>
      </w:pPr>
    </w:p>
    <w:p w14:paraId="372C2120" w14:textId="77777777" w:rsidR="001A69D5" w:rsidRPr="008942AD" w:rsidRDefault="001A69D5">
      <w:pPr>
        <w:spacing w:before="60" w:after="60"/>
        <w:pPrChange w:id="8232" w:author="Meryl Etman" w:date="2020-02-11T16:33:00Z">
          <w:pPr>
            <w:spacing w:before="60" w:after="60"/>
            <w:jc w:val="center"/>
          </w:pPr>
        </w:pPrChange>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F916D" w14:textId="77777777" w:rsidR="00592981" w:rsidRDefault="00592981" w:rsidP="00AF234B">
      <w:r>
        <w:separator/>
      </w:r>
    </w:p>
  </w:endnote>
  <w:endnote w:type="continuationSeparator" w:id="0">
    <w:p w14:paraId="55DED1F1" w14:textId="77777777" w:rsidR="00592981" w:rsidRDefault="00592981" w:rsidP="00AF234B">
      <w:r>
        <w:continuationSeparator/>
      </w:r>
    </w:p>
  </w:endnote>
  <w:endnote w:type="continuationNotice" w:id="1">
    <w:p w14:paraId="1CE57575" w14:textId="77777777" w:rsidR="00592981" w:rsidRDefault="00592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592981" w14:paraId="3CE1A353" w14:textId="77777777" w:rsidTr="00726C39">
      <w:tc>
        <w:tcPr>
          <w:tcW w:w="753" w:type="dxa"/>
        </w:tcPr>
        <w:p w14:paraId="7C71F280" w14:textId="77777777" w:rsidR="00592981" w:rsidRPr="001A0C3C" w:rsidRDefault="00592981"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A7121C5" w14:textId="79A82F81" w:rsidR="00592981" w:rsidRPr="00726C39" w:rsidRDefault="00592981" w:rsidP="00FA6134">
              <w:pPr>
                <w:pStyle w:val="a5"/>
                <w:rPr>
                  <w:rFonts w:ascii="David" w:hAnsi="David"/>
                  <w:color w:val="00B0F0"/>
                  <w:sz w:val="20"/>
                  <w:szCs w:val="20"/>
                  <w:rtl/>
                </w:rPr>
              </w:pPr>
              <w:ins w:id="8233" w:author="Meryl Etman" w:date="2019-12-16T17:19:00Z">
                <w:r>
                  <w:rPr>
                    <w:rFonts w:ascii="David" w:hAnsi="David"/>
                    <w:color w:val="00B0F0"/>
                    <w:sz w:val="20"/>
                    <w:szCs w:val="20"/>
                    <w:rtl/>
                  </w:rPr>
                  <w:t>סביוני שהם דיור להשכרה</w:t>
                </w:r>
              </w:ins>
            </w:p>
          </w:tc>
        </w:sdtContent>
      </w:sdt>
      <w:tc>
        <w:tcPr>
          <w:tcW w:w="2232" w:type="dxa"/>
        </w:tcPr>
        <w:p w14:paraId="2129536B" w14:textId="77777777" w:rsidR="00592981" w:rsidRPr="006F07FB" w:rsidRDefault="00592981"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4971E2F9" w14:textId="77777777" w:rsidR="00592981" w:rsidRPr="008B5A36" w:rsidRDefault="00592981" w:rsidP="00FA6134">
          <w:pPr>
            <w:pStyle w:val="a5"/>
            <w:rPr>
              <w:rFonts w:ascii="David" w:hAnsi="David"/>
              <w:sz w:val="16"/>
              <w:szCs w:val="16"/>
              <w:rtl/>
            </w:rPr>
          </w:pPr>
        </w:p>
      </w:tc>
      <w:tc>
        <w:tcPr>
          <w:tcW w:w="1129" w:type="dxa"/>
        </w:tcPr>
        <w:p w14:paraId="311D3FA7" w14:textId="77777777" w:rsidR="00592981" w:rsidRPr="001A0C3C" w:rsidRDefault="00592981"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A1FB14D" w14:textId="07C9079F" w:rsidR="00592981" w:rsidRPr="001A0C3C" w:rsidRDefault="00592981" w:rsidP="00FA6134">
              <w:pPr>
                <w:pStyle w:val="a5"/>
                <w:rPr>
                  <w:rFonts w:ascii="David" w:hAnsi="David"/>
                  <w:sz w:val="20"/>
                  <w:szCs w:val="20"/>
                  <w:rtl/>
                </w:rPr>
              </w:pPr>
              <w:r>
                <w:rPr>
                  <w:rFonts w:ascii="David" w:hAnsi="David" w:hint="cs"/>
                  <w:sz w:val="20"/>
                  <w:szCs w:val="20"/>
                </w:rPr>
                <w:t>CONT-10-1873</w:t>
              </w:r>
            </w:p>
          </w:tc>
        </w:sdtContent>
      </w:sdt>
    </w:tr>
    <w:tr w:rsidR="00592981" w14:paraId="24F5A891" w14:textId="77777777" w:rsidTr="00726C39">
      <w:tc>
        <w:tcPr>
          <w:tcW w:w="753" w:type="dxa"/>
        </w:tcPr>
        <w:p w14:paraId="37438484" w14:textId="77777777" w:rsidR="00592981" w:rsidRPr="001A0C3C" w:rsidRDefault="00592981"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43F7BDE" w14:textId="2812C2BA" w:rsidR="00592981" w:rsidRPr="00726C39" w:rsidRDefault="00592981" w:rsidP="00FA6134">
              <w:pPr>
                <w:pStyle w:val="a5"/>
                <w:rPr>
                  <w:rFonts w:ascii="David" w:hAnsi="David"/>
                  <w:color w:val="00B0F0"/>
                  <w:sz w:val="20"/>
                  <w:szCs w:val="20"/>
                  <w:rtl/>
                </w:rPr>
              </w:pPr>
              <w:ins w:id="8234" w:author="Meryl Etman" w:date="2020-01-21T11:56:00Z">
                <w:r>
                  <w:rPr>
                    <w:rFonts w:ascii="David" w:hAnsi="David"/>
                    <w:color w:val="00B0F0"/>
                    <w:sz w:val="20"/>
                    <w:szCs w:val="20"/>
                    <w:rtl/>
                  </w:rPr>
                  <w:t>ע. יפה ניהול פרוייקטים בע"מ</w:t>
                </w:r>
              </w:ins>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592981" w:rsidRPr="00B213F4" w14:paraId="0D9E5A6A" w14:textId="77777777" w:rsidTr="00726C39">
            <w:trPr>
              <w:trHeight w:val="201"/>
            </w:trPr>
            <w:tc>
              <w:tcPr>
                <w:tcW w:w="633" w:type="dxa"/>
              </w:tcPr>
              <w:p w14:paraId="027FCB2B" w14:textId="77777777" w:rsidR="00592981" w:rsidRPr="001A0C3C" w:rsidRDefault="00592981"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7BA1EA16" w14:textId="3BA9CA11" w:rsidR="00592981" w:rsidRPr="00B213F4" w:rsidRDefault="000748C0" w:rsidP="000C7E66">
                    <w:pPr>
                      <w:pStyle w:val="a5"/>
                      <w:rPr>
                        <w:rFonts w:ascii="David" w:hAnsi="David"/>
                        <w:color w:val="00B0F0"/>
                        <w:sz w:val="20"/>
                        <w:szCs w:val="20"/>
                        <w:rtl/>
                      </w:rPr>
                    </w:pPr>
                    <w:ins w:id="8235" w:author="Meryl Etman" w:date="2020-03-25T10:10:00Z">
                      <w:r>
                        <w:rPr>
                          <w:rFonts w:ascii="David" w:hAnsi="David"/>
                          <w:color w:val="00B0F0"/>
                          <w:sz w:val="20"/>
                          <w:szCs w:val="20"/>
                          <w:rtl/>
                        </w:rPr>
                        <w:t>0.17</w:t>
                      </w:r>
                    </w:ins>
                  </w:p>
                </w:tc>
              </w:sdtContent>
            </w:sdt>
          </w:tr>
        </w:tbl>
        <w:p w14:paraId="0EFF47D6" w14:textId="77777777" w:rsidR="00592981" w:rsidRPr="006F07FB" w:rsidRDefault="00592981" w:rsidP="00FA6134">
          <w:pPr>
            <w:pStyle w:val="a5"/>
            <w:rPr>
              <w:rFonts w:ascii="David" w:hAnsi="David"/>
              <w:sz w:val="20"/>
              <w:szCs w:val="20"/>
              <w:rtl/>
            </w:rPr>
          </w:pPr>
        </w:p>
      </w:tc>
      <w:tc>
        <w:tcPr>
          <w:tcW w:w="236" w:type="dxa"/>
        </w:tcPr>
        <w:p w14:paraId="7273A07A" w14:textId="77777777" w:rsidR="00592981" w:rsidRPr="006F07FB" w:rsidRDefault="00592981" w:rsidP="00FA6134">
          <w:pPr>
            <w:pStyle w:val="a5"/>
            <w:rPr>
              <w:rFonts w:ascii="David" w:hAnsi="David"/>
              <w:sz w:val="20"/>
              <w:szCs w:val="20"/>
              <w:rtl/>
            </w:rPr>
          </w:pPr>
        </w:p>
      </w:tc>
      <w:tc>
        <w:tcPr>
          <w:tcW w:w="1129" w:type="dxa"/>
        </w:tcPr>
        <w:p w14:paraId="58E049F3" w14:textId="77777777" w:rsidR="00592981" w:rsidRPr="001A0C3C" w:rsidRDefault="00592981"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2F81E331" w14:textId="072EBE33" w:rsidR="00592981" w:rsidRDefault="000748C0" w:rsidP="00FA6134">
          <w:pPr>
            <w:pStyle w:val="a5"/>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8236" w:author="Meryl Etman" w:date="2019-12-16T12:04:00Z">
                <w:r w:rsidR="00592981">
                  <w:rPr>
                    <w:rFonts w:ascii="David" w:hAnsi="David"/>
                    <w:sz w:val="20"/>
                    <w:szCs w:val="20"/>
                    <w:rtl/>
                  </w:rPr>
                  <w:t>3;#</w:t>
                </w:r>
                <w:r w:rsidR="00592981">
                  <w:rPr>
                    <w:rFonts w:ascii="David" w:hAnsi="David"/>
                    <w:sz w:val="20"/>
                    <w:szCs w:val="20"/>
                  </w:rPr>
                  <w:t>Draft</w:t>
                </w:r>
              </w:ins>
            </w:sdtContent>
          </w:sdt>
        </w:p>
      </w:tc>
    </w:tr>
    <w:tr w:rsidR="00592981" w14:paraId="7C11F1EF" w14:textId="77777777" w:rsidTr="00726C39">
      <w:tc>
        <w:tcPr>
          <w:tcW w:w="753" w:type="dxa"/>
        </w:tcPr>
        <w:p w14:paraId="7F508D60" w14:textId="77777777" w:rsidR="00592981" w:rsidRDefault="00592981" w:rsidP="00FA6134">
          <w:pPr>
            <w:pStyle w:val="a5"/>
            <w:rPr>
              <w:rFonts w:ascii="David" w:hAnsi="David"/>
              <w:sz w:val="20"/>
              <w:szCs w:val="20"/>
              <w:rtl/>
            </w:rPr>
          </w:pPr>
        </w:p>
      </w:tc>
      <w:tc>
        <w:tcPr>
          <w:tcW w:w="1883" w:type="dxa"/>
        </w:tcPr>
        <w:p w14:paraId="504C9FC0" w14:textId="77777777" w:rsidR="00592981" w:rsidRPr="00726C39" w:rsidRDefault="00592981" w:rsidP="00FA6134">
          <w:pPr>
            <w:pStyle w:val="a5"/>
            <w:rPr>
              <w:rFonts w:ascii="David" w:hAnsi="David"/>
              <w:color w:val="00B0F0"/>
              <w:sz w:val="20"/>
              <w:szCs w:val="20"/>
              <w:rtl/>
            </w:rPr>
          </w:pPr>
        </w:p>
      </w:tc>
      <w:tc>
        <w:tcPr>
          <w:tcW w:w="2232" w:type="dxa"/>
        </w:tcPr>
        <w:p w14:paraId="2699569A" w14:textId="77777777" w:rsidR="00592981" w:rsidRDefault="00592981" w:rsidP="000C7E66">
          <w:pPr>
            <w:pStyle w:val="a5"/>
            <w:rPr>
              <w:rFonts w:ascii="David" w:hAnsi="David"/>
              <w:sz w:val="20"/>
              <w:szCs w:val="20"/>
              <w:rtl/>
            </w:rPr>
          </w:pPr>
        </w:p>
      </w:tc>
      <w:tc>
        <w:tcPr>
          <w:tcW w:w="236" w:type="dxa"/>
        </w:tcPr>
        <w:p w14:paraId="639C2138" w14:textId="77777777" w:rsidR="00592981" w:rsidRPr="006F07FB" w:rsidRDefault="00592981" w:rsidP="00FA6134">
          <w:pPr>
            <w:pStyle w:val="a5"/>
            <w:rPr>
              <w:rFonts w:ascii="David" w:hAnsi="David"/>
              <w:sz w:val="20"/>
              <w:szCs w:val="20"/>
              <w:rtl/>
            </w:rPr>
          </w:pPr>
        </w:p>
      </w:tc>
      <w:tc>
        <w:tcPr>
          <w:tcW w:w="1129" w:type="dxa"/>
        </w:tcPr>
        <w:p w14:paraId="77B341EC" w14:textId="77777777" w:rsidR="00592981" w:rsidRPr="006F07FB" w:rsidRDefault="00592981" w:rsidP="000C7E66">
          <w:pPr>
            <w:pStyle w:val="a5"/>
            <w:rPr>
              <w:rFonts w:ascii="David" w:hAnsi="David"/>
              <w:sz w:val="20"/>
              <w:szCs w:val="20"/>
              <w:rtl/>
            </w:rPr>
          </w:pPr>
        </w:p>
      </w:tc>
      <w:tc>
        <w:tcPr>
          <w:tcW w:w="2073" w:type="dxa"/>
        </w:tcPr>
        <w:p w14:paraId="32F5001C" w14:textId="77777777" w:rsidR="00592981" w:rsidRDefault="00592981" w:rsidP="00FA6134">
          <w:pPr>
            <w:pStyle w:val="a5"/>
            <w:rPr>
              <w:rFonts w:ascii="David" w:hAnsi="David"/>
              <w:sz w:val="20"/>
              <w:szCs w:val="20"/>
              <w:rtl/>
            </w:rPr>
          </w:pPr>
        </w:p>
      </w:tc>
    </w:tr>
  </w:tbl>
  <w:p w14:paraId="577B4DC4" w14:textId="77777777" w:rsidR="00592981" w:rsidRPr="00A10190" w:rsidRDefault="00592981"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3063406E" w14:textId="77777777" w:rsidR="00592981" w:rsidRPr="00552E11" w:rsidRDefault="00592981"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4FE38D" w14:textId="77777777" w:rsidR="00592981" w:rsidRDefault="00592981" w:rsidP="00AF234B">
      <w:r>
        <w:separator/>
      </w:r>
    </w:p>
  </w:footnote>
  <w:footnote w:type="continuationSeparator" w:id="0">
    <w:p w14:paraId="4B05A37F" w14:textId="77777777" w:rsidR="00592981" w:rsidRDefault="00592981" w:rsidP="00AF234B">
      <w:r>
        <w:continuationSeparator/>
      </w:r>
    </w:p>
  </w:footnote>
  <w:footnote w:type="continuationNotice" w:id="1">
    <w:p w14:paraId="60529095" w14:textId="77777777" w:rsidR="00592981" w:rsidRDefault="0059298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7A9685DA" w14:textId="77777777" w:rsidR="00592981" w:rsidRDefault="00592981">
        <w:pPr>
          <w:pStyle w:val="a3"/>
          <w:jc w:val="center"/>
        </w:pPr>
        <w:r>
          <w:fldChar w:fldCharType="begin"/>
        </w:r>
        <w:r>
          <w:instrText xml:space="preserve"> PAGE   \* MERGEFORMAT </w:instrText>
        </w:r>
        <w:r>
          <w:fldChar w:fldCharType="separate"/>
        </w:r>
        <w:r w:rsidR="000748C0">
          <w:rPr>
            <w:noProof/>
            <w:rtl/>
          </w:rPr>
          <w:t>63</w:t>
        </w:r>
        <w:r>
          <w:rPr>
            <w:noProof/>
          </w:rPr>
          <w:fldChar w:fldCharType="end"/>
        </w:r>
      </w:p>
    </w:sdtContent>
  </w:sdt>
  <w:p w14:paraId="7B9A07A2" w14:textId="77777777" w:rsidR="00592981" w:rsidRDefault="0059298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9"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77269F"/>
    <w:multiLevelType w:val="multilevel"/>
    <w:tmpl w:val="DD20BDF2"/>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lang w:val="en-US"/>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3"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4"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0"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1"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29"/>
  </w:num>
  <w:num w:numId="2">
    <w:abstractNumId w:val="18"/>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num>
  <w:num w:numId="10">
    <w:abstractNumId w:val="7"/>
  </w:num>
  <w:num w:numId="11">
    <w:abstractNumId w:val="9"/>
  </w:num>
  <w:num w:numId="12">
    <w:abstractNumId w:val="21"/>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1"/>
  </w:num>
  <w:num w:numId="20">
    <w:abstractNumId w:val="33"/>
  </w:num>
  <w:num w:numId="21">
    <w:abstractNumId w:val="22"/>
  </w:num>
  <w:num w:numId="22">
    <w:abstractNumId w:val="0"/>
  </w:num>
  <w:num w:numId="23">
    <w:abstractNumId w:val="20"/>
  </w:num>
  <w:num w:numId="24">
    <w:abstractNumId w:val="16"/>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2"/>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17"/>
  </w:num>
  <w:num w:numId="32">
    <w:abstractNumId w:val="24"/>
  </w:num>
  <w:num w:numId="33">
    <w:abstractNumId w:val="27"/>
  </w:num>
  <w:num w:numId="34">
    <w:abstractNumId w:val="5"/>
  </w:num>
  <w:num w:numId="35">
    <w:abstractNumId w:val="28"/>
  </w:num>
  <w:num w:numId="36">
    <w:abstractNumId w:val="4"/>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521ED"/>
    <w:rsid w:val="000701ED"/>
    <w:rsid w:val="00072BF6"/>
    <w:rsid w:val="000748C0"/>
    <w:rsid w:val="00076D28"/>
    <w:rsid w:val="000C7E66"/>
    <w:rsid w:val="000D5311"/>
    <w:rsid w:val="000E2532"/>
    <w:rsid w:val="00120C1C"/>
    <w:rsid w:val="00121A5E"/>
    <w:rsid w:val="00134C85"/>
    <w:rsid w:val="00146BA7"/>
    <w:rsid w:val="001A0C3C"/>
    <w:rsid w:val="001A69D5"/>
    <w:rsid w:val="001D31C1"/>
    <w:rsid w:val="001D57D8"/>
    <w:rsid w:val="00214ACF"/>
    <w:rsid w:val="00226178"/>
    <w:rsid w:val="002302E1"/>
    <w:rsid w:val="00277E5E"/>
    <w:rsid w:val="00287B37"/>
    <w:rsid w:val="002C57A7"/>
    <w:rsid w:val="002E0AF1"/>
    <w:rsid w:val="00301DDA"/>
    <w:rsid w:val="00311DA0"/>
    <w:rsid w:val="0031512F"/>
    <w:rsid w:val="00341985"/>
    <w:rsid w:val="00345812"/>
    <w:rsid w:val="00346A17"/>
    <w:rsid w:val="00374801"/>
    <w:rsid w:val="00394771"/>
    <w:rsid w:val="003C0E30"/>
    <w:rsid w:val="003D648B"/>
    <w:rsid w:val="003D6519"/>
    <w:rsid w:val="00400DA5"/>
    <w:rsid w:val="00406518"/>
    <w:rsid w:val="00436138"/>
    <w:rsid w:val="00473BC7"/>
    <w:rsid w:val="00477F7B"/>
    <w:rsid w:val="00483E3A"/>
    <w:rsid w:val="00487947"/>
    <w:rsid w:val="004C0822"/>
    <w:rsid w:val="0054041D"/>
    <w:rsid w:val="00552E11"/>
    <w:rsid w:val="005662C9"/>
    <w:rsid w:val="0057117B"/>
    <w:rsid w:val="00592981"/>
    <w:rsid w:val="00595CC0"/>
    <w:rsid w:val="005C74D9"/>
    <w:rsid w:val="005E0BC4"/>
    <w:rsid w:val="005F5E05"/>
    <w:rsid w:val="00603F1E"/>
    <w:rsid w:val="00627840"/>
    <w:rsid w:val="00630E75"/>
    <w:rsid w:val="00636A8F"/>
    <w:rsid w:val="00653CB4"/>
    <w:rsid w:val="0065788A"/>
    <w:rsid w:val="00661BCC"/>
    <w:rsid w:val="00671DBE"/>
    <w:rsid w:val="006934E2"/>
    <w:rsid w:val="006C765A"/>
    <w:rsid w:val="006D4E38"/>
    <w:rsid w:val="006F6574"/>
    <w:rsid w:val="00700B02"/>
    <w:rsid w:val="0072103C"/>
    <w:rsid w:val="007240FD"/>
    <w:rsid w:val="00726C39"/>
    <w:rsid w:val="007539D4"/>
    <w:rsid w:val="0077620B"/>
    <w:rsid w:val="007771E3"/>
    <w:rsid w:val="007778AD"/>
    <w:rsid w:val="00786C30"/>
    <w:rsid w:val="00786F7A"/>
    <w:rsid w:val="007B409E"/>
    <w:rsid w:val="007B7543"/>
    <w:rsid w:val="00805E61"/>
    <w:rsid w:val="008061D1"/>
    <w:rsid w:val="00831CE5"/>
    <w:rsid w:val="008942AD"/>
    <w:rsid w:val="008B5A36"/>
    <w:rsid w:val="008C64C6"/>
    <w:rsid w:val="00907FBC"/>
    <w:rsid w:val="00915026"/>
    <w:rsid w:val="00922A7E"/>
    <w:rsid w:val="00942177"/>
    <w:rsid w:val="00942B6A"/>
    <w:rsid w:val="009A2D78"/>
    <w:rsid w:val="009A6A44"/>
    <w:rsid w:val="00A4639B"/>
    <w:rsid w:val="00A55335"/>
    <w:rsid w:val="00AB086A"/>
    <w:rsid w:val="00AE7D86"/>
    <w:rsid w:val="00AF1DDD"/>
    <w:rsid w:val="00AF234B"/>
    <w:rsid w:val="00AF4626"/>
    <w:rsid w:val="00B32B85"/>
    <w:rsid w:val="00B50B69"/>
    <w:rsid w:val="00B84B04"/>
    <w:rsid w:val="00B9606A"/>
    <w:rsid w:val="00BB0A40"/>
    <w:rsid w:val="00BE17B4"/>
    <w:rsid w:val="00C15D5B"/>
    <w:rsid w:val="00C36598"/>
    <w:rsid w:val="00C3675F"/>
    <w:rsid w:val="00C90434"/>
    <w:rsid w:val="00C90629"/>
    <w:rsid w:val="00CA296C"/>
    <w:rsid w:val="00CA4F2E"/>
    <w:rsid w:val="00CB099C"/>
    <w:rsid w:val="00CB277C"/>
    <w:rsid w:val="00CF3F0A"/>
    <w:rsid w:val="00CF7579"/>
    <w:rsid w:val="00D62E1A"/>
    <w:rsid w:val="00D66DDC"/>
    <w:rsid w:val="00DA7212"/>
    <w:rsid w:val="00DA7CA5"/>
    <w:rsid w:val="00DD078C"/>
    <w:rsid w:val="00E31259"/>
    <w:rsid w:val="00E31B88"/>
    <w:rsid w:val="00E42A84"/>
    <w:rsid w:val="00E679C7"/>
    <w:rsid w:val="00E70812"/>
    <w:rsid w:val="00E74141"/>
    <w:rsid w:val="00E852DF"/>
    <w:rsid w:val="00EB5A81"/>
    <w:rsid w:val="00EC37B6"/>
    <w:rsid w:val="00EE6F8E"/>
    <w:rsid w:val="00F00BA3"/>
    <w:rsid w:val="00F30EAA"/>
    <w:rsid w:val="00F75C89"/>
    <w:rsid w:val="00FA6134"/>
    <w:rsid w:val="00FC0A7F"/>
    <w:rsid w:val="00FF57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1F41D8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 w:type="character" w:customStyle="1" w:styleId="xdtextboxrtl1">
    <w:name w:val="xdtextboxrtl1"/>
    <w:basedOn w:val="a0"/>
    <w:rsid w:val="00473BC7"/>
    <w:rPr>
      <w:color w:val="auto"/>
      <w:bdr w:val="single" w:sz="8" w:space="1" w:color="DCDCDC" w:frame="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65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5A8CF93918B4485D95269D083E53CA67"/>
        <w:category>
          <w:name w:val="כללי"/>
          <w:gallery w:val="placeholder"/>
        </w:category>
        <w:types>
          <w:type w:val="bbPlcHdr"/>
        </w:types>
        <w:behaviors>
          <w:behavior w:val="content"/>
        </w:behaviors>
        <w:guid w:val="{619AA98A-DEC8-45CA-83F5-1CDD7009E6A2}"/>
      </w:docPartPr>
      <w:docPartBody>
        <w:p w:rsidR="00DF371A" w:rsidRDefault="00797A15" w:rsidP="00797A15">
          <w:pPr>
            <w:pStyle w:val="5A8CF93918B4485D95269D083E53CA67"/>
          </w:pPr>
          <w:r w:rsidRPr="00F936C8">
            <w:rPr>
              <w:rStyle w:val="a3"/>
              <w:rtl/>
            </w:rPr>
            <w:t>[צד א בחוזה]</w:t>
          </w:r>
        </w:p>
      </w:docPartBody>
    </w:docPart>
    <w:docPart>
      <w:docPartPr>
        <w:name w:val="C7238F6A9444437E95309D4F11723E15"/>
        <w:category>
          <w:name w:val="כללי"/>
          <w:gallery w:val="placeholder"/>
        </w:category>
        <w:types>
          <w:type w:val="bbPlcHdr"/>
        </w:types>
        <w:behaviors>
          <w:behavior w:val="content"/>
        </w:behaviors>
        <w:guid w:val="{70E093E7-BD7C-458F-9A00-083AED8EED1B}"/>
      </w:docPartPr>
      <w:docPartBody>
        <w:p w:rsidR="00DF371A" w:rsidRDefault="00797A15" w:rsidP="00797A15">
          <w:pPr>
            <w:pStyle w:val="C7238F6A9444437E95309D4F11723E15"/>
          </w:pPr>
          <w:r w:rsidRPr="009C4355">
            <w:rPr>
              <w:rStyle w:val="a3"/>
              <w:rtl/>
            </w:rPr>
            <w:t>[שם ספק]</w:t>
          </w:r>
        </w:p>
      </w:docPartBody>
    </w:docPart>
    <w:docPart>
      <w:docPartPr>
        <w:name w:val="4542C4C4788E45CBB1C9459851453A60"/>
        <w:category>
          <w:name w:val="כללי"/>
          <w:gallery w:val="placeholder"/>
        </w:category>
        <w:types>
          <w:type w:val="bbPlcHdr"/>
        </w:types>
        <w:behaviors>
          <w:behavior w:val="content"/>
        </w:behaviors>
        <w:guid w:val="{46EC2D9B-8A16-43E5-8B7C-3E8C857DC0DA}"/>
      </w:docPartPr>
      <w:docPartBody>
        <w:p w:rsidR="00DF371A" w:rsidRDefault="00797A15" w:rsidP="00797A15">
          <w:pPr>
            <w:pStyle w:val="4542C4C4788E45CBB1C9459851453A60"/>
          </w:pPr>
          <w:r w:rsidRPr="00EA366E">
            <w:rPr>
              <w:rStyle w:val="a3"/>
              <w:rtl/>
            </w:rPr>
            <w:t>[תאריך חתימת חוזה]</w:t>
          </w:r>
        </w:p>
      </w:docPartBody>
    </w:docPart>
    <w:docPart>
      <w:docPartPr>
        <w:name w:val="351643784F79496CB6C50BC7352DF5CA"/>
        <w:category>
          <w:name w:val="כללי"/>
          <w:gallery w:val="placeholder"/>
        </w:category>
        <w:types>
          <w:type w:val="bbPlcHdr"/>
        </w:types>
        <w:behaviors>
          <w:behavior w:val="content"/>
        </w:behaviors>
        <w:guid w:val="{10214666-EBAF-4DAB-B1EB-264B81D077F2}"/>
      </w:docPartPr>
      <w:docPartBody>
        <w:p w:rsidR="00DF371A" w:rsidRDefault="00797A15" w:rsidP="00797A15">
          <w:pPr>
            <w:pStyle w:val="351643784F79496CB6C50BC7352DF5CA"/>
          </w:pPr>
          <w:r w:rsidRPr="008D1105">
            <w:rPr>
              <w:rStyle w:val="a3"/>
              <w:rtl/>
            </w:rPr>
            <w:t>[תיאור עבודה]</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0F15AC"/>
    <w:rsid w:val="0033215A"/>
    <w:rsid w:val="004F53C6"/>
    <w:rsid w:val="00797A15"/>
    <w:rsid w:val="008A5121"/>
    <w:rsid w:val="009D6AF7"/>
    <w:rsid w:val="00A307CC"/>
    <w:rsid w:val="00A86710"/>
    <w:rsid w:val="00B24E98"/>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3A6D9D61-2D47-4A42-B57F-5B9964F75B5A}"/>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7515BF54-15BE-41A5-BA6D-3AF394AA4BEA}"/>
</file>

<file path=customXml/itemProps6.xml><?xml version="1.0" encoding="utf-8"?>
<ds:datastoreItem xmlns:ds="http://schemas.openxmlformats.org/officeDocument/2006/customXml" ds:itemID="{7AF86E25-52FE-4BD3-B0A6-373CBD6403DD}"/>
</file>

<file path=docProps/app.xml><?xml version="1.0" encoding="utf-8"?>
<Properties xmlns="http://schemas.openxmlformats.org/officeDocument/2006/extended-properties" xmlns:vt="http://schemas.openxmlformats.org/officeDocument/2006/docPropsVTypes">
  <Template>Normal</Template>
  <TotalTime>664</TotalTime>
  <Pages>64</Pages>
  <Words>15219</Words>
  <Characters>76100</Characters>
  <Application>Microsoft Office Word</Application>
  <DocSecurity>0</DocSecurity>
  <Lines>634</Lines>
  <Paragraphs>182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35</cp:revision>
  <dcterms:created xsi:type="dcterms:W3CDTF">2019-12-16T09:54:00Z</dcterms:created>
  <dcterms:modified xsi:type="dcterms:W3CDTF">2020-03-25T08:11:00Z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4bbeda63-3742-4e8c-9494-9be249ba3cb2</vt:lpwstr>
  </property>
</Properties>
</file>