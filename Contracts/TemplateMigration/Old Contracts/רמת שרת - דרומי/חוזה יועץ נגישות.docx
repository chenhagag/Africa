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BED37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4C2609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000E9E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9C6F6C">
        <w:rPr>
          <w:rFonts w:ascii="Times New Roman" w:eastAsia="Times New Roman" w:hAnsi="Times New Roman" w:cs="David"/>
          <w:bCs/>
          <w:i/>
          <w:iCs/>
          <w:noProof/>
          <w:sz w:val="32"/>
          <w:szCs w:val="32"/>
        </w:rPr>
        <w:drawing>
          <wp:inline distT="0" distB="0" distL="0" distR="0" wp14:anchorId="0E95B7FB" wp14:editId="20BFD03B">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6E19593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D7FA1C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6DA483"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4CF3ED"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36D01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9C6F6C">
        <w:rPr>
          <w:rFonts w:ascii="Times New Roman" w:eastAsia="Times New Roman" w:hAnsi="Times New Roman" w:cs="David" w:hint="cs"/>
          <w:bCs/>
          <w:sz w:val="32"/>
          <w:szCs w:val="32"/>
          <w:u w:val="single"/>
          <w:rtl/>
          <w:lang w:eastAsia="he-IL"/>
        </w:rPr>
        <w:t>חוזה יועץ נגישות</w:t>
      </w:r>
    </w:p>
    <w:p w14:paraId="2DDA127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025E35"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E4D2F9"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7E6B62"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EA48AC"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970B091003747E4836FA045B6EFF7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6AF2BF8E" w14:textId="77777777" w:rsidR="00FC5090" w:rsidRPr="008E610C" w:rsidRDefault="006E2484"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0" w:author="Kook Sec" w:date="2022-11-27T14:09:00Z">
            <w:r>
              <w:rPr>
                <w:rFonts w:ascii="Times New Roman" w:eastAsia="Times New Roman" w:hAnsi="Times New Roman" w:cs="David"/>
                <w:bCs/>
                <w:color w:val="00B0F0"/>
                <w:sz w:val="24"/>
                <w:szCs w:val="24"/>
                <w:u w:val="single"/>
                <w:rtl/>
                <w:lang w:eastAsia="he-IL"/>
              </w:rPr>
              <w:t>פ.א פיתוח ובנייה בירושלים בע"מ</w:t>
            </w:r>
          </w:ins>
        </w:p>
      </w:sdtContent>
    </w:sdt>
    <w:p w14:paraId="7DAB98F4"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3B17B7E9"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17F73572"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0E08446C9890437AB5380797D9AAD7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1CA1B0D" w14:textId="77777777" w:rsidR="00FC5090" w:rsidRPr="008E610C" w:rsidRDefault="006E2484"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ins w:id="1" w:author="Kook Sec" w:date="2022-11-27T14:09:00Z">
            <w:r>
              <w:rPr>
                <w:rFonts w:ascii="Times New Roman" w:eastAsia="Times New Roman" w:hAnsi="Times New Roman" w:cs="David"/>
                <w:bCs/>
                <w:color w:val="00B0F0"/>
                <w:sz w:val="24"/>
                <w:szCs w:val="24"/>
                <w:u w:val="single"/>
                <w:rtl/>
                <w:lang w:eastAsia="he-IL"/>
              </w:rPr>
              <w:t>רמת שרת שלב ב</w:t>
            </w:r>
          </w:ins>
        </w:p>
      </w:sdtContent>
    </w:sdt>
    <w:p w14:paraId="417C83E2"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60DC5DD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09627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143DA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8D631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1F5C9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301AF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88721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8CD05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207A9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0C7B9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EDAC7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FF1B7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CC845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FD994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ED2D6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F48E2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FD788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05CC8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83353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9CB22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6C619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E866E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1C1505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34D77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3A448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648CA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7565D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D0F4A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9C6F6C">
        <w:rPr>
          <w:rFonts w:ascii="Times New Roman" w:eastAsia="Times New Roman" w:hAnsi="Times New Roman" w:cs="David" w:hint="cs"/>
          <w:bCs/>
          <w:sz w:val="32"/>
          <w:szCs w:val="32"/>
          <w:u w:val="single"/>
          <w:rtl/>
          <w:lang w:eastAsia="he-IL"/>
        </w:rPr>
        <w:t>חוזה</w:t>
      </w:r>
      <w:r w:rsidR="00AF1BE1">
        <w:rPr>
          <w:rFonts w:ascii="Times New Roman" w:eastAsia="Times New Roman" w:hAnsi="Times New Roman" w:cs="David" w:hint="cs"/>
          <w:bCs/>
          <w:sz w:val="32"/>
          <w:szCs w:val="32"/>
          <w:u w:val="single"/>
          <w:rtl/>
          <w:lang w:eastAsia="he-IL"/>
        </w:rPr>
        <w:t xml:space="preserve"> יועץ </w:t>
      </w:r>
      <w:r w:rsidR="00FC5090" w:rsidRPr="00FC5090">
        <w:rPr>
          <w:rFonts w:ascii="Times New Roman" w:eastAsia="Times New Roman" w:hAnsi="Times New Roman" w:cs="David" w:hint="cs"/>
          <w:bCs/>
          <w:sz w:val="32"/>
          <w:szCs w:val="32"/>
          <w:u w:val="single"/>
          <w:rtl/>
          <w:lang w:eastAsia="he-IL"/>
        </w:rPr>
        <w:t>נגישות</w:t>
      </w:r>
    </w:p>
    <w:p w14:paraId="154559D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0948FE5" w14:textId="77777777" w:rsidR="009C6F6C" w:rsidRPr="009C6F6C" w:rsidRDefault="009C6F6C" w:rsidP="00FC5090">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9C6F6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7748D2B8613945338A3A545675197DE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06T00:00:00Z">
            <w:dateFormat w:val="dd/MM/yyyy"/>
            <w:lid w:val="he-IL"/>
            <w:storeMappedDataAs w:val="dateTime"/>
            <w:calendar w:val="gregorian"/>
          </w:date>
        </w:sdtPr>
        <w:sdtContent>
          <w:ins w:id="2" w:author="Kook Sec" w:date="2022-11-27T14:18:00Z">
            <w:r w:rsidR="006E2484">
              <w:rPr>
                <w:rFonts w:ascii="Times New Roman" w:eastAsia="Times New Roman" w:hAnsi="Times New Roman" w:cs="David" w:hint="cs"/>
                <w:color w:val="800080"/>
                <w:sz w:val="24"/>
                <w:szCs w:val="24"/>
                <w:rtl/>
                <w:lang w:eastAsia="he-IL"/>
              </w:rPr>
              <w:t>‏06/02/2022</w:t>
            </w:r>
          </w:ins>
        </w:sdtContent>
      </w:sdt>
    </w:p>
    <w:p w14:paraId="7E610CE8"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Times New Roman"/>
          <w:sz w:val="20"/>
          <w:szCs w:val="20"/>
          <w:rtl/>
        </w:rPr>
      </w:pPr>
    </w:p>
    <w:p w14:paraId="6C39182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55F852D"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84EB70" w14:textId="77777777" w:rsidR="009C6F6C" w:rsidRPr="009C6F6C" w:rsidRDefault="009C6F6C" w:rsidP="009C6F6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ב י ן</w:t>
      </w:r>
    </w:p>
    <w:p w14:paraId="3248E43B" w14:textId="77777777" w:rsidR="00FC5090" w:rsidRDefault="002917D5" w:rsidP="002917D5">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Fonts w:ascii="Times New Roman" w:eastAsia="Times New Roman" w:hAnsi="Times New Roman" w:cs="David"/>
            <w:color w:val="00B0F0"/>
            <w:sz w:val="24"/>
            <w:szCs w:val="24"/>
            <w:rtl/>
            <w:lang w:eastAsia="he-IL"/>
          </w:rPr>
          <w:alias w:val="צד א בחוזה"/>
          <w:tag w:val="cntTzadA"/>
          <w:id w:val="1685239962"/>
          <w:placeholder>
            <w:docPart w:val="E5E15C3F1D6D4EDF86BCD03352A54B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del w:id="3" w:author="Kook Sec" w:date="2022-11-27T14:20:00Z">
            <w:r w:rsidDel="002917D5">
              <w:rPr>
                <w:rFonts w:ascii="Times New Roman" w:eastAsia="Times New Roman" w:hAnsi="Times New Roman" w:cs="David"/>
                <w:color w:val="00B0F0"/>
                <w:sz w:val="24"/>
                <w:szCs w:val="24"/>
                <w:rtl/>
                <w:lang w:eastAsia="he-IL"/>
              </w:rPr>
              <w:br/>
            </w:r>
          </w:del>
          <w:ins w:id="4" w:author="Kook Sec" w:date="2022-11-27T14:20:00Z">
            <w:r>
              <w:rPr>
                <w:rFonts w:ascii="Times New Roman" w:eastAsia="Times New Roman" w:hAnsi="Times New Roman" w:cs="David" w:hint="cs"/>
                <w:color w:val="00B0F0"/>
                <w:sz w:val="24"/>
                <w:szCs w:val="24"/>
                <w:rtl/>
                <w:lang w:eastAsia="he-IL"/>
              </w:rPr>
              <w:t>פ.א פיתוח ובנייה בירושלים בע"מ</w:t>
            </w:r>
            <w:r>
              <w:rPr>
                <w:rFonts w:ascii="Times New Roman" w:eastAsia="Times New Roman" w:hAnsi="Times New Roman" w:cs="David"/>
                <w:color w:val="00B0F0"/>
                <w:sz w:val="24"/>
                <w:szCs w:val="24"/>
                <w:rtl/>
                <w:lang w:eastAsia="he-IL"/>
              </w:rPr>
              <w:br/>
            </w:r>
            <w:r>
              <w:rPr>
                <w:rFonts w:ascii="Times New Roman" w:eastAsia="Times New Roman" w:hAnsi="Times New Roman" w:cs="David" w:hint="cs"/>
                <w:color w:val="00B0F0"/>
                <w:sz w:val="24"/>
                <w:szCs w:val="24"/>
                <w:rtl/>
                <w:lang w:eastAsia="he-IL"/>
              </w:rPr>
              <w:t xml:space="preserve">יוני נתניהו 1 ג' אור יהודה </w:t>
            </w:r>
          </w:ins>
          <w:r>
            <w:rPr>
              <w:rFonts w:ascii="Times New Roman" w:eastAsia="Times New Roman" w:hAnsi="Times New Roman" w:cs="David"/>
              <w:color w:val="00B0F0"/>
              <w:sz w:val="24"/>
              <w:szCs w:val="24"/>
              <w:rtl/>
              <w:lang w:eastAsia="he-IL"/>
            </w:rPr>
            <w:br/>
          </w:r>
          <w:ins w:id="5" w:author="Kook Sec" w:date="2022-11-27T14:21:00Z">
            <w:r>
              <w:rPr>
                <w:rFonts w:ascii="Times New Roman" w:eastAsia="Times New Roman" w:hAnsi="Times New Roman" w:cs="David" w:hint="cs"/>
                <w:color w:val="00B0F0"/>
                <w:sz w:val="24"/>
                <w:szCs w:val="24"/>
                <w:rtl/>
                <w:lang w:eastAsia="he-IL"/>
              </w:rPr>
              <w:t>513958009</w:t>
            </w:r>
          </w:ins>
        </w:sdtContent>
      </w:sdt>
      <w:r w:rsidR="00FC5090" w:rsidRPr="009C6F6C">
        <w:rPr>
          <w:rFonts w:ascii="Times New Roman" w:eastAsia="Times New Roman" w:hAnsi="Times New Roman" w:cs="David" w:hint="cs"/>
          <w:sz w:val="20"/>
          <w:szCs w:val="24"/>
          <w:rtl/>
          <w:lang w:eastAsia="he-IL"/>
        </w:rPr>
        <w:t xml:space="preserve"> </w:t>
      </w:r>
    </w:p>
    <w:p w14:paraId="31687C48"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(להלן: "</w:t>
      </w:r>
      <w:r w:rsidRPr="009C6F6C">
        <w:rPr>
          <w:rFonts w:ascii="Times New Roman" w:eastAsia="Times New Roman" w:hAnsi="Times New Roman" w:cs="David" w:hint="cs"/>
          <w:b/>
          <w:bCs/>
          <w:sz w:val="20"/>
          <w:szCs w:val="24"/>
          <w:rtl/>
          <w:lang w:eastAsia="he-IL"/>
        </w:rPr>
        <w:t>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Cs/>
          <w:sz w:val="20"/>
          <w:szCs w:val="24"/>
          <w:rtl/>
          <w:lang w:eastAsia="he-IL"/>
        </w:rPr>
        <w:t xml:space="preserve">       </w:t>
      </w:r>
    </w:p>
    <w:p w14:paraId="1074AFA0"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אחד;</w:t>
      </w:r>
    </w:p>
    <w:p w14:paraId="67823BF4"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A42EDA4"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ל ב י ן</w:t>
      </w:r>
    </w:p>
    <w:p w14:paraId="44A3529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8A36209" w14:textId="77777777" w:rsidR="00FC5090" w:rsidRDefault="002917D5" w:rsidP="002917D5">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color w:val="00B0F0"/>
            <w:rtl/>
          </w:rPr>
          <w:alias w:val="צדדים נוספים"/>
          <w:tag w:val="cntTzadB_x002C__x0020_cntTzadC_x002C__x0020_cntTzadD"/>
          <w:id w:val="-363826986"/>
          <w:placeholder>
            <w:docPart w:val="5A840B3F642E4786914A0ADA022A5B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del w:id="6" w:author="Kook Sec" w:date="2022-11-27T14:22:00Z">
            <w:r w:rsidDel="002917D5">
              <w:rPr>
                <w:rStyle w:val="a7"/>
                <w:color w:val="00B0F0"/>
                <w:rtl/>
              </w:rPr>
              <w:br/>
            </w:r>
          </w:del>
          <w:ins w:id="7" w:author="Kook Sec" w:date="2022-11-27T14:22:00Z">
            <w:r>
              <w:rPr>
                <w:rStyle w:val="a7"/>
                <w:rFonts w:hint="cs"/>
                <w:color w:val="00B0F0"/>
                <w:rtl/>
              </w:rPr>
              <w:t>ערן סויקה הנדסה ונגישות בע"מ</w:t>
            </w:r>
            <w:r>
              <w:rPr>
                <w:rStyle w:val="a7"/>
                <w:color w:val="00B0F0"/>
                <w:rtl/>
              </w:rPr>
              <w:br/>
            </w:r>
            <w:r>
              <w:rPr>
                <w:rStyle w:val="a7"/>
                <w:rFonts w:hint="cs"/>
                <w:color w:val="00B0F0"/>
                <w:rtl/>
              </w:rPr>
              <w:t xml:space="preserve"> ת.ד 52, עפולה</w:t>
            </w:r>
          </w:ins>
          <w:r>
            <w:rPr>
              <w:rStyle w:val="a7"/>
              <w:color w:val="00B0F0"/>
              <w:rtl/>
            </w:rPr>
            <w:br/>
          </w:r>
          <w:ins w:id="8" w:author="Kook Sec" w:date="2022-11-27T14:22:00Z">
            <w:r>
              <w:rPr>
                <w:rStyle w:val="a7"/>
                <w:rFonts w:hint="cs"/>
                <w:color w:val="00B0F0"/>
                <w:rtl/>
              </w:rPr>
              <w:t>514919323</w:t>
            </w:r>
          </w:ins>
        </w:sdtContent>
      </w:sdt>
    </w:p>
    <w:p w14:paraId="3EF4D98C" w14:textId="77777777" w:rsidR="009C6F6C" w:rsidRPr="009C6F6C" w:rsidRDefault="00FC5090"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 xml:space="preserve"> </w:t>
      </w:r>
      <w:r w:rsidR="009C6F6C" w:rsidRPr="009C6F6C">
        <w:rPr>
          <w:rFonts w:ascii="Times New Roman" w:eastAsia="Times New Roman" w:hAnsi="Times New Roman" w:cs="David" w:hint="cs"/>
          <w:sz w:val="20"/>
          <w:szCs w:val="24"/>
          <w:rtl/>
          <w:lang w:eastAsia="he-IL"/>
        </w:rPr>
        <w:t>(להלן: "</w:t>
      </w:r>
      <w:r w:rsidR="009C6F6C" w:rsidRPr="009C6F6C">
        <w:rPr>
          <w:rFonts w:ascii="Times New Roman" w:eastAsia="Times New Roman" w:hAnsi="Times New Roman" w:cs="David" w:hint="cs"/>
          <w:b/>
          <w:bCs/>
          <w:sz w:val="20"/>
          <w:szCs w:val="24"/>
          <w:rtl/>
          <w:lang w:eastAsia="he-IL"/>
        </w:rPr>
        <w:t>ה</w:t>
      </w:r>
      <w:r w:rsidR="00141D80">
        <w:rPr>
          <w:rFonts w:ascii="Times New Roman" w:eastAsia="Times New Roman" w:hAnsi="Times New Roman" w:cs="David" w:hint="cs"/>
          <w:b/>
          <w:bCs/>
          <w:sz w:val="20"/>
          <w:szCs w:val="24"/>
          <w:rtl/>
          <w:lang w:eastAsia="he-IL"/>
        </w:rPr>
        <w:t>יועץ</w:t>
      </w:r>
      <w:r w:rsidR="009C6F6C" w:rsidRPr="009C6F6C">
        <w:rPr>
          <w:rFonts w:ascii="Times New Roman" w:eastAsia="Times New Roman" w:hAnsi="Times New Roman" w:cs="David" w:hint="cs"/>
          <w:sz w:val="20"/>
          <w:szCs w:val="24"/>
          <w:rtl/>
          <w:lang w:eastAsia="he-IL"/>
        </w:rPr>
        <w:t>")</w:t>
      </w:r>
      <w:r w:rsidR="009C6F6C" w:rsidRPr="009C6F6C">
        <w:rPr>
          <w:rFonts w:ascii="Times New Roman" w:eastAsia="Times New Roman" w:hAnsi="Times New Roman" w:cs="David" w:hint="cs"/>
          <w:bCs/>
          <w:sz w:val="20"/>
          <w:szCs w:val="24"/>
          <w:rtl/>
          <w:lang w:eastAsia="he-IL"/>
        </w:rPr>
        <w:t xml:space="preserve">  </w:t>
      </w:r>
    </w:p>
    <w:p w14:paraId="524AA760"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שני;</w:t>
      </w:r>
    </w:p>
    <w:p w14:paraId="1503EDB6"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2C31ECE" w14:textId="77777777" w:rsidR="009C6F6C" w:rsidRPr="009C6F6C" w:rsidRDefault="009C6F6C" w:rsidP="009C6F6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והואיל:</w:t>
      </w:r>
      <w:r w:rsidRPr="009C6F6C">
        <w:rPr>
          <w:rFonts w:ascii="Times New Roman" w:eastAsia="Times New Roman" w:hAnsi="Times New Roman" w:cs="David"/>
          <w:bCs/>
          <w:sz w:val="20"/>
          <w:szCs w:val="24"/>
          <w:rtl/>
          <w:lang w:eastAsia="he-IL"/>
        </w:rPr>
        <w:tab/>
      </w:r>
      <w:r w:rsidRPr="009C6F6C">
        <w:rPr>
          <w:rFonts w:ascii="Times New Roman" w:eastAsia="Times New Roman" w:hAnsi="Times New Roman" w:cs="David"/>
          <w:sz w:val="20"/>
          <w:szCs w:val="24"/>
          <w:rtl/>
          <w:lang w:eastAsia="he-IL"/>
        </w:rPr>
        <w:t>וברצון המזמין למסור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כמפורט להלן, כל זאת בתנאים המפורטים להלן בחוזה זה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הסכים לקבל על עצמו את העבודה הנ"ל;</w:t>
      </w:r>
    </w:p>
    <w:p w14:paraId="2281ADD0" w14:textId="77777777" w:rsidR="009C6F6C" w:rsidRPr="009C6F6C" w:rsidRDefault="009C6F6C" w:rsidP="009C6F6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לפיכך הותנה והוסכם בין הצדדים כדלקמן:</w:t>
      </w:r>
    </w:p>
    <w:p w14:paraId="63F5CA65"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u w:val="single"/>
          <w:rtl/>
          <w:lang w:eastAsia="he-IL"/>
        </w:rPr>
        <w:t>מבוא</w:t>
      </w:r>
    </w:p>
    <w:p w14:paraId="6762699E" w14:textId="77777777" w:rsidR="009C6F6C" w:rsidRPr="009C6F6C" w:rsidRDefault="009C6F6C" w:rsidP="009C6F6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למונחים הבאים יהא הפרוש הנקוב בצידם דהיינו:</w:t>
      </w:r>
    </w:p>
    <w:p w14:paraId="457AC5F0"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208657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"הפרויקט"</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6729B24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5A8B65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"התכנית" </w:t>
      </w:r>
      <w:r w:rsidRPr="009C6F6C">
        <w:rPr>
          <w:rFonts w:ascii="Times New Roman" w:eastAsia="Times New Roman" w:hAnsi="Times New Roman" w:cs="David"/>
          <w:sz w:val="20"/>
          <w:szCs w:val="24"/>
          <w:rtl/>
          <w:lang w:eastAsia="he-IL"/>
        </w:rPr>
        <w:t>/</w:t>
      </w:r>
    </w:p>
    <w:p w14:paraId="7468071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"המקרקעין"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55E3DA6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13DDF42"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"האתר"</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DAAB1E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77DD55"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היועצים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2972EDB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16EF7B"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התכניות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תוך כדי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כל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יערכו בשפה העברית.</w:t>
      </w:r>
    </w:p>
    <w:p w14:paraId="3FEE25A3"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E26C3E5"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lastRenderedPageBreak/>
        <w:t>"</w:t>
      </w:r>
      <w:r w:rsidRPr="009C6F6C">
        <w:rPr>
          <w:rFonts w:ascii="Times New Roman" w:eastAsia="Times New Roman" w:hAnsi="Times New Roman" w:cs="David"/>
          <w:b/>
          <w:bCs/>
          <w:sz w:val="20"/>
          <w:szCs w:val="24"/>
          <w:rtl/>
          <w:lang w:eastAsia="he-IL"/>
        </w:rPr>
        <w:t>שירותי</w:t>
      </w:r>
    </w:p>
    <w:p w14:paraId="2035EE5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p>
    <w:p w14:paraId="5004C09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השירותים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השירותים כמוגדר וכמפורט בחוזה זה ובנספח </w:t>
      </w:r>
      <w:r w:rsidRPr="009C6F6C">
        <w:rPr>
          <w:rFonts w:ascii="Times New Roman" w:eastAsia="Times New Roman" w:hAnsi="Times New Roman" w:cs="David"/>
          <w:b/>
          <w:bCs/>
          <w:sz w:val="20"/>
          <w:szCs w:val="24"/>
          <w:rtl/>
          <w:lang w:eastAsia="he-IL"/>
        </w:rPr>
        <w:t>ב'</w:t>
      </w:r>
      <w:r w:rsidRPr="009C6F6C">
        <w:rPr>
          <w:rFonts w:ascii="Times New Roman" w:eastAsia="Times New Roman" w:hAnsi="Times New Roman" w:cs="David" w:hint="cs"/>
          <w:b/>
          <w:bCs/>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615D43E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203206E"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המנהל</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CFFED2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13AFA0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מקום שמדובר בחוזה זה במזמין - גם המנהל במשמע.</w:t>
      </w:r>
    </w:p>
    <w:p w14:paraId="2E96526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7E4294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החוזה</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hint="cs"/>
          <w:sz w:val="20"/>
          <w:szCs w:val="24"/>
          <w:rtl/>
          <w:lang w:eastAsia="he-IL"/>
        </w:rPr>
        <w:t>/</w:t>
      </w:r>
    </w:p>
    <w:p w14:paraId="6710B6A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
          <w:bCs/>
          <w:sz w:val="20"/>
          <w:szCs w:val="24"/>
          <w:rtl/>
          <w:lang w:eastAsia="he-IL"/>
        </w:rPr>
        <w:t>ההסכם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חוזה זה על נספחיו.</w:t>
      </w:r>
    </w:p>
    <w:p w14:paraId="073B018E"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DB74780"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הדין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כהגדרתו בחוק ה</w:t>
      </w:r>
      <w:r w:rsidRPr="009C6F6C">
        <w:rPr>
          <w:rFonts w:ascii="Times New Roman" w:eastAsia="Times New Roman" w:hAnsi="Times New Roman" w:cs="David" w:hint="cs"/>
          <w:sz w:val="20"/>
          <w:szCs w:val="24"/>
          <w:rtl/>
          <w:lang w:eastAsia="he-IL"/>
        </w:rPr>
        <w:t>פרשנות, התשמ"א-1981</w:t>
      </w:r>
      <w:r w:rsidRPr="009C6F6C">
        <w:rPr>
          <w:rFonts w:ascii="Times New Roman" w:eastAsia="Times New Roman" w:hAnsi="Times New Roman" w:cs="David"/>
          <w:sz w:val="20"/>
          <w:szCs w:val="24"/>
          <w:rtl/>
          <w:lang w:eastAsia="he-IL"/>
        </w:rPr>
        <w:t xml:space="preserve"> לרבות כל </w:t>
      </w:r>
      <w:r w:rsidRPr="009C6F6C">
        <w:rPr>
          <w:rFonts w:ascii="Times New Roman" w:eastAsia="Times New Roman" w:hAnsi="Times New Roman" w:cs="David" w:hint="cs"/>
          <w:sz w:val="20"/>
          <w:szCs w:val="24"/>
          <w:rtl/>
          <w:lang w:eastAsia="he-IL"/>
        </w:rPr>
        <w:t xml:space="preserve">תקנה ו/או </w:t>
      </w:r>
      <w:r w:rsidRPr="009C6F6C">
        <w:rPr>
          <w:rFonts w:ascii="Times New Roman" w:eastAsia="Times New Roman" w:hAnsi="Times New Roman" w:cs="David"/>
          <w:sz w:val="20"/>
          <w:szCs w:val="24"/>
          <w:rtl/>
          <w:lang w:eastAsia="he-IL"/>
        </w:rPr>
        <w:t>הוראה של רשות מוסמכת בתוקף סמכותה על פי הדין.</w:t>
      </w:r>
    </w:p>
    <w:p w14:paraId="7B3EEC1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7F317A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הרשות</w:t>
      </w:r>
    </w:p>
    <w:p w14:paraId="03E0170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המקומית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46E100F9"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EF339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חוזה</w:t>
      </w:r>
    </w:p>
    <w:p w14:paraId="339AE73F"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הפיתוח</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w:t>
      </w:r>
    </w:p>
    <w:p w14:paraId="58A628FD"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797F4839"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הכותרות בחוזה זה </w:t>
      </w:r>
      <w:r w:rsidRPr="009C6F6C">
        <w:rPr>
          <w:rFonts w:ascii="Times New Roman" w:eastAsia="Times New Roman" w:hAnsi="Times New Roman" w:cs="David" w:hint="cs"/>
          <w:sz w:val="20"/>
          <w:szCs w:val="24"/>
          <w:rtl/>
          <w:lang w:eastAsia="he-IL"/>
        </w:rPr>
        <w:t xml:space="preserve">הינן לנוחיות בלבד ובכל מקרה </w:t>
      </w:r>
      <w:r w:rsidRPr="009C6F6C">
        <w:rPr>
          <w:rFonts w:ascii="Times New Roman" w:eastAsia="Times New Roman" w:hAnsi="Times New Roman" w:cs="David"/>
          <w:sz w:val="20"/>
          <w:szCs w:val="24"/>
          <w:rtl/>
          <w:lang w:eastAsia="he-IL"/>
        </w:rPr>
        <w:t xml:space="preserve">לא ישמשו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פרש</w:t>
      </w:r>
      <w:r w:rsidRPr="009C6F6C">
        <w:rPr>
          <w:rFonts w:ascii="Times New Roman" w:eastAsia="Times New Roman" w:hAnsi="Times New Roman" w:cs="David" w:hint="cs"/>
          <w:sz w:val="20"/>
          <w:szCs w:val="24"/>
          <w:rtl/>
          <w:lang w:eastAsia="he-IL"/>
        </w:rPr>
        <w:t>נות</w:t>
      </w:r>
      <w:r w:rsidRPr="009C6F6C">
        <w:rPr>
          <w:rFonts w:ascii="Times New Roman" w:eastAsia="Times New Roman" w:hAnsi="Times New Roman" w:cs="David"/>
          <w:sz w:val="20"/>
          <w:szCs w:val="24"/>
          <w:rtl/>
          <w:lang w:eastAsia="he-IL"/>
        </w:rPr>
        <w:t>ו.</w:t>
      </w:r>
    </w:p>
    <w:p w14:paraId="2302BC8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הנספחים לחוזה זה מהווים חלק בלתי נפרד הימנו ואלה הם:</w:t>
      </w:r>
    </w:p>
    <w:p w14:paraId="3B0655D7"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D17DCB0"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א'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כללי;</w:t>
      </w:r>
    </w:p>
    <w:p w14:paraId="177A4600"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נספח 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8DC1D6E"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ג'</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lang w:eastAsia="he-IL"/>
        </w:rPr>
        <w:t>–</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rtl/>
          <w:lang w:eastAsia="he-IL"/>
        </w:rPr>
        <w:tab/>
        <w:t>לוח זמנים;</w:t>
      </w:r>
    </w:p>
    <w:p w14:paraId="3F61DDFA"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ד'</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288D9192"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ה'</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תשלומי 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5A164808"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ו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הצהרה והתחייבות לשמירת סודיות;</w:t>
      </w:r>
    </w:p>
    <w:p w14:paraId="23D64B60"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F166E00"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A86E4D2" w14:textId="77777777" w:rsidR="009C6F6C" w:rsidRPr="009C6F6C" w:rsidRDefault="009C6F6C"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ח'</w:t>
      </w:r>
      <w:r w:rsidRPr="009C6F6C">
        <w:rPr>
          <w:rFonts w:ascii="Times New Roman" w:eastAsia="Times New Roman" w:hAnsi="Times New Roman" w:cs="David"/>
          <w:sz w:val="20"/>
          <w:szCs w:val="24"/>
          <w:rtl/>
          <w:lang w:eastAsia="he-IL"/>
        </w:rPr>
        <w:t xml:space="preserve"> - </w:t>
      </w:r>
      <w:r w:rsidRPr="009C6F6C">
        <w:rPr>
          <w:rFonts w:ascii="Times New Roman" w:eastAsia="Times New Roman" w:hAnsi="Times New Roman" w:cs="David"/>
          <w:sz w:val="20"/>
          <w:szCs w:val="24"/>
          <w:rtl/>
          <w:lang w:eastAsia="he-IL"/>
        </w:rPr>
        <w:tab/>
        <w:t>רשימת התכניות והמסמכים שעל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להנפיק</w:t>
      </w:r>
      <w:r w:rsidR="00AF1BE1">
        <w:rPr>
          <w:rFonts w:ascii="Times New Roman" w:eastAsia="Times New Roman" w:hAnsi="Times New Roman" w:cs="David" w:hint="cs"/>
          <w:sz w:val="20"/>
          <w:szCs w:val="24"/>
          <w:rtl/>
          <w:lang w:eastAsia="he-IL"/>
        </w:rPr>
        <w:t>;</w:t>
      </w:r>
    </w:p>
    <w:p w14:paraId="340518A4"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ט'</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אישור להשלמת הפרויקט/קטע מהפרויקט</w:t>
      </w:r>
      <w:r w:rsidR="00AF1BE1">
        <w:rPr>
          <w:rFonts w:ascii="Times New Roman" w:eastAsia="Times New Roman" w:hAnsi="Times New Roman" w:cs="David" w:hint="cs"/>
          <w:sz w:val="20"/>
          <w:szCs w:val="24"/>
          <w:rtl/>
          <w:lang w:eastAsia="he-IL"/>
        </w:rPr>
        <w:t>;</w:t>
      </w:r>
    </w:p>
    <w:p w14:paraId="428F28F0" w14:textId="77777777" w:rsidR="009C6F6C" w:rsidRPr="009C6F6C" w:rsidRDefault="009C6F6C" w:rsidP="009C6F6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נספח י'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היעדר תביעות</w:t>
      </w:r>
      <w:r w:rsidR="00AF1BE1">
        <w:rPr>
          <w:rFonts w:ascii="Times New Roman" w:eastAsia="Times New Roman" w:hAnsi="Times New Roman" w:cs="David" w:hint="cs"/>
          <w:sz w:val="20"/>
          <w:szCs w:val="24"/>
          <w:rtl/>
          <w:lang w:eastAsia="he-IL"/>
        </w:rPr>
        <w:t>;</w:t>
      </w:r>
    </w:p>
    <w:p w14:paraId="09226578"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שירותי ה</w:t>
      </w:r>
      <w:r w:rsidR="00141D80">
        <w:rPr>
          <w:rFonts w:ascii="Times New Roman" w:eastAsia="Times New Roman" w:hAnsi="Times New Roman" w:cs="David"/>
          <w:bCs/>
          <w:sz w:val="20"/>
          <w:szCs w:val="24"/>
          <w:u w:val="single"/>
          <w:rtl/>
          <w:lang w:eastAsia="he-IL"/>
        </w:rPr>
        <w:t>יועץ</w:t>
      </w:r>
    </w:p>
    <w:p w14:paraId="079B5DC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מוסר בזה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מקבל על עצמו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6E68483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ומאשר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הינו מכיר ויודע את כל הנדרש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וכי הינו מורשה על 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דין למתן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לרבות</w:t>
      </w:r>
      <w:r w:rsidRPr="009C6F6C">
        <w:rPr>
          <w:rFonts w:ascii="Times New Roman" w:eastAsia="Times New Roman" w:hAnsi="Times New Roman" w:cs="David" w:hint="cs"/>
          <w:sz w:val="20"/>
          <w:szCs w:val="24"/>
          <w:rtl/>
          <w:lang w:eastAsia="he-IL"/>
        </w:rPr>
        <w:t xml:space="preserve"> אך לא רק</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חוק המהנדסים והאדריכלים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תשי"ח - 1958, כי יש בידו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שיון </w:t>
      </w:r>
      <w:r w:rsidRPr="009C6F6C">
        <w:rPr>
          <w:rFonts w:ascii="Times New Roman" w:eastAsia="Times New Roman" w:hAnsi="Times New Roman" w:cs="David" w:hint="cs"/>
          <w:sz w:val="20"/>
          <w:szCs w:val="24"/>
          <w:rtl/>
          <w:lang w:eastAsia="he-IL"/>
        </w:rPr>
        <w:t xml:space="preserve">בר </w:t>
      </w:r>
      <w:r w:rsidRPr="009C6F6C">
        <w:rPr>
          <w:rFonts w:ascii="Times New Roman" w:eastAsia="Times New Roman" w:hAnsi="Times New Roman" w:cs="David"/>
          <w:sz w:val="20"/>
          <w:szCs w:val="24"/>
          <w:rtl/>
          <w:lang w:eastAsia="he-IL"/>
        </w:rPr>
        <w:t>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קף לביצוע שירותי </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הדין</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כי הוא בעל הכישורים, הר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שיונות, הידע, הניסיון והאמצעים המאפשרים לו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ביצועם ברמה מקצועית גבוהה ובהתאם למותנה בחוזה.</w:t>
      </w:r>
    </w:p>
    <w:p w14:paraId="31A7726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שיקול דעתו</w:t>
      </w:r>
      <w:r w:rsidRPr="009C6F6C">
        <w:rPr>
          <w:rFonts w:ascii="Times New Roman" w:eastAsia="Times New Roman" w:hAnsi="Times New Roman" w:cs="David" w:hint="cs"/>
          <w:sz w:val="20"/>
          <w:szCs w:val="24"/>
          <w:rtl/>
          <w:lang w:eastAsia="he-IL"/>
        </w:rPr>
        <w:t xml:space="preserve"> הבלעדי</w:t>
      </w:r>
      <w:r w:rsidRPr="009C6F6C">
        <w:rPr>
          <w:rFonts w:ascii="Times New Roman" w:eastAsia="Times New Roman" w:hAnsi="Times New Roman" w:cs="David"/>
          <w:sz w:val="20"/>
          <w:szCs w:val="24"/>
          <w:rtl/>
          <w:lang w:eastAsia="he-IL"/>
        </w:rPr>
        <w:t xml:space="preserve"> ו</w:t>
      </w:r>
      <w:r w:rsidRPr="009C6F6C">
        <w:rPr>
          <w:rFonts w:ascii="Times New Roman" w:eastAsia="Times New Roman" w:hAnsi="Times New Roman" w:cs="David" w:hint="cs"/>
          <w:sz w:val="20"/>
          <w:szCs w:val="24"/>
          <w:rtl/>
          <w:lang w:eastAsia="he-IL"/>
        </w:rPr>
        <w:t xml:space="preserve">כי </w:t>
      </w:r>
      <w:r w:rsidRPr="009C6F6C">
        <w:rPr>
          <w:rFonts w:ascii="Times New Roman" w:eastAsia="Times New Roman" w:hAnsi="Times New Roman" w:cs="David"/>
          <w:sz w:val="20"/>
          <w:szCs w:val="24"/>
          <w:rtl/>
          <w:lang w:eastAsia="he-IL"/>
        </w:rPr>
        <w:t xml:space="preserve">הם יינתנו על ידו בשלבי 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עוד</w:t>
      </w:r>
      <w:r w:rsidRPr="009C6F6C">
        <w:rPr>
          <w:rFonts w:ascii="Times New Roman" w:eastAsia="Times New Roman" w:hAnsi="Times New Roman" w:cs="David"/>
          <w:sz w:val="20"/>
          <w:szCs w:val="24"/>
          <w:rtl/>
          <w:lang w:eastAsia="he-IL"/>
        </w:rPr>
        <w:t xml:space="preserve"> מוסיף ומצהיר</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שהמזמין אינו מתחייב להזמין מ</w:t>
      </w:r>
      <w:r w:rsidRPr="009C6F6C">
        <w:rPr>
          <w:rFonts w:ascii="Times New Roman" w:eastAsia="Times New Roman" w:hAnsi="Times New Roman" w:cs="David" w:hint="cs"/>
          <w:sz w:val="20"/>
          <w:szCs w:val="24"/>
          <w:rtl/>
          <w:lang w:eastAsia="he-IL"/>
        </w:rPr>
        <w:t>מנו</w:t>
      </w:r>
      <w:r w:rsidRPr="009C6F6C">
        <w:rPr>
          <w:rFonts w:ascii="Times New Roman" w:eastAsia="Times New Roman" w:hAnsi="Times New Roman" w:cs="David"/>
          <w:sz w:val="20"/>
          <w:szCs w:val="24"/>
          <w:rtl/>
          <w:lang w:eastAsia="he-IL"/>
        </w:rPr>
        <w:t xml:space="preserve"> שירותים נוספים מעבר לנקוב בחוזה זה ו</w:t>
      </w:r>
      <w:r w:rsidRPr="009C6F6C">
        <w:rPr>
          <w:rFonts w:ascii="Times New Roman" w:eastAsia="Times New Roman" w:hAnsi="Times New Roman" w:cs="David" w:hint="cs"/>
          <w:sz w:val="20"/>
          <w:szCs w:val="24"/>
          <w:rtl/>
          <w:lang w:eastAsia="he-IL"/>
        </w:rPr>
        <w:t xml:space="preserve">כמפורט </w:t>
      </w:r>
      <w:r w:rsidRPr="009C6F6C">
        <w:rPr>
          <w:rFonts w:ascii="Times New Roman" w:eastAsia="Times New Roman" w:hAnsi="Times New Roman" w:cs="David"/>
          <w:sz w:val="20"/>
          <w:szCs w:val="24"/>
          <w:rtl/>
          <w:lang w:eastAsia="he-IL"/>
        </w:rPr>
        <w:t xml:space="preserve">בנספח </w:t>
      </w:r>
      <w:r w:rsidRPr="009C6F6C">
        <w:rPr>
          <w:rFonts w:ascii="Times New Roman" w:eastAsia="Times New Roman" w:hAnsi="Times New Roman" w:cs="David"/>
          <w:bCs/>
          <w:sz w:val="20"/>
          <w:szCs w:val="24"/>
          <w:rtl/>
          <w:lang w:eastAsia="he-IL"/>
        </w:rPr>
        <w:t xml:space="preserve">ב'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7FDC75D0"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47A0A6B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יבסס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שיקבעו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ע"י המזמין ויהיה חייב לנהוג לפיהם ולקיימם ללא סטייה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הוראה</w:t>
      </w:r>
      <w:r w:rsidRPr="009C6F6C">
        <w:rPr>
          <w:rFonts w:ascii="Times New Roman" w:eastAsia="Times New Roman" w:hAnsi="Times New Roman" w:cs="David" w:hint="cs"/>
          <w:sz w:val="20"/>
          <w:szCs w:val="24"/>
          <w:rtl/>
          <w:lang w:eastAsia="he-IL"/>
        </w:rPr>
        <w:t xml:space="preserve"> מפורשת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מהמזמין.</w:t>
      </w:r>
    </w:p>
    <w:p w14:paraId="7927D77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הכל כפי שיקבע ע"י המנהל. כן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להשתתף בת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מראש בכל ישיבות התיאום אליהן יוזמן.</w:t>
      </w:r>
    </w:p>
    <w:p w14:paraId="0883255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ישמור על נוהלי קשר, תיאום,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שום וצורת המסמכים לפי דרישת המנהל.</w:t>
      </w:r>
    </w:p>
    <w:p w14:paraId="2A3D2EF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עוד לא יקבע אחרת ע"י המזמין, יהיה המנהל כ</w:t>
      </w:r>
      <w:r w:rsidRPr="009C6F6C">
        <w:rPr>
          <w:rFonts w:ascii="Times New Roman" w:eastAsia="Times New Roman" w:hAnsi="Times New Roman" w:cs="David" w:hint="cs"/>
          <w:sz w:val="20"/>
          <w:szCs w:val="24"/>
          <w:rtl/>
          <w:lang w:eastAsia="he-IL"/>
        </w:rPr>
        <w:t>הגדרתו</w:t>
      </w:r>
      <w:r w:rsidRPr="009C6F6C">
        <w:rPr>
          <w:rFonts w:ascii="Times New Roman" w:eastAsia="Times New Roman" w:hAnsi="Times New Roman" w:cs="David"/>
          <w:sz w:val="20"/>
          <w:szCs w:val="24"/>
          <w:rtl/>
          <w:lang w:eastAsia="he-IL"/>
        </w:rPr>
        <w:t xml:space="preserve"> בנספח </w:t>
      </w:r>
      <w:r w:rsidRPr="009C6F6C">
        <w:rPr>
          <w:rFonts w:ascii="Times New Roman" w:eastAsia="Times New Roman" w:hAnsi="Times New Roman" w:cs="David"/>
          <w:bCs/>
          <w:sz w:val="20"/>
          <w:szCs w:val="24"/>
          <w:rtl/>
          <w:lang w:eastAsia="he-IL"/>
        </w:rPr>
        <w:t xml:space="preserve">א' </w:t>
      </w:r>
      <w:r w:rsidRPr="009C6F6C">
        <w:rPr>
          <w:rFonts w:ascii="Times New Roman" w:eastAsia="Times New Roman" w:hAnsi="Times New Roman" w:cs="David"/>
          <w:sz w:val="20"/>
          <w:szCs w:val="24"/>
          <w:rtl/>
          <w:lang w:eastAsia="he-IL"/>
        </w:rPr>
        <w:t>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להיות</w:t>
      </w:r>
      <w:r w:rsidRPr="009C6F6C">
        <w:rPr>
          <w:rFonts w:ascii="Times New Roman" w:eastAsia="Times New Roman" w:hAnsi="Times New Roman" w:cs="David" w:hint="cs"/>
          <w:sz w:val="20"/>
          <w:szCs w:val="24"/>
          <w:rtl/>
          <w:lang w:eastAsia="he-IL"/>
        </w:rPr>
        <w:t xml:space="preserve"> עמו</w:t>
      </w:r>
      <w:r w:rsidRPr="009C6F6C">
        <w:rPr>
          <w:rFonts w:ascii="Times New Roman" w:eastAsia="Times New Roman" w:hAnsi="Times New Roman" w:cs="David"/>
          <w:sz w:val="20"/>
          <w:szCs w:val="24"/>
          <w:rtl/>
          <w:lang w:eastAsia="he-IL"/>
        </w:rPr>
        <w:t xml:space="preserve"> בקשר מתמי</w:t>
      </w:r>
      <w:r w:rsidRPr="009C6F6C">
        <w:rPr>
          <w:rFonts w:ascii="Times New Roman" w:eastAsia="Times New Roman" w:hAnsi="Times New Roman" w:cs="David" w:hint="cs"/>
          <w:sz w:val="20"/>
          <w:szCs w:val="24"/>
          <w:rtl/>
          <w:lang w:eastAsia="he-IL"/>
        </w:rPr>
        <w:t>ד</w:t>
      </w:r>
      <w:r w:rsidRPr="009C6F6C">
        <w:rPr>
          <w:rFonts w:ascii="Times New Roman" w:eastAsia="Times New Roman" w:hAnsi="Times New Roman" w:cs="David"/>
          <w:sz w:val="20"/>
          <w:szCs w:val="24"/>
          <w:rtl/>
          <w:lang w:eastAsia="he-IL"/>
        </w:rPr>
        <w:t xml:space="preserve"> ולתאם עמו את כל פעולותיו, אלא אם נקבע </w:t>
      </w:r>
      <w:r w:rsidRPr="009C6F6C">
        <w:rPr>
          <w:rFonts w:ascii="Times New Roman" w:eastAsia="Times New Roman" w:hAnsi="Times New Roman" w:cs="David" w:hint="cs"/>
          <w:sz w:val="20"/>
          <w:szCs w:val="24"/>
          <w:rtl/>
          <w:lang w:eastAsia="he-IL"/>
        </w:rPr>
        <w:t xml:space="preserve">מפורשות </w:t>
      </w:r>
      <w:r w:rsidRPr="009C6F6C">
        <w:rPr>
          <w:rFonts w:ascii="Times New Roman" w:eastAsia="Times New Roman" w:hAnsi="Times New Roman" w:cs="David"/>
          <w:sz w:val="20"/>
          <w:szCs w:val="24"/>
          <w:rtl/>
          <w:lang w:eastAsia="he-IL"/>
        </w:rPr>
        <w:t>אחרת ע"י המזמין.</w:t>
      </w:r>
    </w:p>
    <w:p w14:paraId="083E71F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ידועות לו הוראות כל התכניות הקיימות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9C6F6C">
        <w:rPr>
          <w:rFonts w:ascii="Times New Roman" w:eastAsia="Times New Roman" w:hAnsi="Times New Roman" w:cs="David" w:hint="cs"/>
          <w:sz w:val="20"/>
          <w:szCs w:val="24"/>
          <w:rtl/>
          <w:lang w:eastAsia="he-IL"/>
        </w:rPr>
        <w:t>יהם של</w:t>
      </w:r>
      <w:r w:rsidRPr="009C6F6C">
        <w:rPr>
          <w:rFonts w:ascii="Times New Roman" w:eastAsia="Times New Roman" w:hAnsi="Times New Roman" w:cs="David"/>
          <w:sz w:val="20"/>
          <w:szCs w:val="24"/>
          <w:rtl/>
          <w:lang w:eastAsia="he-IL"/>
        </w:rPr>
        <w:t xml:space="preserve"> הדין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הנהלים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התקנים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התקנות החלים בקשר עם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והוא מתחייב לפעול בהתאם לקבוע בהם.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מצהיר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כי </w:t>
      </w:r>
      <w:r w:rsidRPr="009C6F6C">
        <w:rPr>
          <w:rFonts w:ascii="Times New Roman" w:eastAsia="Times New Roman" w:hAnsi="Times New Roman" w:cs="David" w:hint="cs"/>
          <w:sz w:val="20"/>
          <w:szCs w:val="24"/>
          <w:rtl/>
          <w:lang w:eastAsia="he-IL"/>
        </w:rPr>
        <w:t xml:space="preserve">הוא </w:t>
      </w:r>
      <w:r w:rsidRPr="009C6F6C">
        <w:rPr>
          <w:rFonts w:ascii="Times New Roman" w:eastAsia="Times New Roman" w:hAnsi="Times New Roman" w:cs="David"/>
          <w:sz w:val="20"/>
          <w:szCs w:val="24"/>
          <w:rtl/>
          <w:lang w:eastAsia="he-IL"/>
        </w:rPr>
        <w:t xml:space="preserve">בדק בעצמו את כל הנושאים הרלוונטיים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הקשורים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5EA72D8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להפיק את כל התכניות </w:t>
      </w:r>
      <w:r w:rsidRPr="009C6F6C">
        <w:rPr>
          <w:rFonts w:ascii="Times New Roman" w:eastAsia="Times New Roman" w:hAnsi="Times New Roman" w:cs="David" w:hint="cs"/>
          <w:sz w:val="20"/>
          <w:szCs w:val="24"/>
          <w:rtl/>
          <w:lang w:eastAsia="he-IL"/>
        </w:rPr>
        <w:t>נשוא</w:t>
      </w:r>
      <w:r w:rsidRPr="009C6F6C">
        <w:rPr>
          <w:rFonts w:ascii="Times New Roman" w:eastAsia="Times New Roman" w:hAnsi="Times New Roman" w:cs="David"/>
          <w:sz w:val="20"/>
          <w:szCs w:val="24"/>
          <w:rtl/>
          <w:lang w:eastAsia="he-IL"/>
        </w:rPr>
        <w:t xml:space="preserve"> חוזה זה, בכל שלבי הביצוע של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ולרבות כל שינוי בתכניותיו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וע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הנחיות המזמין מעת לעת.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9C6F6C">
        <w:rPr>
          <w:rFonts w:ascii="Times New Roman" w:eastAsia="Times New Roman" w:hAnsi="Times New Roman" w:cs="David" w:hint="cs"/>
          <w:sz w:val="20"/>
          <w:szCs w:val="24"/>
          <w:rtl/>
          <w:lang w:eastAsia="he-IL"/>
        </w:rPr>
        <w:t xml:space="preserve"> בנספח </w:t>
      </w:r>
      <w:r w:rsidRPr="009C6F6C">
        <w:rPr>
          <w:rFonts w:ascii="Times New Roman" w:eastAsia="Times New Roman" w:hAnsi="Times New Roman" w:cs="David" w:hint="cs"/>
          <w:b/>
          <w:bCs/>
          <w:sz w:val="20"/>
          <w:szCs w:val="24"/>
          <w:rtl/>
          <w:lang w:eastAsia="he-IL"/>
        </w:rPr>
        <w:t>א'</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w:t>
      </w:r>
    </w:p>
    <w:p w14:paraId="4E8B811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ליועצים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9C6F6C">
        <w:rPr>
          <w:rFonts w:ascii="Times New Roman" w:eastAsia="Times New Roman" w:hAnsi="Times New Roman" w:cs="David" w:hint="cs"/>
          <w:sz w:val="20"/>
          <w:szCs w:val="24"/>
          <w:rtl/>
          <w:lang w:eastAsia="he-IL"/>
        </w:rPr>
        <w:t xml:space="preserve">מפורשות על פי </w:t>
      </w:r>
      <w:r w:rsidRPr="009C6F6C">
        <w:rPr>
          <w:rFonts w:ascii="Times New Roman" w:eastAsia="Times New Roman" w:hAnsi="Times New Roman" w:cs="David"/>
          <w:sz w:val="20"/>
          <w:szCs w:val="24"/>
          <w:rtl/>
          <w:lang w:eastAsia="he-IL"/>
        </w:rPr>
        <w:t>חוזה זה.</w:t>
      </w:r>
    </w:p>
    <w:p w14:paraId="58E44DC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אין לו ולא תהינה לו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תביעות ו/או טענות</w:t>
      </w:r>
      <w:r w:rsidRPr="009C6F6C">
        <w:rPr>
          <w:rFonts w:ascii="Times New Roman" w:eastAsia="Times New Roman" w:hAnsi="Times New Roman" w:cs="David" w:hint="cs"/>
          <w:sz w:val="20"/>
          <w:szCs w:val="24"/>
          <w:rtl/>
          <w:lang w:eastAsia="he-IL"/>
        </w:rPr>
        <w:t xml:space="preserve"> ו/או דרישות ו/או תלונות</w:t>
      </w:r>
      <w:r w:rsidRPr="009C6F6C">
        <w:rPr>
          <w:rFonts w:ascii="Times New Roman" w:eastAsia="Times New Roman" w:hAnsi="Times New Roman" w:cs="David"/>
          <w:sz w:val="20"/>
          <w:szCs w:val="24"/>
          <w:rtl/>
          <w:lang w:eastAsia="he-IL"/>
        </w:rPr>
        <w:t xml:space="preserve"> כלפי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כלפי המתכננים האחרים בגין מסירת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 משמסר המזמין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ביצוע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שירותים כאמור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לשתף עמו פעולה ככל שיידרש.</w:t>
      </w:r>
    </w:p>
    <w:p w14:paraId="4987F5BA"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hint="cs"/>
          <w:sz w:val="20"/>
          <w:szCs w:val="24"/>
          <w:rtl/>
          <w:lang w:eastAsia="he-IL"/>
        </w:rPr>
        <w:t>", "רמדורנט"</w:t>
      </w:r>
      <w:r w:rsidRPr="009C6F6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9C6F6C">
        <w:rPr>
          <w:rFonts w:ascii="Times New Roman" w:eastAsia="Times New Roman" w:hAnsi="Times New Roman" w:cs="David" w:hint="cs"/>
          <w:sz w:val="20"/>
          <w:szCs w:val="24"/>
          <w:rtl/>
          <w:lang w:eastAsia="he-IL"/>
        </w:rPr>
        <w:t>.</w:t>
      </w:r>
    </w:p>
    <w:p w14:paraId="7FEAA9C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צוות עובדים ואמצעים</w:t>
      </w:r>
    </w:p>
    <w:p w14:paraId="687FFC8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משרד מאויש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מאורגן ומצויד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באופן שיאפשר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 זה.</w:t>
      </w:r>
    </w:p>
    <w:p w14:paraId="11079A9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hint="cs"/>
          <w:b/>
          <w:sz w:val="20"/>
          <w:szCs w:val="24"/>
          <w:rtl/>
          <w:lang w:eastAsia="he-IL"/>
        </w:rPr>
        <w:t>המצ"ב,</w:t>
      </w:r>
      <w:r w:rsidRPr="009C6F6C">
        <w:rPr>
          <w:rFonts w:ascii="Times New Roman" w:eastAsia="Times New Roman" w:hAnsi="Times New Roman" w:cs="David"/>
          <w:sz w:val="20"/>
          <w:szCs w:val="24"/>
          <w:rtl/>
          <w:lang w:eastAsia="he-IL"/>
        </w:rPr>
        <w:t xml:space="preserve"> יתאים לביצוע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ברמה ובמועדים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6BC25AA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מהתחייבותו האמורה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המנהל - אם וכאשר יראה צורך בכך על פי שיקול דעתו </w:t>
      </w:r>
      <w:r w:rsidRPr="009C6F6C">
        <w:rPr>
          <w:rFonts w:ascii="Times New Roman" w:eastAsia="Times New Roman" w:hAnsi="Times New Roman" w:cs="David" w:hint="cs"/>
          <w:sz w:val="20"/>
          <w:szCs w:val="24"/>
          <w:rtl/>
          <w:lang w:eastAsia="he-IL"/>
        </w:rPr>
        <w:t xml:space="preserve">המוחלט </w:t>
      </w:r>
      <w:r w:rsidRPr="009C6F6C">
        <w:rPr>
          <w:rFonts w:ascii="Times New Roman" w:eastAsia="Times New Roman" w:hAnsi="Times New Roman" w:cs="David"/>
          <w:sz w:val="20"/>
          <w:szCs w:val="24"/>
          <w:rtl/>
          <w:lang w:eastAsia="he-IL"/>
        </w:rPr>
        <w:t>- להורות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להגדיל את צוות עובדיו, על חשבונו ואחריותו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במספר, לתקופה ובמקומות אותם יציין המנהל בהוראותיו.</w:t>
      </w:r>
    </w:p>
    <w:p w14:paraId="1A1BF98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מנהלו הראשי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המנהל הראשי</w:t>
      </w:r>
      <w:r w:rsidRPr="009C6F6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3E3F9F0F"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צהיר, כי ידוע לו, ש</w:t>
      </w:r>
      <w:r w:rsidRPr="009C6F6C">
        <w:rPr>
          <w:rFonts w:ascii="Times New Roman" w:eastAsia="Times New Roman" w:hAnsi="Times New Roman" w:cs="David"/>
          <w:sz w:val="20"/>
          <w:szCs w:val="24"/>
          <w:rtl/>
          <w:lang w:eastAsia="he-IL"/>
        </w:rPr>
        <w:t>במשך כל 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קפ</w:t>
      </w:r>
      <w:r w:rsidRPr="009C6F6C">
        <w:rPr>
          <w:rFonts w:ascii="Times New Roman" w:eastAsia="Times New Roman" w:hAnsi="Times New Roman" w:cs="David" w:hint="cs"/>
          <w:sz w:val="20"/>
          <w:szCs w:val="24"/>
          <w:rtl/>
          <w:lang w:eastAsia="he-IL"/>
        </w:rPr>
        <w:t>ו של</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יעמוד המנהל הראשי בראשו, יהיה מעורב אישית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שיעסוק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התכנון. מבלי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w:t>
      </w:r>
      <w:r w:rsidRPr="009C6F6C">
        <w:rPr>
          <w:rFonts w:ascii="Times New Roman" w:eastAsia="Times New Roman" w:hAnsi="Times New Roman" w:cs="David" w:hint="cs"/>
          <w:sz w:val="20"/>
          <w:szCs w:val="24"/>
          <w:rtl/>
          <w:lang w:eastAsia="he-IL"/>
        </w:rPr>
        <w:t>חוזה זה,</w:t>
      </w:r>
      <w:r w:rsidRPr="009C6F6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9C5CA15"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3E653FC"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 xml:space="preserve">המזמין רשאי </w:t>
      </w:r>
      <w:r w:rsidRPr="009C6F6C">
        <w:rPr>
          <w:rFonts w:ascii="Times New Roman" w:eastAsia="Times New Roman" w:hAnsi="Times New Roman" w:cs="David"/>
          <w:sz w:val="20"/>
          <w:szCs w:val="24"/>
          <w:rtl/>
          <w:lang w:eastAsia="he-IL"/>
        </w:rPr>
        <w:t>לדרוש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להחליף כל עובד מעובדיו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שלדעת המזמין אינו מתאים לתפקידו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למלא </w:t>
      </w:r>
      <w:r w:rsidRPr="009C6F6C">
        <w:rPr>
          <w:rFonts w:ascii="Times New Roman" w:eastAsia="Times New Roman" w:hAnsi="Times New Roman" w:cs="David" w:hint="cs"/>
          <w:sz w:val="20"/>
          <w:szCs w:val="24"/>
          <w:rtl/>
          <w:lang w:eastAsia="he-IL"/>
        </w:rPr>
        <w:t xml:space="preserve">אחר </w:t>
      </w:r>
      <w:r w:rsidRPr="009C6F6C">
        <w:rPr>
          <w:rFonts w:ascii="Times New Roman" w:eastAsia="Times New Roman" w:hAnsi="Times New Roman" w:cs="David"/>
          <w:sz w:val="20"/>
          <w:szCs w:val="24"/>
          <w:rtl/>
          <w:lang w:eastAsia="he-IL"/>
        </w:rPr>
        <w:t>דרישת המזמין לאלתר.</w:t>
      </w:r>
    </w:p>
    <w:p w14:paraId="5630A18B"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החלטות המזמין בדבר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ו/או החלפת עובד מעובדי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תינתנה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המוחלט</w:t>
      </w:r>
      <w:r w:rsidRPr="009C6F6C">
        <w:rPr>
          <w:rFonts w:ascii="Times New Roman" w:eastAsia="Times New Roman" w:hAnsi="Times New Roman" w:cs="David" w:hint="cs"/>
          <w:sz w:val="20"/>
          <w:szCs w:val="24"/>
          <w:rtl/>
          <w:lang w:eastAsia="he-IL"/>
        </w:rPr>
        <w:t xml:space="preserve"> של המזמין</w:t>
      </w:r>
      <w:r w:rsidRPr="009C6F6C">
        <w:rPr>
          <w:rFonts w:ascii="Times New Roman" w:eastAsia="Times New Roman" w:hAnsi="Times New Roman" w:cs="David"/>
          <w:sz w:val="20"/>
          <w:szCs w:val="24"/>
          <w:rtl/>
          <w:lang w:eastAsia="he-IL"/>
        </w:rPr>
        <w:t xml:space="preserve"> וללא צורך במתן נימוקים</w:t>
      </w:r>
      <w:r w:rsidRPr="009C6F6C">
        <w:rPr>
          <w:rFonts w:ascii="Times New Roman" w:eastAsia="Times New Roman" w:hAnsi="Times New Roman" w:cs="David" w:hint="cs"/>
          <w:sz w:val="20"/>
          <w:szCs w:val="24"/>
          <w:rtl/>
          <w:lang w:eastAsia="he-IL"/>
        </w:rPr>
        <w:t xml:space="preserve"> כאלה ואחרים</w:t>
      </w:r>
      <w:r w:rsidRPr="009C6F6C">
        <w:rPr>
          <w:rFonts w:ascii="Times New Roman" w:eastAsia="Times New Roman" w:hAnsi="Times New Roman" w:cs="David"/>
          <w:sz w:val="20"/>
          <w:szCs w:val="24"/>
          <w:rtl/>
          <w:lang w:eastAsia="he-IL"/>
        </w:rPr>
        <w:t>. אין בהחלטות אלה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מאי</w:t>
      </w:r>
      <w:r w:rsidRPr="009C6F6C">
        <w:rPr>
          <w:rFonts w:ascii="Times New Roman" w:eastAsia="Times New Roman" w:hAnsi="Times New Roman" w:cs="David" w:hint="cs"/>
          <w:sz w:val="20"/>
          <w:szCs w:val="24"/>
          <w:rtl/>
          <w:lang w:eastAsia="he-IL"/>
        </w:rPr>
        <w:t>לו</w:t>
      </w:r>
      <w:r w:rsidRPr="009C6F6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9C6F6C">
        <w:rPr>
          <w:rFonts w:ascii="Times New Roman" w:eastAsia="Times New Roman" w:hAnsi="Times New Roman" w:cs="David" w:hint="cs"/>
          <w:sz w:val="20"/>
          <w:szCs w:val="24"/>
          <w:rtl/>
          <w:lang w:eastAsia="he-IL"/>
        </w:rPr>
        <w:t xml:space="preserve"> ו/או חבות</w:t>
      </w:r>
      <w:r w:rsidRPr="009C6F6C">
        <w:rPr>
          <w:rFonts w:ascii="Times New Roman" w:eastAsia="Times New Roman" w:hAnsi="Times New Roman" w:cs="David"/>
          <w:sz w:val="20"/>
          <w:szCs w:val="24"/>
          <w:rtl/>
          <w:lang w:eastAsia="he-IL"/>
        </w:rPr>
        <w:t xml:space="preserve"> שהיא.</w:t>
      </w:r>
    </w:p>
    <w:p w14:paraId="22B237C6"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לצייד על חשבונו את צוות עובדיו בכל הציוד הדרוש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האחריות בגין אחזקת</w:t>
      </w:r>
      <w:r w:rsidRPr="009C6F6C">
        <w:rPr>
          <w:rFonts w:ascii="Times New Roman" w:eastAsia="Times New Roman" w:hAnsi="Times New Roman" w:cs="David"/>
          <w:sz w:val="20"/>
          <w:szCs w:val="24"/>
          <w:rtl/>
          <w:lang w:eastAsia="he-IL"/>
        </w:rPr>
        <w:t xml:space="preserve"> ושמיר</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ציוד</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תהיה בידי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ועל חשבונו, והמזמין לא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בכל אחריות </w:t>
      </w:r>
      <w:r w:rsidRPr="009C6F6C">
        <w:rPr>
          <w:rFonts w:ascii="Times New Roman" w:eastAsia="Times New Roman" w:hAnsi="Times New Roman" w:cs="David" w:hint="cs"/>
          <w:sz w:val="20"/>
          <w:szCs w:val="24"/>
          <w:rtl/>
          <w:lang w:eastAsia="he-IL"/>
        </w:rPr>
        <w:t xml:space="preserve">ו/או חבות </w:t>
      </w:r>
      <w:r w:rsidRPr="009C6F6C">
        <w:rPr>
          <w:rFonts w:ascii="Times New Roman" w:eastAsia="Times New Roman" w:hAnsi="Times New Roman" w:cs="David"/>
          <w:sz w:val="20"/>
          <w:szCs w:val="24"/>
          <w:rtl/>
          <w:lang w:eastAsia="he-IL"/>
        </w:rPr>
        <w:t>בגין א</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בדן </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או נזק</w:t>
      </w:r>
      <w:r w:rsidRPr="009C6F6C">
        <w:rPr>
          <w:rFonts w:ascii="Times New Roman" w:eastAsia="Times New Roman" w:hAnsi="Times New Roman" w:cs="David" w:hint="cs"/>
          <w:sz w:val="20"/>
          <w:szCs w:val="24"/>
          <w:rtl/>
          <w:lang w:eastAsia="he-IL"/>
        </w:rPr>
        <w:t xml:space="preserve"> ו/או קלקול</w:t>
      </w:r>
      <w:r w:rsidRPr="009C6F6C">
        <w:rPr>
          <w:rFonts w:ascii="Times New Roman" w:eastAsia="Times New Roman" w:hAnsi="Times New Roman" w:cs="David"/>
          <w:sz w:val="20"/>
          <w:szCs w:val="24"/>
          <w:rtl/>
          <w:lang w:eastAsia="he-IL"/>
        </w:rPr>
        <w:t xml:space="preserve"> כלשהו לציוד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לכל חלק ממנו מכל סיבה שהיא.</w:t>
      </w:r>
    </w:p>
    <w:p w14:paraId="2A127E73"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w:t>
      </w:r>
      <w:r w:rsidR="00141D80">
        <w:rPr>
          <w:rFonts w:ascii="Times New Roman" w:eastAsia="Times New Roman" w:hAnsi="Times New Roman" w:cs="David"/>
          <w:bCs/>
          <w:sz w:val="20"/>
          <w:szCs w:val="24"/>
          <w:u w:val="single"/>
          <w:rtl/>
          <w:lang w:eastAsia="he-IL"/>
        </w:rPr>
        <w:t>יועץ</w:t>
      </w:r>
    </w:p>
    <w:p w14:paraId="2289BB4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במגעים עם רשויות 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עם הרשות המקומית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הנוגע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הכרוך בכך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יפעל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בתור בא-כוחו הטכני של המזמין והמזמין מסמיכו לכך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w:t>
      </w:r>
    </w:p>
    <w:p w14:paraId="18E145F1"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תיקונים לתכניות לא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הרשויות המוסמכות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אושרו קודם לכן</w:t>
      </w:r>
      <w:r w:rsidRPr="009C6F6C">
        <w:rPr>
          <w:rFonts w:ascii="Times New Roman" w:eastAsia="Times New Roman" w:hAnsi="Times New Roman" w:cs="David" w:hint="cs"/>
          <w:sz w:val="20"/>
          <w:szCs w:val="24"/>
          <w:rtl/>
          <w:lang w:eastAsia="he-IL"/>
        </w:rPr>
        <w:t>, מראש ובכתב,</w:t>
      </w:r>
      <w:r w:rsidRPr="009C6F6C">
        <w:rPr>
          <w:rFonts w:ascii="Times New Roman" w:eastAsia="Times New Roman" w:hAnsi="Times New Roman" w:cs="David"/>
          <w:sz w:val="20"/>
          <w:szCs w:val="24"/>
          <w:rtl/>
          <w:lang w:eastAsia="he-IL"/>
        </w:rPr>
        <w:t xml:space="preserve"> ע"י המזמין.</w:t>
      </w:r>
    </w:p>
    <w:p w14:paraId="1544F12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הכרוך בהתחייבות חוקית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כספית</w:t>
      </w:r>
      <w:r w:rsidRPr="009C6F6C">
        <w:rPr>
          <w:rFonts w:ascii="Times New Roman" w:eastAsia="Times New Roman" w:hAnsi="Times New Roman" w:cs="David" w:hint="cs"/>
          <w:sz w:val="20"/>
          <w:szCs w:val="24"/>
          <w:rtl/>
          <w:lang w:eastAsia="he-IL"/>
        </w:rPr>
        <w:t xml:space="preserve"> ו/או אחרת,</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10E49E18"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זולת אם</w:t>
      </w:r>
      <w:r w:rsidRPr="009C6F6C">
        <w:rPr>
          <w:rFonts w:ascii="Times New Roman" w:eastAsia="Times New Roman" w:hAnsi="Times New Roman" w:cs="David"/>
          <w:sz w:val="20"/>
          <w:szCs w:val="24"/>
          <w:rtl/>
          <w:lang w:eastAsia="he-IL"/>
        </w:rPr>
        <w:t xml:space="preserve"> יוסמך לכך ע"י המזמין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ליתן הוראות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הנחיות</w:t>
      </w:r>
      <w:r w:rsidRPr="009C6F6C">
        <w:rPr>
          <w:rFonts w:ascii="Times New Roman" w:eastAsia="Times New Roman" w:hAnsi="Times New Roman" w:cs="David" w:hint="cs"/>
          <w:sz w:val="20"/>
          <w:szCs w:val="24"/>
          <w:rtl/>
          <w:lang w:eastAsia="he-IL"/>
        </w:rPr>
        <w:t>, בין</w:t>
      </w:r>
      <w:r w:rsidRPr="009C6F6C">
        <w:rPr>
          <w:rFonts w:ascii="Times New Roman" w:eastAsia="Times New Roman" w:hAnsi="Times New Roman" w:cs="David"/>
          <w:sz w:val="20"/>
          <w:szCs w:val="24"/>
          <w:rtl/>
          <w:lang w:eastAsia="he-IL"/>
        </w:rPr>
        <w:t xml:space="preserve"> במישרין</w:t>
      </w:r>
      <w:r w:rsidRPr="009C6F6C">
        <w:rPr>
          <w:rFonts w:ascii="Times New Roman" w:eastAsia="Times New Roman" w:hAnsi="Times New Roman" w:cs="David" w:hint="cs"/>
          <w:sz w:val="20"/>
          <w:szCs w:val="24"/>
          <w:rtl/>
          <w:lang w:eastAsia="he-IL"/>
        </w:rPr>
        <w:t xml:space="preserve"> ובין בעקיפין,</w:t>
      </w:r>
      <w:r w:rsidRPr="009C6F6C">
        <w:rPr>
          <w:rFonts w:ascii="Times New Roman" w:eastAsia="Times New Roman" w:hAnsi="Times New Roman" w:cs="David"/>
          <w:sz w:val="20"/>
          <w:szCs w:val="24"/>
          <w:rtl/>
          <w:lang w:eastAsia="he-IL"/>
        </w:rPr>
        <w:t xml:space="preserve"> לקבלן הראשי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לקבלן העבודות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לנהל עמם מו"מ ביחס למחירים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דרכי ביצוע הכרוכים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מחירים</w:t>
      </w:r>
      <w:r w:rsidRPr="009C6F6C">
        <w:rPr>
          <w:rFonts w:ascii="Times New Roman" w:eastAsia="Times New Roman" w:hAnsi="Times New Roman" w:cs="David" w:hint="cs"/>
          <w:sz w:val="20"/>
          <w:szCs w:val="24"/>
          <w:rtl/>
          <w:lang w:eastAsia="he-IL"/>
        </w:rPr>
        <w:t xml:space="preserve"> ו/או כמויות</w:t>
      </w:r>
      <w:r w:rsidRPr="009C6F6C">
        <w:rPr>
          <w:rFonts w:ascii="Times New Roman" w:eastAsia="Times New Roman" w:hAnsi="Times New Roman" w:cs="David"/>
          <w:sz w:val="20"/>
          <w:szCs w:val="24"/>
          <w:rtl/>
          <w:lang w:eastAsia="he-IL"/>
        </w:rPr>
        <w:t>, אלא באמצעות המזמין או המנהל.</w:t>
      </w:r>
    </w:p>
    <w:p w14:paraId="2D91BD49"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המנהל</w:t>
      </w:r>
    </w:p>
    <w:p w14:paraId="4B1766B2"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לבדוק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עת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כולם או </w:t>
      </w:r>
      <w:r w:rsidRPr="009C6F6C">
        <w:rPr>
          <w:rFonts w:ascii="Times New Roman" w:eastAsia="Times New Roman" w:hAnsi="Times New Roman" w:cs="David" w:hint="cs"/>
          <w:sz w:val="20"/>
          <w:szCs w:val="24"/>
          <w:rtl/>
          <w:lang w:eastAsia="he-IL"/>
        </w:rPr>
        <w:t>מקצתם</w:t>
      </w:r>
      <w:r w:rsidRPr="009C6F6C">
        <w:rPr>
          <w:rFonts w:ascii="Times New Roman" w:eastAsia="Times New Roman" w:hAnsi="Times New Roman" w:cs="David"/>
          <w:sz w:val="20"/>
          <w:szCs w:val="24"/>
          <w:rtl/>
          <w:lang w:eastAsia="he-IL"/>
        </w:rPr>
        <w:t>, להשגיח על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לבדוק את טיב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הנעשים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 כן רשאי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לבדוק אם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5BCB97F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w:t>
      </w:r>
      <w:r w:rsidRPr="009C6F6C">
        <w:rPr>
          <w:rFonts w:ascii="Times New Roman" w:eastAsia="Times New Roman" w:hAnsi="Times New Roman" w:cs="David"/>
          <w:sz w:val="20"/>
          <w:szCs w:val="24"/>
          <w:rtl/>
          <w:lang w:eastAsia="he-IL"/>
        </w:rPr>
        <w:lastRenderedPageBreak/>
        <w:t xml:space="preserve">הנ"ל יכללו את הנושאים והפרטים כפי שייקבעו על ידי המזמין מעת לעת, וכל עוד לא נקבעו, יכללו הם את הנושאים המפורטים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w:t>
      </w:r>
    </w:p>
    <w:p w14:paraId="2C91249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לצורך הפעלת סמכויותיו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רשאי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מי מטעמו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בכל מקום אחר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בו מבוצעים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למסור כל הסבר שיידרש על יד</w:t>
      </w:r>
      <w:r w:rsidRPr="009C6F6C">
        <w:rPr>
          <w:rFonts w:ascii="Times New Roman" w:eastAsia="Times New Roman" w:hAnsi="Times New Roman" w:cs="David" w:hint="cs"/>
          <w:sz w:val="20"/>
          <w:szCs w:val="24"/>
          <w:rtl/>
          <w:lang w:eastAsia="he-IL"/>
        </w:rPr>
        <w:t>י המנהל 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w:t>
      </w:r>
    </w:p>
    <w:p w14:paraId="57356A2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בהפעלת סמכויות המנהל על 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לגרוע </w:t>
      </w:r>
      <w:r w:rsidRPr="009C6F6C">
        <w:rPr>
          <w:rFonts w:ascii="Times New Roman" w:eastAsia="Times New Roman" w:hAnsi="Times New Roman" w:cs="David" w:hint="cs"/>
          <w:sz w:val="20"/>
          <w:szCs w:val="24"/>
          <w:rtl/>
          <w:lang w:eastAsia="he-IL"/>
        </w:rPr>
        <w:t xml:space="preserve">ו/או לשחרר </w:t>
      </w:r>
      <w:r w:rsidRPr="009C6F6C">
        <w:rPr>
          <w:rFonts w:ascii="Times New Roman" w:eastAsia="Times New Roman" w:hAnsi="Times New Roman" w:cs="David"/>
          <w:sz w:val="20"/>
          <w:szCs w:val="24"/>
          <w:rtl/>
          <w:lang w:eastAsia="he-IL"/>
        </w:rPr>
        <w:t xml:space="preserve">מאחריות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חוזה זה ו/או על פי כל דין.</w:t>
      </w:r>
      <w:r w:rsidRPr="009C6F6C">
        <w:rPr>
          <w:rFonts w:ascii="Times New Roman" w:eastAsia="Times New Roman" w:hAnsi="Times New Roman" w:cs="David"/>
          <w:sz w:val="20"/>
          <w:szCs w:val="24"/>
          <w:rtl/>
          <w:lang w:eastAsia="he-IL"/>
        </w:rPr>
        <w:t xml:space="preserve"> בהקשר זה מובהר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37355373"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אישר המנהל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מסמכים אחרים הקשורים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 או שדרש המנהל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להכינם בהתאם ל</w:t>
      </w:r>
      <w:r w:rsidRPr="009C6F6C">
        <w:rPr>
          <w:rFonts w:ascii="Times New Roman" w:eastAsia="Times New Roman" w:hAnsi="Times New Roman" w:cs="David" w:hint="cs"/>
          <w:sz w:val="20"/>
          <w:szCs w:val="24"/>
          <w:rtl/>
          <w:lang w:eastAsia="he-IL"/>
        </w:rPr>
        <w:t>חוזה</w:t>
      </w:r>
      <w:r w:rsidRPr="009C6F6C">
        <w:rPr>
          <w:rFonts w:ascii="Times New Roman" w:eastAsia="Times New Roman" w:hAnsi="Times New Roman" w:cs="David"/>
          <w:sz w:val="20"/>
          <w:szCs w:val="24"/>
          <w:rtl/>
          <w:lang w:eastAsia="he-IL"/>
        </w:rPr>
        <w:t xml:space="preserve"> זה, </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המקצועית המלאה ו</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להטיל על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על המזמין אחריות כלשהי לטיב התכניות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המסמכים האמורים.</w:t>
      </w:r>
    </w:p>
    <w:p w14:paraId="13CF25FE"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לוח זמנים ושלבי ב</w:t>
      </w:r>
      <w:r w:rsidRPr="009C6F6C">
        <w:rPr>
          <w:rFonts w:ascii="Times New Roman" w:eastAsia="Times New Roman" w:hAnsi="Times New Roman" w:cs="David" w:hint="cs"/>
          <w:bCs/>
          <w:sz w:val="20"/>
          <w:szCs w:val="24"/>
          <w:u w:val="single"/>
          <w:rtl/>
          <w:lang w:eastAsia="he-IL"/>
        </w:rPr>
        <w:t>י</w:t>
      </w:r>
      <w:r w:rsidRPr="009C6F6C">
        <w:rPr>
          <w:rFonts w:ascii="Times New Roman" w:eastAsia="Times New Roman" w:hAnsi="Times New Roman" w:cs="David"/>
          <w:bCs/>
          <w:sz w:val="20"/>
          <w:szCs w:val="24"/>
          <w:u w:val="single"/>
          <w:rtl/>
          <w:lang w:eastAsia="he-IL"/>
        </w:rPr>
        <w:t>צוע</w:t>
      </w:r>
    </w:p>
    <w:p w14:paraId="0CF1322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בשלבים ובמועדים כמפורט בנספח </w:t>
      </w:r>
      <w:r w:rsidRPr="009C6F6C">
        <w:rPr>
          <w:rFonts w:ascii="Times New Roman" w:eastAsia="Times New Roman" w:hAnsi="Times New Roman" w:cs="David"/>
          <w:b/>
          <w:bCs/>
          <w:sz w:val="20"/>
          <w:szCs w:val="24"/>
          <w:rtl/>
          <w:lang w:eastAsia="he-IL"/>
        </w:rPr>
        <w:t>ג'</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לוח הזמנים</w:t>
      </w:r>
      <w:r w:rsidRPr="009C6F6C">
        <w:rPr>
          <w:rFonts w:ascii="Times New Roman" w:eastAsia="Times New Roman" w:hAnsi="Times New Roman" w:cs="David"/>
          <w:sz w:val="20"/>
          <w:szCs w:val="24"/>
          <w:rtl/>
          <w:lang w:eastAsia="he-IL"/>
        </w:rPr>
        <w:t>"). כל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הכלול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לא נקבע לו מועד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יבוצע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במועד שיהיה דרוש על מנת להבטיח</w:t>
      </w:r>
      <w:r w:rsidRPr="009C6F6C">
        <w:rPr>
          <w:rFonts w:ascii="Times New Roman" w:eastAsia="Times New Roman" w:hAnsi="Times New Roman" w:cs="David" w:hint="cs"/>
          <w:sz w:val="20"/>
          <w:szCs w:val="24"/>
          <w:rtl/>
          <w:lang w:eastAsia="he-IL"/>
        </w:rPr>
        <w:t xml:space="preserve"> את</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 xml:space="preserve">קבלנים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אחרים בהתאם ללוח הזמנים המוסכם 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מם.</w:t>
      </w:r>
    </w:p>
    <w:p w14:paraId="1C1CDFF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יתחיל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קטע מהפרויקט ו/או שלב משלבי העבודה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או </w:t>
      </w:r>
      <w:r w:rsidRPr="009C6F6C">
        <w:rPr>
          <w:rFonts w:ascii="Times New Roman" w:eastAsia="Times New Roman" w:hAnsi="Times New Roman" w:cs="David"/>
          <w:b/>
          <w:bCs/>
          <w:sz w:val="20"/>
          <w:szCs w:val="24"/>
          <w:rtl/>
          <w:lang w:eastAsia="he-IL"/>
        </w:rPr>
        <w:t xml:space="preserve">ג'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אלא אם כן הודיע למזמין תחילה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הגיע לדעתו מועד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זה וק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מהמזמין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לביצועו.</w:t>
      </w:r>
    </w:p>
    <w:p w14:paraId="1AC83D7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יש לראות </w:t>
      </w:r>
      <w:r w:rsidRPr="009C6F6C">
        <w:rPr>
          <w:rFonts w:ascii="Times New Roman" w:eastAsia="Times New Roman" w:hAnsi="Times New Roman" w:cs="David" w:hint="cs"/>
          <w:sz w:val="20"/>
          <w:szCs w:val="24"/>
          <w:rtl/>
          <w:lang w:eastAsia="he-IL"/>
        </w:rPr>
        <w:t>ב</w:t>
      </w:r>
      <w:r w:rsidRPr="009C6F6C">
        <w:rPr>
          <w:rFonts w:ascii="Times New Roman" w:eastAsia="Times New Roman" w:hAnsi="Times New Roman" w:cs="David"/>
          <w:sz w:val="20"/>
          <w:szCs w:val="24"/>
          <w:rtl/>
          <w:lang w:eastAsia="he-IL"/>
        </w:rPr>
        <w:t>חוזה זה כהתקשרות בין המזמין לבין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0EEA4C42"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ידוע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התחייבויות היועצים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יתר הגורמים, מותנות בכך שיסופקו להם כל התכניות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ההנחיות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ההוראות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הפרטים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הביאורים שידרשו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באופן שימנע כל עילה מהיועצים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מהקבלנים מלטעון לעיכוב מוצדק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D7C2D8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יוכר כמוצדק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אך ו</w:t>
      </w:r>
      <w:r w:rsidRPr="009C6F6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FEBA508"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הוא נובע מכ</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ח עליון או גורם אחר (להלן יחדיו: "</w:t>
      </w:r>
      <w:r w:rsidRPr="009C6F6C">
        <w:rPr>
          <w:rFonts w:ascii="Times New Roman" w:eastAsia="Times New Roman" w:hAnsi="Times New Roman" w:cs="David"/>
          <w:b/>
          <w:bCs/>
          <w:sz w:val="20"/>
          <w:szCs w:val="24"/>
          <w:rtl/>
          <w:lang w:eastAsia="he-IL"/>
        </w:rPr>
        <w:t>אירוע דוחה</w:t>
      </w:r>
      <w:r w:rsidRPr="009C6F6C">
        <w:rPr>
          <w:rFonts w:ascii="Times New Roman" w:eastAsia="Times New Roman" w:hAnsi="Times New Roman" w:cs="David"/>
          <w:sz w:val="20"/>
          <w:szCs w:val="24"/>
          <w:rtl/>
          <w:lang w:eastAsia="he-IL"/>
        </w:rPr>
        <w:t>") שלדעת המנהל לא הייתה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שליטה עליו.</w:t>
      </w:r>
    </w:p>
    <w:p w14:paraId="7E26E996"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מיד משהתרחש אירוע דוחה הודיע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על קיומו ועל משך העיכוב הצפוי.</w:t>
      </w:r>
    </w:p>
    <w:p w14:paraId="35DC1CD9"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קיבל תכניות, הנחיות, הוראות, פרטים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84B865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אישר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האירוע הדוחה אכן מצדיק 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השירות ואת משך הדחייה.</w:t>
      </w:r>
    </w:p>
    <w:p w14:paraId="646D01A8" w14:textId="77777777" w:rsidR="009C6F6C" w:rsidRPr="009C6F6C" w:rsidRDefault="009C6F6C" w:rsidP="009C6F6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w:t>
      </w:r>
      <w:r w:rsidRPr="009C6F6C">
        <w:rPr>
          <w:rFonts w:ascii="Times New Roman" w:eastAsia="Times New Roman" w:hAnsi="Times New Roman" w:cs="David" w:hint="cs"/>
          <w:sz w:val="20"/>
          <w:szCs w:val="24"/>
          <w:rtl/>
          <w:lang w:eastAsia="he-IL"/>
        </w:rPr>
        <w:t xml:space="preserve">כלליות </w:t>
      </w:r>
      <w:r w:rsidRPr="009C6F6C">
        <w:rPr>
          <w:rFonts w:ascii="Times New Roman" w:eastAsia="Times New Roman" w:hAnsi="Times New Roman" w:cs="David"/>
          <w:sz w:val="20"/>
          <w:szCs w:val="24"/>
          <w:rtl/>
          <w:lang w:eastAsia="he-IL"/>
        </w:rPr>
        <w:t>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חור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 תכנון ע"י אחרים לא יהווה עילה לעיכוב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 xml:space="preserve">מראש </w:t>
      </w:r>
      <w:r w:rsidRPr="009C6F6C">
        <w:rPr>
          <w:rFonts w:ascii="Times New Roman" w:eastAsia="Times New Roman" w:hAnsi="Times New Roman" w:cs="David" w:hint="cs"/>
          <w:sz w:val="20"/>
          <w:szCs w:val="24"/>
          <w:rtl/>
          <w:lang w:eastAsia="he-IL"/>
        </w:rPr>
        <w:lastRenderedPageBreak/>
        <w:t>ו</w:t>
      </w:r>
      <w:r w:rsidRPr="009C6F6C">
        <w:rPr>
          <w:rFonts w:ascii="Times New Roman" w:eastAsia="Times New Roman" w:hAnsi="Times New Roman" w:cs="David"/>
          <w:sz w:val="20"/>
          <w:szCs w:val="24"/>
          <w:rtl/>
          <w:lang w:eastAsia="he-IL"/>
        </w:rPr>
        <w:t>בכתב.</w:t>
      </w:r>
    </w:p>
    <w:p w14:paraId="44E56C4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להודיע למנהל מידית, על כל עיכוב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לפי הערכתו עלול לגרום לאיחור בקיום לוח הזמנים.</w:t>
      </w:r>
    </w:p>
    <w:p w14:paraId="3077253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ב- 1 לכל חודש גרגוריאני וכן בכל מועד שיידרש על ידי המזמין,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דו"ח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65DAEDB7"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ולעיין בהתקדמות ובאופן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כל הסבר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פרט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דיווח</w:t>
      </w:r>
      <w:r w:rsidRPr="009C6F6C">
        <w:rPr>
          <w:rFonts w:ascii="Times New Roman" w:eastAsia="Times New Roman" w:hAnsi="Times New Roman" w:cs="David" w:hint="cs"/>
          <w:sz w:val="20"/>
          <w:szCs w:val="24"/>
          <w:rtl/>
          <w:lang w:eastAsia="he-IL"/>
        </w:rPr>
        <w:t>, מיד</w:t>
      </w:r>
      <w:r w:rsidRPr="009C6F6C">
        <w:rPr>
          <w:rFonts w:ascii="Times New Roman" w:eastAsia="Times New Roman" w:hAnsi="Times New Roman" w:cs="David"/>
          <w:sz w:val="20"/>
          <w:szCs w:val="24"/>
          <w:rtl/>
          <w:lang w:eastAsia="he-IL"/>
        </w:rPr>
        <w:t xml:space="preserve"> לפי בקשתו. אין בסעיף זה כדי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ו/או לפי כל דין</w:t>
      </w:r>
      <w:r w:rsidRPr="009C6F6C">
        <w:rPr>
          <w:rFonts w:ascii="Times New Roman" w:eastAsia="Times New Roman" w:hAnsi="Times New Roman" w:cs="David"/>
          <w:sz w:val="20"/>
          <w:szCs w:val="24"/>
          <w:rtl/>
          <w:lang w:eastAsia="he-IL"/>
        </w:rPr>
        <w:t>.</w:t>
      </w:r>
    </w:p>
    <w:p w14:paraId="1ADE7DAB"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487CA15"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שכר ה</w:t>
      </w:r>
      <w:r w:rsidR="00141D80">
        <w:rPr>
          <w:rFonts w:ascii="Times New Roman" w:eastAsia="Times New Roman" w:hAnsi="Times New Roman" w:cs="David"/>
          <w:bCs/>
          <w:sz w:val="20"/>
          <w:szCs w:val="24"/>
          <w:u w:val="single"/>
          <w:rtl/>
          <w:lang w:eastAsia="he-IL"/>
        </w:rPr>
        <w:t>יועץ</w:t>
      </w:r>
    </w:p>
    <w:p w14:paraId="486073FA"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תמורת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יתר התחייבויותיו לפי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כמפורט בנספח </w:t>
      </w:r>
      <w:r w:rsidRPr="009C6F6C">
        <w:rPr>
          <w:rFonts w:ascii="Times New Roman" w:eastAsia="Times New Roman" w:hAnsi="Times New Roman" w:cs="David"/>
          <w:bCs/>
          <w:sz w:val="20"/>
          <w:szCs w:val="24"/>
          <w:rtl/>
          <w:lang w:eastAsia="he-IL"/>
        </w:rPr>
        <w:t xml:space="preserve">ד' </w:t>
      </w:r>
      <w:r w:rsidRPr="009C6F6C">
        <w:rPr>
          <w:rFonts w:ascii="Times New Roman" w:eastAsia="Times New Roman" w:hAnsi="Times New Roman" w:cs="David" w:hint="cs"/>
          <w:b/>
          <w:sz w:val="20"/>
          <w:szCs w:val="24"/>
          <w:rtl/>
          <w:lang w:eastAsia="he-IL"/>
        </w:rPr>
        <w:t xml:space="preserve">המצ"ב </w:t>
      </w:r>
      <w:r w:rsidRPr="009C6F6C">
        <w:rPr>
          <w:rFonts w:ascii="Times New Roman" w:eastAsia="Times New Roman" w:hAnsi="Times New Roman" w:cs="David"/>
          <w:sz w:val="20"/>
          <w:szCs w:val="24"/>
          <w:rtl/>
          <w:lang w:eastAsia="he-IL"/>
        </w:rPr>
        <w:t>(להלן: "</w:t>
      </w:r>
      <w:r w:rsidRPr="009C6F6C">
        <w:rPr>
          <w:rFonts w:ascii="Times New Roman" w:eastAsia="Times New Roman" w:hAnsi="Times New Roman" w:cs="David"/>
          <w:b/>
          <w:bCs/>
          <w:sz w:val="20"/>
          <w:szCs w:val="24"/>
          <w:rtl/>
          <w:lang w:eastAsia="he-IL"/>
        </w:rPr>
        <w:t>שכר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p>
    <w:p w14:paraId="374E0A53"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בהוצאות הממשיות בשרותי העזר המפורטים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שא המזמין:</w:t>
      </w:r>
    </w:p>
    <w:p w14:paraId="47EED716"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הדפסות בתוויין המיועדות להפצה לאחרים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למעט הדפסות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מיועדות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בהליך עבודתו,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לקבל</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החזר.</w:t>
      </w:r>
    </w:p>
    <w:p w14:paraId="30BE4507"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העתקות שנמסרו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לרשויות המוסמכות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ליועצים, למעט העתקות וצילומים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w:t>
      </w:r>
    </w:p>
    <w:p w14:paraId="0E6AF5D0"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שכפול מסמכים.</w:t>
      </w:r>
    </w:p>
    <w:p w14:paraId="3864DEFD"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0CB731E"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מדידות וצילומי אויר.</w:t>
      </w:r>
    </w:p>
    <w:p w14:paraId="680C0C41"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קידוחים ובדיקות קרקע.</w:t>
      </w:r>
    </w:p>
    <w:p w14:paraId="313F08F5"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שליחויות.</w:t>
      </w:r>
    </w:p>
    <w:p w14:paraId="5A4775B2"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העזר המפורטים בסעיפים 7.2.1 עד 7.2.3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יוזמנו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באמצעות מערכת ניהול פרויקטים </w:t>
      </w:r>
      <w:r w:rsidRPr="009C6F6C">
        <w:rPr>
          <w:rFonts w:ascii="Times New Roman" w:eastAsia="Times New Roman" w:hAnsi="Times New Roman" w:cs="David"/>
          <w:sz w:val="20"/>
          <w:szCs w:val="24"/>
          <w:lang w:eastAsia="he-IL"/>
        </w:rPr>
        <w:t>VIEW</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 מערכת רמדורנט מודול ניהול מסמכים (</w:t>
      </w:r>
      <w:r w:rsidRPr="009C6F6C">
        <w:rPr>
          <w:rFonts w:ascii="Times New Roman" w:eastAsia="Times New Roman" w:hAnsi="Times New Roman" w:cs="David"/>
          <w:sz w:val="20"/>
          <w:szCs w:val="24"/>
          <w:lang w:eastAsia="he-IL"/>
        </w:rPr>
        <w:t>DM</w:t>
      </w:r>
      <w:r w:rsidRPr="009C6F6C">
        <w:rPr>
          <w:rFonts w:ascii="Times New Roman" w:eastAsia="Times New Roman" w:hAnsi="Times New Roman" w:cs="David"/>
          <w:sz w:val="20"/>
          <w:szCs w:val="24"/>
          <w:rtl/>
          <w:lang w:eastAsia="he-IL"/>
        </w:rPr>
        <w:t>) רק ממכונים המאושרים ע"י המזמין לבצע עבודות עבורו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27B0D9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ישולמו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תשלומי ביניים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עורים ובמועדים המפורטים בנספח</w:t>
      </w:r>
      <w:r w:rsidRPr="009C6F6C">
        <w:rPr>
          <w:rFonts w:ascii="Times New Roman" w:eastAsia="Times New Roman" w:hAnsi="Times New Roman" w:cs="David"/>
          <w:bCs/>
          <w:sz w:val="20"/>
          <w:szCs w:val="24"/>
          <w:rtl/>
          <w:lang w:eastAsia="he-IL"/>
        </w:rPr>
        <w:t xml:space="preserve"> ה'</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p>
    <w:p w14:paraId="45C4870F"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תשלומי הביניים לפי פסקה זו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מקדמות 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משלבי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טיב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ו/או הסכום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במקרה של הפסקת עבודתו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6.3 לעיל, יחולו הוראות סעיף 12.1.2 להלן. </w:t>
      </w:r>
    </w:p>
    <w:p w14:paraId="1F7E2F4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השכר האמור בנספח </w:t>
      </w:r>
      <w:r w:rsidRPr="009C6F6C">
        <w:rPr>
          <w:rFonts w:ascii="Times New Roman" w:eastAsia="Times New Roman" w:hAnsi="Times New Roman" w:cs="David"/>
          <w:b/>
          <w:bCs/>
          <w:sz w:val="20"/>
          <w:szCs w:val="24"/>
          <w:rtl/>
          <w:lang w:eastAsia="he-IL"/>
        </w:rPr>
        <w:t xml:space="preserve">ד'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ה</w:t>
      </w:r>
      <w:r w:rsidRPr="009C6F6C">
        <w:rPr>
          <w:rFonts w:ascii="Times New Roman" w:eastAsia="Times New Roman" w:hAnsi="Times New Roman" w:cs="David" w:hint="cs"/>
          <w:sz w:val="20"/>
          <w:szCs w:val="24"/>
          <w:rtl/>
          <w:lang w:eastAsia="he-IL"/>
        </w:rPr>
        <w:t xml:space="preserve">ינו </w:t>
      </w:r>
      <w:r w:rsidRPr="009C6F6C">
        <w:rPr>
          <w:rFonts w:ascii="Times New Roman" w:eastAsia="Times New Roman" w:hAnsi="Times New Roman" w:cs="David"/>
          <w:sz w:val="20"/>
          <w:szCs w:val="24"/>
          <w:rtl/>
          <w:lang w:eastAsia="he-IL"/>
        </w:rPr>
        <w:t>סופי ומוחלט,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w:t>
      </w:r>
      <w:r w:rsidRPr="009C6F6C">
        <w:rPr>
          <w:rFonts w:ascii="Times New Roman" w:eastAsia="Times New Roman" w:hAnsi="Times New Roman" w:cs="David"/>
          <w:sz w:val="20"/>
          <w:szCs w:val="24"/>
          <w:rtl/>
          <w:lang w:eastAsia="he-IL"/>
        </w:rPr>
        <w:lastRenderedPageBreak/>
        <w:t xml:space="preserve">הבניה או מכל עילה אחרת איזו שהיא, אלא אם נאמר בחוזה </w:t>
      </w:r>
      <w:r w:rsidRPr="009C6F6C">
        <w:rPr>
          <w:rFonts w:ascii="Times New Roman" w:eastAsia="Times New Roman" w:hAnsi="Times New Roman" w:cs="David" w:hint="cs"/>
          <w:sz w:val="20"/>
          <w:szCs w:val="24"/>
          <w:rtl/>
          <w:lang w:eastAsia="he-IL"/>
        </w:rPr>
        <w:t xml:space="preserve">זה </w:t>
      </w:r>
      <w:r w:rsidRPr="009C6F6C">
        <w:rPr>
          <w:rFonts w:ascii="Times New Roman" w:eastAsia="Times New Roman" w:hAnsi="Times New Roman" w:cs="David"/>
          <w:sz w:val="20"/>
          <w:szCs w:val="24"/>
          <w:rtl/>
          <w:lang w:eastAsia="he-IL"/>
        </w:rPr>
        <w:t>במפורש אחרת. תנאי לתשלום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במלואו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הינו המצאת הצהרה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לפיה בדק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9C6F6C">
        <w:rPr>
          <w:rFonts w:ascii="Times New Roman" w:eastAsia="Times New Roman" w:hAnsi="Times New Roman" w:cs="David"/>
          <w:b/>
          <w:bCs/>
          <w:sz w:val="20"/>
          <w:szCs w:val="24"/>
          <w:rtl/>
          <w:lang w:eastAsia="he-IL"/>
        </w:rPr>
        <w:t>ט'</w:t>
      </w:r>
      <w:r w:rsidRPr="009C6F6C">
        <w:rPr>
          <w:rFonts w:ascii="Times New Roman" w:eastAsia="Times New Roman" w:hAnsi="Times New Roman" w:cs="David"/>
          <w:sz w:val="20"/>
          <w:szCs w:val="24"/>
          <w:rtl/>
          <w:lang w:eastAsia="he-IL"/>
        </w:rPr>
        <w:t xml:space="preserve"> לחוזה זה וכתב היעדר תביעות המצורף כנספח</w:t>
      </w:r>
      <w:r w:rsidRPr="009C6F6C">
        <w:rPr>
          <w:rFonts w:ascii="Times New Roman" w:eastAsia="Times New Roman" w:hAnsi="Times New Roman" w:cs="David"/>
          <w:b/>
          <w:bCs/>
          <w:sz w:val="20"/>
          <w:szCs w:val="24"/>
          <w:rtl/>
          <w:lang w:eastAsia="he-IL"/>
        </w:rPr>
        <w:t xml:space="preserve"> י'</w:t>
      </w:r>
      <w:r w:rsidRPr="009C6F6C">
        <w:rPr>
          <w:rFonts w:ascii="Times New Roman" w:eastAsia="Times New Roman" w:hAnsi="Times New Roman" w:cs="David"/>
          <w:sz w:val="20"/>
          <w:szCs w:val="24"/>
          <w:rtl/>
          <w:lang w:eastAsia="he-IL"/>
        </w:rPr>
        <w:t xml:space="preserve"> לחוזה זה למזמין, חתום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ומאומת כנדרש בו.</w:t>
      </w:r>
    </w:p>
    <w:p w14:paraId="46E9A08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מבלי לפגוע בכלליות האמור בסעיף </w:t>
      </w:r>
      <w:r w:rsidRPr="009C6F6C">
        <w:rPr>
          <w:rFonts w:ascii="Times New Roman" w:eastAsia="Times New Roman" w:hAnsi="Times New Roman" w:cs="David" w:hint="cs"/>
          <w:sz w:val="20"/>
          <w:szCs w:val="24"/>
          <w:rtl/>
          <w:lang w:eastAsia="he-IL"/>
        </w:rPr>
        <w:t>7 לעיל</w:t>
      </w:r>
      <w:r w:rsidRPr="009C6F6C">
        <w:rPr>
          <w:rFonts w:ascii="Times New Roman" w:eastAsia="Times New Roman" w:hAnsi="Times New Roman" w:cs="David"/>
          <w:sz w:val="20"/>
          <w:szCs w:val="24"/>
          <w:rtl/>
          <w:lang w:eastAsia="he-IL"/>
        </w:rPr>
        <w:t>, 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רכוש ה</w:t>
      </w:r>
      <w:r w:rsidRPr="009C6F6C">
        <w:rPr>
          <w:rFonts w:ascii="Times New Roman" w:eastAsia="Times New Roman" w:hAnsi="Times New Roman" w:cs="David" w:hint="cs"/>
          <w:sz w:val="20"/>
          <w:szCs w:val="24"/>
          <w:rtl/>
          <w:lang w:eastAsia="he-IL"/>
        </w:rPr>
        <w:t>מזמין</w:t>
      </w:r>
      <w:r w:rsidRPr="009C6F6C">
        <w:rPr>
          <w:rFonts w:ascii="Times New Roman" w:eastAsia="Times New Roman" w:hAnsi="Times New Roman" w:cs="David"/>
          <w:sz w:val="20"/>
          <w:szCs w:val="24"/>
          <w:rtl/>
          <w:lang w:eastAsia="he-IL"/>
        </w:rPr>
        <w:t>. מובהר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הפרת סעיף זה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תה</w:t>
      </w:r>
      <w:r w:rsidRPr="009C6F6C">
        <w:rPr>
          <w:rFonts w:ascii="Times New Roman" w:eastAsia="Times New Roman" w:hAnsi="Times New Roman" w:cs="David" w:hint="cs"/>
          <w:sz w:val="20"/>
          <w:szCs w:val="24"/>
          <w:rtl/>
          <w:lang w:eastAsia="he-IL"/>
        </w:rPr>
        <w:t>ווה</w:t>
      </w:r>
      <w:r w:rsidRPr="009C6F6C">
        <w:rPr>
          <w:rFonts w:ascii="Times New Roman" w:eastAsia="Times New Roman" w:hAnsi="Times New Roman" w:cs="David"/>
          <w:sz w:val="20"/>
          <w:szCs w:val="24"/>
          <w:rtl/>
          <w:lang w:eastAsia="he-IL"/>
        </w:rPr>
        <w:t xml:space="preserve"> הפרה יסודית של חוזה</w:t>
      </w:r>
      <w:r w:rsidRPr="009C6F6C">
        <w:rPr>
          <w:rFonts w:ascii="Times New Roman" w:eastAsia="Times New Roman" w:hAnsi="Times New Roman" w:cs="David" w:hint="cs"/>
          <w:sz w:val="20"/>
          <w:szCs w:val="24"/>
          <w:rtl/>
          <w:lang w:eastAsia="he-IL"/>
        </w:rPr>
        <w:t xml:space="preserve"> זה. </w:t>
      </w:r>
    </w:p>
    <w:p w14:paraId="0BC0F334"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תנאים מקדמיים לביצוע תשלום כלשהו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הצגת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שיון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2.2 לעיל והמצאת אישור בדבר ניהול ספרי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כדין, חתום ע"י רו"ח או רשויות המס, כנדרש.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ככל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ימציא למזמין אישור תקף בדבר פטור מניכוי מס במקור, </w:t>
      </w:r>
      <w:r w:rsidRPr="009C6F6C">
        <w:rPr>
          <w:rFonts w:ascii="Times New Roman" w:eastAsia="Times New Roman" w:hAnsi="Times New Roman" w:cs="David" w:hint="cs"/>
          <w:sz w:val="20"/>
          <w:szCs w:val="24"/>
          <w:rtl/>
          <w:lang w:eastAsia="he-IL"/>
        </w:rPr>
        <w:t>עובר</w:t>
      </w:r>
      <w:r w:rsidRPr="009C6F6C">
        <w:rPr>
          <w:rFonts w:ascii="Times New Roman" w:eastAsia="Times New Roman" w:hAnsi="Times New Roman" w:cs="David"/>
          <w:sz w:val="20"/>
          <w:szCs w:val="24"/>
          <w:rtl/>
          <w:lang w:eastAsia="he-IL"/>
        </w:rPr>
        <w:t xml:space="preserve"> לביצוע כל תשלום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ינוכה מס במקור כדין, מכל סכום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שישולם ע"י המזמין. למען הסר ספק מובהר ומוסכם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בגובה הסכום הנקוב באישור.  </w:t>
      </w:r>
    </w:p>
    <w:p w14:paraId="043ECB4A"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8098E9A"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שנויים בתכנון</w:t>
      </w:r>
    </w:p>
    <w:p w14:paraId="21B0970B" w14:textId="77777777" w:rsidR="00AB3A6A"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E9F4675" w14:textId="77777777" w:rsidR="009C6F6C" w:rsidRPr="009C6F6C"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bCs/>
          <w:sz w:val="20"/>
          <w:szCs w:val="24"/>
          <w:rtl/>
          <w:lang w:eastAsia="he-IL"/>
        </w:rPr>
        <w:t>ב' או ג'</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השינויים מחייב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בעבודה העולה במידה רבה ובאופן יסודי על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אלמלא השנויים</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יהיה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זכאי לפיצוי בעד העבודה הנוספת שב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עקב השנויים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כאמור</w:t>
      </w:r>
      <w:r w:rsidRPr="009C6F6C">
        <w:rPr>
          <w:rFonts w:ascii="Times New Roman" w:eastAsia="Times New Roman" w:hAnsi="Times New Roman" w:cs="David"/>
          <w:sz w:val="20"/>
          <w:szCs w:val="24"/>
          <w:rtl/>
          <w:lang w:eastAsia="he-IL"/>
        </w:rPr>
        <w:t>. הפיצוי ישולם בגין העבודה הנוספת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בכל מקרה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שנויים</w:t>
      </w:r>
      <w:r w:rsidRPr="009C6F6C">
        <w:rPr>
          <w:rFonts w:ascii="Times New Roman" w:eastAsia="Times New Roman" w:hAnsi="Times New Roman" w:cs="David" w:hint="cs"/>
          <w:sz w:val="20"/>
          <w:szCs w:val="24"/>
          <w:rtl/>
          <w:lang w:eastAsia="he-IL"/>
        </w:rPr>
        <w:t xml:space="preserve"> כאמור, לא יהוו</w:t>
      </w:r>
      <w:r w:rsidRPr="009C6F6C">
        <w:rPr>
          <w:rFonts w:ascii="Times New Roman" w:eastAsia="Times New Roman" w:hAnsi="Times New Roman" w:cs="David"/>
          <w:sz w:val="20"/>
          <w:szCs w:val="24"/>
          <w:rtl/>
          <w:lang w:eastAsia="he-IL"/>
        </w:rPr>
        <w:t xml:space="preserve"> עילה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0F5EB89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על אף</w:t>
      </w:r>
      <w:r w:rsidRPr="009C6F6C">
        <w:rPr>
          <w:rFonts w:ascii="Times New Roman" w:eastAsia="Times New Roman" w:hAnsi="Times New Roman" w:cs="David"/>
          <w:sz w:val="20"/>
          <w:szCs w:val="24"/>
          <w:rtl/>
          <w:lang w:eastAsia="he-IL"/>
        </w:rPr>
        <w:t xml:space="preserve"> האמור בסעיף 8.2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שינויים הנובעים מ:</w:t>
      </w:r>
    </w:p>
    <w:p w14:paraId="3FDC5AA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טעות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קוי בתכנון ו/או באומדן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של היועצים.</w:t>
      </w:r>
    </w:p>
    <w:p w14:paraId="038DFAA2"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התכנון אינו התכנון היעיל ביותר.</w:t>
      </w:r>
    </w:p>
    <w:p w14:paraId="78D4BD0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14651E9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השינויים מתחייבים מדרישת רשויות מוסמכות. </w:t>
      </w:r>
    </w:p>
    <w:p w14:paraId="06529D4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להכין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עבור רוכשים שיבקשו זאת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A68AF9F" w14:textId="77777777" w:rsidR="009C6F6C" w:rsidRPr="009C6F6C" w:rsidRDefault="009C6F6C" w:rsidP="009C6F6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מחיר השינויים ותנאי התשלום בגין תכנון השינויים </w:t>
      </w:r>
      <w:r w:rsidRPr="009C6F6C">
        <w:rPr>
          <w:rFonts w:ascii="Times New Roman" w:eastAsia="Times New Roman" w:hAnsi="Times New Roman" w:cs="David" w:hint="cs"/>
          <w:sz w:val="20"/>
          <w:szCs w:val="24"/>
          <w:rtl/>
          <w:lang w:eastAsia="he-IL"/>
        </w:rPr>
        <w:t xml:space="preserve">כאמור, </w:t>
      </w:r>
      <w:r w:rsidRPr="009C6F6C">
        <w:rPr>
          <w:rFonts w:ascii="Times New Roman" w:eastAsia="Times New Roman" w:hAnsi="Times New Roman" w:cs="David"/>
          <w:sz w:val="20"/>
          <w:szCs w:val="24"/>
          <w:rtl/>
          <w:lang w:eastAsia="he-IL"/>
        </w:rPr>
        <w:t>יסוכמו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לרוכשים.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יתקשר עם הרוכש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בהסכם נפרד לתכנון השינויים. כל מחלוקת שתתעורר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לבין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בענ</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ין קביעת מחיר השינויים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תובא בפני המנהל והוא יהיה המוסמך להכריע בה.</w:t>
      </w:r>
    </w:p>
    <w:p w14:paraId="0D261FC9"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אחריות וביטוח</w:t>
      </w:r>
    </w:p>
    <w:p w14:paraId="0A9E1E44" w14:textId="77777777" w:rsidR="00AF1BE1" w:rsidRPr="00013687" w:rsidRDefault="00AF1BE1" w:rsidP="00AF1BE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EFBCBAD"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hint="cs"/>
          <w:color w:val="auto"/>
          <w:szCs w:val="24"/>
          <w:rtl/>
        </w:rPr>
        <w:lastRenderedPageBreak/>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4CC195CC" w14:textId="77777777" w:rsidR="00AF1BE1" w:rsidRPr="00013687" w:rsidRDefault="00AF1BE1" w:rsidP="00AF1BE1">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399C86F4" w14:textId="77777777" w:rsidR="00AF1BE1" w:rsidRPr="00013687" w:rsidRDefault="00AF1BE1" w:rsidP="00AF1BE1">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44F2224C"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81A876B"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CC9C420" w14:textId="77777777" w:rsidR="00AF1BE1" w:rsidRPr="00013687"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375D890" w14:textId="77777777" w:rsidR="00AF1BE1" w:rsidRDefault="00AF1BE1" w:rsidP="00AF1BE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B01FD75"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6652FC4"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2E6703B"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6D6C7533"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74D929B3"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4A21A1C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74727FB"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w:t>
      </w:r>
      <w:r>
        <w:rPr>
          <w:rFonts w:ascii="Times New Roman" w:eastAsia="Times New Roman" w:hAnsi="Times New Roman" w:cs="David" w:hint="cs"/>
          <w:sz w:val="20"/>
          <w:szCs w:val="24"/>
          <w:rtl/>
          <w:lang w:eastAsia="he-IL"/>
        </w:rPr>
        <w:lastRenderedPageBreak/>
        <w:t xml:space="preserve">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4FD58ADE"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E3D59D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2AB615F"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23C3471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58A0A94"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BC49A77"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066CB1A" w14:textId="77777777" w:rsidR="00AF1BE1" w:rsidRPr="00A42052"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28A98A9" w14:textId="77777777" w:rsidR="009C6F6C" w:rsidRPr="009C6F6C" w:rsidRDefault="009C6F6C" w:rsidP="009C6F6C">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0A0F5ABF"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אספקת תכניות</w:t>
      </w:r>
    </w:p>
    <w:p w14:paraId="0A19129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עת במהלך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בתקופת הבדק של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xml:space="preserve"> לחוזה זה, ובמידה והדרישה מתייחסת לתכניות שאינ</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בידו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יערכ</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בהקדם האפשרי וימסר</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למזמין.</w:t>
      </w:r>
    </w:p>
    <w:p w14:paraId="7EEA6C4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עם גמר שרותי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הסופי בשטח </w:t>
      </w:r>
      <w:r w:rsidRPr="009C6F6C">
        <w:rPr>
          <w:rFonts w:ascii="Times New Roman" w:eastAsia="Times New Roman" w:hAnsi="Times New Roman" w:cs="David"/>
          <w:color w:val="000000"/>
          <w:sz w:val="20"/>
          <w:szCs w:val="24"/>
          <w:lang w:eastAsia="he-IL"/>
        </w:rPr>
        <w:t>(AS MADE)</w:t>
      </w:r>
      <w:r w:rsidRPr="009C6F6C">
        <w:rPr>
          <w:rFonts w:ascii="Times New Roman" w:eastAsia="Times New Roman" w:hAnsi="Times New Roman" w:cs="David"/>
          <w:sz w:val="20"/>
          <w:szCs w:val="24"/>
          <w:rtl/>
          <w:lang w:eastAsia="he-IL"/>
        </w:rPr>
        <w:t xml:space="preserve">, למעט שינויי דיירים, </w:t>
      </w:r>
      <w:r w:rsidRPr="009C6F6C">
        <w:rPr>
          <w:rFonts w:ascii="Times New Roman" w:eastAsia="Times New Roman" w:hAnsi="Times New Roman" w:cs="David" w:hint="cs"/>
          <w:sz w:val="20"/>
          <w:szCs w:val="24"/>
          <w:rtl/>
          <w:lang w:eastAsia="he-IL"/>
        </w:rPr>
        <w:t xml:space="preserve">וקבצים </w:t>
      </w:r>
      <w:r w:rsidRPr="009C6F6C">
        <w:rPr>
          <w:rFonts w:ascii="Times New Roman" w:eastAsia="Times New Roman" w:hAnsi="Times New Roman" w:cs="David"/>
          <w:sz w:val="20"/>
          <w:szCs w:val="24"/>
          <w:rtl/>
          <w:lang w:eastAsia="he-IL"/>
        </w:rPr>
        <w:t>המכילים את התכנון במדיה ממוחשבת.</w:t>
      </w:r>
    </w:p>
    <w:p w14:paraId="0249396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או בוטל לפי סעיף 12 להלן,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ו</w:t>
      </w:r>
      <w:r w:rsidRPr="009C6F6C">
        <w:rPr>
          <w:rFonts w:ascii="Times New Roman" w:eastAsia="Times New Roman" w:hAnsi="Times New Roman" w:cs="David" w:hint="cs"/>
          <w:sz w:val="20"/>
          <w:szCs w:val="24"/>
          <w:rtl/>
          <w:lang w:eastAsia="he-IL"/>
        </w:rPr>
        <w:t>הקבצים</w:t>
      </w:r>
      <w:r w:rsidRPr="009C6F6C">
        <w:rPr>
          <w:rFonts w:ascii="Times New Roman" w:eastAsia="Times New Roman" w:hAnsi="Times New Roman" w:cs="David"/>
          <w:sz w:val="20"/>
          <w:szCs w:val="24"/>
          <w:rtl/>
          <w:lang w:eastAsia="he-IL"/>
        </w:rPr>
        <w:t xml:space="preserve"> כשה</w:t>
      </w:r>
      <w:r w:rsidRPr="009C6F6C">
        <w:rPr>
          <w:rFonts w:ascii="Times New Roman" w:eastAsia="Times New Roman" w:hAnsi="Times New Roman" w:cs="David" w:hint="cs"/>
          <w:sz w:val="20"/>
          <w:szCs w:val="24"/>
          <w:rtl/>
          <w:lang w:eastAsia="he-IL"/>
        </w:rPr>
        <w:t>ם</w:t>
      </w:r>
      <w:r w:rsidRPr="009C6F6C">
        <w:rPr>
          <w:rFonts w:ascii="Times New Roman" w:eastAsia="Times New Roman" w:hAnsi="Times New Roman" w:cs="David"/>
          <w:sz w:val="20"/>
          <w:szCs w:val="24"/>
          <w:rtl/>
          <w:lang w:eastAsia="he-IL"/>
        </w:rPr>
        <w:t xml:space="preserve"> מעודכנ</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E2B5106"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6ED026A6"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סעיף 10 זה.</w:t>
      </w:r>
    </w:p>
    <w:p w14:paraId="4267AC7C"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זכות הקניין בכל התכניות שייכת למזמין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 ששולם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התכניות.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1E50E665"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מעמד ה</w:t>
      </w:r>
      <w:r w:rsidR="00141D80">
        <w:rPr>
          <w:rFonts w:ascii="Times New Roman" w:eastAsia="Times New Roman" w:hAnsi="Times New Roman" w:cs="David"/>
          <w:bCs/>
          <w:sz w:val="20"/>
          <w:szCs w:val="24"/>
          <w:u w:val="single"/>
          <w:rtl/>
          <w:lang w:eastAsia="he-IL"/>
        </w:rPr>
        <w:t>יועץ</w:t>
      </w:r>
    </w:p>
    <w:p w14:paraId="20A35FE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ומובהר על ידי הצדדים לחוזה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מעמדו של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9C6F6C">
        <w:rPr>
          <w:rFonts w:ascii="Times New Roman" w:eastAsia="Times New Roman" w:hAnsi="Times New Roman" w:cs="David" w:hint="cs"/>
          <w:sz w:val="20"/>
          <w:szCs w:val="24"/>
          <w:rtl/>
          <w:lang w:eastAsia="he-IL"/>
        </w:rPr>
        <w:t xml:space="preserve"> 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sz w:val="20"/>
          <w:szCs w:val="24"/>
          <w:rtl/>
          <w:lang w:eastAsia="he-IL"/>
        </w:rPr>
        <w:t>.</w:t>
      </w:r>
    </w:p>
    <w:p w14:paraId="36A2BEA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אין ולא יהיו יחסי עובד-מעביד בין המזמין ובין </w:t>
      </w:r>
      <w:r w:rsidRPr="009C6F6C">
        <w:rPr>
          <w:rFonts w:ascii="Times New Roman" w:eastAsia="Times New Roman" w:hAnsi="Times New Roman" w:cs="David"/>
          <w:color w:val="000000"/>
          <w:sz w:val="24"/>
          <w:szCs w:val="24"/>
          <w:rtl/>
          <w:lang w:eastAsia="he-IL"/>
        </w:rPr>
        <w:t>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w:t>
      </w:r>
      <w:r w:rsidRPr="009C6F6C">
        <w:rPr>
          <w:rFonts w:ascii="Times New Roman" w:eastAsia="Times New Roman" w:hAnsi="Times New Roman" w:cs="David" w:hint="cs"/>
          <w:color w:val="000000"/>
          <w:sz w:val="24"/>
          <w:szCs w:val="24"/>
          <w:rtl/>
          <w:lang w:eastAsia="he-IL"/>
        </w:rPr>
        <w:t>מי מטעמו ו</w:t>
      </w:r>
      <w:r w:rsidRPr="009C6F6C">
        <w:rPr>
          <w:rFonts w:ascii="Times New Roman" w:eastAsia="Times New Roman" w:hAnsi="Times New Roman" w:cs="David"/>
          <w:color w:val="000000"/>
          <w:sz w:val="24"/>
          <w:szCs w:val="24"/>
          <w:rtl/>
          <w:lang w:eastAsia="he-IL"/>
        </w:rPr>
        <w:t xml:space="preserve">בין המזמין לבין עובדי </w:t>
      </w:r>
      <w:r w:rsidRPr="009C6F6C">
        <w:rPr>
          <w:rFonts w:ascii="Times New Roman" w:eastAsia="Times New Roman" w:hAnsi="Times New Roman" w:cs="David" w:hint="cs"/>
          <w:color w:val="000000"/>
          <w:sz w:val="24"/>
          <w:szCs w:val="24"/>
          <w:rtl/>
          <w:lang w:eastAsia="he-IL"/>
        </w:rPr>
        <w:t xml:space="preserve"> ה</w:t>
      </w:r>
      <w:r w:rsidR="00141D80">
        <w:rPr>
          <w:rFonts w:ascii="Times New Roman" w:eastAsia="Times New Roman" w:hAnsi="Times New Roman" w:cs="David" w:hint="cs"/>
          <w:color w:val="000000"/>
          <w:sz w:val="24"/>
          <w:szCs w:val="24"/>
          <w:rtl/>
          <w:lang w:eastAsia="he-IL"/>
        </w:rPr>
        <w:t>יועץ</w:t>
      </w:r>
      <w:r w:rsidRPr="009C6F6C">
        <w:rPr>
          <w:rFonts w:ascii="Times New Roman" w:eastAsia="Times New Roman" w:hAnsi="Times New Roman" w:cs="David" w:hint="cs"/>
          <w:color w:val="000000"/>
          <w:sz w:val="24"/>
          <w:szCs w:val="24"/>
          <w:rtl/>
          <w:lang w:eastAsia="he-IL"/>
        </w:rPr>
        <w:t xml:space="preserve"> ו/או מי מטעמיהם</w:t>
      </w:r>
      <w:r w:rsidRPr="009C6F6C">
        <w:rPr>
          <w:rFonts w:ascii="Times New Roman" w:eastAsia="Times New Roman" w:hAnsi="Times New Roman" w:cs="David"/>
          <w:color w:val="000000"/>
          <w:sz w:val="24"/>
          <w:szCs w:val="24"/>
          <w:rtl/>
          <w:lang w:eastAsia="he-IL"/>
        </w:rPr>
        <w:t xml:space="preserve"> </w:t>
      </w:r>
      <w:r w:rsidRPr="009C6F6C">
        <w:rPr>
          <w:rFonts w:ascii="Times New Roman" w:eastAsia="Times New Roman" w:hAnsi="Times New Roman" w:cs="David"/>
          <w:sz w:val="20"/>
          <w:szCs w:val="24"/>
          <w:rtl/>
          <w:lang w:eastAsia="he-IL"/>
        </w:rPr>
        <w:t>ואין בהוראות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ליצור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מי מעובדיו</w:t>
      </w:r>
      <w:r w:rsidRPr="009C6F6C">
        <w:rPr>
          <w:rFonts w:ascii="Times New Roman" w:eastAsia="Times New Roman" w:hAnsi="Times New Roman" w:cs="David" w:hint="cs"/>
          <w:sz w:val="20"/>
          <w:szCs w:val="24"/>
          <w:rtl/>
          <w:lang w:eastAsia="he-IL"/>
        </w:rPr>
        <w:t xml:space="preserve"> ו/או מי מטעמו</w:t>
      </w:r>
      <w:r w:rsidRPr="009C6F6C">
        <w:rPr>
          <w:rFonts w:ascii="Times New Roman" w:eastAsia="Times New Roman" w:hAnsi="Times New Roman" w:cs="David"/>
          <w:sz w:val="20"/>
          <w:szCs w:val="24"/>
          <w:rtl/>
          <w:lang w:eastAsia="he-IL"/>
        </w:rPr>
        <w:t xml:space="preserve"> לבין המזמין ו/או המנהל ו/או מי מטעמו יחסי עובד מעביד</w:t>
      </w:r>
      <w:r w:rsidRPr="009C6F6C">
        <w:rPr>
          <w:rFonts w:ascii="Times New Roman" w:eastAsia="Times New Roman" w:hAnsi="Times New Roman" w:cs="David"/>
          <w:color w:val="000000"/>
          <w:sz w:val="24"/>
          <w:szCs w:val="24"/>
          <w:rtl/>
          <w:lang w:eastAsia="he-IL"/>
        </w:rPr>
        <w:t>, לכל ענין ודבר. 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מוסכם ומובהר בין הצדדים</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9C6F6C">
        <w:rPr>
          <w:rFonts w:ascii="Times New Roman" w:eastAsia="Times New Roman" w:hAnsi="Times New Roman" w:cs="David" w:hint="cs"/>
          <w:color w:val="000000"/>
          <w:sz w:val="24"/>
          <w:szCs w:val="24"/>
          <w:rtl/>
          <w:lang w:eastAsia="he-IL"/>
        </w:rPr>
        <w:t>ל פ</w:t>
      </w:r>
      <w:r w:rsidRPr="009C6F6C">
        <w:rPr>
          <w:rFonts w:ascii="Times New Roman" w:eastAsia="Times New Roman" w:hAnsi="Times New Roman" w:cs="David"/>
          <w:color w:val="000000"/>
          <w:sz w:val="24"/>
          <w:szCs w:val="24"/>
          <w:rtl/>
          <w:lang w:eastAsia="he-IL"/>
        </w:rPr>
        <w:t>י הדין ו/או מכח צו הרחבה ו/או מכח הסכם כלשהו על עובד</w:t>
      </w:r>
      <w:r w:rsidRPr="009C6F6C">
        <w:rPr>
          <w:rFonts w:ascii="Times New Roman" w:eastAsia="Times New Roman" w:hAnsi="Times New Roman" w:cs="David" w:hint="cs"/>
          <w:sz w:val="20"/>
          <w:szCs w:val="24"/>
          <w:rtl/>
          <w:lang w:eastAsia="he-IL"/>
        </w:rPr>
        <w:t>.</w:t>
      </w:r>
    </w:p>
    <w:p w14:paraId="1C795DDF"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בזה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w:t>
      </w:r>
      <w:r w:rsidRPr="009C6F6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9C6F6C">
        <w:rPr>
          <w:rFonts w:ascii="Times New Roman" w:eastAsia="Times New Roman" w:hAnsi="Times New Roman" w:cs="David"/>
          <w:color w:val="000000"/>
          <w:sz w:val="24"/>
          <w:szCs w:val="24"/>
          <w:rtl/>
          <w:lang w:eastAsia="he-IL"/>
        </w:rPr>
        <w:t xml:space="preserve"> מוותרים על כל טענות ו/או</w:t>
      </w:r>
      <w:r w:rsidRPr="009C6F6C">
        <w:rPr>
          <w:rFonts w:ascii="Times New Roman" w:eastAsia="Times New Roman" w:hAnsi="Times New Roman" w:cs="David" w:hint="cs"/>
          <w:color w:val="000000"/>
          <w:sz w:val="24"/>
          <w:szCs w:val="24"/>
          <w:rtl/>
          <w:lang w:eastAsia="he-IL"/>
        </w:rPr>
        <w:t xml:space="preserve"> דרישות ו/או תלונות ו/או</w:t>
      </w:r>
      <w:r w:rsidRPr="009C6F6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712ECE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ישא לבדו </w:t>
      </w:r>
      <w:r w:rsidRPr="009C6F6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9C6F6C">
        <w:rPr>
          <w:rFonts w:ascii="Times New Roman" w:eastAsia="Times New Roman" w:hAnsi="Times New Roman" w:cs="David" w:hint="cs"/>
          <w:color w:val="000000"/>
          <w:sz w:val="24"/>
          <w:szCs w:val="24"/>
          <w:rtl/>
          <w:lang w:eastAsia="he-IL"/>
        </w:rPr>
        <w:t>ל פי</w:t>
      </w:r>
      <w:r w:rsidRPr="009C6F6C">
        <w:rPr>
          <w:rFonts w:ascii="Times New Roman" w:eastAsia="Times New Roman" w:hAnsi="Times New Roman" w:cs="David"/>
          <w:color w:val="000000"/>
          <w:sz w:val="24"/>
          <w:szCs w:val="24"/>
          <w:rtl/>
          <w:lang w:eastAsia="he-IL"/>
        </w:rPr>
        <w:t xml:space="preserve"> 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ובכלל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sz w:val="20"/>
          <w:szCs w:val="24"/>
          <w:rtl/>
          <w:lang w:eastAsia="he-IL"/>
        </w:rPr>
        <w:t xml:space="preserve"> תשלומי מס הכנסה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הלאומי שהוא חב בגין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2C166EC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לאומי, תשלומים לקרנות איגודים מקצוע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3A45F4B"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9C6F6C">
        <w:rPr>
          <w:rFonts w:ascii="Times New Roman" w:eastAsia="Times New Roman" w:hAnsi="Times New Roman" w:cs="David"/>
          <w:color w:val="000000"/>
          <w:sz w:val="24"/>
          <w:szCs w:val="24"/>
          <w:rtl/>
          <w:lang w:eastAsia="he-IL"/>
        </w:rPr>
        <w:t>מבלי לגרוע מ</w:t>
      </w:r>
      <w:r w:rsidRPr="009C6F6C">
        <w:rPr>
          <w:rFonts w:ascii="Times New Roman" w:eastAsia="Times New Roman" w:hAnsi="Times New Roman" w:cs="David" w:hint="cs"/>
          <w:color w:val="000000"/>
          <w:sz w:val="24"/>
          <w:szCs w:val="24"/>
          <w:rtl/>
          <w:lang w:eastAsia="he-IL"/>
        </w:rPr>
        <w:t xml:space="preserve">כלליות </w:t>
      </w:r>
      <w:r w:rsidRPr="009C6F6C">
        <w:rPr>
          <w:rFonts w:ascii="Times New Roman" w:eastAsia="Times New Roman" w:hAnsi="Times New Roman" w:cs="David"/>
          <w:color w:val="000000"/>
          <w:sz w:val="24"/>
          <w:szCs w:val="24"/>
          <w:rtl/>
          <w:lang w:eastAsia="he-IL"/>
        </w:rPr>
        <w:t>האמור לעיל,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מצהיר ומתחייב</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אם י</w:t>
      </w:r>
      <w:r w:rsidRPr="009C6F6C">
        <w:rPr>
          <w:rFonts w:ascii="Times New Roman" w:eastAsia="Times New Roman" w:hAnsi="Times New Roman" w:cs="David" w:hint="cs"/>
          <w:color w:val="000000"/>
          <w:sz w:val="24"/>
          <w:szCs w:val="24"/>
          <w:rtl/>
          <w:lang w:eastAsia="he-IL"/>
        </w:rPr>
        <w:t>י</w:t>
      </w:r>
      <w:r w:rsidRPr="009C6F6C">
        <w:rPr>
          <w:rFonts w:ascii="Times New Roman" w:eastAsia="Times New Roman" w:hAnsi="Times New Roman" w:cs="David"/>
          <w:color w:val="000000"/>
          <w:sz w:val="24"/>
          <w:szCs w:val="24"/>
          <w:rtl/>
          <w:lang w:eastAsia="he-IL"/>
        </w:rPr>
        <w:t>דרש המזמין על ידי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על ידי מי מ</w:t>
      </w:r>
      <w:r w:rsidRPr="009C6F6C">
        <w:rPr>
          <w:rFonts w:ascii="Times New Roman" w:eastAsia="Times New Roman" w:hAnsi="Times New Roman" w:cs="David" w:hint="cs"/>
          <w:color w:val="000000"/>
          <w:sz w:val="24"/>
          <w:szCs w:val="24"/>
          <w:rtl/>
          <w:lang w:eastAsia="he-IL"/>
        </w:rPr>
        <w:t>שלוחיו ו/או עובדיו</w:t>
      </w:r>
      <w:r w:rsidRPr="009C6F6C">
        <w:rPr>
          <w:rFonts w:ascii="Times New Roman" w:eastAsia="Times New Roman" w:hAnsi="Times New Roman" w:cs="David"/>
          <w:color w:val="000000"/>
          <w:sz w:val="24"/>
          <w:szCs w:val="24"/>
          <w:rtl/>
          <w:lang w:eastAsia="he-IL"/>
        </w:rPr>
        <w:t xml:space="preserve"> ו/או</w:t>
      </w:r>
      <w:r w:rsidRPr="009C6F6C">
        <w:rPr>
          <w:rFonts w:ascii="Times New Roman" w:eastAsia="Times New Roman" w:hAnsi="Times New Roman" w:cs="David" w:hint="cs"/>
          <w:color w:val="000000"/>
          <w:sz w:val="24"/>
          <w:szCs w:val="24"/>
          <w:rtl/>
          <w:lang w:eastAsia="he-IL"/>
        </w:rPr>
        <w:t xml:space="preserve"> אחר מטעמו ו/או</w:t>
      </w:r>
      <w:r w:rsidRPr="009C6F6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כאמור, אזי ישפה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ייחשב </w:t>
      </w:r>
      <w:r w:rsidRPr="009C6F6C">
        <w:rPr>
          <w:rFonts w:ascii="Times New Roman" w:eastAsia="Times New Roman" w:hAnsi="Times New Roman" w:cs="David" w:hint="cs"/>
          <w:color w:val="000000"/>
          <w:sz w:val="24"/>
          <w:szCs w:val="24"/>
          <w:rtl/>
          <w:lang w:eastAsia="he-IL"/>
        </w:rPr>
        <w:t>כ</w:t>
      </w:r>
      <w:r w:rsidRPr="009C6F6C">
        <w:rPr>
          <w:rFonts w:ascii="Times New Roman" w:eastAsia="Times New Roman" w:hAnsi="Times New Roman" w:cs="David"/>
          <w:color w:val="000000"/>
          <w:sz w:val="24"/>
          <w:szCs w:val="24"/>
          <w:rtl/>
          <w:lang w:eastAsia="he-IL"/>
        </w:rPr>
        <w:t>חוב המגיע למזמין מאת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w:t>
      </w:r>
    </w:p>
    <w:p w14:paraId="03E8B763"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בשים לב לאמור לעיל, אם יקבע פורום מוסמך כלשהו</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נתקיימו יחסי עובד ומעביד בין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מי מעובדיו</w:t>
      </w:r>
      <w:r w:rsidRPr="009C6F6C">
        <w:rPr>
          <w:rFonts w:ascii="Times New Roman" w:eastAsia="Times New Roman" w:hAnsi="Times New Roman" w:cs="David" w:hint="cs"/>
          <w:color w:val="000000"/>
          <w:sz w:val="24"/>
          <w:szCs w:val="24"/>
          <w:rtl/>
          <w:lang w:eastAsia="he-IL"/>
        </w:rPr>
        <w:t xml:space="preserve"> ו/או מי משלוחיו ו/או אחר מטעמו</w:t>
      </w:r>
      <w:r w:rsidRPr="009C6F6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9C6F6C">
        <w:rPr>
          <w:rFonts w:ascii="Times New Roman" w:eastAsia="Times New Roman" w:hAnsi="Times New Roman" w:cs="David" w:hint="cs"/>
          <w:color w:val="000000"/>
          <w:sz w:val="24"/>
          <w:szCs w:val="24"/>
          <w:rtl/>
          <w:lang w:eastAsia="he-IL"/>
        </w:rPr>
        <w:t>.</w:t>
      </w:r>
    </w:p>
    <w:p w14:paraId="11CFFD40"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הבאת החוזה לגמר או ביטולו</w:t>
      </w:r>
    </w:p>
    <w:p w14:paraId="7333412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1056C119"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 xml:space="preserve">על אף האמור בכל מקום אחר בחוזה </w:t>
      </w:r>
      <w:r w:rsidRPr="009C6F6C">
        <w:rPr>
          <w:rFonts w:ascii="Times New Roman" w:eastAsia="Times New Roman" w:hAnsi="Times New Roman" w:cs="David" w:hint="cs"/>
          <w:sz w:val="20"/>
          <w:szCs w:val="24"/>
          <w:rtl/>
          <w:lang w:eastAsia="he-IL"/>
        </w:rPr>
        <w:t xml:space="preserve">זה על נספחיו, </w:t>
      </w:r>
      <w:r w:rsidRPr="009C6F6C">
        <w:rPr>
          <w:rFonts w:ascii="Times New Roman" w:eastAsia="Times New Roman" w:hAnsi="Times New Roman" w:cs="David"/>
          <w:sz w:val="20"/>
          <w:szCs w:val="24"/>
          <w:rtl/>
          <w:lang w:eastAsia="he-IL"/>
        </w:rPr>
        <w:t>רשאי המזמין,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ניתנה הודעה כאמור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9C6F6C">
        <w:rPr>
          <w:rFonts w:ascii="Times New Roman" w:eastAsia="Times New Roman" w:hAnsi="Times New Roman" w:cs="David" w:hint="cs"/>
          <w:sz w:val="20"/>
          <w:szCs w:val="24"/>
          <w:rtl/>
          <w:lang w:eastAsia="he-IL"/>
        </w:rPr>
        <w:t>-7</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מים</w:t>
      </w:r>
      <w:r w:rsidRPr="009C6F6C">
        <w:rPr>
          <w:rFonts w:ascii="Times New Roman" w:eastAsia="Times New Roman" w:hAnsi="Times New Roman" w:cs="David"/>
          <w:sz w:val="20"/>
          <w:szCs w:val="24"/>
          <w:rtl/>
          <w:lang w:eastAsia="he-IL"/>
        </w:rPr>
        <w:t xml:space="preserve"> מיום משלוחה (להלן: "</w:t>
      </w:r>
      <w:r w:rsidRPr="009C6F6C">
        <w:rPr>
          <w:rFonts w:ascii="Times New Roman" w:eastAsia="Times New Roman" w:hAnsi="Times New Roman" w:cs="David"/>
          <w:b/>
          <w:bCs/>
          <w:sz w:val="20"/>
          <w:szCs w:val="24"/>
          <w:rtl/>
          <w:lang w:eastAsia="he-IL"/>
        </w:rPr>
        <w:t>תאריך הפסקת השרות</w:t>
      </w:r>
      <w:r w:rsidRPr="009C6F6C">
        <w:rPr>
          <w:rFonts w:ascii="Times New Roman" w:eastAsia="Times New Roman" w:hAnsi="Times New Roman" w:cs="David"/>
          <w:sz w:val="20"/>
          <w:szCs w:val="24"/>
          <w:rtl/>
          <w:lang w:eastAsia="he-IL"/>
        </w:rPr>
        <w:t>").</w:t>
      </w:r>
    </w:p>
    <w:p w14:paraId="6B3A866A" w14:textId="77777777"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כאמור בסעיף 12.1.1 לעיל,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צע עד לתאריך הפסקת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 ו - ה'</w:t>
      </w:r>
      <w:r w:rsidRPr="009C6F6C">
        <w:rPr>
          <w:rFonts w:ascii="Times New Roman" w:eastAsia="Times New Roman" w:hAnsi="Times New Roman" w:cs="David"/>
          <w:sz w:val="20"/>
          <w:szCs w:val="24"/>
          <w:rtl/>
          <w:lang w:eastAsia="he-IL"/>
        </w:rPr>
        <w:t>. במקרה שבוצע חלק של קטע ו/או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ישולם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 המנהל.</w:t>
      </w:r>
    </w:p>
    <w:p w14:paraId="3F438266"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לטענה </w:t>
      </w:r>
      <w:r w:rsidRPr="009C6F6C">
        <w:rPr>
          <w:rFonts w:ascii="Times New Roman" w:eastAsia="Times New Roman" w:hAnsi="Times New Roman" w:cs="David" w:hint="cs"/>
          <w:sz w:val="20"/>
          <w:szCs w:val="24"/>
          <w:rtl/>
          <w:lang w:eastAsia="he-IL"/>
        </w:rPr>
        <w:t>ו/או דרישה ו/או תלונה ו/</w:t>
      </w:r>
      <w:r w:rsidRPr="009C6F6C">
        <w:rPr>
          <w:rFonts w:ascii="Times New Roman" w:eastAsia="Times New Roman" w:hAnsi="Times New Roman" w:cs="David"/>
          <w:sz w:val="20"/>
          <w:szCs w:val="24"/>
          <w:rtl/>
          <w:lang w:eastAsia="he-IL"/>
        </w:rPr>
        <w:t>או תביעה כלשהי, פרט לאמור בסעיף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והשכר שישולם לפי 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1BEE607E"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תוך 12 חודש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מהבאת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כאמור</w:t>
      </w:r>
      <w:r w:rsidRPr="009C6F6C">
        <w:rPr>
          <w:rFonts w:ascii="Times New Roman" w:eastAsia="Times New Roman" w:hAnsi="Times New Roman" w:cs="David" w:hint="cs"/>
          <w:sz w:val="20"/>
          <w:szCs w:val="24"/>
          <w:rtl/>
          <w:lang w:eastAsia="he-IL"/>
        </w:rPr>
        <w:t>, רשאי המזמין</w:t>
      </w:r>
      <w:r w:rsidRPr="009C6F6C">
        <w:rPr>
          <w:rFonts w:ascii="Times New Roman" w:eastAsia="Times New Roman" w:hAnsi="Times New Roman" w:cs="David"/>
          <w:sz w:val="20"/>
          <w:szCs w:val="24"/>
          <w:rtl/>
          <w:lang w:eastAsia="he-IL"/>
        </w:rPr>
        <w:t xml:space="preserve"> לחדשו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במקרה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לחדש את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תנאי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22F888A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במקרה שחוזה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מצוות הדין)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לתשלום כמוגדר בסעיף 12.3.2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ויחולו הסעיפים 12.1.3 ו- 12.1.4 לעיל.</w:t>
      </w:r>
    </w:p>
    <w:p w14:paraId="339F686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0575FDCF"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מזמין לפי סעיף 12.1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זכאי המזמין לבטל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בלא צורך בהודעה מוקדמת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אחד מהמקרים הבאים:</w:t>
      </w:r>
    </w:p>
    <w:p w14:paraId="1A96AA5F"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ו/או לא קיים איזה מהוראות החוזה ולא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קן </w:t>
      </w:r>
      <w:r w:rsidRPr="009C6F6C">
        <w:rPr>
          <w:rFonts w:ascii="Times New Roman" w:eastAsia="Times New Roman" w:hAnsi="Times New Roman" w:cs="David" w:hint="cs"/>
          <w:sz w:val="20"/>
          <w:szCs w:val="24"/>
          <w:rtl/>
          <w:lang w:eastAsia="he-IL"/>
        </w:rPr>
        <w:t>את ה</w:t>
      </w:r>
      <w:r w:rsidRPr="009C6F6C">
        <w:rPr>
          <w:rFonts w:ascii="Times New Roman" w:eastAsia="Times New Roman" w:hAnsi="Times New Roman" w:cs="David"/>
          <w:sz w:val="20"/>
          <w:szCs w:val="24"/>
          <w:rtl/>
          <w:lang w:eastAsia="he-IL"/>
        </w:rPr>
        <w:t>הפרה</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לאחר שק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התראה על כך מהמזמין בתוך הזמן הנקוב בהתראה.</w:t>
      </w:r>
    </w:p>
    <w:p w14:paraId="2112AC85"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התרה ב</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שאין הוא מבצע את עבודתו בצורה המבטיחה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נקט בצעדים המבטיחים לדעת המזמין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w:t>
      </w:r>
    </w:p>
    <w:p w14:paraId="64713205"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את הוראת סעיף 7.5 לעיל.</w:t>
      </w:r>
    </w:p>
    <w:p w14:paraId="6598E37F"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נבצר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מהמנהל הראשי לקיים את ה</w:t>
      </w:r>
      <w:r w:rsidRPr="009C6F6C">
        <w:rPr>
          <w:rFonts w:ascii="Times New Roman" w:eastAsia="Times New Roman" w:hAnsi="Times New Roman" w:cs="David" w:hint="cs"/>
          <w:sz w:val="20"/>
          <w:szCs w:val="24"/>
          <w:rtl/>
          <w:lang w:eastAsia="he-IL"/>
        </w:rPr>
        <w:t xml:space="preserve">וראות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יחול הסעיף 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לפעולה משפטית או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אם ארע אירוע דומה.</w:t>
      </w:r>
    </w:p>
    <w:p w14:paraId="355C7EBE" w14:textId="77777777"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חל שינוי בהחזקת המניות ו/או בהרכב המנהלים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3876FF50"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בוטל החוזה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שהוא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עד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טול החוזה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bCs/>
          <w:sz w:val="20"/>
          <w:szCs w:val="24"/>
          <w:rtl/>
          <w:lang w:eastAsia="he-IL"/>
        </w:rPr>
        <w:t xml:space="preserve">ו -ה' </w:t>
      </w:r>
      <w:r w:rsidRPr="009C6F6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 כפי שיקבע המנהל, וזאת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w:t>
      </w:r>
    </w:p>
    <w:p w14:paraId="482D740F"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לטענה</w:t>
      </w:r>
      <w:r w:rsidRPr="009C6F6C">
        <w:rPr>
          <w:rFonts w:ascii="Times New Roman" w:eastAsia="Times New Roman" w:hAnsi="Times New Roman" w:cs="David" w:hint="cs"/>
          <w:sz w:val="20"/>
          <w:szCs w:val="24"/>
          <w:rtl/>
          <w:lang w:eastAsia="he-IL"/>
        </w:rPr>
        <w:t xml:space="preserve"> ו/או לדרישה ו/או לתלונה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lastRenderedPageBreak/>
        <w:t>ל</w:t>
      </w:r>
      <w:r w:rsidRPr="009C6F6C">
        <w:rPr>
          <w:rFonts w:ascii="Times New Roman" w:eastAsia="Times New Roman" w:hAnsi="Times New Roman" w:cs="David"/>
          <w:sz w:val="20"/>
          <w:szCs w:val="24"/>
          <w:rtl/>
          <w:lang w:eastAsia="he-IL"/>
        </w:rPr>
        <w:t>תביעה כלשהי, פרט לאמור בסעיף 12.3.2 לעיל, והשכר שישולם לפי סעיף 12.3.2</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החוזה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12CA2EAE"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השירותים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 זה או אם אירע אירוע דומה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סעיפים 12.3.2 ו - 12.3.3 לעיל.</w:t>
      </w:r>
    </w:p>
    <w:p w14:paraId="716D8AC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סעיפים 12.1, 12.2 ו-12.3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הסעיפים הנ"ל.</w:t>
      </w:r>
    </w:p>
    <w:p w14:paraId="1271A54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מקרה של 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או ביטולו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למסור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המשך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שבוצעו עד לאותו מועד,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מסכים לכך ולא יהיה זכאי לדבר בגין זאת.</w:t>
      </w:r>
    </w:p>
    <w:p w14:paraId="2CDF26A8"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אימת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יקיים איזו מהתחייבויותיו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7DAD0E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השתמש המזמין בזכותו על פי סעיף 12.7 לעיל, יהיה הוא רשאי לגבות מאת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08CE789"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689B66C2" w14:textId="77777777" w:rsidR="009C6F6C" w:rsidRPr="009C6F6C" w:rsidRDefault="009C6F6C" w:rsidP="009C6F6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CC20136"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העברת זכויות</w:t>
      </w:r>
    </w:p>
    <w:p w14:paraId="29B53B3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להסב לאחר את החוזה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כל חלק ממנו, וכן אין הוא רשאי להעביר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להסב לאחר כל זכות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חובה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אלא בהסכמת המזמין בכתב ומראש.</w:t>
      </w:r>
    </w:p>
    <w:p w14:paraId="28ACF16A"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למסור לאחר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כולם או מקצתם, אלא בהסכמת המזמין בכתב ומראש.</w:t>
      </w:r>
    </w:p>
    <w:p w14:paraId="0DB639D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ניתנה הסכמת המזמין לפי סעיפים 13.1 או 13.2 לעיל, הרי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אין בכך כדי לפטור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והתחייבויותיו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 xml:space="preserve"> ומזכויות המזמין על פיו,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באחריות מלאה, כלפי המזמין וכלפי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 xml:space="preserve">צד שלישי שהוא, גם לכל מעשה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באי כחם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עובדיהם</w:t>
      </w:r>
      <w:r w:rsidRPr="009C6F6C">
        <w:rPr>
          <w:rFonts w:ascii="Times New Roman" w:eastAsia="Times New Roman" w:hAnsi="Times New Roman" w:cs="David" w:hint="cs"/>
          <w:sz w:val="20"/>
          <w:szCs w:val="24"/>
          <w:rtl/>
          <w:lang w:eastAsia="he-IL"/>
        </w:rPr>
        <w:t xml:space="preserve"> ו/או מי מטעמם</w:t>
      </w:r>
      <w:r w:rsidRPr="009C6F6C">
        <w:rPr>
          <w:rFonts w:ascii="Times New Roman" w:eastAsia="Times New Roman" w:hAnsi="Times New Roman" w:cs="David"/>
          <w:sz w:val="20"/>
          <w:szCs w:val="24"/>
          <w:rtl/>
          <w:lang w:eastAsia="he-IL"/>
        </w:rPr>
        <w:t>, ואילו למזמין ישמרו כל זכויותיו כלפי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22D5A7C7"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בפיקוחו הישיר של המנהל הראשי. מבלי לגרוע מהתחי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מהאמור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סעיף 12.3.2 ו-12.3.3 לעיל.</w:t>
      </w:r>
    </w:p>
    <w:p w14:paraId="79923962"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9B0585D" w14:textId="77777777" w:rsidR="009C6F6C" w:rsidRPr="009C6F6C" w:rsidRDefault="009C6F6C" w:rsidP="009C6F6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סיום שרותי ה</w:t>
      </w:r>
      <w:r w:rsidR="00141D80">
        <w:rPr>
          <w:rFonts w:ascii="Times New Roman" w:eastAsia="Times New Roman" w:hAnsi="Times New Roman" w:cs="David"/>
          <w:bCs/>
          <w:sz w:val="20"/>
          <w:szCs w:val="24"/>
          <w:u w:val="single"/>
          <w:rtl/>
          <w:lang w:eastAsia="he-IL"/>
        </w:rPr>
        <w:t>יועץ</w:t>
      </w:r>
    </w:p>
    <w:p w14:paraId="7D3ADA0C"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יחושבו כבאים לסיום בכל אחד מהמקרים הבאים:</w:t>
      </w:r>
    </w:p>
    <w:p w14:paraId="55CBFEB6"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הובא לידי </w:t>
      </w:r>
      <w:r w:rsidRPr="009C6F6C">
        <w:rPr>
          <w:rFonts w:ascii="Times New Roman" w:eastAsia="Times New Roman" w:hAnsi="Times New Roman" w:cs="David" w:hint="cs"/>
          <w:sz w:val="20"/>
          <w:szCs w:val="24"/>
          <w:rtl/>
          <w:lang w:eastAsia="he-IL"/>
        </w:rPr>
        <w:t>גמר</w:t>
      </w:r>
      <w:r w:rsidRPr="009C6F6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במסגרת הוראות אותו סעיף.</w:t>
      </w:r>
    </w:p>
    <w:p w14:paraId="0DF76BCE"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עם מתן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הושלם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hint="cs"/>
          <w:sz w:val="20"/>
          <w:szCs w:val="24"/>
          <w:rtl/>
          <w:lang w:eastAsia="he-IL"/>
        </w:rPr>
        <w:lastRenderedPageBreak/>
        <w:t>זה</w:t>
      </w:r>
      <w:r w:rsidRPr="009C6F6C">
        <w:rPr>
          <w:rFonts w:ascii="Times New Roman" w:eastAsia="Times New Roman" w:hAnsi="Times New Roman" w:cs="David"/>
          <w:sz w:val="20"/>
          <w:szCs w:val="24"/>
          <w:rtl/>
          <w:lang w:eastAsia="he-IL"/>
        </w:rPr>
        <w:t>.</w:t>
      </w:r>
    </w:p>
    <w:p w14:paraId="67EF6F9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סודיות והמצאת מסמכים</w:t>
      </w:r>
    </w:p>
    <w:p w14:paraId="6798BEB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העתקים וניירות עבודה, בין שהוכנו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 על ידי</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י מ</w:t>
      </w:r>
      <w:r w:rsidRPr="009C6F6C">
        <w:rPr>
          <w:rFonts w:ascii="Times New Roman" w:eastAsia="Times New Roman" w:hAnsi="Times New Roman" w:cs="David"/>
          <w:sz w:val="20"/>
          <w:szCs w:val="24"/>
          <w:rtl/>
          <w:lang w:eastAsia="he-IL"/>
        </w:rPr>
        <w:t xml:space="preserve">טעמו ובין שהוכנו על ידי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מי </w:t>
      </w:r>
      <w:r w:rsidRPr="009C6F6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9D91133"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מבלי לגרוע מאחריותו </w:t>
      </w:r>
      <w:r w:rsidRPr="009C6F6C">
        <w:rPr>
          <w:rFonts w:ascii="Times New Roman" w:eastAsia="Times New Roman" w:hAnsi="Times New Roman" w:cs="David" w:hint="cs"/>
          <w:sz w:val="20"/>
          <w:szCs w:val="24"/>
          <w:rtl/>
          <w:lang w:eastAsia="he-IL"/>
        </w:rPr>
        <w:t>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על פי כל דין, ינקוט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יציית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לכל דרישה של המנהל בדבר נקיטת אמצעי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מיד עם אירועה.</w:t>
      </w:r>
    </w:p>
    <w:p w14:paraId="4775BD80"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יחתים את עובדיו</w:t>
      </w:r>
      <w:r w:rsidRPr="009C6F6C">
        <w:rPr>
          <w:rFonts w:ascii="Times New Roman" w:eastAsia="Times New Roman" w:hAnsi="Times New Roman" w:cs="David" w:hint="cs"/>
          <w:sz w:val="20"/>
          <w:szCs w:val="24"/>
          <w:rtl/>
          <w:lang w:eastAsia="he-IL"/>
        </w:rPr>
        <w:t xml:space="preserve"> ו/או שלוחיו ו/או אחר מטעמו</w:t>
      </w:r>
      <w:r w:rsidRPr="009C6F6C">
        <w:rPr>
          <w:rFonts w:ascii="Times New Roman" w:eastAsia="Times New Roman" w:hAnsi="Times New Roman" w:cs="David"/>
          <w:sz w:val="20"/>
          <w:szCs w:val="24"/>
          <w:rtl/>
          <w:lang w:eastAsia="he-IL"/>
        </w:rPr>
        <w:t xml:space="preserve"> בקשר עם ביצוע הסכם זה</w:t>
      </w:r>
      <w:r w:rsidRPr="009C6F6C">
        <w:rPr>
          <w:rFonts w:ascii="Times New Roman" w:eastAsia="Times New Roman" w:hAnsi="Times New Roman" w:cs="David" w:hint="cs"/>
          <w:sz w:val="20"/>
          <w:szCs w:val="24"/>
          <w:rtl/>
          <w:lang w:eastAsia="he-IL"/>
        </w:rPr>
        <w:t xml:space="preserve"> על נספחיו,</w:t>
      </w:r>
      <w:r w:rsidRPr="009C6F6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9C6F6C">
        <w:rPr>
          <w:rFonts w:ascii="Times New Roman" w:eastAsia="Times New Roman" w:hAnsi="Times New Roman" w:cs="David"/>
          <w:bCs/>
          <w:sz w:val="20"/>
          <w:szCs w:val="24"/>
          <w:rtl/>
          <w:lang w:eastAsia="he-IL"/>
        </w:rPr>
        <w:t>ו'</w:t>
      </w:r>
      <w:r w:rsidRPr="009C6F6C">
        <w:rPr>
          <w:rFonts w:ascii="Times New Roman" w:eastAsia="Times New Roman" w:hAnsi="Times New Roman" w:cs="David"/>
          <w:sz w:val="20"/>
          <w:szCs w:val="24"/>
          <w:rtl/>
          <w:lang w:eastAsia="he-IL"/>
        </w:rPr>
        <w:t>,.</w:t>
      </w:r>
    </w:p>
    <w:p w14:paraId="0AF3A787"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לפי דרישת המזמין ועם סיום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9C6F6C">
        <w:rPr>
          <w:rFonts w:ascii="Times New Roman" w:eastAsia="Times New Roman" w:hAnsi="Times New Roman" w:cs="David" w:hint="cs"/>
          <w:sz w:val="20"/>
          <w:szCs w:val="24"/>
          <w:rtl/>
          <w:lang w:eastAsia="he-IL"/>
        </w:rPr>
        <w:t>.</w:t>
      </w:r>
    </w:p>
    <w:p w14:paraId="406E9938"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ויתור על זכויות מצד ה</w:t>
      </w:r>
      <w:r w:rsidR="00141D80">
        <w:rPr>
          <w:rFonts w:ascii="Times New Roman" w:eastAsia="Times New Roman" w:hAnsi="Times New Roman" w:cs="David"/>
          <w:bCs/>
          <w:sz w:val="20"/>
          <w:szCs w:val="24"/>
          <w:u w:val="single"/>
          <w:rtl/>
          <w:lang w:eastAsia="he-IL"/>
        </w:rPr>
        <w:t>יועץ</w:t>
      </w:r>
    </w:p>
    <w:p w14:paraId="6DF8D58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השתמש המזמין כדין בסמכות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כל טענה ו/או דרישה ו/או תלונה ו/או</w:t>
      </w:r>
      <w:r w:rsidRPr="009C6F6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לתבוע פיצוי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w:t>
      </w:r>
      <w:r w:rsidRPr="009C6F6C">
        <w:rPr>
          <w:rFonts w:ascii="Times New Roman" w:eastAsia="Times New Roman" w:hAnsi="Times New Roman" w:cs="David" w:hint="cs"/>
          <w:sz w:val="20"/>
          <w:szCs w:val="24"/>
          <w:rtl/>
          <w:lang w:eastAsia="he-IL"/>
        </w:rPr>
        <w:t xml:space="preserve"> שיפוי ו/או</w:t>
      </w:r>
      <w:r w:rsidRPr="009C6F6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פגיעה במוניטין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הפסד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הפסד רווח העלולים להיגרם לו עקב הביטול</w:t>
      </w:r>
      <w:r w:rsidRPr="009C6F6C">
        <w:rPr>
          <w:rFonts w:ascii="Times New Roman" w:eastAsia="Times New Roman" w:hAnsi="Times New Roman" w:cs="David" w:hint="cs"/>
          <w:sz w:val="20"/>
          <w:szCs w:val="24"/>
          <w:rtl/>
          <w:lang w:eastAsia="he-IL"/>
        </w:rPr>
        <w:t xml:space="preserve"> או</w:t>
      </w:r>
      <w:r w:rsidRPr="009C6F6C">
        <w:rPr>
          <w:rFonts w:ascii="Times New Roman" w:eastAsia="Times New Roman" w:hAnsi="Times New Roman" w:cs="David"/>
          <w:sz w:val="20"/>
          <w:szCs w:val="24"/>
          <w:rtl/>
          <w:lang w:eastAsia="he-IL"/>
        </w:rPr>
        <w:t xml:space="preserve"> ההפסקה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מכל סיבה אחרת.</w:t>
      </w:r>
    </w:p>
    <w:p w14:paraId="7E239FBC"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שביצע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w:t>
      </w:r>
    </w:p>
    <w:p w14:paraId="37B3E276" w14:textId="77777777"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המשך 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מסירתם לידי </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והינו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על פי דרישת המזמין ישתף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פעולה עם המזמין ו/או עם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w:t>
      </w:r>
    </w:p>
    <w:p w14:paraId="0B03A9C1"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שונות</w:t>
      </w:r>
    </w:p>
    <w:p w14:paraId="2693FF4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מתחייב לבצע את השירותים שעליו לבצע אישית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w:t>
      </w:r>
      <w:r w:rsidRPr="009C6F6C">
        <w:rPr>
          <w:rFonts w:ascii="Times New Roman" w:eastAsia="Times New Roman" w:hAnsi="Times New Roman" w:cs="David" w:hint="cs"/>
          <w:sz w:val="20"/>
          <w:szCs w:val="24"/>
          <w:rtl/>
          <w:lang w:eastAsia="he-IL"/>
        </w:rPr>
        <w:t xml:space="preserve"> זה והינו</w:t>
      </w:r>
      <w:r w:rsidRPr="009C6F6C">
        <w:rPr>
          <w:rFonts w:ascii="Times New Roman" w:eastAsia="Times New Roman" w:hAnsi="Times New Roman" w:cs="David"/>
          <w:sz w:val="20"/>
          <w:szCs w:val="24"/>
          <w:rtl/>
          <w:lang w:eastAsia="he-IL"/>
        </w:rPr>
        <w:t xml:space="preserve"> אחראי וערב כלפי המזמין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w:t>
      </w:r>
    </w:p>
    <w:p w14:paraId="16B4CFB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צד אשר יפר או לא יקיים איזו מהתחייבויותיו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יהיה חייב לפצות את הצד המקיים על כל הנזקים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ההפסדים שיגרמו לו עקב 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מבלי לגרוע מזכות הצד המקיים לכל סעד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תרופה אחרים ו/או נוספים.</w:t>
      </w:r>
    </w:p>
    <w:p w14:paraId="31914432"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למניעת ספקות מוצהר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CF20C28"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9C6F6C">
        <w:rPr>
          <w:rFonts w:ascii="Times New Roman" w:eastAsia="Times New Roman" w:hAnsi="Times New Roman" w:cs="David" w:hint="cs"/>
          <w:sz w:val="20"/>
          <w:szCs w:val="24"/>
          <w:rtl/>
          <w:lang w:eastAsia="he-IL"/>
        </w:rPr>
        <w:t>נבע</w:t>
      </w:r>
      <w:r w:rsidRPr="009C6F6C">
        <w:rPr>
          <w:rFonts w:ascii="Times New Roman" w:eastAsia="Times New Roman" w:hAnsi="Times New Roman" w:cs="David"/>
          <w:sz w:val="20"/>
          <w:szCs w:val="24"/>
          <w:rtl/>
          <w:lang w:eastAsia="he-IL"/>
        </w:rPr>
        <w:t xml:space="preserve"> מאי עמידתו בהתחייבויותיו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w:t>
      </w:r>
    </w:p>
    <w:p w14:paraId="5CC913C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המזמין זכאי לקזז כנגד כל 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מאת 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כל סכום שלפי טענתו מגיע לו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וכל זכות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לתשלום מהמזמין כפופה לזכות הקיזוז הנ"ל.</w:t>
      </w:r>
    </w:p>
    <w:p w14:paraId="29088A7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כל </w:t>
      </w:r>
      <w:r w:rsidRPr="009C6F6C">
        <w:rPr>
          <w:rFonts w:ascii="Times New Roman" w:eastAsia="Times New Roman" w:hAnsi="Times New Roman" w:cs="David" w:hint="cs"/>
          <w:sz w:val="20"/>
          <w:szCs w:val="24"/>
          <w:rtl/>
          <w:lang w:eastAsia="he-IL"/>
        </w:rPr>
        <w:t>אחת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אחת מהתחייבויות המזמין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מותנה בכך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תחילה את 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עד לאותו מועד. המזמין זכאי, מבלי לפגוע </w:t>
      </w:r>
      <w:r w:rsidRPr="009C6F6C">
        <w:rPr>
          <w:rFonts w:ascii="Times New Roman" w:eastAsia="Times New Roman" w:hAnsi="Times New Roman" w:cs="David" w:hint="cs"/>
          <w:sz w:val="20"/>
          <w:szCs w:val="24"/>
          <w:rtl/>
          <w:lang w:eastAsia="he-IL"/>
        </w:rPr>
        <w:t>מכלליות ה</w:t>
      </w:r>
      <w:r w:rsidRPr="009C6F6C">
        <w:rPr>
          <w:rFonts w:ascii="Times New Roman" w:eastAsia="Times New Roman" w:hAnsi="Times New Roman" w:cs="David"/>
          <w:sz w:val="20"/>
          <w:szCs w:val="24"/>
          <w:rtl/>
          <w:lang w:eastAsia="he-IL"/>
        </w:rPr>
        <w:t>אמור בכל מקום אחר בחוזה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לעכב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כלשהי מהתחייבויותיו עד לאחר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קיים את התחייבויותיו כאמור.</w:t>
      </w:r>
    </w:p>
    <w:p w14:paraId="47B3E00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שום התנהגות מצד</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של מי</w:t>
      </w:r>
      <w:r w:rsidRPr="009C6F6C">
        <w:rPr>
          <w:rFonts w:ascii="Times New Roman" w:eastAsia="Times New Roman" w:hAnsi="Times New Roman" w:cs="David"/>
          <w:sz w:val="20"/>
          <w:szCs w:val="24"/>
          <w:rtl/>
          <w:lang w:eastAsia="he-IL"/>
        </w:rPr>
        <w:t xml:space="preserve"> מהצדדים לא תחשב כויתור על איזה מזכויותיו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 כל</w:t>
      </w:r>
      <w:r w:rsidRPr="009C6F6C">
        <w:rPr>
          <w:rFonts w:ascii="Times New Roman" w:eastAsia="Times New Roman" w:hAnsi="Times New Roman" w:cs="David"/>
          <w:sz w:val="20"/>
          <w:szCs w:val="24"/>
          <w:rtl/>
          <w:lang w:eastAsia="he-IL"/>
        </w:rPr>
        <w:t xml:space="preserve"> דין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כויתור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כהסכמה מצדו לאיזה הפרה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 קיום של תנאי מתנאי חוזה</w:t>
      </w:r>
      <w:r w:rsidRPr="009C6F6C">
        <w:rPr>
          <w:rFonts w:ascii="Times New Roman" w:eastAsia="Times New Roman" w:hAnsi="Times New Roman" w:cs="David" w:hint="cs"/>
          <w:sz w:val="20"/>
          <w:szCs w:val="24"/>
          <w:rtl/>
          <w:lang w:eastAsia="he-IL"/>
        </w:rPr>
        <w:t xml:space="preserve"> זה ו/</w:t>
      </w:r>
      <w:r w:rsidRPr="009C6F6C">
        <w:rPr>
          <w:rFonts w:ascii="Times New Roman" w:eastAsia="Times New Roman" w:hAnsi="Times New Roman" w:cs="David"/>
          <w:sz w:val="20"/>
          <w:szCs w:val="24"/>
          <w:rtl/>
          <w:lang w:eastAsia="he-IL"/>
        </w:rPr>
        <w:t xml:space="preserve"> או כנותנת דחייה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ארכה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כל פעולה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יש לעשותה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טול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תוספת של תנאי </w:t>
      </w:r>
      <w:r w:rsidRPr="009C6F6C">
        <w:rPr>
          <w:rFonts w:ascii="Times New Roman" w:eastAsia="Times New Roman" w:hAnsi="Times New Roman" w:cs="David" w:hint="cs"/>
          <w:sz w:val="20"/>
          <w:szCs w:val="24"/>
          <w:rtl/>
          <w:lang w:eastAsia="he-IL"/>
        </w:rPr>
        <w:t>כלשהו</w:t>
      </w:r>
      <w:r w:rsidRPr="009C6F6C">
        <w:rPr>
          <w:rFonts w:ascii="Times New Roman" w:eastAsia="Times New Roman" w:hAnsi="Times New Roman" w:cs="David"/>
          <w:sz w:val="20"/>
          <w:szCs w:val="24"/>
          <w:rtl/>
          <w:lang w:eastAsia="he-IL"/>
        </w:rPr>
        <w:t>, אלא אם נעשו במפורש ובכתב.</w:t>
      </w:r>
    </w:p>
    <w:p w14:paraId="5AA63140"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מכלליות האמור לעיל -</w:t>
      </w:r>
    </w:p>
    <w:p w14:paraId="34BC53BF"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הסכמה מצד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37E584A7"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השתמשו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תור כלשהו על זכויות וחובות לפי החוזה.</w:t>
      </w:r>
    </w:p>
    <w:p w14:paraId="7B1ED255"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במידה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כולל מספר גופים או יחידים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 זה.</w:t>
      </w:r>
    </w:p>
    <w:p w14:paraId="6877F4A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רק כפי חלקו המפורט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בגין כל חיוב מחיובי המזמין </w:t>
      </w:r>
      <w:r w:rsidRPr="009C6F6C">
        <w:rPr>
          <w:rFonts w:ascii="Times New Roman" w:eastAsia="Times New Roman" w:hAnsi="Times New Roman" w:cs="David" w:hint="cs"/>
          <w:sz w:val="24"/>
          <w:szCs w:val="24"/>
          <w:rtl/>
          <w:lang w:eastAsia="he-IL"/>
        </w:rPr>
        <w:t>על פי</w:t>
      </w:r>
      <w:r w:rsidRPr="009C6F6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על פ</w:t>
      </w:r>
      <w:r w:rsidRPr="009C6F6C">
        <w:rPr>
          <w:rFonts w:ascii="Times New Roman" w:eastAsia="Times New Roman" w:hAnsi="Times New Roman" w:cs="David"/>
          <w:sz w:val="24"/>
          <w:szCs w:val="24"/>
          <w:rtl/>
          <w:lang w:eastAsia="he-IL"/>
        </w:rPr>
        <w:t>י חוזה זה. וזאת מבלי לגרוע מהאמור להלן בסיפא לס"ק זה.</w:t>
      </w:r>
    </w:p>
    <w:p w14:paraId="5CF16230" w14:textId="77777777" w:rsidR="009C6F6C" w:rsidRPr="009C6F6C" w:rsidRDefault="009C6F6C" w:rsidP="009C6F6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9C6F6C">
        <w:rPr>
          <w:rFonts w:ascii="Times New Roman" w:eastAsia="Times New Roman" w:hAnsi="Times New Roman" w:cs="David"/>
          <w:sz w:val="24"/>
          <w:szCs w:val="24"/>
          <w:rtl/>
          <w:lang w:eastAsia="he-IL"/>
        </w:rPr>
        <w:t>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מתחייב בזה</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כל דרישה</w:t>
      </w:r>
      <w:r w:rsidRPr="009C6F6C">
        <w:rPr>
          <w:rFonts w:ascii="Times New Roman" w:eastAsia="Times New Roman" w:hAnsi="Times New Roman" w:cs="David" w:hint="cs"/>
          <w:sz w:val="24"/>
          <w:szCs w:val="24"/>
          <w:rtl/>
          <w:lang w:eastAsia="he-IL"/>
        </w:rPr>
        <w:t xml:space="preserve"> ו/או תלונה</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ו/או </w:t>
      </w:r>
      <w:r w:rsidRPr="009C6F6C">
        <w:rPr>
          <w:rFonts w:ascii="Times New Roman" w:eastAsia="Times New Roman" w:hAnsi="Times New Roman" w:cs="David"/>
          <w:sz w:val="24"/>
          <w:szCs w:val="24"/>
          <w:rtl/>
          <w:lang w:eastAsia="he-IL"/>
        </w:rPr>
        <w:t>טענה ו/או תביעה, ככל שתהיינה לו כנגד המזמין בגין חיובי המזמין ע</w:t>
      </w:r>
      <w:r w:rsidRPr="009C6F6C">
        <w:rPr>
          <w:rFonts w:ascii="Times New Roman" w:eastAsia="Times New Roman" w:hAnsi="Times New Roman" w:cs="David" w:hint="cs"/>
          <w:sz w:val="24"/>
          <w:szCs w:val="24"/>
          <w:rtl/>
          <w:lang w:eastAsia="he-IL"/>
        </w:rPr>
        <w:t>ל פי</w:t>
      </w:r>
      <w:r w:rsidRPr="009C6F6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אותו דין</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יחול לגבי תביעה של מי מיחידי המזמין כנגד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קרי</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תביעה כאמור</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w:t>
      </w:r>
    </w:p>
    <w:p w14:paraId="3350BC21"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B4E1F05"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למען הסר ספק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מוסכם ומוצהר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בכל מקרה ובכל נסיבות, להפסיק את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עם סיום חוזה זה, לפי העניין.</w:t>
      </w:r>
    </w:p>
    <w:p w14:paraId="3F08E546"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ותשולמנה על ידו.</w:t>
      </w:r>
    </w:p>
    <w:p w14:paraId="53507BD4" w14:textId="77777777" w:rsid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חוזה זה על נספחיו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1AB6635" w14:textId="77777777" w:rsidR="00FC5090" w:rsidDel="002917D5" w:rsidRDefault="00FC5090" w:rsidP="002917D5">
      <w:pPr>
        <w:widowControl w:val="0"/>
        <w:spacing w:before="0" w:beforeAutospacing="0" w:after="200" w:afterAutospacing="0" w:line="240" w:lineRule="auto"/>
        <w:rPr>
          <w:del w:id="9" w:author="Kook Sec" w:date="2022-11-27T14:23:00Z"/>
          <w:rFonts w:ascii="Times New Roman" w:eastAsia="Times New Roman" w:hAnsi="Times New Roman" w:cs="David"/>
          <w:sz w:val="20"/>
          <w:szCs w:val="24"/>
          <w:rtl/>
          <w:lang w:eastAsia="he-IL"/>
        </w:rPr>
        <w:pPrChange w:id="10" w:author="Kook Sec" w:date="2022-11-27T14:25:00Z">
          <w:pPr>
            <w:widowControl w:val="0"/>
            <w:spacing w:before="0" w:beforeAutospacing="0" w:after="200" w:afterAutospacing="0" w:line="240" w:lineRule="auto"/>
            <w:jc w:val="both"/>
          </w:pPr>
        </w:pPrChange>
      </w:pPr>
    </w:p>
    <w:p w14:paraId="377CD233" w14:textId="77777777" w:rsidR="00FC5090" w:rsidDel="002917D5" w:rsidRDefault="00FC5090" w:rsidP="00FC5090">
      <w:pPr>
        <w:widowControl w:val="0"/>
        <w:spacing w:before="0" w:beforeAutospacing="0" w:after="200" w:afterAutospacing="0" w:line="240" w:lineRule="auto"/>
        <w:jc w:val="both"/>
        <w:rPr>
          <w:del w:id="11" w:author="Kook Sec" w:date="2022-11-27T14:23:00Z"/>
          <w:rFonts w:ascii="Times New Roman" w:eastAsia="Times New Roman" w:hAnsi="Times New Roman" w:cs="David"/>
          <w:sz w:val="20"/>
          <w:szCs w:val="24"/>
          <w:rtl/>
          <w:lang w:eastAsia="he-IL"/>
        </w:rPr>
      </w:pPr>
      <w:bookmarkStart w:id="12" w:name="_GoBack"/>
      <w:bookmarkEnd w:id="12"/>
    </w:p>
    <w:p w14:paraId="4A98CB4A" w14:textId="77777777" w:rsidR="00FC5090" w:rsidDel="002917D5" w:rsidRDefault="00FC5090" w:rsidP="00FC5090">
      <w:pPr>
        <w:widowControl w:val="0"/>
        <w:spacing w:before="0" w:beforeAutospacing="0" w:after="200" w:afterAutospacing="0" w:line="240" w:lineRule="auto"/>
        <w:jc w:val="both"/>
        <w:rPr>
          <w:del w:id="13" w:author="Kook Sec" w:date="2022-11-27T14:23:00Z"/>
          <w:rFonts w:ascii="Times New Roman" w:eastAsia="Times New Roman" w:hAnsi="Times New Roman" w:cs="David"/>
          <w:sz w:val="20"/>
          <w:szCs w:val="24"/>
          <w:rtl/>
          <w:lang w:eastAsia="he-IL"/>
        </w:rPr>
      </w:pPr>
    </w:p>
    <w:p w14:paraId="62BBAAC6" w14:textId="77777777" w:rsidR="00FC5090" w:rsidRPr="009C6F6C"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493666A" w14:textId="77777777" w:rsidR="009C6F6C" w:rsidRPr="009C6F6C" w:rsidRDefault="009C6F6C" w:rsidP="009C6F6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9C6F6C">
        <w:rPr>
          <w:rFonts w:ascii="Times New Roman" w:eastAsia="Times New Roman" w:hAnsi="Times New Roman" w:cs="David" w:hint="cs"/>
          <w:sz w:val="20"/>
          <w:szCs w:val="24"/>
          <w:rtl/>
          <w:lang w:eastAsia="he-IL"/>
        </w:rPr>
        <w:t>רשום</w:t>
      </w:r>
      <w:r w:rsidRPr="009C6F6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תחשב היא כמתקבלת ביום משלוח או מסירתה כאמור.</w:t>
      </w:r>
    </w:p>
    <w:p w14:paraId="35CCCD58"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ולראיה באו הצדדים על החתום:</w:t>
      </w:r>
    </w:p>
    <w:p w14:paraId="0CEE84D6" w14:textId="77777777" w:rsidR="009C6F6C" w:rsidRPr="009C6F6C" w:rsidRDefault="009C6F6C" w:rsidP="009C6F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56AAD61" w14:textId="77777777" w:rsidR="009C6F6C" w:rsidRDefault="00FC5090" w:rsidP="00FC509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C521D8">
        <w:rPr>
          <w:rFonts w:ascii="Times New Roman" w:eastAsia="Times New Roman" w:hAnsi="Times New Roman" w:cs="David"/>
          <w:sz w:val="24"/>
          <w:szCs w:val="24"/>
          <w:rtl/>
          <w:lang w:eastAsia="he-IL"/>
        </w:rPr>
        <w:tab/>
      </w:r>
    </w:p>
    <w:p w14:paraId="588A3F73" w14:textId="2B88905C" w:rsidR="00FC5090" w:rsidRPr="009C6F6C" w:rsidRDefault="00FC5090" w:rsidP="00E1739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177395125"/>
          <w:placeholder>
            <w:docPart w:val="C78DCCC7C7BC4F03BAB0D20362496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4" w:author="Kook Sec" w:date="2022-11-27T14:30:00Z">
            <w:r w:rsidR="00C12304">
              <w:rPr>
                <w:rFonts w:ascii="Times New Roman" w:eastAsia="Times New Roman" w:hAnsi="Times New Roman" w:cs="David" w:hint="cs"/>
                <w:sz w:val="20"/>
                <w:szCs w:val="24"/>
                <w:rtl/>
                <w:lang w:eastAsia="he-IL"/>
              </w:rPr>
              <w:t>ערן סויקה הנדסה ונגישות בע"מ</w:t>
            </w:r>
          </w:ins>
        </w:sdtContent>
      </w:sdt>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color w:val="00B0F0"/>
            <w:sz w:val="20"/>
            <w:szCs w:val="24"/>
            <w:u w:val="single"/>
            <w:rtl/>
            <w:lang w:eastAsia="he-IL"/>
          </w:rPr>
          <w:alias w:val="שם צד א"/>
          <w:tag w:val="cmtTzadAName"/>
          <w:id w:val="299034985"/>
          <w:placeholder>
            <w:docPart w:val="121628505B204A37B3070DDA89D063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E1739D" w:rsidRPr="00E1739D">
            <w:rPr>
              <w:rStyle w:val="a7"/>
              <w:color w:val="00B0F0"/>
              <w:u w:val="single"/>
              <w:rtl/>
            </w:rPr>
            <w:t>[שם צד א]</w:t>
          </w:r>
        </w:sdtContent>
      </w:sdt>
    </w:p>
    <w:p w14:paraId="4AB0F71E"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המזמין</w:t>
      </w:r>
      <w:r w:rsidRPr="009C6F6C">
        <w:rPr>
          <w:rFonts w:ascii="Times New Roman" w:eastAsia="Times New Roman" w:hAnsi="Times New Roman" w:cs="David"/>
          <w:sz w:val="20"/>
          <w:szCs w:val="24"/>
          <w:lang w:eastAsia="he-IL"/>
        </w:rPr>
        <w:t xml:space="preserve"> </w:t>
      </w:r>
    </w:p>
    <w:p w14:paraId="020519A9" w14:textId="77777777"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לעני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ן זה. </w:t>
      </w:r>
    </w:p>
    <w:p w14:paraId="18B6211E" w14:textId="77777777" w:rsidR="00FC5090" w:rsidRDefault="00AB3A6A"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p>
    <w:p w14:paraId="1E2142A3" w14:textId="77777777" w:rsidR="009C6F6C" w:rsidRPr="009C6F6C" w:rsidRDefault="009C6F6C"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חתימה וחותמת עו"ד/ רו"ח : ________________</w:t>
      </w:r>
    </w:p>
    <w:p w14:paraId="7D061D4F"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E9F657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403A917"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B7AE019"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3F40BF4"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047B6690" w14:textId="77777777" w:rsidR="00FC5090" w:rsidRDefault="00FC5090"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D1A4A67"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FC5090">
        <w:rPr>
          <w:rFonts w:ascii="Times New Roman" w:eastAsia="Times New Roman" w:hAnsi="Times New Roman" w:cs="David" w:hint="cs"/>
          <w:bCs/>
          <w:sz w:val="20"/>
          <w:szCs w:val="24"/>
          <w:u w:val="single"/>
          <w:rtl/>
          <w:lang w:eastAsia="he-IL"/>
        </w:rPr>
        <w:lastRenderedPageBreak/>
        <w:t>נספח ''א''</w:t>
      </w:r>
    </w:p>
    <w:p w14:paraId="44A50BB6"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FC5090">
        <w:rPr>
          <w:rFonts w:ascii="Times New Roman" w:eastAsia="Times New Roman" w:hAnsi="Times New Roman" w:cs="David" w:hint="cs"/>
          <w:bCs/>
          <w:sz w:val="20"/>
          <w:szCs w:val="24"/>
          <w:u w:val="single"/>
          <w:rtl/>
          <w:lang w:eastAsia="he-IL"/>
        </w:rPr>
        <w:t>נספח כללי</w:t>
      </w:r>
    </w:p>
    <w:p w14:paraId="0ABF2B19"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1.1</w:t>
      </w:r>
      <w:r w:rsidRPr="00FC5090">
        <w:rPr>
          <w:rFonts w:ascii="Times New Roman" w:eastAsia="Times New Roman" w:hAnsi="Times New Roman" w:cs="David" w:hint="cs"/>
          <w:sz w:val="24"/>
          <w:szCs w:val="24"/>
          <w:rtl/>
          <w:lang w:eastAsia="he-IL"/>
        </w:rPr>
        <w:tab/>
        <w:t>הגדרות -</w:t>
      </w:r>
    </w:p>
    <w:p w14:paraId="62E519B9"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18BE87"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הפרויקט</w:t>
      </w:r>
      <w:r w:rsidRPr="00FC5090">
        <w:rPr>
          <w:rFonts w:ascii="Times New Roman" w:eastAsia="Times New Roman" w:hAnsi="Times New Roman" w:cs="David" w:hint="cs"/>
          <w:sz w:val="24"/>
          <w:szCs w:val="24"/>
          <w:rtl/>
          <w:lang w:eastAsia="he-IL"/>
        </w:rPr>
        <w:t>" -</w:t>
      </w:r>
      <w:r w:rsidRPr="00FC5090">
        <w:rPr>
          <w:rFonts w:ascii="Times New Roman" w:eastAsia="Times New Roman" w:hAnsi="Times New Roman" w:cs="David" w:hint="cs"/>
          <w:sz w:val="24"/>
          <w:szCs w:val="24"/>
          <w:lang w:eastAsia="he-IL"/>
        </w:rPr>
        <w:t xml:space="preserve"> </w:t>
      </w:r>
      <w:r w:rsidRPr="00FC509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32423C4CA78411D942CD2BBBF0F8DD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5" w:author="Kook Sec" w:date="2022-11-27T14:09:00Z">
            <w:r w:rsidR="006E2484">
              <w:rPr>
                <w:rFonts w:ascii="Times New Roman" w:eastAsia="Times New Roman" w:hAnsi="Times New Roman" w:cs="David" w:hint="cs"/>
                <w:color w:val="00B0F0"/>
                <w:sz w:val="24"/>
                <w:szCs w:val="24"/>
                <w:rtl/>
                <w:lang w:eastAsia="he-IL"/>
              </w:rPr>
              <w:t>ירושלים</w:t>
            </w:r>
          </w:ins>
        </w:sdtContent>
      </w:sdt>
      <w:r w:rsidRPr="00FC5090">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7B48594FB750459D97459831052383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6" w:author="Kook Sec" w:date="2022-11-27T14:09:00Z">
            <w:r w:rsidR="006E2484">
              <w:rPr>
                <w:rFonts w:ascii="Times New Roman" w:eastAsia="Times New Roman" w:hAnsi="Times New Roman" w:cs="David" w:hint="cs"/>
                <w:color w:val="00B0F0"/>
                <w:sz w:val="24"/>
                <w:szCs w:val="24"/>
                <w:rtl/>
              </w:rPr>
              <w:t>רמת שרת שלב ב</w:t>
            </w:r>
          </w:ins>
        </w:sdtContent>
      </w:sdt>
      <w:r w:rsidRPr="00FC509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9C57209DEE9D44A5A0AFAF11667994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7" w:author="Kook Sec" w:date="2022-11-27T14:09:00Z">
            <w:r w:rsidR="006E2484">
              <w:rPr>
                <w:rFonts w:ascii="Times New Roman" w:eastAsia="Times New Roman" w:hAnsi="Times New Roman" w:cs="David" w:hint="cs"/>
                <w:color w:val="00B0F0"/>
                <w:sz w:val="24"/>
                <w:szCs w:val="24"/>
                <w:rtl/>
              </w:rPr>
              <w:t>פ.א פיתוח ובנייה בירושלים בע"מ</w:t>
            </w:r>
          </w:ins>
        </w:sdtContent>
      </w:sdt>
      <w:r w:rsidRPr="00FC509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251FF3B"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B9717E"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התכנית</w:t>
      </w:r>
      <w:r w:rsidRPr="00FC5090">
        <w:rPr>
          <w:rFonts w:ascii="Times New Roman" w:eastAsia="Times New Roman" w:hAnsi="Times New Roman" w:cs="David" w:hint="cs"/>
          <w:sz w:val="24"/>
          <w:szCs w:val="24"/>
          <w:rtl/>
          <w:lang w:eastAsia="he-IL"/>
        </w:rPr>
        <w:t xml:space="preserve">" או </w:t>
      </w:r>
      <w:r w:rsidRPr="00FC5090">
        <w:rPr>
          <w:rFonts w:ascii="Times New Roman" w:eastAsia="Times New Roman" w:hAnsi="Times New Roman" w:cs="David" w:hint="cs"/>
          <w:b/>
          <w:bCs/>
          <w:sz w:val="24"/>
          <w:szCs w:val="24"/>
          <w:rtl/>
          <w:lang w:eastAsia="he-IL"/>
        </w:rPr>
        <w:t xml:space="preserve">"המקרקעין" </w:t>
      </w:r>
      <w:r w:rsidRPr="00FC5090">
        <w:rPr>
          <w:rFonts w:ascii="Times New Roman" w:eastAsia="Times New Roman" w:hAnsi="Times New Roman" w:cs="David"/>
          <w:sz w:val="24"/>
          <w:szCs w:val="24"/>
          <w:lang w:eastAsia="he-IL"/>
        </w:rPr>
        <w:t>–</w:t>
      </w:r>
      <w:r w:rsidRPr="00FC509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0F5C76B294F467BBDF9E5D7E9E056F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FC5090">
            <w:rPr>
              <w:color w:val="00B0F0"/>
              <w:rtl/>
            </w:rPr>
            <w:t>[שדה נוסף 2]</w:t>
          </w:r>
        </w:sdtContent>
      </w:sdt>
      <w:r w:rsidRPr="00FC509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1DD35DB313974BDEBDBB47811F7AA80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FC5090">
            <w:rPr>
              <w:color w:val="00B0F0"/>
              <w:rtl/>
            </w:rPr>
            <w:t>[שדה נוסף 1]</w:t>
          </w:r>
        </w:sdtContent>
      </w:sdt>
      <w:r w:rsidRPr="00FC5090">
        <w:rPr>
          <w:rFonts w:ascii="Times New Roman" w:eastAsia="Times New Roman" w:hAnsi="Times New Roman" w:cs="David" w:hint="cs"/>
          <w:sz w:val="24"/>
          <w:szCs w:val="24"/>
          <w:rtl/>
          <w:lang w:eastAsia="he-IL"/>
        </w:rPr>
        <w:t>.</w:t>
      </w:r>
    </w:p>
    <w:p w14:paraId="3B43E0BD"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הינם בהתאם לתכנית התקפה בעת הזמנת כל שלב.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6119711"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BDD29EF"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008000"/>
          <w:sz w:val="24"/>
          <w:szCs w:val="24"/>
          <w:rtl/>
        </w:rPr>
      </w:pPr>
      <w:r w:rsidRPr="00FC509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EB874EB332C46C7B43A739B9BBEB1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8" w:author="Kook Sec" w:date="2022-11-27T14:09:00Z">
            <w:r w:rsidR="006E2484">
              <w:rPr>
                <w:rFonts w:ascii="Times New Roman" w:eastAsia="Times New Roman" w:hAnsi="Times New Roman" w:cs="David" w:hint="cs"/>
                <w:color w:val="008000"/>
                <w:sz w:val="24"/>
                <w:szCs w:val="24"/>
                <w:rtl/>
              </w:rPr>
              <w:t>ירושלים</w:t>
            </w:r>
          </w:ins>
        </w:sdtContent>
      </w:sdt>
      <w:r w:rsidRPr="00FC5090">
        <w:rPr>
          <w:rFonts w:ascii="Times New Roman" w:eastAsia="Times New Roman" w:hAnsi="Times New Roman" w:cs="David" w:hint="cs"/>
          <w:color w:val="008000"/>
          <w:sz w:val="24"/>
          <w:szCs w:val="24"/>
          <w:rtl/>
        </w:rPr>
        <w:t>.</w:t>
      </w:r>
    </w:p>
    <w:p w14:paraId="4E9EAFF5"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FF0000"/>
          <w:sz w:val="24"/>
          <w:szCs w:val="24"/>
          <w:rtl/>
        </w:rPr>
      </w:pPr>
    </w:p>
    <w:p w14:paraId="38D126B1"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rPr>
        <w:t xml:space="preserve">"חוזה הפיתוח" </w:t>
      </w:r>
      <w:r w:rsidRPr="00FC5090">
        <w:rPr>
          <w:rFonts w:ascii="Times New Roman" w:eastAsia="Times New Roman" w:hAnsi="Times New Roman" w:cs="David"/>
          <w:sz w:val="24"/>
          <w:szCs w:val="24"/>
        </w:rPr>
        <w:t>–</w:t>
      </w:r>
      <w:r w:rsidRPr="00FC5090">
        <w:rPr>
          <w:rFonts w:ascii="Times New Roman" w:eastAsia="Times New Roman" w:hAnsi="Times New Roman" w:cs="David" w:hint="cs"/>
          <w:sz w:val="24"/>
          <w:szCs w:val="24"/>
          <w:rtl/>
        </w:rPr>
        <w:t xml:space="preserve"> חוזה הפיתוח אשר נחתם בין המזמין לבין הרשות המקומית.</w:t>
      </w:r>
    </w:p>
    <w:p w14:paraId="4AC6223A"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1BE150"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FC5090">
        <w:rPr>
          <w:rFonts w:ascii="Times New Roman" w:eastAsia="Times New Roman" w:hAnsi="Times New Roman" w:cs="David" w:hint="cs"/>
          <w:sz w:val="24"/>
          <w:szCs w:val="24"/>
          <w:rtl/>
          <w:lang w:eastAsia="he-IL"/>
        </w:rPr>
        <w:t>2.8</w:t>
      </w:r>
      <w:r w:rsidRPr="00FC509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FB1B626FD21641E9A83B074E0418A1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9" w:author="Kook Sec" w:date="2022-11-27T14:25:00Z">
            <w:r w:rsidR="002917D5">
              <w:rPr>
                <w:rFonts w:ascii="Times New Roman" w:eastAsia="Times New Roman" w:hAnsi="Times New Roman" w:cs="David" w:hint="cs"/>
                <w:sz w:val="24"/>
                <w:szCs w:val="24"/>
                <w:rtl/>
                <w:lang w:eastAsia="he-IL"/>
              </w:rPr>
              <w:t>אבי ברטי לוי</w:t>
            </w:r>
          </w:ins>
        </w:sdtContent>
      </w:sdt>
    </w:p>
    <w:p w14:paraId="7E9F9685"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B5E7210" w14:textId="77777777" w:rsidR="00FC5090" w:rsidRPr="00FC5090" w:rsidRDefault="00FC5090" w:rsidP="00A61D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2.10</w:t>
      </w:r>
      <w:r w:rsidRPr="00FC5090">
        <w:rPr>
          <w:rFonts w:ascii="Times New Roman" w:eastAsia="Times New Roman" w:hAnsi="Times New Roman" w:cs="David" w:hint="cs"/>
          <w:sz w:val="24"/>
          <w:szCs w:val="24"/>
          <w:rtl/>
          <w:lang w:eastAsia="he-IL"/>
        </w:rPr>
        <w:tab/>
      </w:r>
      <w:r w:rsidR="00A61DF9" w:rsidRPr="00A61DF9">
        <w:rPr>
          <w:rFonts w:ascii="Times New Roman" w:eastAsia="Times New Roman" w:hAnsi="Times New Roman" w:cs="David"/>
          <w:sz w:val="24"/>
          <w:szCs w:val="24"/>
          <w:rtl/>
          <w:lang w:eastAsia="he-IL"/>
        </w:rPr>
        <w:t xml:space="preserve">התכנון יתבצע במודל תלת מימד ע"י תוכנת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במתודולוגיית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בענן –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שם ישמרו כל קבצי ה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העבודה במודל תהיה כפופה להוראות מנהל המודל ולמסמך ה </w:t>
      </w:r>
      <w:r w:rsidR="00A61DF9" w:rsidRPr="00A61DF9">
        <w:rPr>
          <w:rFonts w:ascii="Times New Roman" w:eastAsia="Times New Roman" w:hAnsi="Times New Roman" w:cs="David"/>
          <w:sz w:val="24"/>
          <w:szCs w:val="24"/>
          <w:lang w:eastAsia="he-IL"/>
        </w:rPr>
        <w:t>BEP</w:t>
      </w:r>
      <w:r w:rsidR="00A61DF9" w:rsidRPr="00A61DF9">
        <w:rPr>
          <w:rFonts w:ascii="Times New Roman" w:eastAsia="Times New Roman" w:hAnsi="Times New Roman" w:cs="David"/>
          <w:sz w:val="24"/>
          <w:szCs w:val="24"/>
          <w:rtl/>
          <w:lang w:eastAsia="he-IL"/>
        </w:rPr>
        <w:t xml:space="preserve"> שיופץ בהמשך ע"י מנהל המודל. שמירה, הדפסת תכניות וקבצים (</w:t>
      </w:r>
      <w:r w:rsidR="00A61DF9" w:rsidRPr="00A61DF9">
        <w:rPr>
          <w:rFonts w:ascii="Times New Roman" w:eastAsia="Times New Roman" w:hAnsi="Times New Roman" w:cs="David"/>
          <w:sz w:val="24"/>
          <w:szCs w:val="24"/>
          <w:lang w:eastAsia="he-IL"/>
        </w:rPr>
        <w:t>PLT/PDF/DWG</w:t>
      </w:r>
      <w:r w:rsidR="00A61DF9" w:rsidRPr="00A61DF9">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61DF9" w:rsidRPr="00A61DF9">
        <w:rPr>
          <w:rFonts w:ascii="Times New Roman" w:eastAsia="Times New Roman" w:hAnsi="Times New Roman" w:cs="David"/>
          <w:sz w:val="24"/>
          <w:szCs w:val="24"/>
          <w:lang w:eastAsia="he-IL"/>
        </w:rPr>
        <w:t>view</w:t>
      </w:r>
      <w:r w:rsidR="00A61DF9" w:rsidRPr="00A61DF9">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014AB27F"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3.2</w:t>
      </w:r>
      <w:r w:rsidRPr="00FC5090">
        <w:rPr>
          <w:rFonts w:ascii="Times New Roman" w:eastAsia="Times New Roman" w:hAnsi="Times New Roman" w:cs="David" w:hint="cs"/>
          <w:sz w:val="24"/>
          <w:szCs w:val="24"/>
          <w:rtl/>
          <w:lang w:eastAsia="he-IL"/>
        </w:rPr>
        <w:tab/>
        <w:t>בעלי המקצוע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הם:</w:t>
      </w:r>
    </w:p>
    <w:p w14:paraId="29AE6E15"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C1DB19"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636E82F76F4CDEA2CCA036C51BF9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20" w:author="Kook Sec" w:date="2022-11-27T14:25:00Z">
            <w:r w:rsidR="002917D5">
              <w:rPr>
                <w:rFonts w:ascii="Times New Roman" w:eastAsia="Times New Roman" w:hAnsi="Times New Roman" w:cs="David"/>
                <w:color w:val="008000"/>
                <w:sz w:val="24"/>
                <w:szCs w:val="24"/>
                <w:rtl/>
                <w:lang w:eastAsia="he-IL"/>
              </w:rPr>
              <w:t>ערן סויקה</w:t>
            </w:r>
          </w:ins>
        </w:sdtContent>
      </w:sdt>
    </w:p>
    <w:p w14:paraId="5EFF074A" w14:textId="77777777" w:rsidR="00FC5090" w:rsidRPr="00FC5090" w:rsidRDefault="00FC5090" w:rsidP="00FC509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ב. </w:t>
      </w:r>
      <w:r w:rsidRPr="00FC5090">
        <w:rPr>
          <w:rFonts w:ascii="Times New Roman" w:eastAsia="Times New Roman" w:hAnsi="Times New Roman" w:cs="David" w:hint="cs"/>
          <w:sz w:val="24"/>
          <w:szCs w:val="24"/>
          <w:rtl/>
          <w:lang w:eastAsia="he-IL"/>
        </w:rPr>
        <w:tab/>
        <w:t>מספר העובדים המקצועיים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לצורך מתן שירותי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2E320F7A3D84E50B80452CB019917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FC5090">
            <w:rPr>
              <w:color w:val="00B0F0"/>
              <w:rtl/>
            </w:rPr>
            <w:t>[שדה נוסף 5]</w:t>
          </w:r>
        </w:sdtContent>
      </w:sdt>
    </w:p>
    <w:p w14:paraId="78C782B9"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EEFDD4"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3.4</w:t>
      </w:r>
      <w:r w:rsidRPr="00FC5090">
        <w:rPr>
          <w:rFonts w:ascii="Times New Roman" w:eastAsia="Times New Roman" w:hAnsi="Times New Roman" w:cs="David" w:hint="cs"/>
          <w:sz w:val="24"/>
          <w:szCs w:val="24"/>
          <w:rtl/>
          <w:lang w:eastAsia="he-IL"/>
        </w:rPr>
        <w:tab/>
        <w:t>המנהל הראשי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CA53A5E1BFB4114A179C788BCC9CE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21" w:author="Kook Sec" w:date="2022-11-27T14:26:00Z">
            <w:r w:rsidR="002917D5">
              <w:rPr>
                <w:rFonts w:ascii="Times New Roman" w:eastAsia="Times New Roman" w:hAnsi="Times New Roman" w:cs="David"/>
                <w:color w:val="008000"/>
                <w:sz w:val="24"/>
                <w:szCs w:val="24"/>
                <w:rtl/>
                <w:lang w:eastAsia="he-IL"/>
              </w:rPr>
              <w:t>ערן סויקה</w:t>
            </w:r>
          </w:ins>
        </w:sdtContent>
      </w:sdt>
    </w:p>
    <w:p w14:paraId="238C62FE"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BE6DDB"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5.2</w:t>
      </w:r>
      <w:r w:rsidRPr="00FC5090">
        <w:rPr>
          <w:rFonts w:ascii="Times New Roman" w:eastAsia="Times New Roman" w:hAnsi="Times New Roman" w:cs="David" w:hint="cs"/>
          <w:sz w:val="24"/>
          <w:szCs w:val="24"/>
          <w:rtl/>
          <w:lang w:eastAsia="he-IL"/>
        </w:rPr>
        <w:tab/>
        <w:t>הנושאים הם:</w:t>
      </w:r>
    </w:p>
    <w:p w14:paraId="3389649E"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E5D71E"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התקדמות שרותי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w:t>
      </w:r>
    </w:p>
    <w:p w14:paraId="647A6BF1"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ב.</w:t>
      </w:r>
      <w:r w:rsidRPr="00FC5090">
        <w:rPr>
          <w:rFonts w:ascii="Times New Roman" w:eastAsia="Times New Roman" w:hAnsi="Times New Roman" w:cs="David" w:hint="cs"/>
          <w:sz w:val="24"/>
          <w:szCs w:val="24"/>
          <w:rtl/>
          <w:lang w:eastAsia="he-IL"/>
        </w:rPr>
        <w:tab/>
        <w:t>סטיות מלוח הזמנים לרבות סיבת הסטייה.</w:t>
      </w:r>
    </w:p>
    <w:p w14:paraId="478BF8C8"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ג.</w:t>
      </w:r>
      <w:r w:rsidRPr="00FC509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5FD3F0A3"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ד.</w:t>
      </w:r>
      <w:r w:rsidRPr="00FC5090">
        <w:rPr>
          <w:rFonts w:ascii="Times New Roman" w:eastAsia="Times New Roman" w:hAnsi="Times New Roman" w:cs="David" w:hint="cs"/>
          <w:sz w:val="24"/>
          <w:szCs w:val="24"/>
          <w:rtl/>
          <w:lang w:eastAsia="he-IL"/>
        </w:rPr>
        <w:tab/>
        <w:t>סטיות מהערכות ו/או תחזיות תקציביות והשלכותיהן.</w:t>
      </w:r>
    </w:p>
    <w:p w14:paraId="60C39134"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w:t>
      </w:r>
      <w:r w:rsidRPr="00FC5090">
        <w:rPr>
          <w:rFonts w:ascii="Times New Roman" w:eastAsia="Times New Roman" w:hAnsi="Times New Roman" w:cs="David" w:hint="cs"/>
          <w:sz w:val="24"/>
          <w:szCs w:val="24"/>
          <w:rtl/>
          <w:lang w:eastAsia="he-IL"/>
        </w:rPr>
        <w:tab/>
        <w:t>ריכוז הוראות שנויים.</w:t>
      </w:r>
    </w:p>
    <w:p w14:paraId="49A6589F" w14:textId="77777777" w:rsidR="00FC5090" w:rsidRPr="00FC5090" w:rsidRDefault="00FC5090" w:rsidP="00FC509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DA2B8B6"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17.7 </w:t>
      </w:r>
      <w:r w:rsidRPr="00FC509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C5090" w:rsidRPr="00FC5090" w14:paraId="351501B8" w14:textId="77777777" w:rsidTr="00FC5090">
        <w:tc>
          <w:tcPr>
            <w:tcW w:w="3366" w:type="dxa"/>
          </w:tcPr>
          <w:p w14:paraId="3694D5A4" w14:textId="74267133" w:rsidR="00FC5090" w:rsidRPr="00FC5090" w:rsidRDefault="006E2484"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7D608607D8A48F3AEDD725E99C02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22" w:author="Kook Sec" w:date="2022-11-29T09:56:00Z">
                  <w:r w:rsidR="00095EE5">
                    <w:rPr>
                      <w:rFonts w:ascii="Times New Roman" w:eastAsia="Times New Roman" w:hAnsi="Times New Roman" w:cs="David" w:hint="cs"/>
                      <w:color w:val="008000"/>
                      <w:sz w:val="24"/>
                      <w:szCs w:val="24"/>
                      <w:rtl/>
                      <w:lang w:eastAsia="he-IL"/>
                    </w:rPr>
                    <w:t>50%</w:t>
                  </w:r>
                </w:ins>
              </w:sdtContent>
            </w:sdt>
          </w:p>
          <w:p w14:paraId="06D4BEE9"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             </w:t>
            </w:r>
          </w:p>
        </w:tc>
        <w:tc>
          <w:tcPr>
            <w:tcW w:w="2163" w:type="dxa"/>
          </w:tcPr>
          <w:p w14:paraId="2AACAB51" w14:textId="77777777" w:rsidR="00FC5090" w:rsidRPr="00FC5090" w:rsidRDefault="00FC5090" w:rsidP="00FC5090">
            <w:pPr>
              <w:widowControl w:val="0"/>
              <w:spacing w:before="0" w:beforeAutospacing="0" w:after="0" w:afterAutospacing="0" w:line="240" w:lineRule="auto"/>
              <w:ind w:left="720"/>
              <w:outlineLvl w:val="2"/>
            </w:pPr>
          </w:p>
          <w:p w14:paraId="3D34FE85"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1EFBBAD"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4FF886E" w14:textId="77777777" w:rsidR="00FC5090" w:rsidRPr="00FC5090" w:rsidRDefault="00FC5090" w:rsidP="00FC5090">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3A21C0BA" w14:textId="77777777" w:rsidR="00FC5090" w:rsidRDefault="00FC5090"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BEB651B" w14:textId="77777777" w:rsidR="009C6F6C" w:rsidRPr="009C6F6C" w:rsidRDefault="009C6F6C"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"ב"</w:t>
      </w:r>
    </w:p>
    <w:p w14:paraId="509285DD"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hint="cs"/>
          <w:b/>
          <w:bCs/>
          <w:sz w:val="24"/>
          <w:szCs w:val="24"/>
          <w:u w:val="single"/>
          <w:rtl/>
        </w:rPr>
        <w:t xml:space="preserve">פירוט </w:t>
      </w:r>
      <w:r w:rsidRPr="009C6F6C">
        <w:rPr>
          <w:rFonts w:ascii="Times New Roman" w:eastAsia="Times New Roman" w:hAnsi="Times New Roman" w:cs="David"/>
          <w:b/>
          <w:bCs/>
          <w:sz w:val="24"/>
          <w:szCs w:val="24"/>
          <w:u w:val="single"/>
          <w:rtl/>
        </w:rPr>
        <w:t xml:space="preserve">שירותי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20264CF3"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7862BBB3"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hint="cs"/>
          <w:b/>
          <w:bCs/>
          <w:sz w:val="24"/>
          <w:szCs w:val="24"/>
          <w:rtl/>
        </w:rPr>
        <w:t>1</w:t>
      </w:r>
      <w:r w:rsidRPr="009C6F6C">
        <w:rPr>
          <w:rFonts w:ascii="Times New Roman" w:eastAsia="Times New Roman" w:hAnsi="Times New Roman" w:cs="David"/>
          <w:b/>
          <w:bCs/>
          <w:sz w:val="24"/>
          <w:szCs w:val="24"/>
          <w:rtl/>
        </w:rPr>
        <w:t>.</w:t>
      </w:r>
      <w:r w:rsidRPr="009C6F6C">
        <w:rPr>
          <w:rFonts w:ascii="Times New Roman" w:eastAsia="Times New Roman" w:hAnsi="Times New Roman" w:cs="David"/>
          <w:b/>
          <w:bCs/>
          <w:sz w:val="24"/>
          <w:szCs w:val="24"/>
          <w:rtl/>
        </w:rPr>
        <w:tab/>
      </w:r>
      <w:r w:rsidRPr="009C6F6C">
        <w:rPr>
          <w:rFonts w:ascii="Times New Roman" w:eastAsia="Times New Roman" w:hAnsi="Times New Roman" w:cs="David"/>
          <w:b/>
          <w:bCs/>
          <w:sz w:val="24"/>
          <w:szCs w:val="24"/>
          <w:u w:val="single"/>
          <w:rtl/>
        </w:rPr>
        <w:t>כללי</w:t>
      </w:r>
      <w:r w:rsidRPr="009C6F6C">
        <w:rPr>
          <w:rFonts w:ascii="Times New Roman" w:eastAsia="Times New Roman" w:hAnsi="Times New Roman" w:cs="David"/>
          <w:b/>
          <w:bCs/>
          <w:sz w:val="24"/>
          <w:szCs w:val="24"/>
          <w:rtl/>
        </w:rPr>
        <w:t>:</w:t>
      </w:r>
    </w:p>
    <w:p w14:paraId="7EC7AF6B"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4DA1A391"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הכנת פרוגרמת נגישות וסידורים לבעלי מוגבלויות במב</w:t>
      </w:r>
      <w:r w:rsidR="00FC5090">
        <w:rPr>
          <w:rFonts w:ascii="Times New Roman" w:eastAsia="Times New Roman" w:hAnsi="Times New Roman" w:cs="David"/>
          <w:sz w:val="24"/>
          <w:szCs w:val="24"/>
          <w:rtl/>
          <w:lang w:eastAsia="he-IL"/>
        </w:rPr>
        <w:t>נים וסביבתם, מתן הנחיות והכנת ת</w:t>
      </w:r>
      <w:r w:rsidRPr="009C6F6C">
        <w:rPr>
          <w:rFonts w:ascii="Times New Roman" w:eastAsia="Times New Roman" w:hAnsi="Times New Roman" w:cs="David"/>
          <w:sz w:val="24"/>
          <w:szCs w:val="24"/>
          <w:rtl/>
          <w:lang w:eastAsia="he-IL"/>
        </w:rPr>
        <w:t>כניות ומפרטים טכניים, אשר יכללו בין היתר את הפרטים הבאים:</w:t>
      </w:r>
    </w:p>
    <w:p w14:paraId="4D0CC9B7"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w:t>
      </w:r>
      <w:r w:rsidRPr="009C6F6C">
        <w:rPr>
          <w:rFonts w:ascii="Times New Roman" w:eastAsia="Times New Roman" w:hAnsi="Times New Roman" w:cs="David"/>
          <w:sz w:val="24"/>
          <w:szCs w:val="24"/>
          <w:rtl/>
          <w:lang w:eastAsia="he-IL"/>
        </w:rPr>
        <w:t>.</w:t>
      </w:r>
    </w:p>
    <w:p w14:paraId="7EA35BBA"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חניות ורמפות כניסה.</w:t>
      </w:r>
    </w:p>
    <w:p w14:paraId="5C02DE23"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
    <w:p w14:paraId="7510D062"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סידור נכים בהתאמה למגוון מוגבלויות פיזיות.</w:t>
      </w:r>
    </w:p>
    <w:p w14:paraId="2117407B"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שטחי חוץ ופנים.</w:t>
      </w:r>
    </w:p>
    <w:p w14:paraId="14117259"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נגישות.</w:t>
      </w:r>
    </w:p>
    <w:p w14:paraId="7C5C74A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נגישות השירות.</w:t>
      </w:r>
    </w:p>
    <w:p w14:paraId="01F33C74"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הנחיות 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6B62DA4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הגשת תכניות נגישות לרשויות וקבלת אישור להיתר בנייה.</w:t>
      </w:r>
    </w:p>
    <w:p w14:paraId="4A5C88BF"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תכניות היועצים.</w:t>
      </w:r>
    </w:p>
    <w:p w14:paraId="5AF6E5B8"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ליווי תהליך הביצוע בהתאם לצורך, קבלת העבודה לאחר סיומה, והוצאת אישורים לרשויות ל</w:t>
      </w:r>
      <w:r w:rsidRPr="009C6F6C">
        <w:rPr>
          <w:rFonts w:ascii="Times New Roman" w:eastAsia="Times New Roman" w:hAnsi="Times New Roman" w:cs="David" w:hint="cs"/>
          <w:sz w:val="24"/>
          <w:szCs w:val="24"/>
          <w:rtl/>
          <w:lang w:eastAsia="he-IL"/>
        </w:rPr>
        <w:t>צ</w:t>
      </w:r>
      <w:r w:rsidRPr="009C6F6C">
        <w:rPr>
          <w:rFonts w:ascii="Times New Roman" w:eastAsia="Times New Roman" w:hAnsi="Times New Roman" w:cs="David"/>
          <w:sz w:val="24"/>
          <w:szCs w:val="24"/>
          <w:rtl/>
          <w:lang w:eastAsia="he-IL"/>
        </w:rPr>
        <w:t xml:space="preserve">ורך </w:t>
      </w:r>
      <w:r w:rsidRPr="009C6F6C">
        <w:rPr>
          <w:rFonts w:ascii="Times New Roman" w:eastAsia="Times New Roman" w:hAnsi="Times New Roman" w:cs="David" w:hint="cs"/>
          <w:sz w:val="24"/>
          <w:szCs w:val="24"/>
          <w:rtl/>
          <w:lang w:eastAsia="he-IL"/>
        </w:rPr>
        <w:t xml:space="preserve">קבלת </w:t>
      </w:r>
      <w:r w:rsidRPr="009C6F6C">
        <w:rPr>
          <w:rFonts w:ascii="Times New Roman" w:eastAsia="Times New Roman" w:hAnsi="Times New Roman" w:cs="David"/>
          <w:sz w:val="24"/>
          <w:szCs w:val="24"/>
          <w:rtl/>
          <w:lang w:eastAsia="he-IL"/>
        </w:rPr>
        <w:t>טופס 4</w:t>
      </w:r>
      <w:r w:rsidRPr="009C6F6C">
        <w:rPr>
          <w:rFonts w:ascii="Times New Roman" w:eastAsia="Times New Roman" w:hAnsi="Times New Roman" w:cs="David" w:hint="cs"/>
          <w:sz w:val="24"/>
          <w:szCs w:val="24"/>
          <w:rtl/>
          <w:lang w:eastAsia="he-IL"/>
        </w:rPr>
        <w:t xml:space="preserve"> ואכלוס</w:t>
      </w:r>
      <w:r w:rsidRPr="009C6F6C">
        <w:rPr>
          <w:rFonts w:ascii="Times New Roman" w:eastAsia="Times New Roman" w:hAnsi="Times New Roman" w:cs="David"/>
          <w:sz w:val="24"/>
          <w:szCs w:val="24"/>
          <w:rtl/>
          <w:lang w:eastAsia="he-IL"/>
        </w:rPr>
        <w:t>.</w:t>
      </w:r>
    </w:p>
    <w:p w14:paraId="4CD7B7FB"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u w:val="single"/>
          <w:lang w:eastAsia="he-IL"/>
        </w:rPr>
      </w:pPr>
      <w:r w:rsidRPr="009C6F6C">
        <w:rPr>
          <w:rFonts w:ascii="Times New Roman" w:eastAsia="Times New Roman" w:hAnsi="Times New Roman" w:cs="David"/>
          <w:sz w:val="24"/>
          <w:szCs w:val="24"/>
          <w:rtl/>
          <w:lang w:eastAsia="he-IL"/>
        </w:rPr>
        <w:t>כל מרכיב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אחר הרגיל ומקובל על ידי יועץ נגישות בנסיבות הפרויקט.</w:t>
      </w:r>
      <w:r w:rsidRPr="009C6F6C" w:rsidDel="00786D1A">
        <w:rPr>
          <w:rFonts w:ascii="Times New Roman" w:eastAsia="Times New Roman" w:hAnsi="Times New Roman" w:cs="David"/>
          <w:sz w:val="24"/>
          <w:szCs w:val="24"/>
          <w:u w:val="single"/>
          <w:rtl/>
          <w:lang w:eastAsia="he-IL"/>
        </w:rPr>
        <w:t xml:space="preserve"> </w:t>
      </w:r>
    </w:p>
    <w:p w14:paraId="0ABA06DB" w14:textId="77777777"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u w:val="single"/>
          <w:rtl/>
        </w:rPr>
        <w:t>המהנדס, צוות עובדים ואמצעים</w:t>
      </w:r>
      <w:r w:rsidRPr="009C6F6C">
        <w:rPr>
          <w:rFonts w:ascii="Times New Roman" w:eastAsia="Times New Roman" w:hAnsi="Times New Roman" w:cs="David" w:hint="cs"/>
          <w:sz w:val="24"/>
          <w:szCs w:val="24"/>
          <w:u w:val="single"/>
          <w:rtl/>
        </w:rPr>
        <w:t xml:space="preserve"> של ה</w:t>
      </w:r>
      <w:r w:rsidR="00141D80">
        <w:rPr>
          <w:rFonts w:ascii="Times New Roman" w:eastAsia="Times New Roman" w:hAnsi="Times New Roman" w:cs="David" w:hint="cs"/>
          <w:sz w:val="24"/>
          <w:szCs w:val="24"/>
          <w:u w:val="single"/>
          <w:rtl/>
        </w:rPr>
        <w:t>יועץ</w:t>
      </w:r>
      <w:r w:rsidRPr="009C6F6C">
        <w:rPr>
          <w:rFonts w:ascii="Times New Roman" w:eastAsia="Times New Roman" w:hAnsi="Times New Roman" w:cs="David" w:hint="cs"/>
          <w:sz w:val="24"/>
          <w:szCs w:val="24"/>
          <w:rtl/>
          <w:lang w:eastAsia="he-IL"/>
        </w:rPr>
        <w:t>:</w:t>
      </w:r>
    </w:p>
    <w:p w14:paraId="1DA5BDE7" w14:textId="77777777" w:rsidR="009C6F6C" w:rsidRPr="009C6F6C" w:rsidRDefault="009C6F6C" w:rsidP="009C6F6C">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7A72FF30" w14:textId="77777777" w:rsidR="009C6F6C" w:rsidRPr="009C6F6C" w:rsidRDefault="009C6F6C" w:rsidP="00A61DF9">
      <w:pPr>
        <w:numPr>
          <w:ilvl w:val="0"/>
          <w:numId w:val="13"/>
        </w:numPr>
        <w:tabs>
          <w:tab w:val="num" w:pos="2118"/>
        </w:tabs>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r w:rsidR="00A61DF9">
        <w:rPr>
          <w:rFonts w:ascii="Times New Roman" w:eastAsia="Times New Roman" w:hAnsi="Times New Roman" w:cs="David" w:hint="cs"/>
          <w:sz w:val="24"/>
          <w:szCs w:val="24"/>
          <w:rtl/>
          <w:lang w:eastAsia="he-IL"/>
        </w:rPr>
        <w:t xml:space="preserve"> </w:t>
      </w:r>
      <w:r w:rsidR="00A61DF9" w:rsidRPr="00A61DF9">
        <w:rPr>
          <w:rFonts w:ascii="Times New Roman" w:eastAsia="Times New Roman" w:hAnsi="Times New Roman" w:cs="David"/>
          <w:sz w:val="24"/>
          <w:szCs w:val="24"/>
          <w:rtl/>
          <w:lang w:eastAsia="he-IL"/>
        </w:rPr>
        <w:t xml:space="preserve">ככל שיידרש ולפי החלטת המזמין, יתבצעו בנוסף לישיבות התכנון השוטפות, ישיבות שבועיות לתכנון ב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xml:space="preserve"> על המודל.</w:t>
      </w:r>
    </w:p>
    <w:p w14:paraId="28B4BE17"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38ED3054"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ר</w:t>
      </w:r>
      <w:r w:rsidRPr="009C6F6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7E63D44A"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56D4098D" w14:textId="77777777" w:rsidR="009C6F6C" w:rsidRPr="009C6F6C" w:rsidRDefault="009C6F6C" w:rsidP="009C6F6C">
      <w:pPr>
        <w:widowControl w:val="0"/>
        <w:spacing w:before="0" w:beforeAutospacing="0" w:after="0" w:afterAutospacing="0" w:line="276" w:lineRule="auto"/>
        <w:rPr>
          <w:rFonts w:ascii="Times New Roman" w:eastAsia="Times New Roman" w:hAnsi="Times New Roman" w:cs="David"/>
          <w:sz w:val="24"/>
          <w:szCs w:val="24"/>
          <w:rtl/>
        </w:rPr>
      </w:pPr>
    </w:p>
    <w:p w14:paraId="1F7F4B01"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על היועץ לקבל א</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שור בכתב מאת המנהל לפני התחלת כל שלב או לפני כל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חלקי.</w:t>
      </w:r>
      <w:r w:rsidRPr="009C6F6C">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716D249A"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03220D7A"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lastRenderedPageBreak/>
        <w:t xml:space="preserve">תכנון הנגישות יתבצע בתוכנת </w:t>
      </w:r>
      <w:r w:rsidRPr="009C6F6C">
        <w:rPr>
          <w:rFonts w:ascii="Times New Roman" w:eastAsia="Times New Roman" w:hAnsi="Times New Roman" w:cs="David"/>
          <w:sz w:val="24"/>
          <w:szCs w:val="24"/>
          <w:lang w:eastAsia="he-IL"/>
        </w:rPr>
        <w:t>REVIT</w:t>
      </w:r>
      <w:r w:rsidRPr="009C6F6C">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כל תעבורת הקבצים תבוצע באמצעות מערכת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 xml:space="preserve"> בלבד.</w:t>
      </w:r>
    </w:p>
    <w:p w14:paraId="4C6BB997" w14:textId="77777777" w:rsidR="009C6F6C" w:rsidRPr="009C6F6C" w:rsidRDefault="009C6F6C" w:rsidP="009C6F6C">
      <w:pPr>
        <w:spacing w:before="0" w:beforeAutospacing="0" w:after="0" w:afterAutospacing="0" w:line="360" w:lineRule="auto"/>
        <w:ind w:left="1440" w:hanging="739"/>
        <w:rPr>
          <w:rFonts w:ascii="Times New Roman" w:eastAsia="Times New Roman" w:hAnsi="Times New Roman" w:cs="David"/>
          <w:sz w:val="2"/>
          <w:szCs w:val="2"/>
          <w:lang w:eastAsia="he-IL"/>
        </w:rPr>
      </w:pPr>
      <w:r w:rsidRPr="009C6F6C">
        <w:rPr>
          <w:rFonts w:ascii="Times New Roman" w:eastAsia="Times New Roman" w:hAnsi="Times New Roman" w:cs="David"/>
          <w:sz w:val="24"/>
          <w:szCs w:val="24"/>
          <w:rtl/>
          <w:lang w:eastAsia="he-IL"/>
        </w:rPr>
        <w:br w:type="page"/>
      </w:r>
    </w:p>
    <w:p w14:paraId="5BBBBF81" w14:textId="77777777" w:rsidR="009C6F6C" w:rsidRPr="009C6F6C" w:rsidRDefault="009C6F6C" w:rsidP="009C6F6C">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b/>
          <w:bCs/>
          <w:sz w:val="24"/>
          <w:szCs w:val="24"/>
          <w:u w:val="single"/>
          <w:rtl/>
        </w:rPr>
        <w:lastRenderedPageBreak/>
        <w:t>שלבי העבודה ההנדסית ופירוט השירותים</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b/>
          <w:bCs/>
          <w:sz w:val="24"/>
          <w:szCs w:val="24"/>
          <w:u w:val="single"/>
          <w:rtl/>
        </w:rPr>
        <w:t>–</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hint="cs"/>
          <w:b/>
          <w:bCs/>
          <w:sz w:val="25"/>
          <w:szCs w:val="25"/>
          <w:u w:val="single"/>
          <w:rtl/>
        </w:rPr>
        <w:t>יעוץ ותכנון נגישות וסידורים לבעלי מוגבלויות</w:t>
      </w:r>
      <w:r w:rsidRPr="009C6F6C">
        <w:rPr>
          <w:rFonts w:ascii="Times New Roman" w:eastAsia="Times New Roman" w:hAnsi="Times New Roman" w:cs="David"/>
          <w:b/>
          <w:bCs/>
          <w:sz w:val="24"/>
          <w:szCs w:val="24"/>
          <w:rtl/>
        </w:rPr>
        <w:t>:</w:t>
      </w:r>
    </w:p>
    <w:p w14:paraId="4CAEAD0D"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6431A8DB"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6027D14B"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העבודה תבוצע בשלבים הכוללים את הש</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רותים כלהלן:</w:t>
      </w:r>
    </w:p>
    <w:p w14:paraId="72950E1F"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5B4BC055"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bookmarkStart w:id="23" w:name="OLE_LINK1"/>
      <w:bookmarkStart w:id="24" w:name="OLE_LINK2"/>
      <w:r w:rsidRPr="009C6F6C">
        <w:rPr>
          <w:rFonts w:ascii="Times New Roman" w:eastAsia="Times New Roman" w:hAnsi="Times New Roman" w:cs="David"/>
          <w:sz w:val="24"/>
          <w:szCs w:val="24"/>
          <w:rtl/>
        </w:rPr>
        <w:t>2.1</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מוקדם</w:t>
      </w:r>
      <w:r w:rsidRPr="009C6F6C">
        <w:rPr>
          <w:rFonts w:ascii="Times New Roman" w:eastAsia="Times New Roman" w:hAnsi="Times New Roman" w:cs="David"/>
          <w:sz w:val="24"/>
          <w:szCs w:val="24"/>
          <w:rtl/>
        </w:rPr>
        <w:t>:</w:t>
      </w:r>
    </w:p>
    <w:bookmarkEnd w:id="23"/>
    <w:bookmarkEnd w:id="24"/>
    <w:p w14:paraId="041E6D80"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  </w:t>
      </w:r>
    </w:p>
    <w:p w14:paraId="1E5B7B34"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בירור הפרוגראמה עם המזמין ואדריכל הפרויקט. בירור תכניות הפרויקט עם המזמין והמתכננים, ביקורים באתר, חקירות ובדיקות מוקדמות, התייעצות ותיאום עם המתכננים.</w:t>
      </w:r>
    </w:p>
    <w:p w14:paraId="36923A1B"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מתן הנחיות תכנון לאדריכל ולמתכננים השונים בנושאי נגישות וסידורים לנכים ועצוב פתרון הבינוי של הפרויקט בכל הנוגע לנגישות וסידורים לנכים, לרבות בחינת מספר אלטרנטיבות. עריכת סקר מוקדם באתר והפצת דו"ח מלווה בתכניות המפרט את הנגישות והסידורים לבעלי מוגבלויות בכל חלקי</w:t>
      </w:r>
      <w:r w:rsidRPr="009C6F6C">
        <w:rPr>
          <w:rFonts w:ascii="Times New Roman" w:eastAsia="Times New Roman" w:hAnsi="Times New Roman" w:cs="David" w:hint="cs"/>
          <w:sz w:val="24"/>
          <w:szCs w:val="24"/>
          <w:rtl/>
        </w:rPr>
        <w:t xml:space="preserve"> ובמבני</w:t>
      </w:r>
      <w:r w:rsidRPr="009C6F6C">
        <w:rPr>
          <w:rFonts w:ascii="Times New Roman" w:eastAsia="Times New Roman" w:hAnsi="Times New Roman" w:cs="David"/>
          <w:sz w:val="24"/>
          <w:szCs w:val="24"/>
          <w:rtl/>
        </w:rPr>
        <w:t xml:space="preserve"> הפרויקט</w:t>
      </w:r>
      <w:r w:rsidRPr="009C6F6C">
        <w:rPr>
          <w:rFonts w:ascii="Times New Roman" w:eastAsia="Times New Roman" w:hAnsi="Times New Roman" w:cs="David" w:hint="cs"/>
          <w:sz w:val="24"/>
          <w:szCs w:val="24"/>
          <w:rtl/>
        </w:rPr>
        <w:t>.</w:t>
      </w:r>
    </w:p>
    <w:p w14:paraId="22CBEAD6"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יעוץ לאדריכל וליועצים האחרים בפרויקט בקשר לחלקי המבנים בהם ידרשו סידורים לבעלי מוגבלויות.</w:t>
      </w:r>
    </w:p>
    <w:p w14:paraId="03FCE318"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התאמת סידורי הנגישות המוצעים לשימושי המבנ</w:t>
      </w:r>
      <w:r w:rsidRPr="009C6F6C">
        <w:rPr>
          <w:rFonts w:ascii="Times New Roman" w:eastAsia="Times New Roman" w:hAnsi="Times New Roman" w:cs="David" w:hint="cs"/>
          <w:sz w:val="24"/>
          <w:szCs w:val="24"/>
          <w:rtl/>
        </w:rPr>
        <w:t>ים</w:t>
      </w:r>
      <w:r w:rsidRPr="009C6F6C">
        <w:rPr>
          <w:rFonts w:ascii="Times New Roman" w:eastAsia="Times New Roman" w:hAnsi="Times New Roman" w:cs="David"/>
          <w:sz w:val="24"/>
          <w:szCs w:val="24"/>
          <w:rtl/>
        </w:rPr>
        <w:t xml:space="preserve"> הצפויים.</w:t>
      </w:r>
    </w:p>
    <w:p w14:paraId="17A0D0E9"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בדיקת תכנון האדריכל והיועצים השונים.</w:t>
      </w:r>
    </w:p>
    <w:p w14:paraId="0F7B2F2C"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השתתפות בדיוני התקדמות שיקבעו ע"י המנהל. השתתפות בישיבות היועצים והמתכננים בקשר לתוכניות הפרויקט, בירורים ברשויות ובגופים המוסמכים ואצל גורמים אחרים בקשר לבעיות טכניות, חוקיות וכיו"ב הקשורות בתחום הנגישות והסידורים לנכים ובכלל.</w:t>
      </w:r>
    </w:p>
    <w:p w14:paraId="03CD6B21"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אומדנים תקציביים, באם יהיה צורך, בהתאם לדרישת המזמין ונציגיו.</w:t>
      </w:r>
    </w:p>
    <w:p w14:paraId="7A9370AE"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0556BD0C"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מסירת הנתונים, הפרוגראמה וחוות הדעת למזמין,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וכן ליועצים ולמתכננים ולכל גורם אחר שייקבע על ידי המזמין.</w:t>
      </w:r>
    </w:p>
    <w:p w14:paraId="6B9F3652"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2.2</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סופי</w:t>
      </w:r>
      <w:r w:rsidRPr="009C6F6C">
        <w:rPr>
          <w:rFonts w:ascii="Times New Roman" w:eastAsia="Times New Roman" w:hAnsi="Times New Roman" w:cs="David"/>
          <w:sz w:val="24"/>
          <w:szCs w:val="24"/>
          <w:rtl/>
        </w:rPr>
        <w:t>:</w:t>
      </w:r>
    </w:p>
    <w:p w14:paraId="55F3D422"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61E0F5F"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5"/>
          <w:szCs w:val="25"/>
          <w:rtl/>
        </w:rPr>
        <w:t>י</w:t>
      </w:r>
      <w:r w:rsidRPr="009C6F6C">
        <w:rPr>
          <w:rFonts w:ascii="Times New Roman" w:eastAsia="Times New Roman" w:hAnsi="Times New Roman" w:cs="David" w:hint="cs"/>
          <w:sz w:val="24"/>
          <w:szCs w:val="24"/>
          <w:rtl/>
        </w:rPr>
        <w:t>יעוץ לאדריכל בכל הנוגע לסידורי הנגישות במבנים בשלב התכנון הסופי. תכנון מוקדם לפי האלטרנטיבה שתיבחר על ידי המזמין בתיאום עם המזמין, המתכננים וכל יתר היועצים של המזמין.</w:t>
      </w:r>
      <w:r w:rsidRPr="009C6F6C">
        <w:rPr>
          <w:rFonts w:ascii="Times New Roman" w:eastAsia="Times New Roman" w:hAnsi="Times New Roman" w:cs="David" w:hint="cs"/>
          <w:sz w:val="24"/>
          <w:szCs w:val="24"/>
          <w:rtl/>
        </w:rPr>
        <w:tab/>
      </w:r>
    </w:p>
    <w:p w14:paraId="4A405C05"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המלצות למזמין ולמתכננים בכתב ו/או על ידי שרטוטים, כולל פתרון פרטים ייעודיים.</w:t>
      </w:r>
    </w:p>
    <w:p w14:paraId="2217019D"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תיאום התכנון המוקדם מול כל רשויות התכנון והבניה, הרשויות הרלוונטיות וכל יתר הגורמים הנדרשים כהכנת רקע לתכנון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67A596AF" w14:textId="77777777" w:rsidR="009C6F6C" w:rsidRPr="009C6F6C" w:rsidRDefault="00FC5090"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lastRenderedPageBreak/>
        <w:t>הפקת אישורי נגישות לכל ת</w:t>
      </w:r>
      <w:r w:rsidR="009C6F6C" w:rsidRPr="009C6F6C">
        <w:rPr>
          <w:rFonts w:ascii="Times New Roman" w:eastAsia="Times New Roman" w:hAnsi="Times New Roman" w:cs="David" w:hint="cs"/>
          <w:sz w:val="24"/>
          <w:szCs w:val="24"/>
          <w:rtl/>
        </w:rPr>
        <w:t>כניות ההגשה והפקת כל האישורים הנדרשים למתחם כולו ולמבנים השונים בפרט.</w:t>
      </w:r>
    </w:p>
    <w:p w14:paraId="5692AFAF"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טיפול בקבלת היתרי בניה למתחם כולו ולמבנים השונים בפרט.</w:t>
      </w:r>
    </w:p>
    <w:p w14:paraId="546AACEE"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B7916EE"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2.3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u w:val="single"/>
          <w:rtl/>
        </w:rPr>
        <w:t>ייעוץ מפורט</w:t>
      </w:r>
      <w:r w:rsidRPr="009C6F6C">
        <w:rPr>
          <w:rFonts w:ascii="Times New Roman" w:eastAsia="Times New Roman" w:hAnsi="Times New Roman" w:cs="David" w:hint="cs"/>
          <w:sz w:val="24"/>
          <w:szCs w:val="24"/>
          <w:rtl/>
        </w:rPr>
        <w:t>:</w:t>
      </w:r>
    </w:p>
    <w:p w14:paraId="0F717497"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0E928D51"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נגישות.</w:t>
      </w:r>
    </w:p>
    <w:p w14:paraId="27440257"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מתן ייעוץ שוטף לאדריכל וליועצים האחרים בנושא הנגישות לבעלי מוגבלויות שונות. </w:t>
      </w:r>
    </w:p>
    <w:p w14:paraId="771A99FF"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ביקורת כל התכניות והמפרטים של האדריכל והיועצים השונים כדי לוודא שהתכנון תואם את דרישות הנגישות. בדיקת תכניות כל המתכננים והיועצים האחרים בפרויקט לבחינה ואישור בכל התחומים.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לקיים ישיבות ייעודיות להסבר התכנון ומתן חוות דעתו בכל תחומי התכנון בפרויקט הנוגעים לנגישות.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להעביר התייחסות בכתב ו/או על גבי התכניות של כל אחד מן היועצים ו/או המתכננים.</w:t>
      </w:r>
    </w:p>
    <w:p w14:paraId="5292B609"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תכנון סופי הכולל, בין היתר, תיאום והעברה באופן שוטף למתכננים וליועצים האחרים של המזמין, של פרטים רלוונטיים בנושא נגישות וסידורים לבעלי מוגבלויות בפרויקט וסביבתו, ומתן ייעוץ שוטף למתכננים וליועצים האחרים של המזמין בנושא זה.</w:t>
      </w:r>
    </w:p>
    <w:p w14:paraId="615E4E69"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אישור התכניות הרלוונטיות במכון התקנים וכל הרשויות הנדרשות.</w:t>
      </w:r>
    </w:p>
    <w:p w14:paraId="79F2F57F"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הנחיית המתכננים להכנסת תיקונים ושינויים בתכניות ובמסמכים אחרים לפי דרישת הרשויות המוסמכות ו/או המזמין.</w:t>
      </w:r>
    </w:p>
    <w:p w14:paraId="78C103CB"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ואישור התוכניות, המפרטים וכתבי הכמויות של יתר היועצים לעבודות הרלוונטיות.</w:t>
      </w:r>
    </w:p>
    <w:p w14:paraId="1FBB69ED"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הכנת שרטוטים</w:t>
      </w:r>
      <w:r w:rsidR="00FC5090">
        <w:rPr>
          <w:rFonts w:ascii="Times New Roman" w:eastAsia="Times New Roman" w:hAnsi="Times New Roman" w:cs="David" w:hint="cs"/>
          <w:sz w:val="24"/>
          <w:szCs w:val="24"/>
          <w:rtl/>
        </w:rPr>
        <w:t xml:space="preserve"> ופרטי ביצוע על פי צורך, כולל ת</w:t>
      </w:r>
      <w:r w:rsidRPr="009C6F6C">
        <w:rPr>
          <w:rFonts w:ascii="Times New Roman" w:eastAsia="Times New Roman" w:hAnsi="Times New Roman" w:cs="David" w:hint="cs"/>
          <w:sz w:val="24"/>
          <w:szCs w:val="24"/>
          <w:rtl/>
        </w:rPr>
        <w:t>כניות "מפתח" בתיאום עם המזמין וה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73DB6137"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p>
    <w:p w14:paraId="422D7D0E"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2.4</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u w:val="single"/>
          <w:rtl/>
        </w:rPr>
        <w:t>פיקוח עליון בשלב ביצוע המבנה ומערכותיו</w:t>
      </w:r>
      <w:r w:rsidRPr="009C6F6C">
        <w:rPr>
          <w:rFonts w:ascii="Times New Roman" w:eastAsia="Times New Roman" w:hAnsi="Times New Roman" w:cs="David" w:hint="cs"/>
          <w:sz w:val="24"/>
          <w:szCs w:val="24"/>
          <w:u w:val="single"/>
          <w:rtl/>
        </w:rPr>
        <w:t xml:space="preserve"> עד אכלוס ותקופת בדק</w:t>
      </w:r>
      <w:r w:rsidRPr="009C6F6C">
        <w:rPr>
          <w:rFonts w:ascii="Times New Roman" w:eastAsia="Times New Roman" w:hAnsi="Times New Roman" w:cs="David"/>
          <w:sz w:val="24"/>
          <w:szCs w:val="24"/>
          <w:rtl/>
        </w:rPr>
        <w:t>:</w:t>
      </w:r>
    </w:p>
    <w:p w14:paraId="66236883"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776D4F0A"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ביקורת תקופתית, בשלבי הבניה, בהתאם להזמנת המפקח ודיווח למזמין על עמידת הביצוע בדרישות.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ליווי ומעורבות בתקופת הביצוע תוך ביקורים סדירים באתר ופתרון בעיות יישום פרטים שאושרו בשלב התכנון  ונתגלו כאינם ברי ביצוע ע"י הקבלן. ההתחייבות להגעה לאתר בהתאם לנדרש, תוך 3 ימים לכל היותר מרגע ההזמנה ע"י צוות הפיקוח והניהול או כל גורם אחר מטעם המזמין.</w:t>
      </w:r>
    </w:p>
    <w:p w14:paraId="377E3097"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אישורים לטופס 4 ולתעודת גמר.</w:t>
      </w:r>
    </w:p>
    <w:p w14:paraId="7F1AD15D"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בדיקת ביצוע העבודות בהתאם למפרטים, כתבי הכמויות והנחיות </w:t>
      </w:r>
      <w:r w:rsidRPr="009C6F6C">
        <w:rPr>
          <w:rFonts w:ascii="Times New Roman" w:eastAsia="Times New Roman" w:hAnsi="Times New Roman" w:cs="David" w:hint="cs"/>
          <w:sz w:val="24"/>
          <w:szCs w:val="24"/>
          <w:rtl/>
        </w:rPr>
        <w:lastRenderedPageBreak/>
        <w:t>הנגישות ללא פשרות.</w:t>
      </w:r>
    </w:p>
    <w:p w14:paraId="42DEEC0C"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שילוב הפיקוח העליון עם שאר היועצים.</w:t>
      </w:r>
    </w:p>
    <w:p w14:paraId="7D126D96"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ייעוץ למזמין והשתתפות בדיונים ובבירורים עם הקבלן בקשר עם ביצוע הפרויקט, הן לפני השלמת הפרויקט והן בתקופת הבדק.</w:t>
      </w:r>
    </w:p>
    <w:p w14:paraId="4702FC8B"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ביצוע בדיקות חוזרות עד להשלמת הביצוע של העבודות. השתתפות בכל המסירות שיתקיימו בשטח לפי התכנית שאושרה מראש על ידי המזמין כולל הוצאת דו"ח מסירה בכתב.</w:t>
      </w:r>
    </w:p>
    <w:p w14:paraId="589F2D72"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בדיקה סופית ומתן אישור על השלמת העבודות והתחלת שנת האחריות.</w:t>
      </w:r>
    </w:p>
    <w:p w14:paraId="6D9F5D28"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w:t>
      </w:r>
    </w:p>
    <w:p w14:paraId="15C5B335"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Pr>
      </w:pPr>
    </w:p>
    <w:p w14:paraId="5C78AC7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C7DB551"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1DA1949B"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4</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 xml:space="preserve">נציג המזמין רשאי להזמין </w:t>
      </w:r>
      <w:r w:rsidRPr="009C6F6C">
        <w:rPr>
          <w:rFonts w:ascii="Times New Roman" w:eastAsia="Times New Roman" w:hAnsi="Times New Roman" w:cs="David" w:hint="cs"/>
          <w:sz w:val="24"/>
          <w:szCs w:val="24"/>
          <w:rtl/>
        </w:rPr>
        <w:t>מה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5ACED047"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t>יובהר כדלקמן:</w:t>
      </w:r>
    </w:p>
    <w:p w14:paraId="4B19290E"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 xml:space="preserve">העבודה הממוחשבת בפרויקט תיערך בתכנת </w:t>
      </w:r>
      <w:r w:rsidRPr="009C6F6C">
        <w:rPr>
          <w:rFonts w:ascii="Times New Roman" w:eastAsia="Times New Roman" w:hAnsi="Times New Roman" w:cs="David"/>
          <w:color w:val="000000"/>
          <w:sz w:val="24"/>
          <w:szCs w:val="24"/>
        </w:rPr>
        <w:t>REVIT</w:t>
      </w:r>
      <w:r w:rsidRPr="009C6F6C">
        <w:rPr>
          <w:rFonts w:ascii="Times New Roman" w:eastAsia="Times New Roman" w:hAnsi="Times New Roman" w:cs="David"/>
          <w:color w:val="000000"/>
          <w:sz w:val="24"/>
          <w:szCs w:val="24"/>
          <w:rtl/>
        </w:rPr>
        <w:t xml:space="preserve"> על </w:t>
      </w:r>
      <w:r w:rsidRPr="009C6F6C">
        <w:rPr>
          <w:rFonts w:ascii="Times New Roman" w:eastAsia="Times New Roman" w:hAnsi="Times New Roman" w:cs="David" w:hint="cs"/>
          <w:color w:val="000000"/>
          <w:sz w:val="24"/>
          <w:szCs w:val="24"/>
          <w:rtl/>
        </w:rPr>
        <w:t>ה</w:t>
      </w:r>
      <w:r w:rsidR="00141D80">
        <w:rPr>
          <w:rFonts w:ascii="Times New Roman" w:eastAsia="Times New Roman" w:hAnsi="Times New Roman" w:cs="David" w:hint="cs"/>
          <w:color w:val="000000"/>
          <w:sz w:val="24"/>
          <w:szCs w:val="24"/>
          <w:rtl/>
        </w:rPr>
        <w:t>יועץ</w:t>
      </w:r>
      <w:r w:rsidRPr="009C6F6C">
        <w:rPr>
          <w:rFonts w:ascii="Times New Roman" w:eastAsia="Times New Roman" w:hAnsi="Times New Roman" w:cs="David"/>
          <w:color w:val="000000"/>
          <w:sz w:val="24"/>
          <w:szCs w:val="24"/>
          <w:rtl/>
        </w:rPr>
        <w:t xml:space="preserve"> לדאוג לעמדות עבודה וכ"א מוכשר במשרדו בהתאם.</w:t>
      </w:r>
    </w:p>
    <w:p w14:paraId="1F48E231"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tl/>
        </w:rPr>
      </w:pPr>
      <w:r w:rsidRPr="009C6F6C">
        <w:rPr>
          <w:rFonts w:ascii="Times New Roman" w:eastAsia="Times New Roman" w:hAnsi="Times New Roman" w:cs="David"/>
          <w:color w:val="000000"/>
          <w:sz w:val="24"/>
          <w:szCs w:val="24"/>
          <w:rtl/>
        </w:rPr>
        <w:t>כל קבצי התכנון והמסמכים השונים יוטענו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תעבורת המידע היחידה הקבילה בפרויקט. </w:t>
      </w:r>
    </w:p>
    <w:p w14:paraId="4A1A3F0D"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חשבונות ה</w:t>
      </w:r>
      <w:r w:rsidR="00141D80">
        <w:rPr>
          <w:rFonts w:ascii="Times New Roman" w:eastAsia="Times New Roman" w:hAnsi="Times New Roman" w:cs="David"/>
          <w:color w:val="000000"/>
          <w:sz w:val="24"/>
          <w:szCs w:val="24"/>
          <w:rtl/>
        </w:rPr>
        <w:t>יועץ</w:t>
      </w:r>
      <w:r w:rsidRPr="009C6F6C">
        <w:rPr>
          <w:rFonts w:ascii="Times New Roman" w:eastAsia="Times New Roman" w:hAnsi="Times New Roman" w:cs="David"/>
          <w:color w:val="000000"/>
          <w:sz w:val="24"/>
          <w:szCs w:val="24"/>
          <w:rtl/>
        </w:rPr>
        <w:t xml:space="preserve"> יוטענו ע"י </w:t>
      </w:r>
      <w:r w:rsidRPr="009C6F6C">
        <w:rPr>
          <w:rFonts w:ascii="Times New Roman" w:eastAsia="Times New Roman" w:hAnsi="Times New Roman" w:cs="David" w:hint="cs"/>
          <w:color w:val="000000"/>
          <w:sz w:val="24"/>
          <w:szCs w:val="24"/>
          <w:rtl/>
        </w:rPr>
        <w:t>המפקח</w:t>
      </w:r>
      <w:r w:rsidRPr="009C6F6C">
        <w:rPr>
          <w:rFonts w:ascii="Times New Roman" w:eastAsia="Times New Roman" w:hAnsi="Times New Roman" w:cs="David"/>
          <w:color w:val="000000"/>
          <w:sz w:val="24"/>
          <w:szCs w:val="24"/>
          <w:rtl/>
        </w:rPr>
        <w:t xml:space="preserve">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לתיקיית "חשבונות מוגשים", כתנאי לטיפול בהם.</w:t>
      </w:r>
    </w:p>
    <w:p w14:paraId="6BF1B9F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"ג"</w:t>
      </w:r>
    </w:p>
    <w:p w14:paraId="3378870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31E033D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לוח זמנים ושלבי ביצוע</w:t>
      </w:r>
    </w:p>
    <w:p w14:paraId="01309579"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FE2ED71"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7FBBE183"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לוח הזמנים לי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65C7659C"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2D91F7CD"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המהנדס וצוותו יעסקו בפרויקט לפי הצורך וללא הגבלת זמן.</w:t>
      </w:r>
    </w:p>
    <w:p w14:paraId="53DC3D0D"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31F03CC"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17E18E6A"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321422A"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העביר המזמין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 או הנחיות נוספות לגבי התכניות ו/או המסמכים, יעדכן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הערותיו ו/או הנחיותיו לגבי תכניות ו/או מסמכים שהוגשו לו על ידי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בתוך 30 יום ממועד הגשתן למזמין.</w:t>
      </w:r>
    </w:p>
    <w:p w14:paraId="6DF40DF0"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6C7915F"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אם לא יקבע לוח זמנים במעמד חתימת החוזה יעביר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לוח זמנים ראשוני לאישור המנהל תוך 7 ימים ממועד החתימה.</w:t>
      </w:r>
    </w:p>
    <w:p w14:paraId="7120B39D"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0E978087"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sz w:val="25"/>
          <w:szCs w:val="24"/>
          <w:rtl/>
        </w:rPr>
        <w:t xml:space="preserve">התקדמות </w:t>
      </w:r>
      <w:r w:rsidRPr="009C6F6C">
        <w:rPr>
          <w:rFonts w:ascii="Times New Roman" w:eastAsia="Times New Roman" w:hAnsi="Times New Roman" w:cs="David" w:hint="cs"/>
          <w:sz w:val="25"/>
          <w:szCs w:val="24"/>
          <w:rtl/>
        </w:rPr>
        <w:t xml:space="preserve">הייעוץ בנושא </w:t>
      </w:r>
      <w:r w:rsidRPr="009C6F6C">
        <w:rPr>
          <w:rFonts w:ascii="Times New Roman" w:eastAsia="Times New Roman" w:hAnsi="Times New Roman" w:cs="David"/>
          <w:sz w:val="25"/>
          <w:szCs w:val="24"/>
          <w:rtl/>
        </w:rPr>
        <w:t>נגישות וסידורים לבעלי מוגבלויות תעשה לפי שלבי הפרויקט ועל פי שינויי תכנון של האדריכל והיועצים, ללא זכות לתוספות שכר.</w:t>
      </w:r>
    </w:p>
    <w:p w14:paraId="652A837F"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5"/>
          <w:szCs w:val="24"/>
          <w:rtl/>
        </w:rPr>
      </w:pPr>
    </w:p>
    <w:p w14:paraId="2B0391C7"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u w:val="single"/>
          <w:rtl/>
        </w:rPr>
        <w:t>לו"ז עקרוני</w:t>
      </w:r>
      <w:r w:rsidRPr="009C6F6C">
        <w:rPr>
          <w:rFonts w:ascii="Times New Roman" w:eastAsia="Times New Roman" w:hAnsi="Times New Roman" w:cs="David" w:hint="cs"/>
          <w:sz w:val="25"/>
          <w:szCs w:val="24"/>
          <w:rtl/>
        </w:rPr>
        <w:t>:</w:t>
      </w:r>
    </w:p>
    <w:p w14:paraId="42FC55AF"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5"/>
          <w:szCs w:val="24"/>
          <w:rtl/>
        </w:rPr>
      </w:pPr>
    </w:p>
    <w:p w14:paraId="657004F8"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מוקדם .............................</w:t>
      </w:r>
      <w:r w:rsidRPr="009C6F6C">
        <w:rPr>
          <w:rFonts w:ascii="Times New Roman" w:eastAsia="Times New Roman" w:hAnsi="Times New Roman" w:cs="David" w:hint="cs"/>
          <w:sz w:val="25"/>
          <w:szCs w:val="24"/>
        </w:rPr>
        <w:t>XX/XXXX</w:t>
      </w:r>
    </w:p>
    <w:p w14:paraId="157B9B9A"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סופי להיתרים...................</w:t>
      </w:r>
      <w:r w:rsidRPr="009C6F6C">
        <w:rPr>
          <w:rFonts w:ascii="Times New Roman" w:eastAsia="Times New Roman" w:hAnsi="Times New Roman" w:cs="David" w:hint="cs"/>
          <w:sz w:val="25"/>
          <w:szCs w:val="24"/>
        </w:rPr>
        <w:t>XX/XXXX</w:t>
      </w:r>
    </w:p>
    <w:p w14:paraId="420D1FF0"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מפורט למכרזים................</w:t>
      </w:r>
      <w:r w:rsidRPr="009C6F6C">
        <w:rPr>
          <w:rFonts w:ascii="Times New Roman" w:eastAsia="Times New Roman" w:hAnsi="Times New Roman" w:cs="David" w:hint="cs"/>
          <w:sz w:val="25"/>
          <w:szCs w:val="24"/>
        </w:rPr>
        <w:t>XX/XXXX</w:t>
      </w:r>
    </w:p>
    <w:p w14:paraId="0C8F0E7C"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יציאה למכרזים.....................................</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672B6BC8"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9C6F6C">
        <w:rPr>
          <w:rFonts w:ascii="Times New Roman" w:eastAsia="Times New Roman" w:hAnsi="Times New Roman" w:cs="David" w:hint="cs"/>
          <w:sz w:val="25"/>
          <w:szCs w:val="24"/>
          <w:rtl/>
        </w:rPr>
        <w:t>השלמת תכנון לביצוע ............................</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07D2D577"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E53E8BC"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414381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br w:type="page"/>
      </w:r>
      <w:r w:rsidRPr="009C6F6C">
        <w:rPr>
          <w:rFonts w:ascii="Times New Roman" w:eastAsia="Times New Roman" w:hAnsi="Times New Roman" w:cs="David"/>
          <w:b/>
          <w:bCs/>
          <w:sz w:val="24"/>
          <w:szCs w:val="24"/>
          <w:u w:val="single"/>
          <w:rtl/>
        </w:rPr>
        <w:lastRenderedPageBreak/>
        <w:t>נספח "ד"</w:t>
      </w:r>
    </w:p>
    <w:p w14:paraId="06B94C6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DB5218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78D2FEAB" w14:textId="77777777" w:rsidR="00242A73" w:rsidRPr="00242A73" w:rsidRDefault="00242A73" w:rsidP="00242A73">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180D7C9" w14:textId="77777777" w:rsidR="00242A73" w:rsidRPr="00242A73" w:rsidRDefault="00242A73" w:rsidP="00242A7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w:t>
      </w:r>
      <w:r w:rsidRPr="00242A7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56E328FD" w14:textId="77777777" w:rsidR="00242A73"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1.1</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63A84C1F" w14:textId="77777777" w:rsidR="009C6F6C"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1.2</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4A7D35C6" w14:textId="77777777" w:rsidR="00242A73" w:rsidRPr="009C6F6C" w:rsidRDefault="00242A73"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084D814" w14:textId="77777777" w:rsidR="009C6F6C" w:rsidRPr="009C6F6C" w:rsidRDefault="00242A73" w:rsidP="009C6F6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9C6F6C" w:rsidRPr="009C6F6C">
        <w:rPr>
          <w:rFonts w:ascii="Times New Roman" w:eastAsia="Times New Roman" w:hAnsi="Times New Roman" w:cs="David"/>
          <w:sz w:val="20"/>
          <w:szCs w:val="24"/>
          <w:rtl/>
          <w:lang w:eastAsia="he-IL"/>
        </w:rPr>
        <w:t>.</w:t>
      </w:r>
      <w:r w:rsidR="009C6F6C" w:rsidRPr="009C6F6C">
        <w:rPr>
          <w:rFonts w:ascii="Times New Roman" w:eastAsia="Times New Roman" w:hAnsi="Times New Roman" w:cs="David"/>
          <w:sz w:val="20"/>
          <w:szCs w:val="24"/>
          <w:rtl/>
          <w:lang w:eastAsia="he-IL"/>
        </w:rPr>
        <w:tab/>
        <w:t>למען הסר ספק:</w:t>
      </w:r>
    </w:p>
    <w:p w14:paraId="4362475D"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C589B4B"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.1</w:t>
      </w:r>
      <w:r w:rsidR="009C6F6C" w:rsidRPr="009C6F6C">
        <w:rPr>
          <w:rFonts w:ascii="Times New Roman" w:eastAsia="Times New Roman" w:hAnsi="Times New Roman" w:cs="David"/>
          <w:sz w:val="24"/>
          <w:szCs w:val="24"/>
          <w:rtl/>
        </w:rPr>
        <w:tab/>
        <w:t>מובהר כי 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ומועדי התשלום הינם סופיים ומוחלטים, והם לא ישתנו מכל גורם שהו</w:t>
      </w:r>
      <w:r w:rsidR="009C6F6C" w:rsidRPr="009C6F6C">
        <w:rPr>
          <w:rFonts w:ascii="Times New Roman" w:eastAsia="Times New Roman" w:hAnsi="Times New Roman" w:cs="David" w:hint="cs"/>
          <w:sz w:val="24"/>
          <w:szCs w:val="24"/>
          <w:rtl/>
        </w:rPr>
        <w:t xml:space="preserve">א כמפורט בסעיף 7 לחוזה. </w:t>
      </w:r>
    </w:p>
    <w:p w14:paraId="5E4A6449"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Pr>
      </w:pPr>
    </w:p>
    <w:p w14:paraId="66F62EC4"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w:t>
      </w:r>
      <w:r w:rsidR="009C6F6C" w:rsidRPr="009C6F6C">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ab/>
        <w:t>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כולל את כל המפורט בחוזה על כל נספחיו, לרבות נספח ב'</w:t>
      </w:r>
      <w:r w:rsidR="009C6F6C" w:rsidRPr="009C6F6C">
        <w:rPr>
          <w:rFonts w:ascii="Times New Roman" w:eastAsia="Times New Roman" w:hAnsi="Times New Roman" w:cs="David" w:hint="cs"/>
          <w:sz w:val="24"/>
          <w:szCs w:val="24"/>
          <w:rtl/>
        </w:rPr>
        <w:t xml:space="preserve"> ונספח ח'</w:t>
      </w:r>
      <w:r w:rsidR="009C6F6C" w:rsidRPr="009C6F6C">
        <w:rPr>
          <w:rFonts w:ascii="Times New Roman" w:eastAsia="Times New Roman" w:hAnsi="Times New Roman" w:cs="David"/>
          <w:sz w:val="24"/>
          <w:szCs w:val="24"/>
          <w:rtl/>
        </w:rPr>
        <w:t>.</w:t>
      </w:r>
    </w:p>
    <w:p w14:paraId="0D6D04C6"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2A5CE52A"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2.3</w:t>
      </w:r>
      <w:r w:rsidR="009C6F6C" w:rsidRPr="009C6F6C">
        <w:rPr>
          <w:rFonts w:ascii="Times New Roman" w:eastAsia="Times New Roman" w:hAnsi="Times New Roman" w:cs="David" w:hint="cs"/>
          <w:sz w:val="24"/>
          <w:szCs w:val="24"/>
          <w:rtl/>
        </w:rPr>
        <w:tab/>
      </w:r>
      <w:r w:rsidR="009C6F6C" w:rsidRPr="00242A73">
        <w:rPr>
          <w:rFonts w:ascii="Times New Roman" w:eastAsia="Times New Roman" w:hAnsi="Times New Roman" w:cs="David"/>
          <w:sz w:val="24"/>
          <w:szCs w:val="24"/>
          <w:rtl/>
        </w:rPr>
        <w:t>התמורה הינה סופית ולא תאושרנה תוספות שכר עקב שינויי תכנון בגלל התקדמות</w:t>
      </w:r>
      <w:r w:rsidR="009C6F6C" w:rsidRPr="009C6F6C">
        <w:rPr>
          <w:rFonts w:ascii="Times New Roman" w:eastAsia="Times New Roman" w:hAnsi="Times New Roman" w:cs="David"/>
          <w:sz w:val="24"/>
          <w:szCs w:val="24"/>
          <w:rtl/>
        </w:rPr>
        <w:t xml:space="preserve"> התכנון של שאר היועצים</w:t>
      </w:r>
      <w:r w:rsidR="009C6F6C" w:rsidRPr="009C6F6C">
        <w:rPr>
          <w:rFonts w:ascii="Times New Roman" w:eastAsia="Times New Roman" w:hAnsi="Times New Roman" w:cs="David" w:hint="cs"/>
          <w:sz w:val="24"/>
          <w:szCs w:val="24"/>
          <w:rtl/>
        </w:rPr>
        <w:t>.</w:t>
      </w:r>
    </w:p>
    <w:p w14:paraId="48D04FCD"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7A92599D"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hint="cs"/>
          <w:sz w:val="24"/>
          <w:szCs w:val="24"/>
          <w:rtl/>
        </w:rPr>
        <w:t>.4</w:t>
      </w:r>
      <w:r w:rsidR="009C6F6C" w:rsidRPr="009C6F6C">
        <w:rPr>
          <w:rFonts w:ascii="Times New Roman" w:eastAsia="Times New Roman" w:hAnsi="Times New Roman" w:cs="David" w:hint="cs"/>
          <w:sz w:val="24"/>
          <w:szCs w:val="24"/>
          <w:rtl/>
        </w:rPr>
        <w:tab/>
        <w:t xml:space="preserve">על אף האמור בסעיף 3.1 לעיל, </w:t>
      </w:r>
      <w:r w:rsidR="009C6F6C" w:rsidRPr="009C6F6C">
        <w:rPr>
          <w:rFonts w:ascii="Times New Roman" w:eastAsia="Times New Roman" w:hAnsi="Times New Roman" w:cs="David"/>
          <w:sz w:val="24"/>
          <w:szCs w:val="24"/>
          <w:rtl/>
        </w:rPr>
        <w:t xml:space="preserve">בקשות לתוספת שכר </w:t>
      </w:r>
      <w:r w:rsidR="009C6F6C" w:rsidRPr="009C6F6C">
        <w:rPr>
          <w:rFonts w:ascii="Times New Roman" w:eastAsia="Times New Roman" w:hAnsi="Times New Roman" w:cs="David" w:hint="cs"/>
          <w:sz w:val="24"/>
          <w:szCs w:val="24"/>
          <w:rtl/>
        </w:rPr>
        <w:t>ידונו בתנאים כמפורט בסעיף 8 לחוזה בלבד.</w:t>
      </w:r>
    </w:p>
    <w:p w14:paraId="5B84DCB0"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13132122" w14:textId="77777777"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2.5</w:t>
      </w:r>
      <w:r w:rsidR="009C6F6C" w:rsidRPr="009C6F6C">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5FEADCFB"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 </w:t>
      </w:r>
    </w:p>
    <w:p w14:paraId="502C7BE6" w14:textId="77777777"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.5.1</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לכל</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tl/>
        </w:rPr>
        <w:t>יחידת דיור</w:t>
      </w:r>
      <w:r w:rsidRPr="009C6F6C">
        <w:rPr>
          <w:rFonts w:ascii="Times New Roman" w:eastAsia="Times New Roman" w:hAnsi="Times New Roman" w:cs="David" w:hint="cs"/>
          <w:sz w:val="24"/>
          <w:szCs w:val="24"/>
          <w:rtl/>
        </w:rPr>
        <w:t>.</w:t>
      </w:r>
    </w:p>
    <w:p w14:paraId="559A03EA" w14:textId="77777777" w:rsidR="009C6F6C" w:rsidRPr="009C6F6C" w:rsidRDefault="009C6F6C" w:rsidP="009C6F6C">
      <w:pPr>
        <w:spacing w:before="0" w:beforeAutospacing="0" w:after="0" w:afterAutospacing="0" w:line="240" w:lineRule="auto"/>
        <w:ind w:left="1388" w:hanging="709"/>
        <w:jc w:val="both"/>
        <w:rPr>
          <w:rFonts w:ascii="Times New Roman" w:eastAsia="Times New Roman" w:hAnsi="Times New Roman" w:cs="David"/>
          <w:sz w:val="24"/>
          <w:szCs w:val="24"/>
          <w:rtl/>
        </w:rPr>
      </w:pPr>
    </w:p>
    <w:p w14:paraId="10950E4A" w14:textId="77777777"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.5.2</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 xml:space="preserve">כל מ"ר בנוי ומקורה </w:t>
      </w:r>
      <w:r w:rsidRPr="009C6F6C">
        <w:rPr>
          <w:rFonts w:ascii="Times New Roman" w:eastAsia="Times New Roman" w:hAnsi="Times New Roman" w:cs="David" w:hint="cs"/>
          <w:sz w:val="24"/>
          <w:szCs w:val="24"/>
          <w:rtl/>
        </w:rPr>
        <w:t>של המסחר (עילי ותת קרקעי), כולל מרתפים.</w:t>
      </w:r>
    </w:p>
    <w:p w14:paraId="4151DE09"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CBFDF19" w14:textId="77777777" w:rsidR="009C6F6C" w:rsidRPr="00242A73" w:rsidRDefault="00242A73" w:rsidP="00242A73">
      <w:pPr>
        <w:pStyle w:val="af6"/>
        <w:numPr>
          <w:ilvl w:val="0"/>
          <w:numId w:val="7"/>
        </w:numPr>
        <w:spacing w:line="240" w:lineRule="auto"/>
        <w:rPr>
          <w:sz w:val="24"/>
          <w:szCs w:val="24"/>
          <w:rtl/>
        </w:rPr>
      </w:pPr>
      <w:r w:rsidRPr="00242A73">
        <w:rPr>
          <w:rFonts w:hint="cs"/>
          <w:sz w:val="20"/>
          <w:szCs w:val="24"/>
          <w:rtl/>
          <w:lang w:eastAsia="he-IL"/>
        </w:rPr>
        <w:t>הסכום המפורט בסעיף 1.1 לעיל יהיה צמוד ל</w:t>
      </w:r>
      <w:sdt>
        <w:sdtPr>
          <w:rPr>
            <w:rFonts w:hint="cs"/>
            <w:color w:val="008000"/>
            <w:rtl/>
          </w:rPr>
          <w:alias w:val="סוג מדד כותרת"/>
          <w:tag w:val="cntMadadTypeTitle"/>
          <w:id w:val="1394936735"/>
          <w:placeholder>
            <w:docPart w:val="F75ACD1BE3C34DDD94001F1B1B7E051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25" w:author="Kook Sec" w:date="2022-11-27T14:24:00Z">
            <w:r w:rsidR="002917D5">
              <w:rPr>
                <w:rFonts w:hint="cs"/>
                <w:color w:val="008000"/>
                <w:rtl/>
              </w:rPr>
              <w:t>מדד תשומות הבניה</w:t>
            </w:r>
          </w:ins>
        </w:sdtContent>
      </w:sdt>
      <w:r w:rsidRPr="00242A73">
        <w:rPr>
          <w:rFonts w:hint="cs"/>
          <w:color w:val="008000"/>
          <w:sz w:val="24"/>
          <w:szCs w:val="24"/>
          <w:rtl/>
        </w:rPr>
        <w:br/>
      </w:r>
      <w:sdt>
        <w:sdtPr>
          <w:rPr>
            <w:rFonts w:hint="cs"/>
            <w:color w:val="008000"/>
            <w:rtl/>
          </w:rPr>
          <w:alias w:val="מדד בגין/ידוע - כותרת"/>
          <w:tag w:val="cntIsKnownTitle"/>
          <w:id w:val="1149088069"/>
          <w:placeholder>
            <w:docPart w:val="ECA626267DE84EAB83F87D3F53948A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242A73">
            <w:rPr>
              <w:rStyle w:val="a7"/>
              <w:color w:val="00B0F0"/>
              <w:rtl/>
            </w:rPr>
            <w:t>[מדד בגין/ידוע - כותרת]</w:t>
          </w:r>
        </w:sdtContent>
      </w:sdt>
      <w:r w:rsidRPr="00242A73">
        <w:rPr>
          <w:rFonts w:hint="cs"/>
          <w:color w:val="008000"/>
          <w:sz w:val="24"/>
          <w:szCs w:val="24"/>
          <w:rtl/>
        </w:rPr>
        <w:t xml:space="preserve"> </w:t>
      </w:r>
      <w:sdt>
        <w:sdtPr>
          <w:rPr>
            <w:rFonts w:hint="cs"/>
            <w:color w:val="008000"/>
            <w:rtl/>
          </w:rPr>
          <w:alias w:val="מדד בסיס"/>
          <w:tag w:val="cntMadadBase"/>
          <w:id w:val="1021983075"/>
          <w:placeholder>
            <w:docPart w:val="6CF4E9F3C4BB40B6AF49103A753AF2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242A73">
            <w:rPr>
              <w:rStyle w:val="a7"/>
              <w:color w:val="00B0F0"/>
              <w:rtl/>
            </w:rPr>
            <w:t>[מדד בסיס]</w:t>
          </w:r>
        </w:sdtContent>
      </w:sdt>
      <w:r w:rsidRPr="00242A73">
        <w:rPr>
          <w:rFonts w:hint="cs"/>
          <w:sz w:val="24"/>
          <w:szCs w:val="24"/>
          <w:rtl/>
        </w:rPr>
        <w:t xml:space="preserve"> (העומד על </w:t>
      </w:r>
      <w:sdt>
        <w:sdtPr>
          <w:rPr>
            <w:rFonts w:hint="cs"/>
            <w:color w:val="008000"/>
            <w:rtl/>
          </w:rPr>
          <w:alias w:val="נקודות מדד"/>
          <w:tag w:val="cntMadadPoints"/>
          <w:id w:val="-217437650"/>
          <w:placeholder>
            <w:docPart w:val="D836DF071493441185EC595AB47D599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242A73">
            <w:rPr>
              <w:rStyle w:val="a7"/>
              <w:color w:val="00B0F0"/>
              <w:rtl/>
            </w:rPr>
            <w:t>[נקודות מדד]</w:t>
          </w:r>
        </w:sdtContent>
      </w:sdt>
      <w:r w:rsidRPr="00242A73">
        <w:rPr>
          <w:rFonts w:hint="cs"/>
          <w:sz w:val="24"/>
          <w:szCs w:val="24"/>
          <w:rtl/>
        </w:rPr>
        <w:t xml:space="preserve"> נקודות) </w:t>
      </w:r>
      <w:r w:rsidRPr="00242A73">
        <w:rPr>
          <w:rFonts w:hint="cs"/>
          <w:sz w:val="24"/>
          <w:szCs w:val="24"/>
          <w:rtl/>
          <w:lang w:eastAsia="he-IL"/>
        </w:rPr>
        <w:t xml:space="preserve"> עד למדד הידוע ביום הגשת כל חשבון.</w:t>
      </w:r>
    </w:p>
    <w:p w14:paraId="67DECE7F"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p>
    <w:p w14:paraId="69A4C742"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בנוסף לכל תשלום ישולם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והמצאת כל אישור נוסף ע"פ כל דין, לרבות א</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שור על נ</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הול ספרים ואשור על ניכוי מס במקור.</w:t>
      </w:r>
    </w:p>
    <w:p w14:paraId="717D291B"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699EF3DB"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6</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תנאי מוקדם לביצוע התשלומים לפי נספח זה הוא קיום כל התחייבויות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על פי חוזה זה, השלמת כל עבודות התכנון הכלולות בשכר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כמפורט בנספח ב', ומסירת כל המסמכים והתכניות למזמין. </w:t>
      </w:r>
    </w:p>
    <w:p w14:paraId="11FE0CED"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"ה"</w:t>
      </w:r>
    </w:p>
    <w:p w14:paraId="5A4296F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תשלומי 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47A59A41"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371B8F5F" w14:textId="77777777" w:rsidR="00FA2003" w:rsidRDefault="00FA2003"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C521D8">
        <w:rPr>
          <w:rFonts w:ascii="Times New Roman" w:eastAsia="Times New Roman" w:hAnsi="Times New Roman" w:cs="David"/>
          <w:sz w:val="24"/>
          <w:szCs w:val="24"/>
          <w:rtl/>
          <w:lang w:eastAsia="he-IL"/>
        </w:rPr>
        <w:t>שכר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w:t>
      </w:r>
    </w:p>
    <w:p w14:paraId="37580E99" w14:textId="77777777" w:rsidR="009C6F6C" w:rsidRPr="009C6F6C" w:rsidRDefault="009C6F6C" w:rsidP="00FA2003">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br/>
      </w:r>
    </w:p>
    <w:p w14:paraId="4834CA50"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1.1</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המוקדם</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2C424AE3"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1.2</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הסופי</w:t>
      </w:r>
      <w:r w:rsidRPr="009C6F6C">
        <w:rPr>
          <w:rFonts w:ascii="Times New Roman" w:eastAsia="Times New Roman" w:hAnsi="Times New Roman" w:cs="David"/>
          <w:sz w:val="24"/>
          <w:szCs w:val="24"/>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063FA88E"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1.3</w:t>
      </w:r>
      <w:r w:rsidRPr="009C6F6C">
        <w:rPr>
          <w:rFonts w:ascii="Times New Roman" w:eastAsia="Times New Roman" w:hAnsi="Times New Roman" w:cs="David"/>
          <w:sz w:val="24"/>
          <w:szCs w:val="24"/>
          <w:rtl/>
        </w:rPr>
        <w:tab/>
        <w:t xml:space="preserve">לאחר גמר </w:t>
      </w:r>
      <w:r w:rsidRPr="009C6F6C">
        <w:rPr>
          <w:rFonts w:ascii="Times New Roman" w:eastAsia="Times New Roman" w:hAnsi="Times New Roman" w:cs="David" w:hint="cs"/>
          <w:sz w:val="24"/>
          <w:szCs w:val="24"/>
          <w:rtl/>
        </w:rPr>
        <w:t>הייעוץ המפורט</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40</w:t>
      </w:r>
      <w:r w:rsidRPr="009C6F6C">
        <w:rPr>
          <w:rFonts w:ascii="Times New Roman" w:eastAsia="Times New Roman" w:hAnsi="Times New Roman" w:cs="David"/>
          <w:sz w:val="24"/>
          <w:szCs w:val="24"/>
          <w:rtl/>
        </w:rPr>
        <w:t>%</w:t>
      </w:r>
    </w:p>
    <w:p w14:paraId="53320B01"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1.4</w:t>
      </w:r>
      <w:r w:rsidRPr="009C6F6C">
        <w:rPr>
          <w:rFonts w:ascii="Times New Roman" w:eastAsia="Times New Roman" w:hAnsi="Times New Roman" w:cs="David"/>
          <w:sz w:val="24"/>
          <w:szCs w:val="24"/>
          <w:rtl/>
        </w:rPr>
        <w:tab/>
        <w:t>במהלך הפיקוח העליון</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15</w:t>
      </w:r>
      <w:r w:rsidRPr="009C6F6C">
        <w:rPr>
          <w:rFonts w:ascii="Times New Roman" w:eastAsia="Times New Roman" w:hAnsi="Times New Roman" w:cs="David"/>
          <w:sz w:val="24"/>
          <w:szCs w:val="24"/>
          <w:rtl/>
        </w:rPr>
        <w:t>%</w:t>
      </w:r>
    </w:p>
    <w:p w14:paraId="41DD00C7" w14:textId="77777777" w:rsidR="009C6F6C" w:rsidRPr="009C6F6C" w:rsidRDefault="009C6F6C" w:rsidP="00FA2003">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1.5</w:t>
      </w:r>
      <w:r w:rsidRPr="009C6F6C">
        <w:rPr>
          <w:rFonts w:ascii="Times New Roman" w:eastAsia="Times New Roman" w:hAnsi="Times New Roman" w:cs="David" w:hint="cs"/>
          <w:sz w:val="24"/>
          <w:szCs w:val="24"/>
          <w:rtl/>
        </w:rPr>
        <w:tab/>
        <w:t>לאחר קבלת טופס 4 ואכלוס</w:t>
      </w:r>
      <w:r w:rsidR="00FA2003" w:rsidRPr="00FA2003">
        <w:rPr>
          <w:rFonts w:ascii="Times New Roman" w:eastAsia="Times New Roman" w:hAnsi="Times New Roman" w:cs="David" w:hint="cs"/>
          <w:sz w:val="24"/>
          <w:szCs w:val="24"/>
          <w:u w:val="dotted"/>
          <w:rtl/>
        </w:rPr>
        <w:t xml:space="preserve">                                     </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5</w:t>
      </w:r>
      <w:r w:rsidRPr="009C6F6C">
        <w:rPr>
          <w:rFonts w:ascii="Times New Roman" w:eastAsia="Times New Roman" w:hAnsi="Times New Roman" w:cs="David"/>
          <w:sz w:val="24"/>
          <w:szCs w:val="24"/>
          <w:rtl/>
        </w:rPr>
        <w:t>%</w:t>
      </w:r>
    </w:p>
    <w:p w14:paraId="56739CD8"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Pr>
      </w:pPr>
    </w:p>
    <w:p w14:paraId="2C550068"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למרות האמור בסעיף 1 לעיל רשאי המזמין לשלם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מקדמות בגין קידום התכנון אשר יקוזזו משלבי התשלום עפ"י קביעתו.</w:t>
      </w:r>
    </w:p>
    <w:p w14:paraId="53FD6BDF" w14:textId="77777777" w:rsidR="009C6F6C" w:rsidRPr="009C6F6C" w:rsidRDefault="009C6F6C" w:rsidP="009C6F6C">
      <w:pPr>
        <w:spacing w:before="0" w:beforeAutospacing="0" w:after="0" w:afterAutospacing="0" w:line="360" w:lineRule="auto"/>
        <w:rPr>
          <w:rFonts w:ascii="Times New Roman" w:eastAsia="Times New Roman" w:hAnsi="Times New Roman" w:cs="David"/>
          <w:sz w:val="24"/>
          <w:szCs w:val="24"/>
          <w:rtl/>
        </w:rPr>
      </w:pPr>
    </w:p>
    <w:p w14:paraId="3C203EE7" w14:textId="77777777"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יגיש חשבון לא יותר מאשר פעם בחודש.</w:t>
      </w:r>
    </w:p>
    <w:p w14:paraId="3C19E52E"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4879F791"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המזמין ישלם את שכר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בטווח של  60 יום מתאריך אישור החשבון ע"י המנהל.</w:t>
      </w:r>
    </w:p>
    <w:p w14:paraId="0A1B580F"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560DFDE1"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הגשת החשבונות תתבצע תוך הטענתם לתיקיית "חשבונות מוגשים" במערכת ה-</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Pr>
        <w:t>view</w:t>
      </w:r>
      <w:r w:rsidRPr="009C6F6C">
        <w:rPr>
          <w:rFonts w:ascii="Times New Roman" w:eastAsia="Times New Roman" w:hAnsi="Times New Roman" w:cs="David"/>
          <w:sz w:val="24"/>
          <w:szCs w:val="24"/>
          <w:rtl/>
        </w:rPr>
        <w:t>@ ויידוע המנהל בהתאם. מובהר כי הטענת החשבון למערכת מהווה תנאי לטיפול בו.</w:t>
      </w:r>
    </w:p>
    <w:p w14:paraId="71D1970C" w14:textId="77777777" w:rsidR="009C6F6C" w:rsidRPr="009C6F6C" w:rsidRDefault="009C6F6C" w:rsidP="009C6F6C">
      <w:pPr>
        <w:spacing w:before="0" w:beforeAutospacing="0" w:after="0" w:afterAutospacing="0" w:line="360" w:lineRule="auto"/>
        <w:jc w:val="center"/>
        <w:rPr>
          <w:rFonts w:ascii="Times New Roman" w:eastAsia="Times New Roman" w:hAnsi="Times New Roman" w:cs="David"/>
          <w:sz w:val="25"/>
          <w:szCs w:val="24"/>
          <w:rtl/>
        </w:rPr>
      </w:pPr>
      <w:r w:rsidRPr="009C6F6C">
        <w:rPr>
          <w:rFonts w:ascii="Times New Roman" w:eastAsia="Times New Roman" w:hAnsi="Times New Roman" w:cs="David"/>
          <w:sz w:val="24"/>
          <w:szCs w:val="24"/>
          <w:rtl/>
        </w:rPr>
        <w:br w:type="page"/>
      </w:r>
    </w:p>
    <w:p w14:paraId="109CA04C" w14:textId="77777777" w:rsidR="00FA2003" w:rsidRPr="00FA2003" w:rsidRDefault="00FA2003" w:rsidP="00FA200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FA2003">
        <w:rPr>
          <w:rFonts w:ascii="Times New Roman" w:eastAsia="Times New Roman" w:hAnsi="Times New Roman" w:cs="David" w:hint="cs"/>
          <w:bCs/>
          <w:sz w:val="20"/>
          <w:szCs w:val="24"/>
          <w:u w:val="single"/>
          <w:rtl/>
          <w:lang w:eastAsia="he-IL"/>
        </w:rPr>
        <w:lastRenderedPageBreak/>
        <w:t>נספח "ו''</w:t>
      </w:r>
    </w:p>
    <w:p w14:paraId="63BE3DAD" w14:textId="77777777" w:rsidR="00FA2003" w:rsidRPr="00FA2003" w:rsidRDefault="00FA2003" w:rsidP="00FA200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B0FE9659B944119A41B71B884CDE2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06T00:00:00Z">
            <w:dateFormat w:val="dd/MM/yyyy"/>
            <w:lid w:val="he-IL"/>
            <w:storeMappedDataAs w:val="dateTime"/>
            <w:calendar w:val="gregorian"/>
          </w:date>
        </w:sdtPr>
        <w:sdtEndPr>
          <w:rPr>
            <w:rFonts w:hint="cs"/>
          </w:rPr>
        </w:sdtEndPr>
        <w:sdtContent>
          <w:ins w:id="26" w:author="Kook Sec" w:date="2022-11-27T14:18:00Z">
            <w:r w:rsidR="006E2484">
              <w:rPr>
                <w:rFonts w:ascii="Times New Roman" w:eastAsia="Times New Roman" w:hAnsi="Times New Roman" w:cs="David" w:hint="cs"/>
                <w:color w:val="008000"/>
                <w:sz w:val="24"/>
                <w:szCs w:val="24"/>
                <w:rtl/>
                <w:lang w:eastAsia="he-IL"/>
              </w:rPr>
              <w:t>‏06/02/2022</w:t>
            </w:r>
          </w:ins>
        </w:sdtContent>
      </w:sdt>
      <w:r w:rsidRPr="00FA2003">
        <w:rPr>
          <w:rFonts w:ascii="Times New Roman" w:eastAsia="Times New Roman" w:hAnsi="Times New Roman" w:cs="David" w:hint="cs"/>
          <w:bCs/>
          <w:color w:val="FF0000"/>
          <w:sz w:val="24"/>
          <w:szCs w:val="24"/>
          <w:rtl/>
          <w:lang w:eastAsia="he-IL"/>
        </w:rPr>
        <w:br/>
      </w:r>
    </w:p>
    <w:p w14:paraId="14510D49"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לכבוד</w:t>
      </w:r>
      <w:r w:rsidRPr="00FA200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81C8A0CFC7504C25B052E64F322C5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4777188" w14:textId="77777777" w:rsidR="00FA2003" w:rsidRPr="00FA2003" w:rsidRDefault="002917D5"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7" w:author="Kook Sec" w:date="2022-11-27T14:21:00Z">
            <w:r>
              <w:rPr>
                <w:rFonts w:ascii="Times New Roman" w:eastAsia="Times New Roman" w:hAnsi="Times New Roman" w:cs="David"/>
                <w:color w:val="008000"/>
                <w:sz w:val="24"/>
                <w:szCs w:val="24"/>
                <w:rtl/>
                <w:lang w:eastAsia="he-IL"/>
              </w:rPr>
              <w:t>פ.א פיתוח ובנייה בירושלים בע"מ</w:t>
            </w:r>
            <w:r>
              <w:rPr>
                <w:rFonts w:ascii="Times New Roman" w:eastAsia="Times New Roman" w:hAnsi="Times New Roman" w:cs="David"/>
                <w:color w:val="008000"/>
                <w:sz w:val="24"/>
                <w:szCs w:val="24"/>
                <w:rtl/>
                <w:lang w:eastAsia="he-IL"/>
              </w:rPr>
              <w:br/>
              <w:t xml:space="preserve">יוני נתניהו 1 ג' אור יהודה </w:t>
            </w:r>
            <w:r>
              <w:rPr>
                <w:rFonts w:ascii="Times New Roman" w:eastAsia="Times New Roman" w:hAnsi="Times New Roman" w:cs="David"/>
                <w:color w:val="008000"/>
                <w:sz w:val="24"/>
                <w:szCs w:val="24"/>
                <w:rtl/>
                <w:lang w:eastAsia="he-IL"/>
              </w:rPr>
              <w:br/>
              <w:t>513958009</w:t>
            </w:r>
          </w:ins>
        </w:p>
      </w:sdtContent>
    </w:sdt>
    <w:p w14:paraId="754B10DF"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BD32A21"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w:t>
      </w:r>
    </w:p>
    <w:p w14:paraId="4F041C37"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BBB36DB" w14:textId="77777777" w:rsidR="00FA2003" w:rsidRPr="00FA2003" w:rsidRDefault="00FA2003" w:rsidP="00FA200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bCs/>
          <w:sz w:val="24"/>
          <w:szCs w:val="24"/>
          <w:u w:val="single"/>
          <w:rtl/>
          <w:lang w:eastAsia="he-IL"/>
        </w:rPr>
        <w:t>הצהרה והתחייבות לשמירת סודיות</w:t>
      </w:r>
    </w:p>
    <w:p w14:paraId="08345757"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0747BF" w14:textId="25AFE9B6"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04D0F8FAC2041F98E90788E296A6E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r w:rsidRPr="00FA2003">
        <w:rPr>
          <w:rFonts w:ascii="Times New Roman" w:eastAsia="Times New Roman" w:hAnsi="Times New Roman" w:cs="David" w:hint="cs"/>
          <w:sz w:val="24"/>
          <w:szCs w:val="24"/>
          <w:rtl/>
          <w:lang w:eastAsia="he-IL"/>
        </w:rPr>
        <w:t xml:space="preserve"> / הפועל בשם חברת </w:t>
      </w:r>
      <w:r w:rsidRPr="00FA200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F3078669B3524F64A2C046BD2ECAA5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9"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r w:rsidRPr="00FA2003">
        <w:rPr>
          <w:rFonts w:ascii="Times New Roman" w:eastAsia="Times New Roman" w:hAnsi="Times New Roman" w:cs="David" w:hint="cs"/>
          <w:bCs/>
          <w:sz w:val="24"/>
          <w:szCs w:val="24"/>
          <w:rtl/>
          <w:lang w:eastAsia="he-IL"/>
        </w:rPr>
        <w:t xml:space="preserve"> /</w:t>
      </w:r>
      <w:r w:rsidRPr="00FA2003">
        <w:rPr>
          <w:rFonts w:ascii="Times New Roman" w:eastAsia="Times New Roman" w:hAnsi="Times New Roman" w:cs="David" w:hint="cs"/>
          <w:sz w:val="24"/>
          <w:szCs w:val="24"/>
          <w:rtl/>
          <w:lang w:eastAsia="he-IL"/>
        </w:rPr>
        <w:t xml:space="preserve"> המספק שירותים לחברת </w:t>
      </w:r>
      <w:r w:rsidRPr="00FA200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492FC801BD0441AA4D898A4460753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0"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r w:rsidRPr="00FA2003">
        <w:rPr>
          <w:rFonts w:ascii="Times New Roman" w:eastAsia="Times New Roman" w:hAnsi="Times New Roman" w:cs="David" w:hint="cs"/>
          <w:sz w:val="24"/>
          <w:szCs w:val="24"/>
          <w:rtl/>
          <w:lang w:eastAsia="he-IL"/>
        </w:rPr>
        <w:t xml:space="preserve"> *,מצהיר בזאת ומתחייב כלפיכם כדלקמן:</w:t>
      </w:r>
    </w:p>
    <w:p w14:paraId="41584B7E"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3550A32" w14:textId="41266AD0" w:rsidR="00FA2003" w:rsidRPr="00FA2003" w:rsidRDefault="00FA2003" w:rsidP="00FA2003">
      <w:pPr>
        <w:widowControl w:val="0"/>
        <w:numPr>
          <w:ilvl w:val="0"/>
          <w:numId w:val="17"/>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12C10FE70E6F4224B9BEC0C151473E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1"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r w:rsidRPr="00FA200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DEE94D47AC4487BA83E26227B1511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נגישות</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DDE1654539A4EDDAA2783F0B74477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32" w:author="Kook Sec" w:date="2022-11-27T14:09:00Z">
            <w:r w:rsidR="006E2484">
              <w:rPr>
                <w:rFonts w:ascii="Times New Roman" w:eastAsia="Times New Roman" w:hAnsi="Times New Roman" w:cs="David" w:hint="cs"/>
                <w:bCs/>
                <w:color w:val="008000"/>
                <w:sz w:val="24"/>
                <w:szCs w:val="24"/>
                <w:rtl/>
                <w:lang w:eastAsia="he-IL"/>
              </w:rPr>
              <w:t>פ.א פיתוח ובנייה בירושלים בע"מ</w:t>
            </w:r>
          </w:ins>
        </w:sdtContent>
      </w:sdt>
      <w:r w:rsidRPr="00FA2003">
        <w:rPr>
          <w:rFonts w:ascii="Times New Roman" w:eastAsia="Times New Roman" w:hAnsi="Times New Roman" w:cs="David" w:hint="cs"/>
          <w:color w:val="008000"/>
          <w:sz w:val="24"/>
          <w:szCs w:val="24"/>
          <w:rtl/>
          <w:lang w:eastAsia="he-IL"/>
        </w:rPr>
        <w:t>.</w:t>
      </w:r>
    </w:p>
    <w:p w14:paraId="20750FCF"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EC448D" w14:textId="34E4ABED"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437A83E92B3463780E78397A83A17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3"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עשוי להגיע לרשותי מידע חסוי כמוגדר להלן:</w:t>
      </w:r>
    </w:p>
    <w:p w14:paraId="140EB296"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2E5E469" w14:textId="528EAF67" w:rsidR="00FA2003" w:rsidRPr="00FA2003" w:rsidRDefault="00FA2003" w:rsidP="00FA200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ab/>
        <w:t>"</w:t>
      </w:r>
      <w:r w:rsidRPr="00FA2003">
        <w:rPr>
          <w:rFonts w:ascii="Times New Roman" w:eastAsia="Times New Roman" w:hAnsi="Times New Roman" w:cs="David" w:hint="cs"/>
          <w:b/>
          <w:bCs/>
          <w:sz w:val="24"/>
          <w:szCs w:val="24"/>
          <w:rtl/>
          <w:lang w:eastAsia="he-IL"/>
        </w:rPr>
        <w:t>מידע חסוי</w:t>
      </w:r>
      <w:r w:rsidRPr="00FA2003">
        <w:rPr>
          <w:rFonts w:ascii="Times New Roman" w:eastAsia="Times New Roman" w:hAnsi="Times New Roman" w:cs="David" w:hint="cs"/>
          <w:sz w:val="24"/>
          <w:szCs w:val="24"/>
          <w:rtl/>
          <w:lang w:eastAsia="he-IL"/>
        </w:rPr>
        <w:t>"-</w:t>
      </w:r>
      <w:r w:rsidRPr="00FA200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EDEA4191105145A5B4E43EC19FD844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4"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r w:rsidRPr="00FA2003">
        <w:rPr>
          <w:rFonts w:ascii="Times New Roman" w:eastAsia="Times New Roman" w:hAnsi="Times New Roman" w:cs="David"/>
          <w:bCs/>
          <w:color w:val="008000"/>
          <w:sz w:val="24"/>
          <w:szCs w:val="24"/>
          <w:lang w:eastAsia="he-IL"/>
        </w:rPr>
        <w:t xml:space="preserve"> </w:t>
      </w:r>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color w:val="008000"/>
          <w:sz w:val="24"/>
          <w:szCs w:val="24"/>
          <w:rtl/>
          <w:lang w:eastAsia="he-IL"/>
        </w:rPr>
        <w:t>.</w:t>
      </w:r>
    </w:p>
    <w:p w14:paraId="1878414D"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86DE071"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A48351B"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F2A0F6C"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B9E6811"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70B391A"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349A8DFC"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845D9D6"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בכבוד רב,</w:t>
      </w:r>
    </w:p>
    <w:p w14:paraId="1AC29FB1" w14:textId="77777777" w:rsidR="00FA2003" w:rsidRPr="00FA2003" w:rsidRDefault="00FA2003" w:rsidP="00FA200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774FE93" w14:textId="77777777" w:rsidR="00FA2003" w:rsidRPr="00FA2003" w:rsidRDefault="00FA2003" w:rsidP="00FA200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_______________________ </w:t>
      </w:r>
    </w:p>
    <w:p w14:paraId="1E572CDD" w14:textId="670769B8" w:rsidR="00FA2003" w:rsidRPr="00FA2003" w:rsidRDefault="00FA2003"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FA2003">
        <w:rPr>
          <w:rFonts w:ascii="Times New Roman" w:eastAsia="Times New Roman" w:hAnsi="Times New Roman" w:cs="David" w:hint="cs"/>
          <w:color w:val="00B0F0"/>
          <w:sz w:val="24"/>
          <w:szCs w:val="24"/>
          <w:rtl/>
          <w:lang w:eastAsia="he-IL"/>
        </w:rPr>
        <w:t xml:space="preserve">              </w:t>
      </w:r>
      <w:r w:rsidR="00E1739D">
        <w:rPr>
          <w:rFonts w:ascii="Times New Roman" w:eastAsia="Times New Roman" w:hAnsi="Times New Roman" w:cs="David" w:hint="cs"/>
          <w:color w:val="00B0F0"/>
          <w:sz w:val="24"/>
          <w:szCs w:val="24"/>
          <w:rtl/>
          <w:lang w:eastAsia="he-IL"/>
        </w:rPr>
        <w:t xml:space="preserve">  </w:t>
      </w:r>
      <w:r w:rsidRPr="00FA200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683363572"/>
          <w:placeholder>
            <w:docPart w:val="0EFC45A65FF840959F257E4CD533F2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5" w:author="Kook Sec" w:date="2022-11-27T14:30:00Z">
            <w:r w:rsidR="00C12304">
              <w:rPr>
                <w:rFonts w:ascii="Times New Roman" w:eastAsia="Times New Roman" w:hAnsi="Times New Roman" w:cs="David" w:hint="cs"/>
                <w:sz w:val="20"/>
                <w:szCs w:val="24"/>
                <w:rtl/>
                <w:lang w:eastAsia="he-IL"/>
              </w:rPr>
              <w:t>ערן סויקה הנדסה ונגישות בע"מ</w:t>
            </w:r>
          </w:ins>
        </w:sdtContent>
      </w:sdt>
    </w:p>
    <w:p w14:paraId="1160DD80"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C1E285A"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שם:____________</w:t>
      </w:r>
    </w:p>
    <w:p w14:paraId="3BFEEF05"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ת.ז:____________</w:t>
      </w:r>
    </w:p>
    <w:p w14:paraId="3E2462FD"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lastRenderedPageBreak/>
        <w:t>כתובת:__________</w:t>
      </w:r>
    </w:p>
    <w:p w14:paraId="14F66B64" w14:textId="77777777" w:rsidR="00FA2003" w:rsidRPr="00FA2003" w:rsidRDefault="00FA2003" w:rsidP="00FA200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sz w:val="24"/>
          <w:szCs w:val="24"/>
          <w:highlight w:val="yellow"/>
          <w:rtl/>
          <w:lang w:eastAsia="he-IL"/>
        </w:rPr>
        <w:t>*מחק את המיותר</w:t>
      </w:r>
    </w:p>
    <w:p w14:paraId="4C8288E2"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CA30B9" w14:textId="77777777" w:rsidR="00FA2003" w:rsidRPr="00FA2003" w:rsidRDefault="00FA2003" w:rsidP="00FA200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55BC1541" w14:textId="77777777" w:rsidR="00AF1BE1" w:rsidRPr="00232692" w:rsidRDefault="00AF1BE1" w:rsidP="00AF1BE1">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B88359B" w14:textId="77777777" w:rsidR="00AF1BE1" w:rsidRPr="0009511C" w:rsidRDefault="00AF1BE1" w:rsidP="00AF1BE1">
      <w:pPr>
        <w:widowControl w:val="0"/>
        <w:spacing w:before="0" w:beforeAutospacing="0" w:after="0" w:afterAutospacing="0" w:line="240" w:lineRule="auto"/>
        <w:jc w:val="center"/>
        <w:rPr>
          <w:rFonts w:ascii="David" w:eastAsia="Times New Roman" w:hAnsi="David" w:cs="David"/>
          <w:sz w:val="24"/>
          <w:szCs w:val="24"/>
          <w:lang w:eastAsia="he-IL"/>
        </w:rPr>
      </w:pPr>
    </w:p>
    <w:p w14:paraId="237D50BB" w14:textId="77777777" w:rsidR="00AF1BE1" w:rsidRPr="002419E5" w:rsidRDefault="00AF1BE1" w:rsidP="00AF1BE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198ECC1C" w14:textId="77777777" w:rsidR="00AF1BE1" w:rsidRPr="0009511C" w:rsidRDefault="00AF1BE1" w:rsidP="00AF1BE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6390E2A"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25E11962"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479779F3"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192E45B5"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1F34EFD9"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4CE2090F"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16826B41" w14:textId="77777777" w:rsidR="00AF1BE1" w:rsidRPr="0009511C" w:rsidRDefault="00AF1BE1" w:rsidP="00AF1BE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2459582F"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298C610"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09F31621"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DA499F3" w14:textId="77777777" w:rsidR="00AF1BE1" w:rsidRPr="0009511C" w:rsidRDefault="00AF1BE1" w:rsidP="00AF1BE1">
      <w:pPr>
        <w:numPr>
          <w:ilvl w:val="0"/>
          <w:numId w:val="19"/>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EB2CE54" w14:textId="77777777" w:rsidR="00AF1BE1" w:rsidRPr="002419E5" w:rsidRDefault="00AF1BE1" w:rsidP="00AF1BE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CA23831" w14:textId="77777777" w:rsidR="00AF1BE1" w:rsidRDefault="00AF1BE1" w:rsidP="00AF1BE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26529B2D" w14:textId="77777777" w:rsidR="00AF1BE1" w:rsidRPr="00400B84" w:rsidRDefault="00AF1BE1" w:rsidP="00AF1BE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F1BE1" w:rsidRPr="0009511C" w14:paraId="2585C525" w14:textId="77777777" w:rsidTr="006E248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A17CC10"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DFC5CEE"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F1BE1" w:rsidRPr="0009511C" w14:paraId="5A6BD14F" w14:textId="77777777" w:rsidTr="006E248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7E8D624"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F1BE1" w:rsidRPr="0009511C" w14:paraId="4995FD0E" w14:textId="77777777" w:rsidTr="006E248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549A04F"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497E406"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2136E41"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E7996AA"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F1BE1" w:rsidRPr="0009511C" w14:paraId="5EB8656F" w14:textId="77777777" w:rsidTr="006E2484">
        <w:trPr>
          <w:trHeight w:val="551"/>
        </w:trPr>
        <w:tc>
          <w:tcPr>
            <w:tcW w:w="4068" w:type="dxa"/>
            <w:tcBorders>
              <w:top w:val="single" w:sz="4" w:space="0" w:color="auto"/>
              <w:left w:val="single" w:sz="4" w:space="0" w:color="auto"/>
              <w:bottom w:val="single" w:sz="4" w:space="0" w:color="auto"/>
              <w:right w:val="single" w:sz="4" w:space="0" w:color="auto"/>
            </w:tcBorders>
            <w:hideMark/>
          </w:tcPr>
          <w:p w14:paraId="1A19E153"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6DE5DB75"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2620FB16"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5A4D3DE7"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p>
          <w:p w14:paraId="604CA89F"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7EDD691"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A4D6DB6"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p>
          <w:p w14:paraId="0776D4D5"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4CFB0A3"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p>
        </w:tc>
      </w:tr>
      <w:tr w:rsidR="00AF1BE1" w:rsidRPr="0009511C" w14:paraId="06CAEE0A" w14:textId="77777777" w:rsidTr="006E2484">
        <w:trPr>
          <w:trHeight w:val="571"/>
        </w:trPr>
        <w:tc>
          <w:tcPr>
            <w:tcW w:w="4068" w:type="dxa"/>
            <w:tcBorders>
              <w:top w:val="single" w:sz="4" w:space="0" w:color="auto"/>
              <w:left w:val="single" w:sz="4" w:space="0" w:color="auto"/>
              <w:bottom w:val="single" w:sz="4" w:space="0" w:color="auto"/>
              <w:right w:val="single" w:sz="4" w:space="0" w:color="auto"/>
            </w:tcBorders>
            <w:hideMark/>
          </w:tcPr>
          <w:p w14:paraId="631835DA"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32D6E6EE"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966002A"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2144F1" w14:textId="77777777" w:rsidR="00AF1BE1" w:rsidRPr="0009511C" w:rsidRDefault="00AF1BE1" w:rsidP="006E24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5EAACA" w14:textId="77777777" w:rsidR="00AF1BE1" w:rsidRPr="0009511C" w:rsidRDefault="00AF1BE1" w:rsidP="006E2484">
            <w:pPr>
              <w:spacing w:before="0" w:beforeAutospacing="0" w:after="0" w:afterAutospacing="0" w:line="256" w:lineRule="auto"/>
              <w:rPr>
                <w:rFonts w:ascii="David" w:eastAsia="Calibri" w:hAnsi="David" w:cs="David"/>
                <w:b/>
                <w:sz w:val="24"/>
                <w:szCs w:val="24"/>
                <w:lang w:eastAsia="he-IL"/>
              </w:rPr>
            </w:pPr>
          </w:p>
        </w:tc>
      </w:tr>
      <w:tr w:rsidR="00AF1BE1" w:rsidRPr="0009511C" w14:paraId="62E73709" w14:textId="77777777" w:rsidTr="006E2484">
        <w:trPr>
          <w:trHeight w:val="391"/>
        </w:trPr>
        <w:tc>
          <w:tcPr>
            <w:tcW w:w="4068" w:type="dxa"/>
            <w:tcBorders>
              <w:top w:val="single" w:sz="4" w:space="0" w:color="auto"/>
              <w:left w:val="single" w:sz="4" w:space="0" w:color="auto"/>
              <w:bottom w:val="single" w:sz="4" w:space="0" w:color="auto"/>
              <w:right w:val="single" w:sz="4" w:space="0" w:color="auto"/>
            </w:tcBorders>
            <w:hideMark/>
          </w:tcPr>
          <w:p w14:paraId="321AA36A"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42FBF2AC"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699902B" w14:textId="77777777" w:rsidR="00AF1BE1" w:rsidRPr="0009511C" w:rsidRDefault="00AF1BE1" w:rsidP="006E248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C3C99BC" w14:textId="77777777" w:rsidR="00AF1BE1" w:rsidRPr="0009511C" w:rsidRDefault="00AF1BE1" w:rsidP="006E24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BE2B284" w14:textId="77777777" w:rsidR="00AF1BE1" w:rsidRPr="0009511C" w:rsidRDefault="00AF1BE1" w:rsidP="006E2484">
            <w:pPr>
              <w:spacing w:before="0" w:beforeAutospacing="0" w:after="0" w:afterAutospacing="0" w:line="256" w:lineRule="auto"/>
              <w:rPr>
                <w:rFonts w:ascii="David" w:eastAsia="Calibri" w:hAnsi="David" w:cs="David"/>
                <w:b/>
                <w:sz w:val="24"/>
                <w:szCs w:val="24"/>
                <w:lang w:eastAsia="he-IL"/>
              </w:rPr>
            </w:pPr>
          </w:p>
        </w:tc>
      </w:tr>
    </w:tbl>
    <w:p w14:paraId="5B37403D" w14:textId="77777777" w:rsidR="00AF1BE1" w:rsidRPr="0009511C" w:rsidRDefault="00AF1BE1" w:rsidP="00AF1BE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F1BE1" w:rsidRPr="0009511C" w14:paraId="62A68666" w14:textId="77777777" w:rsidTr="006E248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1A85A8B"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F1BE1" w:rsidRPr="0009511C" w14:paraId="2CF443FC" w14:textId="77777777" w:rsidTr="006E248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297ED34B"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17CAEBB"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p w14:paraId="2747DE2D"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B233E91"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223F3F6"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8531E2A"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7B901BB"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F843FEC"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F95042C"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02CDD1BF"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F1BE1" w:rsidRPr="0009511C" w14:paraId="38910921" w14:textId="77777777" w:rsidTr="006E248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1E0EBD9" w14:textId="77777777" w:rsidR="00AF1BE1" w:rsidRPr="0009511C" w:rsidRDefault="00AF1BE1" w:rsidP="006E248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CC4B163" w14:textId="77777777" w:rsidR="00AF1BE1" w:rsidRPr="0009511C" w:rsidRDefault="00AF1BE1" w:rsidP="006E248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0D5D65E" w14:textId="77777777" w:rsidR="00AF1BE1" w:rsidRPr="0009511C" w:rsidRDefault="00AF1BE1" w:rsidP="006E248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668D9EDA" w14:textId="77777777" w:rsidR="00AF1BE1" w:rsidRPr="0009511C" w:rsidRDefault="00AF1BE1" w:rsidP="006E248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213EEB4" w14:textId="77777777" w:rsidR="00AF1BE1" w:rsidRPr="0009511C" w:rsidRDefault="00AF1BE1" w:rsidP="006E248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1B9639B"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02F0096"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63634B7" w14:textId="77777777" w:rsidR="00AF1BE1" w:rsidRPr="0009511C" w:rsidRDefault="00AF1BE1" w:rsidP="006E2484">
            <w:pPr>
              <w:spacing w:before="0" w:beforeAutospacing="0" w:after="0" w:afterAutospacing="0" w:line="256" w:lineRule="auto"/>
              <w:rPr>
                <w:rFonts w:ascii="David" w:eastAsia="Calibri" w:hAnsi="David" w:cs="David"/>
                <w:sz w:val="24"/>
                <w:szCs w:val="24"/>
                <w:lang w:eastAsia="he-IL"/>
              </w:rPr>
            </w:pPr>
          </w:p>
        </w:tc>
      </w:tr>
      <w:tr w:rsidR="00AF1BE1" w:rsidRPr="0009511C" w14:paraId="41CEB7FB" w14:textId="77777777" w:rsidTr="006E24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F17F6C1"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56213B1"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E9A5560"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1CA292D"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39A935E"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C1445D3"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0C7B733"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8CBE9A1" w14:textId="77777777" w:rsidR="00AF1BE1" w:rsidRPr="0009511C" w:rsidRDefault="00AF1BE1" w:rsidP="006E24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F1BE1" w:rsidRPr="0009511C" w14:paraId="22FE194E" w14:textId="77777777" w:rsidTr="006E24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274E0A4"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8DABFDB"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AFF0AF4"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553F6AC"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12B21FE"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EC3CA57"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83646DF"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54995A0" w14:textId="77777777" w:rsidR="00AF1BE1" w:rsidRPr="0009511C" w:rsidRDefault="00AF1BE1" w:rsidP="006E24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F1BE1" w:rsidRPr="0009511C" w14:paraId="3BD8FBDB" w14:textId="77777777" w:rsidTr="006E24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91D9AAF"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FC3DAC7" w14:textId="77777777" w:rsidR="00AF1BE1" w:rsidRPr="0009511C" w:rsidRDefault="00AF1BE1" w:rsidP="006E248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7ACEEC5" w14:textId="77777777" w:rsidR="00AF1BE1" w:rsidRPr="0009511C" w:rsidRDefault="00AF1BE1" w:rsidP="006E248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050B350" w14:textId="77777777" w:rsidR="00AF1BE1" w:rsidRPr="0009511C" w:rsidRDefault="00AF1BE1" w:rsidP="006E248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2FBE34C" w14:textId="77777777" w:rsidR="00AF1BE1" w:rsidRPr="0009511C" w:rsidRDefault="00AF1BE1" w:rsidP="006E248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44BAF48" w14:textId="77777777" w:rsidR="00AF1BE1" w:rsidRPr="0009511C" w:rsidRDefault="00AF1BE1" w:rsidP="006E248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6901A5F" w14:textId="77777777" w:rsidR="00AF1BE1" w:rsidRPr="0009511C" w:rsidRDefault="00AF1BE1" w:rsidP="006E24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15097B5" w14:textId="77777777" w:rsidR="00AF1BE1" w:rsidRPr="0009511C" w:rsidRDefault="00AF1BE1" w:rsidP="006E248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E42D934" w14:textId="77777777" w:rsidR="00AF1BE1" w:rsidRPr="0009511C" w:rsidRDefault="00AF1BE1" w:rsidP="00AF1BE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6F42B6B5" w14:textId="77777777" w:rsidTr="006E248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5934ECC"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F1BE1" w:rsidRPr="0009511C" w14:paraId="507A3011" w14:textId="77777777" w:rsidTr="006E248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D682C58"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7A92DF01" w14:textId="77777777" w:rsidR="00AF1BE1" w:rsidRPr="0009511C" w:rsidRDefault="00AF1BE1" w:rsidP="00AF1BE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F1BE1" w:rsidRPr="0009511C" w14:paraId="6D1D2D0B" w14:textId="77777777" w:rsidTr="006E24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F82199A"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AF1BE1" w:rsidRPr="0009511C" w14:paraId="60C54BF8" w14:textId="77777777" w:rsidTr="006E248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355E1D4" w14:textId="77777777" w:rsidR="00AF1BE1" w:rsidRPr="0009511C" w:rsidRDefault="00AF1BE1" w:rsidP="006E24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C004DA7"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02AFAA02"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71572" w:rsidRPr="0009511C" w14:paraId="7D170F43" w14:textId="77777777" w:rsidTr="006E24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819B3E5" w14:textId="77777777" w:rsidR="00971572" w:rsidRPr="0009511C" w:rsidRDefault="00971572" w:rsidP="006E24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971572" w:rsidRPr="0009511C" w14:paraId="4CC54842" w14:textId="77777777" w:rsidTr="006E248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8B18196" w14:textId="77777777" w:rsidR="00971572" w:rsidRPr="0009511C" w:rsidRDefault="00971572" w:rsidP="006E248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4771F40D" w14:textId="77777777" w:rsidR="00971572" w:rsidRDefault="00971572" w:rsidP="00AF1BE1">
      <w:pPr>
        <w:spacing w:before="0" w:beforeAutospacing="0" w:after="200" w:afterAutospacing="0" w:line="276" w:lineRule="auto"/>
        <w:rPr>
          <w:rFonts w:ascii="David" w:eastAsia="Calibri" w:hAnsi="David" w:cs="David"/>
          <w:b/>
          <w:bCs/>
          <w:sz w:val="24"/>
          <w:szCs w:val="24"/>
          <w:u w:val="single"/>
          <w:rtl/>
          <w:lang w:eastAsia="he-IL"/>
        </w:rPr>
      </w:pPr>
    </w:p>
    <w:p w14:paraId="79AC7C06" w14:textId="77777777" w:rsidR="00AF1BE1" w:rsidRPr="0009511C" w:rsidRDefault="00AF1BE1" w:rsidP="00AF1BE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691EE232"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60D88748" w14:textId="77777777" w:rsidR="00971572" w:rsidRDefault="00971572"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DCABD4E"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"ח"</w:t>
      </w:r>
    </w:p>
    <w:p w14:paraId="15CD459C"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7EF43747"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רשימת התכניות והמסמכים שעל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r w:rsidRPr="009C6F6C">
        <w:rPr>
          <w:rFonts w:ascii="Times New Roman" w:eastAsia="Times New Roman" w:hAnsi="Times New Roman" w:cs="David"/>
          <w:b/>
          <w:bCs/>
          <w:sz w:val="24"/>
          <w:szCs w:val="24"/>
          <w:u w:val="single"/>
          <w:rtl/>
        </w:rPr>
        <w:t xml:space="preserve"> להנפיק</w:t>
      </w:r>
    </w:p>
    <w:p w14:paraId="79F9952D"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6DCDF3F"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sz w:val="24"/>
          <w:szCs w:val="24"/>
        </w:rPr>
      </w:pPr>
      <w:r w:rsidRPr="009C6F6C">
        <w:rPr>
          <w:rFonts w:ascii="Times New Roman" w:eastAsia="Times New Roman" w:hAnsi="Times New Roman" w:cs="David"/>
          <w:sz w:val="24"/>
          <w:szCs w:val="24"/>
          <w:rtl/>
        </w:rPr>
        <w:t>מסמך זה מהווה השלמה לנספח ב' ואינו גורע ממנו</w:t>
      </w:r>
    </w:p>
    <w:p w14:paraId="126D767D"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0C6763F8"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7572CA4D"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דו"ח חוות דעת עם עקרונות ה</w:t>
      </w:r>
      <w:r w:rsidRPr="009C6F6C">
        <w:rPr>
          <w:rFonts w:ascii="Times New Roman" w:eastAsia="Times New Roman" w:hAnsi="Times New Roman" w:cs="David"/>
          <w:sz w:val="24"/>
          <w:szCs w:val="24"/>
          <w:rtl/>
          <w:lang w:eastAsia="he-IL"/>
        </w:rPr>
        <w:t xml:space="preserve">הנחיות </w:t>
      </w:r>
      <w:r w:rsidRPr="009C6F6C">
        <w:rPr>
          <w:rFonts w:ascii="Times New Roman" w:eastAsia="Times New Roman" w:hAnsi="Times New Roman" w:cs="David" w:hint="cs"/>
          <w:sz w:val="24"/>
          <w:szCs w:val="24"/>
          <w:rtl/>
          <w:lang w:eastAsia="he-IL"/>
        </w:rPr>
        <w:t>ל</w:t>
      </w:r>
      <w:r w:rsidRPr="009C6F6C">
        <w:rPr>
          <w:rFonts w:ascii="Times New Roman" w:eastAsia="Times New Roman" w:hAnsi="Times New Roman" w:cs="David"/>
          <w:sz w:val="24"/>
          <w:szCs w:val="24"/>
          <w:rtl/>
          <w:lang w:eastAsia="he-IL"/>
        </w:rPr>
        <w:t>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4FC7E86E"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hint="cs"/>
          <w:sz w:val="24"/>
          <w:szCs w:val="24"/>
          <w:rtl/>
          <w:lang w:eastAsia="he-IL"/>
        </w:rPr>
        <w:t>תוכניות נ</w:t>
      </w: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 ,הכולל התייחסות ל</w:t>
      </w:r>
      <w:r w:rsidRPr="009C6F6C">
        <w:rPr>
          <w:rFonts w:ascii="Times New Roman" w:eastAsia="Times New Roman" w:hAnsi="Times New Roman" w:cs="David"/>
          <w:sz w:val="24"/>
          <w:szCs w:val="24"/>
          <w:rtl/>
          <w:lang w:eastAsia="he-IL"/>
        </w:rPr>
        <w:t>חניות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רמפות כניסה</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סידור נכים בהתאמה למגוון מוגבלויות פיזיות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שטחי חוץ ופנים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נגישות השירות.</w:t>
      </w:r>
    </w:p>
    <w:p w14:paraId="432C9290"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תכניות </w:t>
      </w:r>
      <w:r w:rsidRPr="009C6F6C">
        <w:rPr>
          <w:rFonts w:ascii="Times New Roman" w:eastAsia="Times New Roman" w:hAnsi="Times New Roman" w:cs="David" w:hint="cs"/>
          <w:sz w:val="24"/>
          <w:szCs w:val="24"/>
          <w:rtl/>
          <w:lang w:eastAsia="he-IL"/>
        </w:rPr>
        <w:t xml:space="preserve">הגשת </w:t>
      </w:r>
      <w:r w:rsidRPr="009C6F6C">
        <w:rPr>
          <w:rFonts w:ascii="Times New Roman" w:eastAsia="Times New Roman" w:hAnsi="Times New Roman" w:cs="David"/>
          <w:sz w:val="24"/>
          <w:szCs w:val="24"/>
          <w:rtl/>
          <w:lang w:eastAsia="he-IL"/>
        </w:rPr>
        <w:t>נגישות לרשויות</w:t>
      </w:r>
      <w:r w:rsidRPr="009C6F6C">
        <w:rPr>
          <w:rFonts w:ascii="Times New Roman" w:eastAsia="Times New Roman" w:hAnsi="Times New Roman" w:cs="David" w:hint="cs"/>
          <w:sz w:val="24"/>
          <w:szCs w:val="24"/>
          <w:rtl/>
          <w:lang w:eastAsia="he-IL"/>
        </w:rPr>
        <w:t>.</w:t>
      </w:r>
    </w:p>
    <w:p w14:paraId="1FFF668C"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240DC03C"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3E947A31"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61206CB6"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33F763D3"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תוכניות הביצוע המתחייבות מכל תקן ודין לרבות אך לא רק מחלקיו השונים של ת"י 1547 – "תכניות ביצוע לבניינים ולעבודות פיתוח סביבתי".</w:t>
      </w:r>
    </w:p>
    <w:p w14:paraId="34BD6A19"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u w:val="single"/>
          <w:rtl/>
        </w:rPr>
      </w:pPr>
    </w:p>
    <w:p w14:paraId="619C0FC1"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כל המסמכים והתכניות יערכו בשפה העברית.</w:t>
      </w:r>
    </w:p>
    <w:p w14:paraId="3B1554AD" w14:textId="77777777" w:rsidR="009C6F6C" w:rsidRPr="009C6F6C" w:rsidRDefault="009C6F6C" w:rsidP="009C6F6C">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9C6F6C">
        <w:rPr>
          <w:rFonts w:ascii="Times New Roman" w:eastAsia="Times New Roman" w:hAnsi="Times New Roman" w:cs="David"/>
          <w:sz w:val="20"/>
          <w:szCs w:val="24"/>
          <w:rtl/>
        </w:rPr>
        <w:br w:type="page"/>
      </w:r>
    </w:p>
    <w:p w14:paraId="3C5E4A76" w14:textId="77777777" w:rsidR="00E1739D" w:rsidRPr="004F1866" w:rsidRDefault="00E1739D" w:rsidP="00E1739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lastRenderedPageBreak/>
        <w:t>נספח "ט"</w:t>
      </w:r>
    </w:p>
    <w:p w14:paraId="085B7400"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77DE364"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389406D"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799247"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9ED913A"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E9130B"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0D8C76F3" w14:textId="77777777" w:rsidR="00E1739D" w:rsidRPr="004F1866" w:rsidRDefault="006E2484"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9C33F0C86DB4CBC9F2EE570B237E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6" w:author="Kook Sec" w:date="2022-11-27T14:21:00Z">
            <w:r w:rsidR="002917D5">
              <w:rPr>
                <w:rFonts w:ascii="Times New Roman" w:eastAsia="Times New Roman" w:hAnsi="Times New Roman" w:cs="David" w:hint="cs"/>
                <w:color w:val="008000"/>
                <w:sz w:val="24"/>
                <w:szCs w:val="24"/>
                <w:rtl/>
                <w:lang w:eastAsia="he-IL"/>
              </w:rPr>
              <w:t>פ.א פיתוח ובנייה בירושלים בע"מ</w:t>
            </w:r>
            <w:r w:rsidR="002917D5">
              <w:rPr>
                <w:rFonts w:ascii="Times New Roman" w:eastAsia="Times New Roman" w:hAnsi="Times New Roman" w:cs="David" w:hint="cs"/>
                <w:color w:val="008000"/>
                <w:sz w:val="24"/>
                <w:szCs w:val="24"/>
                <w:rtl/>
                <w:lang w:eastAsia="he-IL"/>
              </w:rPr>
              <w:br/>
              <w:t xml:space="preserve">יוני נתניהו 1 ג' אור יהודה </w:t>
            </w:r>
            <w:r w:rsidR="002917D5">
              <w:rPr>
                <w:rFonts w:ascii="Times New Roman" w:eastAsia="Times New Roman" w:hAnsi="Times New Roman" w:cs="David" w:hint="cs"/>
                <w:color w:val="008000"/>
                <w:sz w:val="24"/>
                <w:szCs w:val="24"/>
                <w:rtl/>
                <w:lang w:eastAsia="he-IL"/>
              </w:rPr>
              <w:br/>
              <w:t>513958009</w:t>
            </w:r>
          </w:ins>
        </w:sdtContent>
      </w:sdt>
      <w:r w:rsidR="00E1739D" w:rsidRPr="004F1866">
        <w:rPr>
          <w:rFonts w:ascii="Times New Roman" w:eastAsia="Times New Roman" w:hAnsi="Times New Roman" w:cs="David" w:hint="cs"/>
          <w:color w:val="008000"/>
          <w:sz w:val="24"/>
          <w:szCs w:val="24"/>
          <w:rtl/>
          <w:lang w:eastAsia="he-IL"/>
        </w:rPr>
        <w:br/>
      </w:r>
    </w:p>
    <w:p w14:paraId="60BBF59B" w14:textId="77777777" w:rsidR="00E1739D" w:rsidRPr="004F1866" w:rsidRDefault="00E1739D"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25CA3764"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9BBC960"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293DBF"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D328203"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B2545A" w14:textId="78B8635A" w:rsidR="00E1739D" w:rsidRPr="004F1866" w:rsidRDefault="00E1739D" w:rsidP="00E1739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7EF0F13E9C0405CB8B31464D7DDE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7"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FE07EE7E2E74D478FA009B500853F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8" w:author="Kook Sec" w:date="2022-11-27T14:09:00Z">
            <w:r w:rsidR="006E2484">
              <w:rPr>
                <w:rFonts w:ascii="Times New Roman" w:eastAsia="Times New Roman" w:hAnsi="Times New Roman" w:cs="David"/>
                <w:color w:val="008000"/>
                <w:sz w:val="24"/>
                <w:szCs w:val="24"/>
                <w:rtl/>
                <w:lang w:eastAsia="he-IL"/>
              </w:rPr>
              <w:t>רמת שרת שלב ב</w:t>
            </w:r>
          </w:ins>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F4F55CEDFFB4FE7B66AFC474F42EB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39" w:author="Kook Sec" w:date="2022-11-27T14:15:00Z">
            <w:r w:rsidR="006E2484">
              <w:rPr>
                <w:rFonts w:ascii="Times New Roman" w:eastAsia="Times New Roman" w:hAnsi="Times New Roman" w:cs="David" w:hint="cs"/>
                <w:color w:val="008000"/>
                <w:sz w:val="24"/>
                <w:szCs w:val="24"/>
                <w:rtl/>
              </w:rPr>
              <w:t>תכנון הכנות למ"א דירתי (מיני מרכזי) פרויקט מגורים הכולל מסחר וחניונים הכולל 2 מגדלי מגורים בני 19 קומות כ"א בסך: 278 יח"ד ומסחר כ2000 מ"ר בקומת קרקע וחניון תת"ק של כ-22,300 מ"ר</w:t>
            </w:r>
          </w:ins>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055AE16F"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A86FF8C"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065561"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065AEF"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DB3D7E"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D2ED3A"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73E3BDD5"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F68693"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9561FC"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6BDCDD4F" w14:textId="4641C885" w:rsidR="00E1739D" w:rsidRPr="004F1866" w:rsidRDefault="006E2484" w:rsidP="00E1739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19C998693DD34AA5A314AA74F723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0"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p>
    <w:p w14:paraId="13230B99"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4280B5A3"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EC50BE0"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lastRenderedPageBreak/>
        <w:t xml:space="preserve">נספח "י" </w:t>
      </w:r>
    </w:p>
    <w:p w14:paraId="48656C29"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5F34E49" w14:textId="77777777" w:rsidR="00E1739D" w:rsidRPr="004F1866" w:rsidRDefault="00E1739D" w:rsidP="00E1739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141D80">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120F4E38" w14:textId="77777777" w:rsidR="00E1739D" w:rsidRPr="004F1866" w:rsidRDefault="00E1739D" w:rsidP="00E1739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0386C05"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E3831BE528E047968132AA680B2D51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41" w:author="Kook Sec" w:date="2022-11-27T14:21:00Z">
            <w:r w:rsidR="002917D5">
              <w:rPr>
                <w:rFonts w:ascii="Times New Roman" w:eastAsia="Times New Roman" w:hAnsi="Times New Roman" w:cs="David" w:hint="cs"/>
                <w:color w:val="008000"/>
                <w:sz w:val="24"/>
                <w:szCs w:val="24"/>
                <w:rtl/>
                <w:lang w:eastAsia="he-IL"/>
              </w:rPr>
              <w:t>פ.א פיתוח ובנייה בירושלים בע"מ</w:t>
            </w:r>
            <w:r w:rsidR="002917D5">
              <w:rPr>
                <w:rFonts w:ascii="Times New Roman" w:eastAsia="Times New Roman" w:hAnsi="Times New Roman" w:cs="David" w:hint="cs"/>
                <w:color w:val="008000"/>
                <w:sz w:val="24"/>
                <w:szCs w:val="24"/>
                <w:rtl/>
                <w:lang w:eastAsia="he-IL"/>
              </w:rPr>
              <w:br/>
              <w:t xml:space="preserve">יוני נתניהו 1 ג' אור יהודה </w:t>
            </w:r>
            <w:r w:rsidR="002917D5">
              <w:rPr>
                <w:rFonts w:ascii="Times New Roman" w:eastAsia="Times New Roman" w:hAnsi="Times New Roman" w:cs="David" w:hint="cs"/>
                <w:color w:val="008000"/>
                <w:sz w:val="24"/>
                <w:szCs w:val="24"/>
                <w:rtl/>
                <w:lang w:eastAsia="he-IL"/>
              </w:rPr>
              <w:br/>
              <w:t>513958009</w:t>
            </w:r>
          </w:ins>
        </w:sdtContent>
      </w:sdt>
    </w:p>
    <w:p w14:paraId="3F94E61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E4AE38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ג.א.נ.,</w:t>
      </w:r>
    </w:p>
    <w:p w14:paraId="2A07AB9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4E181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(להלן:"</w:t>
      </w:r>
      <w:r w:rsidRPr="004F1866">
        <w:rPr>
          <w:rFonts w:ascii="Times New Roman" w:eastAsia="Times New Roman" w:hAnsi="Times New Roman" w:cs="David" w:hint="cs"/>
          <w:b/>
          <w:bCs/>
          <w:sz w:val="24"/>
          <w:szCs w:val="24"/>
          <w:rtl/>
          <w:lang w:eastAsia="he-IL"/>
        </w:rPr>
        <w:t>היתרה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DFDD66BFC4956BFC623AEE68248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42" w:author="Kook Sec" w:date="2022-11-27T14:09:00Z">
            <w:r w:rsidR="006E2484">
              <w:rPr>
                <w:rFonts w:ascii="Times New Roman" w:eastAsia="Times New Roman" w:hAnsi="Times New Roman" w:cs="David" w:hint="cs"/>
                <w:color w:val="008000"/>
                <w:sz w:val="24"/>
                <w:szCs w:val="24"/>
                <w:rtl/>
                <w:lang w:eastAsia="he-IL"/>
              </w:rPr>
              <w:t>רמת שרת שלב ב</w:t>
            </w:r>
          </w:ins>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5DBCD5AEF2F84B749FA9674FD5D436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06T00:00:00Z">
            <w:dateFormat w:val="dd/MM/yyyy"/>
            <w:lid w:val="he-IL"/>
            <w:storeMappedDataAs w:val="dateTime"/>
            <w:calendar w:val="gregorian"/>
          </w:date>
        </w:sdtPr>
        <w:sdtEndPr>
          <w:rPr>
            <w:rFonts w:hint="cs"/>
          </w:rPr>
        </w:sdtEndPr>
        <w:sdtContent>
          <w:ins w:id="43" w:author="Kook Sec" w:date="2022-11-27T14:18:00Z">
            <w:r w:rsidR="006E2484">
              <w:rPr>
                <w:rFonts w:ascii="Times New Roman" w:eastAsia="Times New Roman" w:hAnsi="Times New Roman" w:cs="David" w:hint="cs"/>
                <w:color w:val="008000"/>
                <w:sz w:val="24"/>
                <w:szCs w:val="24"/>
                <w:rtl/>
                <w:lang w:eastAsia="he-IL"/>
              </w:rPr>
              <w:t>‏06/02/2022</w:t>
            </w:r>
          </w:ins>
        </w:sdtContent>
      </w:sdt>
      <w:r w:rsidRPr="004F1866">
        <w:rPr>
          <w:rFonts w:ascii="Times New Roman" w:eastAsia="Times New Roman" w:hAnsi="Times New Roman" w:cs="David" w:hint="cs"/>
          <w:sz w:val="24"/>
          <w:szCs w:val="24"/>
          <w:rtl/>
          <w:lang w:eastAsia="he-IL"/>
        </w:rPr>
        <w:t xml:space="preserve"> או עבור חלקן כמפורט להלן:</w:t>
      </w:r>
    </w:p>
    <w:p w14:paraId="65FE3311"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3FA0CC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C9644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B1972F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A5BCF16"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244DB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EC7483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E29554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2BA01D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E4E4E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C2F39CF"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0AC9684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B260D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35399A94" w14:textId="77777777" w:rsidR="00E1739D" w:rsidRPr="004F1866" w:rsidRDefault="00E1739D" w:rsidP="00E1739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DEBF974"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141D80">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60CDC13D"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507B22CB"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1EF29339" w14:textId="1BF7278A"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DF8FA59E2C4D4C17BFE1C5C0C9C619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4" w:author="Kook Sec" w:date="2022-11-27T14:30:00Z">
            <w:r w:rsidR="00C12304">
              <w:rPr>
                <w:rFonts w:ascii="Times New Roman" w:eastAsia="Times New Roman" w:hAnsi="Times New Roman" w:cs="David"/>
                <w:color w:val="008000"/>
                <w:sz w:val="24"/>
                <w:szCs w:val="24"/>
                <w:rtl/>
                <w:lang w:eastAsia="he-IL"/>
              </w:rPr>
              <w:t>ערן סויקה הנדסה ונגישות בע"מ</w:t>
            </w:r>
          </w:ins>
        </w:sdtContent>
      </w:sdt>
    </w:p>
    <w:p w14:paraId="5B06C48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DAD57B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E09D81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AB3224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1536BB76"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4F1866">
        <w:rPr>
          <w:rFonts w:ascii="Times New Roman" w:eastAsia="Times New Roman" w:hAnsi="Times New Roman" w:cs="David" w:hint="cs"/>
          <w:b/>
          <w:bCs/>
          <w:sz w:val="24"/>
          <w:szCs w:val="24"/>
          <w:rtl/>
          <w:lang w:eastAsia="he-IL"/>
        </w:rPr>
        <w:t>החברה</w:t>
      </w:r>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FC26426" w14:textId="77777777" w:rsidR="00E1739D" w:rsidRPr="004F1866" w:rsidRDefault="00E1739D" w:rsidP="00E1739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F88EE2F" w14:textId="77777777" w:rsidR="00E1739D" w:rsidRPr="004F1866" w:rsidRDefault="00E1739D" w:rsidP="00E1739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1326359A" w14:textId="77777777" w:rsidR="00E1739D" w:rsidRPr="004F1866" w:rsidRDefault="00E1739D" w:rsidP="00E1739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BE31516" w14:textId="77777777" w:rsidR="00E1739D" w:rsidRPr="004F1866" w:rsidRDefault="00E1739D" w:rsidP="00E1739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1ACB30E" w14:textId="77777777" w:rsidR="00E1739D" w:rsidRPr="004F1866" w:rsidRDefault="00E1739D" w:rsidP="00E1739D">
      <w:pPr>
        <w:widowControl w:val="0"/>
        <w:spacing w:before="0" w:beforeAutospacing="0" w:after="0" w:afterAutospacing="0" w:line="240" w:lineRule="auto"/>
        <w:jc w:val="center"/>
        <w:outlineLvl w:val="7"/>
      </w:pPr>
    </w:p>
    <w:p w14:paraId="295DCD32" w14:textId="77777777" w:rsidR="001A69D5" w:rsidRPr="00E1739D" w:rsidRDefault="001A69D5" w:rsidP="00E1739D">
      <w:pPr>
        <w:widowControl w:val="0"/>
        <w:spacing w:before="0" w:beforeAutospacing="0" w:after="0" w:afterAutospacing="0" w:line="240" w:lineRule="auto"/>
        <w:jc w:val="center"/>
        <w:outlineLvl w:val="7"/>
        <w:rPr>
          <w:rtl/>
        </w:rPr>
      </w:pPr>
    </w:p>
    <w:sectPr w:rsidR="001A69D5" w:rsidRPr="00E1739D" w:rsidSect="00AB3A6A">
      <w:headerReference w:type="default" r:id="rId14"/>
      <w:footerReference w:type="default" r:id="rId15"/>
      <w:pgSz w:w="11906" w:h="16838"/>
      <w:pgMar w:top="1276"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7F19F1" w14:textId="77777777" w:rsidR="006E2484" w:rsidRDefault="006E2484" w:rsidP="00AF234B">
      <w:pPr>
        <w:spacing w:before="0" w:after="0" w:line="240" w:lineRule="auto"/>
      </w:pPr>
      <w:r>
        <w:separator/>
      </w:r>
    </w:p>
  </w:endnote>
  <w:endnote w:type="continuationSeparator" w:id="0">
    <w:p w14:paraId="17A8F222" w14:textId="77777777" w:rsidR="006E2484" w:rsidRDefault="006E2484" w:rsidP="00AF234B">
      <w:pPr>
        <w:spacing w:before="0" w:after="0" w:line="240" w:lineRule="auto"/>
      </w:pPr>
      <w:r>
        <w:continuationSeparator/>
      </w:r>
    </w:p>
  </w:endnote>
  <w:endnote w:type="continuationNotice" w:id="1">
    <w:p w14:paraId="746DF125" w14:textId="77777777" w:rsidR="006E2484" w:rsidRDefault="006E248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5"/>
      <w:gridCol w:w="2810"/>
      <w:gridCol w:w="233"/>
      <w:gridCol w:w="1044"/>
      <w:gridCol w:w="1764"/>
    </w:tblGrid>
    <w:tr w:rsidR="006E2484" w:rsidRPr="00F9528C" w14:paraId="0423F58B" w14:textId="77777777" w:rsidTr="006E2484">
      <w:tc>
        <w:tcPr>
          <w:tcW w:w="753" w:type="dxa"/>
        </w:tcPr>
        <w:p w14:paraId="600D4647"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784E082D" w14:textId="77777777" w:rsidR="006E2484" w:rsidRPr="00F9528C" w:rsidRDefault="006E2484" w:rsidP="006E2484">
              <w:pPr>
                <w:tabs>
                  <w:tab w:val="center" w:pos="4153"/>
                  <w:tab w:val="right" w:pos="8306"/>
                </w:tabs>
                <w:spacing w:before="0" w:after="0" w:line="240" w:lineRule="auto"/>
                <w:rPr>
                  <w:rFonts w:ascii="David" w:hAnsi="David"/>
                  <w:color w:val="00B0F0"/>
                  <w:sz w:val="20"/>
                  <w:szCs w:val="20"/>
                  <w:rtl/>
                </w:rPr>
              </w:pPr>
              <w:ins w:id="45" w:author="Kook Sec" w:date="2022-11-27T14:09:00Z">
                <w:r>
                  <w:rPr>
                    <w:rFonts w:ascii="David" w:hAnsi="David"/>
                    <w:color w:val="00B0F0"/>
                    <w:sz w:val="20"/>
                    <w:szCs w:val="20"/>
                    <w:rtl/>
                  </w:rPr>
                  <w:t>פ.א פיתוח ובנייה בירושלים בע"מ</w:t>
                </w:r>
              </w:ins>
            </w:p>
          </w:tc>
        </w:sdtContent>
      </w:sdt>
      <w:tc>
        <w:tcPr>
          <w:tcW w:w="2232" w:type="dxa"/>
        </w:tcPr>
        <w:p w14:paraId="649CA640"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נגישות</w:t>
              </w:r>
            </w:sdtContent>
          </w:sdt>
        </w:p>
      </w:tc>
      <w:tc>
        <w:tcPr>
          <w:tcW w:w="236" w:type="dxa"/>
        </w:tcPr>
        <w:p w14:paraId="68A2C17C" w14:textId="77777777" w:rsidR="006E2484" w:rsidRPr="00F9528C" w:rsidRDefault="006E2484" w:rsidP="006E2484">
          <w:pPr>
            <w:tabs>
              <w:tab w:val="center" w:pos="4153"/>
              <w:tab w:val="right" w:pos="8306"/>
            </w:tabs>
            <w:spacing w:before="0" w:after="0" w:line="240" w:lineRule="auto"/>
            <w:rPr>
              <w:rFonts w:ascii="David" w:hAnsi="David"/>
              <w:sz w:val="16"/>
              <w:szCs w:val="16"/>
              <w:rtl/>
            </w:rPr>
          </w:pPr>
        </w:p>
      </w:tc>
      <w:tc>
        <w:tcPr>
          <w:tcW w:w="1129" w:type="dxa"/>
        </w:tcPr>
        <w:p w14:paraId="46E5A2E4"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72A6CD6E"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r>
                <w:rPr>
                  <w:rFonts w:ascii="David" w:hAnsi="David" w:hint="cs"/>
                  <w:sz w:val="20"/>
                  <w:szCs w:val="20"/>
                </w:rPr>
                <w:t>CONT-5-676</w:t>
              </w:r>
            </w:p>
          </w:tc>
        </w:sdtContent>
      </w:sdt>
    </w:tr>
    <w:tr w:rsidR="006E2484" w:rsidRPr="00F9528C" w14:paraId="2229CDF1" w14:textId="77777777" w:rsidTr="006E2484">
      <w:tc>
        <w:tcPr>
          <w:tcW w:w="753" w:type="dxa"/>
        </w:tcPr>
        <w:p w14:paraId="728F7D48"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05C61E4F" w14:textId="6172DB98" w:rsidR="006E2484" w:rsidRPr="00F9528C" w:rsidRDefault="00C12304" w:rsidP="00C12304">
              <w:pPr>
                <w:tabs>
                  <w:tab w:val="center" w:pos="4153"/>
                  <w:tab w:val="right" w:pos="8306"/>
                </w:tabs>
                <w:spacing w:before="0" w:after="0" w:line="240" w:lineRule="auto"/>
                <w:rPr>
                  <w:rFonts w:ascii="David" w:hAnsi="David"/>
                  <w:color w:val="00B0F0"/>
                  <w:sz w:val="20"/>
                  <w:szCs w:val="20"/>
                  <w:rtl/>
                </w:rPr>
              </w:pPr>
              <w:ins w:id="46" w:author="Kook Sec" w:date="2022-11-27T14:30:00Z">
                <w:r>
                  <w:rPr>
                    <w:rFonts w:ascii="David" w:hAnsi="David" w:hint="cs"/>
                    <w:color w:val="00B0F0"/>
                    <w:sz w:val="20"/>
                    <w:szCs w:val="20"/>
                    <w:rtl/>
                  </w:rPr>
                  <w:t>ערן סויקה הנדסה ונגישות בע"</w:t>
                </w:r>
                <w:r>
                  <w:rPr>
                    <w:rFonts w:ascii="David" w:hAnsi="David" w:hint="cs"/>
                    <w:color w:val="00B0F0"/>
                    <w:sz w:val="20"/>
                    <w:szCs w:val="20"/>
                    <w:rtl/>
                  </w:rPr>
                  <w:t>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6E2484" w:rsidRPr="00F9528C" w14:paraId="2DC8E734" w14:textId="77777777" w:rsidTr="006E2484">
            <w:trPr>
              <w:trHeight w:val="201"/>
            </w:trPr>
            <w:tc>
              <w:tcPr>
                <w:tcW w:w="926" w:type="dxa"/>
              </w:tcPr>
              <w:p w14:paraId="1C856696"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44BD5093" w14:textId="77777777" w:rsidR="006E2484" w:rsidRPr="00F9528C" w:rsidRDefault="006E2484" w:rsidP="006E2484">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0F5A7A87"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p>
      </w:tc>
      <w:tc>
        <w:tcPr>
          <w:tcW w:w="236" w:type="dxa"/>
        </w:tcPr>
        <w:p w14:paraId="1D1B4F35"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p>
      </w:tc>
      <w:tc>
        <w:tcPr>
          <w:tcW w:w="1129" w:type="dxa"/>
        </w:tcPr>
        <w:p w14:paraId="3BBA66A4"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90078DE" w14:textId="77777777" w:rsidR="006E2484" w:rsidRPr="00F9528C" w:rsidRDefault="006E2484" w:rsidP="006E248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6E2484" w:rsidRPr="00F9528C" w14:paraId="105725BF" w14:textId="77777777" w:rsidTr="006E2484">
      <w:trPr>
        <w:trHeight w:val="80"/>
      </w:trPr>
      <w:tc>
        <w:tcPr>
          <w:tcW w:w="753" w:type="dxa"/>
        </w:tcPr>
        <w:p w14:paraId="38CE629B"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p>
      </w:tc>
      <w:tc>
        <w:tcPr>
          <w:tcW w:w="1883" w:type="dxa"/>
        </w:tcPr>
        <w:p w14:paraId="60A995CB" w14:textId="77777777" w:rsidR="006E2484" w:rsidRPr="00F9528C" w:rsidRDefault="006E2484" w:rsidP="006E2484">
          <w:pPr>
            <w:tabs>
              <w:tab w:val="center" w:pos="4153"/>
              <w:tab w:val="right" w:pos="8306"/>
            </w:tabs>
            <w:spacing w:before="0" w:after="0" w:line="240" w:lineRule="auto"/>
            <w:rPr>
              <w:rFonts w:ascii="David" w:hAnsi="David"/>
              <w:color w:val="00B0F0"/>
              <w:sz w:val="20"/>
              <w:szCs w:val="20"/>
              <w:rtl/>
            </w:rPr>
          </w:pPr>
        </w:p>
      </w:tc>
      <w:tc>
        <w:tcPr>
          <w:tcW w:w="2232" w:type="dxa"/>
        </w:tcPr>
        <w:p w14:paraId="64E48381"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p>
      </w:tc>
      <w:tc>
        <w:tcPr>
          <w:tcW w:w="236" w:type="dxa"/>
        </w:tcPr>
        <w:p w14:paraId="2D95E83F"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p>
      </w:tc>
      <w:tc>
        <w:tcPr>
          <w:tcW w:w="1129" w:type="dxa"/>
        </w:tcPr>
        <w:p w14:paraId="6AFB8071"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p>
      </w:tc>
      <w:tc>
        <w:tcPr>
          <w:tcW w:w="2073" w:type="dxa"/>
        </w:tcPr>
        <w:p w14:paraId="4D7B5ACC" w14:textId="77777777" w:rsidR="006E2484" w:rsidRPr="00F9528C" w:rsidRDefault="006E2484" w:rsidP="006E2484">
          <w:pPr>
            <w:tabs>
              <w:tab w:val="center" w:pos="4153"/>
              <w:tab w:val="right" w:pos="8306"/>
            </w:tabs>
            <w:spacing w:before="0" w:after="0" w:line="240" w:lineRule="auto"/>
            <w:rPr>
              <w:rFonts w:ascii="David" w:hAnsi="David"/>
              <w:sz w:val="20"/>
              <w:szCs w:val="20"/>
              <w:rtl/>
            </w:rPr>
          </w:pPr>
        </w:p>
      </w:tc>
    </w:tr>
  </w:tbl>
  <w:p w14:paraId="7A4FB77F" w14:textId="77777777" w:rsidR="006E2484" w:rsidRDefault="006E2484" w:rsidP="00406297">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p w14:paraId="5F3F7C4B" w14:textId="77777777" w:rsidR="006E2484" w:rsidRPr="00406297" w:rsidRDefault="006E2484" w:rsidP="00406297">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1ACAE5" w14:textId="77777777" w:rsidR="006E2484" w:rsidRDefault="006E2484" w:rsidP="00AF234B">
      <w:pPr>
        <w:spacing w:before="0" w:after="0" w:line="240" w:lineRule="auto"/>
      </w:pPr>
      <w:r>
        <w:separator/>
      </w:r>
    </w:p>
  </w:footnote>
  <w:footnote w:type="continuationSeparator" w:id="0">
    <w:p w14:paraId="64E0130B" w14:textId="77777777" w:rsidR="006E2484" w:rsidRDefault="006E2484" w:rsidP="00AF234B">
      <w:pPr>
        <w:spacing w:before="0" w:after="0" w:line="240" w:lineRule="auto"/>
      </w:pPr>
      <w:r>
        <w:continuationSeparator/>
      </w:r>
    </w:p>
  </w:footnote>
  <w:footnote w:type="continuationNotice" w:id="1">
    <w:p w14:paraId="69F83B18" w14:textId="77777777" w:rsidR="006E2484" w:rsidRDefault="006E2484">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23757015"/>
      <w:docPartObj>
        <w:docPartGallery w:val="Page Numbers (Top of Page)"/>
        <w:docPartUnique/>
      </w:docPartObj>
    </w:sdtPr>
    <w:sdtContent>
      <w:p w14:paraId="15A0C53E" w14:textId="77777777" w:rsidR="006E2484" w:rsidRDefault="006E2484" w:rsidP="00CF334C">
        <w:pPr>
          <w:pStyle w:val="a3"/>
          <w:jc w:val="center"/>
        </w:pPr>
        <w:r>
          <w:fldChar w:fldCharType="begin"/>
        </w:r>
        <w:r>
          <w:instrText xml:space="preserve"> PAGE   \* MERGEFORMAT </w:instrText>
        </w:r>
        <w:r>
          <w:fldChar w:fldCharType="separate"/>
        </w:r>
        <w:r w:rsidR="00095EE5">
          <w:rPr>
            <w:noProof/>
            <w:rtl/>
          </w:rPr>
          <w:t>16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8317F"/>
    <w:multiLevelType w:val="multilevel"/>
    <w:tmpl w:val="D090BEDC"/>
    <w:lvl w:ilvl="0">
      <w:start w:val="2"/>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24348"/>
    <w:multiLevelType w:val="hybridMultilevel"/>
    <w:tmpl w:val="A69EAA3A"/>
    <w:lvl w:ilvl="0" w:tplc="E7925D72">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5"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1"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3"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5"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A63441"/>
    <w:multiLevelType w:val="hybridMultilevel"/>
    <w:tmpl w:val="ADE4AFAC"/>
    <w:lvl w:ilvl="0" w:tplc="43FC94C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2B3040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7"/>
  </w:num>
  <w:num w:numId="3">
    <w:abstractNumId w:val="6"/>
  </w:num>
  <w:num w:numId="4">
    <w:abstractNumId w:val="13"/>
  </w:num>
  <w:num w:numId="5">
    <w:abstractNumId w:val="14"/>
  </w:num>
  <w:num w:numId="6">
    <w:abstractNumId w:val="5"/>
  </w:num>
  <w:num w:numId="7">
    <w:abstractNumId w:val="1"/>
  </w:num>
  <w:num w:numId="8">
    <w:abstractNumId w:val="12"/>
  </w:num>
  <w:num w:numId="9">
    <w:abstractNumId w:val="4"/>
  </w:num>
  <w:num w:numId="10">
    <w:abstractNumId w:val="9"/>
  </w:num>
  <w:num w:numId="11">
    <w:abstractNumId w:val="11"/>
  </w:num>
  <w:num w:numId="12">
    <w:abstractNumId w:val="0"/>
  </w:num>
  <w:num w:numId="13">
    <w:abstractNumId w:val="15"/>
  </w:num>
  <w:num w:numId="14">
    <w:abstractNumId w:val="2"/>
  </w:num>
  <w:num w:numId="15">
    <w:abstractNumId w:val="3"/>
  </w:num>
  <w:num w:numId="16">
    <w:abstractNumId w:val="16"/>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95EE5"/>
    <w:rsid w:val="000A39FE"/>
    <w:rsid w:val="00134C85"/>
    <w:rsid w:val="00141D80"/>
    <w:rsid w:val="001A0C3C"/>
    <w:rsid w:val="001A69D5"/>
    <w:rsid w:val="001D4EC2"/>
    <w:rsid w:val="00214ACF"/>
    <w:rsid w:val="00242A73"/>
    <w:rsid w:val="002436F3"/>
    <w:rsid w:val="00264D14"/>
    <w:rsid w:val="00272745"/>
    <w:rsid w:val="002804C1"/>
    <w:rsid w:val="002917D5"/>
    <w:rsid w:val="002B2234"/>
    <w:rsid w:val="00406297"/>
    <w:rsid w:val="00552E11"/>
    <w:rsid w:val="005B6AFF"/>
    <w:rsid w:val="005D6E29"/>
    <w:rsid w:val="00650D2D"/>
    <w:rsid w:val="00666119"/>
    <w:rsid w:val="006E2484"/>
    <w:rsid w:val="0072103C"/>
    <w:rsid w:val="0087415E"/>
    <w:rsid w:val="008C64C6"/>
    <w:rsid w:val="00942177"/>
    <w:rsid w:val="00971572"/>
    <w:rsid w:val="009C6F6C"/>
    <w:rsid w:val="00A32BA1"/>
    <w:rsid w:val="00A42271"/>
    <w:rsid w:val="00A61DF9"/>
    <w:rsid w:val="00AB3A6A"/>
    <w:rsid w:val="00AF1BE1"/>
    <w:rsid w:val="00AF234B"/>
    <w:rsid w:val="00B404AC"/>
    <w:rsid w:val="00BD72C4"/>
    <w:rsid w:val="00BE17B4"/>
    <w:rsid w:val="00BF0AA7"/>
    <w:rsid w:val="00C12304"/>
    <w:rsid w:val="00C41E9B"/>
    <w:rsid w:val="00C81171"/>
    <w:rsid w:val="00C903A8"/>
    <w:rsid w:val="00CF334C"/>
    <w:rsid w:val="00D40F1E"/>
    <w:rsid w:val="00E1739D"/>
    <w:rsid w:val="00E679C7"/>
    <w:rsid w:val="00E870A8"/>
    <w:rsid w:val="00EC37B6"/>
    <w:rsid w:val="00EE5825"/>
    <w:rsid w:val="00F95F8F"/>
    <w:rsid w:val="00FA2003"/>
    <w:rsid w:val="00FC509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C53E"/>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9C6F6C"/>
  </w:style>
  <w:style w:type="numbering" w:customStyle="1" w:styleId="NoList11">
    <w:name w:val="No List11"/>
    <w:next w:val="a2"/>
    <w:semiHidden/>
    <w:rsid w:val="009C6F6C"/>
  </w:style>
  <w:style w:type="table" w:customStyle="1" w:styleId="13">
    <w:name w:val="רשת טבלה1"/>
    <w:basedOn w:val="a1"/>
    <w:next w:val="a8"/>
    <w:rsid w:val="00FC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A32BA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970B091003747E4836FA045B6EFF713"/>
        <w:category>
          <w:name w:val="כללי"/>
          <w:gallery w:val="placeholder"/>
        </w:category>
        <w:types>
          <w:type w:val="bbPlcHdr"/>
        </w:types>
        <w:behaviors>
          <w:behavior w:val="content"/>
        </w:behaviors>
        <w:guid w:val="{935DDABB-5E0B-4342-91CA-4D90247F8F6F}"/>
      </w:docPartPr>
      <w:docPartBody>
        <w:p w:rsidR="00B66638" w:rsidRDefault="00B66638" w:rsidP="00B66638">
          <w:pPr>
            <w:pStyle w:val="9970B091003747E4836FA045B6EFF713"/>
          </w:pPr>
          <w:r w:rsidRPr="00D747D8">
            <w:rPr>
              <w:rStyle w:val="a3"/>
              <w:rtl/>
            </w:rPr>
            <w:t>[שם הפרויקט]</w:t>
          </w:r>
        </w:p>
      </w:docPartBody>
    </w:docPart>
    <w:docPart>
      <w:docPartPr>
        <w:name w:val="0E08446C9890437AB5380797D9AAD797"/>
        <w:category>
          <w:name w:val="כללי"/>
          <w:gallery w:val="placeholder"/>
        </w:category>
        <w:types>
          <w:type w:val="bbPlcHdr"/>
        </w:types>
        <w:behaviors>
          <w:behavior w:val="content"/>
        </w:behaviors>
        <w:guid w:val="{0E85C7DC-1CB5-4217-83AD-3B4EA9E9EACF}"/>
      </w:docPartPr>
      <w:docPartBody>
        <w:p w:rsidR="00B66638" w:rsidRDefault="00B66638" w:rsidP="00B66638">
          <w:pPr>
            <w:pStyle w:val="0E08446C9890437AB5380797D9AAD797"/>
          </w:pPr>
          <w:r w:rsidRPr="00D747D8">
            <w:rPr>
              <w:rStyle w:val="a3"/>
              <w:rtl/>
            </w:rPr>
            <w:t>[שם אתר]</w:t>
          </w:r>
        </w:p>
      </w:docPartBody>
    </w:docPart>
    <w:docPart>
      <w:docPartPr>
        <w:name w:val="7748D2B8613945338A3A545675197DE8"/>
        <w:category>
          <w:name w:val="כללי"/>
          <w:gallery w:val="placeholder"/>
        </w:category>
        <w:types>
          <w:type w:val="bbPlcHdr"/>
        </w:types>
        <w:behaviors>
          <w:behavior w:val="content"/>
        </w:behaviors>
        <w:guid w:val="{A01E4225-8E31-4D3D-8BD8-E3D22E1ABA63}"/>
      </w:docPartPr>
      <w:docPartBody>
        <w:p w:rsidR="00B66638" w:rsidRDefault="00B66638" w:rsidP="00B66638">
          <w:pPr>
            <w:pStyle w:val="7748D2B8613945338A3A545675197DE8"/>
          </w:pPr>
          <w:r w:rsidRPr="003059F5">
            <w:rPr>
              <w:rStyle w:val="a3"/>
              <w:rtl/>
            </w:rPr>
            <w:t>[תאריך חתימת חוזה]</w:t>
          </w:r>
        </w:p>
      </w:docPartBody>
    </w:docPart>
    <w:docPart>
      <w:docPartPr>
        <w:name w:val="E5E15C3F1D6D4EDF86BCD03352A54B60"/>
        <w:category>
          <w:name w:val="כללי"/>
          <w:gallery w:val="placeholder"/>
        </w:category>
        <w:types>
          <w:type w:val="bbPlcHdr"/>
        </w:types>
        <w:behaviors>
          <w:behavior w:val="content"/>
        </w:behaviors>
        <w:guid w:val="{F787B0B8-524C-46F1-A7C1-7396BC47E890}"/>
      </w:docPartPr>
      <w:docPartBody>
        <w:p w:rsidR="00B66638" w:rsidRDefault="00B66638" w:rsidP="00B66638">
          <w:pPr>
            <w:pStyle w:val="E5E15C3F1D6D4EDF86BCD03352A54B60"/>
          </w:pPr>
          <w:r w:rsidRPr="00D747D8">
            <w:rPr>
              <w:rStyle w:val="a3"/>
              <w:rtl/>
            </w:rPr>
            <w:t>[צד א בחוזה]</w:t>
          </w:r>
        </w:p>
      </w:docPartBody>
    </w:docPart>
    <w:docPart>
      <w:docPartPr>
        <w:name w:val="5A840B3F642E4786914A0ADA022A5B65"/>
        <w:category>
          <w:name w:val="כללי"/>
          <w:gallery w:val="placeholder"/>
        </w:category>
        <w:types>
          <w:type w:val="bbPlcHdr"/>
        </w:types>
        <w:behaviors>
          <w:behavior w:val="content"/>
        </w:behaviors>
        <w:guid w:val="{F3A4949C-E51E-4F85-B330-E0ABE7EBD2FA}"/>
      </w:docPartPr>
      <w:docPartBody>
        <w:p w:rsidR="00B66638" w:rsidRDefault="00B66638" w:rsidP="00B66638">
          <w:pPr>
            <w:pStyle w:val="5A840B3F642E4786914A0ADA022A5B65"/>
          </w:pPr>
          <w:r w:rsidRPr="00EA1993">
            <w:rPr>
              <w:rStyle w:val="a3"/>
              <w:rtl/>
            </w:rPr>
            <w:t>[צדדים נוספים]</w:t>
          </w:r>
        </w:p>
      </w:docPartBody>
    </w:docPart>
    <w:docPart>
      <w:docPartPr>
        <w:name w:val="E32423C4CA78411D942CD2BBBF0F8DD1"/>
        <w:category>
          <w:name w:val="כללי"/>
          <w:gallery w:val="placeholder"/>
        </w:category>
        <w:types>
          <w:type w:val="bbPlcHdr"/>
        </w:types>
        <w:behaviors>
          <w:behavior w:val="content"/>
        </w:behaviors>
        <w:guid w:val="{6AD2627A-EABC-4FAE-BA57-1152B5B809EA}"/>
      </w:docPartPr>
      <w:docPartBody>
        <w:p w:rsidR="00B66638" w:rsidRDefault="00B66638" w:rsidP="00B66638">
          <w:pPr>
            <w:pStyle w:val="E32423C4CA78411D942CD2BBBF0F8DD1"/>
          </w:pPr>
          <w:r w:rsidRPr="003059F5">
            <w:rPr>
              <w:rStyle w:val="a3"/>
              <w:rtl/>
            </w:rPr>
            <w:t>[רשות מקומית]</w:t>
          </w:r>
        </w:p>
      </w:docPartBody>
    </w:docPart>
    <w:docPart>
      <w:docPartPr>
        <w:name w:val="7B48594FB750459D974598310523838C"/>
        <w:category>
          <w:name w:val="כללי"/>
          <w:gallery w:val="placeholder"/>
        </w:category>
        <w:types>
          <w:type w:val="bbPlcHdr"/>
        </w:types>
        <w:behaviors>
          <w:behavior w:val="content"/>
        </w:behaviors>
        <w:guid w:val="{B21E2CCD-612F-4A12-8795-360519DD9381}"/>
      </w:docPartPr>
      <w:docPartBody>
        <w:p w:rsidR="00B66638" w:rsidRDefault="00B66638" w:rsidP="00B66638">
          <w:pPr>
            <w:pStyle w:val="7B48594FB750459D974598310523838C"/>
          </w:pPr>
          <w:r w:rsidRPr="003059F5">
            <w:rPr>
              <w:rStyle w:val="a3"/>
              <w:rtl/>
            </w:rPr>
            <w:t>[שם אתר]</w:t>
          </w:r>
        </w:p>
      </w:docPartBody>
    </w:docPart>
    <w:docPart>
      <w:docPartPr>
        <w:name w:val="9C57209DEE9D44A5A0AFAF1166799494"/>
        <w:category>
          <w:name w:val="כללי"/>
          <w:gallery w:val="placeholder"/>
        </w:category>
        <w:types>
          <w:type w:val="bbPlcHdr"/>
        </w:types>
        <w:behaviors>
          <w:behavior w:val="content"/>
        </w:behaviors>
        <w:guid w:val="{26CAA064-17FE-43D4-BAE9-F40B1B8840B0}"/>
      </w:docPartPr>
      <w:docPartBody>
        <w:p w:rsidR="00B66638" w:rsidRDefault="00B66638" w:rsidP="00B66638">
          <w:pPr>
            <w:pStyle w:val="9C57209DEE9D44A5A0AFAF1166799494"/>
          </w:pPr>
          <w:r w:rsidRPr="003059F5">
            <w:rPr>
              <w:rStyle w:val="a3"/>
              <w:rtl/>
            </w:rPr>
            <w:t>[שם הפרויקט]</w:t>
          </w:r>
        </w:p>
      </w:docPartBody>
    </w:docPart>
    <w:docPart>
      <w:docPartPr>
        <w:name w:val="10F5C76B294F467BBDF9E5D7E9E056F7"/>
        <w:category>
          <w:name w:val="כללי"/>
          <w:gallery w:val="placeholder"/>
        </w:category>
        <w:types>
          <w:type w:val="bbPlcHdr"/>
        </w:types>
        <w:behaviors>
          <w:behavior w:val="content"/>
        </w:behaviors>
        <w:guid w:val="{B1084E86-B028-4D1B-9711-6A73A3F6064D}"/>
      </w:docPartPr>
      <w:docPartBody>
        <w:p w:rsidR="00B66638" w:rsidRDefault="00B66638" w:rsidP="00B66638">
          <w:pPr>
            <w:pStyle w:val="10F5C76B294F467BBDF9E5D7E9E056F7"/>
          </w:pPr>
          <w:r w:rsidRPr="003059F5">
            <w:rPr>
              <w:rStyle w:val="a3"/>
              <w:rtl/>
            </w:rPr>
            <w:t>[שדה נוסף 2]</w:t>
          </w:r>
        </w:p>
      </w:docPartBody>
    </w:docPart>
    <w:docPart>
      <w:docPartPr>
        <w:name w:val="1DD35DB313974BDEBDBB47811F7AA805"/>
        <w:category>
          <w:name w:val="כללי"/>
          <w:gallery w:val="placeholder"/>
        </w:category>
        <w:types>
          <w:type w:val="bbPlcHdr"/>
        </w:types>
        <w:behaviors>
          <w:behavior w:val="content"/>
        </w:behaviors>
        <w:guid w:val="{1CF84725-4AE6-42B6-8CC2-6484415A0163}"/>
      </w:docPartPr>
      <w:docPartBody>
        <w:p w:rsidR="00B66638" w:rsidRDefault="00B66638" w:rsidP="00B66638">
          <w:pPr>
            <w:pStyle w:val="1DD35DB313974BDEBDBB47811F7AA805"/>
          </w:pPr>
          <w:r w:rsidRPr="003059F5">
            <w:rPr>
              <w:rStyle w:val="a3"/>
              <w:rtl/>
            </w:rPr>
            <w:t>[שדה נוסף 1]</w:t>
          </w:r>
        </w:p>
      </w:docPartBody>
    </w:docPart>
    <w:docPart>
      <w:docPartPr>
        <w:name w:val="BEB874EB332C46C7B43A739B9BBEB194"/>
        <w:category>
          <w:name w:val="כללי"/>
          <w:gallery w:val="placeholder"/>
        </w:category>
        <w:types>
          <w:type w:val="bbPlcHdr"/>
        </w:types>
        <w:behaviors>
          <w:behavior w:val="content"/>
        </w:behaviors>
        <w:guid w:val="{7AE1FFF2-CE02-458D-9F08-592B1AF330DD}"/>
      </w:docPartPr>
      <w:docPartBody>
        <w:p w:rsidR="00B66638" w:rsidRDefault="00B66638" w:rsidP="00B66638">
          <w:pPr>
            <w:pStyle w:val="BEB874EB332C46C7B43A739B9BBEB194"/>
          </w:pPr>
          <w:r w:rsidRPr="003059F5">
            <w:rPr>
              <w:rStyle w:val="a3"/>
              <w:rtl/>
            </w:rPr>
            <w:t>[רשות מקומית]</w:t>
          </w:r>
        </w:p>
      </w:docPartBody>
    </w:docPart>
    <w:docPart>
      <w:docPartPr>
        <w:name w:val="FB1B626FD21641E9A83B074E0418A128"/>
        <w:category>
          <w:name w:val="כללי"/>
          <w:gallery w:val="placeholder"/>
        </w:category>
        <w:types>
          <w:type w:val="bbPlcHdr"/>
        </w:types>
        <w:behaviors>
          <w:behavior w:val="content"/>
        </w:behaviors>
        <w:guid w:val="{90A57114-5AD5-4F4E-86B9-93CFC7EAB831}"/>
      </w:docPartPr>
      <w:docPartBody>
        <w:p w:rsidR="00B66638" w:rsidRDefault="00B66638" w:rsidP="00B66638">
          <w:pPr>
            <w:pStyle w:val="FB1B626FD21641E9A83B074E0418A128"/>
          </w:pPr>
          <w:r w:rsidRPr="003059F5">
            <w:rPr>
              <w:rStyle w:val="a3"/>
              <w:rtl/>
            </w:rPr>
            <w:t>[שדה נוסף 3]</w:t>
          </w:r>
        </w:p>
      </w:docPartBody>
    </w:docPart>
    <w:docPart>
      <w:docPartPr>
        <w:name w:val="EE636E82F76F4CDEA2CCA036C51BF98B"/>
        <w:category>
          <w:name w:val="כללי"/>
          <w:gallery w:val="placeholder"/>
        </w:category>
        <w:types>
          <w:type w:val="bbPlcHdr"/>
        </w:types>
        <w:behaviors>
          <w:behavior w:val="content"/>
        </w:behaviors>
        <w:guid w:val="{5093B668-97E9-4ED5-B03B-7ED238FAD1E8}"/>
      </w:docPartPr>
      <w:docPartBody>
        <w:p w:rsidR="00B66638" w:rsidRDefault="00B66638" w:rsidP="00B66638">
          <w:pPr>
            <w:pStyle w:val="EE636E82F76F4CDEA2CCA036C51BF98B"/>
          </w:pPr>
          <w:r w:rsidRPr="003059F5">
            <w:rPr>
              <w:rStyle w:val="a3"/>
              <w:rtl/>
            </w:rPr>
            <w:t>[שדה נוסף 4]</w:t>
          </w:r>
        </w:p>
      </w:docPartBody>
    </w:docPart>
    <w:docPart>
      <w:docPartPr>
        <w:name w:val="82E320F7A3D84E50B80452CB019917A4"/>
        <w:category>
          <w:name w:val="כללי"/>
          <w:gallery w:val="placeholder"/>
        </w:category>
        <w:types>
          <w:type w:val="bbPlcHdr"/>
        </w:types>
        <w:behaviors>
          <w:behavior w:val="content"/>
        </w:behaviors>
        <w:guid w:val="{8E35C96E-026C-40D8-8E38-4D250FA94488}"/>
      </w:docPartPr>
      <w:docPartBody>
        <w:p w:rsidR="00B66638" w:rsidRDefault="00B66638" w:rsidP="00B66638">
          <w:pPr>
            <w:pStyle w:val="82E320F7A3D84E50B80452CB019917A4"/>
          </w:pPr>
          <w:r w:rsidRPr="003059F5">
            <w:rPr>
              <w:rStyle w:val="a3"/>
              <w:rtl/>
            </w:rPr>
            <w:t>[שדה נוסף 5]</w:t>
          </w:r>
        </w:p>
      </w:docPartBody>
    </w:docPart>
    <w:docPart>
      <w:docPartPr>
        <w:name w:val="8CA53A5E1BFB4114A179C788BCC9CEC2"/>
        <w:category>
          <w:name w:val="כללי"/>
          <w:gallery w:val="placeholder"/>
        </w:category>
        <w:types>
          <w:type w:val="bbPlcHdr"/>
        </w:types>
        <w:behaviors>
          <w:behavior w:val="content"/>
        </w:behaviors>
        <w:guid w:val="{288070B7-A415-4CE6-B64B-3CA5685413B6}"/>
      </w:docPartPr>
      <w:docPartBody>
        <w:p w:rsidR="00B66638" w:rsidRDefault="00B66638" w:rsidP="00B66638">
          <w:pPr>
            <w:pStyle w:val="8CA53A5E1BFB4114A179C788BCC9CEC2"/>
          </w:pPr>
          <w:r w:rsidRPr="003059F5">
            <w:rPr>
              <w:rStyle w:val="a3"/>
              <w:rtl/>
            </w:rPr>
            <w:t>[שדה נוסף 6]</w:t>
          </w:r>
        </w:p>
      </w:docPartBody>
    </w:docPart>
    <w:docPart>
      <w:docPartPr>
        <w:name w:val="E7D608607D8A48F3AEDD725E99C02C30"/>
        <w:category>
          <w:name w:val="כללי"/>
          <w:gallery w:val="placeholder"/>
        </w:category>
        <w:types>
          <w:type w:val="bbPlcHdr"/>
        </w:types>
        <w:behaviors>
          <w:behavior w:val="content"/>
        </w:behaviors>
        <w:guid w:val="{9E3D2689-32DE-49F9-8053-1A7A64A13AC2}"/>
      </w:docPartPr>
      <w:docPartBody>
        <w:p w:rsidR="00B66638" w:rsidRDefault="00B66638" w:rsidP="00B66638">
          <w:pPr>
            <w:pStyle w:val="E7D608607D8A48F3AEDD725E99C02C30"/>
          </w:pPr>
          <w:r w:rsidRPr="003059F5">
            <w:rPr>
              <w:rStyle w:val="a3"/>
              <w:rtl/>
            </w:rPr>
            <w:t>[אחוז השתתפות צד א]</w:t>
          </w:r>
        </w:p>
      </w:docPartBody>
    </w:docPart>
    <w:docPart>
      <w:docPartPr>
        <w:name w:val="F75ACD1BE3C34DDD94001F1B1B7E051F"/>
        <w:category>
          <w:name w:val="כללי"/>
          <w:gallery w:val="placeholder"/>
        </w:category>
        <w:types>
          <w:type w:val="bbPlcHdr"/>
        </w:types>
        <w:behaviors>
          <w:behavior w:val="content"/>
        </w:behaviors>
        <w:guid w:val="{1B31EA01-C992-415A-8CEF-387901FB6464}"/>
      </w:docPartPr>
      <w:docPartBody>
        <w:p w:rsidR="00223BF5" w:rsidRDefault="00B66638" w:rsidP="00B66638">
          <w:pPr>
            <w:pStyle w:val="F75ACD1BE3C34DDD94001F1B1B7E051F"/>
          </w:pPr>
          <w:r w:rsidRPr="00064388">
            <w:rPr>
              <w:rStyle w:val="a3"/>
              <w:rtl/>
            </w:rPr>
            <w:t>[סוג מדד כותרת]</w:t>
          </w:r>
        </w:p>
      </w:docPartBody>
    </w:docPart>
    <w:docPart>
      <w:docPartPr>
        <w:name w:val="ECA626267DE84EAB83F87D3F53948A3E"/>
        <w:category>
          <w:name w:val="כללי"/>
          <w:gallery w:val="placeholder"/>
        </w:category>
        <w:types>
          <w:type w:val="bbPlcHdr"/>
        </w:types>
        <w:behaviors>
          <w:behavior w:val="content"/>
        </w:behaviors>
        <w:guid w:val="{5B65CE4F-007D-4D5F-B71A-EF98E9ED96B8}"/>
      </w:docPartPr>
      <w:docPartBody>
        <w:p w:rsidR="00223BF5" w:rsidRDefault="00B66638" w:rsidP="00B66638">
          <w:pPr>
            <w:pStyle w:val="ECA626267DE84EAB83F87D3F53948A3E"/>
          </w:pPr>
          <w:r w:rsidRPr="00033B28">
            <w:rPr>
              <w:rStyle w:val="a3"/>
              <w:rtl/>
            </w:rPr>
            <w:t>[מדד בגין/ידוע - כותרת]</w:t>
          </w:r>
        </w:p>
      </w:docPartBody>
    </w:docPart>
    <w:docPart>
      <w:docPartPr>
        <w:name w:val="6CF4E9F3C4BB40B6AF49103A753AF238"/>
        <w:category>
          <w:name w:val="כללי"/>
          <w:gallery w:val="placeholder"/>
        </w:category>
        <w:types>
          <w:type w:val="bbPlcHdr"/>
        </w:types>
        <w:behaviors>
          <w:behavior w:val="content"/>
        </w:behaviors>
        <w:guid w:val="{C40E6274-E424-4A65-98AE-4298E7F4DB54}"/>
      </w:docPartPr>
      <w:docPartBody>
        <w:p w:rsidR="00223BF5" w:rsidRDefault="00B66638" w:rsidP="00B66638">
          <w:pPr>
            <w:pStyle w:val="6CF4E9F3C4BB40B6AF49103A753AF238"/>
          </w:pPr>
          <w:r w:rsidRPr="003059F5">
            <w:rPr>
              <w:rStyle w:val="a3"/>
              <w:rtl/>
            </w:rPr>
            <w:t>[מדד בסיס]</w:t>
          </w:r>
        </w:p>
      </w:docPartBody>
    </w:docPart>
    <w:docPart>
      <w:docPartPr>
        <w:name w:val="D836DF071493441185EC595AB47D599F"/>
        <w:category>
          <w:name w:val="כללי"/>
          <w:gallery w:val="placeholder"/>
        </w:category>
        <w:types>
          <w:type w:val="bbPlcHdr"/>
        </w:types>
        <w:behaviors>
          <w:behavior w:val="content"/>
        </w:behaviors>
        <w:guid w:val="{067494EB-D040-44F3-A35E-C6F47014136F}"/>
      </w:docPartPr>
      <w:docPartBody>
        <w:p w:rsidR="00223BF5" w:rsidRDefault="00B66638" w:rsidP="00B66638">
          <w:pPr>
            <w:pStyle w:val="D836DF071493441185EC595AB47D599F"/>
          </w:pPr>
          <w:r w:rsidRPr="003059F5">
            <w:rPr>
              <w:rStyle w:val="a3"/>
              <w:rtl/>
            </w:rPr>
            <w:t>[נקודות מדד]</w:t>
          </w:r>
        </w:p>
      </w:docPartBody>
    </w:docPart>
    <w:docPart>
      <w:docPartPr>
        <w:name w:val="1B0FE9659B944119A41B71B884CDE202"/>
        <w:category>
          <w:name w:val="כללי"/>
          <w:gallery w:val="placeholder"/>
        </w:category>
        <w:types>
          <w:type w:val="bbPlcHdr"/>
        </w:types>
        <w:behaviors>
          <w:behavior w:val="content"/>
        </w:behaviors>
        <w:guid w:val="{F5A25C38-3A6D-4C07-8797-F425FBAED40A}"/>
      </w:docPartPr>
      <w:docPartBody>
        <w:p w:rsidR="00223BF5" w:rsidRDefault="00B66638" w:rsidP="00B66638">
          <w:pPr>
            <w:pStyle w:val="1B0FE9659B944119A41B71B884CDE202"/>
          </w:pPr>
          <w:r w:rsidRPr="003059F5">
            <w:rPr>
              <w:rStyle w:val="a3"/>
              <w:rtl/>
            </w:rPr>
            <w:t>[תאריך חתימת חוזה]</w:t>
          </w:r>
        </w:p>
      </w:docPartBody>
    </w:docPart>
    <w:docPart>
      <w:docPartPr>
        <w:name w:val="81C8A0CFC7504C25B052E64F322C5E84"/>
        <w:category>
          <w:name w:val="כללי"/>
          <w:gallery w:val="placeholder"/>
        </w:category>
        <w:types>
          <w:type w:val="bbPlcHdr"/>
        </w:types>
        <w:behaviors>
          <w:behavior w:val="content"/>
        </w:behaviors>
        <w:guid w:val="{681F3080-2CBE-4B56-8F99-78067BDE8DA6}"/>
      </w:docPartPr>
      <w:docPartBody>
        <w:p w:rsidR="00223BF5" w:rsidRDefault="00B66638" w:rsidP="00B66638">
          <w:pPr>
            <w:pStyle w:val="81C8A0CFC7504C25B052E64F322C5E84"/>
          </w:pPr>
          <w:r w:rsidRPr="0027244C">
            <w:rPr>
              <w:rStyle w:val="a3"/>
              <w:rtl/>
            </w:rPr>
            <w:t>[צד א בחוזה]</w:t>
          </w:r>
        </w:p>
      </w:docPartBody>
    </w:docPart>
    <w:docPart>
      <w:docPartPr>
        <w:name w:val="A04D0F8FAC2041F98E90788E296A6E81"/>
        <w:category>
          <w:name w:val="כללי"/>
          <w:gallery w:val="placeholder"/>
        </w:category>
        <w:types>
          <w:type w:val="bbPlcHdr"/>
        </w:types>
        <w:behaviors>
          <w:behavior w:val="content"/>
        </w:behaviors>
        <w:guid w:val="{BA0E832B-8FCC-4F6D-B389-CF68485F7E53}"/>
      </w:docPartPr>
      <w:docPartBody>
        <w:p w:rsidR="00223BF5" w:rsidRDefault="00B66638" w:rsidP="00B66638">
          <w:pPr>
            <w:pStyle w:val="A04D0F8FAC2041F98E90788E296A6E81"/>
          </w:pPr>
          <w:r w:rsidRPr="003059F5">
            <w:rPr>
              <w:rStyle w:val="a3"/>
              <w:rtl/>
            </w:rPr>
            <w:t>[שם ספק]</w:t>
          </w:r>
        </w:p>
      </w:docPartBody>
    </w:docPart>
    <w:docPart>
      <w:docPartPr>
        <w:name w:val="F3078669B3524F64A2C046BD2ECAA5AB"/>
        <w:category>
          <w:name w:val="כללי"/>
          <w:gallery w:val="placeholder"/>
        </w:category>
        <w:types>
          <w:type w:val="bbPlcHdr"/>
        </w:types>
        <w:behaviors>
          <w:behavior w:val="content"/>
        </w:behaviors>
        <w:guid w:val="{C2BDAC16-EBFA-4D54-8ECD-51EA7EC90941}"/>
      </w:docPartPr>
      <w:docPartBody>
        <w:p w:rsidR="00223BF5" w:rsidRDefault="00B66638" w:rsidP="00B66638">
          <w:pPr>
            <w:pStyle w:val="F3078669B3524F64A2C046BD2ECAA5AB"/>
          </w:pPr>
          <w:r w:rsidRPr="003059F5">
            <w:rPr>
              <w:rStyle w:val="a3"/>
              <w:rtl/>
            </w:rPr>
            <w:t>[שם ספק]</w:t>
          </w:r>
        </w:p>
      </w:docPartBody>
    </w:docPart>
    <w:docPart>
      <w:docPartPr>
        <w:name w:val="7492FC801BD0441AA4D898A446075364"/>
        <w:category>
          <w:name w:val="כללי"/>
          <w:gallery w:val="placeholder"/>
        </w:category>
        <w:types>
          <w:type w:val="bbPlcHdr"/>
        </w:types>
        <w:behaviors>
          <w:behavior w:val="content"/>
        </w:behaviors>
        <w:guid w:val="{E2AF8941-67F1-4153-8268-05EBBC158AE5}"/>
      </w:docPartPr>
      <w:docPartBody>
        <w:p w:rsidR="00223BF5" w:rsidRDefault="00B66638" w:rsidP="00B66638">
          <w:pPr>
            <w:pStyle w:val="7492FC801BD0441AA4D898A446075364"/>
          </w:pPr>
          <w:r w:rsidRPr="003059F5">
            <w:rPr>
              <w:rStyle w:val="a3"/>
              <w:rtl/>
            </w:rPr>
            <w:t>[שם ספק]</w:t>
          </w:r>
        </w:p>
      </w:docPartBody>
    </w:docPart>
    <w:docPart>
      <w:docPartPr>
        <w:name w:val="12C10FE70E6F4224B9BEC0C151473EB8"/>
        <w:category>
          <w:name w:val="כללי"/>
          <w:gallery w:val="placeholder"/>
        </w:category>
        <w:types>
          <w:type w:val="bbPlcHdr"/>
        </w:types>
        <w:behaviors>
          <w:behavior w:val="content"/>
        </w:behaviors>
        <w:guid w:val="{C042262E-0B49-4DD0-918D-B29E6BDF93D6}"/>
      </w:docPartPr>
      <w:docPartBody>
        <w:p w:rsidR="00223BF5" w:rsidRDefault="00B66638" w:rsidP="00B66638">
          <w:pPr>
            <w:pStyle w:val="12C10FE70E6F4224B9BEC0C151473EB8"/>
          </w:pPr>
          <w:r w:rsidRPr="003059F5">
            <w:rPr>
              <w:rStyle w:val="a3"/>
              <w:rtl/>
            </w:rPr>
            <w:t>[שם ספק]</w:t>
          </w:r>
        </w:p>
      </w:docPartBody>
    </w:docPart>
    <w:docPart>
      <w:docPartPr>
        <w:name w:val="7DEE94D47AC4487BA83E26227B1511BC"/>
        <w:category>
          <w:name w:val="כללי"/>
          <w:gallery w:val="placeholder"/>
        </w:category>
        <w:types>
          <w:type w:val="bbPlcHdr"/>
        </w:types>
        <w:behaviors>
          <w:behavior w:val="content"/>
        </w:behaviors>
        <w:guid w:val="{DB6105B5-0B55-4B04-84F7-CED51078C658}"/>
      </w:docPartPr>
      <w:docPartBody>
        <w:p w:rsidR="00223BF5" w:rsidRDefault="00B66638" w:rsidP="00B66638">
          <w:pPr>
            <w:pStyle w:val="7DEE94D47AC4487BA83E26227B1511BC"/>
          </w:pPr>
          <w:r w:rsidRPr="003059F5">
            <w:rPr>
              <w:rStyle w:val="a3"/>
              <w:rtl/>
            </w:rPr>
            <w:t>[תבנית חוזה]</w:t>
          </w:r>
        </w:p>
      </w:docPartBody>
    </w:docPart>
    <w:docPart>
      <w:docPartPr>
        <w:name w:val="3DDE1654539A4EDDAA2783F0B74477BC"/>
        <w:category>
          <w:name w:val="כללי"/>
          <w:gallery w:val="placeholder"/>
        </w:category>
        <w:types>
          <w:type w:val="bbPlcHdr"/>
        </w:types>
        <w:behaviors>
          <w:behavior w:val="content"/>
        </w:behaviors>
        <w:guid w:val="{92AFC0FC-AD05-42E2-AE2A-7B1E41603FB1}"/>
      </w:docPartPr>
      <w:docPartBody>
        <w:p w:rsidR="00223BF5" w:rsidRDefault="00B66638" w:rsidP="00B66638">
          <w:pPr>
            <w:pStyle w:val="3DDE1654539A4EDDAA2783F0B74477BC"/>
          </w:pPr>
          <w:r w:rsidRPr="009D00D7">
            <w:rPr>
              <w:rStyle w:val="a3"/>
              <w:rtl/>
            </w:rPr>
            <w:t>[שם הפרויקט]</w:t>
          </w:r>
        </w:p>
      </w:docPartBody>
    </w:docPart>
    <w:docPart>
      <w:docPartPr>
        <w:name w:val="5437A83E92B3463780E78397A83A176C"/>
        <w:category>
          <w:name w:val="כללי"/>
          <w:gallery w:val="placeholder"/>
        </w:category>
        <w:types>
          <w:type w:val="bbPlcHdr"/>
        </w:types>
        <w:behaviors>
          <w:behavior w:val="content"/>
        </w:behaviors>
        <w:guid w:val="{24B4359C-5B55-4845-B294-23356ADBD95B}"/>
      </w:docPartPr>
      <w:docPartBody>
        <w:p w:rsidR="00223BF5" w:rsidRDefault="00B66638" w:rsidP="00B66638">
          <w:pPr>
            <w:pStyle w:val="5437A83E92B3463780E78397A83A176C"/>
          </w:pPr>
          <w:r w:rsidRPr="003059F5">
            <w:rPr>
              <w:rStyle w:val="a3"/>
              <w:rtl/>
            </w:rPr>
            <w:t>[שם ספק]</w:t>
          </w:r>
        </w:p>
      </w:docPartBody>
    </w:docPart>
    <w:docPart>
      <w:docPartPr>
        <w:name w:val="EDEA4191105145A5B4E43EC19FD84402"/>
        <w:category>
          <w:name w:val="כללי"/>
          <w:gallery w:val="placeholder"/>
        </w:category>
        <w:types>
          <w:type w:val="bbPlcHdr"/>
        </w:types>
        <w:behaviors>
          <w:behavior w:val="content"/>
        </w:behaviors>
        <w:guid w:val="{6A4DE757-ADE6-4E3A-85F5-989EEB1F5C0B}"/>
      </w:docPartPr>
      <w:docPartBody>
        <w:p w:rsidR="00223BF5" w:rsidRDefault="00B66638" w:rsidP="00B66638">
          <w:pPr>
            <w:pStyle w:val="EDEA4191105145A5B4E43EC19FD84402"/>
          </w:pPr>
          <w:r w:rsidRPr="003059F5">
            <w:rPr>
              <w:rStyle w:val="a3"/>
              <w:rtl/>
            </w:rPr>
            <w:t>[שם ספק]</w:t>
          </w:r>
        </w:p>
      </w:docPartBody>
    </w:docPart>
    <w:docPart>
      <w:docPartPr>
        <w:name w:val="C78DCCC7C7BC4F03BAB0D20362496CDE"/>
        <w:category>
          <w:name w:val="כללי"/>
          <w:gallery w:val="placeholder"/>
        </w:category>
        <w:types>
          <w:type w:val="bbPlcHdr"/>
        </w:types>
        <w:behaviors>
          <w:behavior w:val="content"/>
        </w:behaviors>
        <w:guid w:val="{D89B511B-69AD-41D6-978C-DC92F843BD83}"/>
      </w:docPartPr>
      <w:docPartBody>
        <w:p w:rsidR="0008167F" w:rsidRDefault="00002D11">
          <w:r w:rsidRPr="00F3672F">
            <w:rPr>
              <w:rStyle w:val="a3"/>
              <w:rtl/>
            </w:rPr>
            <w:t>[שם ספק]</w:t>
          </w:r>
        </w:p>
      </w:docPartBody>
    </w:docPart>
    <w:docPart>
      <w:docPartPr>
        <w:name w:val="121628505B204A37B3070DDA89D063C6"/>
        <w:category>
          <w:name w:val="כללי"/>
          <w:gallery w:val="placeholder"/>
        </w:category>
        <w:types>
          <w:type w:val="bbPlcHdr"/>
        </w:types>
        <w:behaviors>
          <w:behavior w:val="content"/>
        </w:behaviors>
        <w:guid w:val="{23F1EF5B-6A18-4BE3-A908-25599BE467E4}"/>
      </w:docPartPr>
      <w:docPartBody>
        <w:p w:rsidR="0008167F" w:rsidRDefault="00002D11">
          <w:r w:rsidRPr="00F3672F">
            <w:rPr>
              <w:rStyle w:val="a3"/>
              <w:rtl/>
            </w:rPr>
            <w:t>[שם צד א]</w:t>
          </w:r>
        </w:p>
      </w:docPartBody>
    </w:docPart>
    <w:docPart>
      <w:docPartPr>
        <w:name w:val="0EFC45A65FF840959F257E4CD533F2B5"/>
        <w:category>
          <w:name w:val="כללי"/>
          <w:gallery w:val="placeholder"/>
        </w:category>
        <w:types>
          <w:type w:val="bbPlcHdr"/>
        </w:types>
        <w:behaviors>
          <w:behavior w:val="content"/>
        </w:behaviors>
        <w:guid w:val="{82622BEB-FBB5-446C-BD59-AE872BC31FCD}"/>
      </w:docPartPr>
      <w:docPartBody>
        <w:p w:rsidR="0008167F" w:rsidRDefault="00002D11" w:rsidP="00002D11">
          <w:pPr>
            <w:pStyle w:val="0EFC45A65FF840959F257E4CD533F2B5"/>
          </w:pPr>
          <w:r w:rsidRPr="00F3672F">
            <w:rPr>
              <w:rStyle w:val="a3"/>
              <w:rtl/>
            </w:rPr>
            <w:t>[שם ספק]</w:t>
          </w:r>
        </w:p>
      </w:docPartBody>
    </w:docPart>
    <w:docPart>
      <w:docPartPr>
        <w:name w:val="B9C33F0C86DB4CBC9F2EE570B237EC30"/>
        <w:category>
          <w:name w:val="כללי"/>
          <w:gallery w:val="placeholder"/>
        </w:category>
        <w:types>
          <w:type w:val="bbPlcHdr"/>
        </w:types>
        <w:behaviors>
          <w:behavior w:val="content"/>
        </w:behaviors>
        <w:guid w:val="{6F69DD86-588C-46BC-8052-32277E7F2ED4}"/>
      </w:docPartPr>
      <w:docPartBody>
        <w:p w:rsidR="0008167F" w:rsidRDefault="00002D11" w:rsidP="00002D11">
          <w:pPr>
            <w:pStyle w:val="B9C33F0C86DB4CBC9F2EE570B237EC30"/>
          </w:pPr>
          <w:r w:rsidRPr="00C5438E">
            <w:rPr>
              <w:rStyle w:val="a3"/>
              <w:rtl/>
            </w:rPr>
            <w:t>[צד א בחוזה]</w:t>
          </w:r>
        </w:p>
      </w:docPartBody>
    </w:docPart>
    <w:docPart>
      <w:docPartPr>
        <w:name w:val="37EF0F13E9C0405CB8B31464D7DDE7DD"/>
        <w:category>
          <w:name w:val="כללי"/>
          <w:gallery w:val="placeholder"/>
        </w:category>
        <w:types>
          <w:type w:val="bbPlcHdr"/>
        </w:types>
        <w:behaviors>
          <w:behavior w:val="content"/>
        </w:behaviors>
        <w:guid w:val="{F765B854-D7CD-4A69-B40C-027A6D62D784}"/>
      </w:docPartPr>
      <w:docPartBody>
        <w:p w:rsidR="0008167F" w:rsidRDefault="00002D11" w:rsidP="00002D11">
          <w:pPr>
            <w:pStyle w:val="37EF0F13E9C0405CB8B31464D7DDE7DD"/>
          </w:pPr>
          <w:r w:rsidRPr="003059F5">
            <w:rPr>
              <w:rStyle w:val="a3"/>
              <w:rtl/>
            </w:rPr>
            <w:t>[שם ספק]</w:t>
          </w:r>
        </w:p>
      </w:docPartBody>
    </w:docPart>
    <w:docPart>
      <w:docPartPr>
        <w:name w:val="5FE07EE7E2E74D478FA009B500853FD7"/>
        <w:category>
          <w:name w:val="כללי"/>
          <w:gallery w:val="placeholder"/>
        </w:category>
        <w:types>
          <w:type w:val="bbPlcHdr"/>
        </w:types>
        <w:behaviors>
          <w:behavior w:val="content"/>
        </w:behaviors>
        <w:guid w:val="{7D9B5548-5340-4108-ABDF-65241EAAD271}"/>
      </w:docPartPr>
      <w:docPartBody>
        <w:p w:rsidR="0008167F" w:rsidRDefault="00002D11" w:rsidP="00002D11">
          <w:pPr>
            <w:pStyle w:val="5FE07EE7E2E74D478FA009B500853FD7"/>
          </w:pPr>
          <w:r w:rsidRPr="003059F5">
            <w:rPr>
              <w:rStyle w:val="a3"/>
              <w:rtl/>
            </w:rPr>
            <w:t>[שם אתר]</w:t>
          </w:r>
        </w:p>
      </w:docPartBody>
    </w:docPart>
    <w:docPart>
      <w:docPartPr>
        <w:name w:val="1F4F55CEDFFB4FE7B66AFC474F42EBD2"/>
        <w:category>
          <w:name w:val="כללי"/>
          <w:gallery w:val="placeholder"/>
        </w:category>
        <w:types>
          <w:type w:val="bbPlcHdr"/>
        </w:types>
        <w:behaviors>
          <w:behavior w:val="content"/>
        </w:behaviors>
        <w:guid w:val="{542AAC87-2A3F-432B-A031-54D8046A1D63}"/>
      </w:docPartPr>
      <w:docPartBody>
        <w:p w:rsidR="0008167F" w:rsidRDefault="00002D11" w:rsidP="00002D11">
          <w:pPr>
            <w:pStyle w:val="1F4F55CEDFFB4FE7B66AFC474F42EBD2"/>
          </w:pPr>
          <w:r w:rsidRPr="003059F5">
            <w:rPr>
              <w:rStyle w:val="a3"/>
              <w:rtl/>
            </w:rPr>
            <w:t>[תיאור עבודה]</w:t>
          </w:r>
        </w:p>
      </w:docPartBody>
    </w:docPart>
    <w:docPart>
      <w:docPartPr>
        <w:name w:val="19C998693DD34AA5A314AA74F723B7A9"/>
        <w:category>
          <w:name w:val="כללי"/>
          <w:gallery w:val="placeholder"/>
        </w:category>
        <w:types>
          <w:type w:val="bbPlcHdr"/>
        </w:types>
        <w:behaviors>
          <w:behavior w:val="content"/>
        </w:behaviors>
        <w:guid w:val="{B34C3C64-EEF3-49E9-9F39-B6C057D0F546}"/>
      </w:docPartPr>
      <w:docPartBody>
        <w:p w:rsidR="0008167F" w:rsidRDefault="00002D11" w:rsidP="00002D11">
          <w:pPr>
            <w:pStyle w:val="19C998693DD34AA5A314AA74F723B7A9"/>
          </w:pPr>
          <w:r w:rsidRPr="003059F5">
            <w:rPr>
              <w:rStyle w:val="a3"/>
              <w:rtl/>
            </w:rPr>
            <w:t>[שם ספק]</w:t>
          </w:r>
        </w:p>
      </w:docPartBody>
    </w:docPart>
    <w:docPart>
      <w:docPartPr>
        <w:name w:val="E3831BE528E047968132AA680B2D5110"/>
        <w:category>
          <w:name w:val="כללי"/>
          <w:gallery w:val="placeholder"/>
        </w:category>
        <w:types>
          <w:type w:val="bbPlcHdr"/>
        </w:types>
        <w:behaviors>
          <w:behavior w:val="content"/>
        </w:behaviors>
        <w:guid w:val="{1BD8D62C-7C27-48DA-8792-1AE919E6B0F5}"/>
      </w:docPartPr>
      <w:docPartBody>
        <w:p w:rsidR="0008167F" w:rsidRDefault="00002D11" w:rsidP="00002D11">
          <w:pPr>
            <w:pStyle w:val="E3831BE528E047968132AA680B2D5110"/>
          </w:pPr>
          <w:r w:rsidRPr="00C5438E">
            <w:rPr>
              <w:rStyle w:val="a3"/>
              <w:rtl/>
            </w:rPr>
            <w:t>[צד א בחוזה]</w:t>
          </w:r>
        </w:p>
      </w:docPartBody>
    </w:docPart>
    <w:docPart>
      <w:docPartPr>
        <w:name w:val="47FDFDD66BFC4956BFC623AEE6824888"/>
        <w:category>
          <w:name w:val="כללי"/>
          <w:gallery w:val="placeholder"/>
        </w:category>
        <w:types>
          <w:type w:val="bbPlcHdr"/>
        </w:types>
        <w:behaviors>
          <w:behavior w:val="content"/>
        </w:behaviors>
        <w:guid w:val="{14247A23-5D9C-463E-8C37-24FCE9295228}"/>
      </w:docPartPr>
      <w:docPartBody>
        <w:p w:rsidR="0008167F" w:rsidRDefault="00002D11" w:rsidP="00002D11">
          <w:pPr>
            <w:pStyle w:val="47FDFDD66BFC4956BFC623AEE6824888"/>
          </w:pPr>
          <w:r w:rsidRPr="003059F5">
            <w:rPr>
              <w:rStyle w:val="a3"/>
              <w:rtl/>
            </w:rPr>
            <w:t>[שם אתר]</w:t>
          </w:r>
        </w:p>
      </w:docPartBody>
    </w:docPart>
    <w:docPart>
      <w:docPartPr>
        <w:name w:val="5DBCD5AEF2F84B749FA9674FD5D43668"/>
        <w:category>
          <w:name w:val="כללי"/>
          <w:gallery w:val="placeholder"/>
        </w:category>
        <w:types>
          <w:type w:val="bbPlcHdr"/>
        </w:types>
        <w:behaviors>
          <w:behavior w:val="content"/>
        </w:behaviors>
        <w:guid w:val="{85A196AA-4BB1-4202-AF33-9A9332502A6E}"/>
      </w:docPartPr>
      <w:docPartBody>
        <w:p w:rsidR="0008167F" w:rsidRDefault="00002D11" w:rsidP="00002D11">
          <w:pPr>
            <w:pStyle w:val="5DBCD5AEF2F84B749FA9674FD5D43668"/>
          </w:pPr>
          <w:r w:rsidRPr="003059F5">
            <w:rPr>
              <w:rStyle w:val="a3"/>
              <w:rtl/>
            </w:rPr>
            <w:t>[תאריך חתימת חוזה]</w:t>
          </w:r>
        </w:p>
      </w:docPartBody>
    </w:docPart>
    <w:docPart>
      <w:docPartPr>
        <w:name w:val="DF8FA59E2C4D4C17BFE1C5C0C9C61907"/>
        <w:category>
          <w:name w:val="כללי"/>
          <w:gallery w:val="placeholder"/>
        </w:category>
        <w:types>
          <w:type w:val="bbPlcHdr"/>
        </w:types>
        <w:behaviors>
          <w:behavior w:val="content"/>
        </w:behaviors>
        <w:guid w:val="{B654FE17-921A-4B4C-8522-B80703693F1D}"/>
      </w:docPartPr>
      <w:docPartBody>
        <w:p w:rsidR="0008167F" w:rsidRDefault="00002D11" w:rsidP="00002D11">
          <w:pPr>
            <w:pStyle w:val="DF8FA59E2C4D4C17BFE1C5C0C9C61907"/>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2D11"/>
    <w:rsid w:val="000046A2"/>
    <w:rsid w:val="00015D7F"/>
    <w:rsid w:val="0008167F"/>
    <w:rsid w:val="0014061C"/>
    <w:rsid w:val="00172407"/>
    <w:rsid w:val="00223BF5"/>
    <w:rsid w:val="0032380B"/>
    <w:rsid w:val="003D3172"/>
    <w:rsid w:val="006865A5"/>
    <w:rsid w:val="00874A5F"/>
    <w:rsid w:val="00B6663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02D11"/>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9970B091003747E4836FA045B6EFF713">
    <w:name w:val="9970B091003747E4836FA045B6EFF713"/>
    <w:rsid w:val="00B66638"/>
    <w:pPr>
      <w:bidi/>
    </w:pPr>
  </w:style>
  <w:style w:type="paragraph" w:customStyle="1" w:styleId="0E08446C9890437AB5380797D9AAD797">
    <w:name w:val="0E08446C9890437AB5380797D9AAD797"/>
    <w:rsid w:val="00B66638"/>
    <w:pPr>
      <w:bidi/>
    </w:pPr>
  </w:style>
  <w:style w:type="paragraph" w:customStyle="1" w:styleId="7748D2B8613945338A3A545675197DE8">
    <w:name w:val="7748D2B8613945338A3A545675197DE8"/>
    <w:rsid w:val="00B66638"/>
    <w:pPr>
      <w:bidi/>
    </w:pPr>
  </w:style>
  <w:style w:type="paragraph" w:customStyle="1" w:styleId="E5E15C3F1D6D4EDF86BCD03352A54B60">
    <w:name w:val="E5E15C3F1D6D4EDF86BCD03352A54B60"/>
    <w:rsid w:val="00B66638"/>
    <w:pPr>
      <w:bidi/>
    </w:pPr>
  </w:style>
  <w:style w:type="paragraph" w:customStyle="1" w:styleId="5A840B3F642E4786914A0ADA022A5B65">
    <w:name w:val="5A840B3F642E4786914A0ADA022A5B65"/>
    <w:rsid w:val="00B66638"/>
    <w:pPr>
      <w:bidi/>
    </w:pPr>
  </w:style>
  <w:style w:type="paragraph" w:customStyle="1" w:styleId="344D92C3C0B240B0A5F6191FA36B1C65">
    <w:name w:val="344D92C3C0B240B0A5F6191FA36B1C65"/>
    <w:rsid w:val="00B66638"/>
    <w:pPr>
      <w:bidi/>
    </w:pPr>
  </w:style>
  <w:style w:type="paragraph" w:customStyle="1" w:styleId="7B59E8B27B2F46F7A7EAB17D0229FD16">
    <w:name w:val="7B59E8B27B2F46F7A7EAB17D0229FD16"/>
    <w:rsid w:val="00B66638"/>
    <w:pPr>
      <w:bidi/>
    </w:pPr>
  </w:style>
  <w:style w:type="paragraph" w:customStyle="1" w:styleId="73B25228A8C24B569CEBCAD6B6099438">
    <w:name w:val="73B25228A8C24B569CEBCAD6B6099438"/>
    <w:rsid w:val="00B66638"/>
    <w:pPr>
      <w:bidi/>
    </w:pPr>
  </w:style>
  <w:style w:type="paragraph" w:customStyle="1" w:styleId="3E79612BB8CD476D90D0973CD144BBD8">
    <w:name w:val="3E79612BB8CD476D90D0973CD144BBD8"/>
    <w:rsid w:val="00B66638"/>
    <w:pPr>
      <w:bidi/>
    </w:pPr>
  </w:style>
  <w:style w:type="paragraph" w:customStyle="1" w:styleId="7A2E55B347A1403AB8A26EF930D8F5BA">
    <w:name w:val="7A2E55B347A1403AB8A26EF930D8F5BA"/>
    <w:rsid w:val="00B66638"/>
    <w:pPr>
      <w:bidi/>
    </w:pPr>
  </w:style>
  <w:style w:type="paragraph" w:customStyle="1" w:styleId="D5A18AD6EBE4487EACD21B30C3590A34">
    <w:name w:val="D5A18AD6EBE4487EACD21B30C3590A34"/>
    <w:rsid w:val="00B66638"/>
    <w:pPr>
      <w:bidi/>
    </w:pPr>
  </w:style>
  <w:style w:type="paragraph" w:customStyle="1" w:styleId="E32423C4CA78411D942CD2BBBF0F8DD1">
    <w:name w:val="E32423C4CA78411D942CD2BBBF0F8DD1"/>
    <w:rsid w:val="00B66638"/>
    <w:pPr>
      <w:bidi/>
    </w:pPr>
  </w:style>
  <w:style w:type="paragraph" w:customStyle="1" w:styleId="7B48594FB750459D974598310523838C">
    <w:name w:val="7B48594FB750459D974598310523838C"/>
    <w:rsid w:val="00B66638"/>
    <w:pPr>
      <w:bidi/>
    </w:pPr>
  </w:style>
  <w:style w:type="paragraph" w:customStyle="1" w:styleId="9C57209DEE9D44A5A0AFAF1166799494">
    <w:name w:val="9C57209DEE9D44A5A0AFAF1166799494"/>
    <w:rsid w:val="00B66638"/>
    <w:pPr>
      <w:bidi/>
    </w:pPr>
  </w:style>
  <w:style w:type="paragraph" w:customStyle="1" w:styleId="10F5C76B294F467BBDF9E5D7E9E056F7">
    <w:name w:val="10F5C76B294F467BBDF9E5D7E9E056F7"/>
    <w:rsid w:val="00B66638"/>
    <w:pPr>
      <w:bidi/>
    </w:pPr>
  </w:style>
  <w:style w:type="paragraph" w:customStyle="1" w:styleId="1DD35DB313974BDEBDBB47811F7AA805">
    <w:name w:val="1DD35DB313974BDEBDBB47811F7AA805"/>
    <w:rsid w:val="00B66638"/>
    <w:pPr>
      <w:bidi/>
    </w:pPr>
  </w:style>
  <w:style w:type="paragraph" w:customStyle="1" w:styleId="BEB874EB332C46C7B43A739B9BBEB194">
    <w:name w:val="BEB874EB332C46C7B43A739B9BBEB194"/>
    <w:rsid w:val="00B66638"/>
    <w:pPr>
      <w:bidi/>
    </w:pPr>
  </w:style>
  <w:style w:type="paragraph" w:customStyle="1" w:styleId="FB1B626FD21641E9A83B074E0418A128">
    <w:name w:val="FB1B626FD21641E9A83B074E0418A128"/>
    <w:rsid w:val="00B66638"/>
    <w:pPr>
      <w:bidi/>
    </w:pPr>
  </w:style>
  <w:style w:type="paragraph" w:customStyle="1" w:styleId="EE636E82F76F4CDEA2CCA036C51BF98B">
    <w:name w:val="EE636E82F76F4CDEA2CCA036C51BF98B"/>
    <w:rsid w:val="00B66638"/>
    <w:pPr>
      <w:bidi/>
    </w:pPr>
  </w:style>
  <w:style w:type="paragraph" w:customStyle="1" w:styleId="82E320F7A3D84E50B80452CB019917A4">
    <w:name w:val="82E320F7A3D84E50B80452CB019917A4"/>
    <w:rsid w:val="00B66638"/>
    <w:pPr>
      <w:bidi/>
    </w:pPr>
  </w:style>
  <w:style w:type="paragraph" w:customStyle="1" w:styleId="8CA53A5E1BFB4114A179C788BCC9CEC2">
    <w:name w:val="8CA53A5E1BFB4114A179C788BCC9CEC2"/>
    <w:rsid w:val="00B66638"/>
    <w:pPr>
      <w:bidi/>
    </w:pPr>
  </w:style>
  <w:style w:type="paragraph" w:customStyle="1" w:styleId="E7D608607D8A48F3AEDD725E99C02C30">
    <w:name w:val="E7D608607D8A48F3AEDD725E99C02C30"/>
    <w:rsid w:val="00B66638"/>
    <w:pPr>
      <w:bidi/>
    </w:pPr>
  </w:style>
  <w:style w:type="paragraph" w:customStyle="1" w:styleId="F75ACD1BE3C34DDD94001F1B1B7E051F">
    <w:name w:val="F75ACD1BE3C34DDD94001F1B1B7E051F"/>
    <w:rsid w:val="00B66638"/>
    <w:pPr>
      <w:bidi/>
    </w:pPr>
  </w:style>
  <w:style w:type="paragraph" w:customStyle="1" w:styleId="ECA626267DE84EAB83F87D3F53948A3E">
    <w:name w:val="ECA626267DE84EAB83F87D3F53948A3E"/>
    <w:rsid w:val="00B66638"/>
    <w:pPr>
      <w:bidi/>
    </w:pPr>
  </w:style>
  <w:style w:type="paragraph" w:customStyle="1" w:styleId="6CF4E9F3C4BB40B6AF49103A753AF238">
    <w:name w:val="6CF4E9F3C4BB40B6AF49103A753AF238"/>
    <w:rsid w:val="00B66638"/>
    <w:pPr>
      <w:bidi/>
    </w:pPr>
  </w:style>
  <w:style w:type="paragraph" w:customStyle="1" w:styleId="D836DF071493441185EC595AB47D599F">
    <w:name w:val="D836DF071493441185EC595AB47D599F"/>
    <w:rsid w:val="00B66638"/>
    <w:pPr>
      <w:bidi/>
    </w:pPr>
  </w:style>
  <w:style w:type="paragraph" w:customStyle="1" w:styleId="1B0FE9659B944119A41B71B884CDE202">
    <w:name w:val="1B0FE9659B944119A41B71B884CDE202"/>
    <w:rsid w:val="00B66638"/>
    <w:pPr>
      <w:bidi/>
    </w:pPr>
  </w:style>
  <w:style w:type="paragraph" w:customStyle="1" w:styleId="81C8A0CFC7504C25B052E64F322C5E84">
    <w:name w:val="81C8A0CFC7504C25B052E64F322C5E84"/>
    <w:rsid w:val="00B66638"/>
    <w:pPr>
      <w:bidi/>
    </w:pPr>
  </w:style>
  <w:style w:type="paragraph" w:customStyle="1" w:styleId="A04D0F8FAC2041F98E90788E296A6E81">
    <w:name w:val="A04D0F8FAC2041F98E90788E296A6E81"/>
    <w:rsid w:val="00B66638"/>
    <w:pPr>
      <w:bidi/>
    </w:pPr>
  </w:style>
  <w:style w:type="paragraph" w:customStyle="1" w:styleId="F3078669B3524F64A2C046BD2ECAA5AB">
    <w:name w:val="F3078669B3524F64A2C046BD2ECAA5AB"/>
    <w:rsid w:val="00B66638"/>
    <w:pPr>
      <w:bidi/>
    </w:pPr>
  </w:style>
  <w:style w:type="paragraph" w:customStyle="1" w:styleId="7492FC801BD0441AA4D898A446075364">
    <w:name w:val="7492FC801BD0441AA4D898A446075364"/>
    <w:rsid w:val="00B66638"/>
    <w:pPr>
      <w:bidi/>
    </w:pPr>
  </w:style>
  <w:style w:type="paragraph" w:customStyle="1" w:styleId="12C10FE70E6F4224B9BEC0C151473EB8">
    <w:name w:val="12C10FE70E6F4224B9BEC0C151473EB8"/>
    <w:rsid w:val="00B66638"/>
    <w:pPr>
      <w:bidi/>
    </w:pPr>
  </w:style>
  <w:style w:type="paragraph" w:customStyle="1" w:styleId="7DEE94D47AC4487BA83E26227B1511BC">
    <w:name w:val="7DEE94D47AC4487BA83E26227B1511BC"/>
    <w:rsid w:val="00B66638"/>
    <w:pPr>
      <w:bidi/>
    </w:pPr>
  </w:style>
  <w:style w:type="paragraph" w:customStyle="1" w:styleId="3DDE1654539A4EDDAA2783F0B74477BC">
    <w:name w:val="3DDE1654539A4EDDAA2783F0B74477BC"/>
    <w:rsid w:val="00B66638"/>
    <w:pPr>
      <w:bidi/>
    </w:pPr>
  </w:style>
  <w:style w:type="paragraph" w:customStyle="1" w:styleId="5437A83E92B3463780E78397A83A176C">
    <w:name w:val="5437A83E92B3463780E78397A83A176C"/>
    <w:rsid w:val="00B66638"/>
    <w:pPr>
      <w:bidi/>
    </w:pPr>
  </w:style>
  <w:style w:type="paragraph" w:customStyle="1" w:styleId="EDEA4191105145A5B4E43EC19FD84402">
    <w:name w:val="EDEA4191105145A5B4E43EC19FD84402"/>
    <w:rsid w:val="00B66638"/>
    <w:pPr>
      <w:bidi/>
    </w:pPr>
  </w:style>
  <w:style w:type="paragraph" w:customStyle="1" w:styleId="40D382D5C4724A0B810B7005BD911C3A">
    <w:name w:val="40D382D5C4724A0B810B7005BD911C3A"/>
    <w:rsid w:val="00B66638"/>
    <w:pPr>
      <w:bidi/>
    </w:pPr>
  </w:style>
  <w:style w:type="paragraph" w:customStyle="1" w:styleId="17EDA4E0A3634E7BBDA8CEDCA9EE5542">
    <w:name w:val="17EDA4E0A3634E7BBDA8CEDCA9EE5542"/>
    <w:rsid w:val="00B66638"/>
    <w:pPr>
      <w:bidi/>
    </w:pPr>
  </w:style>
  <w:style w:type="paragraph" w:customStyle="1" w:styleId="A094D93F76ED4248A4432D43D0D9F832">
    <w:name w:val="A094D93F76ED4248A4432D43D0D9F832"/>
    <w:rsid w:val="00B66638"/>
    <w:pPr>
      <w:bidi/>
    </w:pPr>
  </w:style>
  <w:style w:type="paragraph" w:customStyle="1" w:styleId="2590BE8C97D840FDA665D56EBE1E9424">
    <w:name w:val="2590BE8C97D840FDA665D56EBE1E9424"/>
    <w:rsid w:val="00B66638"/>
    <w:pPr>
      <w:bidi/>
    </w:pPr>
  </w:style>
  <w:style w:type="paragraph" w:customStyle="1" w:styleId="AE3D38CC3DEB4297B741360C625F9098">
    <w:name w:val="AE3D38CC3DEB4297B741360C625F9098"/>
    <w:rsid w:val="00B66638"/>
    <w:pPr>
      <w:bidi/>
    </w:pPr>
  </w:style>
  <w:style w:type="paragraph" w:customStyle="1" w:styleId="0EFC45A65FF840959F257E4CD533F2B5">
    <w:name w:val="0EFC45A65FF840959F257E4CD533F2B5"/>
    <w:rsid w:val="00002D11"/>
    <w:pPr>
      <w:bidi/>
    </w:pPr>
  </w:style>
  <w:style w:type="paragraph" w:customStyle="1" w:styleId="DDF490A1AEE940D7A8B61825352AA089">
    <w:name w:val="DDF490A1AEE940D7A8B61825352AA089"/>
    <w:rsid w:val="00002D11"/>
    <w:pPr>
      <w:bidi/>
    </w:pPr>
  </w:style>
  <w:style w:type="paragraph" w:customStyle="1" w:styleId="B9C33F0C86DB4CBC9F2EE570B237EC30">
    <w:name w:val="B9C33F0C86DB4CBC9F2EE570B237EC30"/>
    <w:rsid w:val="00002D11"/>
    <w:pPr>
      <w:bidi/>
    </w:pPr>
  </w:style>
  <w:style w:type="paragraph" w:customStyle="1" w:styleId="37EF0F13E9C0405CB8B31464D7DDE7DD">
    <w:name w:val="37EF0F13E9C0405CB8B31464D7DDE7DD"/>
    <w:rsid w:val="00002D11"/>
    <w:pPr>
      <w:bidi/>
    </w:pPr>
  </w:style>
  <w:style w:type="paragraph" w:customStyle="1" w:styleId="5FE07EE7E2E74D478FA009B500853FD7">
    <w:name w:val="5FE07EE7E2E74D478FA009B500853FD7"/>
    <w:rsid w:val="00002D11"/>
    <w:pPr>
      <w:bidi/>
    </w:pPr>
  </w:style>
  <w:style w:type="paragraph" w:customStyle="1" w:styleId="1F4F55CEDFFB4FE7B66AFC474F42EBD2">
    <w:name w:val="1F4F55CEDFFB4FE7B66AFC474F42EBD2"/>
    <w:rsid w:val="00002D11"/>
    <w:pPr>
      <w:bidi/>
    </w:pPr>
  </w:style>
  <w:style w:type="paragraph" w:customStyle="1" w:styleId="19C998693DD34AA5A314AA74F723B7A9">
    <w:name w:val="19C998693DD34AA5A314AA74F723B7A9"/>
    <w:rsid w:val="00002D11"/>
    <w:pPr>
      <w:bidi/>
    </w:pPr>
  </w:style>
  <w:style w:type="paragraph" w:customStyle="1" w:styleId="E3831BE528E047968132AA680B2D5110">
    <w:name w:val="E3831BE528E047968132AA680B2D5110"/>
    <w:rsid w:val="00002D11"/>
    <w:pPr>
      <w:bidi/>
    </w:pPr>
  </w:style>
  <w:style w:type="paragraph" w:customStyle="1" w:styleId="47FDFDD66BFC4956BFC623AEE6824888">
    <w:name w:val="47FDFDD66BFC4956BFC623AEE6824888"/>
    <w:rsid w:val="00002D11"/>
    <w:pPr>
      <w:bidi/>
    </w:pPr>
  </w:style>
  <w:style w:type="paragraph" w:customStyle="1" w:styleId="5DBCD5AEF2F84B749FA9674FD5D43668">
    <w:name w:val="5DBCD5AEF2F84B749FA9674FD5D43668"/>
    <w:rsid w:val="00002D11"/>
    <w:pPr>
      <w:bidi/>
    </w:pPr>
  </w:style>
  <w:style w:type="paragraph" w:customStyle="1" w:styleId="DF8FA59E2C4D4C17BFE1C5C0C9C61907">
    <w:name w:val="DF8FA59E2C4D4C17BFE1C5C0C9C61907"/>
    <w:rsid w:val="00002D1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נגישות" ma:contentTypeID="0x010100398782B37190B343ABC5A26867A4FDE21D00F15C0766E7BBA74F91280FA61907F651" ma:contentTypeVersion="175" ma:contentTypeDescription="" ma:contentTypeScope="" ma:versionID="1c5b65a852dbe5ef0a262b558e9329b4">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BB7A1048-F590-4CE5-A4C7-0D4AFEACADAF}"/>
</file>

<file path=customXml/itemProps4.xml><?xml version="1.0" encoding="utf-8"?>
<ds:datastoreItem xmlns:ds="http://schemas.openxmlformats.org/officeDocument/2006/customXml" ds:itemID="{D523183D-63FD-46B4-9CFE-C7D0612343B3}"/>
</file>

<file path=customXml/itemProps5.xml><?xml version="1.0" encoding="utf-8"?>
<ds:datastoreItem xmlns:ds="http://schemas.openxmlformats.org/officeDocument/2006/customXml" ds:itemID="{9FFDF92F-A99F-47B8-870A-E7F8701AAA17}"/>
</file>

<file path=customXml/itemProps6.xml><?xml version="1.0" encoding="utf-8"?>
<ds:datastoreItem xmlns:ds="http://schemas.openxmlformats.org/officeDocument/2006/customXml" ds:itemID="{BE8A651A-C66E-4237-929F-0F9AF8634D39}"/>
</file>

<file path=docProps/app.xml><?xml version="1.0" encoding="utf-8"?>
<Properties xmlns="http://schemas.openxmlformats.org/officeDocument/2006/extended-properties" xmlns:vt="http://schemas.openxmlformats.org/officeDocument/2006/docPropsVTypes">
  <Template>Normal</Template>
  <TotalTime>1</TotalTime>
  <Pages>32</Pages>
  <Words>9532</Words>
  <Characters>47662</Characters>
  <Application>Microsoft Office Word</Application>
  <DocSecurity>0</DocSecurity>
  <Lines>397</Lines>
  <Paragraphs>114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57080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2022-11-29T07:57:00Z</dcterms:created>
  <dcterms:modified xsi:type="dcterms:W3CDTF">2022-11-29T07:57:00Z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c9c2dc35-01a0-426a-b524-8d6f96223b31</vt:lpwstr>
  </property>
</Properties>
</file>