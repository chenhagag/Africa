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9E6A3"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p>
    <w:p w14:paraId="0A01D7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3A7C82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3EC2FDBE" wp14:editId="598D3B5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6B5BFC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58C1A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E36F76"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37CC59"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A73AEF"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8CE36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32FCB49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A809D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8DB3C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35AD4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449505"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15B02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1422CE"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883A3C"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2F0450"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4C535D9" w14:textId="5CFB1A1B" w:rsidR="00461F51" w:rsidRPr="00B27B4C" w:rsidRDefault="007421ED"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5-24T14:22: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proofErr w:type="spellEnd"/>
            <w:r>
              <w:rPr>
                <w:rFonts w:ascii="Times New Roman" w:eastAsia="Times New Roman" w:hAnsi="Times New Roman" w:cs="David"/>
                <w:bCs/>
                <w:sz w:val="32"/>
                <w:szCs w:val="32"/>
                <w:u w:val="single"/>
                <w:rtl/>
                <w:lang w:eastAsia="he-IL"/>
              </w:rPr>
              <w:t xml:space="preserve"> - בניין 31</w:t>
            </w:r>
          </w:ins>
        </w:p>
      </w:sdtContent>
    </w:sdt>
    <w:p w14:paraId="5CAF95EE"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717ABF8" w14:textId="5FE735F9" w:rsidR="00461F51" w:rsidRPr="00B27B4C" w:rsidRDefault="007421ED"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4T14:22: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ins>
          <w:proofErr w:type="spellEnd"/>
        </w:p>
      </w:sdtContent>
    </w:sdt>
    <w:p w14:paraId="422D212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5CFF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C680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2F1D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87CBF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A8A18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49164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E7722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371B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FEB67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A375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1ABF9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35687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F557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37152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2D7A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88DA4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2A5B6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01BCE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B8201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B4D5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7318FC" w14:textId="1BB18E1A" w:rsidR="007D6A6B" w:rsidRPr="007D6A6B" w:rsidRDefault="003B4185" w:rsidP="003B4185">
      <w:pPr>
        <w:widowControl w:val="0"/>
        <w:tabs>
          <w:tab w:val="left" w:pos="6881"/>
        </w:tabs>
        <w:spacing w:before="0" w:beforeAutospacing="0" w:after="0" w:afterAutospacing="0" w:line="240" w:lineRule="auto"/>
        <w:rPr>
          <w:rFonts w:ascii="Times New Roman" w:eastAsia="Times New Roman" w:hAnsi="Times New Roman" w:cs="David"/>
          <w:bCs/>
          <w:sz w:val="32"/>
          <w:szCs w:val="32"/>
          <w:u w:val="single"/>
          <w:rtl/>
          <w:lang w:eastAsia="he-IL"/>
        </w:rPr>
        <w:pPrChange w:id="2" w:author="Meryl Etman [2]" w:date="2021-12-26T17:51:00Z">
          <w:pPr>
            <w:widowControl w:val="0"/>
            <w:spacing w:before="0" w:beforeAutospacing="0" w:after="0" w:afterAutospacing="0" w:line="240" w:lineRule="auto"/>
            <w:jc w:val="center"/>
          </w:pPr>
        </w:pPrChange>
      </w:pPr>
      <w:ins w:id="3" w:author="Meryl Etman [2]" w:date="2021-12-26T17:51:00Z">
        <w:r>
          <w:rPr>
            <w:rFonts w:ascii="Times New Roman" w:eastAsia="Times New Roman" w:hAnsi="Times New Roman" w:cs="David"/>
            <w:bCs/>
            <w:sz w:val="32"/>
            <w:szCs w:val="32"/>
            <w:u w:val="single"/>
            <w:rtl/>
            <w:lang w:eastAsia="he-IL"/>
          </w:rPr>
          <w:lastRenderedPageBreak/>
          <w:tab/>
        </w:r>
      </w:ins>
    </w:p>
    <w:p w14:paraId="5B92638C"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01D032"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9CDBF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66AE74D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C5DA43" w14:textId="7F33F443"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16T00:00:00Z">
            <w:dateFormat w:val="dd/MM/yyyy"/>
            <w:lid w:val="he-IL"/>
            <w:storeMappedDataAs w:val="dateTime"/>
            <w:calendar w:val="gregorian"/>
          </w:date>
        </w:sdtPr>
        <w:sdtEndPr/>
        <w:sdtContent>
          <w:ins w:id="4" w:author="Meryl Etman" w:date="2021-12-26T17:36:00Z">
            <w:r w:rsidR="00327291">
              <w:rPr>
                <w:rFonts w:ascii="Times New Roman" w:eastAsia="Times New Roman" w:hAnsi="Times New Roman" w:cs="David" w:hint="cs"/>
                <w:color w:val="800080"/>
                <w:sz w:val="24"/>
                <w:szCs w:val="24"/>
                <w:rtl/>
                <w:lang w:eastAsia="he-IL"/>
              </w:rPr>
              <w:t>‏16/12/2021</w:t>
            </w:r>
          </w:ins>
        </w:sdtContent>
      </w:sdt>
    </w:p>
    <w:p w14:paraId="3A531AF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213EAC1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C5D65F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1EA77A"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10BC3DF" w14:textId="159A84D4" w:rsidR="007D6A6B" w:rsidRPr="007D6A6B" w:rsidRDefault="007421ED"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5" w:author="Meryl Etman" w:date="2021-05-24T14:23: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3B65FF9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530B9CA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7F8477B8"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7F1C6A2"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315DE0D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9873D1E" w14:textId="374E9739" w:rsidR="007D6A6B" w:rsidRPr="007D6A6B" w:rsidRDefault="007421ED"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6" w:author="Meryl Etman" w:date="2021-05-24T14:24:00Z">
            <w:r>
              <w:rPr>
                <w:rFonts w:ascii="Times New Roman" w:eastAsia="Times New Roman" w:hAnsi="Times New Roman" w:cs="David"/>
                <w:color w:val="800080"/>
                <w:sz w:val="24"/>
                <w:szCs w:val="24"/>
                <w:rtl/>
              </w:rPr>
              <w:br/>
              <w:t>אסא אהרוני מהנדסים יועצים בע"מ</w:t>
            </w:r>
            <w:r>
              <w:rPr>
                <w:rFonts w:ascii="Times New Roman" w:eastAsia="Times New Roman" w:hAnsi="Times New Roman" w:cs="David"/>
                <w:color w:val="800080"/>
                <w:sz w:val="24"/>
                <w:szCs w:val="24"/>
                <w:rtl/>
              </w:rPr>
              <w:br/>
              <w:t>רח' האתגר 5, טירת הכרמל</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54409DC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4DF1110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3427864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B560204"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D983934"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33D77382"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B77001D"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4F4C5A1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F28DA1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1D43142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69ACD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w:t>
      </w:r>
      <w:proofErr w:type="spellStart"/>
      <w:r w:rsidRPr="007D6A6B">
        <w:rPr>
          <w:rFonts w:ascii="Times New Roman" w:eastAsia="Times New Roman" w:hAnsi="Times New Roman" w:cs="David"/>
          <w:bCs/>
          <w:sz w:val="20"/>
          <w:szCs w:val="24"/>
          <w:rtl/>
          <w:lang w:eastAsia="he-IL"/>
        </w:rPr>
        <w:t>התכנית</w:t>
      </w:r>
      <w:proofErr w:type="spellEnd"/>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p>
    <w:p w14:paraId="3E1840D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437C73A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6E086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שטח </w:t>
      </w:r>
      <w:proofErr w:type="spellStart"/>
      <w:r w:rsidRPr="007D6A6B">
        <w:rPr>
          <w:rFonts w:ascii="Times New Roman" w:eastAsia="Times New Roman" w:hAnsi="Times New Roman" w:cs="David"/>
          <w:sz w:val="20"/>
          <w:szCs w:val="24"/>
          <w:rtl/>
          <w:lang w:eastAsia="he-IL"/>
        </w:rPr>
        <w:t>התכנית</w:t>
      </w:r>
      <w:proofErr w:type="spellEnd"/>
      <w:r w:rsidRPr="007D6A6B">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5044B0A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3AE09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BC6275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DF2605"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proofErr w:type="spellStart"/>
      <w:r w:rsidRPr="007D6A6B">
        <w:rPr>
          <w:rFonts w:ascii="Times New Roman" w:eastAsia="Times New Roman" w:hAnsi="Times New Roman" w:cs="David"/>
          <w:b/>
          <w:bCs/>
          <w:sz w:val="20"/>
          <w:szCs w:val="24"/>
          <w:rtl/>
          <w:lang w:eastAsia="he-IL"/>
        </w:rPr>
        <w:t>התכניות</w:t>
      </w:r>
      <w:proofErr w:type="spellEnd"/>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החישובים, התיאורים, הביאורים, המדידות, התרשימים הדיאגרמות, השרטוטים, המפרטים, כתבי הכמויות, ההמלצות, ההנחיות </w:t>
      </w:r>
      <w:r w:rsidRPr="007D6A6B">
        <w:rPr>
          <w:rFonts w:ascii="Times New Roman" w:eastAsia="Times New Roman" w:hAnsi="Times New Roman" w:cs="David"/>
          <w:sz w:val="20"/>
          <w:szCs w:val="24"/>
          <w:rtl/>
          <w:lang w:eastAsia="he-IL"/>
        </w:rPr>
        <w:lastRenderedPageBreak/>
        <w:t>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0AC24E4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40F58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6618BED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5E5E4D2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2C254C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3AB240"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AD5334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1D894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582767B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C1CC6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77CBD38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617FA85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96A86B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06BE3A2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C8A0F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0DD4C8B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37245D1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14CC1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7DE69526"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11F4CA3E"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6FF74A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412C0DF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522116D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A76534E"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0866B453"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6720979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6864419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693601FE"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57F764EF"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48E801BC"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07976C22"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571BF7DE"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 xml:space="preserve">רשימת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והמסמכים שעל המתכנן להנפיק.</w:t>
      </w:r>
    </w:p>
    <w:p w14:paraId="6700DD3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27341B9E"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1514478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4609CD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011139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w:t>
      </w:r>
      <w:proofErr w:type="spellEnd"/>
      <w:r w:rsidRPr="007D6A6B">
        <w:rPr>
          <w:rFonts w:ascii="Times New Roman" w:eastAsia="Times New Roman" w:hAnsi="Times New Roman" w:cs="David"/>
          <w:sz w:val="20"/>
          <w:szCs w:val="24"/>
          <w:rtl/>
          <w:lang w:eastAsia="he-IL"/>
        </w:rPr>
        <w:t xml:space="preserve">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0CCC2B0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w:t>
      </w:r>
      <w:r w:rsidRPr="007D6A6B">
        <w:rPr>
          <w:rFonts w:ascii="Times New Roman" w:eastAsia="Times New Roman" w:hAnsi="Times New Roman" w:cs="David"/>
          <w:sz w:val="20"/>
          <w:szCs w:val="24"/>
          <w:rtl/>
          <w:lang w:eastAsia="he-IL"/>
        </w:rPr>
        <w:lastRenderedPageBreak/>
        <w:t>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0F9C5D2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CAF695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7068221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65F02CC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49F3EF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2E34BD2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8486BF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7D6A6B">
        <w:rPr>
          <w:rFonts w:ascii="Times New Roman" w:eastAsia="Times New Roman" w:hAnsi="Times New Roman" w:cs="David"/>
          <w:sz w:val="20"/>
          <w:szCs w:val="24"/>
          <w:rtl/>
          <w:lang w:eastAsia="he-IL"/>
        </w:rPr>
        <w:t>בתכניותיו</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4D6389F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7EAFFC3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06C2BD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w:t>
      </w:r>
      <w:proofErr w:type="spellStart"/>
      <w:r w:rsidRPr="007D6A6B">
        <w:rPr>
          <w:rFonts w:ascii="Times New Roman" w:eastAsia="Times New Roman" w:hAnsi="Times New Roman" w:cs="David" w:hint="cs"/>
          <w:sz w:val="20"/>
          <w:szCs w:val="24"/>
          <w:rtl/>
          <w:lang w:eastAsia="he-IL"/>
        </w:rPr>
        <w:t>רמדורנט</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של </w:t>
      </w:r>
      <w:proofErr w:type="spellStart"/>
      <w:r w:rsidRPr="007D6A6B">
        <w:rPr>
          <w:rFonts w:ascii="Times New Roman" w:eastAsia="Times New Roman" w:hAnsi="Times New Roman" w:cs="David"/>
          <w:sz w:val="20"/>
          <w:szCs w:val="24"/>
          <w:rtl/>
          <w:lang w:eastAsia="he-IL"/>
        </w:rPr>
        <w:t>רמדור</w:t>
      </w:r>
      <w:proofErr w:type="spellEnd"/>
      <w:r w:rsidRPr="007D6A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10D9B66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0B36B60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4CF2F28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F4E1A4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252E05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107585E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79EEB6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6B8906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218880A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0CBD752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5B43CF6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537971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74FB5A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תיקונים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9D56D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3BC9B00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sz w:val="20"/>
          <w:szCs w:val="24"/>
          <w:rtl/>
          <w:lang w:eastAsia="he-IL"/>
        </w:rPr>
        <w:lastRenderedPageBreak/>
        <w:t>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43722F1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0E84801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C3193F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50666B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41A02B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ככל שהדבר יידרש.</w:t>
      </w:r>
    </w:p>
    <w:p w14:paraId="38BACBA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71237EE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79C8A82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21E7D59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5F980E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FD22A1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יתר הגורמים, מותנות בכך שיסופקו להם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CA5222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 xml:space="preserve">רק בהימלא כל התנאים המצטברים </w:t>
      </w:r>
      <w:r w:rsidRPr="007D6A6B">
        <w:rPr>
          <w:rFonts w:ascii="Times New Roman" w:eastAsia="Times New Roman" w:hAnsi="Times New Roman" w:cs="David"/>
          <w:sz w:val="20"/>
          <w:szCs w:val="24"/>
          <w:rtl/>
          <w:lang w:eastAsia="he-IL"/>
        </w:rPr>
        <w:lastRenderedPageBreak/>
        <w:t>הבאים ולמשך הזמן שהמנהל יקבע, דהיינו:</w:t>
      </w:r>
    </w:p>
    <w:p w14:paraId="061BE05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7679A5C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DA4E3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לא קיבל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F6619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7F0A31F2"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452B00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1DB2DA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1838802" w14:textId="77777777" w:rsidR="007D6A6B" w:rsidRPr="007D6A6B" w:rsidDel="0065392B" w:rsidRDefault="007D6A6B" w:rsidP="007D6A6B">
      <w:pPr>
        <w:widowControl w:val="0"/>
        <w:numPr>
          <w:ilvl w:val="1"/>
          <w:numId w:val="16"/>
        </w:numPr>
        <w:spacing w:before="0" w:beforeAutospacing="0" w:after="240" w:afterAutospacing="0" w:line="240" w:lineRule="auto"/>
        <w:ind w:left="788" w:hanging="431"/>
        <w:jc w:val="both"/>
        <w:rPr>
          <w:del w:id="7" w:author="Meryl Etman" w:date="2021-05-24T15:47:00Z"/>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5E059D40" w14:textId="77777777" w:rsidR="007D6A6B" w:rsidRPr="0065392B" w:rsidRDefault="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8" w:author="Meryl Etman" w:date="2021-05-24T15:47:00Z">
          <w:pPr>
            <w:widowControl w:val="0"/>
            <w:spacing w:before="0" w:beforeAutospacing="0" w:after="240" w:afterAutospacing="0" w:line="240" w:lineRule="auto"/>
            <w:ind w:left="788"/>
            <w:jc w:val="both"/>
          </w:pPr>
        </w:pPrChange>
      </w:pPr>
    </w:p>
    <w:p w14:paraId="186E891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638D7C29"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 xml:space="preserve">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45E11E1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684B3E9A" w14:textId="77777777" w:rsidR="007D6A6B" w:rsidRPr="007D6A6B" w:rsidDel="0065392B" w:rsidRDefault="007D6A6B" w:rsidP="007D6A6B">
      <w:pPr>
        <w:widowControl w:val="0"/>
        <w:numPr>
          <w:ilvl w:val="2"/>
          <w:numId w:val="16"/>
        </w:numPr>
        <w:tabs>
          <w:tab w:val="num" w:pos="1507"/>
        </w:tabs>
        <w:spacing w:before="0" w:beforeAutospacing="0" w:after="200" w:afterAutospacing="0" w:line="240" w:lineRule="auto"/>
        <w:ind w:left="1507" w:hanging="425"/>
        <w:jc w:val="both"/>
        <w:rPr>
          <w:del w:id="9" w:author="Meryl Etman" w:date="2021-05-24T15:46:00Z"/>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29AD7E47" w14:textId="77777777" w:rsidR="007D6A6B" w:rsidRPr="0065392B" w:rsidDel="0065392B" w:rsidRDefault="007D6A6B">
      <w:pPr>
        <w:widowControl w:val="0"/>
        <w:numPr>
          <w:ilvl w:val="2"/>
          <w:numId w:val="16"/>
        </w:numPr>
        <w:tabs>
          <w:tab w:val="num" w:pos="1507"/>
        </w:tabs>
        <w:spacing w:before="0" w:beforeAutospacing="0" w:after="0" w:afterAutospacing="0" w:line="240" w:lineRule="auto"/>
        <w:ind w:left="1507" w:hanging="425"/>
        <w:jc w:val="both"/>
        <w:rPr>
          <w:del w:id="10" w:author="Meryl Etman" w:date="2021-05-24T15:46:00Z"/>
          <w:rFonts w:ascii="Times New Roman" w:eastAsia="Times New Roman" w:hAnsi="Times New Roman" w:cs="David"/>
          <w:sz w:val="20"/>
          <w:szCs w:val="24"/>
          <w:rtl/>
          <w:lang w:eastAsia="he-IL"/>
        </w:rPr>
        <w:pPrChange w:id="11" w:author="Meryl Etman" w:date="2021-05-24T15:46:00Z">
          <w:pPr>
            <w:widowControl w:val="0"/>
            <w:spacing w:before="0" w:beforeAutospacing="0" w:after="0" w:afterAutospacing="0" w:line="240" w:lineRule="auto"/>
          </w:pPr>
        </w:pPrChange>
      </w:pPr>
    </w:p>
    <w:p w14:paraId="7FD22595" w14:textId="77777777" w:rsidR="007D6A6B" w:rsidRPr="007D6A6B" w:rsidDel="0065392B" w:rsidRDefault="007D6A6B">
      <w:pPr>
        <w:widowControl w:val="0"/>
        <w:numPr>
          <w:ilvl w:val="2"/>
          <w:numId w:val="16"/>
        </w:numPr>
        <w:tabs>
          <w:tab w:val="num" w:pos="1507"/>
        </w:tabs>
        <w:spacing w:before="0" w:beforeAutospacing="0" w:after="200" w:afterAutospacing="0" w:line="240" w:lineRule="auto"/>
        <w:ind w:left="1507" w:hanging="425"/>
        <w:jc w:val="both"/>
        <w:rPr>
          <w:del w:id="12" w:author="Meryl Etman" w:date="2021-05-24T15:46:00Z"/>
          <w:rFonts w:ascii="Times New Roman" w:eastAsia="Times New Roman" w:hAnsi="Times New Roman" w:cs="David"/>
          <w:sz w:val="20"/>
          <w:szCs w:val="24"/>
          <w:rtl/>
          <w:lang w:eastAsia="he-IL"/>
        </w:rPr>
        <w:pPrChange w:id="13" w:author="Meryl Etman" w:date="2021-05-24T15:46:00Z">
          <w:pPr>
            <w:widowControl w:val="0"/>
            <w:spacing w:before="0" w:beforeAutospacing="0" w:after="0" w:afterAutospacing="0" w:line="240" w:lineRule="auto"/>
          </w:pPr>
        </w:pPrChange>
      </w:pPr>
    </w:p>
    <w:p w14:paraId="3BF8C362" w14:textId="77777777" w:rsidR="007D6A6B" w:rsidRPr="0065392B" w:rsidRDefault="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Change w:id="14" w:author="Meryl Etman" w:date="2021-05-24T15:46:00Z">
          <w:pPr>
            <w:widowControl w:val="0"/>
            <w:spacing w:before="0" w:beforeAutospacing="0" w:after="0" w:afterAutospacing="0" w:line="240" w:lineRule="auto"/>
          </w:pPr>
        </w:pPrChange>
      </w:pPr>
    </w:p>
    <w:p w14:paraId="516C62F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61E5C5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15C8C2E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1E90CB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74991C7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קידוחים ובדיקות קרקע.</w:t>
      </w:r>
    </w:p>
    <w:p w14:paraId="30E71C7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2D3AC88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w:t>
      </w:r>
      <w:proofErr w:type="spellStart"/>
      <w:r w:rsidRPr="007D6A6B">
        <w:rPr>
          <w:rFonts w:ascii="Times New Roman" w:eastAsia="Times New Roman" w:hAnsi="Times New Roman" w:cs="David"/>
          <w:sz w:val="20"/>
          <w:szCs w:val="24"/>
          <w:rtl/>
          <w:lang w:eastAsia="he-IL"/>
        </w:rPr>
        <w:t>רמדורנט</w:t>
      </w:r>
      <w:proofErr w:type="spellEnd"/>
      <w:r w:rsidRPr="007D6A6B">
        <w:rPr>
          <w:rFonts w:ascii="Times New Roman" w:eastAsia="Times New Roman" w:hAnsi="Times New Roman" w:cs="David"/>
          <w:sz w:val="20"/>
          <w:szCs w:val="24"/>
          <w:rtl/>
          <w:lang w:eastAsia="he-IL"/>
        </w:rPr>
        <w:t xml:space="preserve">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32BED1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7D6A6B">
        <w:rPr>
          <w:rFonts w:ascii="Times New Roman" w:eastAsia="Times New Roman" w:hAnsi="Times New Roman" w:cs="David"/>
          <w:sz w:val="20"/>
          <w:szCs w:val="24"/>
          <w:rtl/>
          <w:lang w:eastAsia="he-IL"/>
        </w:rPr>
        <w:t>לשלמם</w:t>
      </w:r>
      <w:proofErr w:type="spellEnd"/>
      <w:r w:rsidRPr="007D6A6B">
        <w:rPr>
          <w:rFonts w:ascii="Times New Roman" w:eastAsia="Times New Roman" w:hAnsi="Times New Roman" w:cs="David"/>
          <w:sz w:val="20"/>
          <w:szCs w:val="24"/>
          <w:rtl/>
          <w:lang w:eastAsia="he-IL"/>
        </w:rPr>
        <w:t xml:space="preserve">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0732489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F18AC0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7D6A6B">
        <w:rPr>
          <w:rFonts w:ascii="Times New Roman" w:eastAsia="Times New Roman" w:hAnsi="Times New Roman" w:cs="David"/>
          <w:sz w:val="20"/>
          <w:szCs w:val="24"/>
          <w:rtl/>
          <w:lang w:eastAsia="he-IL"/>
        </w:rPr>
        <w:t>לתכניותיו</w:t>
      </w:r>
      <w:proofErr w:type="spellEnd"/>
      <w:r w:rsidRPr="007D6A6B">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608BEE6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73456378" w14:textId="77777777" w:rsidR="007D6A6B" w:rsidRPr="007D6A6B" w:rsidDel="0065392B" w:rsidRDefault="007D6A6B" w:rsidP="007D6A6B">
      <w:pPr>
        <w:widowControl w:val="0"/>
        <w:numPr>
          <w:ilvl w:val="1"/>
          <w:numId w:val="16"/>
        </w:numPr>
        <w:spacing w:before="0" w:beforeAutospacing="0" w:after="240" w:afterAutospacing="0" w:line="240" w:lineRule="auto"/>
        <w:ind w:left="788" w:hanging="431"/>
        <w:jc w:val="both"/>
        <w:rPr>
          <w:del w:id="15" w:author="Meryl Etman" w:date="2021-05-24T15:47:00Z"/>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805D713" w14:textId="77777777" w:rsidR="007D6A6B" w:rsidRPr="0065392B" w:rsidRDefault="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16" w:author="Meryl Etman" w:date="2021-05-24T15:47:00Z">
          <w:pPr>
            <w:widowControl w:val="0"/>
            <w:spacing w:before="0" w:beforeAutospacing="0" w:after="240" w:afterAutospacing="0" w:line="240" w:lineRule="auto"/>
            <w:ind w:left="788"/>
            <w:jc w:val="both"/>
          </w:pPr>
        </w:pPrChange>
      </w:pPr>
    </w:p>
    <w:p w14:paraId="2318BDB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07329F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3C18D874"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w:t>
      </w:r>
      <w:proofErr w:type="spellStart"/>
      <w:r w:rsidRPr="00736034">
        <w:rPr>
          <w:rFonts w:ascii="Times New Roman" w:eastAsia="Times New Roman" w:hAnsi="Times New Roman" w:cs="David" w:hint="cs"/>
          <w:b/>
          <w:sz w:val="20"/>
          <w:szCs w:val="24"/>
          <w:rtl/>
          <w:lang w:eastAsia="he-IL"/>
        </w:rPr>
        <w:t>המצ"ב</w:t>
      </w:r>
      <w:proofErr w:type="spellEnd"/>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lastRenderedPageBreak/>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2034A4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1EA7AFD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w:t>
      </w:r>
      <w:proofErr w:type="spellStart"/>
      <w:r w:rsidRPr="007D6A6B">
        <w:rPr>
          <w:rFonts w:ascii="Times New Roman" w:eastAsia="Times New Roman" w:hAnsi="Times New Roman" w:cs="David"/>
          <w:sz w:val="20"/>
          <w:szCs w:val="24"/>
          <w:rtl/>
          <w:lang w:eastAsia="he-IL"/>
        </w:rPr>
        <w:t>באומדן</w:t>
      </w:r>
      <w:proofErr w:type="spellEnd"/>
      <w:r w:rsidRPr="007D6A6B">
        <w:rPr>
          <w:rFonts w:ascii="Times New Roman" w:eastAsia="Times New Roman" w:hAnsi="Times New Roman" w:cs="David"/>
          <w:sz w:val="20"/>
          <w:szCs w:val="24"/>
          <w:rtl/>
          <w:lang w:eastAsia="he-IL"/>
        </w:rPr>
        <w:t xml:space="preserve">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221207E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28C6DE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05C227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19A260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550ACCA"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0301805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6BA4B9CE"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97902E2"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22706A00"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D9F49EE"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2E417AF"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36D87D1"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C001E7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del w:id="17" w:author="Meryl Etman" w:date="2021-07-15T14:49:00Z">
        <w:r w:rsidRPr="004E3753" w:rsidDel="008E133F">
          <w:rPr>
            <w:rFonts w:ascii="Times New Roman" w:eastAsia="Times New Roman" w:hAnsi="Times New Roman" w:cs="David"/>
            <w:sz w:val="20"/>
            <w:szCs w:val="24"/>
            <w:rtl/>
            <w:lang w:eastAsia="he-IL"/>
          </w:rPr>
          <w:delText xml:space="preserve"> </w:delText>
        </w:r>
        <w:r w:rsidRPr="004E3753" w:rsidDel="008E133F">
          <w:rPr>
            <w:rFonts w:ascii="Times New Roman" w:eastAsia="Times New Roman" w:hAnsi="Times New Roman" w:cs="David" w:hint="cs"/>
            <w:sz w:val="20"/>
            <w:szCs w:val="24"/>
            <w:rtl/>
            <w:lang w:eastAsia="he-IL"/>
          </w:rPr>
          <w:delText>ובעלת</w:delText>
        </w:r>
        <w:r w:rsidRPr="004E3753" w:rsidDel="008E133F">
          <w:rPr>
            <w:rFonts w:ascii="Times New Roman" w:eastAsia="Times New Roman" w:hAnsi="Times New Roman" w:cs="David"/>
            <w:sz w:val="20"/>
            <w:szCs w:val="24"/>
            <w:rtl/>
            <w:lang w:eastAsia="he-IL"/>
          </w:rPr>
          <w:delText xml:space="preserve"> </w:delText>
        </w:r>
        <w:r w:rsidRPr="004E3753" w:rsidDel="008E133F">
          <w:rPr>
            <w:rFonts w:ascii="Times New Roman" w:eastAsia="Times New Roman" w:hAnsi="Times New Roman" w:cs="David" w:hint="cs"/>
            <w:sz w:val="20"/>
            <w:szCs w:val="24"/>
            <w:rtl/>
            <w:lang w:eastAsia="he-IL"/>
          </w:rPr>
          <w:delText>מוניטין</w:delText>
        </w:r>
      </w:del>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7B9E78C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098C3C3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63EDEBC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397C2D0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6BD854A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6534BF8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33A523E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615FC1D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19C3C4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51C1749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05A1B36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276CFA6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1ACFBFF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2F03A864" w14:textId="77777777" w:rsidR="001D16E8" w:rsidRPr="00B27B4C" w:rsidDel="0065392B" w:rsidRDefault="001D16E8" w:rsidP="007018B4">
      <w:pPr>
        <w:widowControl w:val="0"/>
        <w:spacing w:before="0" w:beforeAutospacing="0" w:after="240" w:afterAutospacing="0" w:line="240" w:lineRule="auto"/>
        <w:ind w:firstLine="226"/>
        <w:jc w:val="both"/>
        <w:rPr>
          <w:del w:id="18" w:author="Meryl Etman" w:date="2021-05-24T15:47:00Z"/>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3A5FD95F" w14:textId="77777777" w:rsidR="007D6A6B" w:rsidRPr="007D6A6B" w:rsidRDefault="007D6A6B">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Change w:id="19" w:author="Meryl Etman" w:date="2021-05-24T15:47:00Z">
          <w:pPr>
            <w:widowControl w:val="0"/>
            <w:spacing w:before="0" w:beforeAutospacing="0" w:after="240" w:afterAutospacing="0" w:line="240" w:lineRule="auto"/>
            <w:jc w:val="both"/>
          </w:pPr>
        </w:pPrChange>
      </w:pPr>
    </w:p>
    <w:p w14:paraId="0A22F19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 xml:space="preserve">אספקת </w:t>
      </w:r>
      <w:proofErr w:type="spellStart"/>
      <w:r w:rsidRPr="007D6A6B">
        <w:rPr>
          <w:rFonts w:ascii="Times New Roman" w:eastAsia="Times New Roman" w:hAnsi="Times New Roman" w:cs="David"/>
          <w:bCs/>
          <w:sz w:val="20"/>
          <w:szCs w:val="24"/>
          <w:u w:val="single"/>
          <w:rtl/>
          <w:lang w:eastAsia="he-IL"/>
        </w:rPr>
        <w:t>תכניות</w:t>
      </w:r>
      <w:proofErr w:type="spellEnd"/>
    </w:p>
    <w:p w14:paraId="799A42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ובכללן,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ומסמכים המנויים ברשימה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w:t>
      </w:r>
      <w:proofErr w:type="spellStart"/>
      <w:r w:rsidRPr="007D6A6B">
        <w:rPr>
          <w:rFonts w:ascii="Times New Roman" w:eastAsia="Times New Roman" w:hAnsi="Times New Roman" w:cs="David"/>
          <w:sz w:val="20"/>
          <w:szCs w:val="24"/>
          <w:rtl/>
          <w:lang w:eastAsia="he-IL"/>
        </w:rPr>
        <w:t>לתכניות</w:t>
      </w:r>
      <w:proofErr w:type="spellEnd"/>
      <w:r w:rsidRPr="007D6A6B">
        <w:rPr>
          <w:rFonts w:ascii="Times New Roman" w:eastAsia="Times New Roman" w:hAnsi="Times New Roman" w:cs="David"/>
          <w:sz w:val="20"/>
          <w:szCs w:val="24"/>
          <w:rtl/>
          <w:lang w:eastAsia="he-IL"/>
        </w:rPr>
        <w:t xml:space="preserve">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DFB1D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15A6253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לפי העניין.</w:t>
      </w:r>
    </w:p>
    <w:p w14:paraId="21ED7CC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2ED9A09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6DF170D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זכות הקניין בכל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המתכנן אינו רשאי להשתמש </w:t>
      </w:r>
      <w:proofErr w:type="spellStart"/>
      <w:r w:rsidRPr="007D6A6B">
        <w:rPr>
          <w:rFonts w:ascii="Times New Roman" w:eastAsia="Times New Roman" w:hAnsi="Times New Roman" w:cs="David"/>
          <w:sz w:val="20"/>
          <w:szCs w:val="24"/>
          <w:rtl/>
          <w:lang w:eastAsia="he-IL"/>
        </w:rPr>
        <w:t>בתכניות</w:t>
      </w:r>
      <w:proofErr w:type="spellEnd"/>
      <w:r w:rsidRPr="007D6A6B">
        <w:rPr>
          <w:rFonts w:ascii="Times New Roman" w:eastAsia="Times New Roman" w:hAnsi="Times New Roman" w:cs="David"/>
          <w:sz w:val="20"/>
          <w:szCs w:val="24"/>
          <w:rtl/>
          <w:lang w:eastAsia="he-IL"/>
        </w:rPr>
        <w:t xml:space="preserve"> לצורך תכנון ובניה של פרויקט אחר  שלא בהסכמת המזמין.</w:t>
      </w:r>
    </w:p>
    <w:p w14:paraId="62835268"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62FD395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278CDAF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 xml:space="preserve">י הדין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צו הרחבה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הסכם כלשהו על עובד</w:t>
      </w:r>
      <w:r w:rsidRPr="007D6A6B">
        <w:rPr>
          <w:rFonts w:ascii="Times New Roman" w:eastAsia="Times New Roman" w:hAnsi="Times New Roman" w:cs="David" w:hint="cs"/>
          <w:sz w:val="20"/>
          <w:szCs w:val="24"/>
          <w:rtl/>
          <w:lang w:eastAsia="he-IL"/>
        </w:rPr>
        <w:t>.</w:t>
      </w:r>
    </w:p>
    <w:p w14:paraId="61B8862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w:t>
      </w:r>
      <w:proofErr w:type="spellStart"/>
      <w:r w:rsidRPr="007D6A6B">
        <w:rPr>
          <w:rFonts w:ascii="Times New Roman" w:eastAsia="Times New Roman" w:hAnsi="Times New Roman" w:cs="David" w:hint="cs"/>
          <w:color w:val="000000"/>
          <w:sz w:val="24"/>
          <w:szCs w:val="24"/>
          <w:rtl/>
          <w:lang w:eastAsia="he-IL"/>
        </w:rPr>
        <w:t>שלוחיו</w:t>
      </w:r>
      <w:proofErr w:type="spellEnd"/>
      <w:r w:rsidRPr="007D6A6B">
        <w:rPr>
          <w:rFonts w:ascii="Times New Roman" w:eastAsia="Times New Roman" w:hAnsi="Times New Roman" w:cs="David" w:hint="cs"/>
          <w:color w:val="000000"/>
          <w:sz w:val="24"/>
          <w:szCs w:val="24"/>
          <w:rtl/>
          <w:lang w:eastAsia="he-IL"/>
        </w:rPr>
        <w:t xml:space="preserve">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EFF52E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w:t>
      </w:r>
      <w:proofErr w:type="spellStart"/>
      <w:r w:rsidRPr="007D6A6B">
        <w:rPr>
          <w:rFonts w:ascii="Times New Roman" w:eastAsia="Times New Roman" w:hAnsi="Times New Roman" w:cs="David"/>
          <w:sz w:val="20"/>
          <w:szCs w:val="24"/>
          <w:rtl/>
          <w:lang w:eastAsia="he-IL"/>
        </w:rPr>
        <w:t>ישא</w:t>
      </w:r>
      <w:proofErr w:type="spellEnd"/>
      <w:r w:rsidRPr="007D6A6B">
        <w:rPr>
          <w:rFonts w:ascii="Times New Roman" w:eastAsia="Times New Roman" w:hAnsi="Times New Roman" w:cs="David"/>
          <w:sz w:val="20"/>
          <w:szCs w:val="24"/>
          <w:rtl/>
          <w:lang w:eastAsia="he-IL"/>
        </w:rPr>
        <w:t xml:space="preserve"> לבדו </w:t>
      </w:r>
      <w:r w:rsidRPr="007D6A6B">
        <w:rPr>
          <w:rFonts w:ascii="Times New Roman" w:eastAsia="Times New Roman" w:hAnsi="Times New Roman" w:cs="David"/>
          <w:color w:val="000000"/>
          <w:sz w:val="24"/>
          <w:szCs w:val="24"/>
          <w:rtl/>
          <w:lang w:eastAsia="he-IL"/>
        </w:rPr>
        <w:t xml:space="preserve">בכל התשלומים ו/או </w:t>
      </w:r>
      <w:proofErr w:type="spellStart"/>
      <w:r w:rsidRPr="007D6A6B">
        <w:rPr>
          <w:rFonts w:ascii="Times New Roman" w:eastAsia="Times New Roman" w:hAnsi="Times New Roman" w:cs="David"/>
          <w:color w:val="000000"/>
          <w:sz w:val="24"/>
          <w:szCs w:val="24"/>
          <w:rtl/>
          <w:lang w:eastAsia="he-IL"/>
        </w:rPr>
        <w:t>המסים</w:t>
      </w:r>
      <w:proofErr w:type="spellEnd"/>
      <w:r w:rsidRPr="007D6A6B">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241BF50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F9405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CA9B80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2605AEA6"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4309E2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6D4084C7"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5F32B8EF"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37ED7F5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2D3C0B1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73837329"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14E5D00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4F695D4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182B448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4EEFE40D"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640CA2B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53CBE23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4FB2ECC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E31F44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D75B9F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286BEE9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4FAD7AD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4D4F3FD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451B1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D00B4F9" w14:textId="77777777" w:rsidR="007D6A6B" w:rsidRPr="007D6A6B" w:rsidDel="0065392B" w:rsidRDefault="007D6A6B" w:rsidP="007D6A6B">
      <w:pPr>
        <w:widowControl w:val="0"/>
        <w:numPr>
          <w:ilvl w:val="1"/>
          <w:numId w:val="16"/>
        </w:numPr>
        <w:spacing w:before="0" w:beforeAutospacing="0" w:after="200" w:afterAutospacing="0" w:line="240" w:lineRule="auto"/>
        <w:jc w:val="both"/>
        <w:rPr>
          <w:del w:id="20" w:author="Meryl Etman" w:date="2021-05-24T15:47:00Z"/>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2BC273" w14:textId="6A38605A" w:rsidR="007D6A6B" w:rsidRPr="0065392B" w:rsidDel="0022327F" w:rsidRDefault="007D6A6B">
      <w:pPr>
        <w:widowControl w:val="0"/>
        <w:numPr>
          <w:ilvl w:val="1"/>
          <w:numId w:val="16"/>
        </w:numPr>
        <w:spacing w:before="0" w:beforeAutospacing="0" w:after="200" w:afterAutospacing="0" w:line="240" w:lineRule="auto"/>
        <w:jc w:val="both"/>
        <w:rPr>
          <w:del w:id="21" w:author="Meryl Etman" w:date="2021-05-24T14:26:00Z"/>
          <w:rFonts w:ascii="Times New Roman" w:eastAsia="Times New Roman" w:hAnsi="Times New Roman" w:cs="David"/>
          <w:sz w:val="20"/>
          <w:szCs w:val="24"/>
          <w:lang w:eastAsia="he-IL"/>
        </w:rPr>
        <w:pPrChange w:id="22" w:author="Meryl Etman" w:date="2021-05-24T15:47:00Z">
          <w:pPr>
            <w:widowControl w:val="0"/>
            <w:spacing w:before="0" w:beforeAutospacing="0" w:after="200" w:afterAutospacing="0" w:line="240" w:lineRule="auto"/>
            <w:ind w:left="792"/>
            <w:jc w:val="both"/>
          </w:pPr>
        </w:pPrChange>
      </w:pPr>
    </w:p>
    <w:p w14:paraId="6CCF7158" w14:textId="77777777" w:rsidR="007D6A6B" w:rsidRPr="007D6A6B" w:rsidRDefault="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Change w:id="23" w:author="Meryl Etman" w:date="2021-05-24T15:47:00Z">
          <w:pPr>
            <w:widowControl w:val="0"/>
            <w:spacing w:before="0" w:beforeAutospacing="0" w:after="200" w:afterAutospacing="0" w:line="240" w:lineRule="auto"/>
            <w:jc w:val="both"/>
          </w:pPr>
        </w:pPrChange>
      </w:pPr>
    </w:p>
    <w:p w14:paraId="6D3C265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lastRenderedPageBreak/>
        <w:t>העברת זכויות</w:t>
      </w:r>
    </w:p>
    <w:p w14:paraId="3796DA4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313FA79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720CF34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75DD66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49AD2F4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3FC0F90"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47EDCD7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08EF68D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396564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1977B40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20428E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מתחייב לשמור על סודיות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614DB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3EF4C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w:t>
      </w:r>
      <w:proofErr w:type="spellStart"/>
      <w:r w:rsidRPr="007D6A6B">
        <w:rPr>
          <w:rFonts w:ascii="Times New Roman" w:eastAsia="Times New Roman" w:hAnsi="Times New Roman" w:cs="David" w:hint="cs"/>
          <w:sz w:val="20"/>
          <w:szCs w:val="24"/>
          <w:rtl/>
          <w:lang w:eastAsia="he-IL"/>
        </w:rPr>
        <w:t>שלוחיו</w:t>
      </w:r>
      <w:proofErr w:type="spellEnd"/>
      <w:r w:rsidRPr="007D6A6B">
        <w:rPr>
          <w:rFonts w:ascii="Times New Roman" w:eastAsia="Times New Roman" w:hAnsi="Times New Roman" w:cs="David" w:hint="cs"/>
          <w:sz w:val="20"/>
          <w:szCs w:val="24"/>
          <w:rtl/>
          <w:lang w:eastAsia="he-IL"/>
        </w:rPr>
        <w:t xml:space="preserve">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5E5407D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58BD311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6D125BA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74543837"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5DFD88B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271F21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4861965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62D0E7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035DB5D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D164EBA"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1BD709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3A52A4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252F9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1432B1DA"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7DDB87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FFB410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w:t>
      </w:r>
      <w:r w:rsidRPr="007D6A6B">
        <w:rPr>
          <w:rFonts w:ascii="Times New Roman" w:eastAsia="Times New Roman" w:hAnsi="Times New Roman" w:cs="David"/>
          <w:sz w:val="20"/>
          <w:szCs w:val="24"/>
          <w:rtl/>
          <w:lang w:eastAsia="he-IL"/>
        </w:rPr>
        <w:lastRenderedPageBreak/>
        <w:t>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34FB0E4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E60688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7D6A6B">
        <w:rPr>
          <w:rFonts w:ascii="Times New Roman" w:eastAsia="Times New Roman" w:hAnsi="Times New Roman" w:cs="David"/>
          <w:sz w:val="24"/>
          <w:szCs w:val="24"/>
          <w:rtl/>
          <w:lang w:eastAsia="he-IL"/>
        </w:rPr>
        <w:t>לס"ק</w:t>
      </w:r>
      <w:proofErr w:type="spellEnd"/>
      <w:r w:rsidRPr="007D6A6B">
        <w:rPr>
          <w:rFonts w:ascii="Times New Roman" w:eastAsia="Times New Roman" w:hAnsi="Times New Roman" w:cs="David"/>
          <w:sz w:val="24"/>
          <w:szCs w:val="24"/>
          <w:rtl/>
          <w:lang w:eastAsia="he-IL"/>
        </w:rPr>
        <w:t xml:space="preserve"> זה.</w:t>
      </w:r>
    </w:p>
    <w:p w14:paraId="7395F01B"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5A2934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9CDBDF8"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4FDDB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9C7EF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7D6A6B">
        <w:rPr>
          <w:rFonts w:ascii="Times New Roman" w:eastAsia="Times New Roman" w:hAnsi="Times New Roman" w:cs="David"/>
          <w:sz w:val="20"/>
          <w:szCs w:val="24"/>
          <w:rtl/>
          <w:lang w:eastAsia="he-IL"/>
        </w:rPr>
        <w:t>מורשי</w:t>
      </w:r>
      <w:proofErr w:type="spellEnd"/>
      <w:r w:rsidRPr="007D6A6B">
        <w:rPr>
          <w:rFonts w:ascii="Times New Roman" w:eastAsia="Times New Roman" w:hAnsi="Times New Roman" w:cs="David"/>
          <w:sz w:val="20"/>
          <w:szCs w:val="24"/>
          <w:rtl/>
          <w:lang w:eastAsia="he-IL"/>
        </w:rPr>
        <w:t xml:space="preserve"> החתימה של המזמין.</w:t>
      </w:r>
    </w:p>
    <w:p w14:paraId="062CEA07"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41AD4E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666AE7"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1FD03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784E0CC"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FB0B8C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AD1C0F" w14:textId="09DE52BF"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Meryl Etman" w:date="2021-05-24T14:24:00Z">
            <w:r w:rsidR="007421ED">
              <w:rPr>
                <w:rFonts w:ascii="Times New Roman" w:eastAsia="Times New Roman" w:hAnsi="Times New Roman" w:cs="David"/>
                <w:color w:val="00B0F0"/>
                <w:sz w:val="20"/>
                <w:szCs w:val="24"/>
                <w:u w:val="single"/>
                <w:rtl/>
                <w:lang w:eastAsia="he-IL"/>
              </w:rPr>
              <w:t>אסא אהרוני מהנדסים יועצים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5" w:author="Meryl Etman" w:date="2021-05-24T14:23:00Z">
            <w:r w:rsidR="007421ED" w:rsidRPr="000E16FF">
              <w:rPr>
                <w:rStyle w:val="a7"/>
                <w:rtl/>
              </w:rPr>
              <w:t>[שם צד א]</w:t>
            </w:r>
          </w:ins>
        </w:sdtContent>
      </w:sdt>
    </w:p>
    <w:p w14:paraId="411A31C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4F59B2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4F0A6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4EF15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B8CEA2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007ED6"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60EC45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F8E127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676487"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886E3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F88E9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831E8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38166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C0986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A3949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88314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D77B7C"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3A92648"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B2E50A7"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AD8EED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F503FBE"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DB59D28" w14:textId="77777777" w:rsidR="001D537A" w:rsidRDefault="001D537A">
      <w:pPr>
        <w:bidi w:val="0"/>
        <w:spacing w:before="0" w:beforeAutospacing="0" w:after="160" w:afterAutospacing="0" w:line="259" w:lineRule="auto"/>
        <w:rPr>
          <w:ins w:id="26" w:author="Meryl Etman" w:date="2021-05-24T14:43:00Z"/>
          <w:rFonts w:ascii="Times New Roman" w:eastAsia="Times New Roman" w:hAnsi="Times New Roman" w:cs="David"/>
          <w:bCs/>
          <w:sz w:val="20"/>
          <w:szCs w:val="24"/>
          <w:u w:val="single"/>
          <w:rtl/>
          <w:lang w:eastAsia="he-IL"/>
        </w:rPr>
      </w:pPr>
      <w:ins w:id="27" w:author="Meryl Etman" w:date="2021-05-24T14:43:00Z">
        <w:r>
          <w:rPr>
            <w:rFonts w:ascii="Times New Roman" w:eastAsia="Times New Roman" w:hAnsi="Times New Roman" w:cs="David"/>
            <w:bCs/>
            <w:sz w:val="20"/>
            <w:szCs w:val="24"/>
            <w:u w:val="single"/>
            <w:rtl/>
            <w:lang w:eastAsia="he-IL"/>
          </w:rPr>
          <w:br w:type="page"/>
        </w:r>
      </w:ins>
    </w:p>
    <w:p w14:paraId="24AA435A" w14:textId="4047CDF9"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2E699AE"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3A274B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A64556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2DA18C" w14:textId="64216578" w:rsidR="00461F51" w:rsidRPr="00B27B4C" w:rsidRDefault="00461F51" w:rsidP="008E133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8" w:author="Meryl Etman" w:date="2021-05-24T14:44:00Z">
        <w:r w:rsidRPr="00B27B4C" w:rsidDel="002B2F54">
          <w:rPr>
            <w:rFonts w:ascii="Times New Roman" w:eastAsia="Times New Roman" w:hAnsi="Times New Roman" w:cs="David" w:hint="cs"/>
            <w:sz w:val="24"/>
            <w:szCs w:val="24"/>
            <w:rtl/>
            <w:lang w:eastAsia="he-IL"/>
          </w:rPr>
          <w:delText>מסחר ומשרדים</w:delText>
        </w:r>
      </w:del>
      <w:ins w:id="29" w:author="Meryl Etman" w:date="2021-05-24T14:44:00Z">
        <w:r w:rsidR="002B2F54">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0" w:author="Meryl Etman" w:date="2021-05-24T14:22:00Z">
            <w:r w:rsidR="007421ED">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customXmlDelRangeStart w:id="31" w:author="Meryl Etman" w:date="2021-05-24T15:48:00Z"/>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31"/>
          <w:customXmlDelRangeStart w:id="32" w:author="Meryl Etman" w:date="2021-05-24T15:48:00Z"/>
        </w:sdtContent>
      </w:sdt>
      <w:customXmlDelRangeEnd w:id="32"/>
      <w:del w:id="33" w:author="Meryl Etman" w:date="2021-05-24T15:48:00Z">
        <w:r w:rsidRPr="00E95AE9" w:rsidDel="0065392B">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4" w:author="Meryl Etman" w:date="2021-05-24T14:22:00Z">
            <w:r w:rsidR="007421ED">
              <w:rPr>
                <w:rFonts w:ascii="Times New Roman" w:eastAsia="Times New Roman" w:hAnsi="Times New Roman" w:cs="David" w:hint="cs"/>
                <w:color w:val="00B0F0"/>
                <w:sz w:val="24"/>
                <w:szCs w:val="24"/>
                <w:rtl/>
              </w:rPr>
              <w:t xml:space="preserve">סביוני נצר </w:t>
            </w:r>
            <w:proofErr w:type="spellStart"/>
            <w:r w:rsidR="007421ED">
              <w:rPr>
                <w:rFonts w:ascii="Times New Roman" w:eastAsia="Times New Roman" w:hAnsi="Times New Roman" w:cs="David" w:hint="cs"/>
                <w:color w:val="00B0F0"/>
                <w:sz w:val="24"/>
                <w:szCs w:val="24"/>
                <w:rtl/>
              </w:rPr>
              <w:t>סירני</w:t>
            </w:r>
            <w:proofErr w:type="spellEnd"/>
            <w:r w:rsidR="007421ED">
              <w:rPr>
                <w:rFonts w:ascii="Times New Roman" w:eastAsia="Times New Roman" w:hAnsi="Times New Roman" w:cs="David" w:hint="cs"/>
                <w:color w:val="00B0F0"/>
                <w:sz w:val="24"/>
                <w:szCs w:val="24"/>
                <w:rtl/>
              </w:rPr>
              <w:t xml:space="preserve">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F9B29C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9DF6A2" w14:textId="2B3B7AF9" w:rsidR="00461F51" w:rsidRPr="00B27B4C" w:rsidRDefault="00461F51" w:rsidP="0065392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5" w:author="Meryl Etman" w:date="2021-05-24T14:26:00Z">
            <w:r w:rsidR="007421ED">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6" w:author="Meryl Etman" w:date="2021-05-24T14:43:00Z">
        <w:r w:rsidR="002B2F54">
          <w:rPr>
            <w:rFonts w:ascii="Times New Roman" w:eastAsia="Times New Roman" w:hAnsi="Times New Roman" w:cs="David" w:hint="cs"/>
            <w:sz w:val="24"/>
            <w:szCs w:val="24"/>
            <w:rtl/>
            <w:lang w:eastAsia="he-IL"/>
          </w:rPr>
          <w:t>גוש</w:t>
        </w:r>
      </w:ins>
      <w:del w:id="37" w:author="Meryl Etman" w:date="2021-05-24T14:44:00Z">
        <w:r w:rsidRPr="00B27B4C" w:rsidDel="002B2F54">
          <w:rPr>
            <w:rFonts w:ascii="Times New Roman" w:eastAsia="Times New Roman" w:hAnsi="Times New Roman" w:cs="David" w:hint="cs"/>
            <w:sz w:val="24"/>
            <w:szCs w:val="24"/>
            <w:rtl/>
            <w:lang w:eastAsia="he-IL"/>
          </w:rPr>
          <w:delText>-</w:delText>
        </w:r>
      </w:del>
      <w:customXmlDelRangeStart w:id="38" w:author="Meryl Etman" w:date="2021-05-24T14:44:00Z"/>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customXmlDelRangeEnd w:id="38"/>
          <w:ins w:id="39" w:author="Meryl Etman" w:date="2021-05-24T14:44:00Z">
            <w:r w:rsidR="002B2F54">
              <w:rPr>
                <w:rFonts w:ascii="Times New Roman" w:eastAsia="Times New Roman" w:hAnsi="Times New Roman" w:cs="David" w:hint="cs"/>
                <w:sz w:val="24"/>
                <w:szCs w:val="24"/>
                <w:rtl/>
                <w:lang w:eastAsia="he-IL"/>
              </w:rPr>
              <w:t xml:space="preserve"> </w:t>
            </w:r>
          </w:ins>
          <w:ins w:id="40" w:author="Meryl Etman" w:date="2021-05-24T14:25:00Z">
            <w:r w:rsidR="007421ED">
              <w:rPr>
                <w:rFonts w:ascii="Times New Roman" w:eastAsia="Times New Roman" w:hAnsi="Times New Roman" w:cs="David" w:hint="cs"/>
                <w:sz w:val="24"/>
                <w:szCs w:val="24"/>
                <w:rtl/>
                <w:lang w:eastAsia="he-IL"/>
              </w:rPr>
              <w:t>4722</w:t>
            </w:r>
          </w:ins>
          <w:customXmlDelRangeStart w:id="41" w:author="Meryl Etman" w:date="2021-05-24T14:44:00Z"/>
        </w:sdtContent>
      </w:sdt>
      <w:customXmlDelRangeEnd w:id="41"/>
      <w:ins w:id="42" w:author="Meryl Etman" w:date="2021-05-24T14:44:00Z">
        <w:r w:rsidR="002B2F54">
          <w:rPr>
            <w:rFonts w:ascii="Times New Roman" w:eastAsia="Times New Roman" w:hAnsi="Times New Roman" w:cs="David" w:hint="cs"/>
            <w:sz w:val="24"/>
            <w:szCs w:val="24"/>
            <w:rtl/>
            <w:lang w:eastAsia="he-IL"/>
          </w:rPr>
          <w:t>, חלקה 82.</w:t>
        </w:r>
      </w:ins>
      <w:del w:id="43" w:author="Meryl Etman" w:date="2021-05-24T14:44:00Z">
        <w:r w:rsidRPr="00B27B4C" w:rsidDel="002B2F54">
          <w:rPr>
            <w:rFonts w:ascii="Times New Roman" w:eastAsia="Times New Roman" w:hAnsi="Times New Roman" w:cs="David" w:hint="cs"/>
            <w:sz w:val="24"/>
            <w:szCs w:val="24"/>
            <w:rtl/>
            <w:lang w:eastAsia="he-IL"/>
          </w:rPr>
          <w:delText>.</w:delText>
        </w:r>
      </w:del>
    </w:p>
    <w:p w14:paraId="7D0B61C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38B28FE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47090D" w14:textId="5ADC1E94"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4" w:author="Meryl Etman" w:date="2021-05-24T14:22:00Z">
            <w:r w:rsidR="007421ED">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01330ECB"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1ECB37C6"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52758F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8D876A" w14:textId="644E768A"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5" w:author="Meryl Etman" w:date="2021-05-24T14:26:00Z">
            <w:r w:rsidR="007421ED">
              <w:rPr>
                <w:rFonts w:ascii="Times New Roman" w:eastAsia="Times New Roman" w:hAnsi="Times New Roman" w:cs="David" w:hint="cs"/>
                <w:sz w:val="24"/>
                <w:szCs w:val="24"/>
                <w:rtl/>
                <w:lang w:eastAsia="he-IL"/>
              </w:rPr>
              <w:t>מרול אטמן</w:t>
            </w:r>
          </w:ins>
        </w:sdtContent>
      </w:sdt>
    </w:p>
    <w:p w14:paraId="2D90B0D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2DE19CE"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w:t>
      </w:r>
      <w:proofErr w:type="spellStart"/>
      <w:r w:rsidR="00A8581C" w:rsidRPr="00A8581C">
        <w:rPr>
          <w:rFonts w:ascii="Times New Roman" w:eastAsia="Times New Roman" w:hAnsi="Times New Roman" w:cs="David"/>
          <w:sz w:val="24"/>
          <w:szCs w:val="24"/>
          <w:rtl/>
          <w:lang w:eastAsia="he-IL"/>
        </w:rPr>
        <w:t>מימד</w:t>
      </w:r>
      <w:proofErr w:type="spellEnd"/>
      <w:r w:rsidR="00A8581C" w:rsidRPr="00A8581C">
        <w:rPr>
          <w:rFonts w:ascii="Times New Roman" w:eastAsia="Times New Roman" w:hAnsi="Times New Roman" w:cs="David"/>
          <w:sz w:val="24"/>
          <w:szCs w:val="24"/>
          <w:rtl/>
          <w:lang w:eastAsia="he-IL"/>
        </w:rPr>
        <w:t xml:space="preserve">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w:t>
      </w:r>
      <w:proofErr w:type="spellStart"/>
      <w:r w:rsidR="00A8581C" w:rsidRPr="00A8581C">
        <w:rPr>
          <w:rFonts w:ascii="Times New Roman" w:eastAsia="Times New Roman" w:hAnsi="Times New Roman" w:cs="David"/>
          <w:sz w:val="24"/>
          <w:szCs w:val="24"/>
          <w:rtl/>
          <w:lang w:eastAsia="he-IL"/>
        </w:rPr>
        <w:t>תכניות</w:t>
      </w:r>
      <w:proofErr w:type="spellEnd"/>
      <w:r w:rsidR="00A8581C" w:rsidRPr="00A8581C">
        <w:rPr>
          <w:rFonts w:ascii="Times New Roman" w:eastAsia="Times New Roman" w:hAnsi="Times New Roman" w:cs="David"/>
          <w:sz w:val="24"/>
          <w:szCs w:val="24"/>
          <w:rtl/>
          <w:lang w:eastAsia="he-IL"/>
        </w:rPr>
        <w:t xml:space="preserve">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D90BB0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464E7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17F8D6" w14:textId="1DF6BBC2"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6" w:author="Meryl Etman" w:date="2021-05-24T14:26:00Z">
            <w:r w:rsidR="007421ED">
              <w:rPr>
                <w:rFonts w:ascii="Times New Roman" w:eastAsia="Times New Roman" w:hAnsi="Times New Roman" w:cs="David"/>
                <w:color w:val="008000"/>
                <w:sz w:val="24"/>
                <w:szCs w:val="24"/>
                <w:rtl/>
                <w:lang w:eastAsia="he-IL"/>
              </w:rPr>
              <w:t>רפי אהרוני</w:t>
            </w:r>
          </w:ins>
        </w:sdtContent>
      </w:sdt>
    </w:p>
    <w:p w14:paraId="58B21DA8"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4288FC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214FD0" w14:textId="765E7D75"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7" w:author="Meryl Etman" w:date="2021-05-24T14:26:00Z">
            <w:r w:rsidR="007421ED">
              <w:rPr>
                <w:rFonts w:ascii="Times New Roman" w:eastAsia="Times New Roman" w:hAnsi="Times New Roman" w:cs="David"/>
                <w:color w:val="008000"/>
                <w:sz w:val="24"/>
                <w:szCs w:val="24"/>
                <w:rtl/>
                <w:lang w:eastAsia="he-IL"/>
              </w:rPr>
              <w:t>רפי אהרוני</w:t>
            </w:r>
          </w:ins>
        </w:sdtContent>
      </w:sdt>
    </w:p>
    <w:p w14:paraId="0FFFBC1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DEF2C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413A56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BCA78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07484DE"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11A1EC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21B81DF"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452301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00BA160"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3A8A22"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0D1756E4" w14:textId="77777777" w:rsidTr="004E3753">
        <w:trPr>
          <w:trHeight w:val="80"/>
        </w:trPr>
        <w:tc>
          <w:tcPr>
            <w:tcW w:w="3366" w:type="dxa"/>
          </w:tcPr>
          <w:p w14:paraId="35D22547" w14:textId="0CFCC4B7" w:rsidR="00461F51" w:rsidRDefault="003B4185"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8" w:author="Meryl Etman" w:date="2021-05-24T14:23:00Z">
                  <w:r w:rsidR="007421ED">
                    <w:rPr>
                      <w:rFonts w:ascii="Times New Roman" w:eastAsia="Times New Roman" w:hAnsi="Times New Roman" w:cs="David" w:hint="cs"/>
                      <w:color w:val="008000"/>
                      <w:sz w:val="24"/>
                      <w:szCs w:val="24"/>
                      <w:rtl/>
                      <w:lang w:eastAsia="he-IL"/>
                    </w:rPr>
                    <w:t>50%</w:t>
                  </w:r>
                </w:ins>
              </w:sdtContent>
            </w:sdt>
          </w:p>
          <w:p w14:paraId="59ECDD9F"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EFF0BE1" w14:textId="77777777" w:rsidR="00461F51" w:rsidRDefault="00461F51" w:rsidP="004E3753">
            <w:pPr>
              <w:widowControl w:val="0"/>
              <w:spacing w:before="0" w:beforeAutospacing="0" w:after="0" w:afterAutospacing="0" w:line="240" w:lineRule="auto"/>
              <w:ind w:left="720"/>
              <w:outlineLvl w:val="2"/>
            </w:pPr>
          </w:p>
          <w:p w14:paraId="49779EE3"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36D15EF"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AEF5901"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B363368"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95F17E4"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0244A16"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3B3B1A0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62C8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19BD374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FEBFD1"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6A1175A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DBD23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1E1BC76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BD3181"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3720E41A"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03DB82CE"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1735C5A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EC1640"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701E376A"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5240D71E"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1C896C3F"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5F0A7843"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FB49834"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w:t>
      </w:r>
      <w:proofErr w:type="spellStart"/>
      <w:r w:rsidRPr="00B27B4C">
        <w:rPr>
          <w:rFonts w:ascii="Times New Roman" w:eastAsia="Times New Roman" w:hAnsi="Times New Roman" w:cs="David"/>
          <w:sz w:val="24"/>
          <w:szCs w:val="24"/>
          <w:rtl/>
          <w:lang w:eastAsia="he-IL"/>
        </w:rPr>
        <w:t>תכניות</w:t>
      </w:r>
      <w:proofErr w:type="spellEnd"/>
      <w:r w:rsidRPr="00B27B4C">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3E3FD204"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168B61A"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191EC45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5ED64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6D4E729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8F428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w:t>
      </w:r>
      <w:proofErr w:type="spellStart"/>
      <w:r w:rsidRPr="007D6A6B">
        <w:rPr>
          <w:rFonts w:ascii="Times New Roman" w:eastAsia="Times New Roman" w:hAnsi="Times New Roman" w:cs="David"/>
          <w:sz w:val="24"/>
          <w:szCs w:val="24"/>
          <w:rtl/>
          <w:lang w:eastAsia="he-IL"/>
        </w:rPr>
        <w:t>וכו</w:t>
      </w:r>
      <w:proofErr w:type="spellEnd"/>
      <w:r w:rsidRPr="007D6A6B">
        <w:rPr>
          <w:rFonts w:ascii="Times New Roman" w:eastAsia="Times New Roman" w:hAnsi="Times New Roman" w:cs="David"/>
          <w:sz w:val="24"/>
          <w:szCs w:val="24"/>
          <w:rtl/>
          <w:lang w:eastAsia="he-IL"/>
        </w:rPr>
        <w:t>'.</w:t>
      </w:r>
    </w:p>
    <w:p w14:paraId="13F7307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0C45B1"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מוקדמות" – </w:t>
      </w:r>
      <w:proofErr w:type="spellStart"/>
      <w:r>
        <w:rPr>
          <w:rFonts w:ascii="Times New Roman" w:eastAsia="Times New Roman" w:hAnsi="Times New Roman" w:cs="David"/>
          <w:sz w:val="24"/>
          <w:szCs w:val="24"/>
          <w:rtl/>
          <w:lang w:eastAsia="he-IL"/>
        </w:rPr>
        <w:t>ת</w:t>
      </w:r>
      <w:r w:rsidR="007D6A6B" w:rsidRPr="007D6A6B">
        <w:rPr>
          <w:rFonts w:ascii="Times New Roman" w:eastAsia="Times New Roman" w:hAnsi="Times New Roman" w:cs="David"/>
          <w:sz w:val="24"/>
          <w:szCs w:val="24"/>
          <w:rtl/>
          <w:lang w:eastAsia="he-IL"/>
        </w:rPr>
        <w:t>כניות</w:t>
      </w:r>
      <w:proofErr w:type="spellEnd"/>
      <w:r w:rsidR="007D6A6B" w:rsidRPr="007D6A6B">
        <w:rPr>
          <w:rFonts w:ascii="Times New Roman" w:eastAsia="Times New Roman" w:hAnsi="Times New Roman" w:cs="David"/>
          <w:sz w:val="24"/>
          <w:szCs w:val="24"/>
          <w:rtl/>
          <w:lang w:eastAsia="he-IL"/>
        </w:rPr>
        <w:t xml:space="preserve"> המתארות את הפתרון העקרוני של המתקן.</w:t>
      </w:r>
    </w:p>
    <w:p w14:paraId="2ADA4AB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370A619"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סופיות" – </w:t>
      </w:r>
      <w:proofErr w:type="spellStart"/>
      <w:r>
        <w:rPr>
          <w:rFonts w:ascii="Times New Roman" w:eastAsia="Times New Roman" w:hAnsi="Times New Roman" w:cs="David"/>
          <w:sz w:val="24"/>
          <w:szCs w:val="24"/>
          <w:rtl/>
          <w:lang w:eastAsia="he-IL"/>
        </w:rPr>
        <w:t>ת</w:t>
      </w:r>
      <w:r w:rsidR="007D6A6B" w:rsidRPr="007D6A6B">
        <w:rPr>
          <w:rFonts w:ascii="Times New Roman" w:eastAsia="Times New Roman" w:hAnsi="Times New Roman" w:cs="David"/>
          <w:sz w:val="24"/>
          <w:szCs w:val="24"/>
          <w:rtl/>
          <w:lang w:eastAsia="he-IL"/>
        </w:rPr>
        <w:t>כניות</w:t>
      </w:r>
      <w:proofErr w:type="spellEnd"/>
      <w:r w:rsidR="007D6A6B" w:rsidRPr="007D6A6B">
        <w:rPr>
          <w:rFonts w:ascii="Times New Roman" w:eastAsia="Times New Roman" w:hAnsi="Times New Roman" w:cs="David"/>
          <w:sz w:val="24"/>
          <w:szCs w:val="24"/>
          <w:rtl/>
          <w:lang w:eastAsia="he-IL"/>
        </w:rPr>
        <w:t xml:space="preserve"> שלאחר אישורן ניתן יהיה לעבד את המסמכים הדרושים לביצוע המתקן.</w:t>
      </w:r>
    </w:p>
    <w:p w14:paraId="63A0C43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94D949"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proofErr w:type="spellStart"/>
      <w:r>
        <w:rPr>
          <w:rFonts w:ascii="Times New Roman" w:eastAsia="Times New Roman" w:hAnsi="Times New Roman" w:cs="David"/>
          <w:sz w:val="24"/>
          <w:szCs w:val="24"/>
          <w:rtl/>
          <w:lang w:eastAsia="he-IL"/>
        </w:rPr>
        <w:t>תכניות</w:t>
      </w:r>
      <w:proofErr w:type="spellEnd"/>
      <w:r>
        <w:rPr>
          <w:rFonts w:ascii="Times New Roman" w:eastAsia="Times New Roman" w:hAnsi="Times New Roman" w:cs="David"/>
          <w:sz w:val="24"/>
          <w:szCs w:val="24"/>
          <w:rtl/>
          <w:lang w:eastAsia="he-IL"/>
        </w:rPr>
        <w:t xml:space="preserve"> עבודה" – </w:t>
      </w:r>
      <w:proofErr w:type="spellStart"/>
      <w:r>
        <w:rPr>
          <w:rFonts w:ascii="Times New Roman" w:eastAsia="Times New Roman" w:hAnsi="Times New Roman" w:cs="David"/>
          <w:sz w:val="24"/>
          <w:szCs w:val="24"/>
          <w:rtl/>
          <w:lang w:eastAsia="he-IL"/>
        </w:rPr>
        <w:t>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w:t>
      </w:r>
      <w:proofErr w:type="spellEnd"/>
      <w:r w:rsidR="007D6A6B" w:rsidRPr="007D6A6B">
        <w:rPr>
          <w:rFonts w:ascii="Times New Roman" w:eastAsia="Times New Roman" w:hAnsi="Times New Roman" w:cs="David"/>
          <w:sz w:val="24"/>
          <w:szCs w:val="24"/>
          <w:rtl/>
          <w:lang w:eastAsia="he-IL"/>
        </w:rPr>
        <w:t xml:space="preserve"> מפורטות, מפרטים, כתבי כמויות, כל המסמכים וכל הדרוש לעריכת ופרסום מכרזים לביצוע המתקן בפרויקט ו/או לביצוע המתקן בפרויקט.</w:t>
      </w:r>
    </w:p>
    <w:p w14:paraId="4E6094C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A39105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2A34458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25C0BCF"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 xml:space="preserve">שירותי המתכנן יבוצעו בקטעים לפי התקדמות הפרויקט והנחיות המנהל, לרבות להסדרי ביניים לבניה ואכלוס בשלבים. </w:t>
      </w:r>
    </w:p>
    <w:p w14:paraId="103DCDC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2E0C335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251B827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2B6865C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5F160BC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6BCF259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4E0F5B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53EE5E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070E9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3EC75C6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30689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מוקדמות, המתארות את המערכת העקרונית של המתקן, ותיאום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עם היועצים.</w:t>
      </w:r>
    </w:p>
    <w:p w14:paraId="3929DAF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C1718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392DE1E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4101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48DC271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0D46CB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305B1CF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272247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FECC33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08F4D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A66F65"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170C368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A93D14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שורן על ידי המנהל והיועצים והכוללות, בין היתר,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של מערכות פיזור אויר או אוורור,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צנרת,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מיקום הציוד, מערך חדרי המכונות.</w:t>
      </w:r>
    </w:p>
    <w:p w14:paraId="23D03F2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14658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 xml:space="preserve">טיפול באישור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ע"י הרשויות המוסמכות עד לקבלת כל האישורים הדרושים על פי כל דין.</w:t>
      </w:r>
    </w:p>
    <w:p w14:paraId="3487F77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2E2B2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חתימה על כל המסמכים, כל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093A98F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0A0F3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 xml:space="preserve">הכנסת תיקונים ושינויים בכל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4F7B87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6D234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לאשור סופי של היועצים והמזמין לפני התחלת שלב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עבודה.</w:t>
      </w:r>
    </w:p>
    <w:p w14:paraId="4BEFE19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CAD520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303125B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0E6B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 xml:space="preserve">בדיקת מפרטי ותוכניות המכר, לרבות התאמתם לתכנון, ואישור הנוסח </w:t>
      </w:r>
      <w:r w:rsidRPr="007D6A6B">
        <w:rPr>
          <w:rFonts w:ascii="Times New Roman" w:eastAsia="Times New Roman" w:hAnsi="Times New Roman" w:cs="David"/>
          <w:sz w:val="24"/>
          <w:szCs w:val="24"/>
          <w:rtl/>
          <w:lang w:eastAsia="he-IL"/>
        </w:rPr>
        <w:lastRenderedPageBreak/>
        <w:t>ו/או עדכון התכנון לפי הנחיית המזמין.</w:t>
      </w:r>
    </w:p>
    <w:p w14:paraId="3421249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85DB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31308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 xml:space="preserve">עדכון </w:t>
      </w:r>
      <w:proofErr w:type="spellStart"/>
      <w:r w:rsidRPr="007D6A6B">
        <w:rPr>
          <w:rFonts w:ascii="Times New Roman" w:eastAsia="Times New Roman" w:hAnsi="Times New Roman" w:cs="David"/>
          <w:sz w:val="24"/>
          <w:szCs w:val="24"/>
          <w:rtl/>
          <w:lang w:eastAsia="he-IL"/>
        </w:rPr>
        <w:t>האומדן</w:t>
      </w:r>
      <w:proofErr w:type="spellEnd"/>
      <w:r w:rsidRPr="007D6A6B">
        <w:rPr>
          <w:rFonts w:ascii="Times New Roman" w:eastAsia="Times New Roman" w:hAnsi="Times New Roman" w:cs="David"/>
          <w:sz w:val="24"/>
          <w:szCs w:val="24"/>
          <w:rtl/>
          <w:lang w:eastAsia="he-IL"/>
        </w:rPr>
        <w:t xml:space="preserve"> המשוער של ערך המתקן.</w:t>
      </w:r>
    </w:p>
    <w:p w14:paraId="62207F4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C0339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4F871AE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2069A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2F824C6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4B9638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472D268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2B46F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594DF6E6"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F05C3D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מערך או הרכבה מפורטות ומוסברות, כולל הפרטים, כדרוש לביצוע המתקן </w:t>
      </w:r>
      <w:proofErr w:type="spellStart"/>
      <w:r w:rsidRPr="007D6A6B">
        <w:rPr>
          <w:rFonts w:ascii="Times New Roman" w:eastAsia="Times New Roman" w:hAnsi="Times New Roman" w:cs="David"/>
          <w:sz w:val="24"/>
          <w:szCs w:val="24"/>
          <w:rtl/>
          <w:lang w:eastAsia="he-IL"/>
        </w:rPr>
        <w:t>בקנ"מ</w:t>
      </w:r>
      <w:proofErr w:type="spellEnd"/>
      <w:r w:rsidRPr="007D6A6B">
        <w:rPr>
          <w:rFonts w:ascii="Times New Roman" w:eastAsia="Times New Roman" w:hAnsi="Times New Roman" w:cs="David"/>
          <w:sz w:val="24"/>
          <w:szCs w:val="24"/>
          <w:rtl/>
          <w:lang w:eastAsia="he-IL"/>
        </w:rPr>
        <w:t xml:space="preserve"> 1:50.</w:t>
      </w:r>
    </w:p>
    <w:p w14:paraId="3B37440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23AC05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32F117E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2FCEE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5320DAF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E7D234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הקונסטרוקציה והאדריכלות, סימון חורים או מעברים העוברים דרך אלמנטים קונסטרוקטיביים, באופן שיופיעו </w:t>
      </w:r>
      <w:proofErr w:type="spellStart"/>
      <w:r w:rsidRPr="007D6A6B">
        <w:rPr>
          <w:rFonts w:ascii="Times New Roman" w:eastAsia="Times New Roman" w:hAnsi="Times New Roman" w:cs="David"/>
          <w:sz w:val="24"/>
          <w:szCs w:val="24"/>
          <w:rtl/>
          <w:lang w:eastAsia="he-IL"/>
        </w:rPr>
        <w:t>בתכניות</w:t>
      </w:r>
      <w:proofErr w:type="spellEnd"/>
      <w:r w:rsidRPr="007D6A6B">
        <w:rPr>
          <w:rFonts w:ascii="Times New Roman" w:eastAsia="Times New Roman" w:hAnsi="Times New Roman" w:cs="David"/>
          <w:sz w:val="24"/>
          <w:szCs w:val="24"/>
          <w:rtl/>
          <w:lang w:eastAsia="he-IL"/>
        </w:rPr>
        <w:t xml:space="preserve"> הקונסטרוקציה. 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שיערכו על ידי היועצים והקפדה על אפשרות מעבר צנרת תחת הריצוף, בפירים אנכיים ואופקיים ותחת התקרות.</w:t>
      </w:r>
    </w:p>
    <w:p w14:paraId="11BF23B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CC959C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0384FE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2F050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6E033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7D6A6B">
        <w:rPr>
          <w:rFonts w:ascii="Times New Roman" w:eastAsia="Times New Roman" w:hAnsi="Times New Roman" w:cs="David"/>
          <w:sz w:val="24"/>
          <w:szCs w:val="24"/>
          <w:rtl/>
          <w:lang w:eastAsia="he-IL"/>
        </w:rPr>
        <w:t>אסקי</w:t>
      </w:r>
      <w:proofErr w:type="spellEnd"/>
      <w:r w:rsidRPr="007D6A6B">
        <w:rPr>
          <w:rFonts w:ascii="Times New Roman" w:eastAsia="Times New Roman" w:hAnsi="Times New Roman" w:cs="David"/>
          <w:sz w:val="24"/>
          <w:szCs w:val="24"/>
          <w:rtl/>
          <w:lang w:eastAsia="he-IL"/>
        </w:rPr>
        <w:t>", כך שניתן יהיה להעתיקם לכל מעבד תמלילים אחר, ע"ג דיסקט ובתדפיס.</w:t>
      </w:r>
    </w:p>
    <w:p w14:paraId="2222000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67795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55A7AB7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C68F2E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013B747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F0C0D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 xml:space="preserve">הכנת אומדן מפורט של ערך המתקן, מבוסס על המפרטים וכתבי הכמויות, תוך ציון מדד תשומות הבניה למגורים הידוע במועד הכנת </w:t>
      </w:r>
      <w:proofErr w:type="spellStart"/>
      <w:r w:rsidRPr="007D6A6B">
        <w:rPr>
          <w:rFonts w:ascii="Times New Roman" w:eastAsia="Times New Roman" w:hAnsi="Times New Roman" w:cs="David"/>
          <w:sz w:val="24"/>
          <w:szCs w:val="24"/>
          <w:rtl/>
          <w:lang w:eastAsia="he-IL"/>
        </w:rPr>
        <w:t>האומדן</w:t>
      </w:r>
      <w:proofErr w:type="spellEnd"/>
      <w:r w:rsidRPr="007D6A6B">
        <w:rPr>
          <w:rFonts w:ascii="Times New Roman" w:eastAsia="Times New Roman" w:hAnsi="Times New Roman" w:cs="David"/>
          <w:sz w:val="24"/>
          <w:szCs w:val="24"/>
          <w:rtl/>
          <w:lang w:eastAsia="he-IL"/>
        </w:rPr>
        <w:t>.</w:t>
      </w:r>
    </w:p>
    <w:p w14:paraId="0F21F0D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422128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יב</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4A2E4A8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CEE8D7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lastRenderedPageBreak/>
        <w:t>יג</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16B6C9D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69A68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927559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0AC70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19828DE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8B4E8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טז</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3B5183C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139ACE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ומסמכים למכרזים עוד לפני השלמת התכנון המפורט.</w:t>
      </w:r>
    </w:p>
    <w:p w14:paraId="5CAC0A6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186A2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76AE799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E7AB07B"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63D11B7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16F08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בדיקת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המפורטות הנערכות ע"י הקבלנים ואישורן.</w:t>
      </w:r>
    </w:p>
    <w:p w14:paraId="53165E8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C34778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פיקוח עליון על ביצוע המתקן בפרויקט ובמפעלי הייצור של רכיביו, בהתאם </w:t>
      </w:r>
      <w:proofErr w:type="spellStart"/>
      <w:r w:rsidRPr="007D6A6B">
        <w:rPr>
          <w:rFonts w:ascii="Times New Roman" w:eastAsia="Times New Roman" w:hAnsi="Times New Roman" w:cs="David"/>
          <w:sz w:val="24"/>
          <w:szCs w:val="24"/>
          <w:rtl/>
          <w:lang w:eastAsia="he-IL"/>
        </w:rPr>
        <w:t>לתכניות</w:t>
      </w:r>
      <w:proofErr w:type="spellEnd"/>
      <w:r w:rsidRPr="007D6A6B">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העבודה והן בתקופת הבדק.</w:t>
      </w:r>
    </w:p>
    <w:p w14:paraId="23DAF2E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1A6495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0359316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FC9143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301A172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3F695A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55D7C56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1BD51B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66F3D98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3EBFA6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עדכון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7EF2721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6100EC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2113150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41B4EC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56A9942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2A4E1F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יעוץ לפתרונות במקרים בהם יתגלו כשלים בבצוע </w:t>
      </w:r>
      <w:r w:rsidRPr="007D6A6B">
        <w:rPr>
          <w:rFonts w:ascii="Times New Roman" w:eastAsia="Times New Roman" w:hAnsi="Times New Roman" w:cs="David"/>
          <w:sz w:val="24"/>
          <w:szCs w:val="24"/>
          <w:rtl/>
          <w:lang w:eastAsia="he-IL"/>
        </w:rPr>
        <w:lastRenderedPageBreak/>
        <w:t>העבודות לעומת התכנון.</w:t>
      </w:r>
    </w:p>
    <w:p w14:paraId="4A7CFBF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7DA567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הביצוע על רקע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המקוריות תוך ציון כל השינויים שחלו בזמן הביצוע לפי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4E3508F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3A6133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753B3D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BBFD3B"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52EEB99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B52CB1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2247220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F04D9E"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26DE644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CBA461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511EFC8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CB892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1759BED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8FBFD5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2634249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96C911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1507103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B053D2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23071B9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2B957D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7B6B24C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586F9C9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4CD66D9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59384BC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5FBFAAB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04383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57EE8A9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 xml:space="preserve">צוע העבודות ומצא אותן תואמות </w:t>
      </w:r>
      <w:proofErr w:type="spellStart"/>
      <w:r w:rsidR="00461F51">
        <w:rPr>
          <w:rFonts w:ascii="Times New Roman" w:eastAsia="Times New Roman" w:hAnsi="Times New Roman" w:cs="David"/>
          <w:sz w:val="24"/>
          <w:szCs w:val="24"/>
          <w:rtl/>
          <w:lang w:eastAsia="he-IL"/>
        </w:rPr>
        <w:t>לת</w:t>
      </w:r>
      <w:r w:rsidRPr="007D6A6B">
        <w:rPr>
          <w:rFonts w:ascii="Times New Roman" w:eastAsia="Times New Roman" w:hAnsi="Times New Roman" w:cs="David"/>
          <w:sz w:val="24"/>
          <w:szCs w:val="24"/>
          <w:rtl/>
          <w:lang w:eastAsia="he-IL"/>
        </w:rPr>
        <w:t>כניותיו</w:t>
      </w:r>
      <w:proofErr w:type="spellEnd"/>
      <w:r w:rsidRPr="007D6A6B">
        <w:rPr>
          <w:rFonts w:ascii="Times New Roman" w:eastAsia="Times New Roman" w:hAnsi="Times New Roman" w:cs="David"/>
          <w:sz w:val="24"/>
          <w:szCs w:val="24"/>
          <w:rtl/>
          <w:lang w:eastAsia="he-IL"/>
        </w:rPr>
        <w:t xml:space="preserve"> ולתקנים מחייבים וכי בוצעו לשביעות רצונו.</w:t>
      </w:r>
    </w:p>
    <w:p w14:paraId="7547F4E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648A721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E48D80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3B93F99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6DB753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 xml:space="preserve">המתכנן מתחייב לשמור על דיסקט ואוריגינלים את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1C2CAAE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A442C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50A34368"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225DC8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02EA0FD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6D77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4A941A6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EC514D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9BD63E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AD9E8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A7A18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לאישור המזמין בהתאם ללוח הזמנים </w:t>
      </w:r>
      <w:proofErr w:type="spellStart"/>
      <w:r w:rsidRPr="007D6A6B">
        <w:rPr>
          <w:rFonts w:ascii="Times New Roman" w:eastAsia="Times New Roman" w:hAnsi="Times New Roman" w:cs="David"/>
          <w:sz w:val="20"/>
          <w:szCs w:val="24"/>
          <w:rtl/>
          <w:lang w:eastAsia="he-IL"/>
        </w:rPr>
        <w:t>והתכניות</w:t>
      </w:r>
      <w:proofErr w:type="spellEnd"/>
      <w:r w:rsidRPr="007D6A6B">
        <w:rPr>
          <w:rFonts w:ascii="Times New Roman" w:eastAsia="Times New Roman" w:hAnsi="Times New Roman" w:cs="David"/>
          <w:sz w:val="20"/>
          <w:szCs w:val="24"/>
          <w:rtl/>
          <w:lang w:eastAsia="he-IL"/>
        </w:rPr>
        <w:t xml:space="preserve"> לא תיחשבנה כמושלמות עד לקבלת אישור המזמין.</w:t>
      </w:r>
    </w:p>
    <w:p w14:paraId="15ED3F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9851E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יתכנן המתכנן את </w:t>
      </w:r>
      <w:proofErr w:type="spellStart"/>
      <w:r w:rsidRPr="007D6A6B">
        <w:rPr>
          <w:rFonts w:ascii="Times New Roman" w:eastAsia="Times New Roman" w:hAnsi="Times New Roman" w:cs="David"/>
          <w:sz w:val="20"/>
          <w:szCs w:val="24"/>
          <w:rtl/>
          <w:lang w:eastAsia="he-IL"/>
        </w:rPr>
        <w:t>התכניות</w:t>
      </w:r>
      <w:proofErr w:type="spellEnd"/>
      <w:r w:rsidRPr="007D6A6B">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7D6A6B">
        <w:rPr>
          <w:rFonts w:ascii="Times New Roman" w:eastAsia="Times New Roman" w:hAnsi="Times New Roman" w:cs="David"/>
          <w:sz w:val="20"/>
          <w:szCs w:val="24"/>
          <w:rtl/>
          <w:lang w:eastAsia="he-IL"/>
        </w:rPr>
        <w:t>תכניות</w:t>
      </w:r>
      <w:proofErr w:type="spellEnd"/>
      <w:r w:rsidRPr="007D6A6B">
        <w:rPr>
          <w:rFonts w:ascii="Times New Roman" w:eastAsia="Times New Roman" w:hAnsi="Times New Roman" w:cs="David"/>
          <w:sz w:val="20"/>
          <w:szCs w:val="24"/>
          <w:rtl/>
          <w:lang w:eastAsia="he-IL"/>
        </w:rPr>
        <w:t xml:space="preserve"> שהוגשו לו ע"י המתכנן בתוך 30 יום ממועד הגשתן למזמין.</w:t>
      </w:r>
    </w:p>
    <w:p w14:paraId="738ADAA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F2A99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8618C0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45D7E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77F62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682B3C7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BA8D3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58C98DB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4D970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 xml:space="preserve">ולץ ומערכות מיזוג אויר, לרבות </w:t>
      </w:r>
      <w:proofErr w:type="spellStart"/>
      <w:r w:rsidR="00461F51">
        <w:rPr>
          <w:rFonts w:ascii="Times New Roman" w:eastAsia="Times New Roman" w:hAnsi="Times New Roman" w:cs="David"/>
          <w:sz w:val="24"/>
          <w:szCs w:val="24"/>
          <w:rtl/>
          <w:lang w:eastAsia="he-IL"/>
        </w:rPr>
        <w:t>ת</w:t>
      </w:r>
      <w:r w:rsidRPr="007D6A6B">
        <w:rPr>
          <w:rFonts w:ascii="Times New Roman" w:eastAsia="Times New Roman" w:hAnsi="Times New Roman" w:cs="David"/>
          <w:sz w:val="24"/>
          <w:szCs w:val="24"/>
          <w:rtl/>
          <w:lang w:eastAsia="he-IL"/>
        </w:rPr>
        <w:t>כניות</w:t>
      </w:r>
      <w:proofErr w:type="spellEnd"/>
      <w:r w:rsidRPr="007D6A6B">
        <w:rPr>
          <w:rFonts w:ascii="Times New Roman" w:eastAsia="Times New Roman" w:hAnsi="Times New Roman" w:cs="David"/>
          <w:sz w:val="24"/>
          <w:szCs w:val="24"/>
          <w:rtl/>
          <w:lang w:eastAsia="he-IL"/>
        </w:rPr>
        <w:t xml:space="preserve"> להכנות הכנות בלבד למערכות מיזוג אויר, כמפורט בנספח ב', ישלם המזמין למתכנן את שכר המתכנן בשיעורים ובמועדים כדלקמן :</w:t>
      </w:r>
    </w:p>
    <w:p w14:paraId="06A84F6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1F9C934" w14:textId="06D0C7C4" w:rsidR="007D6A6B" w:rsidRPr="007D6A6B" w:rsidDel="0063090A" w:rsidRDefault="007D6A6B" w:rsidP="0065392B">
      <w:pPr>
        <w:widowControl w:val="0"/>
        <w:tabs>
          <w:tab w:val="left" w:pos="1365"/>
        </w:tabs>
        <w:spacing w:before="0" w:beforeAutospacing="0" w:after="0" w:afterAutospacing="0" w:line="240" w:lineRule="auto"/>
        <w:ind w:left="714" w:firstLine="6"/>
        <w:rPr>
          <w:del w:id="49" w:author="Meryl Etman" w:date="2021-05-24T15:42:00Z"/>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r>
      <w:del w:id="50" w:author="Meryl Etman" w:date="2021-05-24T15:42:00Z">
        <w:r w:rsidRPr="007D6A6B" w:rsidDel="0063090A">
          <w:rPr>
            <w:rFonts w:ascii="Times New Roman" w:eastAsia="Times New Roman" w:hAnsi="Times New Roman" w:cs="David"/>
            <w:sz w:val="24"/>
            <w:szCs w:val="24"/>
            <w:rtl/>
          </w:rPr>
          <w:delText>עבור מערכות אוורור מאולץ ומזוג שטחים משותפים, מחסנים ומרתפים:</w:delText>
        </w:r>
      </w:del>
    </w:p>
    <w:p w14:paraId="66A893A0" w14:textId="16E9C1F6"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51" w:author="Meryl Etman" w:date="2021-05-24T15:43:00Z">
          <w:pPr>
            <w:widowControl w:val="0"/>
            <w:spacing w:before="0" w:beforeAutospacing="0" w:after="0" w:afterAutospacing="0" w:line="240" w:lineRule="auto"/>
            <w:ind w:left="1365" w:hanging="645"/>
          </w:pPr>
        </w:pPrChange>
      </w:pPr>
      <w:del w:id="52" w:author="Meryl Etman" w:date="2021-05-24T15:42:00Z">
        <w:r w:rsidRPr="007D6A6B" w:rsidDel="0063090A">
          <w:rPr>
            <w:rFonts w:ascii="Times New Roman" w:eastAsia="Times New Roman" w:hAnsi="Times New Roman" w:cs="David"/>
            <w:sz w:val="24"/>
            <w:szCs w:val="24"/>
            <w:rtl/>
          </w:rPr>
          <w:tab/>
        </w:r>
      </w:del>
      <w:r w:rsidRPr="007D6A6B">
        <w:rPr>
          <w:rFonts w:ascii="Times New Roman" w:eastAsia="Times New Roman" w:hAnsi="Times New Roman" w:cs="David"/>
          <w:sz w:val="24"/>
          <w:szCs w:val="24"/>
          <w:rtl/>
        </w:rPr>
        <w:t xml:space="preserve">סכום קבוע ומוחלט של </w:t>
      </w:r>
      <w:del w:id="53" w:author="Meryl Etman" w:date="2021-05-24T15:42:00Z">
        <w:r w:rsidRPr="007D6A6B" w:rsidDel="0063090A">
          <w:rPr>
            <w:rFonts w:ascii="Times New Roman" w:eastAsia="Times New Roman" w:hAnsi="Times New Roman" w:cs="David"/>
            <w:sz w:val="24"/>
            <w:szCs w:val="24"/>
            <w:rtl/>
          </w:rPr>
          <w:delText xml:space="preserve">______ </w:delText>
        </w:r>
      </w:del>
      <w:ins w:id="54" w:author="Meryl Etman" w:date="2021-05-24T15:43:00Z">
        <w:r w:rsidR="0063090A">
          <w:rPr>
            <w:rFonts w:ascii="Times New Roman" w:eastAsia="Times New Roman" w:hAnsi="Times New Roman" w:cs="David" w:hint="cs"/>
            <w:sz w:val="24"/>
            <w:szCs w:val="24"/>
            <w:rtl/>
          </w:rPr>
          <w:t>88,000</w:t>
        </w:r>
      </w:ins>
      <w:ins w:id="55" w:author="Meryl Etman" w:date="2021-05-24T15:42:00Z">
        <w:r w:rsidR="0063090A" w:rsidRPr="007D6A6B">
          <w:rPr>
            <w:rFonts w:ascii="Times New Roman" w:eastAsia="Times New Roman" w:hAnsi="Times New Roman" w:cs="David"/>
            <w:sz w:val="24"/>
            <w:szCs w:val="24"/>
            <w:rtl/>
          </w:rPr>
          <w:t xml:space="preserve"> </w:t>
        </w:r>
      </w:ins>
      <w:r w:rsidRPr="007D6A6B">
        <w:rPr>
          <w:rFonts w:ascii="Times New Roman" w:eastAsia="Times New Roman" w:hAnsi="Times New Roman" w:cs="David"/>
          <w:sz w:val="24"/>
          <w:szCs w:val="24"/>
          <w:rtl/>
        </w:rPr>
        <w:t xml:space="preserve">ש"ח (במילים: </w:t>
      </w:r>
      <w:del w:id="56" w:author="Meryl Etman" w:date="2021-05-24T15:42:00Z">
        <w:r w:rsidRPr="007D6A6B" w:rsidDel="0063090A">
          <w:rPr>
            <w:rFonts w:ascii="Times New Roman" w:eastAsia="Times New Roman" w:hAnsi="Times New Roman" w:cs="David"/>
            <w:sz w:val="24"/>
            <w:szCs w:val="24"/>
            <w:rtl/>
          </w:rPr>
          <w:delText xml:space="preserve">___________ </w:delText>
        </w:r>
      </w:del>
      <w:ins w:id="57" w:author="Meryl Etman" w:date="2021-05-24T15:42:00Z">
        <w:r w:rsidR="0063090A">
          <w:rPr>
            <w:rFonts w:ascii="Times New Roman" w:eastAsia="Times New Roman" w:hAnsi="Times New Roman" w:cs="David" w:hint="cs"/>
            <w:sz w:val="24"/>
            <w:szCs w:val="24"/>
            <w:rtl/>
          </w:rPr>
          <w:t xml:space="preserve">שמונים ושמונה אלף </w:t>
        </w:r>
      </w:ins>
      <w:r w:rsidRPr="007D6A6B">
        <w:rPr>
          <w:rFonts w:ascii="Times New Roman" w:eastAsia="Times New Roman" w:hAnsi="Times New Roman" w:cs="David"/>
          <w:sz w:val="24"/>
          <w:szCs w:val="24"/>
          <w:rtl/>
        </w:rPr>
        <w:t xml:space="preserve">ש"ח) </w:t>
      </w:r>
      <w:del w:id="58" w:author="Meryl Etman" w:date="2021-05-24T15:43:00Z">
        <w:r w:rsidRPr="007D6A6B" w:rsidDel="0063090A">
          <w:rPr>
            <w:rFonts w:ascii="Times New Roman" w:eastAsia="Times New Roman" w:hAnsi="Times New Roman" w:cs="David"/>
            <w:sz w:val="24"/>
            <w:szCs w:val="24"/>
            <w:rtl/>
          </w:rPr>
          <w:delText>לכל מבנה ראשוני.</w:delText>
        </w:r>
      </w:del>
      <w:ins w:id="59" w:author="Meryl Etman" w:date="2021-05-24T15:43:00Z">
        <w:r w:rsidR="0063090A">
          <w:rPr>
            <w:rFonts w:ascii="Times New Roman" w:eastAsia="Times New Roman" w:hAnsi="Times New Roman" w:cs="David" w:hint="cs"/>
            <w:sz w:val="24"/>
            <w:szCs w:val="24"/>
            <w:rtl/>
          </w:rPr>
          <w:t>.</w:t>
        </w:r>
      </w:ins>
    </w:p>
    <w:p w14:paraId="6C3442C2" w14:textId="5F306F61" w:rsidR="007D6A6B" w:rsidRPr="007D6A6B" w:rsidDel="0063090A" w:rsidRDefault="007D6A6B" w:rsidP="0065392B">
      <w:pPr>
        <w:widowControl w:val="0"/>
        <w:spacing w:before="0" w:beforeAutospacing="0" w:after="0" w:afterAutospacing="0" w:line="240" w:lineRule="auto"/>
        <w:ind w:left="1365" w:hanging="1359"/>
        <w:rPr>
          <w:del w:id="60" w:author="Meryl Etman" w:date="2021-05-24T15:43:00Z"/>
          <w:rFonts w:ascii="Times New Roman" w:eastAsia="Times New Roman" w:hAnsi="Times New Roman" w:cs="David"/>
          <w:sz w:val="24"/>
          <w:szCs w:val="24"/>
          <w:rtl/>
        </w:rPr>
      </w:pPr>
      <w:r w:rsidRPr="007D6A6B">
        <w:rPr>
          <w:rFonts w:ascii="Times New Roman" w:eastAsia="Times New Roman" w:hAnsi="Times New Roman" w:cs="David"/>
          <w:sz w:val="24"/>
          <w:szCs w:val="24"/>
          <w:rtl/>
        </w:rPr>
        <w:tab/>
      </w:r>
      <w:del w:id="61" w:author="Meryl Etman" w:date="2021-05-24T15:43:00Z">
        <w:r w:rsidRPr="007D6A6B" w:rsidDel="0063090A">
          <w:rPr>
            <w:rFonts w:ascii="Times New Roman" w:eastAsia="Times New Roman" w:hAnsi="Times New Roman" w:cs="David"/>
            <w:sz w:val="24"/>
            <w:szCs w:val="24"/>
            <w:rtl/>
          </w:rPr>
          <w:delText>סכום קבוע ומוחלט של ______ ש"ח (במילים: ___________ ש"ח) לכל מבנה חוזר.</w:delText>
        </w:r>
      </w:del>
    </w:p>
    <w:p w14:paraId="2BF1F0F5" w14:textId="77777777" w:rsidR="007D6A6B" w:rsidRPr="007D6A6B" w:rsidRDefault="007D6A6B">
      <w:pPr>
        <w:widowControl w:val="0"/>
        <w:spacing w:before="0" w:beforeAutospacing="0" w:after="0" w:afterAutospacing="0" w:line="240" w:lineRule="auto"/>
        <w:ind w:left="1365" w:hanging="1359"/>
        <w:rPr>
          <w:rFonts w:ascii="Times New Roman" w:eastAsia="Times New Roman" w:hAnsi="Times New Roman" w:cs="David"/>
          <w:sz w:val="24"/>
          <w:szCs w:val="24"/>
          <w:rtl/>
        </w:rPr>
        <w:pPrChange w:id="62" w:author="Meryl Etman" w:date="2021-05-24T15:43:00Z">
          <w:pPr>
            <w:widowControl w:val="0"/>
            <w:spacing w:before="0" w:beforeAutospacing="0" w:after="0" w:afterAutospacing="0" w:line="240" w:lineRule="auto"/>
            <w:ind w:left="714" w:firstLine="6"/>
          </w:pPr>
        </w:pPrChange>
      </w:pPr>
    </w:p>
    <w:p w14:paraId="7BB5B0CE" w14:textId="0C80B9E8" w:rsidR="007D6A6B" w:rsidRPr="007D6A6B" w:rsidDel="0063090A" w:rsidRDefault="007D6A6B" w:rsidP="007D6A6B">
      <w:pPr>
        <w:widowControl w:val="0"/>
        <w:tabs>
          <w:tab w:val="left" w:pos="1365"/>
        </w:tabs>
        <w:spacing w:before="0" w:beforeAutospacing="0" w:after="0" w:afterAutospacing="0" w:line="240" w:lineRule="auto"/>
        <w:ind w:left="714" w:firstLine="6"/>
        <w:rPr>
          <w:del w:id="63" w:author="Meryl Etman" w:date="2021-05-24T15:43:00Z"/>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r>
      <w:del w:id="64" w:author="Meryl Etman" w:date="2021-05-24T15:43:00Z">
        <w:r w:rsidRPr="007D6A6B" w:rsidDel="0063090A">
          <w:rPr>
            <w:rFonts w:ascii="Times New Roman" w:eastAsia="Times New Roman" w:hAnsi="Times New Roman" w:cs="David"/>
            <w:sz w:val="24"/>
            <w:szCs w:val="24"/>
            <w:rtl/>
          </w:rPr>
          <w:delText>עבור מערכות מיזוג אויר ואוורור מאולץ בדירות:</w:delText>
        </w:r>
      </w:del>
    </w:p>
    <w:p w14:paraId="044CCBD2" w14:textId="4168AA49" w:rsidR="007D6A6B" w:rsidRPr="007D6A6B" w:rsidDel="0063090A" w:rsidRDefault="007D6A6B" w:rsidP="007D6A6B">
      <w:pPr>
        <w:widowControl w:val="0"/>
        <w:spacing w:before="0" w:beforeAutospacing="0" w:after="0" w:afterAutospacing="0" w:line="240" w:lineRule="auto"/>
        <w:ind w:left="1359" w:hanging="1359"/>
        <w:rPr>
          <w:del w:id="65" w:author="Meryl Etman" w:date="2021-05-24T15:43:00Z"/>
          <w:rFonts w:ascii="Times New Roman" w:eastAsia="Times New Roman" w:hAnsi="Times New Roman" w:cs="David"/>
          <w:sz w:val="24"/>
          <w:szCs w:val="24"/>
          <w:rtl/>
        </w:rPr>
      </w:pPr>
      <w:del w:id="66" w:author="Meryl Etman" w:date="2021-05-24T15:43:00Z">
        <w:r w:rsidRPr="007D6A6B" w:rsidDel="0063090A">
          <w:rPr>
            <w:rFonts w:ascii="Times New Roman" w:eastAsia="Times New Roman" w:hAnsi="Times New Roman" w:cs="David"/>
            <w:sz w:val="24"/>
            <w:szCs w:val="24"/>
            <w:rtl/>
          </w:rPr>
          <w:tab/>
          <w:delText>סכום קבוע ומוחלט של ________ ש"ח (במילים: ___________ ש"ח) לכל יחידת דיור ראשונית הכוללת 3 או 4 או 5 חדרים.</w:delText>
        </w:r>
      </w:del>
    </w:p>
    <w:p w14:paraId="1133E9DE" w14:textId="7039C4CD" w:rsidR="007D6A6B" w:rsidRPr="007D6A6B" w:rsidDel="0063090A" w:rsidRDefault="007D6A6B" w:rsidP="007D6A6B">
      <w:pPr>
        <w:widowControl w:val="0"/>
        <w:spacing w:before="0" w:beforeAutospacing="0" w:after="0" w:afterAutospacing="0" w:line="240" w:lineRule="auto"/>
        <w:ind w:left="1359" w:hanging="1359"/>
        <w:rPr>
          <w:del w:id="67" w:author="Meryl Etman" w:date="2021-05-24T15:43:00Z"/>
          <w:rFonts w:ascii="Times New Roman" w:eastAsia="Times New Roman" w:hAnsi="Times New Roman" w:cs="David"/>
          <w:sz w:val="24"/>
          <w:szCs w:val="24"/>
          <w:rtl/>
        </w:rPr>
      </w:pPr>
      <w:del w:id="68" w:author="Meryl Etman" w:date="2021-05-24T15:43:00Z">
        <w:r w:rsidRPr="007D6A6B" w:rsidDel="0063090A">
          <w:rPr>
            <w:rFonts w:ascii="Times New Roman" w:eastAsia="Times New Roman" w:hAnsi="Times New Roman" w:cs="David"/>
            <w:sz w:val="24"/>
            <w:szCs w:val="24"/>
            <w:rtl/>
          </w:rPr>
          <w:tab/>
          <w:delText xml:space="preserve">וסכום קבוע ומוחלט של_______ ש"ח (במילים: ___________ ש"ח) לכל יחידת דיור ראשונית מסוג פנטהאוז ו/או דופלקס, </w:delText>
        </w:r>
      </w:del>
    </w:p>
    <w:p w14:paraId="0F9FB46E" w14:textId="27A1EE32"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69" w:author="Meryl Etman" w:date="2021-05-24T15:43:00Z">
          <w:pPr>
            <w:widowControl w:val="0"/>
            <w:spacing w:before="0" w:beforeAutospacing="0" w:after="0" w:afterAutospacing="0" w:line="240" w:lineRule="auto"/>
            <w:ind w:left="1359" w:hanging="1359"/>
          </w:pPr>
        </w:pPrChange>
      </w:pPr>
      <w:del w:id="70" w:author="Meryl Etman" w:date="2021-05-24T15:43:00Z">
        <w:r w:rsidRPr="007D6A6B" w:rsidDel="0063090A">
          <w:rPr>
            <w:rFonts w:ascii="Times New Roman" w:eastAsia="Times New Roman" w:hAnsi="Times New Roman" w:cs="David"/>
            <w:sz w:val="24"/>
            <w:szCs w:val="24"/>
            <w:rtl/>
          </w:rPr>
          <w:tab/>
          <w:delText>וסכום קבוע ומוחלט של _______ ש"ח (במילים: ___________ ש"ח) לכל יחידת דיור חוזרת.</w:delText>
        </w:r>
      </w:del>
      <w:ins w:id="71" w:author="Meryl Etman" w:date="2021-05-24T15:43:00Z">
        <w:r w:rsidR="0063090A">
          <w:rPr>
            <w:rFonts w:ascii="Times New Roman" w:eastAsia="Times New Roman" w:hAnsi="Times New Roman" w:cs="David" w:hint="cs"/>
            <w:sz w:val="24"/>
            <w:szCs w:val="24"/>
            <w:rtl/>
          </w:rPr>
          <w:t>מבוטל.</w:t>
        </w:r>
      </w:ins>
    </w:p>
    <w:p w14:paraId="7CD99E13"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43922EFF" w14:textId="45C8A989" w:rsidR="007D6A6B" w:rsidRPr="007D6A6B" w:rsidDel="0063090A" w:rsidRDefault="007D6A6B" w:rsidP="007D6A6B">
      <w:pPr>
        <w:widowControl w:val="0"/>
        <w:tabs>
          <w:tab w:val="left" w:pos="1365"/>
        </w:tabs>
        <w:spacing w:before="0" w:beforeAutospacing="0" w:after="0" w:afterAutospacing="0" w:line="240" w:lineRule="auto"/>
        <w:ind w:left="714" w:firstLine="6"/>
        <w:rPr>
          <w:del w:id="72" w:author="Meryl Etman" w:date="2021-05-24T15:43:00Z"/>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ins w:id="73" w:author="Meryl Etman" w:date="2021-05-24T15:43:00Z">
        <w:r w:rsidR="0063090A">
          <w:rPr>
            <w:rFonts w:ascii="Times New Roman" w:eastAsia="Times New Roman" w:hAnsi="Times New Roman" w:cs="David"/>
            <w:sz w:val="24"/>
            <w:szCs w:val="24"/>
            <w:rtl/>
          </w:rPr>
          <w:tab/>
        </w:r>
      </w:ins>
      <w:del w:id="74" w:author="Meryl Etman" w:date="2021-05-24T15:43:00Z">
        <w:r w:rsidRPr="007D6A6B" w:rsidDel="0063090A">
          <w:rPr>
            <w:rFonts w:ascii="Times New Roman" w:eastAsia="Times New Roman" w:hAnsi="Times New Roman" w:cs="David"/>
            <w:sz w:val="24"/>
            <w:szCs w:val="24"/>
            <w:rtl/>
          </w:rPr>
          <w:delText xml:space="preserve">עבור מערכות </w:delText>
        </w:r>
        <w:r w:rsidRPr="007D6A6B" w:rsidDel="0063090A">
          <w:rPr>
            <w:rFonts w:ascii="Times New Roman" w:eastAsia="Times New Roman" w:hAnsi="Times New Roman" w:cs="David" w:hint="cs"/>
            <w:sz w:val="24"/>
            <w:szCs w:val="24"/>
            <w:rtl/>
          </w:rPr>
          <w:delText xml:space="preserve">מיזוג </w:delText>
        </w:r>
        <w:r w:rsidRPr="007D6A6B" w:rsidDel="0063090A">
          <w:rPr>
            <w:rFonts w:ascii="Times New Roman" w:eastAsia="Times New Roman" w:hAnsi="Times New Roman" w:cs="David"/>
            <w:sz w:val="24"/>
            <w:szCs w:val="24"/>
            <w:rtl/>
          </w:rPr>
          <w:delText xml:space="preserve">אוורור </w:delText>
        </w:r>
        <w:r w:rsidRPr="007D6A6B" w:rsidDel="0063090A">
          <w:rPr>
            <w:rFonts w:ascii="Times New Roman" w:eastAsia="Times New Roman" w:hAnsi="Times New Roman" w:cs="David" w:hint="cs"/>
            <w:sz w:val="24"/>
            <w:szCs w:val="24"/>
            <w:rtl/>
          </w:rPr>
          <w:delText>ו/או הכנה למסחר/חנויות/ משרדים וכ"ו</w:delText>
        </w:r>
        <w:r w:rsidRPr="007D6A6B" w:rsidDel="0063090A">
          <w:rPr>
            <w:rFonts w:ascii="Times New Roman" w:eastAsia="Times New Roman" w:hAnsi="Times New Roman" w:cs="David"/>
            <w:sz w:val="24"/>
            <w:szCs w:val="24"/>
            <w:rtl/>
          </w:rPr>
          <w:delText>:</w:delText>
        </w:r>
      </w:del>
    </w:p>
    <w:p w14:paraId="5A21BC49" w14:textId="13B0201B"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75" w:author="Meryl Etman" w:date="2021-05-24T15:43:00Z">
          <w:pPr>
            <w:widowControl w:val="0"/>
            <w:spacing w:before="0" w:beforeAutospacing="0" w:after="0" w:afterAutospacing="0" w:line="240" w:lineRule="auto"/>
            <w:ind w:left="1365" w:hanging="645"/>
          </w:pPr>
        </w:pPrChange>
      </w:pPr>
      <w:del w:id="76" w:author="Meryl Etman" w:date="2021-05-24T15:43:00Z">
        <w:r w:rsidRPr="007D6A6B" w:rsidDel="0063090A">
          <w:rPr>
            <w:rFonts w:ascii="Times New Roman" w:eastAsia="Times New Roman" w:hAnsi="Times New Roman" w:cs="David"/>
            <w:sz w:val="24"/>
            <w:szCs w:val="24"/>
            <w:rtl/>
          </w:rPr>
          <w:tab/>
          <w:delText xml:space="preserve">סכום קבוע ומוחלט של ______ ש"ח (במילים: ___________ ש"ח) לכל </w:delText>
        </w:r>
        <w:r w:rsidRPr="007D6A6B" w:rsidDel="0063090A">
          <w:rPr>
            <w:rFonts w:ascii="Times New Roman" w:eastAsia="Times New Roman" w:hAnsi="Times New Roman" w:cs="David" w:hint="cs"/>
            <w:sz w:val="24"/>
            <w:szCs w:val="24"/>
            <w:rtl/>
          </w:rPr>
          <w:delText>חנות/ שטח מסחרי/ קומת משרדים</w:delText>
        </w:r>
        <w:r w:rsidRPr="007D6A6B" w:rsidDel="0063090A">
          <w:rPr>
            <w:rFonts w:ascii="Times New Roman" w:eastAsia="Times New Roman" w:hAnsi="Times New Roman" w:cs="David"/>
            <w:sz w:val="24"/>
            <w:szCs w:val="24"/>
            <w:rtl/>
          </w:rPr>
          <w:delText>.</w:delText>
        </w:r>
      </w:del>
      <w:ins w:id="77" w:author="Meryl Etman" w:date="2021-05-24T15:43:00Z">
        <w:r w:rsidR="0063090A">
          <w:rPr>
            <w:rFonts w:ascii="Times New Roman" w:eastAsia="Times New Roman" w:hAnsi="Times New Roman" w:cs="David" w:hint="cs"/>
            <w:sz w:val="24"/>
            <w:szCs w:val="24"/>
            <w:rtl/>
          </w:rPr>
          <w:t>מבוטל.</w:t>
        </w:r>
      </w:ins>
    </w:p>
    <w:p w14:paraId="5B411994" w14:textId="77777777" w:rsidR="007D6A6B" w:rsidRPr="007D6A6B" w:rsidDel="0063090A" w:rsidRDefault="007D6A6B" w:rsidP="007D6A6B">
      <w:pPr>
        <w:widowControl w:val="0"/>
        <w:spacing w:before="0" w:beforeAutospacing="0" w:after="0" w:afterAutospacing="0" w:line="240" w:lineRule="auto"/>
        <w:ind w:left="1359" w:hanging="1359"/>
        <w:rPr>
          <w:del w:id="78" w:author="Meryl Etman" w:date="2021-05-24T15:43:00Z"/>
          <w:rFonts w:ascii="Times New Roman" w:eastAsia="Times New Roman" w:hAnsi="Times New Roman" w:cs="David"/>
          <w:sz w:val="24"/>
          <w:szCs w:val="24"/>
          <w:rtl/>
        </w:rPr>
      </w:pPr>
    </w:p>
    <w:p w14:paraId="6B7F3388" w14:textId="77777777" w:rsidR="007D6A6B" w:rsidRPr="007D6A6B" w:rsidRDefault="007D6A6B">
      <w:pPr>
        <w:widowControl w:val="0"/>
        <w:spacing w:before="0" w:beforeAutospacing="0" w:after="0" w:afterAutospacing="0" w:line="240" w:lineRule="auto"/>
        <w:rPr>
          <w:rFonts w:ascii="Times New Roman" w:eastAsia="Times New Roman" w:hAnsi="Times New Roman" w:cs="David"/>
          <w:sz w:val="24"/>
          <w:szCs w:val="24"/>
          <w:rtl/>
        </w:rPr>
        <w:pPrChange w:id="79" w:author="Meryl Etman" w:date="2021-05-24T15:43:00Z">
          <w:pPr>
            <w:widowControl w:val="0"/>
            <w:spacing w:before="0" w:beforeAutospacing="0" w:after="0" w:afterAutospacing="0" w:line="240" w:lineRule="auto"/>
            <w:ind w:left="714" w:firstLine="6"/>
          </w:pPr>
        </w:pPrChange>
      </w:pPr>
    </w:p>
    <w:p w14:paraId="09E8D069" w14:textId="66CC5D7C" w:rsidR="007D6A6B" w:rsidRPr="007D6A6B" w:rsidDel="0063090A" w:rsidRDefault="007D6A6B">
      <w:pPr>
        <w:widowControl w:val="0"/>
        <w:spacing w:before="0" w:beforeAutospacing="0" w:after="0" w:afterAutospacing="0" w:line="240" w:lineRule="auto"/>
        <w:ind w:left="714"/>
        <w:rPr>
          <w:del w:id="80" w:author="Meryl Etman" w:date="2021-05-24T15:43:00Z"/>
          <w:rFonts w:ascii="Times New Roman" w:eastAsia="Times New Roman" w:hAnsi="Times New Roman" w:cs="David"/>
          <w:sz w:val="24"/>
          <w:szCs w:val="24"/>
          <w:rtl/>
        </w:rPr>
        <w:pPrChange w:id="81" w:author="Meryl Etman" w:date="2021-05-24T15:43:00Z">
          <w:pPr>
            <w:widowControl w:val="0"/>
            <w:spacing w:before="0" w:beforeAutospacing="0" w:after="0" w:afterAutospacing="0" w:line="240" w:lineRule="auto"/>
            <w:ind w:left="714" w:firstLine="6"/>
          </w:pPr>
        </w:pPrChange>
      </w:pPr>
      <w:del w:id="82" w:author="Meryl Etman" w:date="2021-05-24T15:43:00Z">
        <w:r w:rsidRPr="007D6A6B" w:rsidDel="0063090A">
          <w:rPr>
            <w:rFonts w:ascii="Times New Roman" w:eastAsia="Times New Roman" w:hAnsi="Times New Roman" w:cs="David"/>
            <w:sz w:val="24"/>
            <w:szCs w:val="24"/>
            <w:rtl/>
          </w:rPr>
          <w:delText>בסעיף זה:</w:delText>
        </w:r>
      </w:del>
    </w:p>
    <w:p w14:paraId="4390041E" w14:textId="492B484C" w:rsidR="007D6A6B" w:rsidRPr="007D6A6B" w:rsidDel="0063090A" w:rsidRDefault="007D6A6B">
      <w:pPr>
        <w:widowControl w:val="0"/>
        <w:spacing w:before="0" w:beforeAutospacing="0" w:after="0" w:afterAutospacing="0" w:line="240" w:lineRule="auto"/>
        <w:ind w:left="714"/>
        <w:rPr>
          <w:del w:id="83" w:author="Meryl Etman" w:date="2021-05-24T15:43:00Z"/>
          <w:rFonts w:ascii="Times New Roman" w:eastAsia="Times New Roman" w:hAnsi="Times New Roman" w:cs="David"/>
          <w:sz w:val="24"/>
          <w:szCs w:val="24"/>
          <w:rtl/>
        </w:rPr>
        <w:pPrChange w:id="84" w:author="Meryl Etman" w:date="2021-05-24T15:43:00Z">
          <w:pPr>
            <w:widowControl w:val="0"/>
            <w:spacing w:before="0" w:beforeAutospacing="0" w:after="0" w:afterAutospacing="0" w:line="240" w:lineRule="auto"/>
            <w:ind w:left="714" w:firstLine="6"/>
          </w:pPr>
        </w:pPrChange>
      </w:pPr>
      <w:del w:id="85" w:author="Meryl Etman" w:date="2021-05-24T15:43:00Z">
        <w:r w:rsidRPr="007D6A6B" w:rsidDel="0063090A">
          <w:rPr>
            <w:rFonts w:ascii="Times New Roman" w:eastAsia="Times New Roman" w:hAnsi="Times New Roman" w:cs="David"/>
            <w:sz w:val="24"/>
            <w:szCs w:val="24"/>
            <w:rtl/>
          </w:rPr>
          <w:delText>מבנה ראשוני - המבנה שהוקם לראשונה עפ"י תכניותיו של המתכנן.</w:delText>
        </w:r>
      </w:del>
    </w:p>
    <w:p w14:paraId="06FAC0AE" w14:textId="1C8154D1" w:rsidR="007D6A6B" w:rsidRPr="007D6A6B" w:rsidDel="0063090A" w:rsidRDefault="007D6A6B">
      <w:pPr>
        <w:widowControl w:val="0"/>
        <w:spacing w:before="0" w:beforeAutospacing="0" w:after="0" w:afterAutospacing="0" w:line="240" w:lineRule="auto"/>
        <w:ind w:left="714"/>
        <w:rPr>
          <w:del w:id="86" w:author="Meryl Etman" w:date="2021-05-24T15:43:00Z"/>
          <w:rFonts w:ascii="Times New Roman" w:eastAsia="Times New Roman" w:hAnsi="Times New Roman" w:cs="David"/>
          <w:sz w:val="24"/>
          <w:szCs w:val="24"/>
          <w:rtl/>
        </w:rPr>
        <w:pPrChange w:id="87" w:author="Meryl Etman" w:date="2021-05-24T15:43:00Z">
          <w:pPr>
            <w:widowControl w:val="0"/>
            <w:spacing w:before="0" w:beforeAutospacing="0" w:after="0" w:afterAutospacing="0" w:line="240" w:lineRule="auto"/>
            <w:ind w:left="714" w:firstLine="6"/>
          </w:pPr>
        </w:pPrChange>
      </w:pPr>
    </w:p>
    <w:p w14:paraId="5CBE7527" w14:textId="219181D6" w:rsidR="007D6A6B" w:rsidRPr="007D6A6B" w:rsidDel="0063090A" w:rsidRDefault="007D6A6B">
      <w:pPr>
        <w:widowControl w:val="0"/>
        <w:spacing w:before="0" w:beforeAutospacing="0" w:after="0" w:afterAutospacing="0" w:line="240" w:lineRule="auto"/>
        <w:ind w:left="714"/>
        <w:rPr>
          <w:del w:id="88" w:author="Meryl Etman" w:date="2021-05-24T15:43:00Z"/>
          <w:rFonts w:ascii="Times New Roman" w:eastAsia="Times New Roman" w:hAnsi="Times New Roman" w:cs="David"/>
          <w:sz w:val="24"/>
          <w:szCs w:val="24"/>
          <w:rtl/>
        </w:rPr>
        <w:pPrChange w:id="89" w:author="Meryl Etman" w:date="2021-05-24T15:43:00Z">
          <w:pPr>
            <w:widowControl w:val="0"/>
            <w:spacing w:before="0" w:beforeAutospacing="0" w:after="0" w:afterAutospacing="0" w:line="240" w:lineRule="auto"/>
            <w:ind w:left="714" w:firstLine="6"/>
          </w:pPr>
        </w:pPrChange>
      </w:pPr>
      <w:del w:id="90" w:author="Meryl Etman" w:date="2021-05-24T15:43:00Z">
        <w:r w:rsidRPr="007D6A6B" w:rsidDel="0063090A">
          <w:rPr>
            <w:rFonts w:ascii="Times New Roman" w:eastAsia="Times New Roman" w:hAnsi="Times New Roman" w:cs="David"/>
            <w:sz w:val="24"/>
            <w:szCs w:val="24"/>
            <w:rtl/>
          </w:rPr>
          <w:delTex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11A13DE0" w14:textId="662EA2AA" w:rsidR="007D6A6B" w:rsidRPr="007D6A6B" w:rsidDel="0063090A" w:rsidRDefault="007D6A6B">
      <w:pPr>
        <w:widowControl w:val="0"/>
        <w:spacing w:before="0" w:beforeAutospacing="0" w:after="0" w:afterAutospacing="0" w:line="240" w:lineRule="auto"/>
        <w:ind w:left="714"/>
        <w:rPr>
          <w:del w:id="91" w:author="Meryl Etman" w:date="2021-05-24T15:43:00Z"/>
          <w:rFonts w:ascii="Times New Roman" w:eastAsia="Times New Roman" w:hAnsi="Times New Roman" w:cs="David"/>
          <w:sz w:val="24"/>
          <w:szCs w:val="24"/>
          <w:rtl/>
        </w:rPr>
        <w:pPrChange w:id="92" w:author="Meryl Etman" w:date="2021-05-24T15:43:00Z">
          <w:pPr>
            <w:widowControl w:val="0"/>
            <w:spacing w:before="0" w:beforeAutospacing="0" w:after="0" w:afterAutospacing="0" w:line="240" w:lineRule="auto"/>
            <w:ind w:left="714" w:firstLine="6"/>
          </w:pPr>
        </w:pPrChange>
      </w:pPr>
    </w:p>
    <w:p w14:paraId="71CF72A5" w14:textId="26234F3E" w:rsidR="007D6A6B" w:rsidRPr="007D6A6B" w:rsidDel="0063090A" w:rsidRDefault="007D6A6B">
      <w:pPr>
        <w:widowControl w:val="0"/>
        <w:spacing w:before="0" w:beforeAutospacing="0" w:after="0" w:afterAutospacing="0" w:line="240" w:lineRule="auto"/>
        <w:ind w:left="714"/>
        <w:rPr>
          <w:del w:id="93" w:author="Meryl Etman" w:date="2021-05-24T15:43:00Z"/>
          <w:rFonts w:ascii="Times New Roman" w:eastAsia="Times New Roman" w:hAnsi="Times New Roman" w:cs="David"/>
          <w:sz w:val="24"/>
          <w:szCs w:val="24"/>
          <w:rtl/>
        </w:rPr>
        <w:pPrChange w:id="94" w:author="Meryl Etman" w:date="2021-05-24T15:43:00Z">
          <w:pPr>
            <w:widowControl w:val="0"/>
            <w:spacing w:before="0" w:beforeAutospacing="0" w:after="0" w:afterAutospacing="0" w:line="240" w:lineRule="auto"/>
            <w:ind w:left="714" w:firstLine="6"/>
          </w:pPr>
        </w:pPrChange>
      </w:pPr>
      <w:del w:id="95" w:author="Meryl Etman" w:date="2021-05-24T15:43:00Z">
        <w:r w:rsidRPr="007D6A6B" w:rsidDel="0063090A">
          <w:rPr>
            <w:rFonts w:ascii="Times New Roman" w:eastAsia="Times New Roman" w:hAnsi="Times New Roman" w:cs="David"/>
            <w:sz w:val="24"/>
            <w:szCs w:val="24"/>
            <w:rtl/>
          </w:rPr>
          <w:delText>יחידת דיור ראשונית - הדירה שהוקמה לראשונה עפ"י תכניותיו של המתכנן.</w:delText>
        </w:r>
      </w:del>
    </w:p>
    <w:p w14:paraId="3E6E0D97" w14:textId="33A3BE30" w:rsidR="007D6A6B" w:rsidRPr="007D6A6B" w:rsidDel="0063090A" w:rsidRDefault="007D6A6B">
      <w:pPr>
        <w:widowControl w:val="0"/>
        <w:spacing w:before="0" w:beforeAutospacing="0" w:after="0" w:afterAutospacing="0" w:line="240" w:lineRule="auto"/>
        <w:ind w:left="714"/>
        <w:rPr>
          <w:del w:id="96" w:author="Meryl Etman" w:date="2021-05-24T15:43:00Z"/>
          <w:rFonts w:ascii="Times New Roman" w:eastAsia="Times New Roman" w:hAnsi="Times New Roman" w:cs="David"/>
          <w:sz w:val="24"/>
          <w:szCs w:val="24"/>
          <w:rtl/>
        </w:rPr>
        <w:pPrChange w:id="97" w:author="Meryl Etman" w:date="2021-05-24T15:43:00Z">
          <w:pPr>
            <w:widowControl w:val="0"/>
            <w:spacing w:before="0" w:beforeAutospacing="0" w:after="0" w:afterAutospacing="0" w:line="240" w:lineRule="auto"/>
            <w:ind w:left="714" w:firstLine="6"/>
          </w:pPr>
        </w:pPrChange>
      </w:pPr>
    </w:p>
    <w:p w14:paraId="1F0C3831" w14:textId="1A7052A2" w:rsidR="007D6A6B" w:rsidRPr="007D6A6B" w:rsidDel="0063090A" w:rsidRDefault="007D6A6B">
      <w:pPr>
        <w:widowControl w:val="0"/>
        <w:spacing w:before="0" w:beforeAutospacing="0" w:after="0" w:afterAutospacing="0" w:line="240" w:lineRule="auto"/>
        <w:ind w:left="714"/>
        <w:jc w:val="both"/>
        <w:rPr>
          <w:del w:id="98" w:author="Meryl Etman" w:date="2021-05-24T15:43:00Z"/>
          <w:rFonts w:ascii="Times New Roman" w:eastAsia="Times New Roman" w:hAnsi="Times New Roman" w:cs="David"/>
          <w:sz w:val="24"/>
          <w:szCs w:val="24"/>
          <w:rtl/>
        </w:rPr>
        <w:pPrChange w:id="99" w:author="Meryl Etman" w:date="2021-05-24T15:43:00Z">
          <w:pPr>
            <w:widowControl w:val="0"/>
            <w:spacing w:before="0" w:beforeAutospacing="0" w:after="0" w:afterAutospacing="0" w:line="240" w:lineRule="auto"/>
            <w:ind w:left="714" w:firstLine="6"/>
            <w:jc w:val="both"/>
          </w:pPr>
        </w:pPrChange>
      </w:pPr>
      <w:del w:id="100" w:author="Meryl Etman" w:date="2021-05-24T15:43:00Z">
        <w:r w:rsidRPr="007D6A6B" w:rsidDel="0063090A">
          <w:rPr>
            <w:rFonts w:ascii="Times New Roman" w:eastAsia="Times New Roman" w:hAnsi="Times New Roman" w:cs="David"/>
            <w:sz w:val="24"/>
            <w:szCs w:val="24"/>
            <w:rtl/>
          </w:rPr>
          <w:delTex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delText>
        </w:r>
      </w:del>
    </w:p>
    <w:p w14:paraId="32D47D94" w14:textId="77777777" w:rsidR="007D6A6B" w:rsidRPr="007D6A6B" w:rsidRDefault="007D6A6B">
      <w:pPr>
        <w:widowControl w:val="0"/>
        <w:spacing w:before="0" w:beforeAutospacing="0" w:after="0" w:afterAutospacing="0" w:line="240" w:lineRule="auto"/>
        <w:ind w:left="714"/>
        <w:rPr>
          <w:rFonts w:ascii="Times New Roman" w:eastAsia="Times New Roman" w:hAnsi="Times New Roman" w:cs="David"/>
          <w:sz w:val="24"/>
          <w:szCs w:val="24"/>
          <w:rtl/>
        </w:rPr>
        <w:pPrChange w:id="101" w:author="Meryl Etman" w:date="2021-05-24T15:43:00Z">
          <w:pPr>
            <w:widowControl w:val="0"/>
            <w:spacing w:before="0" w:beforeAutospacing="0" w:after="0" w:afterAutospacing="0" w:line="240" w:lineRule="auto"/>
            <w:ind w:left="714" w:firstLine="6"/>
          </w:pPr>
        </w:pPrChange>
      </w:pPr>
    </w:p>
    <w:p w14:paraId="1CE25F13" w14:textId="21D7649E"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02" w:author="Meryl Etman" w:date="2021-05-24T14:25:00Z">
            <w:r w:rsidR="007421ED">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03" w:author="Meryl Etman" w:date="2021-05-24T14:25:00Z">
            <w:r w:rsidR="007421ED">
              <w:rPr>
                <w:rFonts w:ascii="Times New Roman" w:eastAsia="Times New Roman" w:hAnsi="Times New Roman" w:cs="David" w:hint="cs"/>
                <w:color w:val="008000"/>
                <w:sz w:val="24"/>
                <w:szCs w:val="24"/>
                <w:rtl/>
              </w:rPr>
              <w:t>בגין</w:t>
            </w:r>
          </w:ins>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104" w:author="Meryl Etman" w:date="2021-05-24T14:25:00Z">
            <w:r w:rsidR="007421ED">
              <w:rPr>
                <w:rFonts w:ascii="Times New Roman" w:eastAsia="Times New Roman" w:hAnsi="Times New Roman" w:cs="David" w:hint="cs"/>
                <w:color w:val="008000"/>
                <w:sz w:val="24"/>
                <w:szCs w:val="24"/>
                <w:rtl/>
              </w:rPr>
              <w:t>‏01/11/2020</w:t>
            </w:r>
          </w:ins>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05" w:author="Meryl Etman" w:date="2021-05-24T14:25:00Z">
            <w:r w:rsidR="007421ED">
              <w:rPr>
                <w:rFonts w:ascii="Times New Roman" w:eastAsia="Times New Roman" w:hAnsi="Times New Roman" w:cs="David" w:hint="cs"/>
                <w:color w:val="008000"/>
                <w:sz w:val="24"/>
                <w:szCs w:val="24"/>
                <w:rtl/>
              </w:rPr>
              <w:t>223.3374</w:t>
            </w:r>
          </w:ins>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33661A3E"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099B2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5E92372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5BBE0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1C96A02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98A270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w:t>
      </w:r>
      <w:r w:rsidRPr="007D6A6B">
        <w:rPr>
          <w:rFonts w:ascii="Times New Roman" w:eastAsia="Times New Roman" w:hAnsi="Times New Roman" w:cs="David"/>
          <w:sz w:val="24"/>
          <w:szCs w:val="24"/>
          <w:rtl/>
          <w:lang w:eastAsia="he-IL"/>
        </w:rPr>
        <w:lastRenderedPageBreak/>
        <w:t>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2407CF8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AB0FFF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5357F6ED"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0A8C048"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4E5705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449F8"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w:t>
      </w:r>
      <w:proofErr w:type="spellStart"/>
      <w:r w:rsidRPr="007D6A6B">
        <w:rPr>
          <w:rFonts w:ascii="Times New Roman" w:eastAsia="Times New Roman" w:hAnsi="Times New Roman" w:cs="David"/>
          <w:sz w:val="24"/>
          <w:szCs w:val="24"/>
          <w:rtl/>
          <w:lang w:eastAsia="he-IL"/>
        </w:rPr>
        <w:t>והתכניות</w:t>
      </w:r>
      <w:proofErr w:type="spellEnd"/>
      <w:r w:rsidRPr="007D6A6B">
        <w:rPr>
          <w:rFonts w:ascii="Times New Roman" w:eastAsia="Times New Roman" w:hAnsi="Times New Roman" w:cs="David"/>
          <w:sz w:val="24"/>
          <w:szCs w:val="24"/>
          <w:rtl/>
          <w:lang w:eastAsia="he-IL"/>
        </w:rPr>
        <w:t xml:space="preserve"> למזמין.</w:t>
      </w:r>
    </w:p>
    <w:p w14:paraId="4266930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74241909"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27E15A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63EBA5"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1353D5A3"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23786A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34EC6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445F5AA1"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38395CEE" w14:textId="77777777" w:rsidTr="004E3753">
        <w:tc>
          <w:tcPr>
            <w:tcW w:w="1296" w:type="dxa"/>
          </w:tcPr>
          <w:p w14:paraId="1924B98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30EDCD6D"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2DEEAB9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73E71EC3" w14:textId="77777777" w:rsidTr="004E3753">
        <w:tc>
          <w:tcPr>
            <w:tcW w:w="1296" w:type="dxa"/>
          </w:tcPr>
          <w:p w14:paraId="0BAEDC39"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4E432E4E"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025437A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70F99BC3" w14:textId="77777777" w:rsidTr="004E3753">
        <w:tc>
          <w:tcPr>
            <w:tcW w:w="1296" w:type="dxa"/>
          </w:tcPr>
          <w:p w14:paraId="049401A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D11045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50E15EA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3E9997A7" w14:textId="77777777" w:rsidTr="004E3753">
        <w:tc>
          <w:tcPr>
            <w:tcW w:w="1296" w:type="dxa"/>
          </w:tcPr>
          <w:p w14:paraId="32D9794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5C0E994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371BBFC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25D29C5" w14:textId="77777777" w:rsidTr="004E3753">
        <w:tc>
          <w:tcPr>
            <w:tcW w:w="1296" w:type="dxa"/>
          </w:tcPr>
          <w:p w14:paraId="255BB16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49B12D5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2D25E8B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37125C53" w14:textId="77777777" w:rsidTr="004E3753">
        <w:tc>
          <w:tcPr>
            <w:tcW w:w="1296" w:type="dxa"/>
          </w:tcPr>
          <w:p w14:paraId="6B181F0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176ABBFD"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 xml:space="preserve">לאחר גמר הוצאת </w:t>
            </w:r>
            <w:proofErr w:type="spellStart"/>
            <w:r>
              <w:rPr>
                <w:rFonts w:ascii="Times New Roman" w:eastAsia="Times New Roman" w:hAnsi="Times New Roman" w:cs="David"/>
                <w:sz w:val="24"/>
                <w:szCs w:val="24"/>
                <w:rtl/>
              </w:rPr>
              <w:t>ת</w:t>
            </w:r>
            <w:r w:rsidR="007D6A6B" w:rsidRPr="007D6A6B">
              <w:rPr>
                <w:rFonts w:ascii="Times New Roman" w:eastAsia="Times New Roman" w:hAnsi="Times New Roman" w:cs="David"/>
                <w:sz w:val="24"/>
                <w:szCs w:val="24"/>
                <w:rtl/>
              </w:rPr>
              <w:t>כניות</w:t>
            </w:r>
            <w:proofErr w:type="spellEnd"/>
            <w:r w:rsidR="007D6A6B" w:rsidRPr="007D6A6B">
              <w:rPr>
                <w:rFonts w:ascii="Times New Roman" w:eastAsia="Times New Roman" w:hAnsi="Times New Roman" w:cs="David"/>
                <w:sz w:val="24"/>
                <w:szCs w:val="24"/>
                <w:rtl/>
              </w:rPr>
              <w:t xml:space="preserve"> לבצוע -</w:t>
            </w:r>
          </w:p>
        </w:tc>
        <w:tc>
          <w:tcPr>
            <w:tcW w:w="993" w:type="dxa"/>
          </w:tcPr>
          <w:p w14:paraId="74BAA32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7B7AB49E" w14:textId="77777777" w:rsidTr="004E3753">
        <w:tc>
          <w:tcPr>
            <w:tcW w:w="1296" w:type="dxa"/>
          </w:tcPr>
          <w:p w14:paraId="566C9C8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1FBD4EE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3C89547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67793D46" w14:textId="77777777" w:rsidTr="004E3753">
        <w:tc>
          <w:tcPr>
            <w:tcW w:w="1296" w:type="dxa"/>
          </w:tcPr>
          <w:p w14:paraId="2D700B9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3E7A1D0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6DB8D96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2A0B2B8D" w14:textId="77777777" w:rsidTr="004E3753">
        <w:tc>
          <w:tcPr>
            <w:tcW w:w="1296" w:type="dxa"/>
          </w:tcPr>
          <w:p w14:paraId="3130A62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3264274D"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 xml:space="preserve">נן בכתב להשלמת הפרויקט בהתאם </w:t>
            </w:r>
            <w:proofErr w:type="spellStart"/>
            <w:r w:rsidR="00461F51">
              <w:rPr>
                <w:rFonts w:ascii="Times New Roman" w:eastAsia="Times New Roman" w:hAnsi="Times New Roman" w:cs="David"/>
                <w:sz w:val="24"/>
                <w:szCs w:val="24"/>
                <w:rtl/>
              </w:rPr>
              <w:t>לת</w:t>
            </w:r>
            <w:r w:rsidRPr="007D6A6B">
              <w:rPr>
                <w:rFonts w:ascii="Times New Roman" w:eastAsia="Times New Roman" w:hAnsi="Times New Roman" w:cs="David"/>
                <w:sz w:val="24"/>
                <w:szCs w:val="24"/>
                <w:rtl/>
              </w:rPr>
              <w:t>כניותיו</w:t>
            </w:r>
            <w:proofErr w:type="spellEnd"/>
            <w:r w:rsidRPr="007D6A6B">
              <w:rPr>
                <w:rFonts w:ascii="Times New Roman" w:eastAsia="Times New Roman" w:hAnsi="Times New Roman" w:cs="David"/>
                <w:sz w:val="24"/>
                <w:szCs w:val="24"/>
                <w:rtl/>
              </w:rPr>
              <w:t xml:space="preserve">, לתקנים מחייבים ולשביעות רצונו - </w:t>
            </w:r>
          </w:p>
        </w:tc>
        <w:tc>
          <w:tcPr>
            <w:tcW w:w="993" w:type="dxa"/>
          </w:tcPr>
          <w:p w14:paraId="474480BA"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66FBC927" w14:textId="77777777" w:rsidTr="004E3753">
        <w:tc>
          <w:tcPr>
            <w:tcW w:w="1296" w:type="dxa"/>
          </w:tcPr>
          <w:p w14:paraId="09927AB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537B9F8B"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48A46D2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68E966EF" w14:textId="77777777" w:rsidTr="004E3753">
        <w:tc>
          <w:tcPr>
            <w:tcW w:w="1296" w:type="dxa"/>
          </w:tcPr>
          <w:p w14:paraId="6460DD8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731F16E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0ABF534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7D72D86A" w14:textId="77777777" w:rsidTr="004E3753">
        <w:tc>
          <w:tcPr>
            <w:tcW w:w="1296" w:type="dxa"/>
          </w:tcPr>
          <w:p w14:paraId="5D1ED0D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23F99A9"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5CF6A708"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1F038FA8" w14:textId="77777777" w:rsidTr="004E3753">
        <w:tc>
          <w:tcPr>
            <w:tcW w:w="1296" w:type="dxa"/>
          </w:tcPr>
          <w:p w14:paraId="39E54AA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2C6EA58B"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2BD17F0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66AADE85"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442780E3"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A8865D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1DB8FAF3"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7D6A6B">
        <w:rPr>
          <w:rFonts w:ascii="Times New Roman" w:eastAsia="Times New Roman" w:hAnsi="Times New Roman" w:cs="David"/>
          <w:sz w:val="24"/>
          <w:szCs w:val="24"/>
          <w:rtl/>
          <w:lang w:eastAsia="he-IL"/>
        </w:rPr>
        <w:t>המצ"ב</w:t>
      </w:r>
      <w:proofErr w:type="spellEnd"/>
      <w:r w:rsidRPr="007D6A6B">
        <w:rPr>
          <w:rFonts w:ascii="Times New Roman" w:eastAsia="Times New Roman" w:hAnsi="Times New Roman" w:cs="David"/>
          <w:sz w:val="24"/>
          <w:szCs w:val="24"/>
          <w:rtl/>
          <w:lang w:eastAsia="he-IL"/>
        </w:rPr>
        <w:t xml:space="preserve"> כנספח ז' לחוזה.</w:t>
      </w:r>
    </w:p>
    <w:p w14:paraId="5C7FF51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E9A79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25CFA6A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38F0C5"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5796D76"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E6935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25248D10"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6445CC8" w14:textId="576BA595"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16T00:00:00Z">
            <w:dateFormat w:val="dd/MM/yyyy"/>
            <w:lid w:val="he-IL"/>
            <w:storeMappedDataAs w:val="dateTime"/>
            <w:calendar w:val="gregorian"/>
          </w:date>
        </w:sdtPr>
        <w:sdtEndPr>
          <w:rPr>
            <w:rFonts w:hint="cs"/>
          </w:rPr>
        </w:sdtEndPr>
        <w:sdtContent>
          <w:ins w:id="106" w:author="Meryl Etman" w:date="2021-12-26T17:36:00Z">
            <w:r w:rsidR="00327291">
              <w:rPr>
                <w:rFonts w:ascii="Times New Roman" w:eastAsia="Times New Roman" w:hAnsi="Times New Roman" w:cs="David" w:hint="cs"/>
                <w:color w:val="008000"/>
                <w:sz w:val="24"/>
                <w:szCs w:val="24"/>
                <w:rtl/>
                <w:lang w:eastAsia="he-IL"/>
              </w:rPr>
              <w:t>‏16/12/2021</w:t>
            </w:r>
          </w:ins>
        </w:sdtContent>
      </w:sdt>
      <w:r w:rsidRPr="00B27B4C">
        <w:rPr>
          <w:rFonts w:ascii="Times New Roman" w:eastAsia="Times New Roman" w:hAnsi="Times New Roman" w:cs="David" w:hint="cs"/>
          <w:bCs/>
          <w:color w:val="FF0000"/>
          <w:sz w:val="24"/>
          <w:szCs w:val="24"/>
          <w:rtl/>
          <w:lang w:eastAsia="he-IL"/>
        </w:rPr>
        <w:br/>
      </w:r>
    </w:p>
    <w:p w14:paraId="07A8207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7F1B3AB" w14:textId="3589AC9B" w:rsidR="00461F51" w:rsidRPr="00B27B4C" w:rsidRDefault="007421E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07" w:author="Meryl Etman" w:date="2021-05-24T15:44:00Z">
              <w:pPr>
                <w:widowControl w:val="0"/>
                <w:spacing w:before="0" w:beforeAutospacing="0" w:after="0" w:afterAutospacing="0" w:line="240" w:lineRule="auto"/>
                <w:jc w:val="both"/>
              </w:pPr>
            </w:pPrChange>
          </w:pPr>
          <w:ins w:id="108" w:author="Meryl Etman" w:date="2021-05-24T14:2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6E86836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96D0AC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743127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32926F7"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CC8BE9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4F0DC" w14:textId="0904CF0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9"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0"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1"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BD91CB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303908" w14:textId="64D1BDBC"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3" w:author="Meryl Etman" w:date="2021-05-24T14:22:00Z">
            <w:r w:rsidR="007421ED">
              <w:rPr>
                <w:rFonts w:ascii="Times New Roman" w:eastAsia="Times New Roman" w:hAnsi="Times New Roman" w:cs="David" w:hint="cs"/>
                <w:bCs/>
                <w:color w:val="008000"/>
                <w:sz w:val="24"/>
                <w:szCs w:val="24"/>
                <w:rtl/>
                <w:lang w:eastAsia="he-IL"/>
              </w:rPr>
              <w:t xml:space="preserve">סביוני נצר </w:t>
            </w:r>
            <w:proofErr w:type="spellStart"/>
            <w:r w:rsidR="007421ED">
              <w:rPr>
                <w:rFonts w:ascii="Times New Roman" w:eastAsia="Times New Roman" w:hAnsi="Times New Roman" w:cs="David" w:hint="cs"/>
                <w:bCs/>
                <w:color w:val="008000"/>
                <w:sz w:val="24"/>
                <w:szCs w:val="24"/>
                <w:rtl/>
                <w:lang w:eastAsia="he-IL"/>
              </w:rPr>
              <w:t>סירני</w:t>
            </w:r>
            <w:proofErr w:type="spellEnd"/>
            <w:r w:rsidR="007421ED">
              <w:rPr>
                <w:rFonts w:ascii="Times New Roman" w:eastAsia="Times New Roman" w:hAnsi="Times New Roman" w:cs="David" w:hint="cs"/>
                <w:bCs/>
                <w:color w:val="008000"/>
                <w:sz w:val="24"/>
                <w:szCs w:val="24"/>
                <w:rtl/>
                <w:lang w:eastAsia="he-IL"/>
              </w:rPr>
              <w:t xml:space="preserve"> - בניין 31</w:t>
            </w:r>
          </w:ins>
        </w:sdtContent>
      </w:sdt>
      <w:r w:rsidRPr="00B27B4C">
        <w:rPr>
          <w:rFonts w:ascii="Times New Roman" w:eastAsia="Times New Roman" w:hAnsi="Times New Roman" w:cs="David" w:hint="cs"/>
          <w:color w:val="008000"/>
          <w:sz w:val="24"/>
          <w:szCs w:val="24"/>
          <w:rtl/>
          <w:lang w:eastAsia="he-IL"/>
        </w:rPr>
        <w:t>.</w:t>
      </w:r>
    </w:p>
    <w:p w14:paraId="2C08AE7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1ACF4B" w14:textId="2A47498A"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4"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38F60EF"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E86B838" w14:textId="5DFBC5CA"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5"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1561EDF"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FEB4BBF"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0C5A63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8779C8"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D57BEA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39F41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C55237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3F6127"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F7F00FD"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655D25D"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573F535" w14:textId="1552B509"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del w:id="116" w:author="Meryl Etman" w:date="2021-05-24T15:44:00Z">
        <w:r w:rsidRPr="009130F0" w:rsidDel="0063090A">
          <w:rPr>
            <w:rFonts w:ascii="Times New Roman" w:eastAsia="Times New Roman" w:hAnsi="Times New Roman" w:cs="David" w:hint="cs"/>
            <w:color w:val="00B0F0"/>
            <w:sz w:val="24"/>
            <w:szCs w:val="24"/>
            <w:rtl/>
            <w:lang w:eastAsia="he-IL"/>
          </w:rPr>
          <w:delText xml:space="preserve">                </w:delText>
        </w:r>
      </w:del>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7" w:author="Meryl Etman" w:date="2021-05-24T14:24:00Z">
            <w:r w:rsidR="007421ED">
              <w:rPr>
                <w:rFonts w:ascii="Times New Roman" w:eastAsia="Times New Roman" w:hAnsi="Times New Roman" w:cs="David" w:hint="cs"/>
                <w:color w:val="00B0F0"/>
                <w:sz w:val="24"/>
                <w:szCs w:val="24"/>
                <w:u w:val="single"/>
                <w:rtl/>
                <w:lang w:eastAsia="he-IL"/>
              </w:rPr>
              <w:t>אסא אהרוני מהנדסים יועצים בע"מ</w:t>
            </w:r>
          </w:ins>
        </w:sdtContent>
      </w:sdt>
    </w:p>
    <w:p w14:paraId="6C92A74D" w14:textId="77777777" w:rsidR="00461F51" w:rsidRDefault="00461F51" w:rsidP="00461F51">
      <w:pPr>
        <w:widowControl w:val="0"/>
        <w:spacing w:before="0" w:beforeAutospacing="0" w:after="0" w:afterAutospacing="0" w:line="360" w:lineRule="auto"/>
        <w:ind w:left="6480" w:hanging="1151"/>
        <w:jc w:val="both"/>
        <w:rPr>
          <w:ins w:id="118" w:author="Meryl Etman" w:date="2021-05-24T15:44:00Z"/>
          <w:rFonts w:ascii="Times New Roman" w:eastAsia="Times New Roman" w:hAnsi="Times New Roman" w:cs="David"/>
          <w:sz w:val="24"/>
          <w:szCs w:val="24"/>
          <w:rtl/>
          <w:lang w:eastAsia="he-IL"/>
        </w:rPr>
      </w:pPr>
    </w:p>
    <w:p w14:paraId="54AE3EF6" w14:textId="77777777" w:rsidR="0063090A" w:rsidRDefault="0063090A"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12925E4"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29F6B7A"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8EB0462" w14:textId="77777777" w:rsidR="00461F51" w:rsidRPr="0063090A"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63090A">
        <w:rPr>
          <w:rFonts w:ascii="Times New Roman" w:eastAsia="Times New Roman" w:hAnsi="Times New Roman" w:cs="David" w:hint="eastAsia"/>
          <w:sz w:val="24"/>
          <w:szCs w:val="24"/>
          <w:rtl/>
          <w:lang w:eastAsia="he-IL"/>
        </w:rPr>
        <w:t>כתובת</w:t>
      </w:r>
      <w:r w:rsidRPr="0063090A">
        <w:rPr>
          <w:rFonts w:ascii="Times New Roman" w:eastAsia="Times New Roman" w:hAnsi="Times New Roman" w:cs="David"/>
          <w:sz w:val="24"/>
          <w:szCs w:val="24"/>
          <w:rtl/>
          <w:lang w:eastAsia="he-IL"/>
        </w:rPr>
        <w:t>:__________</w:t>
      </w:r>
    </w:p>
    <w:p w14:paraId="5B13EE01"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63090A">
        <w:rPr>
          <w:rFonts w:ascii="Times New Roman" w:eastAsia="Times New Roman" w:hAnsi="Times New Roman" w:cs="David"/>
          <w:sz w:val="24"/>
          <w:szCs w:val="24"/>
          <w:rtl/>
          <w:lang w:eastAsia="he-IL"/>
          <w:rPrChange w:id="119" w:author="Meryl Etman" w:date="2021-05-24T15:44:00Z">
            <w:rPr>
              <w:rFonts w:ascii="Times New Roman" w:eastAsia="Times New Roman" w:hAnsi="Times New Roman" w:cs="David"/>
              <w:sz w:val="24"/>
              <w:szCs w:val="24"/>
              <w:highlight w:val="yellow"/>
              <w:rtl/>
              <w:lang w:eastAsia="he-IL"/>
            </w:rPr>
          </w:rPrChange>
        </w:rPr>
        <w:t xml:space="preserve">*מחק </w:t>
      </w:r>
      <w:r w:rsidRPr="0063090A">
        <w:rPr>
          <w:rFonts w:ascii="Times New Roman" w:eastAsia="Times New Roman" w:hAnsi="Times New Roman" w:cs="David" w:hint="eastAsia"/>
          <w:sz w:val="24"/>
          <w:szCs w:val="24"/>
          <w:rtl/>
          <w:lang w:eastAsia="he-IL"/>
          <w:rPrChange w:id="120" w:author="Meryl Etman" w:date="2021-05-24T15:44:00Z">
            <w:rPr>
              <w:rFonts w:ascii="Times New Roman" w:eastAsia="Times New Roman" w:hAnsi="Times New Roman" w:cs="David" w:hint="eastAsia"/>
              <w:sz w:val="24"/>
              <w:szCs w:val="24"/>
              <w:highlight w:val="yellow"/>
              <w:rtl/>
              <w:lang w:eastAsia="he-IL"/>
            </w:rPr>
          </w:rPrChange>
        </w:rPr>
        <w:t>את</w:t>
      </w:r>
      <w:r w:rsidRPr="0063090A">
        <w:rPr>
          <w:rFonts w:ascii="Times New Roman" w:eastAsia="Times New Roman" w:hAnsi="Times New Roman" w:cs="David"/>
          <w:sz w:val="24"/>
          <w:szCs w:val="24"/>
          <w:rtl/>
          <w:lang w:eastAsia="he-IL"/>
          <w:rPrChange w:id="121" w:author="Meryl Etman" w:date="2021-05-24T15:44:00Z">
            <w:rPr>
              <w:rFonts w:ascii="Times New Roman" w:eastAsia="Times New Roman" w:hAnsi="Times New Roman" w:cs="David"/>
              <w:sz w:val="24"/>
              <w:szCs w:val="24"/>
              <w:highlight w:val="yellow"/>
              <w:rtl/>
              <w:lang w:eastAsia="he-IL"/>
            </w:rPr>
          </w:rPrChange>
        </w:rPr>
        <w:t xml:space="preserve"> </w:t>
      </w:r>
      <w:r w:rsidRPr="0063090A">
        <w:rPr>
          <w:rFonts w:ascii="Times New Roman" w:eastAsia="Times New Roman" w:hAnsi="Times New Roman" w:cs="David" w:hint="eastAsia"/>
          <w:sz w:val="24"/>
          <w:szCs w:val="24"/>
          <w:rtl/>
          <w:lang w:eastAsia="he-IL"/>
          <w:rPrChange w:id="122" w:author="Meryl Etman" w:date="2021-05-24T15:44:00Z">
            <w:rPr>
              <w:rFonts w:ascii="Times New Roman" w:eastAsia="Times New Roman" w:hAnsi="Times New Roman" w:cs="David" w:hint="eastAsia"/>
              <w:sz w:val="24"/>
              <w:szCs w:val="24"/>
              <w:highlight w:val="yellow"/>
              <w:rtl/>
              <w:lang w:eastAsia="he-IL"/>
            </w:rPr>
          </w:rPrChange>
        </w:rPr>
        <w:t>המיותר</w:t>
      </w:r>
    </w:p>
    <w:p w14:paraId="269E845E"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A48C21F"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4BED0A"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D160F1"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80BBE5"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BB4F876"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68ACB084"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43FC964A"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4C1E62A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xml:space="preserve">, לכיסוי </w:t>
      </w:r>
      <w:proofErr w:type="spellStart"/>
      <w:r w:rsidRPr="004A719C">
        <w:rPr>
          <w:rFonts w:ascii="David" w:hAnsi="David" w:cs="David"/>
          <w:sz w:val="24"/>
          <w:szCs w:val="24"/>
          <w:rtl/>
        </w:rPr>
        <w:t>חבותו</w:t>
      </w:r>
      <w:proofErr w:type="spellEnd"/>
      <w:r w:rsidRPr="004A719C">
        <w:rPr>
          <w:rFonts w:ascii="David" w:hAnsi="David" w:cs="David"/>
          <w:sz w:val="24"/>
          <w:szCs w:val="24"/>
          <w:rtl/>
        </w:rPr>
        <w:t xml:space="preserve">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44BBB5B3"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proofErr w:type="spellStart"/>
      <w:r w:rsidRPr="004A719C">
        <w:rPr>
          <w:rFonts w:ascii="David" w:hAnsi="David" w:cs="David" w:hint="eastAsia"/>
          <w:sz w:val="24"/>
          <w:szCs w:val="24"/>
          <w:rtl/>
        </w:rPr>
        <w:t>מליון</w:t>
      </w:r>
      <w:proofErr w:type="spellEnd"/>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703678BA"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 xml:space="preserve">ורחב לכלול את המזמין כמבוטח נוסף בגין </w:t>
      </w:r>
      <w:proofErr w:type="spellStart"/>
      <w:r w:rsidRPr="004A719C">
        <w:rPr>
          <w:rFonts w:ascii="David" w:hAnsi="David" w:cs="David"/>
          <w:sz w:val="24"/>
          <w:szCs w:val="24"/>
          <w:rtl/>
        </w:rPr>
        <w:t>חבות</w:t>
      </w:r>
      <w:r w:rsidRPr="004A719C">
        <w:rPr>
          <w:rFonts w:ascii="David" w:hAnsi="David" w:cs="David" w:hint="eastAsia"/>
          <w:sz w:val="24"/>
          <w:szCs w:val="24"/>
          <w:rtl/>
        </w:rPr>
        <w:t>ו</w:t>
      </w:r>
      <w:proofErr w:type="spellEnd"/>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4A719C">
        <w:rPr>
          <w:rFonts w:ascii="David" w:hAnsi="David" w:cs="David"/>
          <w:sz w:val="24"/>
          <w:szCs w:val="24"/>
          <w:rtl/>
        </w:rPr>
        <w:t>ב.ר</w:t>
      </w:r>
      <w:proofErr w:type="spellEnd"/>
      <w:r w:rsidRPr="004A719C">
        <w:rPr>
          <w:rFonts w:ascii="David" w:hAnsi="David" w:cs="David"/>
          <w:sz w:val="24"/>
          <w:szCs w:val="24"/>
          <w:rtl/>
        </w:rPr>
        <w:t>. 2018".</w:t>
      </w:r>
    </w:p>
    <w:p w14:paraId="74C27C91"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proofErr w:type="spellStart"/>
      <w:r w:rsidRPr="004A719C">
        <w:rPr>
          <w:rFonts w:ascii="David" w:hAnsi="David" w:cs="David" w:hint="eastAsia"/>
          <w:sz w:val="24"/>
          <w:szCs w:val="24"/>
          <w:rtl/>
        </w:rPr>
        <w:t>הנזיקין</w:t>
      </w:r>
      <w:proofErr w:type="spellEnd"/>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6431B066"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61491E4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4D1B9935"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36D1530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76C20E5"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2A36BEB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lastRenderedPageBreak/>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14058CA"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B495816" w14:textId="77777777" w:rsidR="0063090A" w:rsidRDefault="004E3753" w:rsidP="001A01C3">
      <w:pPr>
        <w:widowControl w:val="0"/>
        <w:spacing w:before="0" w:beforeAutospacing="0" w:after="0" w:afterAutospacing="0" w:line="240" w:lineRule="auto"/>
        <w:jc w:val="center"/>
        <w:rPr>
          <w:ins w:id="123" w:author="Meryl Etman" w:date="2021-05-24T15:45:00Z"/>
          <w:rFonts w:ascii="Times New Roman" w:eastAsia="Times New Roman" w:hAnsi="Times New Roman" w:cs="David"/>
          <w:bCs/>
          <w:sz w:val="20"/>
          <w:szCs w:val="24"/>
          <w:u w:val="single"/>
          <w:rtl/>
          <w:lang w:eastAsia="he-IL"/>
        </w:rPr>
      </w:pPr>
      <w:r w:rsidRPr="004A719C">
        <w:rPr>
          <w:rFonts w:ascii="David" w:hAnsi="David" w:cs="David"/>
          <w:sz w:val="24"/>
          <w:szCs w:val="24"/>
          <w:rtl/>
        </w:rPr>
        <w:t xml:space="preserve"> </w:t>
      </w:r>
    </w:p>
    <w:p w14:paraId="51B1538E" w14:textId="77777777" w:rsidR="0063090A" w:rsidRDefault="0063090A">
      <w:pPr>
        <w:bidi w:val="0"/>
        <w:spacing w:before="0" w:beforeAutospacing="0" w:after="160" w:afterAutospacing="0" w:line="259" w:lineRule="auto"/>
        <w:rPr>
          <w:ins w:id="124" w:author="Meryl Etman" w:date="2021-05-24T15:45:00Z"/>
          <w:rFonts w:ascii="Times New Roman" w:eastAsia="Times New Roman" w:hAnsi="Times New Roman" w:cs="David"/>
          <w:bCs/>
          <w:sz w:val="20"/>
          <w:szCs w:val="24"/>
          <w:u w:val="single"/>
          <w:rtl/>
          <w:lang w:eastAsia="he-IL"/>
        </w:rPr>
      </w:pPr>
      <w:ins w:id="125" w:author="Meryl Etman" w:date="2021-05-24T15:45:00Z">
        <w:r>
          <w:rPr>
            <w:rFonts w:ascii="Times New Roman" w:eastAsia="Times New Roman" w:hAnsi="Times New Roman" w:cs="David"/>
            <w:bCs/>
            <w:sz w:val="20"/>
            <w:szCs w:val="24"/>
            <w:u w:val="single"/>
            <w:rtl/>
            <w:lang w:eastAsia="he-IL"/>
          </w:rPr>
          <w:br w:type="page"/>
        </w:r>
      </w:ins>
    </w:p>
    <w:p w14:paraId="6C9B0815" w14:textId="27C5288C" w:rsidR="00CE2C28" w:rsidRDefault="00CE2C28"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12921181"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08B64FB8"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6F0B85AC" w14:textId="77777777" w:rsidTr="0022327F">
        <w:trPr>
          <w:trHeight w:val="463"/>
          <w:tblHeader/>
        </w:trPr>
        <w:tc>
          <w:tcPr>
            <w:tcW w:w="8218" w:type="dxa"/>
            <w:gridSpan w:val="3"/>
            <w:shd w:val="clear" w:color="auto" w:fill="F2F2F2"/>
          </w:tcPr>
          <w:p w14:paraId="551CEEC1"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520042B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21F539B1" w14:textId="77777777" w:rsidTr="0022327F">
        <w:trPr>
          <w:trHeight w:val="315"/>
        </w:trPr>
        <w:tc>
          <w:tcPr>
            <w:tcW w:w="11535" w:type="dxa"/>
            <w:gridSpan w:val="4"/>
            <w:shd w:val="clear" w:color="auto" w:fill="auto"/>
          </w:tcPr>
          <w:p w14:paraId="2813FD9D"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6FA96596" w14:textId="77777777" w:rsidTr="0022327F">
        <w:trPr>
          <w:trHeight w:val="278"/>
        </w:trPr>
        <w:tc>
          <w:tcPr>
            <w:tcW w:w="4068" w:type="dxa"/>
            <w:shd w:val="clear" w:color="auto" w:fill="F2F2F2"/>
          </w:tcPr>
          <w:p w14:paraId="57B303F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09AC955F"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3CEB012E"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1E9906DF"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2C0AE920" w14:textId="77777777" w:rsidTr="0022327F">
        <w:trPr>
          <w:trHeight w:val="551"/>
        </w:trPr>
        <w:tc>
          <w:tcPr>
            <w:tcW w:w="4068" w:type="dxa"/>
            <w:shd w:val="clear" w:color="auto" w:fill="auto"/>
          </w:tcPr>
          <w:p w14:paraId="50AB1DC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4FA17577"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002435D8"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08324A42"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p w14:paraId="0C576E98"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113A69F2"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08FF1DFF"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p w14:paraId="3E2E6B3F"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15D51ECA"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445C60E4" w14:textId="77777777" w:rsidTr="0022327F">
        <w:trPr>
          <w:trHeight w:val="571"/>
        </w:trPr>
        <w:tc>
          <w:tcPr>
            <w:tcW w:w="4068" w:type="dxa"/>
            <w:shd w:val="clear" w:color="auto" w:fill="auto"/>
          </w:tcPr>
          <w:p w14:paraId="399E3DE0"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06B89EA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73AA61AC"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6A7205DB"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357A4DC"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5BD80823" w14:textId="77777777" w:rsidTr="0022327F">
        <w:trPr>
          <w:trHeight w:val="391"/>
        </w:trPr>
        <w:tc>
          <w:tcPr>
            <w:tcW w:w="4068" w:type="dxa"/>
            <w:shd w:val="clear" w:color="auto" w:fill="auto"/>
          </w:tcPr>
          <w:p w14:paraId="26FDE3E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751D8715" w14:textId="77777777" w:rsidR="00CE2C28" w:rsidRPr="004D79CC" w:rsidRDefault="00CE2C28" w:rsidP="0022327F">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08D4333C"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4FBE28FD"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D37417C"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p>
        </w:tc>
      </w:tr>
    </w:tbl>
    <w:p w14:paraId="09BD1B9B"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35E024E5" w14:textId="77777777" w:rsidTr="0022327F">
        <w:trPr>
          <w:trHeight w:val="303"/>
          <w:tblHeader/>
        </w:trPr>
        <w:tc>
          <w:tcPr>
            <w:tcW w:w="11535" w:type="dxa"/>
            <w:gridSpan w:val="8"/>
            <w:shd w:val="clear" w:color="auto" w:fill="auto"/>
          </w:tcPr>
          <w:p w14:paraId="36D8CA9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74435FD1" w14:textId="77777777" w:rsidTr="0022327F">
        <w:trPr>
          <w:trHeight w:val="173"/>
        </w:trPr>
        <w:tc>
          <w:tcPr>
            <w:tcW w:w="1893" w:type="dxa"/>
            <w:vMerge w:val="restart"/>
            <w:shd w:val="clear" w:color="auto" w:fill="F2F2F2"/>
          </w:tcPr>
          <w:p w14:paraId="72F4479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206A98D6"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p w14:paraId="347619B1"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31C46DDF"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57B7E44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44BDFABF"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474941A3"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6067D24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09FB7D69"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1006E9C8"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74EC2F85" w14:textId="77777777" w:rsidTr="0022327F">
        <w:trPr>
          <w:trHeight w:val="43"/>
        </w:trPr>
        <w:tc>
          <w:tcPr>
            <w:tcW w:w="1893" w:type="dxa"/>
            <w:vMerge/>
            <w:shd w:val="clear" w:color="auto" w:fill="F2F2F2"/>
          </w:tcPr>
          <w:p w14:paraId="57BFBDAD"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71DC6D49"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305988C0"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75DFF1B5"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2B48A34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1CAD3583"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3BEA9E15"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32BF6E03"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r>
      <w:tr w:rsidR="00CE2C28" w:rsidRPr="004D79CC" w14:paraId="6015FCFB" w14:textId="77777777" w:rsidTr="0022327F">
        <w:trPr>
          <w:trHeight w:val="850"/>
        </w:trPr>
        <w:tc>
          <w:tcPr>
            <w:tcW w:w="1893" w:type="dxa"/>
            <w:shd w:val="clear" w:color="auto" w:fill="F2F2F2"/>
          </w:tcPr>
          <w:p w14:paraId="23E7F7A1"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1513AE23"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2F0C359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02713A54"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4CD752C6"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7B8F60DA"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468383C1"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3E6266FE" w14:textId="77777777" w:rsidR="00CE2C28" w:rsidRPr="004D79CC" w:rsidRDefault="00CE2C28" w:rsidP="0022327F">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72F79DBC" w14:textId="77777777" w:rsidTr="0022327F">
        <w:trPr>
          <w:trHeight w:val="850"/>
        </w:trPr>
        <w:tc>
          <w:tcPr>
            <w:tcW w:w="1893" w:type="dxa"/>
            <w:shd w:val="clear" w:color="auto" w:fill="FFFFFF"/>
          </w:tcPr>
          <w:p w14:paraId="469719CD"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2DC5A78A"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12B91959"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20E385B"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5694F0C5"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2AE59D1E"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45C962C9"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59DF9F85" w14:textId="77777777" w:rsidR="00CE2C28" w:rsidRPr="004D79CC" w:rsidRDefault="00CE2C28" w:rsidP="0022327F">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4DABC0CA" w14:textId="77777777" w:rsidTr="0022327F">
        <w:trPr>
          <w:trHeight w:val="850"/>
        </w:trPr>
        <w:tc>
          <w:tcPr>
            <w:tcW w:w="1893" w:type="dxa"/>
            <w:shd w:val="clear" w:color="auto" w:fill="F2F2F2"/>
          </w:tcPr>
          <w:p w14:paraId="206B2F22"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4AFBEC50" w14:textId="77777777" w:rsidR="00CE2C28" w:rsidRPr="004D79CC" w:rsidRDefault="00CE2C28" w:rsidP="0022327F">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3DA5A569" w14:textId="77777777" w:rsidR="00CE2C28" w:rsidRPr="004D79CC" w:rsidRDefault="00CE2C28" w:rsidP="0022327F">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16C779A6" w14:textId="77777777" w:rsidR="00CE2C28" w:rsidRPr="004D79CC" w:rsidRDefault="00CE2C28" w:rsidP="0022327F">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D929A3C" w14:textId="77777777" w:rsidR="00CE2C28" w:rsidRPr="004D79CC" w:rsidRDefault="00CE2C28" w:rsidP="0022327F">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7C33F431" w14:textId="77777777" w:rsidR="00CE2C28" w:rsidRPr="004D79CC" w:rsidRDefault="00CE2C28" w:rsidP="0022327F">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702BFA80" w14:textId="77777777" w:rsidR="00CE2C28" w:rsidRPr="004D79CC" w:rsidRDefault="00CE2C28" w:rsidP="0022327F">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623606B2" w14:textId="77777777" w:rsidR="00CE2C28" w:rsidRPr="004D79CC" w:rsidRDefault="00CE2C28" w:rsidP="0022327F">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510FF553"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6EC2EB5F" w14:textId="77777777" w:rsidTr="0022327F">
        <w:trPr>
          <w:trHeight w:val="57"/>
          <w:tblHeader/>
        </w:trPr>
        <w:tc>
          <w:tcPr>
            <w:tcW w:w="11530" w:type="dxa"/>
            <w:shd w:val="clear" w:color="auto" w:fill="F2F2F2"/>
          </w:tcPr>
          <w:p w14:paraId="6C43593A"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3011A92A" w14:textId="77777777" w:rsidTr="0022327F">
        <w:trPr>
          <w:trHeight w:val="798"/>
        </w:trPr>
        <w:tc>
          <w:tcPr>
            <w:tcW w:w="11530" w:type="dxa"/>
            <w:shd w:val="clear" w:color="auto" w:fill="auto"/>
          </w:tcPr>
          <w:p w14:paraId="46CC8B88"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3093720C"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25FCA89A" w14:textId="77777777" w:rsidTr="0022327F">
        <w:trPr>
          <w:trHeight w:val="227"/>
          <w:tblHeader/>
        </w:trPr>
        <w:tc>
          <w:tcPr>
            <w:tcW w:w="11530" w:type="dxa"/>
            <w:shd w:val="clear" w:color="auto" w:fill="F2F2F2"/>
          </w:tcPr>
          <w:p w14:paraId="238AFC45"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7D4A0EA8" w14:textId="77777777" w:rsidTr="0022327F">
        <w:trPr>
          <w:trHeight w:val="598"/>
        </w:trPr>
        <w:tc>
          <w:tcPr>
            <w:tcW w:w="11530" w:type="dxa"/>
            <w:shd w:val="clear" w:color="auto" w:fill="auto"/>
          </w:tcPr>
          <w:p w14:paraId="68DCE500"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1D21452F"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4C834403" w14:textId="77777777" w:rsidTr="0022327F">
        <w:trPr>
          <w:trHeight w:val="227"/>
          <w:tblHeader/>
        </w:trPr>
        <w:tc>
          <w:tcPr>
            <w:tcW w:w="11530" w:type="dxa"/>
            <w:shd w:val="clear" w:color="auto" w:fill="F2F2F2"/>
          </w:tcPr>
          <w:p w14:paraId="2067E32F" w14:textId="77777777" w:rsidR="00CE2C28" w:rsidRPr="004D79CC" w:rsidRDefault="00CE2C28" w:rsidP="0022327F">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ביטול/שינוי הפוליסה *</w:t>
            </w:r>
          </w:p>
        </w:tc>
      </w:tr>
      <w:tr w:rsidR="00CE2C28" w:rsidRPr="004D79CC" w14:paraId="1FAB867B" w14:textId="77777777" w:rsidTr="0022327F">
        <w:trPr>
          <w:trHeight w:val="334"/>
        </w:trPr>
        <w:tc>
          <w:tcPr>
            <w:tcW w:w="11530" w:type="dxa"/>
            <w:shd w:val="clear" w:color="auto" w:fill="auto"/>
            <w:vAlign w:val="center"/>
          </w:tcPr>
          <w:p w14:paraId="62D4FAEF" w14:textId="77777777" w:rsidR="00CE2C28" w:rsidRPr="004D79CC" w:rsidRDefault="00CE2C28" w:rsidP="0022327F">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1252E67E"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3DA65ED1" w14:textId="77777777" w:rsidR="0063090A" w:rsidRDefault="0063090A">
      <w:pPr>
        <w:bidi w:val="0"/>
        <w:spacing w:before="0" w:beforeAutospacing="0" w:after="160" w:afterAutospacing="0" w:line="259" w:lineRule="auto"/>
        <w:rPr>
          <w:ins w:id="126" w:author="Meryl Etman" w:date="2021-05-24T15:45:00Z"/>
          <w:rFonts w:ascii="Times New Roman" w:eastAsia="Times New Roman" w:hAnsi="Times New Roman" w:cs="David"/>
          <w:bCs/>
          <w:sz w:val="20"/>
          <w:szCs w:val="24"/>
          <w:u w:val="single"/>
          <w:rtl/>
          <w:lang w:eastAsia="he-IL"/>
        </w:rPr>
      </w:pPr>
      <w:ins w:id="127" w:author="Meryl Etman" w:date="2021-05-24T15:45:00Z">
        <w:r>
          <w:rPr>
            <w:rFonts w:ascii="Times New Roman" w:eastAsia="Times New Roman" w:hAnsi="Times New Roman" w:cs="David"/>
            <w:bCs/>
            <w:sz w:val="20"/>
            <w:szCs w:val="24"/>
            <w:u w:val="single"/>
            <w:rtl/>
            <w:lang w:eastAsia="he-IL"/>
          </w:rPr>
          <w:br w:type="page"/>
        </w:r>
      </w:ins>
    </w:p>
    <w:p w14:paraId="11612008" w14:textId="383AAA5C"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5616857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0BB0D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רשימת </w:t>
      </w:r>
      <w:proofErr w:type="spellStart"/>
      <w:r w:rsidRPr="007D6A6B">
        <w:rPr>
          <w:rFonts w:ascii="Times New Roman" w:eastAsia="Times New Roman" w:hAnsi="Times New Roman" w:cs="David"/>
          <w:b/>
          <w:bCs/>
          <w:sz w:val="24"/>
          <w:szCs w:val="24"/>
          <w:u w:val="single"/>
          <w:rtl/>
          <w:lang w:eastAsia="he-IL"/>
        </w:rPr>
        <w:t>התכניות</w:t>
      </w:r>
      <w:proofErr w:type="spellEnd"/>
      <w:r w:rsidRPr="007D6A6B">
        <w:rPr>
          <w:rFonts w:ascii="Times New Roman" w:eastAsia="Times New Roman" w:hAnsi="Times New Roman" w:cs="David"/>
          <w:b/>
          <w:bCs/>
          <w:sz w:val="24"/>
          <w:szCs w:val="24"/>
          <w:u w:val="single"/>
          <w:rtl/>
          <w:lang w:eastAsia="he-IL"/>
        </w:rPr>
        <w:t xml:space="preserve"> והמסמכים שעל המתכנן להנפיק</w:t>
      </w:r>
    </w:p>
    <w:p w14:paraId="108B732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CCA91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567F5A4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EB732D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526C5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3B8556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5212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3896F6B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83932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5CB16D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B2624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5F71C2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49CC2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6C29735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3AD0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246C46B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E2BC4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5D5E57D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5CE81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123F8B8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D95C9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6FC2DC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8AA46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5ED1FE3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12C5B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2038FF9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B1F71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5761A9F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8C141F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 xml:space="preserve">מעודכנות של </w:t>
      </w:r>
      <w:proofErr w:type="spellStart"/>
      <w:r w:rsidR="00461F51">
        <w:rPr>
          <w:rFonts w:ascii="Times New Roman" w:eastAsia="Times New Roman" w:hAnsi="Times New Roman" w:cs="David"/>
          <w:sz w:val="24"/>
          <w:szCs w:val="24"/>
          <w:rtl/>
          <w:lang w:eastAsia="he-IL"/>
        </w:rPr>
        <w:t>ת</w:t>
      </w:r>
      <w:r w:rsidRPr="007D6A6B">
        <w:rPr>
          <w:rFonts w:ascii="Times New Roman" w:eastAsia="Times New Roman" w:hAnsi="Times New Roman" w:cs="David"/>
          <w:sz w:val="24"/>
          <w:szCs w:val="24"/>
          <w:rtl/>
          <w:lang w:eastAsia="he-IL"/>
        </w:rPr>
        <w:t>כניות</w:t>
      </w:r>
      <w:proofErr w:type="spellEnd"/>
      <w:r w:rsidRPr="007D6A6B">
        <w:rPr>
          <w:rFonts w:ascii="Times New Roman" w:eastAsia="Times New Roman" w:hAnsi="Times New Roman" w:cs="David"/>
          <w:sz w:val="24"/>
          <w:szCs w:val="24"/>
          <w:rtl/>
          <w:lang w:eastAsia="he-IL"/>
        </w:rPr>
        <w:t xml:space="preserve"> כולל תאריך ומספר מהדורה - לפחות פעם בחודש.</w:t>
      </w:r>
    </w:p>
    <w:p w14:paraId="090B87A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5FE7F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 xml:space="preserve">מובהר בזאת </w:t>
      </w:r>
      <w:proofErr w:type="spellStart"/>
      <w:r w:rsidRPr="007D6A6B">
        <w:rPr>
          <w:rFonts w:ascii="Times New Roman" w:eastAsia="Times New Roman" w:hAnsi="Times New Roman" w:cs="David"/>
          <w:sz w:val="24"/>
          <w:szCs w:val="24"/>
          <w:rtl/>
          <w:lang w:eastAsia="he-IL"/>
        </w:rPr>
        <w:t>שהתכניות</w:t>
      </w:r>
      <w:proofErr w:type="spellEnd"/>
      <w:r w:rsidRPr="007D6A6B">
        <w:rPr>
          <w:rFonts w:ascii="Times New Roman" w:eastAsia="Times New Roman" w:hAnsi="Times New Roman" w:cs="David"/>
          <w:sz w:val="24"/>
          <w:szCs w:val="24"/>
          <w:rtl/>
          <w:lang w:eastAsia="he-IL"/>
        </w:rPr>
        <w:t xml:space="preserve"> יוכנו לפי בצוע בקטעים של הפרויקט ויכללו פתרונות לקטעי הביניים.</w:t>
      </w:r>
    </w:p>
    <w:p w14:paraId="6C5391F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D13FF15"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 xml:space="preserve">כל שאר </w:t>
      </w:r>
      <w:proofErr w:type="spellStart"/>
      <w:r w:rsidRPr="007D6A6B">
        <w:rPr>
          <w:rFonts w:ascii="Times New Roman" w:eastAsia="Times New Roman" w:hAnsi="Times New Roman" w:cs="David"/>
          <w:sz w:val="20"/>
          <w:szCs w:val="24"/>
          <w:rtl/>
        </w:rPr>
        <w:t>תכניות</w:t>
      </w:r>
      <w:proofErr w:type="spellEnd"/>
      <w:r w:rsidRPr="007D6A6B">
        <w:rPr>
          <w:rFonts w:ascii="Times New Roman" w:eastAsia="Times New Roman" w:hAnsi="Times New Roman" w:cs="David"/>
          <w:sz w:val="20"/>
          <w:szCs w:val="24"/>
          <w:rtl/>
        </w:rPr>
        <w:t xml:space="preserve"> הביצוע המתחייבות מכל תקן ודין לרבות אך לא רק מחלקיו השונים של ת"י 1547 – "</w:t>
      </w:r>
      <w:proofErr w:type="spellStart"/>
      <w:r w:rsidRPr="007D6A6B">
        <w:rPr>
          <w:rFonts w:ascii="Times New Roman" w:eastAsia="Times New Roman" w:hAnsi="Times New Roman" w:cs="David"/>
          <w:sz w:val="20"/>
          <w:szCs w:val="24"/>
          <w:rtl/>
        </w:rPr>
        <w:t>תכניות</w:t>
      </w:r>
      <w:proofErr w:type="spellEnd"/>
      <w:r w:rsidRPr="007D6A6B">
        <w:rPr>
          <w:rFonts w:ascii="Times New Roman" w:eastAsia="Times New Roman" w:hAnsi="Times New Roman" w:cs="David"/>
          <w:sz w:val="20"/>
          <w:szCs w:val="24"/>
          <w:rtl/>
        </w:rPr>
        <w:t xml:space="preserve"> ביצוע לבניינים ולעבודות פיתוח סביבתי".</w:t>
      </w:r>
    </w:p>
    <w:p w14:paraId="632DABC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A23173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3EFF8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DE011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75DC8C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המתכנן להכין, בנוסף לנ"ל גם את </w:t>
      </w:r>
      <w:proofErr w:type="spellStart"/>
      <w:r w:rsidRPr="007D6A6B">
        <w:rPr>
          <w:rFonts w:ascii="Times New Roman" w:eastAsia="Times New Roman" w:hAnsi="Times New Roman" w:cs="David"/>
          <w:sz w:val="24"/>
          <w:szCs w:val="24"/>
          <w:rtl/>
          <w:lang w:eastAsia="he-IL"/>
        </w:rPr>
        <w:t>התכניות</w:t>
      </w:r>
      <w:proofErr w:type="spellEnd"/>
      <w:r w:rsidRPr="007D6A6B">
        <w:rPr>
          <w:rFonts w:ascii="Times New Roman" w:eastAsia="Times New Roman" w:hAnsi="Times New Roman" w:cs="David"/>
          <w:sz w:val="24"/>
          <w:szCs w:val="24"/>
          <w:rtl/>
          <w:lang w:eastAsia="he-IL"/>
        </w:rPr>
        <w:t xml:space="preserve"> המתאימות לבניה טרומית/מתועשת, כולל סימון שרוולים והכנות קצה עם מידות מדויקות והנחיות ביצוע לכל אלמנט ואלמנט וכולל בדיקת </w:t>
      </w:r>
      <w:proofErr w:type="spellStart"/>
      <w:r w:rsidRPr="007D6A6B">
        <w:rPr>
          <w:rFonts w:ascii="Times New Roman" w:eastAsia="Times New Roman" w:hAnsi="Times New Roman" w:cs="David"/>
          <w:sz w:val="24"/>
          <w:szCs w:val="24"/>
          <w:rtl/>
          <w:lang w:eastAsia="he-IL"/>
        </w:rPr>
        <w:t>תכניות</w:t>
      </w:r>
      <w:proofErr w:type="spellEnd"/>
      <w:r w:rsidRPr="007D6A6B">
        <w:rPr>
          <w:rFonts w:ascii="Times New Roman" w:eastAsia="Times New Roman" w:hAnsi="Times New Roman" w:cs="David"/>
          <w:sz w:val="24"/>
          <w:szCs w:val="24"/>
          <w:rtl/>
          <w:lang w:eastAsia="he-IL"/>
        </w:rPr>
        <w:t xml:space="preserve"> יצרן ומתן ההנחיות הנדרשות לביצוע מתקני מיזוג אויר ובקרה באלמנטים טרומיים.</w:t>
      </w:r>
    </w:p>
    <w:p w14:paraId="2903E68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AE794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616F0B7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7C17549A"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61594A1"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F3A18F"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1899FD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C62AD1"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654561"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236F9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A7C7CB3" w14:textId="16384B2F" w:rsidR="00461F51" w:rsidRPr="00B27B4C" w:rsidRDefault="003B4185"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8" w:author="Meryl Etman" w:date="2021-05-24T14:23:00Z">
            <w:r w:rsidR="007421E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7421ED">
              <w:rPr>
                <w:rFonts w:ascii="Times New Roman" w:eastAsia="Times New Roman" w:hAnsi="Times New Roman" w:cs="David" w:hint="cs"/>
                <w:color w:val="008000"/>
                <w:sz w:val="24"/>
                <w:szCs w:val="24"/>
                <w:rtl/>
                <w:lang w:eastAsia="he-IL"/>
              </w:rPr>
              <w:br/>
              <w:t>יוני נתניהו 1 ג' אור יהודה</w:t>
            </w:r>
            <w:r w:rsidR="007421ED">
              <w:rPr>
                <w:rFonts w:ascii="Times New Roman" w:eastAsia="Times New Roman" w:hAnsi="Times New Roman" w:cs="David" w:hint="cs"/>
                <w:color w:val="008000"/>
                <w:sz w:val="24"/>
                <w:szCs w:val="24"/>
                <w:rtl/>
                <w:lang w:eastAsia="he-IL"/>
              </w:rPr>
              <w:br/>
              <w:t>558075404</w:t>
            </w:r>
            <w:r w:rsidR="007421ED">
              <w:rPr>
                <w:rFonts w:ascii="Times New Roman" w:eastAsia="Times New Roman" w:hAnsi="Times New Roman" w:cs="David" w:hint="cs"/>
                <w:color w:val="008000"/>
                <w:sz w:val="24"/>
                <w:szCs w:val="24"/>
                <w:rtl/>
                <w:lang w:eastAsia="he-IL"/>
              </w:rPr>
              <w:br/>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04C8A324"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02753D4"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C7A4E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0D6D2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2094EF" w14:textId="507FE4D6"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9" w:author="Meryl Etman" w:date="2021-05-24T14:24:00Z">
            <w:r w:rsidR="007421ED">
              <w:rPr>
                <w:rFonts w:ascii="Times New Roman" w:eastAsia="Times New Roman" w:hAnsi="Times New Roman" w:cs="David"/>
                <w:color w:val="008000"/>
                <w:sz w:val="24"/>
                <w:szCs w:val="24"/>
                <w:rtl/>
                <w:lang w:eastAsia="he-IL"/>
              </w:rPr>
              <w:t>אסא אהרוני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0" w:author="Meryl Etman" w:date="2021-05-24T14:22:00Z">
            <w:r w:rsidR="007421ED">
              <w:rPr>
                <w:rFonts w:ascii="Times New Roman" w:eastAsia="Times New Roman" w:hAnsi="Times New Roman" w:cs="David"/>
                <w:color w:val="008000"/>
                <w:sz w:val="24"/>
                <w:szCs w:val="24"/>
                <w:rtl/>
                <w:lang w:eastAsia="he-IL"/>
              </w:rPr>
              <w:t xml:space="preserve">סביוני נצר </w:t>
            </w:r>
            <w:proofErr w:type="spellStart"/>
            <w:r w:rsidR="007421ED">
              <w:rPr>
                <w:rFonts w:ascii="Times New Roman" w:eastAsia="Times New Roman" w:hAnsi="Times New Roman" w:cs="David"/>
                <w:color w:val="008000"/>
                <w:sz w:val="24"/>
                <w:szCs w:val="24"/>
                <w:rtl/>
                <w:lang w:eastAsia="he-IL"/>
              </w:rPr>
              <w:t>סירני</w:t>
            </w:r>
          </w:ins>
          <w:proofErr w:type="spellEnd"/>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31" w:author="Meryl Etman" w:date="2021-05-24T14:23:00Z">
            <w:r w:rsidR="007421ED">
              <w:rPr>
                <w:rFonts w:ascii="Times New Roman" w:eastAsia="Times New Roman" w:hAnsi="Times New Roman" w:cs="David" w:hint="cs"/>
                <w:color w:val="008000"/>
                <w:sz w:val="24"/>
                <w:szCs w:val="24"/>
                <w:rtl/>
              </w:rPr>
              <w:t>תכנון מיזוג אוויר, אוורור ושחרור עשן</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3FE57A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75C922"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B1F5E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3406A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F0C73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17041C"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605876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2957F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203968"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4717BC"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B664FAD" w14:textId="16D504AA" w:rsidR="00461F51" w:rsidRPr="00B27B4C" w:rsidRDefault="003B4185"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2" w:author="Meryl Etman" w:date="2021-05-24T14:24:00Z">
            <w:r w:rsidR="007421ED">
              <w:rPr>
                <w:rFonts w:ascii="Times New Roman" w:eastAsia="Times New Roman" w:hAnsi="Times New Roman" w:cs="David" w:hint="cs"/>
                <w:color w:val="00B0F0"/>
                <w:sz w:val="24"/>
                <w:szCs w:val="24"/>
                <w:u w:val="single"/>
                <w:rtl/>
                <w:lang w:eastAsia="he-IL"/>
              </w:rPr>
              <w:t>אסא אהרוני מהנדסים יועצים בע"מ</w:t>
            </w:r>
          </w:ins>
        </w:sdtContent>
      </w:sdt>
    </w:p>
    <w:p w14:paraId="4F0B8B8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8F447E9"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E7759E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3C1162F"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17D016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3ABE80C"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4F1D219" w14:textId="52A77EF0"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3" w:author="Meryl Etman" w:date="2021-05-24T14:23:00Z">
            <w:r w:rsidR="007421E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7421ED">
              <w:rPr>
                <w:rFonts w:ascii="Times New Roman" w:eastAsia="Times New Roman" w:hAnsi="Times New Roman" w:cs="David" w:hint="cs"/>
                <w:color w:val="008000"/>
                <w:sz w:val="24"/>
                <w:szCs w:val="24"/>
                <w:rtl/>
                <w:lang w:eastAsia="he-IL"/>
              </w:rPr>
              <w:br/>
              <w:t>יוני נתניהו 1 ג' אור יהודה</w:t>
            </w:r>
            <w:r w:rsidR="007421ED">
              <w:rPr>
                <w:rFonts w:ascii="Times New Roman" w:eastAsia="Times New Roman" w:hAnsi="Times New Roman" w:cs="David" w:hint="cs"/>
                <w:color w:val="008000"/>
                <w:sz w:val="24"/>
                <w:szCs w:val="24"/>
                <w:rtl/>
                <w:lang w:eastAsia="he-IL"/>
              </w:rPr>
              <w:br/>
              <w:t>558075404</w:t>
            </w:r>
            <w:r w:rsidR="007421ED">
              <w:rPr>
                <w:rFonts w:ascii="Times New Roman" w:eastAsia="Times New Roman" w:hAnsi="Times New Roman" w:cs="David" w:hint="cs"/>
                <w:color w:val="008000"/>
                <w:sz w:val="24"/>
                <w:szCs w:val="24"/>
                <w:rtl/>
                <w:lang w:eastAsia="he-IL"/>
              </w:rPr>
              <w:br/>
            </w:r>
          </w:ins>
        </w:sdtContent>
      </w:sdt>
    </w:p>
    <w:p w14:paraId="2C16083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45591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3782CB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581C08" w14:textId="76B4548A"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4" w:author="Meryl Etman" w:date="2021-05-24T14:22:00Z">
            <w:r w:rsidR="007421ED">
              <w:rPr>
                <w:rFonts w:ascii="Times New Roman" w:eastAsia="Times New Roman" w:hAnsi="Times New Roman" w:cs="David" w:hint="cs"/>
                <w:color w:val="008000"/>
                <w:sz w:val="24"/>
                <w:szCs w:val="24"/>
                <w:rtl/>
                <w:lang w:eastAsia="he-IL"/>
              </w:rPr>
              <w:t xml:space="preserve">סביוני נצר </w:t>
            </w:r>
            <w:proofErr w:type="spellStart"/>
            <w:r w:rsidR="007421ED">
              <w:rPr>
                <w:rFonts w:ascii="Times New Roman" w:eastAsia="Times New Roman" w:hAnsi="Times New Roman" w:cs="David" w:hint="cs"/>
                <w:color w:val="008000"/>
                <w:sz w:val="24"/>
                <w:szCs w:val="24"/>
                <w:rtl/>
                <w:lang w:eastAsia="he-IL"/>
              </w:rPr>
              <w:t>סירני</w:t>
            </w:r>
          </w:ins>
          <w:proofErr w:type="spellEnd"/>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16T00:00:00Z">
            <w:dateFormat w:val="dd/MM/yyyy"/>
            <w:lid w:val="he-IL"/>
            <w:storeMappedDataAs w:val="dateTime"/>
            <w:calendar w:val="gregorian"/>
          </w:date>
        </w:sdtPr>
        <w:sdtEndPr>
          <w:rPr>
            <w:rFonts w:hint="cs"/>
          </w:rPr>
        </w:sdtEndPr>
        <w:sdtContent>
          <w:ins w:id="135" w:author="Meryl Etman" w:date="2021-12-26T17:36:00Z">
            <w:r w:rsidR="00327291">
              <w:rPr>
                <w:rFonts w:ascii="Times New Roman" w:eastAsia="Times New Roman" w:hAnsi="Times New Roman" w:cs="David" w:hint="cs"/>
                <w:color w:val="008000"/>
                <w:sz w:val="24"/>
                <w:szCs w:val="24"/>
                <w:rtl/>
                <w:lang w:eastAsia="he-IL"/>
              </w:rPr>
              <w:t>‏16/12/2021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338378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EB7CB2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F87F9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743A31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8D47E0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F38FC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CDEEEA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773D9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C827C1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DE19C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8EAD7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7A1C2D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BB86D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2FF749"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72E92EC"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0C734AF"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53D0C52"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20E6B40"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E353856" w14:textId="612F31B8"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36" w:author="Meryl Etman" w:date="2021-05-24T15:48:00Z">
        <w:r w:rsidRPr="009130F0" w:rsidDel="0065392B">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7" w:author="Meryl Etman" w:date="2021-05-24T14:24:00Z">
            <w:r w:rsidR="007421ED">
              <w:rPr>
                <w:rFonts w:ascii="Times New Roman" w:eastAsia="Times New Roman" w:hAnsi="Times New Roman" w:cs="David" w:hint="cs"/>
                <w:color w:val="00B0F0"/>
                <w:sz w:val="24"/>
                <w:szCs w:val="24"/>
                <w:u w:val="single"/>
                <w:rtl/>
                <w:lang w:eastAsia="he-IL"/>
              </w:rPr>
              <w:t>אסא אהרוני מהנדסים יועצים בע"מ</w:t>
            </w:r>
          </w:ins>
        </w:sdtContent>
      </w:sdt>
    </w:p>
    <w:p w14:paraId="0ABF1D07"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C94AA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4253A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8FAC6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ED5752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DFC710C"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889BA50"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6BD90EB"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16D3288"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3856D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D690C64"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20D2354" w14:textId="77777777" w:rsidR="00461F51" w:rsidRPr="00B27B4C" w:rsidDel="0063090A" w:rsidRDefault="00461F51" w:rsidP="00461F51">
      <w:pPr>
        <w:spacing w:before="0" w:beforeAutospacing="0" w:after="0" w:afterAutospacing="0" w:line="240" w:lineRule="auto"/>
        <w:rPr>
          <w:del w:id="138" w:author="Meryl Etman" w:date="2021-05-24T15:45:00Z"/>
          <w:rFonts w:ascii="Times New Roman" w:eastAsia="Times New Roman" w:hAnsi="Times New Roman" w:cs="David"/>
          <w:sz w:val="20"/>
          <w:szCs w:val="24"/>
          <w:rtl/>
        </w:rPr>
      </w:pPr>
    </w:p>
    <w:p w14:paraId="2D1146E7" w14:textId="77777777" w:rsidR="00461F51" w:rsidRPr="00B27B4C" w:rsidDel="0063090A" w:rsidRDefault="00461F51" w:rsidP="00461F51">
      <w:pPr>
        <w:widowControl w:val="0"/>
        <w:bidi w:val="0"/>
        <w:spacing w:before="0" w:beforeAutospacing="0" w:after="0" w:afterAutospacing="0" w:line="240" w:lineRule="auto"/>
        <w:jc w:val="right"/>
        <w:rPr>
          <w:del w:id="139" w:author="Meryl Etman" w:date="2021-05-24T15:45:00Z"/>
          <w:rFonts w:ascii="Times New Roman" w:eastAsia="Times New Roman" w:hAnsi="Times New Roman" w:cs="David"/>
          <w:sz w:val="20"/>
          <w:szCs w:val="20"/>
          <w:rtl/>
          <w:lang w:eastAsia="he-IL"/>
        </w:rPr>
      </w:pPr>
    </w:p>
    <w:p w14:paraId="0AD9C94A" w14:textId="77777777" w:rsidR="00461F51" w:rsidRPr="0047052D" w:rsidDel="0063090A" w:rsidRDefault="00461F51" w:rsidP="00461F51">
      <w:pPr>
        <w:widowControl w:val="0"/>
        <w:spacing w:before="0" w:beforeAutospacing="0" w:after="0" w:afterAutospacing="0" w:line="240" w:lineRule="auto"/>
        <w:jc w:val="both"/>
        <w:rPr>
          <w:del w:id="140" w:author="Meryl Etman" w:date="2021-05-24T15:45:00Z"/>
        </w:rPr>
      </w:pPr>
    </w:p>
    <w:p w14:paraId="600BC64A" w14:textId="77777777" w:rsidR="001A69D5" w:rsidRPr="00461F51" w:rsidRDefault="001A69D5">
      <w:pPr>
        <w:keepNext/>
        <w:widowControl w:val="0"/>
        <w:spacing w:before="0" w:beforeAutospacing="0" w:after="0" w:afterAutospacing="0" w:line="240" w:lineRule="auto"/>
        <w:outlineLvl w:val="7"/>
        <w:pPrChange w:id="141" w:author="Meryl Etman" w:date="2021-05-24T15:45:00Z">
          <w:pPr>
            <w:keepNext/>
            <w:widowControl w:val="0"/>
            <w:spacing w:before="0" w:beforeAutospacing="0" w:after="0" w:afterAutospacing="0" w:line="240" w:lineRule="auto"/>
            <w:jc w:val="center"/>
            <w:outlineLvl w:val="7"/>
          </w:pPr>
        </w:pPrChange>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12FC0" w14:textId="77777777" w:rsidR="0022327F" w:rsidRDefault="0022327F" w:rsidP="00AF234B">
      <w:pPr>
        <w:spacing w:before="0" w:after="0" w:line="240" w:lineRule="auto"/>
      </w:pPr>
      <w:r>
        <w:separator/>
      </w:r>
    </w:p>
  </w:endnote>
  <w:endnote w:type="continuationSeparator" w:id="0">
    <w:p w14:paraId="52AA99D4" w14:textId="77777777" w:rsidR="0022327F" w:rsidRDefault="0022327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2"/>
      <w:gridCol w:w="1034"/>
      <w:gridCol w:w="1807"/>
    </w:tblGrid>
    <w:tr w:rsidR="0022327F" w:rsidRPr="00F9528C" w14:paraId="7CA1CEAF" w14:textId="77777777" w:rsidTr="004E3753">
      <w:tc>
        <w:tcPr>
          <w:tcW w:w="753" w:type="dxa"/>
        </w:tcPr>
        <w:p w14:paraId="0F350CE4"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13C3391" w14:textId="3D759DEC" w:rsidR="0022327F" w:rsidRPr="00F9528C" w:rsidRDefault="0022327F" w:rsidP="004E3753">
              <w:pPr>
                <w:tabs>
                  <w:tab w:val="center" w:pos="4153"/>
                  <w:tab w:val="right" w:pos="8306"/>
                </w:tabs>
                <w:spacing w:before="0" w:after="0" w:line="240" w:lineRule="auto"/>
                <w:rPr>
                  <w:rFonts w:ascii="David" w:hAnsi="David"/>
                  <w:color w:val="00B0F0"/>
                  <w:sz w:val="20"/>
                  <w:szCs w:val="20"/>
                  <w:rtl/>
                </w:rPr>
              </w:pPr>
              <w:ins w:id="142" w:author="Meryl Etman" w:date="2021-05-24T14:22:00Z">
                <w:r>
                  <w:rPr>
                    <w:rFonts w:ascii="David" w:hAnsi="David"/>
                    <w:color w:val="00B0F0"/>
                    <w:sz w:val="20"/>
                    <w:szCs w:val="20"/>
                    <w:rtl/>
                  </w:rPr>
                  <w:t xml:space="preserve">סביוני נצר </w:t>
                </w:r>
                <w:proofErr w:type="spellStart"/>
                <w:r>
                  <w:rPr>
                    <w:rFonts w:ascii="David" w:hAnsi="David"/>
                    <w:color w:val="00B0F0"/>
                    <w:sz w:val="20"/>
                    <w:szCs w:val="20"/>
                    <w:rtl/>
                  </w:rPr>
                  <w:t>סירני</w:t>
                </w:r>
                <w:proofErr w:type="spellEnd"/>
                <w:r>
                  <w:rPr>
                    <w:rFonts w:ascii="David" w:hAnsi="David"/>
                    <w:color w:val="00B0F0"/>
                    <w:sz w:val="20"/>
                    <w:szCs w:val="20"/>
                    <w:rtl/>
                  </w:rPr>
                  <w:t xml:space="preserve"> - בניין 31</w:t>
                </w:r>
              </w:ins>
            </w:p>
          </w:tc>
        </w:sdtContent>
      </w:sdt>
      <w:tc>
        <w:tcPr>
          <w:tcW w:w="2232" w:type="dxa"/>
        </w:tcPr>
        <w:p w14:paraId="7D92DFA5"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069AAFF6" w14:textId="77777777" w:rsidR="0022327F" w:rsidRPr="00F9528C" w:rsidRDefault="0022327F" w:rsidP="004E3753">
          <w:pPr>
            <w:tabs>
              <w:tab w:val="center" w:pos="4153"/>
              <w:tab w:val="right" w:pos="8306"/>
            </w:tabs>
            <w:spacing w:before="0" w:after="0" w:line="240" w:lineRule="auto"/>
            <w:rPr>
              <w:rFonts w:ascii="David" w:hAnsi="David"/>
              <w:sz w:val="16"/>
              <w:szCs w:val="16"/>
              <w:rtl/>
            </w:rPr>
          </w:pPr>
        </w:p>
      </w:tc>
      <w:tc>
        <w:tcPr>
          <w:tcW w:w="1129" w:type="dxa"/>
        </w:tcPr>
        <w:p w14:paraId="775D287C"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BE71F1F" w14:textId="2D3A8B25" w:rsidR="0022327F" w:rsidRPr="00F9528C" w:rsidRDefault="0022327F" w:rsidP="004E3753">
              <w:pPr>
                <w:tabs>
                  <w:tab w:val="center" w:pos="4153"/>
                  <w:tab w:val="right" w:pos="8306"/>
                </w:tabs>
                <w:spacing w:before="0" w:after="0" w:line="240" w:lineRule="auto"/>
                <w:rPr>
                  <w:rFonts w:ascii="David" w:hAnsi="David"/>
                  <w:sz w:val="20"/>
                  <w:szCs w:val="20"/>
                  <w:rtl/>
                </w:rPr>
              </w:pPr>
              <w:del w:id="143" w:author="Meryl Etman" w:date="2021-05-24T15:46:00Z">
                <w:r w:rsidDel="0065392B">
                  <w:rPr>
                    <w:rFonts w:ascii="David" w:hAnsi="David" w:hint="cs"/>
                  </w:rPr>
                  <w:delText>CONT-5-617</w:delText>
                </w:r>
              </w:del>
              <w:ins w:id="144" w:author="Meryl Etman" w:date="2021-05-24T15:46:00Z">
                <w:r w:rsidR="0065392B">
                  <w:rPr>
                    <w:rFonts w:ascii="David" w:hAnsi="David" w:hint="cs"/>
                    <w:sz w:val="20"/>
                    <w:szCs w:val="20"/>
                  </w:rPr>
                  <w:t>CO</w:t>
                </w:r>
                <w:r w:rsidR="0065392B">
                  <w:rPr>
                    <w:rFonts w:ascii="David" w:hAnsi="David" w:hint="cs"/>
                    <w:sz w:val="20"/>
                    <w:szCs w:val="20"/>
                    <w:rtl/>
                  </w:rPr>
                  <w:t>NT-10-2058</w:t>
                </w:r>
              </w:ins>
            </w:p>
          </w:tc>
        </w:sdtContent>
      </w:sdt>
    </w:tr>
    <w:tr w:rsidR="0022327F" w:rsidRPr="00F9528C" w14:paraId="3F99E7C7" w14:textId="77777777" w:rsidTr="004E3753">
      <w:tc>
        <w:tcPr>
          <w:tcW w:w="753" w:type="dxa"/>
        </w:tcPr>
        <w:p w14:paraId="66831B63"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EBEA312" w14:textId="3B617ED9" w:rsidR="0022327F" w:rsidRPr="00F9528C" w:rsidRDefault="0022327F" w:rsidP="004E3753">
              <w:pPr>
                <w:tabs>
                  <w:tab w:val="center" w:pos="4153"/>
                  <w:tab w:val="right" w:pos="8306"/>
                </w:tabs>
                <w:spacing w:before="0" w:after="0" w:line="240" w:lineRule="auto"/>
                <w:rPr>
                  <w:rFonts w:ascii="David" w:hAnsi="David"/>
                  <w:color w:val="00B0F0"/>
                  <w:sz w:val="20"/>
                  <w:szCs w:val="20"/>
                  <w:rtl/>
                </w:rPr>
              </w:pPr>
              <w:ins w:id="145" w:author="Meryl Etman" w:date="2021-05-24T14:24:00Z">
                <w:r>
                  <w:rPr>
                    <w:rFonts w:ascii="David" w:hAnsi="David"/>
                    <w:color w:val="00B0F0"/>
                    <w:sz w:val="20"/>
                    <w:szCs w:val="20"/>
                    <w:rtl/>
                  </w:rPr>
                  <w:t>אסא אהרוני מהנדסים יועצים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2327F" w:rsidRPr="00F9528C" w14:paraId="1B0847C4" w14:textId="77777777" w:rsidTr="004E3753">
            <w:trPr>
              <w:trHeight w:val="201"/>
            </w:trPr>
            <w:tc>
              <w:tcPr>
                <w:tcW w:w="926" w:type="dxa"/>
              </w:tcPr>
              <w:p w14:paraId="0282B7EB"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BD665B2" w14:textId="1534CCBD" w:rsidR="0022327F" w:rsidRPr="00F9528C" w:rsidRDefault="00327291" w:rsidP="004E3753">
                    <w:pPr>
                      <w:tabs>
                        <w:tab w:val="center" w:pos="4153"/>
                        <w:tab w:val="right" w:pos="8306"/>
                      </w:tabs>
                      <w:spacing w:before="0" w:after="0" w:line="240" w:lineRule="auto"/>
                      <w:ind w:left="1" w:hanging="1"/>
                      <w:rPr>
                        <w:rFonts w:ascii="David" w:hAnsi="David"/>
                        <w:color w:val="00B0F0"/>
                        <w:sz w:val="20"/>
                        <w:szCs w:val="20"/>
                        <w:rtl/>
                      </w:rPr>
                    </w:pPr>
                    <w:ins w:id="146" w:author="Meryl Etman" w:date="2021-12-26T17:36:00Z">
                      <w:r>
                        <w:rPr>
                          <w:rFonts w:ascii="David" w:hAnsi="David"/>
                          <w:color w:val="00B0F0"/>
                          <w:sz w:val="20"/>
                          <w:szCs w:val="20"/>
                          <w:rtl/>
                        </w:rPr>
                        <w:t>0.4</w:t>
                      </w:r>
                    </w:ins>
                  </w:p>
                </w:tc>
              </w:sdtContent>
            </w:sdt>
          </w:tr>
        </w:tbl>
        <w:p w14:paraId="27B5FC8D"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236" w:type="dxa"/>
        </w:tcPr>
        <w:p w14:paraId="0BA6789B"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1129" w:type="dxa"/>
        </w:tcPr>
        <w:p w14:paraId="0C6D7B73"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259389" w14:textId="5E8A3F06" w:rsidR="0022327F" w:rsidRPr="00F9528C" w:rsidRDefault="003B4185"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47" w:author="Meryl Etman" w:date="2021-12-26T17:36:00Z">
                <w:r w:rsidR="00327291">
                  <w:rPr>
                    <w:rFonts w:ascii="David" w:hAnsi="David"/>
                    <w:sz w:val="20"/>
                    <w:szCs w:val="20"/>
                    <w:rtl/>
                  </w:rPr>
                  <w:t>3;#</w:t>
                </w:r>
                <w:r w:rsidR="00327291">
                  <w:rPr>
                    <w:rFonts w:ascii="David" w:hAnsi="David"/>
                    <w:sz w:val="20"/>
                    <w:szCs w:val="20"/>
                  </w:rPr>
                  <w:t>Draft</w:t>
                </w:r>
              </w:ins>
            </w:sdtContent>
          </w:sdt>
        </w:p>
      </w:tc>
    </w:tr>
    <w:tr w:rsidR="0022327F" w:rsidRPr="00F9528C" w14:paraId="49EEC637" w14:textId="77777777" w:rsidTr="004E3753">
      <w:trPr>
        <w:trHeight w:val="80"/>
      </w:trPr>
      <w:tc>
        <w:tcPr>
          <w:tcW w:w="753" w:type="dxa"/>
        </w:tcPr>
        <w:p w14:paraId="0E5DA48C"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1883" w:type="dxa"/>
        </w:tcPr>
        <w:p w14:paraId="397E4DE0" w14:textId="77777777" w:rsidR="0022327F" w:rsidRPr="00F9528C" w:rsidRDefault="0022327F"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3D7E5B00"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236" w:type="dxa"/>
        </w:tcPr>
        <w:p w14:paraId="3375D38F"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1129" w:type="dxa"/>
        </w:tcPr>
        <w:p w14:paraId="4A41F681"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c>
        <w:tcPr>
          <w:tcW w:w="2073" w:type="dxa"/>
        </w:tcPr>
        <w:p w14:paraId="5F9A9FBC" w14:textId="77777777" w:rsidR="0022327F" w:rsidRPr="00F9528C" w:rsidRDefault="0022327F" w:rsidP="004E3753">
          <w:pPr>
            <w:tabs>
              <w:tab w:val="center" w:pos="4153"/>
              <w:tab w:val="right" w:pos="8306"/>
            </w:tabs>
            <w:spacing w:before="0" w:after="0" w:line="240" w:lineRule="auto"/>
            <w:rPr>
              <w:rFonts w:ascii="David" w:hAnsi="David"/>
              <w:sz w:val="20"/>
              <w:szCs w:val="20"/>
              <w:rtl/>
            </w:rPr>
          </w:pPr>
        </w:p>
      </w:tc>
    </w:tr>
  </w:tbl>
  <w:p w14:paraId="6836FA6E" w14:textId="77777777" w:rsidR="0022327F" w:rsidRPr="006A656B" w:rsidRDefault="0022327F"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0D128" w14:textId="77777777" w:rsidR="0022327F" w:rsidRDefault="0022327F" w:rsidP="00AF234B">
      <w:pPr>
        <w:spacing w:before="0" w:after="0" w:line="240" w:lineRule="auto"/>
      </w:pPr>
      <w:r>
        <w:separator/>
      </w:r>
    </w:p>
  </w:footnote>
  <w:footnote w:type="continuationSeparator" w:id="0">
    <w:p w14:paraId="0372358B" w14:textId="77777777" w:rsidR="0022327F" w:rsidRDefault="0022327F"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1B343071" w14:textId="30C41CA6" w:rsidR="0022327F" w:rsidRDefault="0022327F" w:rsidP="00CF334C">
        <w:pPr>
          <w:pStyle w:val="a3"/>
          <w:jc w:val="center"/>
        </w:pPr>
        <w:r>
          <w:fldChar w:fldCharType="begin"/>
        </w:r>
        <w:r>
          <w:instrText xml:space="preserve"> PAGE   \* MERGEFORMAT </w:instrText>
        </w:r>
        <w:r>
          <w:fldChar w:fldCharType="separate"/>
        </w:r>
        <w:r w:rsidR="00327291">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ocumentProtection w:edit="trackedChange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E35FC"/>
    <w:rsid w:val="00134C85"/>
    <w:rsid w:val="001A01C3"/>
    <w:rsid w:val="001A0C3C"/>
    <w:rsid w:val="001A69D5"/>
    <w:rsid w:val="001D16E8"/>
    <w:rsid w:val="001D537A"/>
    <w:rsid w:val="00214ACF"/>
    <w:rsid w:val="0022327F"/>
    <w:rsid w:val="00297975"/>
    <w:rsid w:val="002B2F54"/>
    <w:rsid w:val="002F1020"/>
    <w:rsid w:val="00327291"/>
    <w:rsid w:val="003B4185"/>
    <w:rsid w:val="00461F51"/>
    <w:rsid w:val="004A719C"/>
    <w:rsid w:val="004E3753"/>
    <w:rsid w:val="00552E11"/>
    <w:rsid w:val="00562856"/>
    <w:rsid w:val="0063090A"/>
    <w:rsid w:val="0065392B"/>
    <w:rsid w:val="006A656B"/>
    <w:rsid w:val="007018B4"/>
    <w:rsid w:val="0072103C"/>
    <w:rsid w:val="00736034"/>
    <w:rsid w:val="007421ED"/>
    <w:rsid w:val="007D6A6B"/>
    <w:rsid w:val="008C64C6"/>
    <w:rsid w:val="008D66BB"/>
    <w:rsid w:val="008E133F"/>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C57AD0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4E44FD"/>
    <w:rsid w:val="0054288A"/>
    <w:rsid w:val="005E35F5"/>
    <w:rsid w:val="006865A5"/>
    <w:rsid w:val="00AC1C0F"/>
    <w:rsid w:val="00AC6B04"/>
    <w:rsid w:val="00C772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91BA87F1-6DD9-4AB4-9A67-8746E936A164}">
  <ds:schemaRefs>
    <ds:schemaRef ds:uri="http://schemas.openxmlformats.org/officeDocument/2006/bibliography"/>
  </ds:schemaRefs>
</ds:datastoreItem>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http://www.w3.org/XML/1998/namespace"/>
    <ds:schemaRef ds:uri="http://purl.org/dc/elements/1.1/"/>
    <ds:schemaRef ds:uri="e82e0497-401b-493b-ab66-61f85c09ed30"/>
    <ds:schemaRef ds:uri="http://purl.org/dc/dcmitype/"/>
    <ds:schemaRef ds:uri="http://schemas.microsoft.com/office/2006/documentManagement/types"/>
    <ds:schemaRef ds:uri="http://purl.org/dc/terms/"/>
    <ds:schemaRef ds:uri="http://schemas.openxmlformats.org/package/2006/metadata/core-properties"/>
    <ds:schemaRef ds:uri="http://schemas.microsoft.com/sharepoint/v3"/>
  </ds:schemaRefs>
</ds:datastoreItem>
</file>

<file path=customXml/itemProps3.xml><?xml version="1.0" encoding="utf-8"?>
<ds:datastoreItem xmlns:ds="http://schemas.openxmlformats.org/officeDocument/2006/customXml" ds:itemID="{E7355FC2-4467-4B82-85E5-6F21287E0D82}"/>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CB185D8F-B4AE-4BE1-A2E0-B08C1BA0468C}">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34</Pages>
  <Words>10351</Words>
  <Characters>51755</Characters>
  <Application>Microsoft Office Word</Application>
  <DocSecurity>0</DocSecurity>
  <Lines>431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8</cp:revision>
  <cp:lastPrinted>2021-12-26T15:39:00Z</cp:lastPrinted>
  <dcterms:created xsi:type="dcterms:W3CDTF">2021-05-24T11:19:00Z</dcterms:created>
  <dcterms:modified xsi:type="dcterms:W3CDTF">2021-12-26T15:51:00Z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4a09cf3b-b5c9-46e4-932c-e13075e3bfd1</vt:lpwstr>
  </property>
</Properties>
</file>