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FD7B1F"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576928C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84E564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51930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48333D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8696C8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3684E12D" wp14:editId="22BF43BB">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F75E05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82D681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004F0"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CA545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751154E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F32BF0"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FE96024" w14:textId="0D8C7B1B" w:rsidR="0006071E" w:rsidRPr="00B27B4C" w:rsidRDefault="0053698D"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20T16:09:00Z">
            <w:r>
              <w:rPr>
                <w:rFonts w:ascii="Times New Roman" w:eastAsia="Times New Roman" w:hAnsi="Times New Roman" w:cs="David"/>
                <w:bCs/>
                <w:sz w:val="32"/>
                <w:szCs w:val="32"/>
                <w:u w:val="single"/>
                <w:rtl/>
                <w:lang w:eastAsia="he-IL"/>
              </w:rPr>
              <w:t>סביוני נצר סירני - בניין 31</w:t>
            </w:r>
          </w:ins>
        </w:p>
      </w:sdtContent>
    </w:sdt>
    <w:p w14:paraId="671A29A1"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1BBFCB2" w14:textId="234FB3AD" w:rsidR="0006071E" w:rsidRPr="00B27B4C" w:rsidRDefault="0053698D"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1-05-20T16:09:00Z">
            <w:r>
              <w:rPr>
                <w:rFonts w:ascii="Times New Roman" w:eastAsia="Times New Roman" w:hAnsi="Times New Roman" w:cs="David"/>
                <w:bCs/>
                <w:sz w:val="32"/>
                <w:szCs w:val="32"/>
                <w:u w:val="single"/>
                <w:rtl/>
                <w:lang w:eastAsia="he-IL"/>
              </w:rPr>
              <w:t>סביוני נצר סירני</w:t>
            </w:r>
          </w:ins>
        </w:p>
      </w:sdtContent>
    </w:sdt>
    <w:p w14:paraId="53DA387E"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B60F1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46EC77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8E70AD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298393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4D8D68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DAA5B5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B80280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8D3AB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12369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4C58DA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9D84C7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9FA0A0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5FB37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74BEE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CCD2F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C59A1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B5D1E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41771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282525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9ED60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85003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6610A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98B15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D9956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456F0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C22F5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A02DD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0BABA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C627E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F6705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A415B4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57952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02A5D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7A1997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89ABC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58F853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DF6C1A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E71389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94761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282E82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31223C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F32E7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4A1BF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1EB38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BD95C9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C1F47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CB849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5AAFF9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1CBA38"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5520D92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385D3A" w14:textId="66D5C3B1"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8T00:00:00Z">
            <w:dateFormat w:val="dd/MM/yyyy"/>
            <w:lid w:val="he-IL"/>
            <w:storeMappedDataAs w:val="dateTime"/>
            <w:calendar w:val="gregorian"/>
          </w:date>
        </w:sdtPr>
        <w:sdtEndPr>
          <w:rPr>
            <w:rFonts w:hint="cs"/>
          </w:rPr>
        </w:sdtEndPr>
        <w:sdtContent>
          <w:ins w:id="3" w:author="Meryl Etman" w:date="2021-12-28T16:05:00Z">
            <w:r w:rsidR="00C06658">
              <w:rPr>
                <w:rFonts w:ascii="Times New Roman" w:eastAsia="Times New Roman" w:hAnsi="Times New Roman" w:cs="David" w:hint="cs"/>
                <w:color w:val="800080"/>
                <w:sz w:val="24"/>
                <w:szCs w:val="24"/>
                <w:rtl/>
                <w:lang w:eastAsia="he-IL"/>
              </w:rPr>
              <w:t>‏28/12/2021</w:t>
            </w:r>
          </w:ins>
        </w:sdtContent>
      </w:sdt>
    </w:p>
    <w:p w14:paraId="555D57A8"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78F89CD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4A6225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80915E"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3557F50" w14:textId="155E9F20" w:rsidR="00650D2D" w:rsidRPr="00650D2D" w:rsidRDefault="0053698D"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1-05-20T16:10: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32021ACC"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15CACBF8"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1FFFA3FD"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D42F1E9"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7C4738A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3565E86" w14:textId="2644E8AA" w:rsidR="00650D2D" w:rsidRPr="00650D2D" w:rsidRDefault="00BB76D2"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Meryl Etman" w:date="2021-07-11T14:01:00Z">
            <w:r>
              <w:rPr>
                <w:rFonts w:ascii="Times New Roman" w:eastAsia="Times New Roman" w:hAnsi="Times New Roman" w:cs="David"/>
                <w:color w:val="800080"/>
                <w:sz w:val="24"/>
                <w:szCs w:val="24"/>
                <w:rtl/>
              </w:rPr>
              <w:br/>
              <w:t>אמאב תחבורה ותנועה בע"מ</w:t>
            </w:r>
            <w:r>
              <w:rPr>
                <w:rFonts w:ascii="Times New Roman" w:eastAsia="Times New Roman" w:hAnsi="Times New Roman" w:cs="David"/>
                <w:color w:val="800080"/>
                <w:sz w:val="24"/>
                <w:szCs w:val="24"/>
                <w:rtl/>
              </w:rPr>
              <w:br/>
              <w:t>רח' הרקון 6, רמת גן</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375298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30C5DFC7"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3226ABB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09542FA"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9372199"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6310CDEF"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16B9447C"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5C8509C9"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6D53B7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6D56F6B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444E4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237B0A3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42441B2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D276F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A2ACCB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FCE418"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EC7557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26B3E2"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w:t>
      </w:r>
      <w:r w:rsidRPr="00650D2D">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17CFD67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638CB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551926A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40EC07D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39F6A28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C59E1C"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94F713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B6103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6E97BB6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FE5B6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3206572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384AB5AF"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528C2BB"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27C356B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E1F7E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76F041D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7A19D42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ECC54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5559A217"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6AAC3002"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ABAACE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1687A3D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6CA41523"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DCBD0DB"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3F18463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2149772E"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1A6DEE17"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06539BAF"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50884C4F"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17E45455"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D840E5B"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E278BDB"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0E2D1F63"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7419CFBC"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1D43570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3B6EB1F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20AD0A7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297785F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695B55E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FFB84D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1F23101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1F2DAF0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36A17E5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6C7953D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591E6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49315CC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05C007E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2FC97D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1F5ADCC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7BD5139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385E4CE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w:t>
      </w:r>
      <w:r w:rsidRPr="00650D2D">
        <w:rPr>
          <w:rFonts w:ascii="Times New Roman" w:eastAsia="Times New Roman" w:hAnsi="Times New Roman" w:cs="David"/>
          <w:sz w:val="20"/>
          <w:szCs w:val="24"/>
          <w:rtl/>
          <w:lang w:eastAsia="he-IL"/>
        </w:rPr>
        <w:lastRenderedPageBreak/>
        <w:t>דעתו של המנהל במשך כל תקופת מתן שרותי המתכנן.</w:t>
      </w:r>
    </w:p>
    <w:p w14:paraId="14B8C58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F7ED22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0F517458"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2E91AB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3B230D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6608DD4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7D1DF4EF"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014A769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20B4BC8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50B04A1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16169C8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7C7E915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1E9ADBA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35EA355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50C4A7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7392134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45FB108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BB583ED"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0D92EB2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5852DDC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7E13DDA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5B2A79B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78CA16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9179A5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988095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52DB285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CA88F3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98B0E7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56B7C59F"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63255A6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2B09DBA4" w14:textId="4A1A53D4"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del w:id="6" w:author="Meryl Etman" w:date="2021-07-11T14:11:00Z">
        <w:r w:rsidRPr="00650D2D" w:rsidDel="00FC56D5">
          <w:rPr>
            <w:rFonts w:ascii="Times New Roman" w:eastAsia="Times New Roman" w:hAnsi="Times New Roman" w:cs="David"/>
            <w:sz w:val="20"/>
            <w:szCs w:val="24"/>
            <w:rtl/>
            <w:lang w:eastAsia="he-IL"/>
          </w:rPr>
          <w:delText xml:space="preserve">ב- 1 לכל חודש גרגוריאני וכן </w:delText>
        </w:r>
      </w:del>
      <w:r w:rsidRPr="00650D2D">
        <w:rPr>
          <w:rFonts w:ascii="Times New Roman" w:eastAsia="Times New Roman" w:hAnsi="Times New Roman" w:cs="David"/>
          <w:sz w:val="20"/>
          <w:szCs w:val="24"/>
          <w:rtl/>
          <w:lang w:eastAsia="he-IL"/>
        </w:rPr>
        <w:t>בכל מועד שיידרש על ידי המזמין, ימסור המתכנן למזמין דו"ח על התקדמות ביצוע שרותי המתכנן ועם תחילת ביצוע העבודות באתר גם דו"ח פיקוח על ביצוען.</w:t>
      </w:r>
    </w:p>
    <w:p w14:paraId="343BDB3A"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7755FFD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39447E5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13AEF80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3A6D7E5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1594444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740CBAA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276258F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2FCA92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31F2A67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44EA21BE" w14:textId="342F162B" w:rsid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ins w:id="7" w:author="Meryl Etman" w:date="2021-07-11T14:12:00Z"/>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שליחויות.</w:t>
      </w:r>
    </w:p>
    <w:p w14:paraId="0D723C34" w14:textId="6CA880F7" w:rsidR="00FC56D5" w:rsidRPr="00650D2D" w:rsidRDefault="00FC56D5"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ins w:id="8" w:author="Meryl Etman" w:date="2021-07-11T14:13:00Z">
        <w:r>
          <w:rPr>
            <w:rFonts w:ascii="Times New Roman" w:eastAsia="Times New Roman" w:hAnsi="Times New Roman" w:cs="David" w:hint="cs"/>
            <w:sz w:val="20"/>
            <w:szCs w:val="24"/>
            <w:rtl/>
            <w:lang w:eastAsia="he-IL"/>
          </w:rPr>
          <w:t xml:space="preserve">סקרי שדה כגון </w:t>
        </w:r>
      </w:ins>
      <w:ins w:id="9" w:author="Meryl Etman" w:date="2021-07-11T14:12:00Z">
        <w:r>
          <w:rPr>
            <w:rFonts w:ascii="Times New Roman" w:eastAsia="Times New Roman" w:hAnsi="Times New Roman" w:cs="David" w:hint="cs"/>
            <w:sz w:val="20"/>
            <w:szCs w:val="24"/>
            <w:rtl/>
            <w:lang w:eastAsia="he-IL"/>
          </w:rPr>
          <w:t xml:space="preserve">ספירות </w:t>
        </w:r>
      </w:ins>
      <w:ins w:id="10" w:author="Meryl Etman" w:date="2021-07-11T14:13:00Z">
        <w:r>
          <w:rPr>
            <w:rFonts w:ascii="Times New Roman" w:eastAsia="Times New Roman" w:hAnsi="Times New Roman" w:cs="David" w:hint="cs"/>
            <w:sz w:val="20"/>
            <w:szCs w:val="24"/>
            <w:rtl/>
            <w:lang w:eastAsia="he-IL"/>
          </w:rPr>
          <w:t>תנועה וסקרים אחרים ככל ויידרשו.</w:t>
        </w:r>
      </w:ins>
    </w:p>
    <w:p w14:paraId="651D4B1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FD5AB3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3316F164"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23765F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724E958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4BCA7697"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1345B1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40977233"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D04D723"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0DBE0D9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4F1B41D3" w14:textId="6462FBE4" w:rsidR="00650D2D" w:rsidRPr="00650D2D" w:rsidRDefault="00650D2D" w:rsidP="00FC56D5">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קוי בתכנון ו/או באומדן של המתכנן</w:t>
      </w:r>
      <w:del w:id="11" w:author="Meryl Etman" w:date="2021-07-11T14:16:00Z">
        <w:r w:rsidRPr="00650D2D" w:rsidDel="00FC56D5">
          <w:rPr>
            <w:rFonts w:ascii="Times New Roman" w:eastAsia="Times New Roman" w:hAnsi="Times New Roman" w:cs="David"/>
            <w:sz w:val="20"/>
            <w:szCs w:val="24"/>
            <w:rtl/>
            <w:lang w:eastAsia="he-IL"/>
          </w:rPr>
          <w:delText xml:space="preserve"> </w:delText>
        </w:r>
        <w:r w:rsidRPr="00650D2D" w:rsidDel="00FC56D5">
          <w:rPr>
            <w:rFonts w:ascii="Times New Roman" w:eastAsia="Times New Roman" w:hAnsi="Times New Roman" w:cs="David" w:hint="cs"/>
            <w:sz w:val="20"/>
            <w:szCs w:val="24"/>
            <w:rtl/>
            <w:lang w:eastAsia="he-IL"/>
          </w:rPr>
          <w:delText>ו/</w:delText>
        </w:r>
        <w:r w:rsidRPr="00650D2D" w:rsidDel="00FC56D5">
          <w:rPr>
            <w:rFonts w:ascii="Times New Roman" w:eastAsia="Times New Roman" w:hAnsi="Times New Roman" w:cs="David"/>
            <w:sz w:val="20"/>
            <w:szCs w:val="24"/>
            <w:rtl/>
            <w:lang w:eastAsia="he-IL"/>
          </w:rPr>
          <w:delText>או של היועצים</w:delText>
        </w:r>
      </w:del>
      <w:ins w:id="12" w:author="Meryl Etman" w:date="2021-07-11T14:16:00Z">
        <w:r w:rsidR="00FC56D5">
          <w:rPr>
            <w:rFonts w:ascii="Times New Roman" w:eastAsia="Times New Roman" w:hAnsi="Times New Roman" w:cs="David" w:hint="cs"/>
            <w:sz w:val="20"/>
            <w:szCs w:val="24"/>
            <w:rtl/>
            <w:lang w:eastAsia="he-IL"/>
          </w:rPr>
          <w:t>.</w:t>
        </w:r>
      </w:ins>
      <w:r w:rsidRPr="00650D2D">
        <w:rPr>
          <w:rFonts w:ascii="Times New Roman" w:eastAsia="Times New Roman" w:hAnsi="Times New Roman" w:cs="David"/>
          <w:sz w:val="20"/>
          <w:szCs w:val="24"/>
          <w:rtl/>
          <w:lang w:eastAsia="he-IL"/>
        </w:rPr>
        <w:t>.</w:t>
      </w:r>
    </w:p>
    <w:p w14:paraId="63B926C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5112569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78FFF8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7A4B75E6" w14:textId="068710EF" w:rsidR="00650D2D" w:rsidRPr="00650D2D" w:rsidDel="00FC56D5" w:rsidRDefault="00650D2D" w:rsidP="00650D2D">
      <w:pPr>
        <w:widowControl w:val="0"/>
        <w:numPr>
          <w:ilvl w:val="1"/>
          <w:numId w:val="1"/>
        </w:numPr>
        <w:spacing w:before="0" w:beforeAutospacing="0" w:after="200" w:afterAutospacing="0" w:line="240" w:lineRule="auto"/>
        <w:jc w:val="both"/>
        <w:rPr>
          <w:del w:id="13" w:author="Meryl Etman" w:date="2021-07-11T14:17:00Z"/>
          <w:rFonts w:ascii="Times New Roman" w:eastAsia="Times New Roman" w:hAnsi="Times New Roman" w:cs="David"/>
          <w:sz w:val="20"/>
          <w:szCs w:val="24"/>
          <w:rtl/>
          <w:lang w:eastAsia="he-IL"/>
        </w:rPr>
      </w:pPr>
      <w:del w:id="14" w:author="Meryl Etman" w:date="2021-07-11T14:17:00Z">
        <w:r w:rsidRPr="00650D2D" w:rsidDel="00FC56D5">
          <w:rPr>
            <w:rFonts w:ascii="Times New Roman" w:eastAsia="Times New Roman" w:hAnsi="Times New Roman" w:cs="David"/>
            <w:sz w:val="20"/>
            <w:szCs w:val="24"/>
            <w:rtl/>
            <w:lang w:eastAsia="he-IL"/>
          </w:rPr>
          <w:delText>המתכנן מתחייב להכין</w:delText>
        </w:r>
        <w:r w:rsidRPr="00650D2D" w:rsidDel="00FC56D5">
          <w:rPr>
            <w:rFonts w:ascii="Times New Roman" w:eastAsia="Times New Roman" w:hAnsi="Times New Roman" w:cs="David" w:hint="cs"/>
            <w:sz w:val="20"/>
            <w:szCs w:val="24"/>
            <w:rtl/>
            <w:lang w:eastAsia="he-IL"/>
          </w:rPr>
          <w:delText>,</w:delText>
        </w:r>
        <w:r w:rsidRPr="00650D2D" w:rsidDel="00FC56D5">
          <w:rPr>
            <w:rFonts w:ascii="Times New Roman" w:eastAsia="Times New Roman" w:hAnsi="Times New Roman" w:cs="David"/>
            <w:sz w:val="20"/>
            <w:szCs w:val="24"/>
            <w:rtl/>
            <w:lang w:eastAsia="he-IL"/>
          </w:rPr>
          <w:delText xml:space="preserve"> עבור רוכשים שיבקשו זאת</w:delText>
        </w:r>
        <w:r w:rsidRPr="00650D2D" w:rsidDel="00FC56D5">
          <w:rPr>
            <w:rFonts w:ascii="Times New Roman" w:eastAsia="Times New Roman" w:hAnsi="Times New Roman" w:cs="David" w:hint="cs"/>
            <w:sz w:val="20"/>
            <w:szCs w:val="24"/>
            <w:rtl/>
            <w:lang w:eastAsia="he-IL"/>
          </w:rPr>
          <w:delText>,</w:delText>
        </w:r>
        <w:r w:rsidRPr="00650D2D" w:rsidDel="00FC56D5">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3BF6E2CE" w14:textId="70552E33"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del w:id="15" w:author="Meryl Etman" w:date="2021-07-11T14:17:00Z">
        <w:r w:rsidRPr="00650D2D" w:rsidDel="00FC56D5">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650D2D" w:rsidDel="00FC56D5">
          <w:rPr>
            <w:rFonts w:ascii="Times New Roman" w:eastAsia="Times New Roman" w:hAnsi="Times New Roman" w:cs="David" w:hint="cs"/>
            <w:sz w:val="20"/>
            <w:szCs w:val="24"/>
            <w:rtl/>
            <w:lang w:eastAsia="he-IL"/>
          </w:rPr>
          <w:delText xml:space="preserve">כאמור, </w:delText>
        </w:r>
        <w:r w:rsidRPr="00650D2D" w:rsidDel="00FC56D5">
          <w:rPr>
            <w:rFonts w:ascii="Times New Roman" w:eastAsia="Times New Roman" w:hAnsi="Times New Roman" w:cs="David"/>
            <w:sz w:val="20"/>
            <w:szCs w:val="24"/>
            <w:rtl/>
            <w:lang w:eastAsia="he-IL"/>
          </w:rPr>
          <w:delText>יסוכמו בין המתכנן לרוכשים. המתכנן יתקשר עם הרוכש</w:delText>
        </w:r>
        <w:r w:rsidRPr="00650D2D" w:rsidDel="00FC56D5">
          <w:rPr>
            <w:rFonts w:ascii="Times New Roman" w:eastAsia="Times New Roman" w:hAnsi="Times New Roman" w:cs="David" w:hint="cs"/>
            <w:sz w:val="20"/>
            <w:szCs w:val="24"/>
            <w:rtl/>
            <w:lang w:eastAsia="he-IL"/>
          </w:rPr>
          <w:delText>ים</w:delText>
        </w:r>
        <w:r w:rsidRPr="00650D2D" w:rsidDel="00FC56D5">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650D2D" w:rsidDel="00FC56D5">
          <w:rPr>
            <w:rFonts w:ascii="Times New Roman" w:eastAsia="Times New Roman" w:hAnsi="Times New Roman" w:cs="David" w:hint="cs"/>
            <w:sz w:val="20"/>
            <w:szCs w:val="24"/>
            <w:rtl/>
            <w:lang w:eastAsia="he-IL"/>
          </w:rPr>
          <w:delText>ה</w:delText>
        </w:r>
        <w:r w:rsidRPr="00650D2D" w:rsidDel="00FC56D5">
          <w:rPr>
            <w:rFonts w:ascii="Times New Roman" w:eastAsia="Times New Roman" w:hAnsi="Times New Roman" w:cs="David"/>
            <w:sz w:val="20"/>
            <w:szCs w:val="24"/>
            <w:rtl/>
            <w:lang w:eastAsia="he-IL"/>
          </w:rPr>
          <w:delText>רוכש</w:delText>
        </w:r>
        <w:r w:rsidRPr="00650D2D" w:rsidDel="00FC56D5">
          <w:rPr>
            <w:rFonts w:ascii="Times New Roman" w:eastAsia="Times New Roman" w:hAnsi="Times New Roman" w:cs="David" w:hint="cs"/>
            <w:sz w:val="20"/>
            <w:szCs w:val="24"/>
            <w:rtl/>
            <w:lang w:eastAsia="he-IL"/>
          </w:rPr>
          <w:delText>ים</w:delText>
        </w:r>
        <w:r w:rsidRPr="00650D2D" w:rsidDel="00FC56D5">
          <w:rPr>
            <w:rFonts w:ascii="Times New Roman" w:eastAsia="Times New Roman" w:hAnsi="Times New Roman" w:cs="David"/>
            <w:sz w:val="20"/>
            <w:szCs w:val="24"/>
            <w:rtl/>
            <w:lang w:eastAsia="he-IL"/>
          </w:rPr>
          <w:delText xml:space="preserve"> בענ</w:delText>
        </w:r>
        <w:r w:rsidRPr="00650D2D" w:rsidDel="00FC56D5">
          <w:rPr>
            <w:rFonts w:ascii="Times New Roman" w:eastAsia="Times New Roman" w:hAnsi="Times New Roman" w:cs="David" w:hint="cs"/>
            <w:sz w:val="20"/>
            <w:szCs w:val="24"/>
            <w:rtl/>
            <w:lang w:eastAsia="he-IL"/>
          </w:rPr>
          <w:delText>י</w:delText>
        </w:r>
        <w:r w:rsidRPr="00650D2D" w:rsidDel="00FC56D5">
          <w:rPr>
            <w:rFonts w:ascii="Times New Roman" w:eastAsia="Times New Roman" w:hAnsi="Times New Roman" w:cs="David"/>
            <w:sz w:val="20"/>
            <w:szCs w:val="24"/>
            <w:rtl/>
            <w:lang w:eastAsia="he-IL"/>
          </w:rPr>
          <w:delText>ין קביעת מחיר השינויים</w:delText>
        </w:r>
        <w:r w:rsidRPr="00650D2D" w:rsidDel="00FC56D5">
          <w:rPr>
            <w:rFonts w:ascii="Times New Roman" w:eastAsia="Times New Roman" w:hAnsi="Times New Roman" w:cs="David" w:hint="cs"/>
            <w:sz w:val="20"/>
            <w:szCs w:val="24"/>
            <w:rtl/>
            <w:lang w:eastAsia="he-IL"/>
          </w:rPr>
          <w:delText>,</w:delText>
        </w:r>
        <w:r w:rsidRPr="00650D2D" w:rsidDel="00FC56D5">
          <w:rPr>
            <w:rFonts w:ascii="Times New Roman" w:eastAsia="Times New Roman" w:hAnsi="Times New Roman" w:cs="David"/>
            <w:sz w:val="20"/>
            <w:szCs w:val="24"/>
            <w:rtl/>
            <w:lang w:eastAsia="he-IL"/>
          </w:rPr>
          <w:delText xml:space="preserve"> תובא בפני המנהל והוא יהיה המוסמך להכריע בה</w:delText>
        </w:r>
      </w:del>
      <w:ins w:id="16" w:author="Meryl Etman" w:date="2021-07-11T14:17:00Z">
        <w:r w:rsidR="00FC56D5">
          <w:rPr>
            <w:rFonts w:ascii="Times New Roman" w:eastAsia="Times New Roman" w:hAnsi="Times New Roman" w:cs="David" w:hint="cs"/>
            <w:sz w:val="20"/>
            <w:szCs w:val="24"/>
            <w:rtl/>
            <w:lang w:eastAsia="he-IL"/>
          </w:rPr>
          <w:t>מבוטל</w:t>
        </w:r>
      </w:ins>
      <w:r w:rsidRPr="00650D2D">
        <w:rPr>
          <w:rFonts w:ascii="Times New Roman" w:eastAsia="Times New Roman" w:hAnsi="Times New Roman" w:cs="David"/>
          <w:sz w:val="20"/>
          <w:szCs w:val="24"/>
          <w:rtl/>
          <w:lang w:eastAsia="he-IL"/>
        </w:rPr>
        <w:t>.</w:t>
      </w:r>
    </w:p>
    <w:p w14:paraId="0967C232"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6C91A4F8"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A72AFC3"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CCD9473"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5C4B3A1"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62BF5A4"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F7B595C"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A2014E2"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BCE02A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949D29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020844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A7EA18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708ACA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22D4B4B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52500A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798024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D9B58C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BAA542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06AAE3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7AB26D0"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BFCCC6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C3B941E"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4AE1BF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567491A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5103835C" w14:textId="03079E4E" w:rsidR="00650D2D" w:rsidRPr="00650D2D" w:rsidRDefault="00650D2D" w:rsidP="00BB364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w:t>
      </w:r>
      <w:del w:id="17" w:author="Meryl Etman" w:date="2021-07-11T14:21:00Z">
        <w:r w:rsidRPr="00650D2D" w:rsidDel="00BB3647">
          <w:rPr>
            <w:rFonts w:ascii="Times New Roman" w:eastAsia="Times New Roman" w:hAnsi="Times New Roman" w:cs="David"/>
            <w:sz w:val="20"/>
            <w:szCs w:val="24"/>
            <w:rtl/>
            <w:lang w:eastAsia="he-IL"/>
          </w:rPr>
          <w:delText>והב</w:delText>
        </w:r>
        <w:r w:rsidRPr="00650D2D" w:rsidDel="00BB3647">
          <w:rPr>
            <w:rFonts w:ascii="Times New Roman" w:eastAsia="Times New Roman" w:hAnsi="Times New Roman" w:cs="David" w:hint="cs"/>
            <w:sz w:val="20"/>
            <w:szCs w:val="24"/>
            <w:rtl/>
            <w:lang w:eastAsia="he-IL"/>
          </w:rPr>
          <w:delText>י</w:delText>
        </w:r>
        <w:r w:rsidRPr="00650D2D" w:rsidDel="00BB3647">
          <w:rPr>
            <w:rFonts w:ascii="Times New Roman" w:eastAsia="Times New Roman" w:hAnsi="Times New Roman" w:cs="David"/>
            <w:sz w:val="20"/>
            <w:szCs w:val="24"/>
            <w:rtl/>
            <w:lang w:eastAsia="he-IL"/>
          </w:rPr>
          <w:delText xml:space="preserve">צוע </w:delText>
        </w:r>
      </w:del>
      <w:r w:rsidRPr="00650D2D">
        <w:rPr>
          <w:rFonts w:ascii="Times New Roman" w:eastAsia="Times New Roman" w:hAnsi="Times New Roman" w:cs="David"/>
          <w:sz w:val="20"/>
          <w:szCs w:val="24"/>
          <w:rtl/>
          <w:lang w:eastAsia="he-IL"/>
        </w:rPr>
        <w:t xml:space="preserve">הסופי </w:t>
      </w:r>
      <w:del w:id="18" w:author="Meryl Etman" w:date="2021-07-11T14:21:00Z">
        <w:r w:rsidRPr="00650D2D" w:rsidDel="00BB3647">
          <w:rPr>
            <w:rFonts w:ascii="Times New Roman" w:eastAsia="Times New Roman" w:hAnsi="Times New Roman" w:cs="David"/>
            <w:sz w:val="20"/>
            <w:szCs w:val="24"/>
            <w:rtl/>
            <w:lang w:eastAsia="he-IL"/>
          </w:rPr>
          <w:delText xml:space="preserve">בשטח </w:delText>
        </w:r>
        <w:r w:rsidRPr="00650D2D" w:rsidDel="00BB3647">
          <w:rPr>
            <w:rFonts w:ascii="Times New Roman" w:eastAsia="Times New Roman" w:hAnsi="Times New Roman" w:cs="David"/>
            <w:color w:val="000000"/>
            <w:sz w:val="20"/>
            <w:szCs w:val="24"/>
            <w:lang w:eastAsia="he-IL"/>
          </w:rPr>
          <w:delText>(AS MADE)</w:delText>
        </w:r>
        <w:r w:rsidRPr="00650D2D" w:rsidDel="00BB3647">
          <w:rPr>
            <w:rFonts w:ascii="Times New Roman" w:eastAsia="Times New Roman" w:hAnsi="Times New Roman" w:cs="David"/>
            <w:sz w:val="20"/>
            <w:szCs w:val="24"/>
            <w:rtl/>
            <w:lang w:eastAsia="he-IL"/>
          </w:rPr>
          <w:delText xml:space="preserve">, למעט שינויי דיירים, </w:delText>
        </w:r>
      </w:del>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0ED3514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BE1664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11EBEE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438EE52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BFA1AC1"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24E1352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6EC2021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23D7518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65E5BD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3CF7084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C04465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B0BF95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156A1245"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214B9E6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D09D918"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2DDA6694"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2E9E152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019E6DC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35E5773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3F1BDE6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B304E7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77400446"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6DF0DCB9"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4C50A99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4D8777A6"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6105FB10"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3D7D73E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0D4054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30DBAD5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7695CB0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6B9BB9D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036552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F6CF150"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1725C7C"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3B52D3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7384951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4057A30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7D1685D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641915F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16D9468"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53E3192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4A497A1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FDD744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6DC3DE2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0E2D735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0AE21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33B960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0FF6C2B1"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0897B7D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3F7553E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13212A2A"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7A5B497F"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B1F8ED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24B791C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315FE6D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4728A43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D31D74E"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7C1DC40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CF6CBD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2F5C11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68FDFAC7"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728A998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A31C0B1"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71BA138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A8CEC7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5B58DFA8"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7B8919F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5B685E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63ADE8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B77E06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0E960FB"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043A5D8C"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4E23679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F4A4B13"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02EE05C"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161F5B3"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61BAA6B" w14:textId="248E5EEB"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 w:author="Meryl Etman" w:date="2021-05-20T16:11:00Z">
            <w:r w:rsidR="0053698D">
              <w:rPr>
                <w:rFonts w:ascii="Times New Roman" w:eastAsia="Times New Roman" w:hAnsi="Times New Roman" w:cs="David"/>
                <w:color w:val="00B0F0"/>
                <w:sz w:val="20"/>
                <w:szCs w:val="24"/>
                <w:u w:val="single"/>
                <w:rtl/>
                <w:lang w:eastAsia="he-IL"/>
              </w:rPr>
              <w:t>אמאב תחבורה ותנועה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0" w:author="Meryl Etman" w:date="2021-05-20T16:10:00Z">
            <w:r w:rsidR="0053698D" w:rsidRPr="003E6FC4">
              <w:rPr>
                <w:rStyle w:val="PlaceholderText"/>
                <w:rtl/>
              </w:rPr>
              <w:t>[שם צד א]</w:t>
            </w:r>
          </w:ins>
        </w:sdtContent>
      </w:sdt>
    </w:p>
    <w:p w14:paraId="4E65B545"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EE7EF3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D0A79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BADFF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12EEDD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66DBD2"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50BE02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3A3225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694C34"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69D569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D1071D8"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AEC36C6"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12FE1277"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8170C1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3886CE"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E98779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38E0E37" w14:textId="77777777" w:rsidR="00CA3E05" w:rsidRDefault="00CA3E05">
      <w:pPr>
        <w:bidi w:val="0"/>
        <w:spacing w:before="0" w:beforeAutospacing="0" w:after="160" w:afterAutospacing="0" w:line="259" w:lineRule="auto"/>
        <w:rPr>
          <w:ins w:id="21" w:author="Meryl Etman" w:date="2021-05-20T16:14:00Z"/>
          <w:rFonts w:ascii="Times New Roman" w:eastAsia="Times New Roman" w:hAnsi="Times New Roman" w:cs="David"/>
          <w:bCs/>
          <w:sz w:val="20"/>
          <w:szCs w:val="24"/>
          <w:u w:val="single"/>
          <w:rtl/>
          <w:lang w:eastAsia="he-IL"/>
        </w:rPr>
      </w:pPr>
      <w:ins w:id="22" w:author="Meryl Etman" w:date="2021-05-20T16:14:00Z">
        <w:r>
          <w:rPr>
            <w:rFonts w:ascii="Times New Roman" w:eastAsia="Times New Roman" w:hAnsi="Times New Roman" w:cs="David"/>
            <w:bCs/>
            <w:sz w:val="20"/>
            <w:szCs w:val="24"/>
            <w:u w:val="single"/>
            <w:rtl/>
            <w:lang w:eastAsia="he-IL"/>
          </w:rPr>
          <w:br w:type="page"/>
        </w:r>
      </w:ins>
    </w:p>
    <w:p w14:paraId="3A316F4B" w14:textId="1896FDA9"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5875F00"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55432C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A2DDE5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B72006" w14:textId="4BCD081C" w:rsidR="0006071E" w:rsidRPr="00B27B4C" w:rsidRDefault="0006071E" w:rsidP="00C13D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23" w:author="Meryl Etman" w:date="2021-05-20T16:18:00Z">
        <w:r w:rsidRPr="00B27B4C" w:rsidDel="00C13D3D">
          <w:rPr>
            <w:rFonts w:ascii="Times New Roman" w:eastAsia="Times New Roman" w:hAnsi="Times New Roman" w:cs="David" w:hint="cs"/>
            <w:sz w:val="24"/>
            <w:szCs w:val="24"/>
            <w:rtl/>
            <w:lang w:eastAsia="he-IL"/>
          </w:rPr>
          <w:delText>מסחר ומשרדים</w:delText>
        </w:r>
      </w:del>
      <w:ins w:id="24" w:author="Meryl Etman" w:date="2021-05-20T16:18:00Z">
        <w:r w:rsidR="00C13D3D">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5" w:author="Meryl Etman" w:date="2021-05-20T16:09:00Z">
            <w:r w:rsidR="0053698D">
              <w:rPr>
                <w:rFonts w:ascii="Times New Roman" w:eastAsia="Times New Roman" w:hAnsi="Times New Roman" w:cs="David" w:hint="cs"/>
                <w:color w:val="00B0F0"/>
                <w:sz w:val="24"/>
                <w:szCs w:val="24"/>
                <w:rtl/>
                <w:lang w:eastAsia="he-IL"/>
              </w:rPr>
              <w:t>נס ציונה</w:t>
            </w:r>
          </w:ins>
        </w:sdtContent>
      </w:sdt>
      <w:del w:id="26" w:author="Meryl Etman" w:date="2021-05-20T16:16:00Z">
        <w:r w:rsidRPr="00E95AE9" w:rsidDel="00CA3E05">
          <w:rPr>
            <w:rFonts w:ascii="Times New Roman" w:eastAsia="Times New Roman" w:hAnsi="Times New Roman" w:cs="David" w:hint="cs"/>
            <w:color w:val="00B0F0"/>
            <w:sz w:val="24"/>
            <w:szCs w:val="24"/>
            <w:rtl/>
            <w:lang w:eastAsia="he-IL"/>
          </w:rPr>
          <w:delText xml:space="preserve"> - </w:delText>
        </w:r>
      </w:del>
      <w:customXmlDelRangeStart w:id="27" w:author="Meryl Etman" w:date="2021-05-20T16:16:00Z"/>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7"/>
          <w:customXmlDelRangeStart w:id="28" w:author="Meryl Etman" w:date="2021-05-20T16:16:00Z"/>
        </w:sdtContent>
      </w:sdt>
      <w:customXmlDelRangeEnd w:id="28"/>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9" w:author="Meryl Etman" w:date="2021-05-20T16:09:00Z">
            <w:r w:rsidR="0053698D">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854420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76A539" w14:textId="4FA0057F"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0" w:author="Meryl Etman" w:date="2021-05-20T16:13:00Z">
            <w:r w:rsidR="0053698D">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1" w:author="Meryl Etman" w:date="2021-05-20T16:13:00Z">
            <w:r w:rsidR="0053698D">
              <w:rPr>
                <w:rFonts w:ascii="Times New Roman" w:eastAsia="Times New Roman" w:hAnsi="Times New Roman" w:cs="David" w:hint="cs"/>
                <w:sz w:val="24"/>
                <w:szCs w:val="24"/>
                <w:rtl/>
                <w:lang w:eastAsia="he-IL"/>
              </w:rPr>
              <w:t>4722</w:t>
            </w:r>
          </w:ins>
        </w:sdtContent>
      </w:sdt>
      <w:ins w:id="32" w:author="Meryl Etman" w:date="2021-06-21T11:01:00Z">
        <w:r w:rsidR="00E5083C">
          <w:rPr>
            <w:rFonts w:ascii="Times New Roman" w:eastAsia="Times New Roman" w:hAnsi="Times New Roman" w:cs="David" w:hint="cs"/>
            <w:sz w:val="24"/>
            <w:szCs w:val="24"/>
            <w:rtl/>
            <w:lang w:eastAsia="he-IL"/>
          </w:rPr>
          <w:t>, חלקה 82.</w:t>
        </w:r>
      </w:ins>
      <w:del w:id="33" w:author="Meryl Etman" w:date="2021-06-21T11:01:00Z">
        <w:r w:rsidRPr="00B27B4C" w:rsidDel="00E5083C">
          <w:rPr>
            <w:rFonts w:ascii="Times New Roman" w:eastAsia="Times New Roman" w:hAnsi="Times New Roman" w:cs="David" w:hint="cs"/>
            <w:sz w:val="24"/>
            <w:szCs w:val="24"/>
            <w:rtl/>
            <w:lang w:eastAsia="he-IL"/>
          </w:rPr>
          <w:delText>.</w:delText>
        </w:r>
      </w:del>
    </w:p>
    <w:p w14:paraId="49AD2D89"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3B8B298"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A8322F" w14:textId="0F02B44E"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4" w:author="Meryl Etman" w:date="2021-05-20T16:09:00Z">
            <w:r w:rsidR="0053698D">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6299FB0E"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48413AF3"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97F679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B5506F" w14:textId="24202A6D"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5" w:author="Meryl Etman" w:date="2021-05-20T16:13:00Z">
            <w:r w:rsidR="0053698D">
              <w:rPr>
                <w:rFonts w:ascii="Times New Roman" w:eastAsia="Times New Roman" w:hAnsi="Times New Roman" w:cs="David" w:hint="cs"/>
                <w:sz w:val="24"/>
                <w:szCs w:val="24"/>
                <w:rtl/>
                <w:lang w:eastAsia="he-IL"/>
              </w:rPr>
              <w:t>מרול אטמן</w:t>
            </w:r>
          </w:ins>
        </w:sdtContent>
      </w:sdt>
    </w:p>
    <w:p w14:paraId="01DBB0F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4205994" w14:textId="00EC3E04" w:rsidR="00071F07" w:rsidRDefault="0006071E" w:rsidP="00071F07">
      <w:pPr>
        <w:widowControl w:val="0"/>
        <w:spacing w:before="0" w:beforeAutospacing="0" w:after="0" w:afterAutospacing="0" w:line="240" w:lineRule="auto"/>
        <w:ind w:left="720" w:right="720" w:hanging="720"/>
        <w:jc w:val="both"/>
        <w:rPr>
          <w:ins w:id="36" w:author="Meryl Etman" w:date="2021-06-21T11:50: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0213D867" w14:textId="14DE8374" w:rsidR="004C0E17" w:rsidRPr="00071F07" w:rsidRDefault="004C0E17" w:rsidP="003643C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ins w:id="37" w:author="Meryl Etman" w:date="2021-06-21T11:50: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יובהר כי תכנון התנועה והחניה י</w:t>
        </w:r>
      </w:ins>
      <w:ins w:id="38" w:author="Meryl Etman" w:date="2021-06-21T13:17:00Z">
        <w:r w:rsidR="003643C7">
          <w:rPr>
            <w:rFonts w:ascii="Times New Roman" w:eastAsia="Times New Roman" w:hAnsi="Times New Roman" w:cs="David" w:hint="cs"/>
            <w:sz w:val="24"/>
            <w:szCs w:val="24"/>
            <w:rtl/>
            <w:lang w:eastAsia="he-IL"/>
          </w:rPr>
          <w:t>בו</w:t>
        </w:r>
      </w:ins>
      <w:ins w:id="39" w:author="Meryl Etman" w:date="2021-06-21T11:50:00Z">
        <w:r>
          <w:rPr>
            <w:rFonts w:ascii="Times New Roman" w:eastAsia="Times New Roman" w:hAnsi="Times New Roman" w:cs="David" w:hint="cs"/>
            <w:sz w:val="24"/>
            <w:szCs w:val="24"/>
            <w:rtl/>
            <w:lang w:eastAsia="he-IL"/>
          </w:rPr>
          <w:t>צע בתוכנת אוטוקאד.</w:t>
        </w:r>
      </w:ins>
    </w:p>
    <w:p w14:paraId="481973E9"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38086C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4BECDD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EC8E1F" w14:textId="2B5F72C8"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0" w:author="Meryl Etman" w:date="2021-07-11T14:02:00Z">
            <w:r w:rsidR="00BB76D2">
              <w:rPr>
                <w:rFonts w:ascii="Times New Roman" w:eastAsia="Times New Roman" w:hAnsi="Times New Roman" w:cs="David"/>
                <w:color w:val="008000"/>
                <w:sz w:val="24"/>
                <w:szCs w:val="24"/>
                <w:rtl/>
                <w:lang w:eastAsia="he-IL"/>
              </w:rPr>
              <w:t>אלכסנדרה גוסובסקי</w:t>
            </w:r>
          </w:ins>
        </w:sdtContent>
      </w:sdt>
    </w:p>
    <w:p w14:paraId="1C151840"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705012A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9AFB2" w14:textId="2B7937ED"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1" w:author="Meryl Etman" w:date="2021-07-11T14:02:00Z">
            <w:r w:rsidR="00BB76D2">
              <w:rPr>
                <w:rFonts w:ascii="Times New Roman" w:eastAsia="Times New Roman" w:hAnsi="Times New Roman" w:cs="David"/>
                <w:color w:val="008000"/>
                <w:sz w:val="24"/>
                <w:szCs w:val="24"/>
                <w:rtl/>
                <w:lang w:eastAsia="he-IL"/>
              </w:rPr>
              <w:t>אלכסנדרה גוסובסקי</w:t>
            </w:r>
          </w:ins>
        </w:sdtContent>
      </w:sdt>
    </w:p>
    <w:p w14:paraId="02061DB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AE344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918FA0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3D257A"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AD39CFA"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339ECC6"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03D4C7C"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AAC01C0"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3CBC7EB"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BC13972"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46BA002B" w14:textId="77777777" w:rsidTr="0006071E">
        <w:tc>
          <w:tcPr>
            <w:tcW w:w="3366" w:type="dxa"/>
          </w:tcPr>
          <w:p w14:paraId="7EC5914B" w14:textId="7A0E671C" w:rsidR="0006071E" w:rsidRDefault="00C06658"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2" w:author="Meryl Etman" w:date="2021-05-20T16:10:00Z">
                  <w:r w:rsidR="0053698D">
                    <w:rPr>
                      <w:rFonts w:ascii="Times New Roman" w:eastAsia="Times New Roman" w:hAnsi="Times New Roman" w:cs="David" w:hint="cs"/>
                      <w:color w:val="008000"/>
                      <w:sz w:val="24"/>
                      <w:szCs w:val="24"/>
                      <w:rtl/>
                      <w:lang w:eastAsia="he-IL"/>
                    </w:rPr>
                    <w:t>50%</w:t>
                  </w:r>
                </w:ins>
              </w:sdtContent>
            </w:sdt>
          </w:p>
          <w:p w14:paraId="7C63E400"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F2EDAA6" w14:textId="77777777" w:rsidR="0006071E" w:rsidRDefault="0006071E" w:rsidP="0006071E">
            <w:pPr>
              <w:widowControl w:val="0"/>
              <w:spacing w:before="0" w:beforeAutospacing="0" w:after="0" w:afterAutospacing="0" w:line="240" w:lineRule="auto"/>
              <w:ind w:left="720"/>
              <w:outlineLvl w:val="2"/>
            </w:pPr>
          </w:p>
          <w:p w14:paraId="6386D583"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8A55BF1"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2AC52317"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67DFEA77"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1432D18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C9C793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19E2F8A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6A68E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144722EA"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1318F1" w14:textId="44AEBCC3" w:rsidR="00650D2D" w:rsidRPr="00650D2D" w:rsidRDefault="00650D2D" w:rsidP="00E5083C">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r>
      <w:del w:id="43" w:author="Meryl Etman" w:date="2021-06-21T11:02:00Z">
        <w:r w:rsidRPr="00650D2D" w:rsidDel="00E5083C">
          <w:rPr>
            <w:rFonts w:ascii="Times New Roman" w:eastAsia="Times New Roman" w:hAnsi="Times New Roman" w:cs="David"/>
            <w:sz w:val="24"/>
            <w:szCs w:val="24"/>
            <w:rtl/>
            <w:lang w:eastAsia="he-IL"/>
          </w:rPr>
          <w:delText>תכנון תנועה לתכנית</w:delText>
        </w:r>
        <w:r w:rsidRPr="00650D2D" w:rsidDel="00E5083C">
          <w:rPr>
            <w:rFonts w:ascii="Times New Roman" w:eastAsia="Times New Roman" w:hAnsi="Times New Roman" w:cs="David" w:hint="cs"/>
            <w:sz w:val="24"/>
            <w:szCs w:val="24"/>
            <w:rtl/>
            <w:lang w:eastAsia="he-IL"/>
          </w:rPr>
          <w:delText xml:space="preserve"> </w:delText>
        </w:r>
        <w:r w:rsidRPr="00650D2D" w:rsidDel="00E5083C">
          <w:rPr>
            <w:rFonts w:ascii="Times New Roman" w:eastAsia="Times New Roman" w:hAnsi="Times New Roman" w:cs="David"/>
            <w:sz w:val="24"/>
            <w:szCs w:val="24"/>
            <w:rtl/>
            <w:lang w:eastAsia="he-IL"/>
          </w:rPr>
          <w:delText>בנין עיר בסמכות ועדה מקומית</w:delText>
        </w:r>
      </w:del>
      <w:ins w:id="44" w:author="Meryl Etman" w:date="2021-06-21T11:02:00Z">
        <w:r w:rsidR="00E5083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5FB0964A" w14:textId="5DEC6989" w:rsidR="00650D2D" w:rsidRPr="00650D2D" w:rsidRDefault="00650D2D" w:rsidP="00BB364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w:t>
      </w:r>
      <w:del w:id="45" w:author="Meryl Etman" w:date="2021-07-11T14:24:00Z">
        <w:r w:rsidRPr="00650D2D" w:rsidDel="00BB3647">
          <w:rPr>
            <w:rFonts w:ascii="Times New Roman" w:eastAsia="Times New Roman" w:hAnsi="Times New Roman" w:cs="David"/>
            <w:sz w:val="24"/>
            <w:szCs w:val="24"/>
            <w:rtl/>
            <w:lang w:eastAsia="he-IL"/>
          </w:rPr>
          <w:delText xml:space="preserve"> </w:delText>
        </w:r>
      </w:del>
      <w:ins w:id="46" w:author="Meryl Etman" w:date="2021-07-11T14:25:00Z">
        <w:r w:rsidR="00BB3647">
          <w:rPr>
            <w:rFonts w:ascii="Times New Roman" w:eastAsia="Times New Roman" w:hAnsi="Times New Roman" w:cs="David" w:hint="cs"/>
            <w:sz w:val="24"/>
            <w:szCs w:val="24"/>
            <w:rtl/>
            <w:lang w:eastAsia="he-IL"/>
          </w:rPr>
          <w:t xml:space="preserve"> </w:t>
        </w:r>
      </w:ins>
      <w:del w:id="47" w:author="Meryl Etman" w:date="2021-07-11T14:24:00Z">
        <w:r w:rsidRPr="00650D2D" w:rsidDel="00BB3647">
          <w:rPr>
            <w:rFonts w:ascii="Times New Roman" w:eastAsia="Times New Roman" w:hAnsi="Times New Roman" w:cs="David"/>
            <w:sz w:val="24"/>
            <w:szCs w:val="24"/>
            <w:rtl/>
            <w:lang w:eastAsia="he-IL"/>
          </w:rPr>
          <w:delText>ו/או לדירה לדוגמא</w:delText>
        </w:r>
      </w:del>
      <w:ins w:id="48" w:author="Meryl Etman" w:date="2021-07-11T14:24:00Z">
        <w:r w:rsidR="00BB3647">
          <w:rPr>
            <w:rFonts w:ascii="Times New Roman" w:eastAsia="Times New Roman" w:hAnsi="Times New Roman" w:cs="David" w:hint="cs"/>
            <w:sz w:val="24"/>
            <w:szCs w:val="24"/>
            <w:rtl/>
            <w:lang w:eastAsia="he-IL"/>
          </w:rPr>
          <w:t>ככל ויוקם בתחום המגרש</w:t>
        </w:r>
      </w:ins>
      <w:r w:rsidRPr="00650D2D">
        <w:rPr>
          <w:rFonts w:ascii="Times New Roman" w:eastAsia="Times New Roman" w:hAnsi="Times New Roman" w:cs="David"/>
          <w:sz w:val="24"/>
          <w:szCs w:val="24"/>
          <w:rtl/>
          <w:lang w:eastAsia="he-IL"/>
        </w:rPr>
        <w:t>, תכנון מגרשי חניה זמניים.</w:t>
      </w:r>
    </w:p>
    <w:p w14:paraId="14826C54" w14:textId="52714A59"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ins w:id="49" w:author="Meryl Etman" w:date="2021-07-11T14:26:00Z">
        <w:r w:rsidR="00BB3647">
          <w:rPr>
            <w:rFonts w:ascii="Times New Roman" w:eastAsia="Times New Roman" w:hAnsi="Times New Roman" w:cs="David" w:hint="cs"/>
            <w:sz w:val="24"/>
            <w:szCs w:val="24"/>
            <w:rtl/>
            <w:lang w:eastAsia="he-IL"/>
          </w:rPr>
          <w:t xml:space="preserve"> בתחום המגרש</w:t>
        </w:r>
      </w:ins>
      <w:r w:rsidRPr="00650D2D">
        <w:rPr>
          <w:rFonts w:ascii="Times New Roman" w:eastAsia="Times New Roman" w:hAnsi="Times New Roman" w:cs="David"/>
          <w:sz w:val="24"/>
          <w:szCs w:val="24"/>
          <w:rtl/>
          <w:lang w:eastAsia="he-IL"/>
        </w:rPr>
        <w:t>.</w:t>
      </w:r>
    </w:p>
    <w:p w14:paraId="6A828504" w14:textId="33312710" w:rsidR="00650D2D" w:rsidRPr="00650D2D" w:rsidRDefault="00650D2D" w:rsidP="00E5083C">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r>
      <w:del w:id="50" w:author="Meryl Etman" w:date="2021-06-21T11:02:00Z">
        <w:r w:rsidRPr="00650D2D" w:rsidDel="00E5083C">
          <w:rPr>
            <w:rFonts w:ascii="Times New Roman" w:eastAsia="Times New Roman" w:hAnsi="Times New Roman" w:cs="David"/>
            <w:sz w:val="24"/>
            <w:szCs w:val="24"/>
            <w:rtl/>
            <w:lang w:eastAsia="he-IL"/>
          </w:rPr>
          <w:delText>תכנון תנועת כלי רכב וס</w:delText>
        </w:r>
        <w:r w:rsidRPr="00650D2D" w:rsidDel="00E5083C">
          <w:rPr>
            <w:rFonts w:ascii="Times New Roman" w:eastAsia="Times New Roman" w:hAnsi="Times New Roman" w:cs="David" w:hint="cs"/>
            <w:sz w:val="24"/>
            <w:szCs w:val="24"/>
            <w:rtl/>
            <w:lang w:eastAsia="he-IL"/>
          </w:rPr>
          <w:delText>י</w:delText>
        </w:r>
        <w:r w:rsidRPr="00650D2D" w:rsidDel="00E5083C">
          <w:rPr>
            <w:rFonts w:ascii="Times New Roman" w:eastAsia="Times New Roman" w:hAnsi="Times New Roman" w:cs="David"/>
            <w:sz w:val="24"/>
            <w:szCs w:val="24"/>
            <w:rtl/>
            <w:lang w:eastAsia="he-IL"/>
          </w:rPr>
          <w:delText>דורי חניה, רכבים תפעוליים, רכבי חרום, תחבורה ציבורית בשטחים ציבוריים, ברחובות, שדרות, רחובות משולבים, רחבות וחניונים ציבוריים</w:delText>
        </w:r>
      </w:del>
      <w:ins w:id="51" w:author="Meryl Etman" w:date="2021-06-21T11:02:00Z">
        <w:r w:rsidR="00E5083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2C35D4A1" w14:textId="6858750E" w:rsidR="00650D2D" w:rsidRPr="00650D2D" w:rsidRDefault="00650D2D" w:rsidP="00E5083C">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r>
      <w:del w:id="52" w:author="Meryl Etman" w:date="2021-06-21T11:02:00Z">
        <w:r w:rsidRPr="00650D2D" w:rsidDel="00E5083C">
          <w:rPr>
            <w:rFonts w:ascii="Times New Roman" w:eastAsia="Times New Roman" w:hAnsi="Times New Roman" w:cs="David"/>
            <w:sz w:val="24"/>
            <w:szCs w:val="24"/>
            <w:rtl/>
            <w:lang w:eastAsia="he-IL"/>
          </w:rPr>
          <w:delText>תכנון פיזי של כבישים, רחובות משולבים וחניונים ציבוריים</w:delText>
        </w:r>
      </w:del>
      <w:ins w:id="53" w:author="Meryl Etman" w:date="2021-06-21T11:02:00Z">
        <w:r w:rsidR="00E5083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282AE6BA" w14:textId="573100BC" w:rsidR="00650D2D" w:rsidRPr="00650D2D" w:rsidRDefault="00650D2D" w:rsidP="00E5083C">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r>
      <w:del w:id="54" w:author="Meryl Etman" w:date="2021-06-21T11:03:00Z">
        <w:r w:rsidRPr="00650D2D" w:rsidDel="00E5083C">
          <w:rPr>
            <w:rFonts w:ascii="Times New Roman" w:eastAsia="Times New Roman" w:hAnsi="Times New Roman" w:cs="David"/>
            <w:sz w:val="24"/>
            <w:szCs w:val="24"/>
            <w:rtl/>
            <w:lang w:eastAsia="he-IL"/>
          </w:rPr>
          <w:delText>תאום מערכות ותשתיות בכבישים, מדרכות ורחובות משולבים ציבוריים</w:delText>
        </w:r>
      </w:del>
      <w:ins w:id="55" w:author="Meryl Etman" w:date="2021-06-21T11:03:00Z">
        <w:r w:rsidR="00E5083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10E236EE"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5161F544" w14:textId="76434417" w:rsidR="00071F07" w:rsidRPr="00071F07" w:rsidRDefault="00071F07" w:rsidP="00BB364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w:t>
      </w:r>
      <w:del w:id="56" w:author="Meryl Etman" w:date="2021-07-11T14:26:00Z">
        <w:r w:rsidRPr="00071F07" w:rsidDel="00BB3647">
          <w:rPr>
            <w:rFonts w:ascii="Times New Roman" w:eastAsia="Times New Roman" w:hAnsi="Times New Roman" w:cs="David"/>
            <w:sz w:val="24"/>
            <w:szCs w:val="24"/>
            <w:rtl/>
            <w:lang w:eastAsia="he-IL"/>
          </w:rPr>
          <w:delText>בעל המשרד</w:delText>
        </w:r>
      </w:del>
      <w:ins w:id="57" w:author="Meryl Etman" w:date="2021-07-11T14:26:00Z">
        <w:r w:rsidR="00BB3647">
          <w:rPr>
            <w:rFonts w:ascii="Times New Roman" w:eastAsia="Times New Roman" w:hAnsi="Times New Roman" w:cs="David" w:hint="cs"/>
            <w:sz w:val="24"/>
            <w:szCs w:val="24"/>
            <w:rtl/>
            <w:lang w:eastAsia="he-IL"/>
          </w:rPr>
          <w:t>ראש צוות התכנון</w:t>
        </w:r>
      </w:ins>
      <w:r w:rsidRPr="00071F07">
        <w:rPr>
          <w:rFonts w:ascii="Times New Roman" w:eastAsia="Times New Roman" w:hAnsi="Times New Roman" w:cs="David"/>
          <w:sz w:val="24"/>
          <w:szCs w:val="24"/>
          <w:rtl/>
          <w:lang w:eastAsia="he-IL"/>
        </w:rPr>
        <w:t>,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360B235F"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6458BC0A"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3B32C53E"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5C5ADCC"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BA92F85"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490D4F0"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1345C9F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60D25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5872C28D"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59E7ECD"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6C7367A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5D0C3A" w14:textId="48027B4B" w:rsidR="0006071E" w:rsidDel="00E5083C" w:rsidRDefault="00650D2D" w:rsidP="00E5083C">
      <w:pPr>
        <w:widowControl w:val="0"/>
        <w:spacing w:before="0" w:beforeAutospacing="0" w:after="0" w:afterAutospacing="0" w:line="240" w:lineRule="auto"/>
        <w:ind w:left="84" w:firstLine="720"/>
        <w:jc w:val="both"/>
        <w:rPr>
          <w:del w:id="58" w:author="Meryl Etman" w:date="2021-06-21T11:04: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del w:id="59" w:author="Meryl Etman" w:date="2021-06-21T11:04:00Z">
        <w:r w:rsidRPr="0006071E" w:rsidDel="00E5083C">
          <w:rPr>
            <w:rFonts w:ascii="Times New Roman" w:eastAsia="Times New Roman" w:hAnsi="Times New Roman" w:cs="David" w:hint="cs"/>
            <w:sz w:val="24"/>
            <w:szCs w:val="24"/>
            <w:rtl/>
            <w:lang w:eastAsia="he-IL"/>
          </w:rPr>
          <w:delText xml:space="preserve"> ו/או </w:delText>
        </w:r>
        <w:r w:rsidR="0006071E" w:rsidDel="00E5083C">
          <w:rPr>
            <w:rFonts w:ascii="Times New Roman" w:eastAsia="Times New Roman" w:hAnsi="Times New Roman" w:cs="David" w:hint="cs"/>
            <w:sz w:val="24"/>
            <w:szCs w:val="24"/>
            <w:rtl/>
            <w:lang w:eastAsia="he-IL"/>
          </w:rPr>
          <w:delText>תכנון ת</w:delText>
        </w:r>
        <w:r w:rsidRPr="00650D2D" w:rsidDel="00E5083C">
          <w:rPr>
            <w:rFonts w:ascii="Times New Roman" w:eastAsia="Times New Roman" w:hAnsi="Times New Roman" w:cs="David" w:hint="cs"/>
            <w:sz w:val="24"/>
            <w:szCs w:val="24"/>
            <w:rtl/>
            <w:lang w:eastAsia="he-IL"/>
          </w:rPr>
          <w:delText>כנית</w:delText>
        </w:r>
        <w:r w:rsidR="0006071E" w:rsidDel="00E5083C">
          <w:rPr>
            <w:rFonts w:ascii="Times New Roman" w:eastAsia="Times New Roman" w:hAnsi="Times New Roman" w:cs="David" w:hint="cs"/>
            <w:sz w:val="24"/>
            <w:szCs w:val="24"/>
            <w:rtl/>
            <w:lang w:eastAsia="he-IL"/>
          </w:rPr>
          <w:delText xml:space="preserve"> בניין עיר בסמכות מקומית ו/או ת</w:delText>
        </w:r>
        <w:r w:rsidRPr="00650D2D" w:rsidDel="00E5083C">
          <w:rPr>
            <w:rFonts w:ascii="Times New Roman" w:eastAsia="Times New Roman" w:hAnsi="Times New Roman" w:cs="David" w:hint="cs"/>
            <w:sz w:val="24"/>
            <w:szCs w:val="24"/>
            <w:rtl/>
            <w:lang w:eastAsia="he-IL"/>
          </w:rPr>
          <w:delText xml:space="preserve">כנית עיצוב </w:delText>
        </w:r>
      </w:del>
    </w:p>
    <w:p w14:paraId="66AABF58" w14:textId="28557EAD" w:rsidR="00650D2D" w:rsidRPr="00650D2D" w:rsidRDefault="0006071E" w:rsidP="00E5083C">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del w:id="60" w:author="Meryl Etman" w:date="2021-06-21T11:04:00Z">
        <w:r w:rsidDel="00E5083C">
          <w:rPr>
            <w:rFonts w:ascii="Times New Roman" w:eastAsia="Times New Roman" w:hAnsi="Times New Roman" w:cs="David" w:hint="cs"/>
            <w:sz w:val="24"/>
            <w:szCs w:val="24"/>
            <w:rtl/>
            <w:lang w:eastAsia="he-IL"/>
          </w:rPr>
          <w:delText xml:space="preserve">            </w:delText>
        </w:r>
        <w:r w:rsidR="00650D2D" w:rsidRPr="00650D2D" w:rsidDel="00E5083C">
          <w:rPr>
            <w:rFonts w:ascii="Times New Roman" w:eastAsia="Times New Roman" w:hAnsi="Times New Roman" w:cs="David" w:hint="cs"/>
            <w:sz w:val="24"/>
            <w:szCs w:val="24"/>
            <w:rtl/>
            <w:lang w:eastAsia="he-IL"/>
          </w:rPr>
          <w:delText>אדריכלי</w:delText>
        </w:r>
      </w:del>
      <w:r w:rsidR="00650D2D" w:rsidRPr="00650D2D">
        <w:rPr>
          <w:rFonts w:ascii="Times New Roman" w:eastAsia="Times New Roman" w:hAnsi="Times New Roman" w:cs="David"/>
          <w:sz w:val="24"/>
          <w:szCs w:val="24"/>
          <w:rtl/>
          <w:lang w:eastAsia="he-IL"/>
        </w:rPr>
        <w:t>:</w:t>
      </w:r>
    </w:p>
    <w:p w14:paraId="3F7B8E9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21A788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4C8F5B1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32A65F1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339AEF1D" w14:textId="755A82F9" w:rsidR="00650D2D" w:rsidRPr="00650D2D" w:rsidRDefault="00650D2D" w:rsidP="00E5083C">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אנליזה תנועתית של נפחי התנועה, </w:t>
      </w:r>
      <w:del w:id="61" w:author="Meryl Etman" w:date="2021-06-21T11:06:00Z">
        <w:r w:rsidRPr="00650D2D" w:rsidDel="00E5083C">
          <w:rPr>
            <w:rFonts w:ascii="Times New Roman" w:eastAsia="Times New Roman" w:hAnsi="Times New Roman" w:cs="David"/>
            <w:sz w:val="24"/>
            <w:szCs w:val="24"/>
            <w:rtl/>
            <w:lang w:eastAsia="he-IL"/>
          </w:rPr>
          <w:delText xml:space="preserve">הכנת הצעה לקביעת תקני חניה (בשלב תכנית בנין עיר, ככל ששירותי המתכנן כוללים תכנון תנועה לתכנית בנין עיר) </w:delText>
        </w:r>
      </w:del>
      <w:r w:rsidRPr="00650D2D">
        <w:rPr>
          <w:rFonts w:ascii="Times New Roman" w:eastAsia="Times New Roman" w:hAnsi="Times New Roman" w:cs="David"/>
          <w:sz w:val="24"/>
          <w:szCs w:val="24"/>
          <w:rtl/>
          <w:lang w:eastAsia="he-IL"/>
        </w:rPr>
        <w:t>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59D40BB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36D35A8E" w14:textId="7406FF7B" w:rsidR="00650D2D" w:rsidRPr="00650D2D" w:rsidRDefault="0006071E" w:rsidP="00E5083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w:t>
      </w:r>
      <w:del w:id="62" w:author="Meryl Etman" w:date="2021-06-21T11:06:00Z">
        <w:r w:rsidR="00650D2D" w:rsidRPr="00650D2D" w:rsidDel="00E5083C">
          <w:rPr>
            <w:rFonts w:ascii="Times New Roman" w:eastAsia="Times New Roman" w:hAnsi="Times New Roman" w:cs="David"/>
            <w:sz w:val="24"/>
            <w:szCs w:val="24"/>
            <w:rtl/>
            <w:lang w:eastAsia="he-IL"/>
          </w:rPr>
          <w:delText>. (בתוכניות בנין עיר – גם מחוץ לגבולות התכנית והפרויקט)</w:delText>
        </w:r>
      </w:del>
      <w:r w:rsidR="00650D2D" w:rsidRPr="00650D2D">
        <w:rPr>
          <w:rFonts w:ascii="Times New Roman" w:eastAsia="Times New Roman" w:hAnsi="Times New Roman" w:cs="David"/>
          <w:sz w:val="24"/>
          <w:szCs w:val="24"/>
          <w:rtl/>
          <w:lang w:eastAsia="he-IL"/>
        </w:rPr>
        <w:t>.</w:t>
      </w:r>
    </w:p>
    <w:p w14:paraId="6545CDF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41FAF7B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53FDD470"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4BCBA5ED" w14:textId="4D8282C2"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del w:id="63" w:author="Meryl Etman" w:date="2021-06-21T11:07:00Z">
        <w:r w:rsidRPr="00650D2D" w:rsidDel="00E5083C">
          <w:rPr>
            <w:rFonts w:ascii="Times New Roman" w:eastAsia="Times New Roman" w:hAnsi="Times New Roman" w:cs="David"/>
            <w:sz w:val="24"/>
            <w:szCs w:val="24"/>
            <w:rtl/>
            <w:lang w:eastAsia="he-IL"/>
          </w:rPr>
          <w:delTex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delText>
        </w:r>
      </w:del>
      <w:ins w:id="64" w:author="Meryl Etman" w:date="2021-06-21T11:07:00Z">
        <w:r w:rsidR="00E5083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5EA95BB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2231A8B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6623729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78F0D8F5" w14:textId="4AC80047" w:rsidR="00650D2D" w:rsidRPr="00650D2D" w:rsidRDefault="0006071E" w:rsidP="00BB3647">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r>
      <w:del w:id="65" w:author="Meryl Etman" w:date="2021-07-11T14:27:00Z">
        <w:r w:rsidDel="00BB3647">
          <w:rPr>
            <w:rFonts w:ascii="Times New Roman" w:eastAsia="Times New Roman" w:hAnsi="Times New Roman" w:cs="David"/>
            <w:sz w:val="24"/>
            <w:szCs w:val="24"/>
            <w:rtl/>
            <w:lang w:eastAsia="he-IL"/>
          </w:rPr>
          <w:delText>הכנת ת</w:delText>
        </w:r>
        <w:r w:rsidR="00650D2D" w:rsidRPr="00650D2D" w:rsidDel="00BB3647">
          <w:rPr>
            <w:rFonts w:ascii="Times New Roman" w:eastAsia="Times New Roman" w:hAnsi="Times New Roman" w:cs="David"/>
            <w:sz w:val="24"/>
            <w:szCs w:val="24"/>
            <w:rtl/>
            <w:lang w:eastAsia="he-IL"/>
          </w:rPr>
          <w:delText>כניות מוקדמות למפלסי עבודות עפר, פתרונות ניקוז ומיקום קירות תומכים, על רקע מפות טופוגרפיות שיבוצעו על ידי המזמין ו/או מי מטעמו ועל חשבונו</w:delText>
        </w:r>
      </w:del>
      <w:ins w:id="66" w:author="Meryl Etman" w:date="2021-07-11T14:27:00Z">
        <w:r w:rsidR="00BB3647">
          <w:rPr>
            <w:rFonts w:ascii="Times New Roman" w:eastAsia="Times New Roman" w:hAnsi="Times New Roman" w:cs="David" w:hint="cs"/>
            <w:sz w:val="24"/>
            <w:szCs w:val="24"/>
            <w:rtl/>
            <w:lang w:eastAsia="he-IL"/>
          </w:rPr>
          <w:t>מבוטל</w:t>
        </w:r>
      </w:ins>
      <w:r w:rsidR="00650D2D" w:rsidRPr="00650D2D">
        <w:rPr>
          <w:rFonts w:ascii="Times New Roman" w:eastAsia="Times New Roman" w:hAnsi="Times New Roman" w:cs="David"/>
          <w:sz w:val="24"/>
          <w:szCs w:val="24"/>
          <w:rtl/>
          <w:lang w:eastAsia="he-IL"/>
        </w:rPr>
        <w:t xml:space="preserve">. </w:t>
      </w:r>
    </w:p>
    <w:p w14:paraId="4AC02CBC" w14:textId="03FE6CB1" w:rsidR="00650D2D" w:rsidRDefault="00650D2D" w:rsidP="00650D2D">
      <w:pPr>
        <w:widowControl w:val="0"/>
        <w:spacing w:before="0" w:beforeAutospacing="0" w:after="0" w:afterAutospacing="0" w:line="240" w:lineRule="auto"/>
        <w:ind w:left="2160" w:hanging="720"/>
        <w:jc w:val="both"/>
        <w:rPr>
          <w:ins w:id="67" w:author="Meryl Etman" w:date="2021-05-20T16:17: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4B23740" w14:textId="77777777" w:rsidR="00CA3E05" w:rsidRPr="00650D2D" w:rsidRDefault="00CA3E05"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80FA58"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7410D7D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45350CBA" w14:textId="7B5C2B30" w:rsidR="00650D2D" w:rsidRPr="00650D2D" w:rsidRDefault="00650D2D" w:rsidP="00B2684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w:t>
      </w:r>
      <w:ins w:id="68" w:author="Meryl Etman" w:date="2021-06-21T11:15:00Z">
        <w:r w:rsidR="00B26844">
          <w:rPr>
            <w:rFonts w:ascii="Times New Roman" w:eastAsia="Times New Roman" w:hAnsi="Times New Roman" w:cs="David" w:hint="cs"/>
            <w:sz w:val="24"/>
            <w:szCs w:val="24"/>
            <w:rtl/>
            <w:lang w:eastAsia="he-IL"/>
          </w:rPr>
          <w:t>ו</w:t>
        </w:r>
      </w:ins>
      <w:r w:rsidRPr="00650D2D">
        <w:rPr>
          <w:rFonts w:ascii="Times New Roman" w:eastAsia="Times New Roman" w:hAnsi="Times New Roman" w:cs="David"/>
          <w:sz w:val="24"/>
          <w:szCs w:val="24"/>
          <w:rtl/>
          <w:lang w:eastAsia="he-IL"/>
        </w:rPr>
        <w:t xml:space="preserve">ת </w:t>
      </w:r>
      <w:del w:id="69" w:author="Meryl Etman" w:date="2021-06-21T11:15:00Z">
        <w:r w:rsidRPr="00650D2D" w:rsidDel="00B26844">
          <w:rPr>
            <w:rFonts w:ascii="Times New Roman" w:eastAsia="Times New Roman" w:hAnsi="Times New Roman" w:cs="David"/>
            <w:sz w:val="24"/>
            <w:szCs w:val="24"/>
            <w:rtl/>
            <w:lang w:eastAsia="he-IL"/>
          </w:rPr>
          <w:delText>בנין העיר, לרבות ניסוח תקנון התכנית בכל הקשור לנושאים התחבורתיים.</w:delText>
        </w:r>
      </w:del>
      <w:ins w:id="70" w:author="Meryl Etman" w:date="2021-06-21T11:15:00Z">
        <w:r w:rsidR="00B26844">
          <w:rPr>
            <w:rFonts w:ascii="Times New Roman" w:eastAsia="Times New Roman" w:hAnsi="Times New Roman" w:cs="David" w:hint="cs"/>
            <w:sz w:val="24"/>
            <w:szCs w:val="24"/>
            <w:rtl/>
            <w:lang w:eastAsia="he-IL"/>
          </w:rPr>
          <w:t>התנועה והחניה</w:t>
        </w:r>
      </w:ins>
    </w:p>
    <w:p w14:paraId="1F360946" w14:textId="3B48A6C3" w:rsidR="00650D2D" w:rsidRPr="00650D2D" w:rsidDel="00B26844" w:rsidRDefault="00650D2D" w:rsidP="00650D2D">
      <w:pPr>
        <w:widowControl w:val="0"/>
        <w:spacing w:before="0" w:beforeAutospacing="0" w:after="0" w:afterAutospacing="0" w:line="240" w:lineRule="auto"/>
        <w:ind w:left="2160" w:hanging="720"/>
        <w:jc w:val="both"/>
        <w:rPr>
          <w:del w:id="71" w:author="Meryl Etman" w:date="2021-06-21T11:15: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r>
      <w:del w:id="72" w:author="Meryl Etman" w:date="2021-06-21T11:15:00Z">
        <w:r w:rsidRPr="00650D2D" w:rsidDel="00B26844">
          <w:rPr>
            <w:rFonts w:ascii="Times New Roman" w:eastAsia="Times New Roman" w:hAnsi="Times New Roman" w:cs="David"/>
            <w:sz w:val="24"/>
            <w:szCs w:val="24"/>
            <w:rtl/>
            <w:lang w:eastAsia="he-IL"/>
          </w:rPr>
          <w:delText>הכנת נספחי תנועה (מנחים) לתכנית בנין העיר לרבות פתרונות בשטחים שמחוץ לגבולות התכנית, הגשתם לרשויות, בתאום עם האדריכל והמזמין ובאשור המזמין.</w:delText>
        </w:r>
      </w:del>
    </w:p>
    <w:p w14:paraId="770E83C4" w14:textId="796457D9" w:rsidR="00650D2D" w:rsidRPr="00650D2D" w:rsidDel="00B26844" w:rsidRDefault="00650D2D" w:rsidP="00650D2D">
      <w:pPr>
        <w:widowControl w:val="0"/>
        <w:spacing w:before="0" w:beforeAutospacing="0" w:after="0" w:afterAutospacing="0" w:line="240" w:lineRule="auto"/>
        <w:ind w:left="2160" w:hanging="720"/>
        <w:jc w:val="both"/>
        <w:rPr>
          <w:del w:id="73" w:author="Meryl Etman" w:date="2021-06-21T11:15:00Z"/>
          <w:rFonts w:ascii="Times New Roman" w:eastAsia="Times New Roman" w:hAnsi="Times New Roman" w:cs="David"/>
          <w:sz w:val="24"/>
          <w:szCs w:val="24"/>
          <w:rtl/>
          <w:lang w:eastAsia="he-IL"/>
        </w:rPr>
      </w:pPr>
      <w:del w:id="74" w:author="Meryl Etman" w:date="2021-06-21T11:15:00Z">
        <w:r w:rsidRPr="00650D2D" w:rsidDel="00B26844">
          <w:rPr>
            <w:rFonts w:ascii="Times New Roman" w:eastAsia="Times New Roman" w:hAnsi="Times New Roman" w:cs="David"/>
            <w:sz w:val="24"/>
            <w:szCs w:val="24"/>
            <w:rtl/>
            <w:lang w:eastAsia="he-IL"/>
          </w:rPr>
          <w:tab/>
          <w:delText>סיוע לאדריכל בכל הקשור לעריכת תכנית בנין העיר וא</w:delText>
        </w:r>
        <w:r w:rsidR="0006071E" w:rsidDel="00B26844">
          <w:rPr>
            <w:rFonts w:ascii="Times New Roman" w:eastAsia="Times New Roman" w:hAnsi="Times New Roman" w:cs="David" w:hint="cs"/>
            <w:sz w:val="24"/>
            <w:szCs w:val="24"/>
            <w:rtl/>
            <w:lang w:eastAsia="he-IL"/>
          </w:rPr>
          <w:delText>י</w:delText>
        </w:r>
        <w:r w:rsidRPr="00650D2D" w:rsidDel="00B26844">
          <w:rPr>
            <w:rFonts w:ascii="Times New Roman" w:eastAsia="Times New Roman" w:hAnsi="Times New Roman" w:cs="David"/>
            <w:sz w:val="24"/>
            <w:szCs w:val="24"/>
            <w:rtl/>
            <w:lang w:eastAsia="he-IL"/>
          </w:rPr>
          <w:delText xml:space="preserve">שורה על ידי הועדות הסטטוטוריות, לרבות הופעה בפני צוותי התכנון, וועדות התכנון. </w:delText>
        </w:r>
      </w:del>
    </w:p>
    <w:p w14:paraId="02E1DF08" w14:textId="7EBAB88E" w:rsidR="00650D2D" w:rsidRPr="00650D2D" w:rsidRDefault="00650D2D" w:rsidP="00B2684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del w:id="75" w:author="Meryl Etman" w:date="2021-06-21T11:15:00Z">
        <w:r w:rsidRPr="00650D2D" w:rsidDel="00B26844">
          <w:rPr>
            <w:rFonts w:ascii="Times New Roman" w:eastAsia="Times New Roman" w:hAnsi="Times New Roman" w:cs="David"/>
            <w:sz w:val="24"/>
            <w:szCs w:val="24"/>
            <w:rtl/>
            <w:lang w:eastAsia="he-IL"/>
          </w:rPr>
          <w:tab/>
          <w:delText>העברת השלמות והבהרות בכתב ובע"פ, תיקונים בתוכניות, לפי דרישת המזמין או לפי דרישות הגורמים המקצועיים ברשויות ובו</w:delText>
        </w:r>
        <w:r w:rsidR="0006071E" w:rsidDel="00B26844">
          <w:rPr>
            <w:rFonts w:ascii="Times New Roman" w:eastAsia="Times New Roman" w:hAnsi="Times New Roman" w:cs="David" w:hint="cs"/>
            <w:sz w:val="24"/>
            <w:szCs w:val="24"/>
            <w:rtl/>
            <w:lang w:eastAsia="he-IL"/>
          </w:rPr>
          <w:delText>ו</w:delText>
        </w:r>
        <w:r w:rsidRPr="00650D2D" w:rsidDel="00B26844">
          <w:rPr>
            <w:rFonts w:ascii="Times New Roman" w:eastAsia="Times New Roman" w:hAnsi="Times New Roman" w:cs="David"/>
            <w:sz w:val="24"/>
            <w:szCs w:val="24"/>
            <w:rtl/>
            <w:lang w:eastAsia="he-IL"/>
          </w:rPr>
          <w:delText>עדות באישור המזמין, והכל עד למתן תוקף לתכנית בנין העיר</w:delText>
        </w:r>
      </w:del>
      <w:ins w:id="76" w:author="Meryl Etman" w:date="2021-06-21T11:15:00Z">
        <w:r w:rsidR="00B2684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 xml:space="preserve">. </w:t>
      </w:r>
    </w:p>
    <w:p w14:paraId="2E35EDE1" w14:textId="284CE534" w:rsidR="00650D2D" w:rsidRPr="00650D2D" w:rsidRDefault="00650D2D" w:rsidP="00B2684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הכנת התכניות והמסמכים הנדרשים ע"י הרשויות המוסמכות למתן היתרי בניה</w:t>
      </w:r>
      <w:del w:id="77" w:author="Meryl Etman" w:date="2021-06-21T11:16:00Z">
        <w:r w:rsidRPr="00650D2D" w:rsidDel="00B26844">
          <w:rPr>
            <w:rFonts w:ascii="Times New Roman" w:eastAsia="Times New Roman" w:hAnsi="Times New Roman" w:cs="David"/>
            <w:sz w:val="24"/>
            <w:szCs w:val="24"/>
            <w:rtl/>
            <w:lang w:eastAsia="he-IL"/>
          </w:rPr>
          <w:delText xml:space="preserve"> לבצוע עבודות בכבישים, מדרכות, שצ"פים וכו'</w:delText>
        </w:r>
      </w:del>
      <w:r w:rsidRPr="00650D2D">
        <w:rPr>
          <w:rFonts w:ascii="Times New Roman" w:eastAsia="Times New Roman" w:hAnsi="Times New Roman" w:cs="David"/>
          <w:sz w:val="24"/>
          <w:szCs w:val="24"/>
          <w:rtl/>
          <w:lang w:eastAsia="he-IL"/>
        </w:rPr>
        <w:t xml:space="preserve">, הגשתם לרשויות – לאחר אשור המנהל – וטיפול באישורם. </w:t>
      </w:r>
    </w:p>
    <w:p w14:paraId="65F39E8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4E150D43" w14:textId="5C088B51" w:rsidR="00650D2D" w:rsidRPr="00650D2D" w:rsidRDefault="00650D2D" w:rsidP="000174A8">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xml:space="preserve">, דרכים פנימיות, רמפות, שפועים, </w:t>
      </w:r>
      <w:del w:id="78" w:author="Meryl Etman" w:date="2021-07-11T14:31:00Z">
        <w:r w:rsidRPr="00650D2D" w:rsidDel="000174A8">
          <w:rPr>
            <w:rFonts w:ascii="Times New Roman" w:eastAsia="Times New Roman" w:hAnsi="Times New Roman" w:cs="David"/>
            <w:sz w:val="24"/>
            <w:szCs w:val="24"/>
            <w:rtl/>
            <w:lang w:eastAsia="he-IL"/>
          </w:rPr>
          <w:delText>תמרור, צביעה ושילוט תנועתי</w:delText>
        </w:r>
      </w:del>
      <w:ins w:id="79" w:author="Meryl Etman" w:date="2021-07-11T14:31:00Z">
        <w:r w:rsidR="000174A8">
          <w:rPr>
            <w:rFonts w:ascii="Times New Roman" w:eastAsia="Times New Roman" w:hAnsi="Times New Roman" w:cs="David" w:hint="cs"/>
            <w:sz w:val="24"/>
            <w:szCs w:val="24"/>
            <w:rtl/>
            <w:lang w:eastAsia="he-IL"/>
          </w:rPr>
          <w:t>וכל שיידרש לצורך קבלת היתר בניה</w:t>
        </w:r>
      </w:ins>
      <w:r w:rsidRPr="00650D2D">
        <w:rPr>
          <w:rFonts w:ascii="Times New Roman" w:eastAsia="Times New Roman" w:hAnsi="Times New Roman" w:cs="David"/>
          <w:sz w:val="24"/>
          <w:szCs w:val="24"/>
          <w:rtl/>
          <w:lang w:eastAsia="he-IL"/>
        </w:rPr>
        <w:t>.</w:t>
      </w:r>
    </w:p>
    <w:p w14:paraId="18AA9EF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64A1BC47" w14:textId="53B4BA97" w:rsidR="00650D2D" w:rsidRPr="00650D2D" w:rsidRDefault="00650D2D" w:rsidP="00B2684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r>
      <w:del w:id="80" w:author="Meryl Etman" w:date="2021-06-21T11:17:00Z">
        <w:r w:rsidRPr="00650D2D" w:rsidDel="00B26844">
          <w:rPr>
            <w:rFonts w:ascii="Times New Roman" w:eastAsia="Times New Roman" w:hAnsi="Times New Roman" w:cs="David"/>
            <w:sz w:val="24"/>
            <w:szCs w:val="24"/>
            <w:rtl/>
            <w:lang w:eastAsia="he-IL"/>
          </w:rPr>
          <w:delTex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delText>
        </w:r>
      </w:del>
      <w:ins w:id="81" w:author="Meryl Etman" w:date="2021-06-21T11:17:00Z">
        <w:r w:rsidR="00B2684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2BC0D95E" w14:textId="738E87E3" w:rsidR="00650D2D" w:rsidRPr="00650D2D" w:rsidRDefault="00650D2D" w:rsidP="00B26844">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r>
      <w:del w:id="82" w:author="Meryl Etman" w:date="2021-06-21T11:17:00Z">
        <w:r w:rsidRPr="00650D2D" w:rsidDel="00B26844">
          <w:rPr>
            <w:rFonts w:ascii="Times New Roman" w:eastAsia="Times New Roman" w:hAnsi="Times New Roman" w:cs="David"/>
            <w:sz w:val="24"/>
            <w:szCs w:val="24"/>
            <w:rtl/>
            <w:lang w:eastAsia="he-IL"/>
          </w:rPr>
          <w:delText>תכנו</w:delText>
        </w:r>
        <w:r w:rsidR="0006071E" w:rsidDel="00B26844">
          <w:rPr>
            <w:rFonts w:ascii="Times New Roman" w:eastAsia="Times New Roman" w:hAnsi="Times New Roman" w:cs="David"/>
            <w:sz w:val="24"/>
            <w:szCs w:val="24"/>
            <w:rtl/>
            <w:lang w:eastAsia="he-IL"/>
          </w:rPr>
          <w:delText>ן סופי של מפלסי הדרכים על רקע ת</w:delText>
        </w:r>
        <w:r w:rsidRPr="00650D2D" w:rsidDel="00B26844">
          <w:rPr>
            <w:rFonts w:ascii="Times New Roman" w:eastAsia="Times New Roman" w:hAnsi="Times New Roman" w:cs="David"/>
            <w:sz w:val="24"/>
            <w:szCs w:val="24"/>
            <w:rtl/>
            <w:lang w:eastAsia="he-IL"/>
          </w:rPr>
          <w:delText>כניות מדידה של המצב הקיים</w:delText>
        </w:r>
      </w:del>
      <w:ins w:id="83" w:author="Meryl Etman" w:date="2021-06-21T11:17:00Z">
        <w:r w:rsidR="00B2684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 xml:space="preserve">. </w:t>
      </w:r>
    </w:p>
    <w:p w14:paraId="205FC25E" w14:textId="6685D6AF" w:rsidR="00650D2D" w:rsidRPr="00650D2D" w:rsidRDefault="00650D2D" w:rsidP="00B26844">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 xml:space="preserve">חתכים עקרוניים לאורך ולרוחב </w:t>
      </w:r>
      <w:del w:id="84" w:author="Meryl Etman" w:date="2021-06-21T11:17:00Z">
        <w:r w:rsidRPr="00650D2D" w:rsidDel="00B26844">
          <w:rPr>
            <w:rFonts w:ascii="Times New Roman" w:eastAsia="Times New Roman" w:hAnsi="Times New Roman" w:cs="David"/>
            <w:sz w:val="24"/>
            <w:szCs w:val="24"/>
            <w:rtl/>
            <w:lang w:eastAsia="he-IL"/>
          </w:rPr>
          <w:delText xml:space="preserve">כבישים, דרכים, </w:delText>
        </w:r>
      </w:del>
      <w:r w:rsidRPr="00650D2D">
        <w:rPr>
          <w:rFonts w:ascii="Times New Roman" w:eastAsia="Times New Roman" w:hAnsi="Times New Roman" w:cs="David"/>
          <w:sz w:val="24"/>
          <w:szCs w:val="24"/>
          <w:rtl/>
          <w:lang w:eastAsia="he-IL"/>
        </w:rPr>
        <w:t>חניונים.</w:t>
      </w:r>
    </w:p>
    <w:p w14:paraId="14B0541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4B978658" w14:textId="34B2543E" w:rsidR="00650D2D" w:rsidRPr="00650D2D" w:rsidRDefault="00650D2D" w:rsidP="00B26844">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del w:id="85" w:author="Meryl Etman" w:date="2021-06-21T11:18:00Z">
        <w:r w:rsidRPr="00650D2D" w:rsidDel="00B26844">
          <w:rPr>
            <w:rFonts w:ascii="Times New Roman" w:eastAsia="Times New Roman" w:hAnsi="Times New Roman" w:cs="David" w:hint="cs"/>
            <w:sz w:val="24"/>
            <w:szCs w:val="24"/>
            <w:rtl/>
            <w:lang w:eastAsia="he-IL"/>
          </w:rPr>
          <w:delText>, הכנת חוות דעת תנועתיות לו</w:delText>
        </w:r>
        <w:r w:rsidR="0006071E" w:rsidDel="00B26844">
          <w:rPr>
            <w:rFonts w:ascii="Times New Roman" w:eastAsia="Times New Roman" w:hAnsi="Times New Roman" w:cs="David" w:hint="cs"/>
            <w:sz w:val="24"/>
            <w:szCs w:val="24"/>
            <w:rtl/>
            <w:lang w:eastAsia="he-IL"/>
          </w:rPr>
          <w:delText>ו</w:delText>
        </w:r>
        <w:r w:rsidRPr="00650D2D" w:rsidDel="00B26844">
          <w:rPr>
            <w:rFonts w:ascii="Times New Roman" w:eastAsia="Times New Roman" w:hAnsi="Times New Roman" w:cs="David" w:hint="cs"/>
            <w:sz w:val="24"/>
            <w:szCs w:val="24"/>
            <w:rtl/>
            <w:lang w:eastAsia="he-IL"/>
          </w:rPr>
          <w:delText>עדות השונות במסגרת שינוי תב"ע בסמכות הועדה המקומית כולל הופעה בישיבות בו</w:delText>
        </w:r>
        <w:r w:rsidR="0006071E" w:rsidDel="00B26844">
          <w:rPr>
            <w:rFonts w:ascii="Times New Roman" w:eastAsia="Times New Roman" w:hAnsi="Times New Roman" w:cs="David" w:hint="cs"/>
            <w:sz w:val="24"/>
            <w:szCs w:val="24"/>
            <w:rtl/>
            <w:lang w:eastAsia="he-IL"/>
          </w:rPr>
          <w:delText>ו</w:delText>
        </w:r>
        <w:r w:rsidRPr="00650D2D" w:rsidDel="00B26844">
          <w:rPr>
            <w:rFonts w:ascii="Times New Roman" w:eastAsia="Times New Roman" w:hAnsi="Times New Roman" w:cs="David" w:hint="cs"/>
            <w:sz w:val="24"/>
            <w:szCs w:val="24"/>
            <w:rtl/>
            <w:lang w:eastAsia="he-IL"/>
          </w:rPr>
          <w:delText>עדות, ככל שיידרש</w:delText>
        </w:r>
      </w:del>
      <w:r w:rsidRPr="00650D2D">
        <w:rPr>
          <w:rFonts w:ascii="Times New Roman" w:eastAsia="Times New Roman" w:hAnsi="Times New Roman" w:cs="David"/>
          <w:sz w:val="24"/>
          <w:szCs w:val="24"/>
          <w:rtl/>
          <w:lang w:eastAsia="he-IL"/>
        </w:rPr>
        <w:t xml:space="preserve">. </w:t>
      </w:r>
    </w:p>
    <w:p w14:paraId="0F09C57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04E87A56"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65A9F98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4D58F8C"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F0C4D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BCB49D"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7C69C791"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011A1265"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04064F6" w14:textId="55C2C663"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del w:id="86" w:author="Meryl Etman" w:date="2021-07-11T14:34:00Z">
        <w:r w:rsidRPr="00650D2D" w:rsidDel="000174A8">
          <w:rPr>
            <w:rFonts w:ascii="Times New Roman" w:eastAsia="Times New Roman" w:hAnsi="Times New Roman" w:cs="David" w:hint="cs"/>
            <w:sz w:val="24"/>
            <w:szCs w:val="24"/>
            <w:rtl/>
            <w:lang w:eastAsia="he-IL"/>
          </w:rPr>
          <w:delText xml:space="preserve">עריכת, תכנון ואישור הסדרי תנועה זמניים ככל </w:delText>
        </w:r>
        <w:r w:rsidRPr="0006071E" w:rsidDel="000174A8">
          <w:rPr>
            <w:rFonts w:ascii="Times New Roman" w:eastAsia="Times New Roman" w:hAnsi="Times New Roman" w:cs="David" w:hint="cs"/>
            <w:sz w:val="24"/>
            <w:szCs w:val="24"/>
            <w:rtl/>
            <w:lang w:eastAsia="he-IL"/>
          </w:rPr>
          <w:delText>וכמה שנדרש</w:delText>
        </w:r>
        <w:r w:rsidRPr="00650D2D" w:rsidDel="000174A8">
          <w:rPr>
            <w:rFonts w:ascii="Times New Roman" w:eastAsia="Times New Roman" w:hAnsi="Times New Roman" w:cs="David" w:hint="cs"/>
            <w:sz w:val="24"/>
            <w:szCs w:val="24"/>
            <w:rtl/>
            <w:lang w:eastAsia="he-IL"/>
          </w:rPr>
          <w:delText xml:space="preserve"> בכל שלב במהלך הביצוע, מספר פעמים </w:delText>
        </w:r>
        <w:r w:rsidRPr="00650D2D" w:rsidDel="000174A8">
          <w:rPr>
            <w:rFonts w:ascii="Times New Roman" w:eastAsia="Times New Roman" w:hAnsi="Times New Roman" w:cs="David"/>
            <w:sz w:val="24"/>
            <w:szCs w:val="24"/>
            <w:rtl/>
            <w:lang w:eastAsia="he-IL"/>
          </w:rPr>
          <w:delText>–</w:delText>
        </w:r>
        <w:r w:rsidRPr="00650D2D" w:rsidDel="000174A8">
          <w:rPr>
            <w:rFonts w:ascii="Times New Roman" w:eastAsia="Times New Roman" w:hAnsi="Times New Roman" w:cs="David" w:hint="cs"/>
            <w:sz w:val="24"/>
            <w:szCs w:val="24"/>
            <w:rtl/>
            <w:lang w:eastAsia="he-IL"/>
          </w:rPr>
          <w:delText xml:space="preserve"> הכל מול הרשויות הנדרשות</w:delText>
        </w:r>
      </w:del>
      <w:ins w:id="87" w:author="Meryl Etman" w:date="2021-07-11T14:34:00Z">
        <w:r w:rsidR="000174A8">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hint="cs"/>
          <w:sz w:val="24"/>
          <w:szCs w:val="24"/>
          <w:rtl/>
          <w:lang w:eastAsia="he-IL"/>
        </w:rPr>
        <w:t>.</w:t>
      </w:r>
    </w:p>
    <w:p w14:paraId="216E1B05" w14:textId="7BF74131" w:rsidR="00650D2D" w:rsidRPr="00650D2D" w:rsidRDefault="00650D2D" w:rsidP="000174A8">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תכנון תנועתי </w:t>
      </w:r>
      <w:del w:id="88" w:author="Meryl Etman" w:date="2021-07-11T14:35:00Z">
        <w:r w:rsidRPr="00650D2D" w:rsidDel="000174A8">
          <w:rPr>
            <w:rFonts w:ascii="Times New Roman" w:eastAsia="Times New Roman" w:hAnsi="Times New Roman" w:cs="David"/>
            <w:sz w:val="24"/>
            <w:szCs w:val="24"/>
            <w:rtl/>
            <w:lang w:eastAsia="he-IL"/>
          </w:rPr>
          <w:delText xml:space="preserve">ופיזי </w:delText>
        </w:r>
      </w:del>
      <w:r w:rsidRPr="00650D2D">
        <w:rPr>
          <w:rFonts w:ascii="Times New Roman" w:eastAsia="Times New Roman" w:hAnsi="Times New Roman" w:cs="David"/>
          <w:sz w:val="24"/>
          <w:szCs w:val="24"/>
          <w:rtl/>
          <w:lang w:eastAsia="he-IL"/>
        </w:rPr>
        <w:t xml:space="preserve">מפורט, הכולל בין היתר: סימון תאי חניה, מיקום אבני שפה (ו/או מחסומי רכב), מדרכות והגבהות, עריכת כל התכניות </w:t>
      </w:r>
      <w:ins w:id="89" w:author="Meryl Etman" w:date="2021-07-11T14:35:00Z">
        <w:r w:rsidR="000174A8">
          <w:rPr>
            <w:rFonts w:ascii="Times New Roman" w:eastAsia="Times New Roman" w:hAnsi="Times New Roman" w:cs="David" w:hint="cs"/>
            <w:sz w:val="24"/>
            <w:szCs w:val="24"/>
            <w:rtl/>
            <w:lang w:eastAsia="he-IL"/>
          </w:rPr>
          <w:t xml:space="preserve">התנועתיות </w:t>
        </w:r>
      </w:ins>
      <w:r w:rsidRPr="00650D2D">
        <w:rPr>
          <w:rFonts w:ascii="Times New Roman" w:eastAsia="Times New Roman" w:hAnsi="Times New Roman" w:cs="David"/>
          <w:sz w:val="24"/>
          <w:szCs w:val="24"/>
          <w:rtl/>
          <w:lang w:eastAsia="he-IL"/>
        </w:rPr>
        <w:t>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180F521B"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1ECD8DA2"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4EBF3FB1"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19FB39DA" w14:textId="1D4DE6D6" w:rsidR="00650D2D" w:rsidRPr="00650D2D" w:rsidRDefault="00650D2D" w:rsidP="00B26844">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w:t>
      </w:r>
      <w:del w:id="90" w:author="Meryl Etman" w:date="2021-06-21T11:19:00Z">
        <w:r w:rsidRPr="00650D2D" w:rsidDel="00B26844">
          <w:rPr>
            <w:rFonts w:ascii="Times New Roman" w:eastAsia="Times New Roman" w:hAnsi="Times New Roman" w:cs="David"/>
            <w:sz w:val="24"/>
            <w:szCs w:val="24"/>
            <w:rtl/>
            <w:lang w:eastAsia="he-IL"/>
          </w:rPr>
          <w:delText xml:space="preserve">לצמתים, לרחובות ולדרכים, </w:delText>
        </w:r>
      </w:del>
      <w:r w:rsidRPr="00650D2D">
        <w:rPr>
          <w:rFonts w:ascii="Times New Roman" w:eastAsia="Times New Roman" w:hAnsi="Times New Roman" w:cs="David"/>
          <w:sz w:val="24"/>
          <w:szCs w:val="24"/>
          <w:rtl/>
          <w:lang w:eastAsia="he-IL"/>
        </w:rPr>
        <w:t xml:space="preserve">בין היתר בנושאי: תמרור, צביעה ושלוט תנועתי, קביעת ציוד ואביזרים תחבורתיים. </w:t>
      </w:r>
    </w:p>
    <w:p w14:paraId="55E71DC9" w14:textId="526CE292" w:rsidR="00650D2D" w:rsidRPr="00650D2D" w:rsidRDefault="00650D2D" w:rsidP="00B26844">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w:t>
      </w:r>
      <w:del w:id="91" w:author="Meryl Etman" w:date="2021-06-21T11:20:00Z">
        <w:r w:rsidRPr="00650D2D" w:rsidDel="00B26844">
          <w:rPr>
            <w:rFonts w:ascii="Times New Roman" w:eastAsia="Times New Roman" w:hAnsi="Times New Roman" w:cs="David"/>
            <w:sz w:val="24"/>
            <w:szCs w:val="24"/>
            <w:rtl/>
            <w:lang w:eastAsia="he-IL"/>
          </w:rPr>
          <w:delText xml:space="preserve">עבודות עפר, </w:delText>
        </w:r>
      </w:del>
      <w:r w:rsidRPr="00650D2D">
        <w:rPr>
          <w:rFonts w:ascii="Times New Roman" w:eastAsia="Times New Roman" w:hAnsi="Times New Roman" w:cs="David"/>
          <w:sz w:val="24"/>
          <w:szCs w:val="24"/>
          <w:rtl/>
          <w:lang w:eastAsia="he-IL"/>
        </w:rPr>
        <w:t xml:space="preserve">תשתית, שתית, אספלט, אבני שפה ואבני אי, </w:t>
      </w:r>
      <w:del w:id="92" w:author="Meryl Etman" w:date="2021-06-21T11:20:00Z">
        <w:r w:rsidRPr="00650D2D" w:rsidDel="00B26844">
          <w:rPr>
            <w:rFonts w:ascii="Times New Roman" w:eastAsia="Times New Roman" w:hAnsi="Times New Roman" w:cs="David"/>
            <w:sz w:val="24"/>
            <w:szCs w:val="24"/>
            <w:rtl/>
            <w:lang w:eastAsia="he-IL"/>
          </w:rPr>
          <w:delText xml:space="preserve">ריצוף כבישים, </w:delText>
        </w:r>
      </w:del>
      <w:r w:rsidRPr="00650D2D">
        <w:rPr>
          <w:rFonts w:ascii="Times New Roman" w:eastAsia="Times New Roman" w:hAnsi="Times New Roman" w:cs="David"/>
          <w:sz w:val="24"/>
          <w:szCs w:val="24"/>
          <w:rtl/>
          <w:lang w:eastAsia="he-IL"/>
        </w:rPr>
        <w:t xml:space="preserve">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1E6E8DB3" w14:textId="2CCEFDA1"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del w:id="93" w:author="Meryl Etman" w:date="2021-06-21T11:21:00Z">
        <w:r w:rsidRPr="00650D2D" w:rsidDel="00B26844">
          <w:rPr>
            <w:rFonts w:ascii="Times New Roman" w:eastAsia="Times New Roman" w:hAnsi="Times New Roman" w:cs="David"/>
            <w:sz w:val="24"/>
            <w:szCs w:val="24"/>
            <w:rtl/>
            <w:lang w:eastAsia="he-IL"/>
          </w:rPr>
          <w:delText>המפרטים יודפסו באמצעות מעבד תמלילים, והם יוצאו בקבצי "אסקי", כך שניתן יהיה להעתיקם לכל מעבד תמלילים אחר, ע"ג דיסקט ובתדפיס</w:delText>
        </w:r>
      </w:del>
      <w:ins w:id="94" w:author="Meryl Etman" w:date="2021-06-21T11:21:00Z">
        <w:r w:rsidR="00B2684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123ED22A" w14:textId="09EDCE40"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del w:id="95" w:author="Meryl Etman" w:date="2021-06-21T11:21:00Z">
        <w:r w:rsidRPr="00650D2D" w:rsidDel="00B26844">
          <w:rPr>
            <w:rFonts w:ascii="Times New Roman" w:eastAsia="Times New Roman" w:hAnsi="Times New Roman" w:cs="David"/>
            <w:sz w:val="24"/>
            <w:szCs w:val="24"/>
            <w:rtl/>
            <w:lang w:eastAsia="he-IL"/>
          </w:rPr>
          <w:delText>כתבי הכמויות יוכנו באמצעות תוכנה לכתבי כמויות "סופר מכרז" והניתנת להמרה גם לתוכנות אחרות של כתבי כמויות, ע"ג דיסקט ובתדפיס</w:delText>
        </w:r>
      </w:del>
      <w:ins w:id="96" w:author="Meryl Etman" w:date="2021-06-21T11:21:00Z">
        <w:r w:rsidR="00B2684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0F11495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253724F0" w14:textId="76D7EBEA"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del w:id="97" w:author="Meryl Etman" w:date="2021-06-21T11:21:00Z">
        <w:r w:rsidRPr="00650D2D" w:rsidDel="00B26844">
          <w:rPr>
            <w:rFonts w:ascii="Times New Roman" w:eastAsia="Times New Roman" w:hAnsi="Times New Roman" w:cs="David"/>
            <w:sz w:val="24"/>
            <w:szCs w:val="24"/>
            <w:rtl/>
            <w:lang w:eastAsia="he-IL"/>
          </w:rPr>
          <w:delText>הכנת אומדן מפורט בתכנת "סופר מכרז" המבוסס על המפרטים וכתבי הכמויות, תוך ציון מדד המחירים לצרכן הידוע במועד הכנת האומדן</w:delText>
        </w:r>
      </w:del>
      <w:ins w:id="98" w:author="Meryl Etman" w:date="2021-06-21T11:21:00Z">
        <w:r w:rsidR="00B2684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4F90C39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7FAD08E4"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2C3B0F23"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70C07260"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21F0C3B7"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2C90FA41"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50DD60F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DE876D"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0EFE3F4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4ACF83F4"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160601B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7F7C3CF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5C3BC31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7BB94B9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0E96873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3FCE70BF"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6DC81D7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311F1C0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1183CCA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084F09C6" w14:textId="168DAEA6" w:rsidR="00650D2D" w:rsidRPr="00650D2D" w:rsidRDefault="00650D2D" w:rsidP="000174A8">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השתתפות עם המזמין בהגנה בפני תביעות בקשר עם </w:t>
      </w:r>
      <w:ins w:id="99" w:author="Meryl Etman" w:date="2021-07-11T14:40:00Z">
        <w:r w:rsidR="000174A8">
          <w:rPr>
            <w:rFonts w:ascii="Times New Roman" w:eastAsia="Times New Roman" w:hAnsi="Times New Roman" w:cs="David" w:hint="cs"/>
            <w:sz w:val="24"/>
            <w:szCs w:val="24"/>
            <w:rtl/>
            <w:lang w:eastAsia="he-IL"/>
          </w:rPr>
          <w:t>ה</w:t>
        </w:r>
      </w:ins>
      <w:r w:rsidRPr="00650D2D">
        <w:rPr>
          <w:rFonts w:ascii="Times New Roman" w:eastAsia="Times New Roman" w:hAnsi="Times New Roman" w:cs="David"/>
          <w:sz w:val="24"/>
          <w:szCs w:val="24"/>
          <w:rtl/>
          <w:lang w:eastAsia="he-IL"/>
        </w:rPr>
        <w:t xml:space="preserve">תכנון </w:t>
      </w:r>
      <w:ins w:id="100" w:author="Meryl Etman" w:date="2021-07-11T14:40:00Z">
        <w:r w:rsidR="000174A8">
          <w:rPr>
            <w:rFonts w:ascii="Times New Roman" w:eastAsia="Times New Roman" w:hAnsi="Times New Roman" w:cs="David" w:hint="cs"/>
            <w:sz w:val="24"/>
            <w:szCs w:val="24"/>
            <w:rtl/>
            <w:lang w:eastAsia="he-IL"/>
          </w:rPr>
          <w:t xml:space="preserve">התנועתי </w:t>
        </w:r>
      </w:ins>
      <w:r w:rsidRPr="00650D2D">
        <w:rPr>
          <w:rFonts w:ascii="Times New Roman" w:eastAsia="Times New Roman" w:hAnsi="Times New Roman" w:cs="David"/>
          <w:sz w:val="24"/>
          <w:szCs w:val="24"/>
          <w:rtl/>
          <w:lang w:eastAsia="he-IL"/>
        </w:rPr>
        <w:t xml:space="preserve">ובצוע העבודות, על דרך של הצטרפות כנתבע ו/או מסירת עדות מטעם המזמין והמצאת כל מסמך בקשר עם התכנון </w:t>
      </w:r>
      <w:ins w:id="101" w:author="Meryl Etman" w:date="2021-07-11T14:39:00Z">
        <w:r w:rsidR="000174A8">
          <w:rPr>
            <w:rFonts w:ascii="Times New Roman" w:eastAsia="Times New Roman" w:hAnsi="Times New Roman" w:cs="David" w:hint="cs"/>
            <w:sz w:val="24"/>
            <w:szCs w:val="24"/>
            <w:rtl/>
            <w:lang w:eastAsia="he-IL"/>
          </w:rPr>
          <w:t xml:space="preserve">התנועתי </w:t>
        </w:r>
      </w:ins>
      <w:r w:rsidRPr="00650D2D">
        <w:rPr>
          <w:rFonts w:ascii="Times New Roman" w:eastAsia="Times New Roman" w:hAnsi="Times New Roman" w:cs="David"/>
          <w:sz w:val="24"/>
          <w:szCs w:val="24"/>
          <w:rtl/>
          <w:lang w:eastAsia="he-IL"/>
        </w:rPr>
        <w:t>אשר דרוש למזמין לשם ניהול ההגנה, לפי דרישת המזמין ומיד עם דרישתו הראשונה.</w:t>
      </w:r>
    </w:p>
    <w:p w14:paraId="5B36A20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59F1FF9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33E72E08"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46DDAB25"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0FB73C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09962C4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2D9175"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2C32246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1AAB304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3468CC3F"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3370514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76EBA43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9083A2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5BACF35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4FF46E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04F51D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E03D47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F9A80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BAFD82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033DA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B62385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19472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ECBE80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904EB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28D950"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10259E31"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0E32864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43555E41"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3D0DBA0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A5A2C3" w14:textId="53B5FF94" w:rsidR="00650D2D" w:rsidRPr="00650D2D" w:rsidDel="00C13D3D" w:rsidRDefault="00650D2D" w:rsidP="00650D2D">
      <w:pPr>
        <w:widowControl w:val="0"/>
        <w:spacing w:before="0" w:beforeAutospacing="0" w:after="0" w:afterAutospacing="0" w:line="240" w:lineRule="auto"/>
        <w:jc w:val="both"/>
        <w:rPr>
          <w:del w:id="102" w:author="Meryl Etman" w:date="2021-05-20T16:19: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r>
      <w:del w:id="103" w:author="Meryl Etman" w:date="2021-05-20T16:19:00Z">
        <w:r w:rsidRPr="00650D2D" w:rsidDel="00C13D3D">
          <w:rPr>
            <w:rFonts w:ascii="Times New Roman" w:eastAsia="Times New Roman" w:hAnsi="Times New Roman" w:cs="David"/>
            <w:sz w:val="24"/>
            <w:szCs w:val="24"/>
            <w:rtl/>
            <w:lang w:eastAsia="he-IL"/>
          </w:rPr>
          <w:delText xml:space="preserve">עבור שרותי המתכנן לתכנית בנין עיר בסמכות ועדה מקומית: ___________ ₪ </w:delText>
        </w:r>
      </w:del>
    </w:p>
    <w:p w14:paraId="3761E9FB" w14:textId="6BD99781" w:rsidR="00650D2D" w:rsidRPr="00650D2D" w:rsidRDefault="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104" w:author="Meryl Etman" w:date="2021-05-20T16:19:00Z">
          <w:pPr>
            <w:widowControl w:val="0"/>
            <w:spacing w:before="0" w:beforeAutospacing="0" w:after="0" w:afterAutospacing="0" w:line="240" w:lineRule="auto"/>
            <w:ind w:left="720" w:firstLine="720"/>
            <w:jc w:val="both"/>
          </w:pPr>
        </w:pPrChange>
      </w:pPr>
      <w:del w:id="105" w:author="Meryl Etman" w:date="2021-05-20T16:19:00Z">
        <w:r w:rsidRPr="00650D2D" w:rsidDel="00C13D3D">
          <w:rPr>
            <w:rFonts w:ascii="Times New Roman" w:eastAsia="Times New Roman" w:hAnsi="Times New Roman" w:cs="David"/>
            <w:sz w:val="24"/>
            <w:szCs w:val="24"/>
            <w:rtl/>
            <w:lang w:eastAsia="he-IL"/>
          </w:rPr>
          <w:delText>(במילים: _________ ₪)</w:delText>
        </w:r>
      </w:del>
      <w:ins w:id="106" w:author="Meryl Etman" w:date="2021-05-20T16:19:00Z">
        <w:r w:rsidR="00C13D3D">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425A258A"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75EF36E" w14:textId="7BE037BA" w:rsidR="00650D2D" w:rsidRDefault="00650D2D" w:rsidP="00FF08E2">
      <w:pPr>
        <w:widowControl w:val="0"/>
        <w:spacing w:before="0" w:beforeAutospacing="0" w:after="0" w:afterAutospacing="0" w:line="240" w:lineRule="auto"/>
        <w:ind w:left="1440" w:hanging="720"/>
        <w:jc w:val="both"/>
        <w:rPr>
          <w:ins w:id="107" w:author="Meryl Etman [2]" w:date="2021-12-16T13:23: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 xml:space="preserve">עבור שרותי המתכנן בתחום המגרשים בהם </w:t>
      </w:r>
      <w:del w:id="108" w:author="Meryl Etman" w:date="2021-05-20T16:20:00Z">
        <w:r w:rsidRPr="00650D2D" w:rsidDel="00C13D3D">
          <w:rPr>
            <w:rFonts w:ascii="Times New Roman" w:eastAsia="Times New Roman" w:hAnsi="Times New Roman" w:cs="David"/>
            <w:sz w:val="24"/>
            <w:szCs w:val="24"/>
            <w:rtl/>
            <w:lang w:eastAsia="he-IL"/>
          </w:rPr>
          <w:delText>מתוכננים מבני מגורים</w:delText>
        </w:r>
      </w:del>
      <w:ins w:id="109" w:author="Meryl Etman" w:date="2021-05-20T16:20:00Z">
        <w:r w:rsidR="00C13D3D">
          <w:rPr>
            <w:rFonts w:ascii="Times New Roman" w:eastAsia="Times New Roman" w:hAnsi="Times New Roman" w:cs="David" w:hint="cs"/>
            <w:sz w:val="24"/>
            <w:szCs w:val="24"/>
            <w:rtl/>
            <w:lang w:eastAsia="he-IL"/>
          </w:rPr>
          <w:t>מתוכנן המבנה</w:t>
        </w:r>
      </w:ins>
      <w:r w:rsidRPr="00650D2D">
        <w:rPr>
          <w:rFonts w:ascii="Times New Roman" w:eastAsia="Times New Roman" w:hAnsi="Times New Roman" w:cs="David"/>
          <w:sz w:val="24"/>
          <w:szCs w:val="24"/>
          <w:rtl/>
          <w:lang w:eastAsia="he-IL"/>
        </w:rPr>
        <w:t xml:space="preserve"> לרבות בחלק הציבורי הצמוד לכניסות וליציאות למגרשים, בחלק הציבורי הצמוד לכניסות/יציאות למשרד המכירות</w:t>
      </w:r>
      <w:ins w:id="110" w:author="Meryl Etman" w:date="2021-07-11T14:41:00Z">
        <w:r w:rsidR="00FF08E2">
          <w:rPr>
            <w:rFonts w:ascii="Times New Roman" w:eastAsia="Times New Roman" w:hAnsi="Times New Roman" w:cs="David" w:hint="cs"/>
            <w:sz w:val="24"/>
            <w:szCs w:val="24"/>
            <w:rtl/>
            <w:lang w:eastAsia="he-IL"/>
          </w:rPr>
          <w:t xml:space="preserve"> ככל ויוקם בשטח המגרש</w:t>
        </w:r>
      </w:ins>
      <w:del w:id="111" w:author="Meryl Etman" w:date="2021-07-11T14:41:00Z">
        <w:r w:rsidRPr="00650D2D" w:rsidDel="00FF08E2">
          <w:rPr>
            <w:rFonts w:ascii="Times New Roman" w:eastAsia="Times New Roman" w:hAnsi="Times New Roman" w:cs="David"/>
            <w:sz w:val="24"/>
            <w:szCs w:val="24"/>
            <w:rtl/>
            <w:lang w:eastAsia="he-IL"/>
          </w:rPr>
          <w:delText xml:space="preserve"> ו/או לדירה לדוגמא</w:delText>
        </w:r>
      </w:del>
      <w:r w:rsidRPr="00650D2D">
        <w:rPr>
          <w:rFonts w:ascii="Times New Roman" w:eastAsia="Times New Roman" w:hAnsi="Times New Roman" w:cs="David"/>
          <w:sz w:val="24"/>
          <w:szCs w:val="24"/>
          <w:rtl/>
          <w:lang w:eastAsia="he-IL"/>
        </w:rPr>
        <w:t xml:space="preserve">, עבור תכנון מגרשי חניה זמניים עבור המגורים, ועבור תכנון בשטחים פרטיים בהם לא מתוכננים מבנים: סכום קבוע ומוחלט של </w:t>
      </w:r>
      <w:del w:id="112" w:author="Meryl Etman" w:date="2021-05-20T16:19:00Z">
        <w:r w:rsidRPr="00650D2D" w:rsidDel="00C13D3D">
          <w:rPr>
            <w:rFonts w:ascii="Times New Roman" w:eastAsia="Times New Roman" w:hAnsi="Times New Roman" w:cs="David"/>
            <w:sz w:val="24"/>
            <w:szCs w:val="24"/>
            <w:rtl/>
            <w:lang w:eastAsia="he-IL"/>
          </w:rPr>
          <w:delText xml:space="preserve">________ </w:delText>
        </w:r>
      </w:del>
      <w:ins w:id="113" w:author="Meryl Etman" w:date="2021-05-20T16:19:00Z">
        <w:r w:rsidR="00C13D3D">
          <w:rPr>
            <w:rFonts w:ascii="Times New Roman" w:eastAsia="Times New Roman" w:hAnsi="Times New Roman" w:cs="David" w:hint="cs"/>
            <w:sz w:val="24"/>
            <w:szCs w:val="24"/>
            <w:rtl/>
            <w:lang w:eastAsia="he-IL"/>
          </w:rPr>
          <w:t>80,000</w:t>
        </w:r>
        <w:r w:rsidR="00C13D3D" w:rsidRPr="00650D2D">
          <w:rPr>
            <w:rFonts w:ascii="Times New Roman" w:eastAsia="Times New Roman" w:hAnsi="Times New Roman" w:cs="David"/>
            <w:sz w:val="24"/>
            <w:szCs w:val="24"/>
            <w:rtl/>
            <w:lang w:eastAsia="he-IL"/>
          </w:rPr>
          <w:t xml:space="preserve"> </w:t>
        </w:r>
      </w:ins>
      <w:r w:rsidRPr="00650D2D">
        <w:rPr>
          <w:rFonts w:ascii="Times New Roman" w:eastAsia="Times New Roman" w:hAnsi="Times New Roman" w:cs="David"/>
          <w:sz w:val="24"/>
          <w:szCs w:val="24"/>
          <w:rtl/>
          <w:lang w:eastAsia="he-IL"/>
        </w:rPr>
        <w:t xml:space="preserve">₪ (במילים: </w:t>
      </w:r>
      <w:del w:id="114" w:author="Meryl Etman" w:date="2021-05-20T16:20:00Z">
        <w:r w:rsidRPr="00650D2D" w:rsidDel="00C13D3D">
          <w:rPr>
            <w:rFonts w:ascii="Times New Roman" w:eastAsia="Times New Roman" w:hAnsi="Times New Roman" w:cs="David"/>
            <w:sz w:val="24"/>
            <w:szCs w:val="24"/>
            <w:rtl/>
            <w:lang w:eastAsia="he-IL"/>
          </w:rPr>
          <w:delText xml:space="preserve">________ </w:delText>
        </w:r>
      </w:del>
      <w:ins w:id="115" w:author="Meryl Etman" w:date="2021-05-20T16:20:00Z">
        <w:r w:rsidR="00C13D3D">
          <w:rPr>
            <w:rFonts w:ascii="Times New Roman" w:eastAsia="Times New Roman" w:hAnsi="Times New Roman" w:cs="David" w:hint="cs"/>
            <w:sz w:val="24"/>
            <w:szCs w:val="24"/>
            <w:rtl/>
            <w:lang w:eastAsia="he-IL"/>
          </w:rPr>
          <w:t xml:space="preserve">שמונים אלף </w:t>
        </w:r>
      </w:ins>
      <w:r w:rsidRPr="00650D2D">
        <w:rPr>
          <w:rFonts w:ascii="Times New Roman" w:eastAsia="Times New Roman" w:hAnsi="Times New Roman" w:cs="David"/>
          <w:sz w:val="24"/>
          <w:szCs w:val="24"/>
          <w:rtl/>
          <w:lang w:eastAsia="he-IL"/>
        </w:rPr>
        <w:t>₪)</w:t>
      </w:r>
      <w:del w:id="116" w:author="Meryl Etman" w:date="2021-05-20T16:20:00Z">
        <w:r w:rsidRPr="00650D2D" w:rsidDel="00C13D3D">
          <w:rPr>
            <w:rFonts w:ascii="Times New Roman" w:eastAsia="Times New Roman" w:hAnsi="Times New Roman" w:cs="David"/>
            <w:sz w:val="24"/>
            <w:szCs w:val="24"/>
            <w:rtl/>
            <w:lang w:eastAsia="he-IL"/>
          </w:rPr>
          <w:delText xml:space="preserve"> לכל יח"ד במגרש</w:delText>
        </w:r>
      </w:del>
      <w:r w:rsidRPr="00650D2D">
        <w:rPr>
          <w:rFonts w:ascii="Times New Roman" w:eastAsia="Times New Roman" w:hAnsi="Times New Roman" w:cs="David"/>
          <w:sz w:val="24"/>
          <w:szCs w:val="24"/>
          <w:rtl/>
          <w:lang w:eastAsia="he-IL"/>
        </w:rPr>
        <w:t>.</w:t>
      </w:r>
    </w:p>
    <w:p w14:paraId="63C6D1C8" w14:textId="42CEAFE2" w:rsidR="00DF10ED" w:rsidRPr="00650D2D" w:rsidRDefault="00DF10ED" w:rsidP="00FF08E2">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ins w:id="117" w:author="Meryl Etman [2]" w:date="2021-12-16T13:23: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ככל ותדרש תכני</w:t>
        </w:r>
      </w:ins>
      <w:ins w:id="118" w:author="Meryl Etman [2]" w:date="2021-12-16T13:24:00Z">
        <w:r>
          <w:rPr>
            <w:rFonts w:ascii="Times New Roman" w:eastAsia="Times New Roman" w:hAnsi="Times New Roman" w:cs="David" w:hint="cs"/>
            <w:sz w:val="24"/>
            <w:szCs w:val="24"/>
            <w:rtl/>
            <w:lang w:eastAsia="he-IL"/>
          </w:rPr>
          <w:t>ת להסדרי תנועה זמניים בתקופת הביצוע ישולם שכ"ט נוסף שיקבע מראש ובכתב.</w:t>
        </w:r>
      </w:ins>
    </w:p>
    <w:p w14:paraId="30AD83B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BA24179" w14:textId="77E4FE45" w:rsidR="00650D2D" w:rsidRPr="00650D2D" w:rsidRDefault="00650D2D" w:rsidP="00C13D3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r>
      <w:del w:id="119" w:author="Meryl Etman" w:date="2021-05-20T16:21:00Z">
        <w:r w:rsidRPr="00650D2D" w:rsidDel="00C13D3D">
          <w:rPr>
            <w:rFonts w:ascii="Times New Roman" w:eastAsia="Times New Roman" w:hAnsi="Times New Roman" w:cs="David"/>
            <w:sz w:val="24"/>
            <w:szCs w:val="24"/>
            <w:rtl/>
            <w:lang w:eastAsia="he-IL"/>
          </w:rPr>
          <w:delText>עבור שרותי המתכנן בתחום שטחים ציבוריים, שטחים פרטיים שבהם לא מתוכננים מבנים, ולמתחם מבנה מכירות ודירה לדוגמא: __________ ₪ (במילים: _________ ₪)</w:delText>
        </w:r>
      </w:del>
      <w:ins w:id="120" w:author="Meryl Etman" w:date="2021-05-20T16:21:00Z">
        <w:r w:rsidR="00C13D3D">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6AB67175"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42B7FAD" w14:textId="4D25E1AD"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1" w:author="Meryl Etman" w:date="2021-05-20T16:12:00Z">
            <w:r w:rsidR="0053698D">
              <w:rPr>
                <w:rFonts w:ascii="Times New Roman" w:eastAsia="Times New Roman" w:hAnsi="Times New Roman" w:cs="David"/>
                <w:color w:val="0000FF"/>
                <w:sz w:val="24"/>
                <w:szCs w:val="24"/>
                <w:rtl/>
                <w:lang w:eastAsia="he-IL"/>
              </w:rPr>
              <w:t>מדד המחירים לצרכן</w:t>
            </w:r>
          </w:ins>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22" w:author="Meryl Etman" w:date="2021-05-20T16:13:00Z">
            <w:r w:rsidR="0053698D">
              <w:rPr>
                <w:rFonts w:ascii="Times New Roman" w:eastAsia="Times New Roman" w:hAnsi="Times New Roman" w:cs="David"/>
                <w:color w:val="0000FF"/>
                <w:sz w:val="24"/>
                <w:szCs w:val="24"/>
                <w:rtl/>
                <w:lang w:eastAsia="he-IL"/>
              </w:rPr>
              <w:t>בגין</w:t>
            </w:r>
          </w:ins>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123" w:author="Meryl Etman" w:date="2021-05-20T16:13:00Z">
            <w:r w:rsidR="0053698D">
              <w:rPr>
                <w:rFonts w:ascii="Times New Roman" w:eastAsia="Times New Roman" w:hAnsi="Times New Roman" w:cs="David" w:hint="cs"/>
                <w:color w:val="0000FF"/>
                <w:sz w:val="24"/>
                <w:szCs w:val="24"/>
                <w:rtl/>
                <w:lang w:eastAsia="he-IL"/>
              </w:rPr>
              <w:t>‏01/11/2020</w:t>
            </w:r>
          </w:ins>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24" w:author="Meryl Etman" w:date="2021-05-20T16:13:00Z">
            <w:r w:rsidR="0053698D">
              <w:rPr>
                <w:rFonts w:ascii="Times New Roman" w:eastAsia="Times New Roman" w:hAnsi="Times New Roman" w:cs="David"/>
                <w:color w:val="0000FF"/>
                <w:sz w:val="24"/>
                <w:szCs w:val="24"/>
                <w:rtl/>
                <w:lang w:eastAsia="he-IL"/>
              </w:rPr>
              <w:t>223.3374</w:t>
            </w:r>
          </w:ins>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43CDF87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FC11D2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3E87748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D8E03FB" w14:textId="3844FAD3" w:rsidR="00650D2D" w:rsidRPr="00650D2D" w:rsidRDefault="00650D2D" w:rsidP="00FF08E2">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r>
      <w:del w:id="125" w:author="Meryl Etman" w:date="2021-07-11T14:42:00Z">
        <w:r w:rsidRPr="00650D2D" w:rsidDel="00FF08E2">
          <w:rPr>
            <w:rFonts w:ascii="Times New Roman" w:eastAsia="Times New Roman" w:hAnsi="Times New Roman" w:cs="David"/>
            <w:sz w:val="24"/>
            <w:szCs w:val="24"/>
            <w:rtl/>
            <w:lang w:eastAsia="he-IL"/>
          </w:rPr>
          <w:delTex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delText>
        </w:r>
      </w:del>
      <w:ins w:id="126" w:author="Meryl Etman" w:date="2021-07-11T14:42:00Z">
        <w:r w:rsidR="00FF08E2">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7C3BA31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6EC0984" w14:textId="52DC0EB6" w:rsidR="00650D2D" w:rsidRPr="00650D2D" w:rsidRDefault="00650D2D" w:rsidP="00E5083C">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r>
      <w:del w:id="127" w:author="Meryl Etman" w:date="2021-05-20T16:33:00Z">
        <w:r w:rsidRPr="00650D2D" w:rsidDel="00E01C3A">
          <w:rPr>
            <w:rFonts w:ascii="Times New Roman" w:eastAsia="Times New Roman" w:hAnsi="Times New Roman" w:cs="David"/>
            <w:sz w:val="24"/>
            <w:szCs w:val="24"/>
            <w:rtl/>
            <w:lang w:eastAsia="he-IL"/>
          </w:rPr>
          <w:delText>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w:delText>
        </w:r>
      </w:del>
      <w:ins w:id="128" w:author="Meryl Etman" w:date="2021-05-20T16:33:00Z">
        <w:r w:rsidR="00E01C3A">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 xml:space="preserve">. </w:t>
      </w:r>
    </w:p>
    <w:p w14:paraId="7835B8E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0049A9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0BAA7C5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2670593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F1B5D62"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7DA609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FB8D24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6067E1EE"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0C535622"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741C14B0"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7452A8EF"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2227C28D"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6A5F5A1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0FE70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681F5DC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165E3BEB" w14:textId="09D3CA9B" w:rsidR="00650D2D" w:rsidRPr="00650D2D" w:rsidDel="00E01C3A" w:rsidRDefault="00650D2D" w:rsidP="00650D2D">
      <w:pPr>
        <w:widowControl w:val="0"/>
        <w:spacing w:before="0" w:beforeAutospacing="0" w:after="0" w:afterAutospacing="0" w:line="240" w:lineRule="auto"/>
        <w:ind w:left="1440" w:hanging="720"/>
        <w:jc w:val="both"/>
        <w:rPr>
          <w:del w:id="129" w:author="Meryl Etman" w:date="2021-05-20T16:30: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del w:id="130" w:author="Meryl Etman" w:date="2021-05-20T16:30:00Z">
        <w:r w:rsidRPr="00650D2D" w:rsidDel="00E01C3A">
          <w:rPr>
            <w:rFonts w:ascii="Times New Roman" w:eastAsia="Times New Roman" w:hAnsi="Times New Roman" w:cs="David"/>
            <w:sz w:val="24"/>
            <w:szCs w:val="24"/>
            <w:rtl/>
            <w:lang w:eastAsia="he-IL"/>
          </w:rPr>
          <w:delText>לתכנית בנין עיר בסמכות ועדה מקומית (באחוזים משכר המתכנן הנקוב בסעיף 1.1 לנספח ד' לעיל):</w:delText>
        </w:r>
      </w:del>
    </w:p>
    <w:p w14:paraId="382D73EC" w14:textId="1D104945" w:rsidR="00650D2D" w:rsidRPr="00650D2D" w:rsidDel="00E01C3A" w:rsidRDefault="00650D2D" w:rsidP="00650D2D">
      <w:pPr>
        <w:widowControl w:val="0"/>
        <w:spacing w:before="0" w:beforeAutospacing="0" w:after="0" w:afterAutospacing="0" w:line="240" w:lineRule="auto"/>
        <w:ind w:firstLine="720"/>
        <w:jc w:val="both"/>
        <w:rPr>
          <w:del w:id="131" w:author="Meryl Etman" w:date="2021-05-20T16:30:00Z"/>
          <w:rFonts w:ascii="Times New Roman" w:eastAsia="Times New Roman" w:hAnsi="Times New Roman" w:cs="David"/>
          <w:sz w:val="24"/>
          <w:szCs w:val="24"/>
          <w:rtl/>
          <w:lang w:eastAsia="he-IL"/>
        </w:rPr>
      </w:pPr>
      <w:del w:id="132" w:author="Meryl Etman" w:date="2021-05-20T16:30:00Z">
        <w:r w:rsidRPr="00650D2D" w:rsidDel="00E01C3A">
          <w:rPr>
            <w:rFonts w:ascii="Times New Roman" w:eastAsia="Times New Roman" w:hAnsi="Times New Roman" w:cs="David"/>
            <w:sz w:val="24"/>
            <w:szCs w:val="24"/>
            <w:rtl/>
            <w:lang w:eastAsia="he-IL"/>
          </w:rPr>
          <w:tab/>
        </w:r>
      </w:del>
    </w:p>
    <w:p w14:paraId="42C4FE80" w14:textId="14D78EF2" w:rsidR="00650D2D" w:rsidRPr="00650D2D" w:rsidDel="00E01C3A" w:rsidRDefault="00650D2D" w:rsidP="00650D2D">
      <w:pPr>
        <w:widowControl w:val="0"/>
        <w:spacing w:before="0" w:beforeAutospacing="0" w:after="0" w:afterAutospacing="0" w:line="240" w:lineRule="auto"/>
        <w:ind w:firstLine="720"/>
        <w:jc w:val="both"/>
        <w:rPr>
          <w:del w:id="133" w:author="Meryl Etman" w:date="2021-05-20T16:30:00Z"/>
          <w:rFonts w:ascii="Times New Roman" w:eastAsia="Times New Roman" w:hAnsi="Times New Roman" w:cs="David"/>
          <w:sz w:val="24"/>
          <w:szCs w:val="24"/>
          <w:rtl/>
          <w:lang w:eastAsia="he-IL"/>
        </w:rPr>
      </w:pPr>
      <w:del w:id="134" w:author="Meryl Etman" w:date="2021-05-20T16:30:00Z">
        <w:r w:rsidRPr="00650D2D" w:rsidDel="00E01C3A">
          <w:rPr>
            <w:rFonts w:ascii="Times New Roman" w:eastAsia="Times New Roman" w:hAnsi="Times New Roman" w:cs="David"/>
            <w:sz w:val="24"/>
            <w:szCs w:val="24"/>
            <w:rtl/>
            <w:lang w:eastAsia="he-IL"/>
          </w:rPr>
          <w:tab/>
          <w:delText>א.</w:delText>
        </w:r>
        <w:r w:rsidRPr="00650D2D" w:rsidDel="00E01C3A">
          <w:rPr>
            <w:rFonts w:ascii="Times New Roman" w:eastAsia="Times New Roman" w:hAnsi="Times New Roman" w:cs="David"/>
            <w:sz w:val="24"/>
            <w:szCs w:val="24"/>
            <w:rtl/>
            <w:lang w:eastAsia="he-IL"/>
          </w:rPr>
          <w:tab/>
          <w:delText xml:space="preserve">לאחר הגשת מסמכי התכנון, באשור המזמין, </w:delText>
        </w:r>
      </w:del>
    </w:p>
    <w:p w14:paraId="1A643F35" w14:textId="7FF48FBD" w:rsidR="00650D2D" w:rsidDel="00E01C3A" w:rsidRDefault="00650D2D" w:rsidP="0006071E">
      <w:pPr>
        <w:widowControl w:val="0"/>
        <w:spacing w:before="0" w:beforeAutospacing="0" w:after="0" w:afterAutospacing="0" w:line="240" w:lineRule="auto"/>
        <w:ind w:left="1440" w:right="-142" w:firstLine="720"/>
        <w:jc w:val="both"/>
        <w:rPr>
          <w:del w:id="135" w:author="Meryl Etman" w:date="2021-05-20T16:30:00Z"/>
          <w:rFonts w:ascii="Times New Roman" w:eastAsia="Times New Roman" w:hAnsi="Times New Roman" w:cs="David"/>
          <w:sz w:val="24"/>
          <w:szCs w:val="24"/>
          <w:rtl/>
          <w:lang w:eastAsia="he-IL"/>
        </w:rPr>
      </w:pPr>
      <w:del w:id="136" w:author="Meryl Etman" w:date="2021-05-20T16:30:00Z">
        <w:r w:rsidRPr="00650D2D" w:rsidDel="00E01C3A">
          <w:rPr>
            <w:rFonts w:ascii="Times New Roman" w:eastAsia="Times New Roman" w:hAnsi="Times New Roman" w:cs="David"/>
            <w:sz w:val="24"/>
            <w:szCs w:val="24"/>
            <w:rtl/>
            <w:lang w:eastAsia="he-IL"/>
          </w:rPr>
          <w:delText xml:space="preserve">לאשור </w:delText>
        </w:r>
        <w:r w:rsidR="0006071E" w:rsidDel="00E01C3A">
          <w:rPr>
            <w:rFonts w:ascii="Times New Roman" w:eastAsia="Times New Roman" w:hAnsi="Times New Roman" w:cs="David"/>
            <w:sz w:val="24"/>
            <w:szCs w:val="24"/>
            <w:rtl/>
            <w:lang w:eastAsia="he-IL"/>
          </w:rPr>
          <w:delText xml:space="preserve">הועדה המקומית לתכנון ובניה </w:delText>
        </w:r>
        <w:r w:rsidR="0006071E" w:rsidRPr="0006071E" w:rsidDel="00E01C3A">
          <w:rPr>
            <w:rFonts w:ascii="Times New Roman" w:eastAsia="Times New Roman" w:hAnsi="Times New Roman" w:cs="David"/>
            <w:sz w:val="24"/>
            <w:szCs w:val="24"/>
            <w:u w:val="dotted"/>
            <w:rtl/>
            <w:lang w:eastAsia="he-IL"/>
          </w:rPr>
          <w:delText xml:space="preserve"> </w:delText>
        </w:r>
        <w:r w:rsidR="0006071E" w:rsidRPr="0006071E" w:rsidDel="00E01C3A">
          <w:rPr>
            <w:rFonts w:ascii="Times New Roman" w:eastAsia="Times New Roman" w:hAnsi="Times New Roman" w:cs="David"/>
            <w:sz w:val="24"/>
            <w:szCs w:val="24"/>
            <w:u w:val="dotted"/>
            <w:rtl/>
            <w:lang w:eastAsia="he-IL"/>
          </w:rPr>
          <w:tab/>
        </w:r>
        <w:r w:rsidR="0006071E" w:rsidDel="00E01C3A">
          <w:rPr>
            <w:rFonts w:ascii="Times New Roman" w:eastAsia="Times New Roman" w:hAnsi="Times New Roman" w:cs="David" w:hint="cs"/>
            <w:sz w:val="24"/>
            <w:szCs w:val="24"/>
            <w:u w:val="dotted"/>
            <w:rtl/>
            <w:lang w:eastAsia="he-IL"/>
          </w:rPr>
          <w:delText xml:space="preserve">               </w:delText>
        </w:r>
        <w:r w:rsidR="0006071E" w:rsidRPr="0006071E" w:rsidDel="00E01C3A">
          <w:rPr>
            <w:rFonts w:ascii="Times New Roman" w:eastAsia="Times New Roman" w:hAnsi="Times New Roman" w:cs="David" w:hint="cs"/>
            <w:sz w:val="24"/>
            <w:szCs w:val="24"/>
            <w:u w:val="dotted"/>
            <w:rtl/>
            <w:lang w:eastAsia="he-IL"/>
          </w:rPr>
          <w:delText xml:space="preserve">  </w:delText>
        </w:r>
        <w:r w:rsidRPr="0006071E" w:rsidDel="00E01C3A">
          <w:rPr>
            <w:rFonts w:ascii="Times New Roman" w:eastAsia="Times New Roman" w:hAnsi="Times New Roman" w:cs="David"/>
            <w:sz w:val="24"/>
            <w:szCs w:val="24"/>
            <w:u w:val="dotted"/>
            <w:rtl/>
            <w:lang w:eastAsia="he-IL"/>
          </w:rPr>
          <w:delText xml:space="preserve">  </w:delText>
        </w:r>
        <w:r w:rsidRPr="00650D2D" w:rsidDel="00E01C3A">
          <w:rPr>
            <w:rFonts w:ascii="Times New Roman" w:eastAsia="Times New Roman" w:hAnsi="Times New Roman" w:cs="David"/>
            <w:sz w:val="24"/>
            <w:szCs w:val="24"/>
            <w:rtl/>
            <w:lang w:eastAsia="he-IL"/>
          </w:rPr>
          <w:delText xml:space="preserve">33% משכר </w:delText>
        </w:r>
        <w:r w:rsidR="0006071E" w:rsidDel="00E01C3A">
          <w:rPr>
            <w:rFonts w:ascii="Times New Roman" w:eastAsia="Times New Roman" w:hAnsi="Times New Roman" w:cs="David" w:hint="cs"/>
            <w:sz w:val="24"/>
            <w:szCs w:val="24"/>
            <w:rtl/>
            <w:lang w:eastAsia="he-IL"/>
          </w:rPr>
          <w:delText>המתכנן</w:delText>
        </w:r>
      </w:del>
    </w:p>
    <w:p w14:paraId="12D98B67" w14:textId="643B53CC" w:rsidR="00295B2E" w:rsidRPr="00650D2D" w:rsidDel="00E01C3A" w:rsidRDefault="00295B2E" w:rsidP="0006071E">
      <w:pPr>
        <w:widowControl w:val="0"/>
        <w:spacing w:before="0" w:beforeAutospacing="0" w:after="0" w:afterAutospacing="0" w:line="240" w:lineRule="auto"/>
        <w:ind w:left="1440" w:right="-142" w:firstLine="720"/>
        <w:jc w:val="both"/>
        <w:rPr>
          <w:del w:id="137" w:author="Meryl Etman" w:date="2021-05-20T16:30:00Z"/>
          <w:rFonts w:ascii="Times New Roman" w:eastAsia="Times New Roman" w:hAnsi="Times New Roman" w:cs="David"/>
          <w:sz w:val="24"/>
          <w:szCs w:val="24"/>
          <w:rtl/>
          <w:lang w:eastAsia="he-IL"/>
        </w:rPr>
      </w:pPr>
    </w:p>
    <w:p w14:paraId="3EC5BC45" w14:textId="69AD6291" w:rsidR="00650D2D" w:rsidRPr="00650D2D" w:rsidDel="00E01C3A" w:rsidRDefault="00650D2D" w:rsidP="00650D2D">
      <w:pPr>
        <w:widowControl w:val="0"/>
        <w:spacing w:before="0" w:beforeAutospacing="0" w:after="0" w:afterAutospacing="0" w:line="240" w:lineRule="auto"/>
        <w:jc w:val="both"/>
        <w:rPr>
          <w:del w:id="138" w:author="Meryl Etman" w:date="2021-05-20T16:30:00Z"/>
          <w:rFonts w:ascii="Times New Roman" w:eastAsia="Times New Roman" w:hAnsi="Times New Roman" w:cs="David"/>
          <w:sz w:val="24"/>
          <w:szCs w:val="24"/>
          <w:rtl/>
          <w:lang w:eastAsia="he-IL"/>
        </w:rPr>
      </w:pPr>
      <w:del w:id="139" w:author="Meryl Etman" w:date="2021-05-20T16:30:00Z">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delText>ב.</w:delText>
        </w:r>
        <w:r w:rsidRPr="00650D2D" w:rsidDel="00E01C3A">
          <w:rPr>
            <w:rFonts w:ascii="Times New Roman" w:eastAsia="Times New Roman" w:hAnsi="Times New Roman" w:cs="David"/>
            <w:sz w:val="24"/>
            <w:szCs w:val="24"/>
            <w:rtl/>
            <w:lang w:eastAsia="he-IL"/>
          </w:rPr>
          <w:tab/>
          <w:delText>לאחר א</w:delText>
        </w:r>
        <w:r w:rsidR="0006071E" w:rsidDel="00E01C3A">
          <w:rPr>
            <w:rFonts w:ascii="Times New Roman" w:eastAsia="Times New Roman" w:hAnsi="Times New Roman" w:cs="David" w:hint="cs"/>
            <w:sz w:val="24"/>
            <w:szCs w:val="24"/>
            <w:rtl/>
            <w:lang w:eastAsia="he-IL"/>
          </w:rPr>
          <w:delText>י</w:delText>
        </w:r>
        <w:r w:rsidRPr="00650D2D" w:rsidDel="00E01C3A">
          <w:rPr>
            <w:rFonts w:ascii="Times New Roman" w:eastAsia="Times New Roman" w:hAnsi="Times New Roman" w:cs="David"/>
            <w:sz w:val="24"/>
            <w:szCs w:val="24"/>
            <w:rtl/>
            <w:lang w:eastAsia="he-IL"/>
          </w:rPr>
          <w:delText>שור הו</w:delText>
        </w:r>
        <w:r w:rsidR="0006071E" w:rsidDel="00E01C3A">
          <w:rPr>
            <w:rFonts w:ascii="Times New Roman" w:eastAsia="Times New Roman" w:hAnsi="Times New Roman" w:cs="David" w:hint="cs"/>
            <w:sz w:val="24"/>
            <w:szCs w:val="24"/>
            <w:rtl/>
            <w:lang w:eastAsia="he-IL"/>
          </w:rPr>
          <w:delText>ו</w:delText>
        </w:r>
        <w:r w:rsidRPr="00650D2D" w:rsidDel="00E01C3A">
          <w:rPr>
            <w:rFonts w:ascii="Times New Roman" w:eastAsia="Times New Roman" w:hAnsi="Times New Roman" w:cs="David"/>
            <w:sz w:val="24"/>
            <w:szCs w:val="24"/>
            <w:rtl/>
            <w:lang w:eastAsia="he-IL"/>
          </w:rPr>
          <w:delText xml:space="preserve">עדה המקומית להפקדת התכנית </w:delText>
        </w:r>
      </w:del>
    </w:p>
    <w:p w14:paraId="42D47257" w14:textId="562CAEB3" w:rsidR="00650D2D" w:rsidDel="00E01C3A" w:rsidRDefault="00650D2D" w:rsidP="0006071E">
      <w:pPr>
        <w:widowControl w:val="0"/>
        <w:spacing w:before="0" w:beforeAutospacing="0" w:after="0" w:afterAutospacing="0" w:line="240" w:lineRule="auto"/>
        <w:ind w:left="2160" w:right="-567"/>
        <w:jc w:val="both"/>
        <w:rPr>
          <w:del w:id="140" w:author="Meryl Etman" w:date="2021-05-20T16:30:00Z"/>
          <w:rFonts w:ascii="Times New Roman" w:eastAsia="Times New Roman" w:hAnsi="Times New Roman" w:cs="David"/>
          <w:sz w:val="24"/>
          <w:szCs w:val="24"/>
          <w:rtl/>
          <w:lang w:eastAsia="he-IL"/>
        </w:rPr>
      </w:pPr>
      <w:del w:id="141" w:author="Meryl Etman" w:date="2021-05-20T16:30:00Z">
        <w:r w:rsidRPr="00650D2D" w:rsidDel="00E01C3A">
          <w:rPr>
            <w:rFonts w:ascii="Times New Roman" w:eastAsia="Times New Roman" w:hAnsi="Times New Roman" w:cs="David"/>
            <w:sz w:val="24"/>
            <w:szCs w:val="24"/>
            <w:rtl/>
            <w:lang w:eastAsia="he-IL"/>
          </w:rPr>
          <w:delText xml:space="preserve">להתנגדויות </w:delText>
        </w:r>
        <w:r w:rsidR="0006071E" w:rsidDel="00E01C3A">
          <w:rPr>
            <w:rFonts w:ascii="Times New Roman" w:eastAsia="Times New Roman" w:hAnsi="Times New Roman" w:cs="David"/>
            <w:sz w:val="24"/>
            <w:szCs w:val="24"/>
            <w:rtl/>
            <w:lang w:eastAsia="he-IL"/>
          </w:rPr>
          <w:delText>ופרסום ההפקדה ברשומות ובעיתונות</w:delText>
        </w:r>
        <w:r w:rsidRPr="00650D2D" w:rsidDel="00E01C3A">
          <w:rPr>
            <w:rFonts w:ascii="Times New Roman" w:eastAsia="Times New Roman" w:hAnsi="Times New Roman" w:cs="David"/>
            <w:sz w:val="24"/>
            <w:szCs w:val="24"/>
            <w:rtl/>
            <w:lang w:eastAsia="he-IL"/>
          </w:rPr>
          <w:tab/>
        </w:r>
        <w:r w:rsidRPr="0006071E" w:rsidDel="00E01C3A">
          <w:rPr>
            <w:rFonts w:ascii="Times New Roman" w:eastAsia="Times New Roman" w:hAnsi="Times New Roman" w:cs="David"/>
            <w:sz w:val="24"/>
            <w:szCs w:val="24"/>
            <w:u w:val="dotted"/>
            <w:rtl/>
            <w:lang w:eastAsia="he-IL"/>
          </w:rPr>
          <w:delText xml:space="preserve">  </w:delText>
        </w:r>
        <w:r w:rsidR="0006071E" w:rsidRPr="0006071E" w:rsidDel="00E01C3A">
          <w:rPr>
            <w:rFonts w:ascii="Times New Roman" w:eastAsia="Times New Roman" w:hAnsi="Times New Roman" w:cs="David" w:hint="cs"/>
            <w:sz w:val="24"/>
            <w:szCs w:val="24"/>
            <w:u w:val="dotted"/>
            <w:rtl/>
            <w:lang w:eastAsia="he-IL"/>
          </w:rPr>
          <w:delText xml:space="preserve">   </w:delText>
        </w:r>
        <w:r w:rsidRPr="00650D2D" w:rsidDel="00E01C3A">
          <w:rPr>
            <w:rFonts w:ascii="Times New Roman" w:eastAsia="Times New Roman" w:hAnsi="Times New Roman" w:cs="David"/>
            <w:sz w:val="24"/>
            <w:szCs w:val="24"/>
            <w:rtl/>
            <w:lang w:eastAsia="he-IL"/>
          </w:rPr>
          <w:delText xml:space="preserve">33% משכר </w:delText>
        </w:r>
        <w:r w:rsidR="0006071E" w:rsidDel="00E01C3A">
          <w:rPr>
            <w:rFonts w:ascii="Times New Roman" w:eastAsia="Times New Roman" w:hAnsi="Times New Roman" w:cs="David" w:hint="cs"/>
            <w:sz w:val="24"/>
            <w:szCs w:val="24"/>
            <w:rtl/>
            <w:lang w:eastAsia="he-IL"/>
          </w:rPr>
          <w:delText>המתכנן</w:delText>
        </w:r>
      </w:del>
    </w:p>
    <w:p w14:paraId="6B335430" w14:textId="0B36F7C6" w:rsidR="00295B2E" w:rsidRPr="00650D2D" w:rsidDel="00E01C3A" w:rsidRDefault="00295B2E" w:rsidP="0006071E">
      <w:pPr>
        <w:widowControl w:val="0"/>
        <w:spacing w:before="0" w:beforeAutospacing="0" w:after="0" w:afterAutospacing="0" w:line="240" w:lineRule="auto"/>
        <w:ind w:left="2160" w:right="-567"/>
        <w:jc w:val="both"/>
        <w:rPr>
          <w:del w:id="142" w:author="Meryl Etman" w:date="2021-05-20T16:30:00Z"/>
          <w:rFonts w:ascii="Times New Roman" w:eastAsia="Times New Roman" w:hAnsi="Times New Roman" w:cs="David"/>
          <w:sz w:val="24"/>
          <w:szCs w:val="24"/>
          <w:rtl/>
          <w:lang w:eastAsia="he-IL"/>
        </w:rPr>
      </w:pPr>
    </w:p>
    <w:p w14:paraId="2B319473" w14:textId="56CC2C3D" w:rsidR="00650D2D" w:rsidRPr="00650D2D" w:rsidDel="00E01C3A" w:rsidRDefault="00650D2D" w:rsidP="00650D2D">
      <w:pPr>
        <w:widowControl w:val="0"/>
        <w:spacing w:before="0" w:beforeAutospacing="0" w:after="0" w:afterAutospacing="0" w:line="240" w:lineRule="auto"/>
        <w:jc w:val="both"/>
        <w:rPr>
          <w:del w:id="143" w:author="Meryl Etman" w:date="2021-05-20T16:30:00Z"/>
          <w:rFonts w:ascii="Times New Roman" w:eastAsia="Times New Roman" w:hAnsi="Times New Roman" w:cs="David"/>
          <w:sz w:val="24"/>
          <w:szCs w:val="24"/>
          <w:rtl/>
          <w:lang w:eastAsia="he-IL"/>
        </w:rPr>
      </w:pPr>
      <w:del w:id="144" w:author="Meryl Etman" w:date="2021-05-20T16:30:00Z">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delText>ג.</w:delText>
        </w:r>
        <w:r w:rsidRPr="00650D2D" w:rsidDel="00E01C3A">
          <w:rPr>
            <w:rFonts w:ascii="Times New Roman" w:eastAsia="Times New Roman" w:hAnsi="Times New Roman" w:cs="David"/>
            <w:sz w:val="24"/>
            <w:szCs w:val="24"/>
            <w:rtl/>
            <w:lang w:eastAsia="he-IL"/>
          </w:rPr>
          <w:tab/>
          <w:delText xml:space="preserve">לאחר מתן תוקף לתוכנית ופרסום מתן התוקף </w:delText>
        </w:r>
      </w:del>
    </w:p>
    <w:p w14:paraId="2818BF8B" w14:textId="763BDDFC" w:rsidR="00650D2D" w:rsidRPr="00650D2D" w:rsidDel="00E01C3A" w:rsidRDefault="0006071E" w:rsidP="0006071E">
      <w:pPr>
        <w:widowControl w:val="0"/>
        <w:spacing w:before="0" w:beforeAutospacing="0" w:after="0" w:afterAutospacing="0" w:line="240" w:lineRule="auto"/>
        <w:ind w:left="1440" w:right="-142" w:firstLine="720"/>
        <w:jc w:val="both"/>
        <w:rPr>
          <w:del w:id="145" w:author="Meryl Etman" w:date="2021-05-20T16:30:00Z"/>
          <w:rFonts w:ascii="Times New Roman" w:eastAsia="Times New Roman" w:hAnsi="Times New Roman" w:cs="David"/>
          <w:sz w:val="24"/>
          <w:szCs w:val="24"/>
          <w:rtl/>
          <w:lang w:eastAsia="he-IL"/>
        </w:rPr>
      </w:pPr>
      <w:del w:id="146" w:author="Meryl Etman" w:date="2021-05-20T16:30:00Z">
        <w:r w:rsidDel="00E01C3A">
          <w:rPr>
            <w:rFonts w:ascii="Times New Roman" w:eastAsia="Times New Roman" w:hAnsi="Times New Roman" w:cs="David"/>
            <w:sz w:val="24"/>
            <w:szCs w:val="24"/>
            <w:rtl/>
            <w:lang w:eastAsia="he-IL"/>
          </w:rPr>
          <w:delText>ברשומות ובעיתונות</w:delText>
        </w:r>
        <w:r w:rsidDel="00E01C3A">
          <w:rPr>
            <w:rFonts w:ascii="Times New Roman" w:eastAsia="Times New Roman" w:hAnsi="Times New Roman" w:cs="David" w:hint="cs"/>
            <w:sz w:val="24"/>
            <w:szCs w:val="24"/>
            <w:rtl/>
            <w:lang w:eastAsia="he-IL"/>
          </w:rPr>
          <w:delText xml:space="preserve"> </w:delText>
        </w:r>
        <w:r w:rsidRPr="0006071E" w:rsidDel="00E01C3A">
          <w:rPr>
            <w:rFonts w:ascii="Times New Roman" w:eastAsia="Times New Roman" w:hAnsi="Times New Roman" w:cs="David" w:hint="cs"/>
            <w:sz w:val="24"/>
            <w:szCs w:val="24"/>
            <w:u w:val="dotted"/>
            <w:rtl/>
            <w:lang w:eastAsia="he-IL"/>
          </w:rPr>
          <w:delText xml:space="preserve">                    </w:delText>
        </w:r>
        <w:r w:rsidR="00650D2D" w:rsidRPr="0006071E" w:rsidDel="00E01C3A">
          <w:rPr>
            <w:rFonts w:ascii="Times New Roman" w:eastAsia="Times New Roman" w:hAnsi="Times New Roman" w:cs="David"/>
            <w:sz w:val="24"/>
            <w:szCs w:val="24"/>
            <w:u w:val="dotted"/>
            <w:rtl/>
            <w:lang w:eastAsia="he-IL"/>
          </w:rPr>
          <w:tab/>
        </w:r>
        <w:r w:rsidR="00650D2D" w:rsidRPr="0006071E" w:rsidDel="00E01C3A">
          <w:rPr>
            <w:rFonts w:ascii="Times New Roman" w:eastAsia="Times New Roman" w:hAnsi="Times New Roman" w:cs="David"/>
            <w:sz w:val="24"/>
            <w:szCs w:val="24"/>
            <w:u w:val="dotted"/>
            <w:rtl/>
            <w:lang w:eastAsia="he-IL"/>
          </w:rPr>
          <w:tab/>
        </w:r>
        <w:r w:rsidR="00650D2D" w:rsidRPr="0006071E" w:rsidDel="00E01C3A">
          <w:rPr>
            <w:rFonts w:ascii="Times New Roman" w:eastAsia="Times New Roman" w:hAnsi="Times New Roman" w:cs="David"/>
            <w:sz w:val="24"/>
            <w:szCs w:val="24"/>
            <w:u w:val="dotted"/>
            <w:rtl/>
            <w:lang w:eastAsia="he-IL"/>
          </w:rPr>
          <w:tab/>
          <w:delText xml:space="preserve"> </w:delText>
        </w:r>
        <w:r w:rsidRPr="0006071E" w:rsidDel="00E01C3A">
          <w:rPr>
            <w:rFonts w:ascii="Times New Roman" w:eastAsia="Times New Roman" w:hAnsi="Times New Roman" w:cs="David" w:hint="cs"/>
            <w:sz w:val="24"/>
            <w:szCs w:val="24"/>
            <w:u w:val="dotted"/>
            <w:rtl/>
            <w:lang w:eastAsia="he-IL"/>
          </w:rPr>
          <w:delText xml:space="preserve">   </w:delText>
        </w:r>
        <w:r w:rsidR="00650D2D" w:rsidRPr="0006071E" w:rsidDel="00E01C3A">
          <w:rPr>
            <w:rFonts w:ascii="Times New Roman" w:eastAsia="Times New Roman" w:hAnsi="Times New Roman" w:cs="David"/>
            <w:sz w:val="24"/>
            <w:szCs w:val="24"/>
            <w:u w:val="dotted"/>
            <w:rtl/>
            <w:lang w:eastAsia="he-IL"/>
          </w:rPr>
          <w:delText xml:space="preserve"> </w:delText>
        </w:r>
        <w:r w:rsidR="00650D2D" w:rsidRPr="0006071E" w:rsidDel="00E01C3A">
          <w:rPr>
            <w:rFonts w:ascii="Times New Roman" w:eastAsia="Times New Roman" w:hAnsi="Times New Roman" w:cs="David"/>
            <w:sz w:val="24"/>
            <w:szCs w:val="24"/>
            <w:rtl/>
            <w:lang w:eastAsia="he-IL"/>
          </w:rPr>
          <w:delText>34% משכר המתכנן</w:delText>
        </w:r>
      </w:del>
    </w:p>
    <w:p w14:paraId="58790113" w14:textId="71C015AA" w:rsidR="00650D2D" w:rsidRPr="00650D2D" w:rsidDel="00E01C3A" w:rsidRDefault="00650D2D" w:rsidP="00650D2D">
      <w:pPr>
        <w:widowControl w:val="0"/>
        <w:spacing w:before="0" w:beforeAutospacing="0" w:after="0" w:afterAutospacing="0" w:line="240" w:lineRule="auto"/>
        <w:ind w:firstLine="720"/>
        <w:jc w:val="both"/>
        <w:rPr>
          <w:del w:id="147" w:author="Meryl Etman" w:date="2021-05-20T16:30:00Z"/>
          <w:rFonts w:ascii="Times New Roman" w:eastAsia="Times New Roman" w:hAnsi="Times New Roman" w:cs="David"/>
          <w:b/>
          <w:bCs/>
          <w:sz w:val="24"/>
          <w:szCs w:val="24"/>
          <w:u w:val="single"/>
          <w:rtl/>
          <w:lang w:eastAsia="he-IL"/>
        </w:rPr>
      </w:pPr>
    </w:p>
    <w:p w14:paraId="352B1DFB" w14:textId="335408B5" w:rsidR="00650D2D" w:rsidRPr="00650D2D" w:rsidRDefault="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Change w:id="148" w:author="Meryl Etman" w:date="2021-05-20T16:30:00Z">
          <w:pPr>
            <w:widowControl w:val="0"/>
            <w:spacing w:before="0" w:beforeAutospacing="0" w:after="0" w:afterAutospacing="0" w:line="240" w:lineRule="auto"/>
            <w:ind w:right="-142"/>
            <w:jc w:val="both"/>
          </w:pPr>
        </w:pPrChange>
      </w:pPr>
      <w:del w:id="149" w:author="Meryl Etman" w:date="2021-05-20T16:30:00Z">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r>
        <w:r w:rsidRPr="00650D2D" w:rsidDel="00E01C3A">
          <w:rPr>
            <w:rFonts w:ascii="Times New Roman" w:eastAsia="Times New Roman" w:hAnsi="Times New Roman" w:cs="David"/>
            <w:sz w:val="24"/>
            <w:szCs w:val="24"/>
            <w:rtl/>
            <w:lang w:eastAsia="he-IL"/>
          </w:rPr>
          <w:tab/>
          <w:delText xml:space="preserve">    </w:delText>
        </w:r>
        <w:r w:rsidR="00295B2E" w:rsidDel="00E01C3A">
          <w:rPr>
            <w:rFonts w:ascii="Times New Roman" w:eastAsia="Times New Roman" w:hAnsi="Times New Roman" w:cs="David" w:hint="cs"/>
            <w:sz w:val="24"/>
            <w:szCs w:val="24"/>
            <w:rtl/>
            <w:lang w:eastAsia="he-IL"/>
          </w:rPr>
          <w:delText xml:space="preserve">             </w:delText>
        </w:r>
        <w:r w:rsidRPr="00650D2D" w:rsidDel="00E01C3A">
          <w:rPr>
            <w:rFonts w:ascii="Times New Roman" w:eastAsia="Times New Roman" w:hAnsi="Times New Roman" w:cs="David"/>
            <w:sz w:val="24"/>
            <w:szCs w:val="24"/>
            <w:rtl/>
            <w:lang w:eastAsia="he-IL"/>
          </w:rPr>
          <w:delText xml:space="preserve"> </w:delText>
        </w:r>
        <w:r w:rsidRPr="00650D2D" w:rsidDel="00E01C3A">
          <w:rPr>
            <w:rFonts w:ascii="Times New Roman" w:eastAsia="Times New Roman" w:hAnsi="Times New Roman" w:cs="David"/>
            <w:sz w:val="24"/>
            <w:szCs w:val="24"/>
            <w:u w:val="single"/>
            <w:rtl/>
            <w:lang w:eastAsia="he-IL"/>
          </w:rPr>
          <w:delText>סה"כ</w:delText>
        </w:r>
        <w:r w:rsidR="00295B2E" w:rsidDel="00E01C3A">
          <w:rPr>
            <w:rFonts w:ascii="Times New Roman" w:eastAsia="Times New Roman" w:hAnsi="Times New Roman" w:cs="David"/>
            <w:sz w:val="24"/>
            <w:szCs w:val="24"/>
            <w:rtl/>
            <w:lang w:eastAsia="he-IL"/>
          </w:rPr>
          <w:delText>:</w:delText>
        </w:r>
        <w:r w:rsidR="00295B2E" w:rsidDel="00E01C3A">
          <w:rPr>
            <w:rFonts w:ascii="Times New Roman" w:eastAsia="Times New Roman" w:hAnsi="Times New Roman" w:cs="David" w:hint="cs"/>
            <w:sz w:val="24"/>
            <w:szCs w:val="24"/>
            <w:rtl/>
            <w:lang w:eastAsia="he-IL"/>
          </w:rPr>
          <w:delText xml:space="preserve"> </w:delText>
        </w:r>
        <w:r w:rsidR="00295B2E" w:rsidDel="00E01C3A">
          <w:rPr>
            <w:rFonts w:ascii="Times New Roman" w:eastAsia="Times New Roman" w:hAnsi="Times New Roman" w:cs="David"/>
            <w:sz w:val="24"/>
            <w:szCs w:val="24"/>
            <w:rtl/>
            <w:lang w:eastAsia="he-IL"/>
          </w:rPr>
          <w:delText>100% משכר המתכנן</w:delText>
        </w:r>
      </w:del>
      <w:ins w:id="150" w:author="Meryl Etman" w:date="2021-05-20T16:30:00Z">
        <w:r w:rsidR="00E01C3A">
          <w:rPr>
            <w:rFonts w:ascii="Times New Roman" w:eastAsia="Times New Roman" w:hAnsi="Times New Roman" w:cs="David" w:hint="cs"/>
            <w:sz w:val="24"/>
            <w:szCs w:val="24"/>
            <w:rtl/>
            <w:lang w:eastAsia="he-IL"/>
          </w:rPr>
          <w:t>מבוטל</w:t>
        </w:r>
      </w:ins>
    </w:p>
    <w:p w14:paraId="5229E51F"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2C47C648" w14:textId="38ADFED9" w:rsidR="00650D2D" w:rsidRPr="00650D2D" w:rsidDel="00E01C3A" w:rsidRDefault="00650D2D" w:rsidP="00E01C3A">
      <w:pPr>
        <w:widowControl w:val="0"/>
        <w:spacing w:before="0" w:beforeAutospacing="0" w:after="0" w:afterAutospacing="0" w:line="240" w:lineRule="auto"/>
        <w:ind w:right="-142"/>
        <w:jc w:val="both"/>
        <w:rPr>
          <w:del w:id="151" w:author="Meryl Etman" w:date="2021-05-20T16:31: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 xml:space="preserve">לתכנון האמור </w:t>
      </w:r>
      <w:del w:id="152" w:author="Meryl Etman" w:date="2021-05-20T16:30:00Z">
        <w:r w:rsidRPr="00650D2D" w:rsidDel="00E01C3A">
          <w:rPr>
            <w:rFonts w:ascii="Times New Roman" w:eastAsia="Times New Roman" w:hAnsi="Times New Roman" w:cs="David"/>
            <w:sz w:val="24"/>
            <w:szCs w:val="24"/>
            <w:rtl/>
            <w:lang w:eastAsia="he-IL"/>
          </w:rPr>
          <w:delText xml:space="preserve">בסעיפים </w:delText>
        </w:r>
      </w:del>
      <w:ins w:id="153" w:author="Meryl Etman" w:date="2021-05-20T16:30:00Z">
        <w:r w:rsidR="00E01C3A" w:rsidRPr="00650D2D">
          <w:rPr>
            <w:rFonts w:ascii="Times New Roman" w:eastAsia="Times New Roman" w:hAnsi="Times New Roman" w:cs="David"/>
            <w:sz w:val="24"/>
            <w:szCs w:val="24"/>
            <w:rtl/>
            <w:lang w:eastAsia="he-IL"/>
          </w:rPr>
          <w:t>בסעי</w:t>
        </w:r>
        <w:r w:rsidR="00E01C3A">
          <w:rPr>
            <w:rFonts w:ascii="Times New Roman" w:eastAsia="Times New Roman" w:hAnsi="Times New Roman" w:cs="David" w:hint="cs"/>
            <w:sz w:val="24"/>
            <w:szCs w:val="24"/>
            <w:rtl/>
            <w:lang w:eastAsia="he-IL"/>
          </w:rPr>
          <w:t>ף</w:t>
        </w:r>
        <w:r w:rsidR="00E01C3A" w:rsidRPr="00650D2D">
          <w:rPr>
            <w:rFonts w:ascii="Times New Roman" w:eastAsia="Times New Roman" w:hAnsi="Times New Roman" w:cs="David"/>
            <w:sz w:val="24"/>
            <w:szCs w:val="24"/>
            <w:rtl/>
            <w:lang w:eastAsia="he-IL"/>
          </w:rPr>
          <w:t xml:space="preserve"> </w:t>
        </w:r>
      </w:ins>
      <w:r w:rsidRPr="00650D2D">
        <w:rPr>
          <w:rFonts w:ascii="Times New Roman" w:eastAsia="Times New Roman" w:hAnsi="Times New Roman" w:cs="David"/>
          <w:sz w:val="24"/>
          <w:szCs w:val="24"/>
          <w:rtl/>
          <w:lang w:eastAsia="he-IL"/>
        </w:rPr>
        <w:t xml:space="preserve">1.2 </w:t>
      </w:r>
      <w:del w:id="154" w:author="Meryl Etman" w:date="2021-05-20T16:31:00Z">
        <w:r w:rsidRPr="00650D2D" w:rsidDel="00E01C3A">
          <w:rPr>
            <w:rFonts w:ascii="Times New Roman" w:eastAsia="Times New Roman" w:hAnsi="Times New Roman" w:cs="David"/>
            <w:sz w:val="24"/>
            <w:szCs w:val="24"/>
            <w:rtl/>
            <w:lang w:eastAsia="he-IL"/>
          </w:rPr>
          <w:delText xml:space="preserve">ו- 1.3 </w:delText>
        </w:r>
      </w:del>
      <w:r w:rsidRPr="00650D2D">
        <w:rPr>
          <w:rFonts w:ascii="Times New Roman" w:eastAsia="Times New Roman" w:hAnsi="Times New Roman" w:cs="David"/>
          <w:sz w:val="24"/>
          <w:szCs w:val="24"/>
          <w:rtl/>
          <w:lang w:eastAsia="he-IL"/>
        </w:rPr>
        <w:t>לנספח ד' לעיל</w:t>
      </w:r>
      <w:del w:id="155" w:author="Meryl Etman" w:date="2021-05-20T16:31:00Z">
        <w:r w:rsidRPr="00650D2D" w:rsidDel="00E01C3A">
          <w:rPr>
            <w:rFonts w:ascii="Times New Roman" w:eastAsia="Times New Roman" w:hAnsi="Times New Roman" w:cs="David"/>
            <w:sz w:val="24"/>
            <w:szCs w:val="24"/>
            <w:u w:val="single"/>
            <w:rtl/>
            <w:lang w:eastAsia="he-IL"/>
          </w:rPr>
          <w:delText xml:space="preserve"> </w:delText>
        </w:r>
        <w:r w:rsidRPr="00650D2D" w:rsidDel="00E01C3A">
          <w:rPr>
            <w:rFonts w:ascii="Times New Roman" w:eastAsia="Times New Roman" w:hAnsi="Times New Roman" w:cs="David"/>
            <w:sz w:val="24"/>
            <w:szCs w:val="24"/>
            <w:rtl/>
            <w:lang w:eastAsia="he-IL"/>
          </w:rPr>
          <w:delText>(באחוזים משכר המתכנן הנקוב</w:delText>
        </w:r>
      </w:del>
    </w:p>
    <w:p w14:paraId="588E80D6" w14:textId="3DCDAE91" w:rsidR="00650D2D" w:rsidRPr="00650D2D" w:rsidRDefault="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Change w:id="156" w:author="Meryl Etman" w:date="2021-05-20T16:31:00Z">
          <w:pPr>
            <w:widowControl w:val="0"/>
            <w:spacing w:before="0" w:beforeAutospacing="0" w:after="0" w:afterAutospacing="0" w:line="240" w:lineRule="auto"/>
            <w:ind w:left="1440" w:right="-142"/>
            <w:jc w:val="both"/>
          </w:pPr>
        </w:pPrChange>
      </w:pPr>
      <w:del w:id="157" w:author="Meryl Etman" w:date="2021-05-20T16:31:00Z">
        <w:r w:rsidRPr="00650D2D" w:rsidDel="00E01C3A">
          <w:rPr>
            <w:rFonts w:ascii="Times New Roman" w:eastAsia="Times New Roman" w:hAnsi="Times New Roman" w:cs="David"/>
            <w:sz w:val="24"/>
            <w:szCs w:val="24"/>
            <w:rtl/>
            <w:lang w:eastAsia="he-IL"/>
          </w:rPr>
          <w:delText xml:space="preserve">בסעיף 1.2  ו- בסעיף 1.3 לנספח ד' לעיל, לפי </w:delText>
        </w:r>
        <w:r w:rsidRPr="00650D2D" w:rsidDel="00E01C3A">
          <w:rPr>
            <w:rFonts w:ascii="Times New Roman" w:eastAsia="Times New Roman" w:hAnsi="Times New Roman" w:cs="David" w:hint="cs"/>
            <w:sz w:val="24"/>
            <w:szCs w:val="24"/>
            <w:rtl/>
            <w:lang w:eastAsia="he-IL"/>
          </w:rPr>
          <w:delText>העניי</w:delText>
        </w:r>
        <w:r w:rsidRPr="00650D2D" w:rsidDel="00E01C3A">
          <w:rPr>
            <w:rFonts w:ascii="Times New Roman" w:eastAsia="Times New Roman" w:hAnsi="Times New Roman" w:cs="David" w:hint="eastAsia"/>
            <w:sz w:val="24"/>
            <w:szCs w:val="24"/>
            <w:rtl/>
            <w:lang w:eastAsia="he-IL"/>
          </w:rPr>
          <w:delText>ן</w:delText>
        </w:r>
        <w:r w:rsidRPr="00650D2D" w:rsidDel="00E01C3A">
          <w:rPr>
            <w:rFonts w:ascii="Times New Roman" w:eastAsia="Times New Roman" w:hAnsi="Times New Roman" w:cs="David"/>
            <w:sz w:val="24"/>
            <w:szCs w:val="24"/>
            <w:rtl/>
            <w:lang w:eastAsia="he-IL"/>
          </w:rPr>
          <w:delText>)</w:delText>
        </w:r>
      </w:del>
      <w:r w:rsidRPr="00650D2D">
        <w:rPr>
          <w:rFonts w:ascii="Times New Roman" w:eastAsia="Times New Roman" w:hAnsi="Times New Roman" w:cs="David"/>
          <w:sz w:val="24"/>
          <w:szCs w:val="24"/>
          <w:rtl/>
          <w:lang w:eastAsia="he-IL"/>
        </w:rPr>
        <w:t>:</w:t>
      </w:r>
    </w:p>
    <w:p w14:paraId="6DF172E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2D2B82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48EE8F26"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02F6716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3688881"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1C4996C8" w14:textId="377A8FF8" w:rsidR="00650D2D" w:rsidRPr="00650D2D" w:rsidRDefault="00650D2D" w:rsidP="0060793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158" w:author="מרול אטמן" w:date="2021-07-05T14:34:00Z">
        <w:r w:rsidRPr="00650D2D" w:rsidDel="00CF5247">
          <w:rPr>
            <w:rFonts w:ascii="Times New Roman" w:eastAsia="Times New Roman" w:hAnsi="Times New Roman" w:cs="David"/>
            <w:sz w:val="24"/>
            <w:szCs w:val="24"/>
            <w:rtl/>
            <w:lang w:eastAsia="he-IL"/>
          </w:rPr>
          <w:delText>15</w:delText>
        </w:r>
      </w:del>
      <w:ins w:id="159" w:author="מרול אטמן" w:date="2021-07-05T14:34:00Z">
        <w:del w:id="160" w:author="Meryl Etman" w:date="2021-11-18T11:50:00Z">
          <w:r w:rsidR="00CF5247" w:rsidDel="00607930">
            <w:rPr>
              <w:rFonts w:ascii="Times New Roman" w:eastAsia="Times New Roman" w:hAnsi="Times New Roman" w:cs="David" w:hint="cs"/>
              <w:sz w:val="24"/>
              <w:szCs w:val="24"/>
              <w:rtl/>
              <w:lang w:eastAsia="he-IL"/>
            </w:rPr>
            <w:delText>2</w:delText>
          </w:r>
        </w:del>
      </w:ins>
      <w:ins w:id="161" w:author="Meryl Etman" w:date="2021-11-18T11:50:00Z">
        <w:r w:rsidR="00607930">
          <w:rPr>
            <w:rFonts w:ascii="Times New Roman" w:eastAsia="Times New Roman" w:hAnsi="Times New Roman" w:cs="David" w:hint="cs"/>
            <w:sz w:val="24"/>
            <w:szCs w:val="24"/>
            <w:rtl/>
            <w:lang w:eastAsia="he-IL"/>
          </w:rPr>
          <w:t>3</w:t>
        </w:r>
      </w:ins>
      <w:ins w:id="162" w:author="מרול אטמן" w:date="2021-07-05T14:34:00Z">
        <w:r w:rsidR="00CF5247">
          <w:rPr>
            <w:rFonts w:ascii="Times New Roman" w:eastAsia="Times New Roman" w:hAnsi="Times New Roman" w:cs="David" w:hint="cs"/>
            <w:sz w:val="24"/>
            <w:szCs w:val="24"/>
            <w:rtl/>
            <w:lang w:eastAsia="he-IL"/>
          </w:rPr>
          <w:t>0</w:t>
        </w:r>
      </w:ins>
      <w:r w:rsidRPr="00650D2D">
        <w:rPr>
          <w:rFonts w:ascii="Times New Roman" w:eastAsia="Times New Roman" w:hAnsi="Times New Roman" w:cs="David"/>
          <w:sz w:val="24"/>
          <w:szCs w:val="24"/>
          <w:rtl/>
          <w:lang w:eastAsia="he-IL"/>
        </w:rPr>
        <w:t>% משכר המתכנן.</w:t>
      </w:r>
    </w:p>
    <w:p w14:paraId="4E2A3FF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5E3A664"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497319C0" w14:textId="4BAC3CBF" w:rsidR="00650D2D" w:rsidRPr="00650D2D" w:rsidRDefault="00295B2E">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Change w:id="163" w:author="Meryl Etman" w:date="2021-11-18T11:50:00Z">
          <w:pPr>
            <w:widowControl w:val="0"/>
            <w:spacing w:before="0" w:beforeAutospacing="0" w:after="0" w:afterAutospacing="0" w:line="240" w:lineRule="auto"/>
            <w:ind w:left="1440" w:firstLine="720"/>
            <w:jc w:val="both"/>
          </w:pPr>
        </w:pPrChange>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del w:id="164" w:author="Meryl Etman" w:date="2021-07-14T11:35:00Z">
        <w:r w:rsidDel="00FE451D">
          <w:rPr>
            <w:rFonts w:ascii="Times New Roman" w:eastAsia="Times New Roman" w:hAnsi="Times New Roman" w:cs="David" w:hint="cs"/>
            <w:sz w:val="24"/>
            <w:szCs w:val="24"/>
            <w:rtl/>
            <w:lang w:eastAsia="he-IL"/>
          </w:rPr>
          <w:delText xml:space="preserve">  </w:delText>
        </w:r>
      </w:del>
      <w:del w:id="165" w:author="מרול אטמן" w:date="2021-07-05T14:34:00Z">
        <w:r w:rsidR="00650D2D" w:rsidRPr="00650D2D" w:rsidDel="00CF5247">
          <w:rPr>
            <w:rFonts w:ascii="Times New Roman" w:eastAsia="Times New Roman" w:hAnsi="Times New Roman" w:cs="David"/>
            <w:sz w:val="24"/>
            <w:szCs w:val="24"/>
            <w:rtl/>
            <w:lang w:eastAsia="he-IL"/>
          </w:rPr>
          <w:delText>8</w:delText>
        </w:r>
      </w:del>
      <w:ins w:id="166" w:author="מרול אטמן" w:date="2021-07-05T14:34:00Z">
        <w:del w:id="167" w:author="Meryl Etman" w:date="2021-11-18T11:50:00Z">
          <w:r w:rsidR="00CF5247" w:rsidDel="00607930">
            <w:rPr>
              <w:rFonts w:ascii="Times New Roman" w:eastAsia="Times New Roman" w:hAnsi="Times New Roman" w:cs="David" w:hint="cs"/>
              <w:sz w:val="24"/>
              <w:szCs w:val="24"/>
              <w:rtl/>
              <w:lang w:eastAsia="he-IL"/>
            </w:rPr>
            <w:delText>2</w:delText>
          </w:r>
        </w:del>
      </w:ins>
      <w:ins w:id="168" w:author="Meryl Etman" w:date="2021-11-18T11:50:00Z">
        <w:del w:id="169" w:author="Meryl Etman [2]" w:date="2021-12-16T13:16:00Z">
          <w:r w:rsidR="00607930" w:rsidDel="00B55BD9">
            <w:rPr>
              <w:rFonts w:ascii="Times New Roman" w:eastAsia="Times New Roman" w:hAnsi="Times New Roman" w:cs="David" w:hint="cs"/>
              <w:sz w:val="24"/>
              <w:szCs w:val="24"/>
              <w:rtl/>
              <w:lang w:eastAsia="he-IL"/>
            </w:rPr>
            <w:delText>1</w:delText>
          </w:r>
        </w:del>
      </w:ins>
      <w:ins w:id="170" w:author="Meryl Etman [2]" w:date="2021-12-16T13:16:00Z">
        <w:r w:rsidR="00B55BD9">
          <w:rPr>
            <w:rFonts w:ascii="Times New Roman" w:eastAsia="Times New Roman" w:hAnsi="Times New Roman" w:cs="David" w:hint="cs"/>
            <w:sz w:val="24"/>
            <w:szCs w:val="24"/>
            <w:rtl/>
            <w:lang w:eastAsia="he-IL"/>
          </w:rPr>
          <w:t>2</w:t>
        </w:r>
      </w:ins>
      <w:ins w:id="171" w:author="מרול אטמן" w:date="2021-07-05T14:34:00Z">
        <w:r w:rsidR="00CF5247">
          <w:rPr>
            <w:rFonts w:ascii="Times New Roman" w:eastAsia="Times New Roman" w:hAnsi="Times New Roman" w:cs="David" w:hint="cs"/>
            <w:sz w:val="24"/>
            <w:szCs w:val="24"/>
            <w:rtl/>
            <w:lang w:eastAsia="he-IL"/>
          </w:rPr>
          <w:t>0</w:t>
        </w:r>
      </w:ins>
      <w:r w:rsidR="00650D2D" w:rsidRPr="00650D2D">
        <w:rPr>
          <w:rFonts w:ascii="Times New Roman" w:eastAsia="Times New Roman" w:hAnsi="Times New Roman" w:cs="David"/>
          <w:sz w:val="24"/>
          <w:szCs w:val="24"/>
          <w:rtl/>
          <w:lang w:eastAsia="he-IL"/>
        </w:rPr>
        <w:t>%</w:t>
      </w:r>
      <w:ins w:id="172" w:author="Meryl Etman" w:date="2021-07-14T11:34:00Z">
        <w:r w:rsidR="00FE451D">
          <w:rPr>
            <w:rFonts w:ascii="Times New Roman" w:eastAsia="Times New Roman" w:hAnsi="Times New Roman" w:cs="David" w:hint="cs"/>
            <w:sz w:val="24"/>
            <w:szCs w:val="24"/>
            <w:rtl/>
            <w:lang w:eastAsia="he-IL"/>
          </w:rPr>
          <w:t xml:space="preserve"> </w:t>
        </w:r>
      </w:ins>
      <w:del w:id="173" w:author="Meryl Etman" w:date="2021-07-14T11:34:00Z">
        <w:r w:rsidR="00650D2D" w:rsidRPr="00650D2D" w:rsidDel="00FE451D">
          <w:rPr>
            <w:rFonts w:ascii="Times New Roman" w:eastAsia="Times New Roman" w:hAnsi="Times New Roman" w:cs="David"/>
            <w:sz w:val="24"/>
            <w:szCs w:val="24"/>
            <w:rtl/>
            <w:lang w:eastAsia="he-IL"/>
          </w:rPr>
          <w:delText xml:space="preserve">  </w:delText>
        </w:r>
      </w:del>
      <w:r w:rsidR="00650D2D" w:rsidRPr="00650D2D">
        <w:rPr>
          <w:rFonts w:ascii="Times New Roman" w:eastAsia="Times New Roman" w:hAnsi="Times New Roman" w:cs="David"/>
          <w:sz w:val="24"/>
          <w:szCs w:val="24"/>
          <w:rtl/>
          <w:lang w:eastAsia="he-IL"/>
        </w:rPr>
        <w:t>משכר המתכנן.</w:t>
      </w:r>
    </w:p>
    <w:p w14:paraId="5FAFC94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C932D5"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42AFFC41" w14:textId="6B473852" w:rsidR="00650D2D" w:rsidRPr="00650D2D" w:rsidRDefault="00650D2D" w:rsidP="00FC56D5">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174" w:author="מרול אטמן" w:date="2021-07-05T14:34:00Z">
        <w:r w:rsidRPr="00650D2D" w:rsidDel="00CF5247">
          <w:rPr>
            <w:rFonts w:ascii="Times New Roman" w:eastAsia="Times New Roman" w:hAnsi="Times New Roman" w:cs="David"/>
            <w:sz w:val="24"/>
            <w:szCs w:val="24"/>
            <w:rtl/>
            <w:lang w:eastAsia="he-IL"/>
          </w:rPr>
          <w:delText>30</w:delText>
        </w:r>
      </w:del>
      <w:ins w:id="175" w:author="מרול אטמן" w:date="2021-07-05T14:34:00Z">
        <w:del w:id="176" w:author="Meryl Etman [2]" w:date="2021-12-16T13:16:00Z">
          <w:r w:rsidR="00CF5247" w:rsidDel="00B55BD9">
            <w:rPr>
              <w:rFonts w:ascii="Times New Roman" w:eastAsia="Times New Roman" w:hAnsi="Times New Roman" w:cs="David" w:hint="cs"/>
              <w:sz w:val="24"/>
              <w:szCs w:val="24"/>
              <w:rtl/>
              <w:lang w:eastAsia="he-IL"/>
            </w:rPr>
            <w:delText>2</w:delText>
          </w:r>
        </w:del>
      </w:ins>
      <w:ins w:id="177" w:author="Meryl Etman [2]" w:date="2021-12-16T13:16:00Z">
        <w:r w:rsidR="00B55BD9">
          <w:rPr>
            <w:rFonts w:ascii="Times New Roman" w:eastAsia="Times New Roman" w:hAnsi="Times New Roman" w:cs="David" w:hint="cs"/>
            <w:sz w:val="24"/>
            <w:szCs w:val="24"/>
            <w:rtl/>
            <w:lang w:eastAsia="he-IL"/>
          </w:rPr>
          <w:t>1</w:t>
        </w:r>
      </w:ins>
      <w:ins w:id="178" w:author="מרול אטמן" w:date="2021-07-05T14:34:00Z">
        <w:r w:rsidR="00CF5247">
          <w:rPr>
            <w:rFonts w:ascii="Times New Roman" w:eastAsia="Times New Roman" w:hAnsi="Times New Roman" w:cs="David" w:hint="cs"/>
            <w:sz w:val="24"/>
            <w:szCs w:val="24"/>
            <w:rtl/>
            <w:lang w:eastAsia="he-IL"/>
          </w:rPr>
          <w:t>5</w:t>
        </w:r>
      </w:ins>
      <w:r w:rsidRPr="00650D2D">
        <w:rPr>
          <w:rFonts w:ascii="Times New Roman" w:eastAsia="Times New Roman" w:hAnsi="Times New Roman" w:cs="David"/>
          <w:sz w:val="24"/>
          <w:szCs w:val="24"/>
          <w:rtl/>
          <w:lang w:eastAsia="he-IL"/>
        </w:rPr>
        <w:t>% משכר המתכנן.</w:t>
      </w:r>
    </w:p>
    <w:p w14:paraId="746D3296"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1C3A90B1" w14:textId="456EA0C6" w:rsidR="00650D2D" w:rsidRPr="00650D2D" w:rsidRDefault="00650D2D" w:rsidP="00FC56D5">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del w:id="179" w:author="מרול אטמן" w:date="2021-07-05T14:34:00Z">
        <w:r w:rsidRPr="00650D2D" w:rsidDel="00CF5247">
          <w:rPr>
            <w:rFonts w:ascii="Times New Roman" w:eastAsia="Times New Roman" w:hAnsi="Times New Roman" w:cs="David"/>
            <w:sz w:val="24"/>
            <w:szCs w:val="24"/>
            <w:rtl/>
            <w:lang w:eastAsia="he-IL"/>
          </w:rPr>
          <w:delText>12</w:delText>
        </w:r>
      </w:del>
      <w:ins w:id="180" w:author="מרול אטמן" w:date="2021-07-05T14:34:00Z">
        <w:r w:rsidR="00CF5247" w:rsidRPr="00650D2D">
          <w:rPr>
            <w:rFonts w:ascii="Times New Roman" w:eastAsia="Times New Roman" w:hAnsi="Times New Roman" w:cs="David"/>
            <w:sz w:val="24"/>
            <w:szCs w:val="24"/>
            <w:rtl/>
            <w:lang w:eastAsia="he-IL"/>
          </w:rPr>
          <w:t>1</w:t>
        </w:r>
        <w:r w:rsidR="00CF5247">
          <w:rPr>
            <w:rFonts w:ascii="Times New Roman" w:eastAsia="Times New Roman" w:hAnsi="Times New Roman" w:cs="David" w:hint="cs"/>
            <w:sz w:val="24"/>
            <w:szCs w:val="24"/>
            <w:rtl/>
            <w:lang w:eastAsia="he-IL"/>
          </w:rPr>
          <w:t>0</w:t>
        </w:r>
      </w:ins>
      <w:r w:rsidRPr="00650D2D">
        <w:rPr>
          <w:rFonts w:ascii="Times New Roman" w:eastAsia="Times New Roman" w:hAnsi="Times New Roman" w:cs="David"/>
          <w:sz w:val="24"/>
          <w:szCs w:val="24"/>
          <w:rtl/>
          <w:lang w:eastAsia="he-IL"/>
        </w:rPr>
        <w:t>% משכר המתכנן.</w:t>
      </w:r>
    </w:p>
    <w:p w14:paraId="0DCD94DF"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22D4D5D4"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5A1BDCF0" w14:textId="2D8BEF87" w:rsidR="00650D2D" w:rsidRPr="00650D2D" w:rsidRDefault="00295B2E" w:rsidP="00FC56D5">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w:t>
      </w:r>
      <w:del w:id="181" w:author="מרול אטמן" w:date="2021-07-05T14:35:00Z">
        <w:r w:rsidR="00650D2D" w:rsidRPr="00650D2D" w:rsidDel="00CF5247">
          <w:rPr>
            <w:rFonts w:ascii="Times New Roman" w:eastAsia="Times New Roman" w:hAnsi="Times New Roman" w:cs="David"/>
            <w:sz w:val="24"/>
            <w:szCs w:val="24"/>
            <w:rtl/>
            <w:lang w:eastAsia="he-IL"/>
          </w:rPr>
          <w:delText>15</w:delText>
        </w:r>
      </w:del>
      <w:ins w:id="182" w:author="מרול אטמן" w:date="2021-07-05T14:36:00Z">
        <w:r w:rsidR="00CF5247">
          <w:rPr>
            <w:rFonts w:ascii="Times New Roman" w:eastAsia="Times New Roman" w:hAnsi="Times New Roman" w:cs="David" w:hint="cs"/>
            <w:sz w:val="24"/>
            <w:szCs w:val="24"/>
            <w:rtl/>
            <w:lang w:eastAsia="he-IL"/>
          </w:rPr>
          <w:t>8</w:t>
        </w:r>
      </w:ins>
      <w:r w:rsidR="00650D2D" w:rsidRPr="00650D2D">
        <w:rPr>
          <w:rFonts w:ascii="Times New Roman" w:eastAsia="Times New Roman" w:hAnsi="Times New Roman" w:cs="David"/>
          <w:sz w:val="24"/>
          <w:szCs w:val="24"/>
          <w:rtl/>
          <w:lang w:eastAsia="he-IL"/>
        </w:rPr>
        <w:t>% משכר המתכנן.</w:t>
      </w:r>
    </w:p>
    <w:p w14:paraId="79F7C27E"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0ED5DC6"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1D335477"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553C2369"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7F27463D" w14:textId="2C6BC3F2" w:rsidR="00650D2D" w:rsidRPr="00650D2D" w:rsidRDefault="00650D2D" w:rsidP="00FC56D5">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w:t>
      </w:r>
      <w:del w:id="183" w:author="מרול אטמן" w:date="2021-07-05T14:34:00Z">
        <w:r w:rsidRPr="00650D2D" w:rsidDel="00CF5247">
          <w:rPr>
            <w:rFonts w:ascii="Times New Roman" w:eastAsia="Times New Roman" w:hAnsi="Times New Roman" w:cs="David"/>
            <w:sz w:val="24"/>
            <w:szCs w:val="24"/>
            <w:rtl/>
            <w:lang w:eastAsia="he-IL"/>
          </w:rPr>
          <w:delText>8</w:delText>
        </w:r>
      </w:del>
      <w:ins w:id="184" w:author="מרול אטמן" w:date="2021-07-05T14:35:00Z">
        <w:r w:rsidR="00CF5247">
          <w:rPr>
            <w:rFonts w:ascii="Times New Roman" w:eastAsia="Times New Roman" w:hAnsi="Times New Roman" w:cs="David" w:hint="cs"/>
            <w:sz w:val="24"/>
            <w:szCs w:val="24"/>
            <w:rtl/>
            <w:lang w:eastAsia="he-IL"/>
          </w:rPr>
          <w:t>5</w:t>
        </w:r>
      </w:ins>
      <w:r w:rsidRPr="00650D2D">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20BE7CD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C8D093"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20F66A46"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2857D539"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4C9BC4B9"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0ED6BEF5"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F6876FF"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45AA051B"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2692A8F0"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6367C7A4"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1F62D139"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2D0127BD"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6B9890EA" w14:textId="77777777" w:rsidR="00E01C3A" w:rsidRDefault="00E01C3A">
      <w:pPr>
        <w:bidi w:val="0"/>
        <w:spacing w:before="0" w:beforeAutospacing="0" w:after="160" w:afterAutospacing="0" w:line="259" w:lineRule="auto"/>
        <w:rPr>
          <w:ins w:id="185" w:author="Meryl Etman" w:date="2021-05-20T16:31:00Z"/>
          <w:rFonts w:ascii="Times New Roman" w:eastAsia="Times New Roman" w:hAnsi="Times New Roman" w:cs="David"/>
          <w:bCs/>
          <w:sz w:val="20"/>
          <w:szCs w:val="24"/>
          <w:u w:val="single"/>
          <w:rtl/>
          <w:lang w:eastAsia="he-IL"/>
        </w:rPr>
      </w:pPr>
      <w:ins w:id="186" w:author="Meryl Etman" w:date="2021-05-20T16:31:00Z">
        <w:r>
          <w:rPr>
            <w:rFonts w:ascii="Times New Roman" w:eastAsia="Times New Roman" w:hAnsi="Times New Roman" w:cs="David"/>
            <w:bCs/>
            <w:sz w:val="20"/>
            <w:szCs w:val="24"/>
            <w:u w:val="single"/>
            <w:rtl/>
            <w:lang w:eastAsia="he-IL"/>
          </w:rPr>
          <w:br w:type="page"/>
        </w:r>
      </w:ins>
    </w:p>
    <w:p w14:paraId="205E41B3" w14:textId="773FF4A0"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B0B20CE" w14:textId="60192775"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8T00:00:00Z">
            <w:dateFormat w:val="dd/MM/yyyy"/>
            <w:lid w:val="he-IL"/>
            <w:storeMappedDataAs w:val="dateTime"/>
            <w:calendar w:val="gregorian"/>
          </w:date>
        </w:sdtPr>
        <w:sdtEndPr>
          <w:rPr>
            <w:rFonts w:hint="cs"/>
          </w:rPr>
        </w:sdtEndPr>
        <w:sdtContent>
          <w:ins w:id="187" w:author="Meryl Etman" w:date="2021-12-28T16:05:00Z">
            <w:r w:rsidR="00C06658">
              <w:rPr>
                <w:rFonts w:ascii="Times New Roman" w:eastAsia="Times New Roman" w:hAnsi="Times New Roman" w:cs="David" w:hint="cs"/>
                <w:color w:val="008000"/>
                <w:sz w:val="24"/>
                <w:szCs w:val="24"/>
                <w:rtl/>
                <w:lang w:eastAsia="he-IL"/>
              </w:rPr>
              <w:t>‏28/12/2021</w:t>
            </w:r>
          </w:ins>
        </w:sdtContent>
      </w:sdt>
      <w:r w:rsidRPr="00B27B4C">
        <w:rPr>
          <w:rFonts w:ascii="Times New Roman" w:eastAsia="Times New Roman" w:hAnsi="Times New Roman" w:cs="David" w:hint="cs"/>
          <w:bCs/>
          <w:color w:val="FF0000"/>
          <w:sz w:val="24"/>
          <w:szCs w:val="24"/>
          <w:rtl/>
          <w:lang w:eastAsia="he-IL"/>
        </w:rPr>
        <w:br/>
      </w:r>
    </w:p>
    <w:p w14:paraId="54F66231"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B21C619" w14:textId="1048D9DF" w:rsidR="00C936C9" w:rsidRPr="00B27B4C" w:rsidRDefault="0053698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88" w:author="Meryl Etman" w:date="2021-05-20T16:31:00Z">
              <w:pPr>
                <w:widowControl w:val="0"/>
                <w:spacing w:before="0" w:beforeAutospacing="0" w:after="0" w:afterAutospacing="0" w:line="240" w:lineRule="auto"/>
                <w:jc w:val="both"/>
              </w:pPr>
            </w:pPrChange>
          </w:pPr>
          <w:ins w:id="189" w:author="Meryl Etman" w:date="2021-05-20T16:10: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29B96DD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9B6E8B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90B26CD"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BDC4A49"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D1A94C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C99FD5" w14:textId="175B2652"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0"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1"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2"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505818D"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47C987" w14:textId="0FDB74B6"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3"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4" w:author="Meryl Etman" w:date="2021-05-20T16:09:00Z">
            <w:r w:rsidR="0053698D">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500B0893"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254C2A6" w14:textId="0EF147C9"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5"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8BC2C94"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606EE2E" w14:textId="6B0CE7D6"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6"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2EC07F8"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3FA83D8"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CA0CBA2"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FB101B5"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49B6056"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CB8614"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5E38801"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E566ED"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FAA86C3"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C00B9A2"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2DE7109" w14:textId="57213FCB"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7" w:author="Meryl Etman" w:date="2021-05-20T16:11:00Z">
            <w:r w:rsidR="0053698D">
              <w:rPr>
                <w:rFonts w:ascii="Times New Roman" w:eastAsia="Times New Roman" w:hAnsi="Times New Roman" w:cs="David"/>
                <w:color w:val="00B0F0"/>
                <w:sz w:val="20"/>
                <w:szCs w:val="24"/>
                <w:u w:val="single"/>
                <w:rtl/>
                <w:lang w:eastAsia="he-IL"/>
              </w:rPr>
              <w:t>אמאב תחבורה ותנועה בע"מ</w:t>
            </w:r>
          </w:ins>
        </w:sdtContent>
      </w:sdt>
    </w:p>
    <w:p w14:paraId="5AA369C4"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A1D7C03"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82B69EF"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48BF6C6" w14:textId="77777777" w:rsidR="00C936C9" w:rsidRPr="00E01C3A"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E01C3A">
        <w:rPr>
          <w:rFonts w:ascii="Times New Roman" w:eastAsia="Times New Roman" w:hAnsi="Times New Roman" w:cs="David" w:hint="cs"/>
          <w:sz w:val="24"/>
          <w:szCs w:val="24"/>
          <w:rtl/>
          <w:lang w:eastAsia="he-IL"/>
        </w:rPr>
        <w:t>כתובת:__________</w:t>
      </w:r>
    </w:p>
    <w:p w14:paraId="6886FAEB"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E01C3A">
        <w:rPr>
          <w:rFonts w:ascii="Times New Roman" w:eastAsia="Times New Roman" w:hAnsi="Times New Roman" w:cs="David"/>
          <w:sz w:val="24"/>
          <w:szCs w:val="24"/>
          <w:rtl/>
          <w:lang w:eastAsia="he-IL"/>
          <w:rPrChange w:id="198" w:author="Meryl Etman" w:date="2021-05-20T16:32:00Z">
            <w:rPr>
              <w:rFonts w:ascii="Times New Roman" w:eastAsia="Times New Roman" w:hAnsi="Times New Roman" w:cs="David"/>
              <w:sz w:val="24"/>
              <w:szCs w:val="24"/>
              <w:highlight w:val="yellow"/>
              <w:rtl/>
              <w:lang w:eastAsia="he-IL"/>
            </w:rPr>
          </w:rPrChange>
        </w:rPr>
        <w:t xml:space="preserve">*מחק </w:t>
      </w:r>
      <w:r w:rsidRPr="00E01C3A">
        <w:rPr>
          <w:rFonts w:ascii="Times New Roman" w:eastAsia="Times New Roman" w:hAnsi="Times New Roman" w:cs="David" w:hint="eastAsia"/>
          <w:sz w:val="24"/>
          <w:szCs w:val="24"/>
          <w:rtl/>
          <w:lang w:eastAsia="he-IL"/>
          <w:rPrChange w:id="199" w:author="Meryl Etman" w:date="2021-05-20T16:32:00Z">
            <w:rPr>
              <w:rFonts w:ascii="Times New Roman" w:eastAsia="Times New Roman" w:hAnsi="Times New Roman" w:cs="David" w:hint="eastAsia"/>
              <w:sz w:val="24"/>
              <w:szCs w:val="24"/>
              <w:highlight w:val="yellow"/>
              <w:rtl/>
              <w:lang w:eastAsia="he-IL"/>
            </w:rPr>
          </w:rPrChange>
        </w:rPr>
        <w:t>את</w:t>
      </w:r>
      <w:r w:rsidRPr="00E01C3A">
        <w:rPr>
          <w:rFonts w:ascii="Times New Roman" w:eastAsia="Times New Roman" w:hAnsi="Times New Roman" w:cs="David"/>
          <w:sz w:val="24"/>
          <w:szCs w:val="24"/>
          <w:rtl/>
          <w:lang w:eastAsia="he-IL"/>
          <w:rPrChange w:id="200" w:author="Meryl Etman" w:date="2021-05-20T16:32:00Z">
            <w:rPr>
              <w:rFonts w:ascii="Times New Roman" w:eastAsia="Times New Roman" w:hAnsi="Times New Roman" w:cs="David"/>
              <w:sz w:val="24"/>
              <w:szCs w:val="24"/>
              <w:highlight w:val="yellow"/>
              <w:rtl/>
              <w:lang w:eastAsia="he-IL"/>
            </w:rPr>
          </w:rPrChange>
        </w:rPr>
        <w:t xml:space="preserve"> </w:t>
      </w:r>
      <w:r w:rsidRPr="00E01C3A">
        <w:rPr>
          <w:rFonts w:ascii="Times New Roman" w:eastAsia="Times New Roman" w:hAnsi="Times New Roman" w:cs="David" w:hint="eastAsia"/>
          <w:sz w:val="24"/>
          <w:szCs w:val="24"/>
          <w:rtl/>
          <w:lang w:eastAsia="he-IL"/>
          <w:rPrChange w:id="201" w:author="Meryl Etman" w:date="2021-05-20T16:32:00Z">
            <w:rPr>
              <w:rFonts w:ascii="Times New Roman" w:eastAsia="Times New Roman" w:hAnsi="Times New Roman" w:cs="David" w:hint="eastAsia"/>
              <w:sz w:val="24"/>
              <w:szCs w:val="24"/>
              <w:highlight w:val="yellow"/>
              <w:rtl/>
              <w:lang w:eastAsia="he-IL"/>
            </w:rPr>
          </w:rPrChange>
        </w:rPr>
        <w:t>המיותר</w:t>
      </w:r>
    </w:p>
    <w:p w14:paraId="1D55064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1DEA3C3"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53D651B"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F5C7A8E"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9D64079"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5B744636"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6B660CF"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DAC9AD8"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1BD52C6"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71D249D"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241254BB"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6E495E86"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FBC3DA8"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3961CFD"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0E2F045"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7F14999" w14:textId="77777777" w:rsidR="00E01C3A" w:rsidRDefault="00E01C3A">
      <w:pPr>
        <w:bidi w:val="0"/>
        <w:spacing w:before="0" w:beforeAutospacing="0" w:after="160" w:afterAutospacing="0" w:line="259" w:lineRule="auto"/>
        <w:rPr>
          <w:ins w:id="202" w:author="Meryl Etman" w:date="2021-05-20T16:32:00Z"/>
          <w:rFonts w:ascii="David" w:eastAsia="Calibri" w:hAnsi="David" w:cs="David"/>
          <w:sz w:val="24"/>
          <w:szCs w:val="24"/>
          <w:rtl/>
        </w:rPr>
      </w:pPr>
      <w:ins w:id="203" w:author="Meryl Etman" w:date="2021-05-20T16:32:00Z">
        <w:r>
          <w:rPr>
            <w:rFonts w:ascii="David" w:eastAsia="Calibri" w:hAnsi="David" w:cs="David"/>
            <w:sz w:val="24"/>
            <w:szCs w:val="24"/>
            <w:rtl/>
          </w:rPr>
          <w:br w:type="page"/>
        </w:r>
      </w:ins>
    </w:p>
    <w:p w14:paraId="4D288984" w14:textId="30C16FF8"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7306FEF" w14:textId="2E1C1BED" w:rsidR="00D70F3A" w:rsidRDefault="00D70F3A" w:rsidP="00D70F3A">
      <w:pPr>
        <w:widowControl w:val="0"/>
        <w:spacing w:before="0" w:beforeAutospacing="0" w:after="0" w:afterAutospacing="0" w:line="240" w:lineRule="auto"/>
        <w:jc w:val="center"/>
        <w:rPr>
          <w:ins w:id="204" w:author="Meryl Etman [2]" w:date="2021-12-05T12:00:00Z"/>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7682CA4" w14:textId="42854560" w:rsidR="00A27212" w:rsidRDefault="00A27212" w:rsidP="00D70F3A">
      <w:pPr>
        <w:widowControl w:val="0"/>
        <w:spacing w:before="0" w:beforeAutospacing="0" w:after="0" w:afterAutospacing="0" w:line="240" w:lineRule="auto"/>
        <w:jc w:val="center"/>
        <w:rPr>
          <w:ins w:id="205" w:author="Meryl Etman [2]" w:date="2021-12-05T12:00:00Z"/>
          <w:rFonts w:ascii="Times New Roman" w:eastAsia="Times New Roman" w:hAnsi="Times New Roman" w:cs="David"/>
          <w:b/>
          <w:bCs/>
          <w:sz w:val="20"/>
          <w:szCs w:val="24"/>
          <w:u w:val="single"/>
          <w:rtl/>
          <w:lang w:eastAsia="he-IL"/>
        </w:rPr>
      </w:pPr>
    </w:p>
    <w:p w14:paraId="0DC35DC1" w14:textId="77777777" w:rsidR="00A27212" w:rsidRDefault="00A27212" w:rsidP="00D70F3A">
      <w:pPr>
        <w:widowControl w:val="0"/>
        <w:spacing w:before="0" w:beforeAutospacing="0" w:after="0" w:afterAutospacing="0" w:line="240" w:lineRule="auto"/>
        <w:jc w:val="center"/>
        <w:rPr>
          <w:ins w:id="206" w:author="Meryl Etman [2]" w:date="2021-12-05T11:58:00Z"/>
          <w:rFonts w:ascii="Times New Roman" w:eastAsia="Times New Roman" w:hAnsi="Times New Roman" w:cs="David"/>
          <w:b/>
          <w:bCs/>
          <w:sz w:val="20"/>
          <w:szCs w:val="24"/>
          <w:u w:val="single"/>
          <w:rtl/>
          <w:lang w:eastAsia="he-IL"/>
        </w:rPr>
      </w:pPr>
    </w:p>
    <w:p w14:paraId="78BB538D" w14:textId="77777777" w:rsidR="00A27212" w:rsidRDefault="00A27212"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0842FBA5"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07BA8A73"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CBC97E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A1D0E4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266C94EA"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A5E158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576B5065"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E99A9A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80F356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A817FC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5108FD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6DE52547"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4AF8275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D0AA0C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BC6E08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79FE2D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7BCE6FD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9A4FF6B"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9E778D3"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1012FF0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3CEC19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7B469C6F"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0AD3FED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1E372A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DB2BC5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EF8A75"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9F6DDE"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112242F0"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5EEC56C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BC9949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F553FB6"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7A1C6F"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A196C8"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6A6EA137"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72745161"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12BA56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261B4592"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362D99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24270A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39E8F88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992696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E21D2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D86779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A64AF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897F78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8FE9B5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A99B75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268C6850"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F48B805"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3C88AAF"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F7D2095"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E57D921"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B31C17E"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ED8FE4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5A0AFC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08557F6"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20C190CE"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38A86C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4613F3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1C3AA7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A6EECD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C80157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8C48CF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7618B1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420FE1E"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41E07994"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CDCE26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0E5C89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A4DB79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288775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85824E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88BB81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321F07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813FD12"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5AD0970F"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BA4EBA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0F1F535"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D58D649"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42174CE"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28AC4D9"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0AE93A6"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63007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161281"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F3FFD22"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1010CC14"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4DEBD4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7B37CAA6"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F71C8F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6664C8D"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5D150C2A"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D9375A5"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70F3A" w:rsidRPr="0009511C" w14:paraId="5B4FF47A"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B807D3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562DC31"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5CA5FE8B"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672303EB"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3209EBA8"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55A3E0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0C9B5FAA"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1A25B75"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FB1AD29"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1E4CE4C6"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F14278"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08FB475"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40AD58D"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EAF758A"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C3CF783"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9F04842"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110CE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329D12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64A15C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331F46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E7A7C2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BF9780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C7E5D4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6CCC08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022E0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76AC33C7"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474B61D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F4409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025F3E33"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1AE1CD5F"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63907ABF"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38C1DBEF"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001F44E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AA32D0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710360F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9AB38B9" w14:textId="7666E5CD" w:rsidR="00650D2D" w:rsidRPr="00650D2D" w:rsidRDefault="00650D2D" w:rsidP="004C0E17">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r>
      <w:del w:id="207" w:author="Meryl Etman" w:date="2021-06-21T11:46:00Z">
        <w:r w:rsidRPr="00650D2D" w:rsidDel="004C0E17">
          <w:rPr>
            <w:rFonts w:ascii="Times New Roman" w:eastAsia="Times New Roman" w:hAnsi="Times New Roman" w:cs="David"/>
            <w:sz w:val="24"/>
            <w:szCs w:val="24"/>
            <w:rtl/>
            <w:lang w:eastAsia="he-IL"/>
          </w:rPr>
          <w:delText xml:space="preserve">תכניות לבצוע עבודות עפר בכבישים </w:delText>
        </w:r>
        <w:r w:rsidRPr="00650D2D" w:rsidDel="004C0E17">
          <w:rPr>
            <w:rFonts w:ascii="Times New Roman" w:eastAsia="Times New Roman" w:hAnsi="Times New Roman" w:cs="David"/>
            <w:sz w:val="24"/>
            <w:szCs w:val="24"/>
            <w:u w:val="single"/>
            <w:rtl/>
            <w:lang w:eastAsia="he-IL"/>
          </w:rPr>
          <w:delText>ובמגרשים</w:delText>
        </w:r>
      </w:del>
      <w:ins w:id="208" w:author="Meryl Etman" w:date="2021-06-21T11:46:00Z">
        <w:r w:rsidR="004C0E17">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28ABE12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4E98E1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6EFD5BB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8B4D81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1CD1FAC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E8EDF77" w14:textId="3D00ED68" w:rsidR="00650D2D" w:rsidRPr="00650D2D" w:rsidRDefault="00650D2D" w:rsidP="004C0E17">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r>
      <w:del w:id="209" w:author="Meryl Etman" w:date="2021-06-21T11:46:00Z">
        <w:r w:rsidRPr="00650D2D" w:rsidDel="004C0E17">
          <w:rPr>
            <w:rFonts w:ascii="Times New Roman" w:eastAsia="Times New Roman" w:hAnsi="Times New Roman" w:cs="David"/>
            <w:sz w:val="24"/>
            <w:szCs w:val="24"/>
            <w:rtl/>
            <w:lang w:eastAsia="he-IL"/>
          </w:rPr>
          <w:delText>חתכים לרוחב הכבישים</w:delText>
        </w:r>
      </w:del>
      <w:ins w:id="210" w:author="Meryl Etman" w:date="2021-06-21T11:46:00Z">
        <w:r w:rsidR="004C0E17">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0A1FA80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B7DFF8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2BC139A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ECDCAD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27EC11D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6746C19"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5B63C78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DE9AA8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2840EBB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DA0AFE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7889805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E0C9B3C" w14:textId="584CE071" w:rsidR="00650D2D" w:rsidRPr="00650D2D" w:rsidRDefault="00650D2D" w:rsidP="00E35315">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r>
      <w:del w:id="211" w:author="Meryl Etman [2]" w:date="2021-12-05T11:56:00Z">
        <w:r w:rsidRPr="00650D2D" w:rsidDel="00726364">
          <w:rPr>
            <w:rFonts w:ascii="Times New Roman" w:eastAsia="Times New Roman" w:hAnsi="Times New Roman" w:cs="David"/>
            <w:sz w:val="24"/>
            <w:szCs w:val="24"/>
            <w:rtl/>
            <w:lang w:eastAsia="he-IL"/>
          </w:rPr>
          <w:delText xml:space="preserve">מפרטים וכתבי כמויות לסעיפי </w:delText>
        </w:r>
      </w:del>
      <w:del w:id="212" w:author="Meryl Etman" w:date="2021-06-21T11:47:00Z">
        <w:r w:rsidRPr="00650D2D" w:rsidDel="004C0E17">
          <w:rPr>
            <w:rFonts w:ascii="Times New Roman" w:eastAsia="Times New Roman" w:hAnsi="Times New Roman" w:cs="David"/>
            <w:sz w:val="24"/>
            <w:szCs w:val="24"/>
            <w:rtl/>
            <w:lang w:eastAsia="he-IL"/>
          </w:rPr>
          <w:delText xml:space="preserve">השתית, תשתית, גמר עליון לכבישים, </w:delText>
        </w:r>
      </w:del>
      <w:del w:id="213" w:author="Meryl Etman" w:date="2021-07-11T16:10:00Z">
        <w:r w:rsidRPr="00650D2D" w:rsidDel="00E35315">
          <w:rPr>
            <w:rFonts w:ascii="Times New Roman" w:eastAsia="Times New Roman" w:hAnsi="Times New Roman" w:cs="David"/>
            <w:sz w:val="24"/>
            <w:szCs w:val="24"/>
            <w:rtl/>
            <w:lang w:eastAsia="he-IL"/>
          </w:rPr>
          <w:delText xml:space="preserve">אבני שפה ואבני אי, </w:delText>
        </w:r>
      </w:del>
      <w:r w:rsidRPr="00650D2D">
        <w:rPr>
          <w:rFonts w:ascii="Times New Roman" w:eastAsia="Times New Roman" w:hAnsi="Times New Roman" w:cs="David"/>
          <w:sz w:val="24"/>
          <w:szCs w:val="24"/>
          <w:rtl/>
          <w:lang w:eastAsia="he-IL"/>
        </w:rPr>
        <w:t>מפרטי חניה, תמרור, צביעה ושילוט תנועתי, ציוד ואביזרים תחבורתיים</w:t>
      </w:r>
      <w:del w:id="214" w:author="Meryl Etman" w:date="2021-06-21T11:47:00Z">
        <w:r w:rsidRPr="00650D2D" w:rsidDel="004C0E17">
          <w:rPr>
            <w:rFonts w:ascii="Times New Roman" w:eastAsia="Times New Roman" w:hAnsi="Times New Roman" w:cs="David"/>
            <w:sz w:val="24"/>
            <w:szCs w:val="24"/>
            <w:rtl/>
            <w:lang w:eastAsia="he-IL"/>
          </w:rPr>
          <w:delText>. אומדן מפורט</w:delText>
        </w:r>
      </w:del>
      <w:ins w:id="215" w:author="Meryl Etman" w:date="2021-06-21T11:47:00Z">
        <w:r w:rsidR="004C0E17">
          <w:rPr>
            <w:rFonts w:ascii="Times New Roman" w:eastAsia="Times New Roman" w:hAnsi="Times New Roman" w:cs="David" w:hint="cs"/>
            <w:sz w:val="24"/>
            <w:szCs w:val="24"/>
            <w:rtl/>
            <w:lang w:eastAsia="he-IL"/>
          </w:rPr>
          <w:t>;</w:t>
        </w:r>
      </w:ins>
      <w:r w:rsidRPr="00650D2D">
        <w:rPr>
          <w:rFonts w:ascii="Times New Roman" w:eastAsia="Times New Roman" w:hAnsi="Times New Roman" w:cs="David"/>
          <w:sz w:val="24"/>
          <w:szCs w:val="24"/>
          <w:rtl/>
          <w:lang w:eastAsia="he-IL"/>
        </w:rPr>
        <w:t>.</w:t>
      </w:r>
    </w:p>
    <w:p w14:paraId="54AC37B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DE26F66"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22D888ED"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6809C316"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598E1EC6"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C3F6E77" w14:textId="52381019" w:rsidR="00650D2D" w:rsidRPr="00650D2D" w:rsidRDefault="00650D2D" w:rsidP="00E35315">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r>
      <w:del w:id="216" w:author="Meryl Etman" w:date="2021-07-11T16:11:00Z">
        <w:r w:rsidRPr="00650D2D" w:rsidDel="00E35315">
          <w:rPr>
            <w:rFonts w:ascii="Times New Roman" w:eastAsia="Times New Roman" w:hAnsi="Times New Roman" w:cs="David"/>
            <w:sz w:val="24"/>
            <w:szCs w:val="24"/>
            <w:rtl/>
            <w:lang w:eastAsia="he-IL"/>
          </w:rPr>
          <w:delText>מובהר בזאת שהתכניות יוכנו לפי בצוע בקטעים של הפרויקט ויכללו פתרונות לקטעי הביניים</w:delText>
        </w:r>
      </w:del>
      <w:ins w:id="217" w:author="Meryl Etman" w:date="2021-07-11T16:11:00Z">
        <w:r w:rsidR="00E35315">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br/>
      </w:r>
    </w:p>
    <w:p w14:paraId="687DB19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39127F9D"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15B685C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1635D6D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2A7ECF04"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DD8A40B"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B1A20C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469140B"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32ACFC"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2301DC"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0B253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9A0B0F0" w14:textId="5E2EC119" w:rsidR="00C936C9" w:rsidRDefault="00C06658"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18" w:author="Meryl Etman" w:date="2021-05-20T16:10:00Z">
            <w:r w:rsidR="0053698D">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53698D">
              <w:rPr>
                <w:rFonts w:ascii="Times New Roman" w:eastAsia="Times New Roman" w:hAnsi="Times New Roman" w:cs="David" w:hint="cs"/>
                <w:color w:val="008000"/>
                <w:sz w:val="24"/>
                <w:szCs w:val="24"/>
                <w:rtl/>
                <w:lang w:eastAsia="he-IL"/>
              </w:rPr>
              <w:br/>
              <w:t>יוני נתניהו 1 ג' אור יהודה</w:t>
            </w:r>
            <w:r w:rsidR="0053698D">
              <w:rPr>
                <w:rFonts w:ascii="Times New Roman" w:eastAsia="Times New Roman" w:hAnsi="Times New Roman" w:cs="David" w:hint="cs"/>
                <w:color w:val="008000"/>
                <w:sz w:val="24"/>
                <w:szCs w:val="24"/>
                <w:rtl/>
                <w:lang w:eastAsia="he-IL"/>
              </w:rPr>
              <w:br/>
              <w:t>558075404</w:t>
            </w:r>
            <w:r w:rsidR="0053698D">
              <w:rPr>
                <w:rFonts w:ascii="Times New Roman" w:eastAsia="Times New Roman" w:hAnsi="Times New Roman" w:cs="David" w:hint="cs"/>
                <w:color w:val="008000"/>
                <w:sz w:val="24"/>
                <w:szCs w:val="24"/>
                <w:rtl/>
                <w:lang w:eastAsia="he-IL"/>
              </w:rPr>
              <w:br/>
            </w:r>
          </w:ins>
        </w:sdtContent>
      </w:sdt>
      <w:r w:rsidR="00C936C9" w:rsidRPr="00B27B4C">
        <w:rPr>
          <w:rFonts w:ascii="Times New Roman" w:eastAsia="Times New Roman" w:hAnsi="Times New Roman" w:cs="David" w:hint="cs"/>
          <w:color w:val="008000"/>
          <w:sz w:val="24"/>
          <w:szCs w:val="24"/>
          <w:rtl/>
          <w:lang w:eastAsia="he-IL"/>
        </w:rPr>
        <w:br/>
      </w:r>
    </w:p>
    <w:p w14:paraId="44B0B2F1"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9CD9387"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A182E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28929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8D8D0B"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68AA14" w14:textId="2A42005C"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9" w:author="Meryl Etman" w:date="2021-05-20T16:11:00Z">
            <w:r w:rsidR="0053698D">
              <w:rPr>
                <w:rFonts w:ascii="Times New Roman" w:eastAsia="Times New Roman" w:hAnsi="Times New Roman" w:cs="David"/>
                <w:color w:val="008000"/>
                <w:sz w:val="24"/>
                <w:szCs w:val="24"/>
                <w:rtl/>
                <w:lang w:eastAsia="he-IL"/>
              </w:rPr>
              <w:t>אמאב תחבורה ותנועה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20" w:author="Meryl Etman" w:date="2021-05-20T16:09:00Z">
            <w:r w:rsidR="0053698D">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21" w:author="Meryl Etman" w:date="2021-05-20T16:10:00Z">
            <w:r w:rsidR="0053698D">
              <w:rPr>
                <w:rFonts w:ascii="Times New Roman" w:eastAsia="Times New Roman" w:hAnsi="Times New Roman" w:cs="David" w:hint="cs"/>
                <w:color w:val="008000"/>
                <w:sz w:val="24"/>
                <w:szCs w:val="24"/>
                <w:rtl/>
              </w:rPr>
              <w:t>תכנון תנועה וחניה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75174E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FE2E71"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484FD5"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2B93B7"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CEBE8E"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7116CA"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6842EFC"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0B26BB"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D99BB6"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D3795C4" w14:textId="0501E88B" w:rsidR="00C936C9" w:rsidRPr="00B27B4C" w:rsidRDefault="00C06658"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2" w:author="Meryl Etman" w:date="2021-05-20T16:11:00Z">
            <w:r w:rsidR="0053698D">
              <w:rPr>
                <w:rFonts w:ascii="Times New Roman" w:eastAsia="Times New Roman" w:hAnsi="Times New Roman" w:cs="David"/>
                <w:color w:val="00B0F0"/>
                <w:sz w:val="20"/>
                <w:szCs w:val="24"/>
                <w:u w:val="single"/>
                <w:rtl/>
                <w:lang w:eastAsia="he-IL"/>
              </w:rPr>
              <w:t>אמאב תחבורה ותנועה בע"מ</w:t>
            </w:r>
          </w:ins>
        </w:sdtContent>
      </w:sdt>
    </w:p>
    <w:p w14:paraId="58797BC2"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78DAF8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194612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5460FAF3"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78822EE"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CB0D875"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76CCBBC" w14:textId="7846D876"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23" w:author="Meryl Etman" w:date="2021-05-20T16:10:00Z">
            <w:r w:rsidR="0053698D">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53698D">
              <w:rPr>
                <w:rFonts w:ascii="Times New Roman" w:eastAsia="Times New Roman" w:hAnsi="Times New Roman" w:cs="David" w:hint="cs"/>
                <w:color w:val="008000"/>
                <w:sz w:val="24"/>
                <w:szCs w:val="24"/>
                <w:rtl/>
                <w:lang w:eastAsia="he-IL"/>
              </w:rPr>
              <w:br/>
              <w:t>יוני נתניהו 1 ג' אור יהודה</w:t>
            </w:r>
            <w:r w:rsidR="0053698D">
              <w:rPr>
                <w:rFonts w:ascii="Times New Roman" w:eastAsia="Times New Roman" w:hAnsi="Times New Roman" w:cs="David" w:hint="cs"/>
                <w:color w:val="008000"/>
                <w:sz w:val="24"/>
                <w:szCs w:val="24"/>
                <w:rtl/>
                <w:lang w:eastAsia="he-IL"/>
              </w:rPr>
              <w:br/>
              <w:t>558075404</w:t>
            </w:r>
            <w:r w:rsidR="0053698D">
              <w:rPr>
                <w:rFonts w:ascii="Times New Roman" w:eastAsia="Times New Roman" w:hAnsi="Times New Roman" w:cs="David" w:hint="cs"/>
                <w:color w:val="008000"/>
                <w:sz w:val="24"/>
                <w:szCs w:val="24"/>
                <w:rtl/>
                <w:lang w:eastAsia="he-IL"/>
              </w:rPr>
              <w:br/>
            </w:r>
          </w:ins>
        </w:sdtContent>
      </w:sdt>
    </w:p>
    <w:p w14:paraId="43D0ACD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844B4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94927C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87EB97" w14:textId="0334B6EC"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24" w:author="Meryl Etman" w:date="2021-05-20T16:09:00Z">
            <w:r w:rsidR="0053698D">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8T00:00:00Z">
            <w:dateFormat w:val="dd/MM/yyyy"/>
            <w:lid w:val="he-IL"/>
            <w:storeMappedDataAs w:val="dateTime"/>
            <w:calendar w:val="gregorian"/>
          </w:date>
        </w:sdtPr>
        <w:sdtEndPr>
          <w:rPr>
            <w:rFonts w:hint="cs"/>
          </w:rPr>
        </w:sdtEndPr>
        <w:sdtContent>
          <w:ins w:id="225" w:author="Meryl Etman" w:date="2021-12-28T16:05:00Z">
            <w:r w:rsidR="00C06658">
              <w:rPr>
                <w:rFonts w:ascii="Times New Roman" w:eastAsia="Times New Roman" w:hAnsi="Times New Roman" w:cs="David" w:hint="cs"/>
                <w:color w:val="008000"/>
                <w:sz w:val="24"/>
                <w:szCs w:val="24"/>
                <w:rtl/>
                <w:lang w:eastAsia="he-IL"/>
              </w:rPr>
              <w:t>‏28/12/2021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765C1B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5C57CB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4E869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8F4B3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B4470F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AD94B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D2FB93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E0CFB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D8C7DE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C8225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DA991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E2F921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03956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E877A98"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E76DB75"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0CDE0DC"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5382B19"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6DA0305" w14:textId="4C012B04"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6" w:author="Meryl Etman" w:date="2021-05-20T16:11:00Z">
            <w:r w:rsidR="0053698D">
              <w:rPr>
                <w:rFonts w:ascii="Times New Roman" w:eastAsia="Times New Roman" w:hAnsi="Times New Roman" w:cs="David"/>
                <w:color w:val="00B0F0"/>
                <w:sz w:val="20"/>
                <w:szCs w:val="24"/>
                <w:u w:val="single"/>
                <w:rtl/>
                <w:lang w:eastAsia="he-IL"/>
              </w:rPr>
              <w:t>אמאב תחבורה ותנועה בע"מ</w:t>
            </w:r>
          </w:ins>
        </w:sdtContent>
      </w:sdt>
    </w:p>
    <w:p w14:paraId="04B2C5B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57AA5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2F840F"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0E9F7D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AD6868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2F4513F"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1DDB40F"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1515295"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7D9DB46"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BBDC84C"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AB9F5F8" w14:textId="146E2D1E" w:rsidR="00C936C9" w:rsidRPr="00B27B4C" w:rsidDel="00E01C3A" w:rsidRDefault="00C936C9" w:rsidP="00C936C9">
      <w:pPr>
        <w:spacing w:before="0" w:beforeAutospacing="0" w:after="0" w:afterAutospacing="0" w:line="240" w:lineRule="auto"/>
        <w:rPr>
          <w:del w:id="227" w:author="Meryl Etman" w:date="2021-05-20T16:32:00Z"/>
          <w:rFonts w:ascii="Times New Roman" w:eastAsia="Times New Roman" w:hAnsi="Times New Roman" w:cs="David"/>
          <w:sz w:val="20"/>
          <w:szCs w:val="24"/>
          <w:rtl/>
        </w:rPr>
      </w:pPr>
    </w:p>
    <w:p w14:paraId="7B1E11F8" w14:textId="530E8446" w:rsidR="00C936C9" w:rsidRPr="00B27B4C" w:rsidDel="00E01C3A" w:rsidRDefault="00C936C9" w:rsidP="00C936C9">
      <w:pPr>
        <w:spacing w:before="0" w:beforeAutospacing="0" w:after="0" w:afterAutospacing="0" w:line="240" w:lineRule="auto"/>
        <w:rPr>
          <w:del w:id="228" w:author="Meryl Etman" w:date="2021-05-20T16:32:00Z"/>
          <w:rFonts w:ascii="Times New Roman" w:eastAsia="Times New Roman" w:hAnsi="Times New Roman" w:cs="David"/>
          <w:sz w:val="20"/>
          <w:szCs w:val="24"/>
          <w:rtl/>
        </w:rPr>
      </w:pPr>
    </w:p>
    <w:p w14:paraId="4BA43FFE" w14:textId="04B7A629" w:rsidR="00C936C9" w:rsidRPr="00B27B4C" w:rsidDel="00E01C3A" w:rsidRDefault="00C936C9" w:rsidP="00C936C9">
      <w:pPr>
        <w:widowControl w:val="0"/>
        <w:bidi w:val="0"/>
        <w:spacing w:before="0" w:beforeAutospacing="0" w:after="0" w:afterAutospacing="0" w:line="240" w:lineRule="auto"/>
        <w:jc w:val="right"/>
        <w:rPr>
          <w:del w:id="229" w:author="Meryl Etman" w:date="2021-05-20T16:32:00Z"/>
          <w:rFonts w:ascii="Times New Roman" w:eastAsia="Times New Roman" w:hAnsi="Times New Roman" w:cs="David"/>
          <w:sz w:val="20"/>
          <w:szCs w:val="20"/>
          <w:rtl/>
          <w:lang w:eastAsia="he-IL"/>
        </w:rPr>
      </w:pPr>
    </w:p>
    <w:p w14:paraId="7737D880" w14:textId="3EA2C04A" w:rsidR="00C936C9" w:rsidRPr="00134C85" w:rsidDel="00E01C3A" w:rsidRDefault="00C936C9" w:rsidP="00C936C9">
      <w:pPr>
        <w:rPr>
          <w:del w:id="230" w:author="Meryl Etman" w:date="2021-05-20T16:32:00Z"/>
          <w:rFonts w:ascii="David" w:hAnsi="David" w:cs="David"/>
        </w:rPr>
      </w:pPr>
    </w:p>
    <w:p w14:paraId="34798F8D" w14:textId="77777777" w:rsidR="001A69D5" w:rsidRPr="00C936C9" w:rsidRDefault="001A69D5">
      <w:pPr>
        <w:keepNext/>
        <w:widowControl w:val="0"/>
        <w:spacing w:before="0" w:beforeAutospacing="0" w:after="0" w:afterAutospacing="0" w:line="240" w:lineRule="auto"/>
        <w:outlineLvl w:val="7"/>
        <w:rPr>
          <w:rtl/>
        </w:rPr>
        <w:pPrChange w:id="231" w:author="Meryl Etman" w:date="2021-05-20T16:32:00Z">
          <w:pPr>
            <w:keepNext/>
            <w:widowControl w:val="0"/>
            <w:spacing w:before="0" w:beforeAutospacing="0" w:after="0" w:afterAutospacing="0" w:line="240" w:lineRule="auto"/>
            <w:jc w:val="center"/>
            <w:outlineLvl w:val="7"/>
          </w:pPr>
        </w:pPrChange>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AEFF1" w14:textId="77777777" w:rsidR="00FE451D" w:rsidRDefault="00FE451D" w:rsidP="00AF234B">
      <w:pPr>
        <w:spacing w:before="0" w:after="0" w:line="240" w:lineRule="auto"/>
      </w:pPr>
      <w:r>
        <w:separator/>
      </w:r>
    </w:p>
  </w:endnote>
  <w:endnote w:type="continuationSeparator" w:id="0">
    <w:p w14:paraId="7F4208C2" w14:textId="77777777" w:rsidR="00FE451D" w:rsidRDefault="00FE451D" w:rsidP="00AF234B">
      <w:pPr>
        <w:spacing w:before="0" w:after="0" w:line="240" w:lineRule="auto"/>
      </w:pPr>
      <w:r>
        <w:continuationSeparator/>
      </w:r>
    </w:p>
  </w:endnote>
  <w:endnote w:type="continuationNotice" w:id="1">
    <w:p w14:paraId="580FF73C" w14:textId="77777777" w:rsidR="00FE451D" w:rsidRDefault="00FE451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5"/>
      <w:gridCol w:w="2810"/>
      <w:gridCol w:w="232"/>
      <w:gridCol w:w="1038"/>
      <w:gridCol w:w="1811"/>
    </w:tblGrid>
    <w:tr w:rsidR="00FE451D" w:rsidRPr="00F9528C" w14:paraId="0D85BFD8" w14:textId="77777777" w:rsidTr="00D70F3A">
      <w:tc>
        <w:tcPr>
          <w:tcW w:w="753" w:type="dxa"/>
        </w:tcPr>
        <w:p w14:paraId="270B4AFF"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748EC7A" w14:textId="11FE27D9" w:rsidR="00FE451D" w:rsidRPr="00F9528C" w:rsidRDefault="00FE451D" w:rsidP="00D70F3A">
              <w:pPr>
                <w:tabs>
                  <w:tab w:val="center" w:pos="4153"/>
                  <w:tab w:val="right" w:pos="8306"/>
                </w:tabs>
                <w:spacing w:before="0" w:after="0" w:line="240" w:lineRule="auto"/>
                <w:rPr>
                  <w:rFonts w:ascii="David" w:hAnsi="David"/>
                  <w:color w:val="00B0F0"/>
                  <w:sz w:val="20"/>
                  <w:szCs w:val="20"/>
                  <w:rtl/>
                </w:rPr>
              </w:pPr>
              <w:ins w:id="232" w:author="Meryl Etman" w:date="2021-05-20T16:09:00Z">
                <w:r>
                  <w:rPr>
                    <w:rFonts w:ascii="David" w:hAnsi="David"/>
                    <w:color w:val="00B0F0"/>
                    <w:sz w:val="20"/>
                    <w:szCs w:val="20"/>
                    <w:rtl/>
                  </w:rPr>
                  <w:t>סביוני נצר סירני - בניין 31</w:t>
                </w:r>
              </w:ins>
            </w:p>
          </w:tc>
        </w:sdtContent>
      </w:sdt>
      <w:tc>
        <w:tcPr>
          <w:tcW w:w="2232" w:type="dxa"/>
        </w:tcPr>
        <w:p w14:paraId="43A50E57"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2E23E990" w14:textId="77777777" w:rsidR="00FE451D" w:rsidRPr="00F9528C" w:rsidRDefault="00FE451D" w:rsidP="00D70F3A">
          <w:pPr>
            <w:tabs>
              <w:tab w:val="center" w:pos="4153"/>
              <w:tab w:val="right" w:pos="8306"/>
            </w:tabs>
            <w:spacing w:before="0" w:after="0" w:line="240" w:lineRule="auto"/>
            <w:rPr>
              <w:rFonts w:ascii="David" w:hAnsi="David"/>
              <w:sz w:val="16"/>
              <w:szCs w:val="16"/>
              <w:rtl/>
            </w:rPr>
          </w:pPr>
        </w:p>
      </w:tc>
      <w:tc>
        <w:tcPr>
          <w:tcW w:w="1129" w:type="dxa"/>
        </w:tcPr>
        <w:p w14:paraId="32C3F781"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2FAE090" w14:textId="71CD4892" w:rsidR="00FE451D" w:rsidRPr="00F9528C" w:rsidRDefault="00FE451D" w:rsidP="00D70F3A">
              <w:pPr>
                <w:tabs>
                  <w:tab w:val="center" w:pos="4153"/>
                  <w:tab w:val="right" w:pos="8306"/>
                </w:tabs>
                <w:spacing w:before="0" w:after="0" w:line="240" w:lineRule="auto"/>
                <w:rPr>
                  <w:rFonts w:ascii="David" w:hAnsi="David"/>
                  <w:sz w:val="20"/>
                  <w:szCs w:val="20"/>
                  <w:rtl/>
                </w:rPr>
              </w:pPr>
              <w:del w:id="233" w:author="Meryl Etman" w:date="2021-06-21T11:00:00Z">
                <w:r w:rsidDel="00E5083C">
                  <w:rPr>
                    <w:rFonts w:ascii="David" w:hAnsi="David" w:hint="cs"/>
                    <w:sz w:val="20"/>
                    <w:szCs w:val="20"/>
                  </w:rPr>
                  <w:delText>CONT-5-663</w:delText>
                </w:r>
              </w:del>
              <w:ins w:id="234" w:author="Meryl Etman" w:date="2021-06-21T11:00:00Z">
                <w:r>
                  <w:rPr>
                    <w:rFonts w:ascii="David" w:hAnsi="David" w:hint="cs"/>
                    <w:sz w:val="20"/>
                    <w:szCs w:val="20"/>
                  </w:rPr>
                  <w:t>CO</w:t>
                </w:r>
                <w:r>
                  <w:rPr>
                    <w:rFonts w:ascii="David" w:hAnsi="David" w:hint="cs"/>
                    <w:sz w:val="20"/>
                    <w:szCs w:val="20"/>
                    <w:rtl/>
                  </w:rPr>
                  <w:t>NT-10-2054</w:t>
                </w:r>
              </w:ins>
            </w:p>
          </w:tc>
        </w:sdtContent>
      </w:sdt>
    </w:tr>
    <w:tr w:rsidR="00FE451D" w:rsidRPr="00F9528C" w14:paraId="740C75A8" w14:textId="77777777" w:rsidTr="00D70F3A">
      <w:tc>
        <w:tcPr>
          <w:tcW w:w="753" w:type="dxa"/>
        </w:tcPr>
        <w:p w14:paraId="5F1D788A"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8A63362" w14:textId="2A729148" w:rsidR="00FE451D" w:rsidRPr="00F9528C" w:rsidRDefault="00FE451D" w:rsidP="00D70F3A">
              <w:pPr>
                <w:tabs>
                  <w:tab w:val="center" w:pos="4153"/>
                  <w:tab w:val="right" w:pos="8306"/>
                </w:tabs>
                <w:spacing w:before="0" w:after="0" w:line="240" w:lineRule="auto"/>
                <w:rPr>
                  <w:rFonts w:ascii="David" w:hAnsi="David"/>
                  <w:color w:val="00B0F0"/>
                  <w:sz w:val="20"/>
                  <w:szCs w:val="20"/>
                  <w:rtl/>
                </w:rPr>
              </w:pPr>
              <w:ins w:id="235" w:author="Meryl Etman" w:date="2021-05-20T16:11:00Z">
                <w:r>
                  <w:rPr>
                    <w:rFonts w:ascii="David" w:hAnsi="David"/>
                    <w:color w:val="00B0F0"/>
                    <w:sz w:val="20"/>
                    <w:szCs w:val="20"/>
                    <w:rtl/>
                  </w:rPr>
                  <w:t>אמאב תחבורה ותנועה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E451D" w:rsidRPr="00F9528C" w14:paraId="26D687FB" w14:textId="77777777" w:rsidTr="00D70F3A">
            <w:trPr>
              <w:trHeight w:val="201"/>
            </w:trPr>
            <w:tc>
              <w:tcPr>
                <w:tcW w:w="926" w:type="dxa"/>
              </w:tcPr>
              <w:p w14:paraId="6B0DE3A2"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EE29E10" w14:textId="24053FE4" w:rsidR="00FE451D" w:rsidRPr="00F9528C" w:rsidRDefault="00C06658" w:rsidP="00D70F3A">
                    <w:pPr>
                      <w:tabs>
                        <w:tab w:val="center" w:pos="4153"/>
                        <w:tab w:val="right" w:pos="8306"/>
                      </w:tabs>
                      <w:spacing w:before="0" w:after="0" w:line="240" w:lineRule="auto"/>
                      <w:ind w:left="1" w:hanging="1"/>
                      <w:rPr>
                        <w:rFonts w:ascii="David" w:hAnsi="David"/>
                        <w:color w:val="00B0F0"/>
                        <w:sz w:val="20"/>
                        <w:szCs w:val="20"/>
                        <w:rtl/>
                      </w:rPr>
                    </w:pPr>
                    <w:ins w:id="236" w:author="Meryl Etman" w:date="2021-12-28T16:05:00Z">
                      <w:r>
                        <w:rPr>
                          <w:rFonts w:ascii="David" w:hAnsi="David"/>
                          <w:color w:val="00B0F0"/>
                          <w:sz w:val="20"/>
                          <w:szCs w:val="20"/>
                          <w:rtl/>
                        </w:rPr>
                        <w:t>0.12</w:t>
                      </w:r>
                    </w:ins>
                  </w:p>
                </w:tc>
              </w:sdtContent>
            </w:sdt>
          </w:tr>
        </w:tbl>
        <w:p w14:paraId="0F2B7C8E"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c>
        <w:tcPr>
          <w:tcW w:w="236" w:type="dxa"/>
        </w:tcPr>
        <w:p w14:paraId="12561B4C"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c>
        <w:tcPr>
          <w:tcW w:w="1129" w:type="dxa"/>
        </w:tcPr>
        <w:p w14:paraId="0C61DF92"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1CA96EB" w14:textId="0B638A3F" w:rsidR="00FE451D" w:rsidRPr="00F9528C" w:rsidRDefault="00C06658"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37" w:author="Meryl Etman" w:date="2021-07-11T14:01:00Z">
                <w:r w:rsidR="00FE451D">
                  <w:rPr>
                    <w:rFonts w:ascii="David" w:hAnsi="David"/>
                    <w:sz w:val="20"/>
                    <w:szCs w:val="20"/>
                    <w:rtl/>
                  </w:rPr>
                  <w:t>3;#</w:t>
                </w:r>
                <w:r w:rsidR="00FE451D">
                  <w:rPr>
                    <w:rFonts w:ascii="David" w:hAnsi="David"/>
                    <w:sz w:val="20"/>
                    <w:szCs w:val="20"/>
                  </w:rPr>
                  <w:t>Draft</w:t>
                </w:r>
              </w:ins>
            </w:sdtContent>
          </w:sdt>
        </w:p>
      </w:tc>
    </w:tr>
    <w:tr w:rsidR="00FE451D" w:rsidRPr="00F9528C" w14:paraId="4CAE82F7" w14:textId="77777777" w:rsidTr="00D70F3A">
      <w:trPr>
        <w:trHeight w:val="80"/>
      </w:trPr>
      <w:tc>
        <w:tcPr>
          <w:tcW w:w="753" w:type="dxa"/>
        </w:tcPr>
        <w:p w14:paraId="1D0AA864"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c>
        <w:tcPr>
          <w:tcW w:w="1883" w:type="dxa"/>
        </w:tcPr>
        <w:p w14:paraId="3CEACFA2" w14:textId="77777777" w:rsidR="00FE451D" w:rsidRPr="00F9528C" w:rsidRDefault="00FE451D"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172C4263"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c>
        <w:tcPr>
          <w:tcW w:w="236" w:type="dxa"/>
        </w:tcPr>
        <w:p w14:paraId="17FB7CDA"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c>
        <w:tcPr>
          <w:tcW w:w="1129" w:type="dxa"/>
        </w:tcPr>
        <w:p w14:paraId="25F1631B"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c>
        <w:tcPr>
          <w:tcW w:w="2073" w:type="dxa"/>
        </w:tcPr>
        <w:p w14:paraId="3873C738" w14:textId="77777777" w:rsidR="00FE451D" w:rsidRPr="00F9528C" w:rsidRDefault="00FE451D" w:rsidP="00D70F3A">
          <w:pPr>
            <w:tabs>
              <w:tab w:val="center" w:pos="4153"/>
              <w:tab w:val="right" w:pos="8306"/>
            </w:tabs>
            <w:spacing w:before="0" w:after="0" w:line="240" w:lineRule="auto"/>
            <w:rPr>
              <w:rFonts w:ascii="David" w:hAnsi="David"/>
              <w:sz w:val="20"/>
              <w:szCs w:val="20"/>
              <w:rtl/>
            </w:rPr>
          </w:pPr>
        </w:p>
      </w:tc>
    </w:tr>
  </w:tbl>
  <w:p w14:paraId="5DE30C7B" w14:textId="77777777" w:rsidR="00FE451D" w:rsidRPr="00011AD4" w:rsidRDefault="00FE451D"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AC7F0A" w14:textId="77777777" w:rsidR="00FE451D" w:rsidRDefault="00FE451D" w:rsidP="00AF234B">
      <w:pPr>
        <w:spacing w:before="0" w:after="0" w:line="240" w:lineRule="auto"/>
      </w:pPr>
      <w:r>
        <w:separator/>
      </w:r>
    </w:p>
  </w:footnote>
  <w:footnote w:type="continuationSeparator" w:id="0">
    <w:p w14:paraId="2F6B25E9" w14:textId="77777777" w:rsidR="00FE451D" w:rsidRDefault="00FE451D" w:rsidP="00AF234B">
      <w:pPr>
        <w:spacing w:before="0" w:after="0" w:line="240" w:lineRule="auto"/>
      </w:pPr>
      <w:r>
        <w:continuationSeparator/>
      </w:r>
    </w:p>
  </w:footnote>
  <w:footnote w:type="continuationNotice" w:id="1">
    <w:p w14:paraId="03812208" w14:textId="77777777" w:rsidR="00FE451D" w:rsidRDefault="00FE451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774E24A" w14:textId="572F5341" w:rsidR="00FE451D" w:rsidRDefault="00FE451D" w:rsidP="00CF334C">
        <w:pPr>
          <w:pStyle w:val="Header"/>
          <w:jc w:val="center"/>
        </w:pPr>
        <w:r>
          <w:fldChar w:fldCharType="begin"/>
        </w:r>
        <w:r>
          <w:instrText xml:space="preserve"> PAGE   \* MERGEFORMAT </w:instrText>
        </w:r>
        <w:r>
          <w:fldChar w:fldCharType="separate"/>
        </w:r>
        <w:r w:rsidR="00C06658">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מרול אטמן">
    <w15:presenceInfo w15:providerId="None" w15:userId="מרול אטמ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174A8"/>
    <w:rsid w:val="0006071E"/>
    <w:rsid w:val="00071F07"/>
    <w:rsid w:val="00134C85"/>
    <w:rsid w:val="001A0C3C"/>
    <w:rsid w:val="001A52D9"/>
    <w:rsid w:val="001A69D5"/>
    <w:rsid w:val="00214ACF"/>
    <w:rsid w:val="002436F3"/>
    <w:rsid w:val="00251494"/>
    <w:rsid w:val="00264D14"/>
    <w:rsid w:val="00272745"/>
    <w:rsid w:val="00295B2E"/>
    <w:rsid w:val="002B2234"/>
    <w:rsid w:val="003643C7"/>
    <w:rsid w:val="00453768"/>
    <w:rsid w:val="004A25D2"/>
    <w:rsid w:val="004C0E17"/>
    <w:rsid w:val="0053698D"/>
    <w:rsid w:val="00552E11"/>
    <w:rsid w:val="005B6AFF"/>
    <w:rsid w:val="005D6E29"/>
    <w:rsid w:val="00607930"/>
    <w:rsid w:val="00650D2D"/>
    <w:rsid w:val="00666119"/>
    <w:rsid w:val="006D145E"/>
    <w:rsid w:val="0072103C"/>
    <w:rsid w:val="00726364"/>
    <w:rsid w:val="008B5A6E"/>
    <w:rsid w:val="008C64C6"/>
    <w:rsid w:val="00942177"/>
    <w:rsid w:val="0099270A"/>
    <w:rsid w:val="009B66EF"/>
    <w:rsid w:val="00A27212"/>
    <w:rsid w:val="00A42271"/>
    <w:rsid w:val="00A53FE0"/>
    <w:rsid w:val="00AF234B"/>
    <w:rsid w:val="00B26844"/>
    <w:rsid w:val="00B55BD9"/>
    <w:rsid w:val="00BB3647"/>
    <w:rsid w:val="00BB76D2"/>
    <w:rsid w:val="00BD72C4"/>
    <w:rsid w:val="00BE17B4"/>
    <w:rsid w:val="00BF0AA7"/>
    <w:rsid w:val="00BF524C"/>
    <w:rsid w:val="00C06658"/>
    <w:rsid w:val="00C13D3D"/>
    <w:rsid w:val="00C936C9"/>
    <w:rsid w:val="00CA3E05"/>
    <w:rsid w:val="00CF334C"/>
    <w:rsid w:val="00CF5247"/>
    <w:rsid w:val="00D70F3A"/>
    <w:rsid w:val="00DF10ED"/>
    <w:rsid w:val="00E01C3A"/>
    <w:rsid w:val="00E35315"/>
    <w:rsid w:val="00E5083C"/>
    <w:rsid w:val="00E679C7"/>
    <w:rsid w:val="00E870A8"/>
    <w:rsid w:val="00EC37B6"/>
    <w:rsid w:val="00F50AAD"/>
    <w:rsid w:val="00FC56D5"/>
    <w:rsid w:val="00FE451D"/>
    <w:rsid w:val="00FE4D87"/>
    <w:rsid w:val="00FF08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B79C84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1F26F2"/>
    <w:rsid w:val="0032380B"/>
    <w:rsid w:val="003D3172"/>
    <w:rsid w:val="00446D7B"/>
    <w:rsid w:val="005020E8"/>
    <w:rsid w:val="005A63DF"/>
    <w:rsid w:val="006865A5"/>
    <w:rsid w:val="00741CBC"/>
    <w:rsid w:val="00874A5F"/>
    <w:rsid w:val="00F3656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42880-CF57-421A-B66B-FBE0C9EB316A}">
  <ds:schemaRefs>
    <ds:schemaRef ds:uri="http://schemas.microsoft.com/office/2006/metadata/customXsn"/>
  </ds:schemaRefs>
</ds:datastoreItem>
</file>

<file path=customXml/itemProps2.xml><?xml version="1.0" encoding="utf-8"?>
<ds:datastoreItem xmlns:ds="http://schemas.openxmlformats.org/officeDocument/2006/customXml" ds:itemID="{57BAE9CD-31C7-4DBC-8608-6AAC568FB982}"/>
</file>

<file path=customXml/itemProps3.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documentManagement/types"/>
    <ds:schemaRef ds:uri="http://schemas.microsoft.com/sharepoint/v3"/>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6589E3F4-8B48-4C68-89C6-CA31D55B4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36</Pages>
  <Words>10686</Words>
  <Characters>53431</Characters>
  <Application>Microsoft Office Word</Application>
  <DocSecurity>0</DocSecurity>
  <Lines>445</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19</cp:revision>
  <cp:lastPrinted>2021-07-14T08:51:00Z</cp:lastPrinted>
  <dcterms:created xsi:type="dcterms:W3CDTF">2021-05-20T12:20:00Z</dcterms:created>
  <dcterms:modified xsi:type="dcterms:W3CDTF">2021-12-28T14:05:00Z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811e2a89-4b44-4006-bece-091d25ef8042</vt:lpwstr>
  </property>
</Properties>
</file>