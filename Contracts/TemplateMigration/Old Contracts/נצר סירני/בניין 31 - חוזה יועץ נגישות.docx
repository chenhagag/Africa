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E8BD16" w14:textId="466F1FC7" w:rsidR="009C6F6C" w:rsidRPr="009C6F6C" w:rsidRDefault="00824A64" w:rsidP="009C6F6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bookmarkStart w:id="0" w:name="_GoBack"/>
      <w:bookmarkEnd w:id="0"/>
      <w:ins w:id="1" w:author="Meryl Etman" w:date="2021-05-30T14:46:00Z">
        <w:r>
          <w:rPr>
            <w:rFonts w:ascii="Times New Roman" w:eastAsia="Times New Roman" w:hAnsi="Times New Roman" w:cs="David" w:hint="cs"/>
            <w:bCs/>
            <w:i/>
            <w:iCs/>
            <w:noProof/>
            <w:sz w:val="32"/>
            <w:szCs w:val="32"/>
            <w:u w:val="single"/>
            <w:rtl/>
          </w:rPr>
          <w:t xml:space="preserve"> </w:t>
        </w:r>
      </w:ins>
    </w:p>
    <w:p w14:paraId="6DAAAC5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7A34E8A"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9C6F6C">
        <w:rPr>
          <w:rFonts w:ascii="Times New Roman" w:eastAsia="Times New Roman" w:hAnsi="Times New Roman" w:cs="David"/>
          <w:bCs/>
          <w:i/>
          <w:iCs/>
          <w:noProof/>
          <w:sz w:val="32"/>
          <w:szCs w:val="32"/>
        </w:rPr>
        <w:drawing>
          <wp:inline distT="0" distB="0" distL="0" distR="0" wp14:anchorId="4CF320E0" wp14:editId="264107C5">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5F08ED8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748E503A"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2A8B3A4" w14:textId="77777777" w:rsidR="00FC5090" w:rsidRDefault="00FC5090"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D0043B6" w14:textId="77777777" w:rsidR="00FC5090" w:rsidRDefault="00FC5090"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32929B"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9C6F6C">
        <w:rPr>
          <w:rFonts w:ascii="Times New Roman" w:eastAsia="Times New Roman" w:hAnsi="Times New Roman" w:cs="David" w:hint="cs"/>
          <w:bCs/>
          <w:sz w:val="32"/>
          <w:szCs w:val="32"/>
          <w:u w:val="single"/>
          <w:rtl/>
          <w:lang w:eastAsia="he-IL"/>
        </w:rPr>
        <w:t>חוזה יועץ נגישות</w:t>
      </w:r>
    </w:p>
    <w:p w14:paraId="352F16F5"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9075E4"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079135"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5A6EE1"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C5C724C"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color w:val="00B0F0"/>
          <w:sz w:val="24"/>
          <w:szCs w:val="24"/>
          <w:u w:val="single"/>
          <w:rtl/>
          <w:lang w:eastAsia="he-IL"/>
        </w:rPr>
        <w:alias w:val="שם הפרויקט"/>
        <w:tag w:val="cntProjectName"/>
        <w:id w:val="-191536093"/>
        <w:placeholder>
          <w:docPart w:val="9970B091003747E4836FA045B6EFF7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3199AF2B" w14:textId="16977B34" w:rsidR="00FC5090" w:rsidRPr="008E610C" w:rsidRDefault="00824A64"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ins w:id="2" w:author="Meryl Etman" w:date="2021-05-30T14:45:00Z">
            <w:r>
              <w:rPr>
                <w:rFonts w:ascii="Times New Roman" w:eastAsia="Times New Roman" w:hAnsi="Times New Roman" w:cs="David"/>
                <w:bCs/>
                <w:color w:val="00B0F0"/>
                <w:sz w:val="24"/>
                <w:szCs w:val="24"/>
                <w:u w:val="single"/>
                <w:rtl/>
                <w:lang w:eastAsia="he-IL"/>
              </w:rPr>
              <w:t>סביוני נצר סירני - בניין 31</w:t>
            </w:r>
          </w:ins>
        </w:p>
      </w:sdtContent>
    </w:sdt>
    <w:p w14:paraId="6FE1CB47"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444047A6"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710971A9"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אתר"/>
        <w:tag w:val="cntSite"/>
        <w:id w:val="-1700381503"/>
        <w:placeholder>
          <w:docPart w:val="0E08446C9890437AB5380797D9AAD79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125A4FBE" w14:textId="5F38F9B0" w:rsidR="00FC5090" w:rsidRPr="008E610C" w:rsidRDefault="00824A64"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ins w:id="3" w:author="Meryl Etman" w:date="2021-05-30T14:45:00Z">
            <w:r>
              <w:rPr>
                <w:rFonts w:ascii="Times New Roman" w:eastAsia="Times New Roman" w:hAnsi="Times New Roman" w:cs="David"/>
                <w:bCs/>
                <w:color w:val="00B0F0"/>
                <w:sz w:val="24"/>
                <w:szCs w:val="24"/>
                <w:u w:val="single"/>
                <w:rtl/>
                <w:lang w:eastAsia="he-IL"/>
              </w:rPr>
              <w:t>סביוני נצר סירני</w:t>
            </w:r>
          </w:ins>
        </w:p>
      </w:sdtContent>
    </w:sdt>
    <w:p w14:paraId="2DB1DC81"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1B65085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FDFCC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D610F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569F7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2F6A3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A0BD59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0CFDF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4786C0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D4832A"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5B8A51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A26476"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BF4B51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5D341D8"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91A7D4"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2E037D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ECC4744"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DD6F31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379437"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3DCEE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B386F35"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F0F099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EEEB3D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758FA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15BA8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7A1053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750D4D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02CE45"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DAFF87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9C6F6C">
        <w:rPr>
          <w:rFonts w:ascii="Times New Roman" w:eastAsia="Times New Roman" w:hAnsi="Times New Roman" w:cs="David" w:hint="cs"/>
          <w:bCs/>
          <w:sz w:val="32"/>
          <w:szCs w:val="32"/>
          <w:u w:val="single"/>
          <w:rtl/>
          <w:lang w:eastAsia="he-IL"/>
        </w:rPr>
        <w:t>חוזה</w:t>
      </w:r>
      <w:r w:rsidR="00AF1BE1">
        <w:rPr>
          <w:rFonts w:ascii="Times New Roman" w:eastAsia="Times New Roman" w:hAnsi="Times New Roman" w:cs="David" w:hint="cs"/>
          <w:bCs/>
          <w:sz w:val="32"/>
          <w:szCs w:val="32"/>
          <w:u w:val="single"/>
          <w:rtl/>
          <w:lang w:eastAsia="he-IL"/>
        </w:rPr>
        <w:t xml:space="preserve"> יועץ </w:t>
      </w:r>
      <w:r w:rsidR="00FC5090" w:rsidRPr="00FC5090">
        <w:rPr>
          <w:rFonts w:ascii="Times New Roman" w:eastAsia="Times New Roman" w:hAnsi="Times New Roman" w:cs="David" w:hint="cs"/>
          <w:bCs/>
          <w:sz w:val="32"/>
          <w:szCs w:val="32"/>
          <w:u w:val="single"/>
          <w:rtl/>
          <w:lang w:eastAsia="he-IL"/>
        </w:rPr>
        <w:t>נגישות</w:t>
      </w:r>
    </w:p>
    <w:p w14:paraId="42DAFCEA"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6256C21" w14:textId="124D226B" w:rsidR="009C6F6C" w:rsidRPr="009C6F6C" w:rsidRDefault="009C6F6C" w:rsidP="00FC5090">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9C6F6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7748D2B8613945338A3A545675197DE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8-15T00:00:00Z">
            <w:dateFormat w:val="dd/MM/yyyy"/>
            <w:lid w:val="he-IL"/>
            <w:storeMappedDataAs w:val="dateTime"/>
            <w:calendar w:val="gregorian"/>
          </w:date>
        </w:sdtPr>
        <w:sdtEndPr/>
        <w:sdtContent>
          <w:ins w:id="4" w:author="Meryl Etman" w:date="2021-08-15T18:39:00Z">
            <w:r w:rsidR="00844F6B">
              <w:rPr>
                <w:rFonts w:ascii="Times New Roman" w:eastAsia="Times New Roman" w:hAnsi="Times New Roman" w:cs="David" w:hint="cs"/>
                <w:color w:val="800080"/>
                <w:sz w:val="24"/>
                <w:szCs w:val="24"/>
                <w:rtl/>
                <w:lang w:eastAsia="he-IL"/>
              </w:rPr>
              <w:t>‏15/08/2021</w:t>
            </w:r>
          </w:ins>
        </w:sdtContent>
      </w:sdt>
    </w:p>
    <w:p w14:paraId="44B226FF"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Times New Roman"/>
          <w:sz w:val="20"/>
          <w:szCs w:val="20"/>
          <w:rtl/>
        </w:rPr>
      </w:pPr>
    </w:p>
    <w:p w14:paraId="018EEBE4"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62FC48D7"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3835719" w14:textId="77777777" w:rsidR="009C6F6C" w:rsidRPr="009C6F6C" w:rsidRDefault="009C6F6C" w:rsidP="009C6F6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hint="cs"/>
          <w:bCs/>
          <w:sz w:val="20"/>
          <w:szCs w:val="24"/>
          <w:rtl/>
          <w:lang w:eastAsia="he-IL"/>
        </w:rPr>
        <w:t>ב י ן</w:t>
      </w:r>
    </w:p>
    <w:p w14:paraId="60B103BE" w14:textId="58F2AF74" w:rsidR="00FC5090" w:rsidRDefault="00844F6B"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Fonts w:ascii="Times New Roman" w:eastAsia="Times New Roman" w:hAnsi="Times New Roman" w:cs="David"/>
            <w:color w:val="00B0F0"/>
            <w:sz w:val="24"/>
            <w:szCs w:val="24"/>
            <w:rtl/>
            <w:lang w:eastAsia="he-IL"/>
          </w:rPr>
          <w:alias w:val="צד א בחוזה"/>
          <w:tag w:val="cntTzadA"/>
          <w:id w:val="1685239962"/>
          <w:placeholder>
            <w:docPart w:val="E5E15C3F1D6D4EDF86BCD03352A54B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5" w:author="Meryl Etman" w:date="2021-05-30T14:46:00Z">
            <w:r w:rsidR="00824A64">
              <w:rPr>
                <w:rFonts w:ascii="Times New Roman" w:eastAsia="Times New Roman" w:hAnsi="Times New Roman" w:cs="David"/>
                <w:color w:val="00B0F0"/>
                <w:sz w:val="24"/>
                <w:szCs w:val="24"/>
                <w:rtl/>
                <w:lang w:eastAsia="he-IL"/>
              </w:rPr>
              <w:br/>
              <w:t>אפריקה ישראל מגורים בע"מ וישראל אדלר ובנו חברה להשקעות בע"מ</w:t>
            </w:r>
            <w:r w:rsidR="00824A64">
              <w:rPr>
                <w:rFonts w:ascii="Times New Roman" w:eastAsia="Times New Roman" w:hAnsi="Times New Roman" w:cs="David"/>
                <w:color w:val="00B0F0"/>
                <w:sz w:val="24"/>
                <w:szCs w:val="24"/>
                <w:rtl/>
                <w:lang w:eastAsia="he-IL"/>
              </w:rPr>
              <w:br/>
              <w:t>יוני נתניהו 1 ג' אור יהודה</w:t>
            </w:r>
            <w:r w:rsidR="00824A64">
              <w:rPr>
                <w:rFonts w:ascii="Times New Roman" w:eastAsia="Times New Roman" w:hAnsi="Times New Roman" w:cs="David"/>
                <w:color w:val="00B0F0"/>
                <w:sz w:val="24"/>
                <w:szCs w:val="24"/>
                <w:rtl/>
                <w:lang w:eastAsia="he-IL"/>
              </w:rPr>
              <w:br/>
              <w:t>558075404</w:t>
            </w:r>
            <w:r w:rsidR="00824A64">
              <w:rPr>
                <w:rFonts w:ascii="Times New Roman" w:eastAsia="Times New Roman" w:hAnsi="Times New Roman" w:cs="David"/>
                <w:color w:val="00B0F0"/>
                <w:sz w:val="24"/>
                <w:szCs w:val="24"/>
                <w:rtl/>
                <w:lang w:eastAsia="he-IL"/>
              </w:rPr>
              <w:br/>
            </w:r>
          </w:ins>
        </w:sdtContent>
      </w:sdt>
      <w:r w:rsidR="00FC5090" w:rsidRPr="009C6F6C">
        <w:rPr>
          <w:rFonts w:ascii="Times New Roman" w:eastAsia="Times New Roman" w:hAnsi="Times New Roman" w:cs="David" w:hint="cs"/>
          <w:sz w:val="20"/>
          <w:szCs w:val="24"/>
          <w:rtl/>
          <w:lang w:eastAsia="he-IL"/>
        </w:rPr>
        <w:t xml:space="preserve"> </w:t>
      </w:r>
    </w:p>
    <w:p w14:paraId="01E96991"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9C6F6C">
        <w:rPr>
          <w:rFonts w:ascii="Times New Roman" w:eastAsia="Times New Roman" w:hAnsi="Times New Roman" w:cs="David" w:hint="cs"/>
          <w:sz w:val="20"/>
          <w:szCs w:val="24"/>
          <w:rtl/>
          <w:lang w:eastAsia="he-IL"/>
        </w:rPr>
        <w:t>(להלן: "</w:t>
      </w:r>
      <w:r w:rsidRPr="009C6F6C">
        <w:rPr>
          <w:rFonts w:ascii="Times New Roman" w:eastAsia="Times New Roman" w:hAnsi="Times New Roman" w:cs="David" w:hint="cs"/>
          <w:b/>
          <w:bCs/>
          <w:sz w:val="20"/>
          <w:szCs w:val="24"/>
          <w:rtl/>
          <w:lang w:eastAsia="he-IL"/>
        </w:rPr>
        <w:t>המזמין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hint="cs"/>
          <w:bCs/>
          <w:sz w:val="20"/>
          <w:szCs w:val="24"/>
          <w:rtl/>
          <w:lang w:eastAsia="he-IL"/>
        </w:rPr>
        <w:t xml:space="preserve">       </w:t>
      </w:r>
    </w:p>
    <w:p w14:paraId="72839579"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9C6F6C">
        <w:rPr>
          <w:rFonts w:ascii="Times New Roman" w:eastAsia="Times New Roman" w:hAnsi="Times New Roman" w:cs="David" w:hint="cs"/>
          <w:bCs/>
          <w:sz w:val="20"/>
          <w:szCs w:val="24"/>
          <w:rtl/>
          <w:lang w:eastAsia="he-IL"/>
        </w:rPr>
        <w:t xml:space="preserve">         מצד אחד;</w:t>
      </w:r>
    </w:p>
    <w:p w14:paraId="3D0A2CD5" w14:textId="77777777" w:rsidR="009C6F6C" w:rsidRPr="009C6F6C" w:rsidRDefault="009C6F6C" w:rsidP="009C6F6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4A66CB1C" w14:textId="77777777" w:rsidR="009C6F6C" w:rsidRPr="009C6F6C" w:rsidRDefault="009C6F6C" w:rsidP="009C6F6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hint="cs"/>
          <w:bCs/>
          <w:sz w:val="20"/>
          <w:szCs w:val="24"/>
          <w:rtl/>
          <w:lang w:eastAsia="he-IL"/>
        </w:rPr>
        <w:t>ל ב י ן</w:t>
      </w:r>
    </w:p>
    <w:p w14:paraId="648AC1F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3A3F3369" w14:textId="09D71CA1" w:rsidR="00FC5090" w:rsidRDefault="00844F6B"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Style w:val="PlaceholderText"/>
            <w:color w:val="00B0F0"/>
            <w:rtl/>
          </w:rPr>
          <w:alias w:val="צדדים נוספים"/>
          <w:tag w:val="cntTzadB_x002C__x0020_cntTzadC_x002C__x0020_cntTzadD"/>
          <w:id w:val="-363826986"/>
          <w:placeholder>
            <w:docPart w:val="5A840B3F642E4786914A0ADA022A5B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PlaceholderText"/>
          </w:rPr>
        </w:sdtEndPr>
        <w:sdtContent>
          <w:ins w:id="6" w:author="Meryl Etman" w:date="2021-06-21T15:53:00Z">
            <w:r w:rsidR="004B7767">
              <w:rPr>
                <w:rStyle w:val="PlaceholderText"/>
                <w:color w:val="00B0F0"/>
                <w:rtl/>
              </w:rPr>
              <w:br/>
              <w:t>ליבנד יצחק אדריכל</w:t>
            </w:r>
            <w:r w:rsidR="004B7767">
              <w:rPr>
                <w:rStyle w:val="PlaceholderText"/>
                <w:color w:val="00B0F0"/>
                <w:rtl/>
              </w:rPr>
              <w:br/>
              <w:t>ת.ד. 18243 תל אביב 6118201</w:t>
            </w:r>
            <w:r w:rsidR="004B7767">
              <w:rPr>
                <w:rStyle w:val="PlaceholderText"/>
                <w:color w:val="00B0F0"/>
                <w:rtl/>
              </w:rPr>
              <w:br/>
            </w:r>
            <w:r w:rsidR="004B7767">
              <w:rPr>
                <w:rStyle w:val="PlaceholderText"/>
                <w:color w:val="00B0F0"/>
                <w:rtl/>
              </w:rPr>
              <w:br/>
            </w:r>
          </w:ins>
        </w:sdtContent>
      </w:sdt>
    </w:p>
    <w:p w14:paraId="25A41C76" w14:textId="77777777" w:rsidR="009C6F6C" w:rsidRPr="009C6F6C" w:rsidRDefault="00FC5090" w:rsidP="009C6F6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9C6F6C">
        <w:rPr>
          <w:rFonts w:ascii="Times New Roman" w:eastAsia="Times New Roman" w:hAnsi="Times New Roman" w:cs="David" w:hint="cs"/>
          <w:sz w:val="20"/>
          <w:szCs w:val="24"/>
          <w:rtl/>
          <w:lang w:eastAsia="he-IL"/>
        </w:rPr>
        <w:t xml:space="preserve"> </w:t>
      </w:r>
      <w:r w:rsidR="009C6F6C" w:rsidRPr="009C6F6C">
        <w:rPr>
          <w:rFonts w:ascii="Times New Roman" w:eastAsia="Times New Roman" w:hAnsi="Times New Roman" w:cs="David" w:hint="cs"/>
          <w:sz w:val="20"/>
          <w:szCs w:val="24"/>
          <w:rtl/>
          <w:lang w:eastAsia="he-IL"/>
        </w:rPr>
        <w:t>(להלן: "</w:t>
      </w:r>
      <w:r w:rsidR="009C6F6C" w:rsidRPr="009C6F6C">
        <w:rPr>
          <w:rFonts w:ascii="Times New Roman" w:eastAsia="Times New Roman" w:hAnsi="Times New Roman" w:cs="David" w:hint="cs"/>
          <w:b/>
          <w:bCs/>
          <w:sz w:val="20"/>
          <w:szCs w:val="24"/>
          <w:rtl/>
          <w:lang w:eastAsia="he-IL"/>
        </w:rPr>
        <w:t>ה</w:t>
      </w:r>
      <w:r w:rsidR="00141D80">
        <w:rPr>
          <w:rFonts w:ascii="Times New Roman" w:eastAsia="Times New Roman" w:hAnsi="Times New Roman" w:cs="David" w:hint="cs"/>
          <w:b/>
          <w:bCs/>
          <w:sz w:val="20"/>
          <w:szCs w:val="24"/>
          <w:rtl/>
          <w:lang w:eastAsia="he-IL"/>
        </w:rPr>
        <w:t>יועץ</w:t>
      </w:r>
      <w:r w:rsidR="009C6F6C" w:rsidRPr="009C6F6C">
        <w:rPr>
          <w:rFonts w:ascii="Times New Roman" w:eastAsia="Times New Roman" w:hAnsi="Times New Roman" w:cs="David" w:hint="cs"/>
          <w:sz w:val="20"/>
          <w:szCs w:val="24"/>
          <w:rtl/>
          <w:lang w:eastAsia="he-IL"/>
        </w:rPr>
        <w:t>")</w:t>
      </w:r>
      <w:r w:rsidR="009C6F6C" w:rsidRPr="009C6F6C">
        <w:rPr>
          <w:rFonts w:ascii="Times New Roman" w:eastAsia="Times New Roman" w:hAnsi="Times New Roman" w:cs="David" w:hint="cs"/>
          <w:bCs/>
          <w:sz w:val="20"/>
          <w:szCs w:val="24"/>
          <w:rtl/>
          <w:lang w:eastAsia="he-IL"/>
        </w:rPr>
        <w:t xml:space="preserve">  </w:t>
      </w:r>
    </w:p>
    <w:p w14:paraId="23E4A220"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9C6F6C">
        <w:rPr>
          <w:rFonts w:ascii="Times New Roman" w:eastAsia="Times New Roman" w:hAnsi="Times New Roman" w:cs="David" w:hint="cs"/>
          <w:bCs/>
          <w:sz w:val="20"/>
          <w:szCs w:val="24"/>
          <w:rtl/>
          <w:lang w:eastAsia="he-IL"/>
        </w:rPr>
        <w:t xml:space="preserve">         מצד שני;</w:t>
      </w:r>
    </w:p>
    <w:p w14:paraId="152C7580"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65A47B1A" w14:textId="77777777" w:rsidR="009C6F6C" w:rsidRPr="009C6F6C" w:rsidRDefault="009C6F6C" w:rsidP="009C6F6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והואיל:</w:t>
      </w:r>
      <w:r w:rsidRPr="009C6F6C">
        <w:rPr>
          <w:rFonts w:ascii="Times New Roman" w:eastAsia="Times New Roman" w:hAnsi="Times New Roman" w:cs="David"/>
          <w:bCs/>
          <w:sz w:val="20"/>
          <w:szCs w:val="24"/>
          <w:rtl/>
          <w:lang w:eastAsia="he-IL"/>
        </w:rPr>
        <w:tab/>
      </w:r>
      <w:r w:rsidRPr="009C6F6C">
        <w:rPr>
          <w:rFonts w:ascii="Times New Roman" w:eastAsia="Times New Roman" w:hAnsi="Times New Roman" w:cs="David"/>
          <w:sz w:val="20"/>
          <w:szCs w:val="24"/>
          <w:rtl/>
          <w:lang w:eastAsia="he-IL"/>
        </w:rPr>
        <w:t>וברצון המזמין למסור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את ביצוע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כמפורט להלן, כל זאת בתנאים המפורטים להלן בחוזה זה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הסכים לקבל על עצמו את העבודה הנ"ל;</w:t>
      </w:r>
    </w:p>
    <w:p w14:paraId="721378D9" w14:textId="77777777" w:rsidR="009C6F6C" w:rsidRPr="009C6F6C" w:rsidRDefault="009C6F6C" w:rsidP="009C6F6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bCs/>
          <w:sz w:val="20"/>
          <w:szCs w:val="24"/>
          <w:rtl/>
          <w:lang w:eastAsia="he-IL"/>
        </w:rPr>
        <w:lastRenderedPageBreak/>
        <w:t>לפיכך הותנה והוסכם בין הצדדים כדלקמן:</w:t>
      </w:r>
    </w:p>
    <w:p w14:paraId="701005F4" w14:textId="77777777" w:rsidR="009C6F6C" w:rsidRPr="009C6F6C" w:rsidRDefault="009C6F6C" w:rsidP="009C6F6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u w:val="single"/>
          <w:rtl/>
          <w:lang w:eastAsia="he-IL"/>
        </w:rPr>
        <w:t>מבוא</w:t>
      </w:r>
    </w:p>
    <w:p w14:paraId="31C15BDA" w14:textId="77777777" w:rsidR="009C6F6C" w:rsidRPr="009C6F6C" w:rsidRDefault="009C6F6C" w:rsidP="009C6F6C">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למונחים הבאים יהא הפרוש הנקוב בצידם דהיינו:</w:t>
      </w:r>
    </w:p>
    <w:p w14:paraId="61ED778F" w14:textId="77777777" w:rsidR="009C6F6C" w:rsidRPr="009C6F6C" w:rsidRDefault="009C6F6C" w:rsidP="009C6F6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6E10A015"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"הפרויקט"</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המצ"ב.</w:t>
      </w:r>
    </w:p>
    <w:p w14:paraId="0EDA3E7E"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59C1ACC"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"התכנית" </w:t>
      </w:r>
      <w:r w:rsidRPr="009C6F6C">
        <w:rPr>
          <w:rFonts w:ascii="Times New Roman" w:eastAsia="Times New Roman" w:hAnsi="Times New Roman" w:cs="David"/>
          <w:sz w:val="20"/>
          <w:szCs w:val="24"/>
          <w:rtl/>
          <w:lang w:eastAsia="he-IL"/>
        </w:rPr>
        <w:t>/</w:t>
      </w:r>
    </w:p>
    <w:p w14:paraId="30BCF8B3"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"המקרקעין"</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המצ"ב.</w:t>
      </w:r>
    </w:p>
    <w:p w14:paraId="5C9DB6C7"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979E2A3"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"האתר"</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43F841BC"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5FE9DD1"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היועצים</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33F93092"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9C91C1D"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התכניות</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תוך כדי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9C6F6C">
        <w:rPr>
          <w:rFonts w:ascii="Times New Roman" w:eastAsia="Times New Roman" w:hAnsi="Times New Roman" w:cs="David"/>
          <w:b/>
          <w:bCs/>
          <w:sz w:val="20"/>
          <w:szCs w:val="24"/>
          <w:rtl/>
          <w:lang w:eastAsia="he-IL"/>
        </w:rPr>
        <w:t>ח'</w:t>
      </w:r>
      <w:r w:rsidRPr="009C6F6C">
        <w:rPr>
          <w:rFonts w:ascii="Times New Roman" w:eastAsia="Times New Roman" w:hAnsi="Times New Roman" w:cs="David"/>
          <w:sz w:val="20"/>
          <w:szCs w:val="24"/>
          <w:rtl/>
          <w:lang w:eastAsia="he-IL"/>
        </w:rPr>
        <w:t>. כל המסמכים שיערכו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יערכו בשפה העברית.</w:t>
      </w:r>
    </w:p>
    <w:p w14:paraId="334884E3"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01ED827"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שירותי</w:t>
      </w:r>
    </w:p>
    <w:p w14:paraId="3A5701EC"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w:t>
      </w:r>
      <w:r w:rsidR="00141D80">
        <w:rPr>
          <w:rFonts w:ascii="Times New Roman" w:eastAsia="Times New Roman" w:hAnsi="Times New Roman" w:cs="David"/>
          <w:b/>
          <w:bCs/>
          <w:sz w:val="20"/>
          <w:szCs w:val="24"/>
          <w:rtl/>
          <w:lang w:eastAsia="he-IL"/>
        </w:rPr>
        <w:t>יועץ</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p>
    <w:p w14:paraId="36F18597"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השירותים</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 xml:space="preserve">השירותים כמוגדר וכמפורט בחוזה זה ובנספח </w:t>
      </w:r>
      <w:r w:rsidRPr="009C6F6C">
        <w:rPr>
          <w:rFonts w:ascii="Times New Roman" w:eastAsia="Times New Roman" w:hAnsi="Times New Roman" w:cs="David"/>
          <w:b/>
          <w:bCs/>
          <w:sz w:val="20"/>
          <w:szCs w:val="24"/>
          <w:rtl/>
          <w:lang w:eastAsia="he-IL"/>
        </w:rPr>
        <w:t>ב'</w:t>
      </w:r>
      <w:r w:rsidRPr="009C6F6C">
        <w:rPr>
          <w:rFonts w:ascii="Times New Roman" w:eastAsia="Times New Roman" w:hAnsi="Times New Roman" w:cs="David" w:hint="cs"/>
          <w:b/>
          <w:bCs/>
          <w:sz w:val="20"/>
          <w:szCs w:val="24"/>
          <w:rtl/>
          <w:lang w:eastAsia="he-IL"/>
        </w:rPr>
        <w:t xml:space="preserve">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w:t>
      </w:r>
    </w:p>
    <w:p w14:paraId="6A9EC553"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804E854"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המנהל</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1F51BCED"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DC9A4D8"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מקום שמדובר בחוזה זה במזמין - גם המנהל במשמע.</w:t>
      </w:r>
    </w:p>
    <w:p w14:paraId="5BC5B6A7"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AFD09BF"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החוזה</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hint="cs"/>
          <w:sz w:val="20"/>
          <w:szCs w:val="24"/>
          <w:rtl/>
          <w:lang w:eastAsia="he-IL"/>
        </w:rPr>
        <w:t>/</w:t>
      </w:r>
    </w:p>
    <w:p w14:paraId="686BBF7F"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hint="cs"/>
          <w:b/>
          <w:bCs/>
          <w:sz w:val="20"/>
          <w:szCs w:val="24"/>
          <w:rtl/>
          <w:lang w:eastAsia="he-IL"/>
        </w:rPr>
        <w:t>ההסכם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חוזה זה על נספחיו.</w:t>
      </w:r>
    </w:p>
    <w:p w14:paraId="089E668C"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3FD0C28E"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הדין</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כהגדרתו בחוק ה</w:t>
      </w:r>
      <w:r w:rsidRPr="009C6F6C">
        <w:rPr>
          <w:rFonts w:ascii="Times New Roman" w:eastAsia="Times New Roman" w:hAnsi="Times New Roman" w:cs="David" w:hint="cs"/>
          <w:sz w:val="20"/>
          <w:szCs w:val="24"/>
          <w:rtl/>
          <w:lang w:eastAsia="he-IL"/>
        </w:rPr>
        <w:t>פרשנות, התשמ"א-1981</w:t>
      </w:r>
      <w:r w:rsidRPr="009C6F6C">
        <w:rPr>
          <w:rFonts w:ascii="Times New Roman" w:eastAsia="Times New Roman" w:hAnsi="Times New Roman" w:cs="David"/>
          <w:sz w:val="20"/>
          <w:szCs w:val="24"/>
          <w:rtl/>
          <w:lang w:eastAsia="he-IL"/>
        </w:rPr>
        <w:t xml:space="preserve"> לרבות כל </w:t>
      </w:r>
      <w:r w:rsidRPr="009C6F6C">
        <w:rPr>
          <w:rFonts w:ascii="Times New Roman" w:eastAsia="Times New Roman" w:hAnsi="Times New Roman" w:cs="David" w:hint="cs"/>
          <w:sz w:val="20"/>
          <w:szCs w:val="24"/>
          <w:rtl/>
          <w:lang w:eastAsia="he-IL"/>
        </w:rPr>
        <w:t xml:space="preserve">תקנה ו/או </w:t>
      </w:r>
      <w:r w:rsidRPr="009C6F6C">
        <w:rPr>
          <w:rFonts w:ascii="Times New Roman" w:eastAsia="Times New Roman" w:hAnsi="Times New Roman" w:cs="David"/>
          <w:sz w:val="20"/>
          <w:szCs w:val="24"/>
          <w:rtl/>
          <w:lang w:eastAsia="he-IL"/>
        </w:rPr>
        <w:t>הוראה של רשות מוסמכת בתוקף סמכותה על פי הדין.</w:t>
      </w:r>
    </w:p>
    <w:p w14:paraId="46C4962E"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EC23F52"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הרשות</w:t>
      </w:r>
    </w:p>
    <w:p w14:paraId="7D041A1B"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המקומית</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המצ"ב.</w:t>
      </w:r>
    </w:p>
    <w:p w14:paraId="216A7E9D"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D8809CE"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חוזה</w:t>
      </w:r>
    </w:p>
    <w:p w14:paraId="36ECE33A" w14:textId="77777777" w:rsidR="009C6F6C" w:rsidRPr="009C6F6C" w:rsidRDefault="009C6F6C" w:rsidP="009C6F6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lastRenderedPageBreak/>
        <w:t xml:space="preserve"> הפיתוח</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hint="cs"/>
          <w:sz w:val="20"/>
          <w:szCs w:val="24"/>
          <w:rtl/>
          <w:lang w:eastAsia="he-IL"/>
        </w:rPr>
        <w:t xml:space="preserve"> המצ"ב</w:t>
      </w:r>
      <w:r w:rsidRPr="009C6F6C">
        <w:rPr>
          <w:rFonts w:ascii="Times New Roman" w:eastAsia="Times New Roman" w:hAnsi="Times New Roman" w:cs="David"/>
          <w:sz w:val="20"/>
          <w:szCs w:val="24"/>
          <w:rtl/>
          <w:lang w:eastAsia="he-IL"/>
        </w:rPr>
        <w:t>.</w:t>
      </w:r>
    </w:p>
    <w:p w14:paraId="38D5F52C" w14:textId="77777777" w:rsidR="009C6F6C" w:rsidRPr="009C6F6C" w:rsidRDefault="009C6F6C" w:rsidP="009C6F6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032B6F4E"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הכותרות בחוזה זה </w:t>
      </w:r>
      <w:r w:rsidRPr="009C6F6C">
        <w:rPr>
          <w:rFonts w:ascii="Times New Roman" w:eastAsia="Times New Roman" w:hAnsi="Times New Roman" w:cs="David" w:hint="cs"/>
          <w:sz w:val="20"/>
          <w:szCs w:val="24"/>
          <w:rtl/>
          <w:lang w:eastAsia="he-IL"/>
        </w:rPr>
        <w:t xml:space="preserve">הינן לנוחיות בלבד ובכל מקרה </w:t>
      </w:r>
      <w:r w:rsidRPr="009C6F6C">
        <w:rPr>
          <w:rFonts w:ascii="Times New Roman" w:eastAsia="Times New Roman" w:hAnsi="Times New Roman" w:cs="David"/>
          <w:sz w:val="20"/>
          <w:szCs w:val="24"/>
          <w:rtl/>
          <w:lang w:eastAsia="he-IL"/>
        </w:rPr>
        <w:t xml:space="preserve">לא ישמשו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פרש</w:t>
      </w:r>
      <w:r w:rsidRPr="009C6F6C">
        <w:rPr>
          <w:rFonts w:ascii="Times New Roman" w:eastAsia="Times New Roman" w:hAnsi="Times New Roman" w:cs="David" w:hint="cs"/>
          <w:sz w:val="20"/>
          <w:szCs w:val="24"/>
          <w:rtl/>
          <w:lang w:eastAsia="he-IL"/>
        </w:rPr>
        <w:t>נות</w:t>
      </w:r>
      <w:r w:rsidRPr="009C6F6C">
        <w:rPr>
          <w:rFonts w:ascii="Times New Roman" w:eastAsia="Times New Roman" w:hAnsi="Times New Roman" w:cs="David"/>
          <w:sz w:val="20"/>
          <w:szCs w:val="24"/>
          <w:rtl/>
          <w:lang w:eastAsia="he-IL"/>
        </w:rPr>
        <w:t>ו.</w:t>
      </w:r>
    </w:p>
    <w:p w14:paraId="3459C067"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הנספחים לחוזה זה מהווים חלק בלתי נפרד הימנו ואלה הם:</w:t>
      </w:r>
    </w:p>
    <w:p w14:paraId="72370AAE" w14:textId="77777777" w:rsidR="009C6F6C" w:rsidRPr="009C6F6C" w:rsidRDefault="009C6F6C" w:rsidP="009C6F6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44A1AF32"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נספח א'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נספח כללי;</w:t>
      </w:r>
    </w:p>
    <w:p w14:paraId="09CADFEB"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נספח ב'</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t>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46FCEA2D"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ג'</w:t>
      </w:r>
      <w:r w:rsidRPr="009C6F6C">
        <w:rPr>
          <w:rFonts w:ascii="Times New Roman" w:eastAsia="Times New Roman" w:hAnsi="Times New Roman" w:cs="David"/>
          <w:color w:val="000000"/>
          <w:sz w:val="20"/>
          <w:szCs w:val="24"/>
          <w:rtl/>
          <w:lang w:eastAsia="he-IL"/>
        </w:rPr>
        <w:t xml:space="preserve"> </w:t>
      </w:r>
      <w:r w:rsidRPr="009C6F6C">
        <w:rPr>
          <w:rFonts w:ascii="Times New Roman" w:eastAsia="Times New Roman" w:hAnsi="Times New Roman" w:cs="David"/>
          <w:color w:val="000000"/>
          <w:sz w:val="20"/>
          <w:szCs w:val="24"/>
          <w:lang w:eastAsia="he-IL"/>
        </w:rPr>
        <w:t>–</w:t>
      </w:r>
      <w:r w:rsidRPr="009C6F6C">
        <w:rPr>
          <w:rFonts w:ascii="Times New Roman" w:eastAsia="Times New Roman" w:hAnsi="Times New Roman" w:cs="David"/>
          <w:color w:val="000000"/>
          <w:sz w:val="20"/>
          <w:szCs w:val="24"/>
          <w:rtl/>
          <w:lang w:eastAsia="he-IL"/>
        </w:rPr>
        <w:t xml:space="preserve"> </w:t>
      </w:r>
      <w:r w:rsidRPr="009C6F6C">
        <w:rPr>
          <w:rFonts w:ascii="Times New Roman" w:eastAsia="Times New Roman" w:hAnsi="Times New Roman" w:cs="David"/>
          <w:color w:val="000000"/>
          <w:sz w:val="20"/>
          <w:szCs w:val="24"/>
          <w:rtl/>
          <w:lang w:eastAsia="he-IL"/>
        </w:rPr>
        <w:tab/>
        <w:t>לוח זמנים;</w:t>
      </w:r>
    </w:p>
    <w:p w14:paraId="6FB095D7"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ד'</w:t>
      </w:r>
      <w:r w:rsidRPr="009C6F6C">
        <w:rPr>
          <w:rFonts w:ascii="Times New Roman" w:eastAsia="Times New Roman" w:hAnsi="Times New Roman" w:cs="David"/>
          <w:color w:val="000000"/>
          <w:sz w:val="20"/>
          <w:szCs w:val="24"/>
          <w:rtl/>
          <w:lang w:eastAsia="he-IL"/>
        </w:rPr>
        <w:t xml:space="preserve"> - </w:t>
      </w:r>
      <w:r w:rsidRPr="009C6F6C">
        <w:rPr>
          <w:rFonts w:ascii="Times New Roman" w:eastAsia="Times New Roman" w:hAnsi="Times New Roman" w:cs="David"/>
          <w:color w:val="000000"/>
          <w:sz w:val="20"/>
          <w:szCs w:val="24"/>
          <w:rtl/>
          <w:lang w:eastAsia="he-IL"/>
        </w:rPr>
        <w:tab/>
        <w:t>שכר ה</w:t>
      </w:r>
      <w:r w:rsidR="00141D80">
        <w:rPr>
          <w:rFonts w:ascii="Times New Roman" w:eastAsia="Times New Roman" w:hAnsi="Times New Roman" w:cs="David"/>
          <w:color w:val="000000"/>
          <w:sz w:val="20"/>
          <w:szCs w:val="24"/>
          <w:rtl/>
          <w:lang w:eastAsia="he-IL"/>
        </w:rPr>
        <w:t>יועץ</w:t>
      </w:r>
      <w:r w:rsidRPr="009C6F6C">
        <w:rPr>
          <w:rFonts w:ascii="Times New Roman" w:eastAsia="Times New Roman" w:hAnsi="Times New Roman" w:cs="David"/>
          <w:color w:val="000000"/>
          <w:sz w:val="20"/>
          <w:szCs w:val="24"/>
          <w:rtl/>
          <w:lang w:eastAsia="he-IL"/>
        </w:rPr>
        <w:t>;</w:t>
      </w:r>
    </w:p>
    <w:p w14:paraId="64713C9C"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ה'</w:t>
      </w:r>
      <w:r w:rsidRPr="009C6F6C">
        <w:rPr>
          <w:rFonts w:ascii="Times New Roman" w:eastAsia="Times New Roman" w:hAnsi="Times New Roman" w:cs="David"/>
          <w:color w:val="000000"/>
          <w:sz w:val="20"/>
          <w:szCs w:val="24"/>
          <w:rtl/>
          <w:lang w:eastAsia="he-IL"/>
        </w:rPr>
        <w:t xml:space="preserve"> - </w:t>
      </w:r>
      <w:r w:rsidRPr="009C6F6C">
        <w:rPr>
          <w:rFonts w:ascii="Times New Roman" w:eastAsia="Times New Roman" w:hAnsi="Times New Roman" w:cs="David"/>
          <w:color w:val="000000"/>
          <w:sz w:val="20"/>
          <w:szCs w:val="24"/>
          <w:rtl/>
          <w:lang w:eastAsia="he-IL"/>
        </w:rPr>
        <w:tab/>
        <w:t>תשלומי שכר ה</w:t>
      </w:r>
      <w:r w:rsidR="00141D80">
        <w:rPr>
          <w:rFonts w:ascii="Times New Roman" w:eastAsia="Times New Roman" w:hAnsi="Times New Roman" w:cs="David"/>
          <w:color w:val="000000"/>
          <w:sz w:val="20"/>
          <w:szCs w:val="24"/>
          <w:rtl/>
          <w:lang w:eastAsia="he-IL"/>
        </w:rPr>
        <w:t>יועץ</w:t>
      </w:r>
      <w:r w:rsidRPr="009C6F6C">
        <w:rPr>
          <w:rFonts w:ascii="Times New Roman" w:eastAsia="Times New Roman" w:hAnsi="Times New Roman" w:cs="David"/>
          <w:color w:val="000000"/>
          <w:sz w:val="20"/>
          <w:szCs w:val="24"/>
          <w:rtl/>
          <w:lang w:eastAsia="he-IL"/>
        </w:rPr>
        <w:t>;</w:t>
      </w:r>
    </w:p>
    <w:p w14:paraId="672F0EE7"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נספח ו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הצהרה והתחייבות לשמירת סודיות;</w:t>
      </w:r>
    </w:p>
    <w:p w14:paraId="135B92C8" w14:textId="77777777" w:rsidR="00AF1BE1" w:rsidRDefault="00AF1BE1"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3B1AB47C" w14:textId="77777777" w:rsidR="00AF1BE1" w:rsidRDefault="00AF1BE1"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0A8ACADF" w14:textId="77777777" w:rsidR="009C6F6C" w:rsidRPr="009C6F6C" w:rsidRDefault="009C6F6C"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נספח ח'</w:t>
      </w:r>
      <w:r w:rsidRPr="009C6F6C">
        <w:rPr>
          <w:rFonts w:ascii="Times New Roman" w:eastAsia="Times New Roman" w:hAnsi="Times New Roman" w:cs="David"/>
          <w:sz w:val="20"/>
          <w:szCs w:val="24"/>
          <w:rtl/>
          <w:lang w:eastAsia="he-IL"/>
        </w:rPr>
        <w:t xml:space="preserve"> - </w:t>
      </w:r>
      <w:r w:rsidRPr="009C6F6C">
        <w:rPr>
          <w:rFonts w:ascii="Times New Roman" w:eastAsia="Times New Roman" w:hAnsi="Times New Roman" w:cs="David"/>
          <w:sz w:val="20"/>
          <w:szCs w:val="24"/>
          <w:rtl/>
          <w:lang w:eastAsia="he-IL"/>
        </w:rPr>
        <w:tab/>
        <w:t>רשימת התכניות והמסמכים שעל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להנפיק</w:t>
      </w:r>
      <w:r w:rsidR="00AF1BE1">
        <w:rPr>
          <w:rFonts w:ascii="Times New Roman" w:eastAsia="Times New Roman" w:hAnsi="Times New Roman" w:cs="David" w:hint="cs"/>
          <w:sz w:val="20"/>
          <w:szCs w:val="24"/>
          <w:rtl/>
          <w:lang w:eastAsia="he-IL"/>
        </w:rPr>
        <w:t>;</w:t>
      </w:r>
    </w:p>
    <w:p w14:paraId="09958DFA"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נספח ט'</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t>אישור להשלמת הפרויקט/קטע מהפרויקט</w:t>
      </w:r>
      <w:r w:rsidR="00AF1BE1">
        <w:rPr>
          <w:rFonts w:ascii="Times New Roman" w:eastAsia="Times New Roman" w:hAnsi="Times New Roman" w:cs="David" w:hint="cs"/>
          <w:sz w:val="20"/>
          <w:szCs w:val="24"/>
          <w:rtl/>
          <w:lang w:eastAsia="he-IL"/>
        </w:rPr>
        <w:t>;</w:t>
      </w:r>
    </w:p>
    <w:p w14:paraId="497475CE" w14:textId="77777777" w:rsidR="009C6F6C" w:rsidRPr="009C6F6C" w:rsidRDefault="009C6F6C" w:rsidP="009C6F6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נספח י'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נספח היעדר תביעות</w:t>
      </w:r>
      <w:r w:rsidR="00AF1BE1">
        <w:rPr>
          <w:rFonts w:ascii="Times New Roman" w:eastAsia="Times New Roman" w:hAnsi="Times New Roman" w:cs="David" w:hint="cs"/>
          <w:sz w:val="20"/>
          <w:szCs w:val="24"/>
          <w:rtl/>
          <w:lang w:eastAsia="he-IL"/>
        </w:rPr>
        <w:t>;</w:t>
      </w:r>
    </w:p>
    <w:p w14:paraId="13D82C57"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שירותי ה</w:t>
      </w:r>
      <w:r w:rsidR="00141D80">
        <w:rPr>
          <w:rFonts w:ascii="Times New Roman" w:eastAsia="Times New Roman" w:hAnsi="Times New Roman" w:cs="David"/>
          <w:bCs/>
          <w:sz w:val="20"/>
          <w:szCs w:val="24"/>
          <w:u w:val="single"/>
          <w:rtl/>
          <w:lang w:eastAsia="he-IL"/>
        </w:rPr>
        <w:t>יועץ</w:t>
      </w:r>
    </w:p>
    <w:p w14:paraId="6729CA8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מוסר בזה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מקבל על עצמו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494BEE2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 ומאשר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הינו מכיר ויודע את כל הנדרש למטרת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וכי הינו מורשה על פי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דין למתן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לרבות</w:t>
      </w:r>
      <w:r w:rsidRPr="009C6F6C">
        <w:rPr>
          <w:rFonts w:ascii="Times New Roman" w:eastAsia="Times New Roman" w:hAnsi="Times New Roman" w:cs="David" w:hint="cs"/>
          <w:sz w:val="20"/>
          <w:szCs w:val="24"/>
          <w:rtl/>
          <w:lang w:eastAsia="he-IL"/>
        </w:rPr>
        <w:t xml:space="preserve"> אך לא רק</w:t>
      </w:r>
      <w:r w:rsidRPr="009C6F6C">
        <w:rPr>
          <w:rFonts w:ascii="Times New Roman" w:eastAsia="Times New Roman" w:hAnsi="Times New Roman" w:cs="David"/>
          <w:sz w:val="20"/>
          <w:szCs w:val="24"/>
          <w:rtl/>
          <w:lang w:eastAsia="he-IL"/>
        </w:rPr>
        <w:t>,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חוק המהנדסים והאדריכלים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תשי"ח - 1958, כי יש בידו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שיון </w:t>
      </w:r>
      <w:r w:rsidRPr="009C6F6C">
        <w:rPr>
          <w:rFonts w:ascii="Times New Roman" w:eastAsia="Times New Roman" w:hAnsi="Times New Roman" w:cs="David" w:hint="cs"/>
          <w:sz w:val="20"/>
          <w:szCs w:val="24"/>
          <w:rtl/>
          <w:lang w:eastAsia="he-IL"/>
        </w:rPr>
        <w:t xml:space="preserve">בר </w:t>
      </w:r>
      <w:r w:rsidRPr="009C6F6C">
        <w:rPr>
          <w:rFonts w:ascii="Times New Roman" w:eastAsia="Times New Roman" w:hAnsi="Times New Roman" w:cs="David"/>
          <w:sz w:val="20"/>
          <w:szCs w:val="24"/>
          <w:rtl/>
          <w:lang w:eastAsia="he-IL"/>
        </w:rPr>
        <w:t>ת</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קף לביצוע שירותי </w:t>
      </w:r>
      <w:r w:rsidRPr="009C6F6C">
        <w:rPr>
          <w:rFonts w:ascii="Times New Roman" w:eastAsia="Times New Roman" w:hAnsi="Times New Roman" w:cs="David" w:hint="cs"/>
          <w:sz w:val="20"/>
          <w:szCs w:val="24"/>
          <w:rtl/>
          <w:lang w:eastAsia="he-IL"/>
        </w:rPr>
        <w:t xml:space="preserve">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על פי הדין</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כי הוא בעל הכישורים, הר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שיונות, הידע, הניסיון והאמצעים המאפשרים לו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ביצועם ברמה מקצועית גבוהה ובהתאם למותנה בחוזה.</w:t>
      </w:r>
    </w:p>
    <w:p w14:paraId="00FCBFE4"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 לו שש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שיקול דעתו</w:t>
      </w:r>
      <w:r w:rsidRPr="009C6F6C">
        <w:rPr>
          <w:rFonts w:ascii="Times New Roman" w:eastAsia="Times New Roman" w:hAnsi="Times New Roman" w:cs="David" w:hint="cs"/>
          <w:sz w:val="20"/>
          <w:szCs w:val="24"/>
          <w:rtl/>
          <w:lang w:eastAsia="he-IL"/>
        </w:rPr>
        <w:t xml:space="preserve"> הבלעדי</w:t>
      </w:r>
      <w:r w:rsidRPr="009C6F6C">
        <w:rPr>
          <w:rFonts w:ascii="Times New Roman" w:eastAsia="Times New Roman" w:hAnsi="Times New Roman" w:cs="David"/>
          <w:sz w:val="20"/>
          <w:szCs w:val="24"/>
          <w:rtl/>
          <w:lang w:eastAsia="he-IL"/>
        </w:rPr>
        <w:t xml:space="preserve"> ו</w:t>
      </w:r>
      <w:r w:rsidRPr="009C6F6C">
        <w:rPr>
          <w:rFonts w:ascii="Times New Roman" w:eastAsia="Times New Roman" w:hAnsi="Times New Roman" w:cs="David" w:hint="cs"/>
          <w:sz w:val="20"/>
          <w:szCs w:val="24"/>
          <w:rtl/>
          <w:lang w:eastAsia="he-IL"/>
        </w:rPr>
        <w:t xml:space="preserve">כי </w:t>
      </w:r>
      <w:r w:rsidRPr="009C6F6C">
        <w:rPr>
          <w:rFonts w:ascii="Times New Roman" w:eastAsia="Times New Roman" w:hAnsi="Times New Roman" w:cs="David"/>
          <w:sz w:val="20"/>
          <w:szCs w:val="24"/>
          <w:rtl/>
          <w:lang w:eastAsia="he-IL"/>
        </w:rPr>
        <w:t xml:space="preserve">הם יינתנו על ידו בשלבי עבודה כמפורט בנספח </w:t>
      </w:r>
      <w:r w:rsidRPr="009C6F6C">
        <w:rPr>
          <w:rFonts w:ascii="Times New Roman" w:eastAsia="Times New Roman" w:hAnsi="Times New Roman" w:cs="David"/>
          <w:bCs/>
          <w:sz w:val="20"/>
          <w:szCs w:val="24"/>
          <w:rtl/>
          <w:lang w:eastAsia="he-IL"/>
        </w:rPr>
        <w:t>ב'</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עוד</w:t>
      </w:r>
      <w:r w:rsidRPr="009C6F6C">
        <w:rPr>
          <w:rFonts w:ascii="Times New Roman" w:eastAsia="Times New Roman" w:hAnsi="Times New Roman" w:cs="David"/>
          <w:sz w:val="20"/>
          <w:szCs w:val="24"/>
          <w:rtl/>
          <w:lang w:eastAsia="he-IL"/>
        </w:rPr>
        <w:t xml:space="preserve"> מוסיף ומצהיר</w:t>
      </w:r>
      <w:r w:rsidRPr="009C6F6C">
        <w:rPr>
          <w:rFonts w:ascii="Times New Roman" w:eastAsia="Times New Roman" w:hAnsi="Times New Roman" w:cs="David" w:hint="cs"/>
          <w:sz w:val="20"/>
          <w:szCs w:val="24"/>
          <w:rtl/>
          <w:lang w:eastAsia="he-IL"/>
        </w:rPr>
        <w:t xml:space="preserve">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 לו שהמזמין אינו מתחייב להזמין מ</w:t>
      </w:r>
      <w:r w:rsidRPr="009C6F6C">
        <w:rPr>
          <w:rFonts w:ascii="Times New Roman" w:eastAsia="Times New Roman" w:hAnsi="Times New Roman" w:cs="David" w:hint="cs"/>
          <w:sz w:val="20"/>
          <w:szCs w:val="24"/>
          <w:rtl/>
          <w:lang w:eastAsia="he-IL"/>
        </w:rPr>
        <w:t>מנו</w:t>
      </w:r>
      <w:r w:rsidRPr="009C6F6C">
        <w:rPr>
          <w:rFonts w:ascii="Times New Roman" w:eastAsia="Times New Roman" w:hAnsi="Times New Roman" w:cs="David"/>
          <w:sz w:val="20"/>
          <w:szCs w:val="24"/>
          <w:rtl/>
          <w:lang w:eastAsia="he-IL"/>
        </w:rPr>
        <w:t xml:space="preserve"> שירותים נוספים מעבר לנקוב בחוזה זה ו</w:t>
      </w:r>
      <w:r w:rsidRPr="009C6F6C">
        <w:rPr>
          <w:rFonts w:ascii="Times New Roman" w:eastAsia="Times New Roman" w:hAnsi="Times New Roman" w:cs="David" w:hint="cs"/>
          <w:sz w:val="20"/>
          <w:szCs w:val="24"/>
          <w:rtl/>
          <w:lang w:eastAsia="he-IL"/>
        </w:rPr>
        <w:t xml:space="preserve">כמפורט </w:t>
      </w:r>
      <w:r w:rsidRPr="009C6F6C">
        <w:rPr>
          <w:rFonts w:ascii="Times New Roman" w:eastAsia="Times New Roman" w:hAnsi="Times New Roman" w:cs="David"/>
          <w:sz w:val="20"/>
          <w:szCs w:val="24"/>
          <w:rtl/>
          <w:lang w:eastAsia="he-IL"/>
        </w:rPr>
        <w:t xml:space="preserve">בנספח </w:t>
      </w:r>
      <w:r w:rsidRPr="009C6F6C">
        <w:rPr>
          <w:rFonts w:ascii="Times New Roman" w:eastAsia="Times New Roman" w:hAnsi="Times New Roman" w:cs="David"/>
          <w:bCs/>
          <w:sz w:val="20"/>
          <w:szCs w:val="24"/>
          <w:rtl/>
          <w:lang w:eastAsia="he-IL"/>
        </w:rPr>
        <w:t xml:space="preserve">ב'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w:t>
      </w:r>
    </w:p>
    <w:p w14:paraId="7B5A4040"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בזהירות, בנאמנות וברמה מקצועית גבוהה, תוך ציות לדין ולהנחת דעת המזמין, ותוך שמירת לוחות הזמנים והמסגרת התקציבית, שייקבעו על ידי המזמין.</w:t>
      </w:r>
    </w:p>
    <w:p w14:paraId="505FE0D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יבסס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הנתונים, קווי היסוד, התקציב וההנחיות שיקבעו ע"י המזמין ובתאום מלא עם הגורמים השונים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כפי שיקבעו מ</w:t>
      </w:r>
      <w:r w:rsidRPr="009C6F6C">
        <w:rPr>
          <w:rFonts w:ascii="Times New Roman" w:eastAsia="Times New Roman" w:hAnsi="Times New Roman" w:cs="David" w:hint="cs"/>
          <w:sz w:val="20"/>
          <w:szCs w:val="24"/>
          <w:rtl/>
          <w:lang w:eastAsia="he-IL"/>
        </w:rPr>
        <w:t>עת לעת</w:t>
      </w:r>
      <w:r w:rsidRPr="009C6F6C">
        <w:rPr>
          <w:rFonts w:ascii="Times New Roman" w:eastAsia="Times New Roman" w:hAnsi="Times New Roman" w:cs="David"/>
          <w:sz w:val="20"/>
          <w:szCs w:val="24"/>
          <w:rtl/>
          <w:lang w:eastAsia="he-IL"/>
        </w:rPr>
        <w:t xml:space="preserve"> ע"י המזמין ויהיה חייב לנהוג לפיהם ולקיימם ללא סטייה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אם כן 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הוראה</w:t>
      </w:r>
      <w:r w:rsidRPr="009C6F6C">
        <w:rPr>
          <w:rFonts w:ascii="Times New Roman" w:eastAsia="Times New Roman" w:hAnsi="Times New Roman" w:cs="David" w:hint="cs"/>
          <w:sz w:val="20"/>
          <w:szCs w:val="24"/>
          <w:rtl/>
          <w:lang w:eastAsia="he-IL"/>
        </w:rPr>
        <w:t xml:space="preserve"> מפורשת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מהמזמין.</w:t>
      </w:r>
    </w:p>
    <w:p w14:paraId="0940AA3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בתיאום מלא, בשיתוף פעולה ותוך קיום קשר מתמיד עם המזמין והמנהל, עם צוותו המקצועי וצוות הניהול, 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הכל כפי שיקבע ע"י המנהל. כן מתחייב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להשתתף בת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אום מראש בכל ישיבות התיאום אליהן יוזמן.</w:t>
      </w:r>
    </w:p>
    <w:p w14:paraId="10CDBB5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ישמור על נוהלי קשר, תיאום,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שום וצורת המסמכים לפי דרישת המנהל.</w:t>
      </w:r>
    </w:p>
    <w:p w14:paraId="3F99ED6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עוד לא יקבע אחרת ע"י המזמין, יהיה המנהל כ</w:t>
      </w:r>
      <w:r w:rsidRPr="009C6F6C">
        <w:rPr>
          <w:rFonts w:ascii="Times New Roman" w:eastAsia="Times New Roman" w:hAnsi="Times New Roman" w:cs="David" w:hint="cs"/>
          <w:sz w:val="20"/>
          <w:szCs w:val="24"/>
          <w:rtl/>
          <w:lang w:eastAsia="he-IL"/>
        </w:rPr>
        <w:t>הגדרתו</w:t>
      </w:r>
      <w:r w:rsidRPr="009C6F6C">
        <w:rPr>
          <w:rFonts w:ascii="Times New Roman" w:eastAsia="Times New Roman" w:hAnsi="Times New Roman" w:cs="David"/>
          <w:sz w:val="20"/>
          <w:szCs w:val="24"/>
          <w:rtl/>
          <w:lang w:eastAsia="he-IL"/>
        </w:rPr>
        <w:t xml:space="preserve"> בנספח </w:t>
      </w:r>
      <w:r w:rsidRPr="009C6F6C">
        <w:rPr>
          <w:rFonts w:ascii="Times New Roman" w:eastAsia="Times New Roman" w:hAnsi="Times New Roman" w:cs="David"/>
          <w:bCs/>
          <w:sz w:val="20"/>
          <w:szCs w:val="24"/>
          <w:rtl/>
          <w:lang w:eastAsia="he-IL"/>
        </w:rPr>
        <w:t xml:space="preserve">א' </w:t>
      </w:r>
      <w:r w:rsidRPr="009C6F6C">
        <w:rPr>
          <w:rFonts w:ascii="Times New Roman" w:eastAsia="Times New Roman" w:hAnsi="Times New Roman" w:cs="David"/>
          <w:sz w:val="20"/>
          <w:szCs w:val="24"/>
          <w:rtl/>
          <w:lang w:eastAsia="he-IL"/>
        </w:rPr>
        <w:t>ועל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להיות</w:t>
      </w:r>
      <w:r w:rsidRPr="009C6F6C">
        <w:rPr>
          <w:rFonts w:ascii="Times New Roman" w:eastAsia="Times New Roman" w:hAnsi="Times New Roman" w:cs="David" w:hint="cs"/>
          <w:sz w:val="20"/>
          <w:szCs w:val="24"/>
          <w:rtl/>
          <w:lang w:eastAsia="he-IL"/>
        </w:rPr>
        <w:t xml:space="preserve"> עמו</w:t>
      </w:r>
      <w:r w:rsidRPr="009C6F6C">
        <w:rPr>
          <w:rFonts w:ascii="Times New Roman" w:eastAsia="Times New Roman" w:hAnsi="Times New Roman" w:cs="David"/>
          <w:sz w:val="20"/>
          <w:szCs w:val="24"/>
          <w:rtl/>
          <w:lang w:eastAsia="he-IL"/>
        </w:rPr>
        <w:t xml:space="preserve"> בקשר מתמי</w:t>
      </w:r>
      <w:r w:rsidRPr="009C6F6C">
        <w:rPr>
          <w:rFonts w:ascii="Times New Roman" w:eastAsia="Times New Roman" w:hAnsi="Times New Roman" w:cs="David" w:hint="cs"/>
          <w:sz w:val="20"/>
          <w:szCs w:val="24"/>
          <w:rtl/>
          <w:lang w:eastAsia="he-IL"/>
        </w:rPr>
        <w:t>ד</w:t>
      </w:r>
      <w:r w:rsidRPr="009C6F6C">
        <w:rPr>
          <w:rFonts w:ascii="Times New Roman" w:eastAsia="Times New Roman" w:hAnsi="Times New Roman" w:cs="David"/>
          <w:sz w:val="20"/>
          <w:szCs w:val="24"/>
          <w:rtl/>
          <w:lang w:eastAsia="he-IL"/>
        </w:rPr>
        <w:t xml:space="preserve"> ולתאם עמו את כל פעולותיו, אלא אם נקבע </w:t>
      </w:r>
      <w:r w:rsidRPr="009C6F6C">
        <w:rPr>
          <w:rFonts w:ascii="Times New Roman" w:eastAsia="Times New Roman" w:hAnsi="Times New Roman" w:cs="David" w:hint="cs"/>
          <w:sz w:val="20"/>
          <w:szCs w:val="24"/>
          <w:rtl/>
          <w:lang w:eastAsia="he-IL"/>
        </w:rPr>
        <w:t xml:space="preserve">מפורשות </w:t>
      </w:r>
      <w:r w:rsidRPr="009C6F6C">
        <w:rPr>
          <w:rFonts w:ascii="Times New Roman" w:eastAsia="Times New Roman" w:hAnsi="Times New Roman" w:cs="David"/>
          <w:sz w:val="20"/>
          <w:szCs w:val="24"/>
          <w:rtl/>
          <w:lang w:eastAsia="he-IL"/>
        </w:rPr>
        <w:t>אחרת ע"י המזמין.</w:t>
      </w:r>
    </w:p>
    <w:p w14:paraId="0F3448C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ידועות לו הוראות כל התכניות הקיימות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9C6F6C">
        <w:rPr>
          <w:rFonts w:ascii="Times New Roman" w:eastAsia="Times New Roman" w:hAnsi="Times New Roman" w:cs="David" w:hint="cs"/>
          <w:sz w:val="20"/>
          <w:szCs w:val="24"/>
          <w:rtl/>
          <w:lang w:eastAsia="he-IL"/>
        </w:rPr>
        <w:t>יהם של</w:t>
      </w:r>
      <w:r w:rsidRPr="009C6F6C">
        <w:rPr>
          <w:rFonts w:ascii="Times New Roman" w:eastAsia="Times New Roman" w:hAnsi="Times New Roman" w:cs="David"/>
          <w:sz w:val="20"/>
          <w:szCs w:val="24"/>
          <w:rtl/>
          <w:lang w:eastAsia="he-IL"/>
        </w:rPr>
        <w:t xml:space="preserve"> הדין</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הנהלים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התקנים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התקנות החלים בקשר עם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והוא מתחייב לפעול בהתאם לקבוע בהם.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מצהיר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כי </w:t>
      </w:r>
      <w:r w:rsidRPr="009C6F6C">
        <w:rPr>
          <w:rFonts w:ascii="Times New Roman" w:eastAsia="Times New Roman" w:hAnsi="Times New Roman" w:cs="David" w:hint="cs"/>
          <w:sz w:val="20"/>
          <w:szCs w:val="24"/>
          <w:rtl/>
          <w:lang w:eastAsia="he-IL"/>
        </w:rPr>
        <w:t xml:space="preserve">הוא </w:t>
      </w:r>
      <w:r w:rsidRPr="009C6F6C">
        <w:rPr>
          <w:rFonts w:ascii="Times New Roman" w:eastAsia="Times New Roman" w:hAnsi="Times New Roman" w:cs="David"/>
          <w:sz w:val="20"/>
          <w:szCs w:val="24"/>
          <w:rtl/>
          <w:lang w:eastAsia="he-IL"/>
        </w:rPr>
        <w:t xml:space="preserve">בדק בעצמו את כל הנושאים הרלוונטיים </w:t>
      </w:r>
      <w:r w:rsidRPr="009C6F6C">
        <w:rPr>
          <w:rFonts w:ascii="Times New Roman" w:eastAsia="Times New Roman" w:hAnsi="Times New Roman" w:cs="David" w:hint="cs"/>
          <w:sz w:val="20"/>
          <w:szCs w:val="24"/>
          <w:rtl/>
          <w:lang w:eastAsia="he-IL"/>
        </w:rPr>
        <w:t xml:space="preserve">ו/או </w:t>
      </w:r>
      <w:r w:rsidRPr="009C6F6C">
        <w:rPr>
          <w:rFonts w:ascii="Times New Roman" w:eastAsia="Times New Roman" w:hAnsi="Times New Roman" w:cs="David"/>
          <w:sz w:val="20"/>
          <w:szCs w:val="24"/>
          <w:rtl/>
          <w:lang w:eastAsia="he-IL"/>
        </w:rPr>
        <w:t>הקשורים למתן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63D7D58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להפיק את כל התכניות </w:t>
      </w:r>
      <w:r w:rsidRPr="009C6F6C">
        <w:rPr>
          <w:rFonts w:ascii="Times New Roman" w:eastAsia="Times New Roman" w:hAnsi="Times New Roman" w:cs="David" w:hint="cs"/>
          <w:sz w:val="20"/>
          <w:szCs w:val="24"/>
          <w:rtl/>
          <w:lang w:eastAsia="he-IL"/>
        </w:rPr>
        <w:t>נשוא</w:t>
      </w:r>
      <w:r w:rsidRPr="009C6F6C">
        <w:rPr>
          <w:rFonts w:ascii="Times New Roman" w:eastAsia="Times New Roman" w:hAnsi="Times New Roman" w:cs="David"/>
          <w:sz w:val="20"/>
          <w:szCs w:val="24"/>
          <w:rtl/>
          <w:lang w:eastAsia="he-IL"/>
        </w:rPr>
        <w:t xml:space="preserve"> חוזה זה, בכל שלבי הביצוע של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ולרבות כל שינוי בתכניותיו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 xml:space="preserve">המצ"ב </w:t>
      </w:r>
      <w:r w:rsidRPr="009C6F6C">
        <w:rPr>
          <w:rFonts w:ascii="Times New Roman" w:eastAsia="Times New Roman" w:hAnsi="Times New Roman" w:cs="David"/>
          <w:sz w:val="20"/>
          <w:szCs w:val="24"/>
          <w:rtl/>
          <w:lang w:eastAsia="he-IL"/>
        </w:rPr>
        <w:t>וע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הנחיות המזמין מעת לעת.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להעביר ליועצים ולקבל מהם קבצים אך ורק באותה מתכונת שנקבעה</w:t>
      </w:r>
      <w:r w:rsidRPr="009C6F6C">
        <w:rPr>
          <w:rFonts w:ascii="Times New Roman" w:eastAsia="Times New Roman" w:hAnsi="Times New Roman" w:cs="David" w:hint="cs"/>
          <w:sz w:val="20"/>
          <w:szCs w:val="24"/>
          <w:rtl/>
          <w:lang w:eastAsia="he-IL"/>
        </w:rPr>
        <w:t xml:space="preserve"> בנספח </w:t>
      </w:r>
      <w:r w:rsidRPr="009C6F6C">
        <w:rPr>
          <w:rFonts w:ascii="Times New Roman" w:eastAsia="Times New Roman" w:hAnsi="Times New Roman" w:cs="David" w:hint="cs"/>
          <w:b/>
          <w:bCs/>
          <w:sz w:val="20"/>
          <w:szCs w:val="24"/>
          <w:rtl/>
          <w:lang w:eastAsia="he-IL"/>
        </w:rPr>
        <w:t>א'</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כאמור.</w:t>
      </w:r>
    </w:p>
    <w:p w14:paraId="6A276578"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יגיש ליועצים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לקבלנים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9C6F6C">
        <w:rPr>
          <w:rFonts w:ascii="Times New Roman" w:eastAsia="Times New Roman" w:hAnsi="Times New Roman" w:cs="David" w:hint="cs"/>
          <w:sz w:val="20"/>
          <w:szCs w:val="24"/>
          <w:rtl/>
          <w:lang w:eastAsia="he-IL"/>
        </w:rPr>
        <w:t xml:space="preserve">מפורשות על פי </w:t>
      </w:r>
      <w:r w:rsidRPr="009C6F6C">
        <w:rPr>
          <w:rFonts w:ascii="Times New Roman" w:eastAsia="Times New Roman" w:hAnsi="Times New Roman" w:cs="David"/>
          <w:sz w:val="20"/>
          <w:szCs w:val="24"/>
          <w:rtl/>
          <w:lang w:eastAsia="he-IL"/>
        </w:rPr>
        <w:t>חוזה זה.</w:t>
      </w:r>
    </w:p>
    <w:p w14:paraId="046CAD1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אין לו ולא תהינה לו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תביעות ו/או טענות</w:t>
      </w:r>
      <w:r w:rsidRPr="009C6F6C">
        <w:rPr>
          <w:rFonts w:ascii="Times New Roman" w:eastAsia="Times New Roman" w:hAnsi="Times New Roman" w:cs="David" w:hint="cs"/>
          <w:sz w:val="20"/>
          <w:szCs w:val="24"/>
          <w:rtl/>
          <w:lang w:eastAsia="he-IL"/>
        </w:rPr>
        <w:t xml:space="preserve"> ו/או דרישות ו/או תלונות</w:t>
      </w:r>
      <w:r w:rsidRPr="009C6F6C">
        <w:rPr>
          <w:rFonts w:ascii="Times New Roman" w:eastAsia="Times New Roman" w:hAnsi="Times New Roman" w:cs="David"/>
          <w:sz w:val="20"/>
          <w:szCs w:val="24"/>
          <w:rtl/>
          <w:lang w:eastAsia="he-IL"/>
        </w:rPr>
        <w:t xml:space="preserve"> כלפי המזמין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כלפי המתכננים האחרים בגין מסירת העבודות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כאמור. משמסר המזמין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 xml:space="preserve">ביצוע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שירותים כאמור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אחר, מתחייב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לשתף עמו פעולה ככל שיידרש.</w:t>
      </w:r>
    </w:p>
    <w:p w14:paraId="58395F43"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ערוך לביצוע העבודות, בין היתר, גם במערכת ניהול ותיאום פרויקטים באמצעות האינטרנט, כדוגמת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sz w:val="24"/>
          <w:szCs w:val="24"/>
          <w:rtl/>
          <w:lang w:eastAsia="he-IL"/>
        </w:rPr>
        <w:t>@</w:t>
      </w:r>
      <w:r w:rsidRPr="009C6F6C">
        <w:rPr>
          <w:rFonts w:ascii="Times New Roman" w:eastAsia="Times New Roman" w:hAnsi="Times New Roman" w:cs="David" w:hint="cs"/>
          <w:sz w:val="20"/>
          <w:szCs w:val="24"/>
          <w:rtl/>
          <w:lang w:eastAsia="he-IL"/>
        </w:rPr>
        <w:t>", "רמדורנט"</w:t>
      </w:r>
      <w:r w:rsidRPr="009C6F6C">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9C6F6C">
        <w:rPr>
          <w:rFonts w:ascii="Times New Roman" w:eastAsia="Times New Roman" w:hAnsi="Times New Roman" w:cs="David" w:hint="cs"/>
          <w:sz w:val="20"/>
          <w:szCs w:val="24"/>
          <w:rtl/>
          <w:lang w:eastAsia="he-IL"/>
        </w:rPr>
        <w:t>.</w:t>
      </w:r>
    </w:p>
    <w:p w14:paraId="2C087C9C"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צוות עובדים ואמצעים</w:t>
      </w:r>
    </w:p>
    <w:p w14:paraId="5CA13C6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במשך כל תקופת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יקיים משרד מאויש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מאורגן ומצויד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באופן שיאפשר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להוראות חוזה זה.</w:t>
      </w:r>
    </w:p>
    <w:p w14:paraId="3096D2B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hint="cs"/>
          <w:bCs/>
          <w:sz w:val="20"/>
          <w:szCs w:val="24"/>
          <w:rtl/>
          <w:lang w:eastAsia="he-IL"/>
        </w:rPr>
        <w:t xml:space="preserve"> </w:t>
      </w:r>
      <w:r w:rsidRPr="009C6F6C">
        <w:rPr>
          <w:rFonts w:ascii="Times New Roman" w:eastAsia="Times New Roman" w:hAnsi="Times New Roman" w:cs="David" w:hint="cs"/>
          <w:b/>
          <w:sz w:val="20"/>
          <w:szCs w:val="24"/>
          <w:rtl/>
          <w:lang w:eastAsia="he-IL"/>
        </w:rPr>
        <w:t>המצ"ב,</w:t>
      </w:r>
      <w:r w:rsidRPr="009C6F6C">
        <w:rPr>
          <w:rFonts w:ascii="Times New Roman" w:eastAsia="Times New Roman" w:hAnsi="Times New Roman" w:cs="David"/>
          <w:sz w:val="20"/>
          <w:szCs w:val="24"/>
          <w:rtl/>
          <w:lang w:eastAsia="he-IL"/>
        </w:rPr>
        <w:t xml:space="preserve"> יתאים לביצוע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ברמה ובמועדים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251EC97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מהתחייבותו האמורה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המנהל - אם וכאשר יראה צורך בכך על פי שיקול דעתו </w:t>
      </w:r>
      <w:r w:rsidRPr="009C6F6C">
        <w:rPr>
          <w:rFonts w:ascii="Times New Roman" w:eastAsia="Times New Roman" w:hAnsi="Times New Roman" w:cs="David" w:hint="cs"/>
          <w:sz w:val="20"/>
          <w:szCs w:val="24"/>
          <w:rtl/>
          <w:lang w:eastAsia="he-IL"/>
        </w:rPr>
        <w:t xml:space="preserve">המוחלט </w:t>
      </w:r>
      <w:r w:rsidRPr="009C6F6C">
        <w:rPr>
          <w:rFonts w:ascii="Times New Roman" w:eastAsia="Times New Roman" w:hAnsi="Times New Roman" w:cs="David"/>
          <w:sz w:val="20"/>
          <w:szCs w:val="24"/>
          <w:rtl/>
          <w:lang w:eastAsia="he-IL"/>
        </w:rPr>
        <w:t>- להורות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עת לעת,</w:t>
      </w:r>
      <w:r w:rsidRPr="009C6F6C">
        <w:rPr>
          <w:rFonts w:ascii="Times New Roman" w:eastAsia="Times New Roman" w:hAnsi="Times New Roman" w:cs="David"/>
          <w:sz w:val="20"/>
          <w:szCs w:val="24"/>
          <w:rtl/>
          <w:lang w:eastAsia="he-IL"/>
        </w:rPr>
        <w:t xml:space="preserve"> להגדיל את צוות עובדיו, על חשבונו ואחריותו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במספר, לתקופה ובמקומות אותם יציין המנהל בהוראותיו.</w:t>
      </w:r>
    </w:p>
    <w:p w14:paraId="2924A8C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מוסכם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 מנהלו הראשי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למטרת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(להלן: "</w:t>
      </w:r>
      <w:r w:rsidRPr="009C6F6C">
        <w:rPr>
          <w:rFonts w:ascii="Times New Roman" w:eastAsia="Times New Roman" w:hAnsi="Times New Roman" w:cs="David"/>
          <w:b/>
          <w:bCs/>
          <w:sz w:val="20"/>
          <w:szCs w:val="24"/>
          <w:rtl/>
          <w:lang w:eastAsia="he-IL"/>
        </w:rPr>
        <w:t>המנהל הראשי</w:t>
      </w:r>
      <w:r w:rsidRPr="009C6F6C">
        <w:rPr>
          <w:rFonts w:ascii="Times New Roman" w:eastAsia="Times New Roman" w:hAnsi="Times New Roman" w:cs="David"/>
          <w:sz w:val="20"/>
          <w:szCs w:val="24"/>
          <w:rtl/>
          <w:lang w:eastAsia="he-IL"/>
        </w:rPr>
        <w:t xml:space="preserve">"). החלפת המנהל </w:t>
      </w:r>
      <w:r w:rsidRPr="009C6F6C">
        <w:rPr>
          <w:rFonts w:ascii="Times New Roman" w:eastAsia="Times New Roman" w:hAnsi="Times New Roman" w:cs="David"/>
          <w:sz w:val="20"/>
          <w:szCs w:val="24"/>
          <w:rtl/>
          <w:lang w:eastAsia="he-IL"/>
        </w:rPr>
        <w:lastRenderedPageBreak/>
        <w:t>הראשי בממלא מקום מתאים ולתקופה מוגדרת, תיעשה לאחר אישורו של המזמין</w:t>
      </w:r>
      <w:r w:rsidRPr="009C6F6C">
        <w:rPr>
          <w:rFonts w:ascii="Times New Roman" w:eastAsia="Times New Roman" w:hAnsi="Times New Roman" w:cs="David" w:hint="cs"/>
          <w:sz w:val="20"/>
          <w:szCs w:val="24"/>
          <w:rtl/>
          <w:lang w:eastAsia="he-IL"/>
        </w:rPr>
        <w:t xml:space="preserve"> מראש ובכתב</w:t>
      </w:r>
      <w:r w:rsidRPr="009C6F6C">
        <w:rPr>
          <w:rFonts w:ascii="Times New Roman" w:eastAsia="Times New Roman" w:hAnsi="Times New Roman" w:cs="David"/>
          <w:sz w:val="20"/>
          <w:szCs w:val="24"/>
          <w:rtl/>
          <w:lang w:eastAsia="he-IL"/>
        </w:rPr>
        <w:t>.</w:t>
      </w:r>
    </w:p>
    <w:p w14:paraId="7E6C01D4"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צהיר, כי ידוע לו, ש</w:t>
      </w:r>
      <w:r w:rsidRPr="009C6F6C">
        <w:rPr>
          <w:rFonts w:ascii="Times New Roman" w:eastAsia="Times New Roman" w:hAnsi="Times New Roman" w:cs="David"/>
          <w:sz w:val="20"/>
          <w:szCs w:val="24"/>
          <w:rtl/>
          <w:lang w:eastAsia="he-IL"/>
        </w:rPr>
        <w:t>במשך כל ת</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קפ</w:t>
      </w:r>
      <w:r w:rsidRPr="009C6F6C">
        <w:rPr>
          <w:rFonts w:ascii="Times New Roman" w:eastAsia="Times New Roman" w:hAnsi="Times New Roman" w:cs="David" w:hint="cs"/>
          <w:sz w:val="20"/>
          <w:szCs w:val="24"/>
          <w:rtl/>
          <w:lang w:eastAsia="he-IL"/>
        </w:rPr>
        <w:t>ו של</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יעמוד המנהל הראשי בראשו, יהיה מעורב אישית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שיעסוק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התכנון. מבלי לגרוע מהתחייבויות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כמתחייב מ</w:t>
      </w:r>
      <w:r w:rsidRPr="009C6F6C">
        <w:rPr>
          <w:rFonts w:ascii="Times New Roman" w:eastAsia="Times New Roman" w:hAnsi="Times New Roman" w:cs="David" w:hint="cs"/>
          <w:sz w:val="20"/>
          <w:szCs w:val="24"/>
          <w:rtl/>
          <w:lang w:eastAsia="he-IL"/>
        </w:rPr>
        <w:t>חוזה זה,</w:t>
      </w:r>
      <w:r w:rsidRPr="009C6F6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108F27EA"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5EFB0643"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 xml:space="preserve">המזמין רשאי </w:t>
      </w:r>
      <w:r w:rsidRPr="009C6F6C">
        <w:rPr>
          <w:rFonts w:ascii="Times New Roman" w:eastAsia="Times New Roman" w:hAnsi="Times New Roman" w:cs="David"/>
          <w:sz w:val="20"/>
          <w:szCs w:val="24"/>
          <w:rtl/>
          <w:lang w:eastAsia="he-IL"/>
        </w:rPr>
        <w:t>לדרוש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להחליף כל עובד מעובדיו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שלדעת המזמין אינו מתאים לתפקידו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אינו מבצעו להנחת דעתו, אף אם אושר תחילה ע"י המזמין וכן לדרוש תגבור צוות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למלא </w:t>
      </w:r>
      <w:r w:rsidRPr="009C6F6C">
        <w:rPr>
          <w:rFonts w:ascii="Times New Roman" w:eastAsia="Times New Roman" w:hAnsi="Times New Roman" w:cs="David" w:hint="cs"/>
          <w:sz w:val="20"/>
          <w:szCs w:val="24"/>
          <w:rtl/>
          <w:lang w:eastAsia="he-IL"/>
        </w:rPr>
        <w:t xml:space="preserve">אחר </w:t>
      </w:r>
      <w:r w:rsidRPr="009C6F6C">
        <w:rPr>
          <w:rFonts w:ascii="Times New Roman" w:eastAsia="Times New Roman" w:hAnsi="Times New Roman" w:cs="David"/>
          <w:sz w:val="20"/>
          <w:szCs w:val="24"/>
          <w:rtl/>
          <w:lang w:eastAsia="he-IL"/>
        </w:rPr>
        <w:t>דרישת המזמין לאלתר.</w:t>
      </w:r>
    </w:p>
    <w:p w14:paraId="5F2C1267"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החלטות המזמין בדבר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ו/או החלפת עובד מעובדי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תינתנה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המוחלט</w:t>
      </w:r>
      <w:r w:rsidRPr="009C6F6C">
        <w:rPr>
          <w:rFonts w:ascii="Times New Roman" w:eastAsia="Times New Roman" w:hAnsi="Times New Roman" w:cs="David" w:hint="cs"/>
          <w:sz w:val="20"/>
          <w:szCs w:val="24"/>
          <w:rtl/>
          <w:lang w:eastAsia="he-IL"/>
        </w:rPr>
        <w:t xml:space="preserve"> של המזמין</w:t>
      </w:r>
      <w:r w:rsidRPr="009C6F6C">
        <w:rPr>
          <w:rFonts w:ascii="Times New Roman" w:eastAsia="Times New Roman" w:hAnsi="Times New Roman" w:cs="David"/>
          <w:sz w:val="20"/>
          <w:szCs w:val="24"/>
          <w:rtl/>
          <w:lang w:eastAsia="he-IL"/>
        </w:rPr>
        <w:t xml:space="preserve"> וללא צורך במתן נימוקים</w:t>
      </w:r>
      <w:r w:rsidRPr="009C6F6C">
        <w:rPr>
          <w:rFonts w:ascii="Times New Roman" w:eastAsia="Times New Roman" w:hAnsi="Times New Roman" w:cs="David" w:hint="cs"/>
          <w:sz w:val="20"/>
          <w:szCs w:val="24"/>
          <w:rtl/>
          <w:lang w:eastAsia="he-IL"/>
        </w:rPr>
        <w:t xml:space="preserve"> כאלה ואחרים</w:t>
      </w:r>
      <w:r w:rsidRPr="009C6F6C">
        <w:rPr>
          <w:rFonts w:ascii="Times New Roman" w:eastAsia="Times New Roman" w:hAnsi="Times New Roman" w:cs="David"/>
          <w:sz w:val="20"/>
          <w:szCs w:val="24"/>
          <w:rtl/>
          <w:lang w:eastAsia="he-IL"/>
        </w:rPr>
        <w:t>. אין בהחלטות אלה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לשחרר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מאי</w:t>
      </w:r>
      <w:r w:rsidRPr="009C6F6C">
        <w:rPr>
          <w:rFonts w:ascii="Times New Roman" w:eastAsia="Times New Roman" w:hAnsi="Times New Roman" w:cs="David" w:hint="cs"/>
          <w:sz w:val="20"/>
          <w:szCs w:val="24"/>
          <w:rtl/>
          <w:lang w:eastAsia="he-IL"/>
        </w:rPr>
        <w:t>לו</w:t>
      </w:r>
      <w:r w:rsidRPr="009C6F6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9C6F6C">
        <w:rPr>
          <w:rFonts w:ascii="Times New Roman" w:eastAsia="Times New Roman" w:hAnsi="Times New Roman" w:cs="David" w:hint="cs"/>
          <w:sz w:val="20"/>
          <w:szCs w:val="24"/>
          <w:rtl/>
          <w:lang w:eastAsia="he-IL"/>
        </w:rPr>
        <w:t xml:space="preserve"> ו/או חבות</w:t>
      </w:r>
      <w:r w:rsidRPr="009C6F6C">
        <w:rPr>
          <w:rFonts w:ascii="Times New Roman" w:eastAsia="Times New Roman" w:hAnsi="Times New Roman" w:cs="David"/>
          <w:sz w:val="20"/>
          <w:szCs w:val="24"/>
          <w:rtl/>
          <w:lang w:eastAsia="he-IL"/>
        </w:rPr>
        <w:t xml:space="preserve"> שהיא.</w:t>
      </w:r>
    </w:p>
    <w:p w14:paraId="38CADFFF"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לצייד על חשבונו את צוות עובדיו בכל הציוד הדרוש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האחריות בגין אחזקת</w:t>
      </w:r>
      <w:r w:rsidRPr="009C6F6C">
        <w:rPr>
          <w:rFonts w:ascii="Times New Roman" w:eastAsia="Times New Roman" w:hAnsi="Times New Roman" w:cs="David"/>
          <w:sz w:val="20"/>
          <w:szCs w:val="24"/>
          <w:rtl/>
          <w:lang w:eastAsia="he-IL"/>
        </w:rPr>
        <w:t xml:space="preserve"> ושמיר</w:t>
      </w:r>
      <w:r w:rsidRPr="009C6F6C">
        <w:rPr>
          <w:rFonts w:ascii="Times New Roman" w:eastAsia="Times New Roman" w:hAnsi="Times New Roman" w:cs="David" w:hint="cs"/>
          <w:sz w:val="20"/>
          <w:szCs w:val="24"/>
          <w:rtl/>
          <w:lang w:eastAsia="he-IL"/>
        </w:rPr>
        <w:t>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ציוד</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xml:space="preserve"> תהיה בידי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ועל חשבונו, והמזמין לא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ישא בכל אחריות </w:t>
      </w:r>
      <w:r w:rsidRPr="009C6F6C">
        <w:rPr>
          <w:rFonts w:ascii="Times New Roman" w:eastAsia="Times New Roman" w:hAnsi="Times New Roman" w:cs="David" w:hint="cs"/>
          <w:sz w:val="20"/>
          <w:szCs w:val="24"/>
          <w:rtl/>
          <w:lang w:eastAsia="he-IL"/>
        </w:rPr>
        <w:t xml:space="preserve">ו/או חבות </w:t>
      </w:r>
      <w:r w:rsidRPr="009C6F6C">
        <w:rPr>
          <w:rFonts w:ascii="Times New Roman" w:eastAsia="Times New Roman" w:hAnsi="Times New Roman" w:cs="David"/>
          <w:sz w:val="20"/>
          <w:szCs w:val="24"/>
          <w:rtl/>
          <w:lang w:eastAsia="he-IL"/>
        </w:rPr>
        <w:t>בגין א</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בדן </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או נזק</w:t>
      </w:r>
      <w:r w:rsidRPr="009C6F6C">
        <w:rPr>
          <w:rFonts w:ascii="Times New Roman" w:eastAsia="Times New Roman" w:hAnsi="Times New Roman" w:cs="David" w:hint="cs"/>
          <w:sz w:val="20"/>
          <w:szCs w:val="24"/>
          <w:rtl/>
          <w:lang w:eastAsia="he-IL"/>
        </w:rPr>
        <w:t xml:space="preserve"> ו/או קלקול</w:t>
      </w:r>
      <w:r w:rsidRPr="009C6F6C">
        <w:rPr>
          <w:rFonts w:ascii="Times New Roman" w:eastAsia="Times New Roman" w:hAnsi="Times New Roman" w:cs="David"/>
          <w:sz w:val="20"/>
          <w:szCs w:val="24"/>
          <w:rtl/>
          <w:lang w:eastAsia="he-IL"/>
        </w:rPr>
        <w:t xml:space="preserve"> כלשהו לציוד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לכל חלק ממנו מכל סיבה שהיא.</w:t>
      </w:r>
    </w:p>
    <w:p w14:paraId="5A0006A9"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סמכויות ה</w:t>
      </w:r>
      <w:r w:rsidR="00141D80">
        <w:rPr>
          <w:rFonts w:ascii="Times New Roman" w:eastAsia="Times New Roman" w:hAnsi="Times New Roman" w:cs="David"/>
          <w:bCs/>
          <w:sz w:val="20"/>
          <w:szCs w:val="24"/>
          <w:u w:val="single"/>
          <w:rtl/>
          <w:lang w:eastAsia="he-IL"/>
        </w:rPr>
        <w:t>יועץ</w:t>
      </w:r>
    </w:p>
    <w:p w14:paraId="4E0C771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במגעים עם רשויות מוסמכות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עם הרשות המקומית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הנוגע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וכל הכרוך בכך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יפעל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בתור בא-כוחו הטכני של המזמין והמזמין מסמיכו לכך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ובלבד:</w:t>
      </w:r>
    </w:p>
    <w:p w14:paraId="4F422E5C"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יגיש 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תיקונים לתכניות לא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הרשויות המוסמכות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אם כן אושרו קודם לכן</w:t>
      </w:r>
      <w:r w:rsidRPr="009C6F6C">
        <w:rPr>
          <w:rFonts w:ascii="Times New Roman" w:eastAsia="Times New Roman" w:hAnsi="Times New Roman" w:cs="David" w:hint="cs"/>
          <w:sz w:val="20"/>
          <w:szCs w:val="24"/>
          <w:rtl/>
          <w:lang w:eastAsia="he-IL"/>
        </w:rPr>
        <w:t>, מראש ובכתב,</w:t>
      </w:r>
      <w:r w:rsidRPr="009C6F6C">
        <w:rPr>
          <w:rFonts w:ascii="Times New Roman" w:eastAsia="Times New Roman" w:hAnsi="Times New Roman" w:cs="David"/>
          <w:sz w:val="20"/>
          <w:szCs w:val="24"/>
          <w:rtl/>
          <w:lang w:eastAsia="he-IL"/>
        </w:rPr>
        <w:t xml:space="preserve"> ע"י המזמין.</w:t>
      </w:r>
    </w:p>
    <w:p w14:paraId="38F95A50"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יקבל כל החלטה ולא יפעל ולא יחייב את המזמין בכל עניין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הכרוך בהתחייבות חוקית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כספית</w:t>
      </w:r>
      <w:r w:rsidRPr="009C6F6C">
        <w:rPr>
          <w:rFonts w:ascii="Times New Roman" w:eastAsia="Times New Roman" w:hAnsi="Times New Roman" w:cs="David" w:hint="cs"/>
          <w:sz w:val="20"/>
          <w:szCs w:val="24"/>
          <w:rtl/>
          <w:lang w:eastAsia="he-IL"/>
        </w:rPr>
        <w:t xml:space="preserve"> ו/או אחרת,</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שורו של המזמין</w:t>
      </w:r>
      <w:r w:rsidRPr="009C6F6C">
        <w:rPr>
          <w:rFonts w:ascii="Times New Roman" w:eastAsia="Times New Roman" w:hAnsi="Times New Roman" w:cs="David" w:hint="cs"/>
          <w:sz w:val="20"/>
          <w:szCs w:val="24"/>
          <w:rtl/>
          <w:lang w:eastAsia="he-IL"/>
        </w:rPr>
        <w:t xml:space="preserve"> מראש ובכתב</w:t>
      </w:r>
      <w:r w:rsidRPr="009C6F6C">
        <w:rPr>
          <w:rFonts w:ascii="Times New Roman" w:eastAsia="Times New Roman" w:hAnsi="Times New Roman" w:cs="David"/>
          <w:sz w:val="20"/>
          <w:szCs w:val="24"/>
          <w:rtl/>
          <w:lang w:eastAsia="he-IL"/>
        </w:rPr>
        <w:t>.</w:t>
      </w:r>
    </w:p>
    <w:p w14:paraId="510A6F33"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זולת אם</w:t>
      </w:r>
      <w:r w:rsidRPr="009C6F6C">
        <w:rPr>
          <w:rFonts w:ascii="Times New Roman" w:eastAsia="Times New Roman" w:hAnsi="Times New Roman" w:cs="David"/>
          <w:sz w:val="20"/>
          <w:szCs w:val="24"/>
          <w:rtl/>
          <w:lang w:eastAsia="he-IL"/>
        </w:rPr>
        <w:t xml:space="preserve"> יוסמך לכך ע"י המזמין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ליתן הוראות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הנחיות</w:t>
      </w:r>
      <w:r w:rsidRPr="009C6F6C">
        <w:rPr>
          <w:rFonts w:ascii="Times New Roman" w:eastAsia="Times New Roman" w:hAnsi="Times New Roman" w:cs="David" w:hint="cs"/>
          <w:sz w:val="20"/>
          <w:szCs w:val="24"/>
          <w:rtl/>
          <w:lang w:eastAsia="he-IL"/>
        </w:rPr>
        <w:t>, בין</w:t>
      </w:r>
      <w:r w:rsidRPr="009C6F6C">
        <w:rPr>
          <w:rFonts w:ascii="Times New Roman" w:eastAsia="Times New Roman" w:hAnsi="Times New Roman" w:cs="David"/>
          <w:sz w:val="20"/>
          <w:szCs w:val="24"/>
          <w:rtl/>
          <w:lang w:eastAsia="he-IL"/>
        </w:rPr>
        <w:t xml:space="preserve"> במישרין</w:t>
      </w:r>
      <w:r w:rsidRPr="009C6F6C">
        <w:rPr>
          <w:rFonts w:ascii="Times New Roman" w:eastAsia="Times New Roman" w:hAnsi="Times New Roman" w:cs="David" w:hint="cs"/>
          <w:sz w:val="20"/>
          <w:szCs w:val="24"/>
          <w:rtl/>
          <w:lang w:eastAsia="he-IL"/>
        </w:rPr>
        <w:t xml:space="preserve"> ובין בעקיפין,</w:t>
      </w:r>
      <w:r w:rsidRPr="009C6F6C">
        <w:rPr>
          <w:rFonts w:ascii="Times New Roman" w:eastAsia="Times New Roman" w:hAnsi="Times New Roman" w:cs="David"/>
          <w:sz w:val="20"/>
          <w:szCs w:val="24"/>
          <w:rtl/>
          <w:lang w:eastAsia="he-IL"/>
        </w:rPr>
        <w:t xml:space="preserve"> לקבלן הראשי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לקבלן העבודות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לנהל עמם מו"מ ביחס למחירים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דרכי ביצוע הכרוכים בש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 מחירים</w:t>
      </w:r>
      <w:r w:rsidRPr="009C6F6C">
        <w:rPr>
          <w:rFonts w:ascii="Times New Roman" w:eastAsia="Times New Roman" w:hAnsi="Times New Roman" w:cs="David" w:hint="cs"/>
          <w:sz w:val="20"/>
          <w:szCs w:val="24"/>
          <w:rtl/>
          <w:lang w:eastAsia="he-IL"/>
        </w:rPr>
        <w:t xml:space="preserve"> ו/או כמויות</w:t>
      </w:r>
      <w:r w:rsidRPr="009C6F6C">
        <w:rPr>
          <w:rFonts w:ascii="Times New Roman" w:eastAsia="Times New Roman" w:hAnsi="Times New Roman" w:cs="David"/>
          <w:sz w:val="20"/>
          <w:szCs w:val="24"/>
          <w:rtl/>
          <w:lang w:eastAsia="he-IL"/>
        </w:rPr>
        <w:t>, אלא באמצעות המזמין או המנהל.</w:t>
      </w:r>
    </w:p>
    <w:p w14:paraId="1858E3F4"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סמכויות המנהל</w:t>
      </w:r>
    </w:p>
    <w:p w14:paraId="252DB4C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רשאי לבדוק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עת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כולם או </w:t>
      </w:r>
      <w:r w:rsidRPr="009C6F6C">
        <w:rPr>
          <w:rFonts w:ascii="Times New Roman" w:eastAsia="Times New Roman" w:hAnsi="Times New Roman" w:cs="David" w:hint="cs"/>
          <w:sz w:val="20"/>
          <w:szCs w:val="24"/>
          <w:rtl/>
          <w:lang w:eastAsia="he-IL"/>
        </w:rPr>
        <w:t>מקצתם</w:t>
      </w:r>
      <w:r w:rsidRPr="009C6F6C">
        <w:rPr>
          <w:rFonts w:ascii="Times New Roman" w:eastAsia="Times New Roman" w:hAnsi="Times New Roman" w:cs="David"/>
          <w:sz w:val="20"/>
          <w:szCs w:val="24"/>
          <w:rtl/>
          <w:lang w:eastAsia="he-IL"/>
        </w:rPr>
        <w:t>, להשגיח על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לבדוק את טיב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הנעשים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על ידי מי </w:t>
      </w:r>
      <w:r w:rsidRPr="009C6F6C">
        <w:rPr>
          <w:rFonts w:ascii="Times New Roman" w:eastAsia="Times New Roman" w:hAnsi="Times New Roman" w:cs="David"/>
          <w:sz w:val="20"/>
          <w:szCs w:val="24"/>
          <w:rtl/>
          <w:lang w:eastAsia="he-IL"/>
        </w:rPr>
        <w:t>מטעמו. כן רשאי המנהל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לבדוק אם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מבצע כהלכה את הוראות חוזה זה, את הוראות המזמין ואת הוראותיו.</w:t>
      </w:r>
    </w:p>
    <w:p w14:paraId="657BEA9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ימסור למנהל על פי דרישתו דין וחשבון על התקדמות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ימסור למנהל </w:t>
      </w:r>
      <w:r w:rsidRPr="009C6F6C">
        <w:rPr>
          <w:rFonts w:ascii="Times New Roman" w:eastAsia="Times New Roman" w:hAnsi="Times New Roman" w:cs="David"/>
          <w:sz w:val="20"/>
          <w:szCs w:val="24"/>
          <w:rtl/>
          <w:lang w:eastAsia="he-IL"/>
        </w:rPr>
        <w:lastRenderedPageBreak/>
        <w:t xml:space="preserve">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hint="cs"/>
          <w:b/>
          <w:sz w:val="20"/>
          <w:szCs w:val="24"/>
          <w:rtl/>
          <w:lang w:eastAsia="he-IL"/>
        </w:rPr>
        <w:t xml:space="preserve"> המצ"ב</w:t>
      </w:r>
      <w:r w:rsidRPr="009C6F6C">
        <w:rPr>
          <w:rFonts w:ascii="Times New Roman" w:eastAsia="Times New Roman" w:hAnsi="Times New Roman" w:cs="David"/>
          <w:sz w:val="20"/>
          <w:szCs w:val="24"/>
          <w:rtl/>
          <w:lang w:eastAsia="he-IL"/>
        </w:rPr>
        <w:t>.</w:t>
      </w:r>
    </w:p>
    <w:p w14:paraId="5DE274B8"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לצורך הפעלת סמכויותיו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רשאי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מי מטעמו לבקר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בכל מקום אחר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בו מבוצעים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למסור כל הסבר שיידרש על יד</w:t>
      </w:r>
      <w:r w:rsidRPr="009C6F6C">
        <w:rPr>
          <w:rFonts w:ascii="Times New Roman" w:eastAsia="Times New Roman" w:hAnsi="Times New Roman" w:cs="David" w:hint="cs"/>
          <w:sz w:val="20"/>
          <w:szCs w:val="24"/>
          <w:rtl/>
          <w:lang w:eastAsia="he-IL"/>
        </w:rPr>
        <w:t>י המנהל 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על ידי מי </w:t>
      </w:r>
      <w:r w:rsidRPr="009C6F6C">
        <w:rPr>
          <w:rFonts w:ascii="Times New Roman" w:eastAsia="Times New Roman" w:hAnsi="Times New Roman" w:cs="David"/>
          <w:sz w:val="20"/>
          <w:szCs w:val="24"/>
          <w:rtl/>
          <w:lang w:eastAsia="he-IL"/>
        </w:rPr>
        <w:t>מטעמו.</w:t>
      </w:r>
    </w:p>
    <w:p w14:paraId="53A4B1F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בהפעלת סמכויות המנהל על פי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לגרוע </w:t>
      </w:r>
      <w:r w:rsidRPr="009C6F6C">
        <w:rPr>
          <w:rFonts w:ascii="Times New Roman" w:eastAsia="Times New Roman" w:hAnsi="Times New Roman" w:cs="David" w:hint="cs"/>
          <w:sz w:val="20"/>
          <w:szCs w:val="24"/>
          <w:rtl/>
          <w:lang w:eastAsia="he-IL"/>
        </w:rPr>
        <w:t xml:space="preserve">ו/או לשחרר </w:t>
      </w:r>
      <w:r w:rsidRPr="009C6F6C">
        <w:rPr>
          <w:rFonts w:ascii="Times New Roman" w:eastAsia="Times New Roman" w:hAnsi="Times New Roman" w:cs="David"/>
          <w:sz w:val="20"/>
          <w:szCs w:val="24"/>
          <w:rtl/>
          <w:lang w:eastAsia="he-IL"/>
        </w:rPr>
        <w:t xml:space="preserve">מאחריות </w:t>
      </w:r>
      <w:r w:rsidRPr="009C6F6C">
        <w:rPr>
          <w:rFonts w:ascii="Times New Roman" w:eastAsia="Times New Roman" w:hAnsi="Times New Roman" w:cs="David" w:hint="cs"/>
          <w:sz w:val="20"/>
          <w:szCs w:val="24"/>
          <w:rtl/>
          <w:lang w:eastAsia="he-IL"/>
        </w:rPr>
        <w:t>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על פי חוזה זה ו/או על פי כל דין.</w:t>
      </w:r>
      <w:r w:rsidRPr="009C6F6C">
        <w:rPr>
          <w:rFonts w:ascii="Times New Roman" w:eastAsia="Times New Roman" w:hAnsi="Times New Roman" w:cs="David"/>
          <w:sz w:val="20"/>
          <w:szCs w:val="24"/>
          <w:rtl/>
          <w:lang w:eastAsia="he-IL"/>
        </w:rPr>
        <w:t xml:space="preserve"> בהקשר זה מובהר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מחובת ביצוע שינויים ו/או התאמות ו/או תכנון מחדש של התכניות, ככל שהדבר יידרש.</w:t>
      </w:r>
    </w:p>
    <w:p w14:paraId="704BA1D3"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אישר המנהל 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מסמכים אחרים הקשורים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פי חוזה זה או שדרש המנהל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להכינם בהתאם ל</w:t>
      </w:r>
      <w:r w:rsidRPr="009C6F6C">
        <w:rPr>
          <w:rFonts w:ascii="Times New Roman" w:eastAsia="Times New Roman" w:hAnsi="Times New Roman" w:cs="David" w:hint="cs"/>
          <w:sz w:val="20"/>
          <w:szCs w:val="24"/>
          <w:rtl/>
          <w:lang w:eastAsia="he-IL"/>
        </w:rPr>
        <w:t>חוזה</w:t>
      </w:r>
      <w:r w:rsidRPr="009C6F6C">
        <w:rPr>
          <w:rFonts w:ascii="Times New Roman" w:eastAsia="Times New Roman" w:hAnsi="Times New Roman" w:cs="David"/>
          <w:sz w:val="20"/>
          <w:szCs w:val="24"/>
          <w:rtl/>
          <w:lang w:eastAsia="he-IL"/>
        </w:rPr>
        <w:t xml:space="preserve"> זה, </w:t>
      </w:r>
      <w:r w:rsidRPr="009C6F6C">
        <w:rPr>
          <w:rFonts w:ascii="Times New Roman" w:eastAsia="Times New Roman" w:hAnsi="Times New Roman" w:cs="David" w:hint="cs"/>
          <w:sz w:val="20"/>
          <w:szCs w:val="24"/>
          <w:rtl/>
          <w:lang w:eastAsia="he-IL"/>
        </w:rPr>
        <w:t>לא יהא</w:t>
      </w:r>
      <w:r w:rsidRPr="009C6F6C">
        <w:rPr>
          <w:rFonts w:ascii="Times New Roman" w:eastAsia="Times New Roman" w:hAnsi="Times New Roman" w:cs="David"/>
          <w:sz w:val="20"/>
          <w:szCs w:val="24"/>
          <w:rtl/>
          <w:lang w:eastAsia="he-IL"/>
        </w:rPr>
        <w:t xml:space="preserve"> בכך כדי לשחרר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מאחריותו המקצועית המלאה ו</w:t>
      </w:r>
      <w:r w:rsidRPr="009C6F6C">
        <w:rPr>
          <w:rFonts w:ascii="Times New Roman" w:eastAsia="Times New Roman" w:hAnsi="Times New Roman" w:cs="David" w:hint="cs"/>
          <w:sz w:val="20"/>
          <w:szCs w:val="24"/>
          <w:rtl/>
          <w:lang w:eastAsia="he-IL"/>
        </w:rPr>
        <w:t>לא יהא</w:t>
      </w:r>
      <w:r w:rsidRPr="009C6F6C">
        <w:rPr>
          <w:rFonts w:ascii="Times New Roman" w:eastAsia="Times New Roman" w:hAnsi="Times New Roman" w:cs="David"/>
          <w:sz w:val="20"/>
          <w:szCs w:val="24"/>
          <w:rtl/>
          <w:lang w:eastAsia="he-IL"/>
        </w:rPr>
        <w:t xml:space="preserve"> בכך כדי להטיל על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על המזמין אחריות כלשהי לטיב התכניות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המסמכים האמורים.</w:t>
      </w:r>
    </w:p>
    <w:p w14:paraId="208C00BC"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לוח זמנים ושלבי ב</w:t>
      </w:r>
      <w:r w:rsidRPr="009C6F6C">
        <w:rPr>
          <w:rFonts w:ascii="Times New Roman" w:eastAsia="Times New Roman" w:hAnsi="Times New Roman" w:cs="David" w:hint="cs"/>
          <w:bCs/>
          <w:sz w:val="20"/>
          <w:szCs w:val="24"/>
          <w:u w:val="single"/>
          <w:rtl/>
          <w:lang w:eastAsia="he-IL"/>
        </w:rPr>
        <w:t>י</w:t>
      </w:r>
      <w:r w:rsidRPr="009C6F6C">
        <w:rPr>
          <w:rFonts w:ascii="Times New Roman" w:eastAsia="Times New Roman" w:hAnsi="Times New Roman" w:cs="David"/>
          <w:bCs/>
          <w:sz w:val="20"/>
          <w:szCs w:val="24"/>
          <w:u w:val="single"/>
          <w:rtl/>
          <w:lang w:eastAsia="he-IL"/>
        </w:rPr>
        <w:t>צוע</w:t>
      </w:r>
    </w:p>
    <w:p w14:paraId="3604E11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בשלבים ובמועדים כמפורט בנספח </w:t>
      </w:r>
      <w:r w:rsidRPr="009C6F6C">
        <w:rPr>
          <w:rFonts w:ascii="Times New Roman" w:eastAsia="Times New Roman" w:hAnsi="Times New Roman" w:cs="David"/>
          <w:b/>
          <w:bCs/>
          <w:sz w:val="20"/>
          <w:szCs w:val="24"/>
          <w:rtl/>
          <w:lang w:eastAsia="he-IL"/>
        </w:rPr>
        <w:t>ג'</w:t>
      </w:r>
      <w:r w:rsidRPr="009C6F6C">
        <w:rPr>
          <w:rFonts w:ascii="Times New Roman" w:eastAsia="Times New Roman" w:hAnsi="Times New Roman" w:cs="David" w:hint="cs"/>
          <w:sz w:val="20"/>
          <w:szCs w:val="24"/>
          <w:rtl/>
          <w:lang w:eastAsia="he-IL"/>
        </w:rPr>
        <w:t xml:space="preserve"> המצ"ב</w:t>
      </w:r>
      <w:r w:rsidRPr="009C6F6C">
        <w:rPr>
          <w:rFonts w:ascii="Times New Roman" w:eastAsia="Times New Roman" w:hAnsi="Times New Roman" w:cs="David"/>
          <w:sz w:val="20"/>
          <w:szCs w:val="24"/>
          <w:rtl/>
          <w:lang w:eastAsia="he-IL"/>
        </w:rPr>
        <w:t xml:space="preserve"> (להלן: "</w:t>
      </w:r>
      <w:r w:rsidRPr="009C6F6C">
        <w:rPr>
          <w:rFonts w:ascii="Times New Roman" w:eastAsia="Times New Roman" w:hAnsi="Times New Roman" w:cs="David"/>
          <w:b/>
          <w:bCs/>
          <w:sz w:val="20"/>
          <w:szCs w:val="24"/>
          <w:rtl/>
          <w:lang w:eastAsia="he-IL"/>
        </w:rPr>
        <w:t>לוח הזמנים</w:t>
      </w:r>
      <w:r w:rsidRPr="009C6F6C">
        <w:rPr>
          <w:rFonts w:ascii="Times New Roman" w:eastAsia="Times New Roman" w:hAnsi="Times New Roman" w:cs="David"/>
          <w:sz w:val="20"/>
          <w:szCs w:val="24"/>
          <w:rtl/>
          <w:lang w:eastAsia="he-IL"/>
        </w:rPr>
        <w:t>"). כל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 הכלול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לא נקבע לו מועד בלוח הזמנים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יבוצע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במועד שיהיה דרוש על מנת להבטיח</w:t>
      </w:r>
      <w:r w:rsidRPr="009C6F6C">
        <w:rPr>
          <w:rFonts w:ascii="Times New Roman" w:eastAsia="Times New Roman" w:hAnsi="Times New Roman" w:cs="David" w:hint="cs"/>
          <w:sz w:val="20"/>
          <w:szCs w:val="24"/>
          <w:rtl/>
          <w:lang w:eastAsia="he-IL"/>
        </w:rPr>
        <w:t xml:space="preserve"> את</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ללוח הזמנים ובאופן שיאפשר את גמר ביצוע הפרויקט על ידי הקבלן הראשי וגמר ביצוע עבודות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 xml:space="preserve">קבלנים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אחרים בהתאם ללוח הזמנים המוסכם ע</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מם.</w:t>
      </w:r>
    </w:p>
    <w:p w14:paraId="743D3E4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לא יתחיל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קטע מהפרויקט ו/או שלב משלבי העבודה כמפורט בנספח </w:t>
      </w:r>
      <w:r w:rsidRPr="009C6F6C">
        <w:rPr>
          <w:rFonts w:ascii="Times New Roman" w:eastAsia="Times New Roman" w:hAnsi="Times New Roman" w:cs="David"/>
          <w:bCs/>
          <w:sz w:val="20"/>
          <w:szCs w:val="24"/>
          <w:rtl/>
          <w:lang w:eastAsia="he-IL"/>
        </w:rPr>
        <w:t>ב'</w:t>
      </w:r>
      <w:r w:rsidRPr="009C6F6C">
        <w:rPr>
          <w:rFonts w:ascii="Times New Roman" w:eastAsia="Times New Roman" w:hAnsi="Times New Roman" w:cs="David"/>
          <w:sz w:val="20"/>
          <w:szCs w:val="24"/>
          <w:rtl/>
          <w:lang w:eastAsia="he-IL"/>
        </w:rPr>
        <w:t xml:space="preserve"> או </w:t>
      </w:r>
      <w:r w:rsidRPr="009C6F6C">
        <w:rPr>
          <w:rFonts w:ascii="Times New Roman" w:eastAsia="Times New Roman" w:hAnsi="Times New Roman" w:cs="David"/>
          <w:b/>
          <w:bCs/>
          <w:sz w:val="20"/>
          <w:szCs w:val="24"/>
          <w:rtl/>
          <w:lang w:eastAsia="he-IL"/>
        </w:rPr>
        <w:t xml:space="preserve">ג' </w:t>
      </w:r>
      <w:r w:rsidRPr="009C6F6C">
        <w:rPr>
          <w:rFonts w:ascii="Times New Roman" w:eastAsia="Times New Roman" w:hAnsi="Times New Roman" w:cs="David" w:hint="cs"/>
          <w:sz w:val="20"/>
          <w:szCs w:val="24"/>
          <w:rtl/>
          <w:lang w:eastAsia="he-IL"/>
        </w:rPr>
        <w:t xml:space="preserve">המצ"ב, </w:t>
      </w:r>
      <w:r w:rsidRPr="009C6F6C">
        <w:rPr>
          <w:rFonts w:ascii="Times New Roman" w:eastAsia="Times New Roman" w:hAnsi="Times New Roman" w:cs="David"/>
          <w:sz w:val="20"/>
          <w:szCs w:val="24"/>
          <w:rtl/>
          <w:lang w:eastAsia="he-IL"/>
        </w:rPr>
        <w:t>אלא אם כן הודיע למזמין תחילה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הגיע לדעתו מועד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שלב זה וק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מהמזמין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לביצועו.</w:t>
      </w:r>
    </w:p>
    <w:p w14:paraId="6C8ADF5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יש לראות </w:t>
      </w:r>
      <w:r w:rsidRPr="009C6F6C">
        <w:rPr>
          <w:rFonts w:ascii="Times New Roman" w:eastAsia="Times New Roman" w:hAnsi="Times New Roman" w:cs="David" w:hint="cs"/>
          <w:sz w:val="20"/>
          <w:szCs w:val="24"/>
          <w:rtl/>
          <w:lang w:eastAsia="he-IL"/>
        </w:rPr>
        <w:t>ב</w:t>
      </w:r>
      <w:r w:rsidRPr="009C6F6C">
        <w:rPr>
          <w:rFonts w:ascii="Times New Roman" w:eastAsia="Times New Roman" w:hAnsi="Times New Roman" w:cs="David"/>
          <w:sz w:val="20"/>
          <w:szCs w:val="24"/>
          <w:rtl/>
          <w:lang w:eastAsia="he-IL"/>
        </w:rPr>
        <w:t>חוזה זה כהתקשרות בין המזמין לבין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לגבי כל קטעי הפרויקט או לגבי כל קטע שלו בנפרד ולגבי כל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או לגבי כל שלב שלהם בנפרד, לפי בחירת המזמין. המזמין יהיה זכאי אפוא להפסיק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עם השלמת כל קטע ואף במהלכו ועם השלמת כל שלב ואף במהלכו ויחולו הוראות סעיף 12 להלן.</w:t>
      </w:r>
    </w:p>
    <w:p w14:paraId="26A7EE32"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ידוע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התחייבויות היועצים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הקבלנים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יתר הגורמים, מותנות בכך שיסופקו להם כל התכניות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ההנחיות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ההוראות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הפרטים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הביאורים שידרשו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באופן שימנע כל עילה מהיועצים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מהקבלנים מלטעון לעיכוב מוצדק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1369ADF0"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יוכר כמוצדק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אך ו</w:t>
      </w:r>
      <w:r w:rsidRPr="009C6F6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58428563"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הוא נובע מכ</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ח עליון או גורם אחר (להלן יחדיו: "</w:t>
      </w:r>
      <w:r w:rsidRPr="009C6F6C">
        <w:rPr>
          <w:rFonts w:ascii="Times New Roman" w:eastAsia="Times New Roman" w:hAnsi="Times New Roman" w:cs="David"/>
          <w:b/>
          <w:bCs/>
          <w:sz w:val="20"/>
          <w:szCs w:val="24"/>
          <w:rtl/>
          <w:lang w:eastAsia="he-IL"/>
        </w:rPr>
        <w:t>אירוע דוחה</w:t>
      </w:r>
      <w:r w:rsidRPr="009C6F6C">
        <w:rPr>
          <w:rFonts w:ascii="Times New Roman" w:eastAsia="Times New Roman" w:hAnsi="Times New Roman" w:cs="David"/>
          <w:sz w:val="20"/>
          <w:szCs w:val="24"/>
          <w:rtl/>
          <w:lang w:eastAsia="he-IL"/>
        </w:rPr>
        <w:t>") שלדעת המנהל לא הייתה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שליטה עליו.</w:t>
      </w:r>
    </w:p>
    <w:p w14:paraId="0B03FF75"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מיד משהתרחש אירוע דוחה הודיע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למנהל על קיומו ועל משך העיכוב הצפוי.</w:t>
      </w:r>
    </w:p>
    <w:p w14:paraId="336BF2D6"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קיבל תכניות, הנחיות, הוראות, פרטים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4F4FD295"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אישר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האירוע הדוחה אכן מצדיק 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השירות ואת משך הדחייה.</w:t>
      </w:r>
    </w:p>
    <w:p w14:paraId="444E8BF9" w14:textId="77777777" w:rsidR="009C6F6C" w:rsidRPr="009C6F6C" w:rsidRDefault="009C6F6C" w:rsidP="009C6F6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w:t>
      </w:r>
      <w:r w:rsidRPr="009C6F6C">
        <w:rPr>
          <w:rFonts w:ascii="Times New Roman" w:eastAsia="Times New Roman" w:hAnsi="Times New Roman" w:cs="David" w:hint="cs"/>
          <w:sz w:val="20"/>
          <w:szCs w:val="24"/>
          <w:rtl/>
          <w:lang w:eastAsia="he-IL"/>
        </w:rPr>
        <w:t xml:space="preserve">כלליות </w:t>
      </w:r>
      <w:r w:rsidRPr="009C6F6C">
        <w:rPr>
          <w:rFonts w:ascii="Times New Roman" w:eastAsia="Times New Roman" w:hAnsi="Times New Roman" w:cs="David"/>
          <w:sz w:val="20"/>
          <w:szCs w:val="24"/>
          <w:rtl/>
          <w:lang w:eastAsia="he-IL"/>
        </w:rPr>
        <w:t>האמור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מותנה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חור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 תכנון ע"י אחרים לא יהווה עילה לעיכוב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שור המנהל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p>
    <w:p w14:paraId="145CB43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להודיע למנהל מידית, על כל עיכוב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לפי הערכתו עלול לגרום לאיחור בקיום לוח הזמנים.</w:t>
      </w:r>
    </w:p>
    <w:p w14:paraId="437B476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ב- 1 לכל חודש גרגוריאני וכן בכל מועד שיידרש על ידי המזמין,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דו"ח על התקדמות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ועם תחילת ביצוע העבודות באתר גם דו"ח פיקוח על ביצוען.</w:t>
      </w:r>
    </w:p>
    <w:p w14:paraId="6B6EF995" w14:textId="77777777" w:rsidR="009C6F6C" w:rsidRPr="009C6F6C" w:rsidDel="00A16B44" w:rsidRDefault="009C6F6C" w:rsidP="009C6F6C">
      <w:pPr>
        <w:widowControl w:val="0"/>
        <w:numPr>
          <w:ilvl w:val="1"/>
          <w:numId w:val="1"/>
        </w:numPr>
        <w:spacing w:before="0" w:beforeAutospacing="0" w:after="240" w:afterAutospacing="0" w:line="240" w:lineRule="auto"/>
        <w:ind w:left="788" w:hanging="431"/>
        <w:jc w:val="both"/>
        <w:rPr>
          <w:del w:id="7" w:author="Meryl Etman" w:date="2021-05-30T14:49:00Z"/>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רשאי לבקר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ולעיין בהתקדמות ובאופן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ימסור למנהל כל הסבר </w:t>
      </w:r>
      <w:r w:rsidRPr="009C6F6C">
        <w:rPr>
          <w:rFonts w:ascii="Times New Roman" w:eastAsia="Times New Roman" w:hAnsi="Times New Roman" w:cs="David" w:hint="cs"/>
          <w:sz w:val="20"/>
          <w:szCs w:val="24"/>
          <w:rtl/>
          <w:lang w:eastAsia="he-IL"/>
        </w:rPr>
        <w:t xml:space="preserve">ו/או </w:t>
      </w:r>
      <w:r w:rsidRPr="009C6F6C">
        <w:rPr>
          <w:rFonts w:ascii="Times New Roman" w:eastAsia="Times New Roman" w:hAnsi="Times New Roman" w:cs="David"/>
          <w:sz w:val="20"/>
          <w:szCs w:val="24"/>
          <w:rtl/>
          <w:lang w:eastAsia="he-IL"/>
        </w:rPr>
        <w:t>פרט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דיווח</w:t>
      </w:r>
      <w:r w:rsidRPr="009C6F6C">
        <w:rPr>
          <w:rFonts w:ascii="Times New Roman" w:eastAsia="Times New Roman" w:hAnsi="Times New Roman" w:cs="David" w:hint="cs"/>
          <w:sz w:val="20"/>
          <w:szCs w:val="24"/>
          <w:rtl/>
          <w:lang w:eastAsia="he-IL"/>
        </w:rPr>
        <w:t>, מיד</w:t>
      </w:r>
      <w:r w:rsidRPr="009C6F6C">
        <w:rPr>
          <w:rFonts w:ascii="Times New Roman" w:eastAsia="Times New Roman" w:hAnsi="Times New Roman" w:cs="David"/>
          <w:sz w:val="20"/>
          <w:szCs w:val="24"/>
          <w:rtl/>
          <w:lang w:eastAsia="he-IL"/>
        </w:rPr>
        <w:t xml:space="preserve"> לפי בקשתו. אין בסעיף זה כדי לגרוע מהתחייבויות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w:t>
      </w:r>
      <w:r w:rsidRPr="009C6F6C">
        <w:rPr>
          <w:rFonts w:ascii="Times New Roman" w:eastAsia="Times New Roman" w:hAnsi="Times New Roman" w:cs="David" w:hint="cs"/>
          <w:sz w:val="20"/>
          <w:szCs w:val="24"/>
          <w:rtl/>
          <w:lang w:eastAsia="he-IL"/>
        </w:rPr>
        <w:t xml:space="preserve"> זה ו/או לפי כל דין</w:t>
      </w:r>
      <w:r w:rsidRPr="009C6F6C">
        <w:rPr>
          <w:rFonts w:ascii="Times New Roman" w:eastAsia="Times New Roman" w:hAnsi="Times New Roman" w:cs="David"/>
          <w:sz w:val="20"/>
          <w:szCs w:val="24"/>
          <w:rtl/>
          <w:lang w:eastAsia="he-IL"/>
        </w:rPr>
        <w:t>.</w:t>
      </w:r>
    </w:p>
    <w:p w14:paraId="1B69A7B1" w14:textId="77777777" w:rsidR="009C6F6C" w:rsidRPr="00A16B44" w:rsidRDefault="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Change w:id="8" w:author="Meryl Etman" w:date="2021-05-30T14:49:00Z">
          <w:pPr>
            <w:widowControl w:val="0"/>
            <w:spacing w:before="0" w:beforeAutospacing="0" w:after="240" w:afterAutospacing="0" w:line="240" w:lineRule="auto"/>
            <w:ind w:left="788"/>
            <w:jc w:val="both"/>
          </w:pPr>
        </w:pPrChange>
      </w:pPr>
    </w:p>
    <w:p w14:paraId="3F52EDC5"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9C6F6C">
        <w:rPr>
          <w:rFonts w:ascii="Times New Roman" w:eastAsia="Times New Roman" w:hAnsi="Times New Roman" w:cs="David"/>
          <w:bCs/>
          <w:sz w:val="20"/>
          <w:szCs w:val="24"/>
          <w:u w:val="single"/>
          <w:rtl/>
          <w:lang w:eastAsia="he-IL"/>
        </w:rPr>
        <w:t>שכר ה</w:t>
      </w:r>
      <w:r w:rsidR="00141D80">
        <w:rPr>
          <w:rFonts w:ascii="Times New Roman" w:eastAsia="Times New Roman" w:hAnsi="Times New Roman" w:cs="David"/>
          <w:bCs/>
          <w:sz w:val="20"/>
          <w:szCs w:val="24"/>
          <w:u w:val="single"/>
          <w:rtl/>
          <w:lang w:eastAsia="he-IL"/>
        </w:rPr>
        <w:t>יועץ</w:t>
      </w:r>
    </w:p>
    <w:p w14:paraId="6B786872"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תמורת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וכל יתר התחייבויותיו לפי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כמפורט בנספח </w:t>
      </w:r>
      <w:r w:rsidRPr="009C6F6C">
        <w:rPr>
          <w:rFonts w:ascii="Times New Roman" w:eastAsia="Times New Roman" w:hAnsi="Times New Roman" w:cs="David"/>
          <w:bCs/>
          <w:sz w:val="20"/>
          <w:szCs w:val="24"/>
          <w:rtl/>
          <w:lang w:eastAsia="he-IL"/>
        </w:rPr>
        <w:t xml:space="preserve">ד' </w:t>
      </w:r>
      <w:r w:rsidRPr="009C6F6C">
        <w:rPr>
          <w:rFonts w:ascii="Times New Roman" w:eastAsia="Times New Roman" w:hAnsi="Times New Roman" w:cs="David" w:hint="cs"/>
          <w:b/>
          <w:sz w:val="20"/>
          <w:szCs w:val="24"/>
          <w:rtl/>
          <w:lang w:eastAsia="he-IL"/>
        </w:rPr>
        <w:t xml:space="preserve">המצ"ב </w:t>
      </w:r>
      <w:r w:rsidRPr="009C6F6C">
        <w:rPr>
          <w:rFonts w:ascii="Times New Roman" w:eastAsia="Times New Roman" w:hAnsi="Times New Roman" w:cs="David"/>
          <w:sz w:val="20"/>
          <w:szCs w:val="24"/>
          <w:rtl/>
          <w:lang w:eastAsia="he-IL"/>
        </w:rPr>
        <w:t>(להלן: "</w:t>
      </w:r>
      <w:r w:rsidRPr="009C6F6C">
        <w:rPr>
          <w:rFonts w:ascii="Times New Roman" w:eastAsia="Times New Roman" w:hAnsi="Times New Roman" w:cs="David"/>
          <w:b/>
          <w:bCs/>
          <w:sz w:val="20"/>
          <w:szCs w:val="24"/>
          <w:rtl/>
          <w:lang w:eastAsia="he-IL"/>
        </w:rPr>
        <w:t>שכר ה</w:t>
      </w:r>
      <w:r w:rsidR="00141D80">
        <w:rPr>
          <w:rFonts w:ascii="Times New Roman" w:eastAsia="Times New Roman" w:hAnsi="Times New Roman" w:cs="David"/>
          <w:b/>
          <w:bCs/>
          <w:sz w:val="20"/>
          <w:szCs w:val="24"/>
          <w:rtl/>
          <w:lang w:eastAsia="he-IL"/>
        </w:rPr>
        <w:t>יועץ</w:t>
      </w:r>
      <w:r w:rsidRPr="009C6F6C">
        <w:rPr>
          <w:rFonts w:ascii="Times New Roman" w:eastAsia="Times New Roman" w:hAnsi="Times New Roman" w:cs="David"/>
          <w:sz w:val="20"/>
          <w:szCs w:val="24"/>
          <w:rtl/>
          <w:lang w:eastAsia="he-IL"/>
        </w:rPr>
        <w:t>").</w:t>
      </w:r>
    </w:p>
    <w:p w14:paraId="054BBB01"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בהוצאות הממשיות בשרותי העזר המפורטים להלן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שא המזמין:</w:t>
      </w:r>
    </w:p>
    <w:p w14:paraId="4551C3E5"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הדפסות בתוויין המיועדות להפצה לאחרים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למעט הדפסות שיפיק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במשרדו. להסרת ספקות, יובהר כי בגין הוצאות הדפסות בתוויין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מיועדות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בהליך עבודתו, לא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זכאי לקבל</w:t>
      </w:r>
      <w:r w:rsidRPr="009C6F6C">
        <w:rPr>
          <w:rFonts w:ascii="Times New Roman" w:eastAsia="Times New Roman" w:hAnsi="Times New Roman" w:cs="David" w:hint="cs"/>
          <w:sz w:val="20"/>
          <w:szCs w:val="24"/>
          <w:rtl/>
          <w:lang w:eastAsia="he-IL"/>
        </w:rPr>
        <w:t>ת</w:t>
      </w:r>
      <w:r w:rsidRPr="009C6F6C">
        <w:rPr>
          <w:rFonts w:ascii="Times New Roman" w:eastAsia="Times New Roman" w:hAnsi="Times New Roman" w:cs="David"/>
          <w:sz w:val="20"/>
          <w:szCs w:val="24"/>
          <w:rtl/>
          <w:lang w:eastAsia="he-IL"/>
        </w:rPr>
        <w:t xml:space="preserve"> החזר.</w:t>
      </w:r>
    </w:p>
    <w:p w14:paraId="6CD4FA4F"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העתקות שנמסרו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לרשויות המוסמכות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ליועצים, למעט העתקות וצילומים שיפיק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במשרדו.</w:t>
      </w:r>
    </w:p>
    <w:p w14:paraId="4193ABE6"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שכפול מסמכים.</w:t>
      </w:r>
    </w:p>
    <w:p w14:paraId="5936727E"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18D320BF"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מדידות וצילומי אויר.</w:t>
      </w:r>
    </w:p>
    <w:p w14:paraId="769BF21C"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קידוחים ובדיקות קרקע.</w:t>
      </w:r>
    </w:p>
    <w:p w14:paraId="57A41B40"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שליחויות.</w:t>
      </w:r>
    </w:p>
    <w:p w14:paraId="4DB6427C"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העזר המפורטים בסעיפים 7.2.1 עד 7.2.3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יוזמנו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באמצעות מערכת ניהול פרויקטים </w:t>
      </w:r>
      <w:r w:rsidRPr="009C6F6C">
        <w:rPr>
          <w:rFonts w:ascii="Times New Roman" w:eastAsia="Times New Roman" w:hAnsi="Times New Roman" w:cs="David"/>
          <w:sz w:val="20"/>
          <w:szCs w:val="24"/>
          <w:lang w:eastAsia="he-IL"/>
        </w:rPr>
        <w:t>VIEW</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 מערכת רמדורנט מודול ניהול מסמכים (</w:t>
      </w:r>
      <w:r w:rsidRPr="009C6F6C">
        <w:rPr>
          <w:rFonts w:ascii="Times New Roman" w:eastAsia="Times New Roman" w:hAnsi="Times New Roman" w:cs="David"/>
          <w:sz w:val="20"/>
          <w:szCs w:val="24"/>
          <w:lang w:eastAsia="he-IL"/>
        </w:rPr>
        <w:t>DM</w:t>
      </w:r>
      <w:r w:rsidRPr="009C6F6C">
        <w:rPr>
          <w:rFonts w:ascii="Times New Roman" w:eastAsia="Times New Roman" w:hAnsi="Times New Roman" w:cs="David"/>
          <w:sz w:val="20"/>
          <w:szCs w:val="24"/>
          <w:rtl/>
          <w:lang w:eastAsia="he-IL"/>
        </w:rPr>
        <w:t>) רק ממכונים המאושרים ע"י המזמין לבצע עבודות עבורו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הוצאות לפי סעיפים 7.2.4 עד 7.2.7 ועבור הדפסות והעתקות צבעוניות </w:t>
      </w:r>
      <w:r w:rsidRPr="009C6F6C">
        <w:rPr>
          <w:rFonts w:ascii="Times New Roman" w:eastAsia="Times New Roman" w:hAnsi="Times New Roman" w:cs="David"/>
          <w:sz w:val="20"/>
          <w:szCs w:val="24"/>
          <w:rtl/>
          <w:lang w:eastAsia="he-IL"/>
        </w:rPr>
        <w:lastRenderedPageBreak/>
        <w:t>יוצאו רק אם אושרו תחילה בכתב, טרם הזמנתם ע"י המנהל.</w:t>
      </w:r>
    </w:p>
    <w:p w14:paraId="64217FE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על חשבון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ישולמו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תשלומי ביניים בש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עורים ובמועדים המפורטים בנספח</w:t>
      </w:r>
      <w:r w:rsidRPr="009C6F6C">
        <w:rPr>
          <w:rFonts w:ascii="Times New Roman" w:eastAsia="Times New Roman" w:hAnsi="Times New Roman" w:cs="David"/>
          <w:bCs/>
          <w:sz w:val="20"/>
          <w:szCs w:val="24"/>
          <w:rtl/>
          <w:lang w:eastAsia="he-IL"/>
        </w:rPr>
        <w:t xml:space="preserve"> ה'</w:t>
      </w:r>
      <w:r w:rsidRPr="009C6F6C">
        <w:rPr>
          <w:rFonts w:ascii="Times New Roman" w:eastAsia="Times New Roman" w:hAnsi="Times New Roman" w:cs="David" w:hint="cs"/>
          <w:sz w:val="20"/>
          <w:szCs w:val="24"/>
          <w:rtl/>
          <w:lang w:eastAsia="he-IL"/>
        </w:rPr>
        <w:t xml:space="preserve"> המצ"ב,</w:t>
      </w:r>
      <w:r w:rsidRPr="009C6F6C">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w:t>
      </w:r>
    </w:p>
    <w:p w14:paraId="7434166E"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תשלומי הביניים לפי פסקה זו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הינם מקדמות על חשבון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ואין באישורם ו/או בתשלומם משום אישור כלשהו מצד המזמין לגבי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שלב משלבי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טיב הש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 ו/או הסכום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במקרה של הפסקת עבודתו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בסעיף 6.3 לעיל, יחולו הוראות סעיף 12.1.2 להלן. </w:t>
      </w:r>
    </w:p>
    <w:p w14:paraId="0D4D7A8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9C6F6C">
        <w:rPr>
          <w:rFonts w:ascii="Times New Roman" w:eastAsia="Times New Roman" w:hAnsi="Times New Roman" w:cs="David"/>
          <w:sz w:val="20"/>
          <w:szCs w:val="24"/>
          <w:rtl/>
          <w:lang w:eastAsia="he-IL"/>
        </w:rPr>
        <w:t>מוסכם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השכר האמור בנספח </w:t>
      </w:r>
      <w:r w:rsidRPr="009C6F6C">
        <w:rPr>
          <w:rFonts w:ascii="Times New Roman" w:eastAsia="Times New Roman" w:hAnsi="Times New Roman" w:cs="David"/>
          <w:b/>
          <w:bCs/>
          <w:sz w:val="20"/>
          <w:szCs w:val="24"/>
          <w:rtl/>
          <w:lang w:eastAsia="he-IL"/>
        </w:rPr>
        <w:t xml:space="preserve">ד' </w:t>
      </w:r>
      <w:r w:rsidRPr="009C6F6C">
        <w:rPr>
          <w:rFonts w:ascii="Times New Roman" w:eastAsia="Times New Roman" w:hAnsi="Times New Roman" w:cs="David" w:hint="cs"/>
          <w:sz w:val="20"/>
          <w:szCs w:val="24"/>
          <w:rtl/>
          <w:lang w:eastAsia="he-IL"/>
        </w:rPr>
        <w:t xml:space="preserve">המצ"ב, </w:t>
      </w:r>
      <w:r w:rsidRPr="009C6F6C">
        <w:rPr>
          <w:rFonts w:ascii="Times New Roman" w:eastAsia="Times New Roman" w:hAnsi="Times New Roman" w:cs="David"/>
          <w:sz w:val="20"/>
          <w:szCs w:val="24"/>
          <w:rtl/>
          <w:lang w:eastAsia="he-IL"/>
        </w:rPr>
        <w:t>ה</w:t>
      </w:r>
      <w:r w:rsidRPr="009C6F6C">
        <w:rPr>
          <w:rFonts w:ascii="Times New Roman" w:eastAsia="Times New Roman" w:hAnsi="Times New Roman" w:cs="David" w:hint="cs"/>
          <w:sz w:val="20"/>
          <w:szCs w:val="24"/>
          <w:rtl/>
          <w:lang w:eastAsia="he-IL"/>
        </w:rPr>
        <w:t xml:space="preserve">ינו </w:t>
      </w:r>
      <w:r w:rsidRPr="009C6F6C">
        <w:rPr>
          <w:rFonts w:ascii="Times New Roman" w:eastAsia="Times New Roman" w:hAnsi="Times New Roman" w:cs="David"/>
          <w:sz w:val="20"/>
          <w:szCs w:val="24"/>
          <w:rtl/>
          <w:lang w:eastAsia="he-IL"/>
        </w:rPr>
        <w:t>סופי ומוחלט,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9C6F6C">
        <w:rPr>
          <w:rFonts w:ascii="Times New Roman" w:eastAsia="Times New Roman" w:hAnsi="Times New Roman" w:cs="David" w:hint="cs"/>
          <w:sz w:val="20"/>
          <w:szCs w:val="24"/>
          <w:rtl/>
          <w:lang w:eastAsia="he-IL"/>
        </w:rPr>
        <w:t xml:space="preserve">זה </w:t>
      </w:r>
      <w:r w:rsidRPr="009C6F6C">
        <w:rPr>
          <w:rFonts w:ascii="Times New Roman" w:eastAsia="Times New Roman" w:hAnsi="Times New Roman" w:cs="David"/>
          <w:sz w:val="20"/>
          <w:szCs w:val="24"/>
          <w:rtl/>
          <w:lang w:eastAsia="he-IL"/>
        </w:rPr>
        <w:t>במפורש אחרת. תנאי לתשלום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במלואו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הינו המצאת הצהרה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לפיה בדק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את העבודות ומצא אותן תואמות לתכניותיו ולתקנים המחייבים וכי הן בוצעו לשביעות רצונו בנוסח המצורף כנספח </w:t>
      </w:r>
      <w:r w:rsidRPr="009C6F6C">
        <w:rPr>
          <w:rFonts w:ascii="Times New Roman" w:eastAsia="Times New Roman" w:hAnsi="Times New Roman" w:cs="David"/>
          <w:b/>
          <w:bCs/>
          <w:sz w:val="20"/>
          <w:szCs w:val="24"/>
          <w:rtl/>
          <w:lang w:eastAsia="he-IL"/>
        </w:rPr>
        <w:t>ט'</w:t>
      </w:r>
      <w:r w:rsidRPr="009C6F6C">
        <w:rPr>
          <w:rFonts w:ascii="Times New Roman" w:eastAsia="Times New Roman" w:hAnsi="Times New Roman" w:cs="David"/>
          <w:sz w:val="20"/>
          <w:szCs w:val="24"/>
          <w:rtl/>
          <w:lang w:eastAsia="he-IL"/>
        </w:rPr>
        <w:t xml:space="preserve"> לחוזה זה וכתב היעדר תביעות המצורף כנספח</w:t>
      </w:r>
      <w:r w:rsidRPr="009C6F6C">
        <w:rPr>
          <w:rFonts w:ascii="Times New Roman" w:eastAsia="Times New Roman" w:hAnsi="Times New Roman" w:cs="David"/>
          <w:b/>
          <w:bCs/>
          <w:sz w:val="20"/>
          <w:szCs w:val="24"/>
          <w:rtl/>
          <w:lang w:eastAsia="he-IL"/>
        </w:rPr>
        <w:t xml:space="preserve"> י'</w:t>
      </w:r>
      <w:r w:rsidRPr="009C6F6C">
        <w:rPr>
          <w:rFonts w:ascii="Times New Roman" w:eastAsia="Times New Roman" w:hAnsi="Times New Roman" w:cs="David"/>
          <w:sz w:val="20"/>
          <w:szCs w:val="24"/>
          <w:rtl/>
          <w:lang w:eastAsia="he-IL"/>
        </w:rPr>
        <w:t xml:space="preserve"> לחוזה זה למזמין, חתום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ומאומת כנדרש בו.</w:t>
      </w:r>
    </w:p>
    <w:p w14:paraId="7062CE48"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 xml:space="preserve">מבלי לפגוע בכלליות האמור בסעיף </w:t>
      </w:r>
      <w:r w:rsidRPr="009C6F6C">
        <w:rPr>
          <w:rFonts w:ascii="Times New Roman" w:eastAsia="Times New Roman" w:hAnsi="Times New Roman" w:cs="David" w:hint="cs"/>
          <w:sz w:val="20"/>
          <w:szCs w:val="24"/>
          <w:rtl/>
          <w:lang w:eastAsia="he-IL"/>
        </w:rPr>
        <w:t>7 לעיל</w:t>
      </w:r>
      <w:r w:rsidRPr="009C6F6C">
        <w:rPr>
          <w:rFonts w:ascii="Times New Roman" w:eastAsia="Times New Roman" w:hAnsi="Times New Roman" w:cs="David"/>
          <w:sz w:val="20"/>
          <w:szCs w:val="24"/>
          <w:rtl/>
          <w:lang w:eastAsia="he-IL"/>
        </w:rPr>
        <w:t>, מוסכם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בשום מקרה, לקבל תמורה ו/או שכר ו/או טובות הנאה כלשהן מכל צד שלישי אחר, לרבות מהיועצים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רכוש ה</w:t>
      </w:r>
      <w:r w:rsidRPr="009C6F6C">
        <w:rPr>
          <w:rFonts w:ascii="Times New Roman" w:eastAsia="Times New Roman" w:hAnsi="Times New Roman" w:cs="David" w:hint="cs"/>
          <w:sz w:val="20"/>
          <w:szCs w:val="24"/>
          <w:rtl/>
          <w:lang w:eastAsia="he-IL"/>
        </w:rPr>
        <w:t>מזמין</w:t>
      </w:r>
      <w:r w:rsidRPr="009C6F6C">
        <w:rPr>
          <w:rFonts w:ascii="Times New Roman" w:eastAsia="Times New Roman" w:hAnsi="Times New Roman" w:cs="David"/>
          <w:sz w:val="20"/>
          <w:szCs w:val="24"/>
          <w:rtl/>
          <w:lang w:eastAsia="he-IL"/>
        </w:rPr>
        <w:t>. מובהר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הפרת סעיף זה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תה</w:t>
      </w:r>
      <w:r w:rsidRPr="009C6F6C">
        <w:rPr>
          <w:rFonts w:ascii="Times New Roman" w:eastAsia="Times New Roman" w:hAnsi="Times New Roman" w:cs="David" w:hint="cs"/>
          <w:sz w:val="20"/>
          <w:szCs w:val="24"/>
          <w:rtl/>
          <w:lang w:eastAsia="he-IL"/>
        </w:rPr>
        <w:t>ווה</w:t>
      </w:r>
      <w:r w:rsidRPr="009C6F6C">
        <w:rPr>
          <w:rFonts w:ascii="Times New Roman" w:eastAsia="Times New Roman" w:hAnsi="Times New Roman" w:cs="David"/>
          <w:sz w:val="20"/>
          <w:szCs w:val="24"/>
          <w:rtl/>
          <w:lang w:eastAsia="he-IL"/>
        </w:rPr>
        <w:t xml:space="preserve"> הפרה יסודית של חוזה</w:t>
      </w:r>
      <w:r w:rsidRPr="009C6F6C">
        <w:rPr>
          <w:rFonts w:ascii="Times New Roman" w:eastAsia="Times New Roman" w:hAnsi="Times New Roman" w:cs="David" w:hint="cs"/>
          <w:sz w:val="20"/>
          <w:szCs w:val="24"/>
          <w:rtl/>
          <w:lang w:eastAsia="he-IL"/>
        </w:rPr>
        <w:t xml:space="preserve"> זה. </w:t>
      </w:r>
    </w:p>
    <w:p w14:paraId="19908B4E" w14:textId="77777777" w:rsidR="009C6F6C" w:rsidRPr="009C6F6C" w:rsidDel="00A16B44" w:rsidRDefault="009C6F6C" w:rsidP="009C6F6C">
      <w:pPr>
        <w:widowControl w:val="0"/>
        <w:numPr>
          <w:ilvl w:val="1"/>
          <w:numId w:val="1"/>
        </w:numPr>
        <w:spacing w:before="0" w:beforeAutospacing="0" w:after="240" w:afterAutospacing="0" w:line="240" w:lineRule="auto"/>
        <w:ind w:left="788" w:hanging="431"/>
        <w:jc w:val="both"/>
        <w:rPr>
          <w:del w:id="9" w:author="Meryl Etman" w:date="2021-05-30T14:49:00Z"/>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תנאים מקדמיים לביצוע תשלום כלשהו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הינם הצגת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שיון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בסעיף 2.2 לעיל והמצאת אישור בדבר ניהול ספרי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כדין, חתום ע"י רו"ח או רשויות המס, כנדרש.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ככל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ימציא למזמין אישור תקף בדבר פטור מניכוי מס במקור, </w:t>
      </w:r>
      <w:r w:rsidRPr="009C6F6C">
        <w:rPr>
          <w:rFonts w:ascii="Times New Roman" w:eastAsia="Times New Roman" w:hAnsi="Times New Roman" w:cs="David" w:hint="cs"/>
          <w:sz w:val="20"/>
          <w:szCs w:val="24"/>
          <w:rtl/>
          <w:lang w:eastAsia="he-IL"/>
        </w:rPr>
        <w:t>עובר</w:t>
      </w:r>
      <w:r w:rsidRPr="009C6F6C">
        <w:rPr>
          <w:rFonts w:ascii="Times New Roman" w:eastAsia="Times New Roman" w:hAnsi="Times New Roman" w:cs="David"/>
          <w:sz w:val="20"/>
          <w:szCs w:val="24"/>
          <w:rtl/>
          <w:lang w:eastAsia="he-IL"/>
        </w:rPr>
        <w:t xml:space="preserve"> לביצוע כל תשלום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ינוכה מס במקור כדין, מכל סכום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שישולם ע"י המזמין. למען הסר ספק מובהר ומוסכם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בגובה הסכום הנקוב באישור.  </w:t>
      </w:r>
    </w:p>
    <w:p w14:paraId="593CFF95" w14:textId="77777777" w:rsidR="009C6F6C" w:rsidRPr="00A16B44" w:rsidRDefault="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Change w:id="10" w:author="Meryl Etman" w:date="2021-05-30T14:49:00Z">
          <w:pPr>
            <w:widowControl w:val="0"/>
            <w:spacing w:before="0" w:beforeAutospacing="0" w:after="240" w:afterAutospacing="0" w:line="240" w:lineRule="auto"/>
            <w:ind w:left="788"/>
            <w:jc w:val="both"/>
          </w:pPr>
        </w:pPrChange>
      </w:pPr>
    </w:p>
    <w:p w14:paraId="1425E594"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שנויים בתכנון</w:t>
      </w:r>
    </w:p>
    <w:p w14:paraId="0CE50834" w14:textId="77777777" w:rsidR="00AB3A6A" w:rsidRDefault="009C6F6C" w:rsidP="00AB3A6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 דרישת המנהל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49787786" w14:textId="77777777" w:rsidR="009C6F6C" w:rsidRPr="009C6F6C" w:rsidRDefault="009C6F6C" w:rsidP="00AB3A6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bCs/>
          <w:sz w:val="20"/>
          <w:szCs w:val="24"/>
          <w:rtl/>
          <w:lang w:eastAsia="he-IL"/>
        </w:rPr>
        <w:t>ב' או ג'</w:t>
      </w:r>
      <w:r w:rsidRPr="009C6F6C">
        <w:rPr>
          <w:rFonts w:ascii="Times New Roman" w:eastAsia="Times New Roman" w:hAnsi="Times New Roman" w:cs="David" w:hint="cs"/>
          <w:b/>
          <w:sz w:val="20"/>
          <w:szCs w:val="24"/>
          <w:rtl/>
          <w:lang w:eastAsia="he-IL"/>
        </w:rPr>
        <w:t xml:space="preserve"> המצ"ב</w:t>
      </w:r>
      <w:r w:rsidRPr="009C6F6C">
        <w:rPr>
          <w:rFonts w:ascii="Times New Roman" w:eastAsia="Times New Roman" w:hAnsi="Times New Roman" w:cs="David"/>
          <w:sz w:val="20"/>
          <w:szCs w:val="24"/>
          <w:rtl/>
          <w:lang w:eastAsia="he-IL"/>
        </w:rPr>
        <w:t>,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השינויים מחייב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בעבודה העולה במידה רבה ובאופן יסודי על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אלמלא השנויים</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יהיה</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זכאי לפיצוי בעד העבודה הנוספת שב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עקב השנויים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כאמור</w:t>
      </w:r>
      <w:r w:rsidRPr="009C6F6C">
        <w:rPr>
          <w:rFonts w:ascii="Times New Roman" w:eastAsia="Times New Roman" w:hAnsi="Times New Roman" w:cs="David"/>
          <w:sz w:val="20"/>
          <w:szCs w:val="24"/>
          <w:rtl/>
          <w:lang w:eastAsia="he-IL"/>
        </w:rPr>
        <w:t>. הפיצוי ישולם בגין העבודה הנוספת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בכל מקרה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שנויים</w:t>
      </w:r>
      <w:r w:rsidRPr="009C6F6C">
        <w:rPr>
          <w:rFonts w:ascii="Times New Roman" w:eastAsia="Times New Roman" w:hAnsi="Times New Roman" w:cs="David" w:hint="cs"/>
          <w:sz w:val="20"/>
          <w:szCs w:val="24"/>
          <w:rtl/>
          <w:lang w:eastAsia="he-IL"/>
        </w:rPr>
        <w:t xml:space="preserve"> כאמור, לא יהוו</w:t>
      </w:r>
      <w:r w:rsidRPr="009C6F6C">
        <w:rPr>
          <w:rFonts w:ascii="Times New Roman" w:eastAsia="Times New Roman" w:hAnsi="Times New Roman" w:cs="David"/>
          <w:sz w:val="20"/>
          <w:szCs w:val="24"/>
          <w:rtl/>
          <w:lang w:eastAsia="he-IL"/>
        </w:rPr>
        <w:t xml:space="preserve"> עילה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 בלוח הזמנים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שור המנהל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p>
    <w:p w14:paraId="2D8E383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על אף</w:t>
      </w:r>
      <w:r w:rsidRPr="009C6F6C">
        <w:rPr>
          <w:rFonts w:ascii="Times New Roman" w:eastAsia="Times New Roman" w:hAnsi="Times New Roman" w:cs="David"/>
          <w:sz w:val="20"/>
          <w:szCs w:val="24"/>
          <w:rtl/>
          <w:lang w:eastAsia="he-IL"/>
        </w:rPr>
        <w:t xml:space="preserve"> האמור בסעיף 8.2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יגיע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דבר בגין שינויים הנובעים מ:</w:t>
      </w:r>
    </w:p>
    <w:p w14:paraId="440F0BA4"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טעות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קוי בתכנון ו/או באומדן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של היועצים.</w:t>
      </w:r>
    </w:p>
    <w:p w14:paraId="103E69DF"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התכנון אינו התכנון היעיל ביותר.</w:t>
      </w:r>
    </w:p>
    <w:p w14:paraId="45705AF1"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השינוי מתחייב במישרין או בעקיפין מהפרת איזה מהוראות חוזה זה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025D9B9B"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השינויים מתחייבים מדרישת רשויות מוסמכות. </w:t>
      </w:r>
    </w:p>
    <w:p w14:paraId="5C274AC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להכין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עבור רוכשים שיבקשו זאת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6A6D4482" w14:textId="77777777" w:rsidR="009C6F6C" w:rsidRDefault="009C6F6C" w:rsidP="009C6F6C">
      <w:pPr>
        <w:widowControl w:val="0"/>
        <w:spacing w:before="0" w:beforeAutospacing="0" w:after="240" w:afterAutospacing="0" w:line="240" w:lineRule="auto"/>
        <w:ind w:left="794"/>
        <w:jc w:val="both"/>
        <w:rPr>
          <w:ins w:id="11" w:author="Meryl Etman" w:date="2021-05-30T14:49:00Z"/>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מחיר השינויים ותנאי התשלום בגין תכנון השינויים </w:t>
      </w:r>
      <w:r w:rsidRPr="009C6F6C">
        <w:rPr>
          <w:rFonts w:ascii="Times New Roman" w:eastAsia="Times New Roman" w:hAnsi="Times New Roman" w:cs="David" w:hint="cs"/>
          <w:sz w:val="20"/>
          <w:szCs w:val="24"/>
          <w:rtl/>
          <w:lang w:eastAsia="he-IL"/>
        </w:rPr>
        <w:t xml:space="preserve">כאמור, </w:t>
      </w:r>
      <w:r w:rsidRPr="009C6F6C">
        <w:rPr>
          <w:rFonts w:ascii="Times New Roman" w:eastAsia="Times New Roman" w:hAnsi="Times New Roman" w:cs="David"/>
          <w:sz w:val="20"/>
          <w:szCs w:val="24"/>
          <w:rtl/>
          <w:lang w:eastAsia="he-IL"/>
        </w:rPr>
        <w:t>יסוכמו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לרוכשים.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יתקשר עם הרוכש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בהסכם נפרד לתכנון השינויים. כל מחלוקת שתתעורר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לבין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רוכש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בענ</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ין קביעת מחיר השינויים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תובא בפני המנהל והוא יהיה המוסמך להכריע בה.</w:t>
      </w:r>
    </w:p>
    <w:p w14:paraId="35E76EA0" w14:textId="77777777" w:rsidR="00A16B44" w:rsidRPr="009C6F6C" w:rsidRDefault="00A16B44" w:rsidP="009C6F6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7CEA1C3E"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9C6F6C">
        <w:rPr>
          <w:rFonts w:ascii="Times New Roman" w:eastAsia="Times New Roman" w:hAnsi="Times New Roman" w:cs="David"/>
          <w:bCs/>
          <w:sz w:val="20"/>
          <w:szCs w:val="24"/>
          <w:u w:val="single"/>
          <w:rtl/>
          <w:lang w:eastAsia="he-IL"/>
        </w:rPr>
        <w:t>אחריות וביטוח</w:t>
      </w:r>
    </w:p>
    <w:p w14:paraId="3C4A81BE" w14:textId="77777777" w:rsidR="00AF1BE1" w:rsidRPr="00013687" w:rsidRDefault="00AF1BE1" w:rsidP="00AF1BE1">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11601C62" w14:textId="77777777" w:rsidR="00AF1BE1" w:rsidRPr="00013687" w:rsidRDefault="00AF1BE1" w:rsidP="00AF1BE1">
      <w:pPr>
        <w:pStyle w:val="a4"/>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2F2DA495" w14:textId="77777777" w:rsidR="00AF1BE1" w:rsidRPr="00013687" w:rsidRDefault="00AF1BE1" w:rsidP="00AF1BE1">
      <w:pPr>
        <w:pStyle w:val="a4"/>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050FBED3" w14:textId="77777777" w:rsidR="00AF1BE1" w:rsidRPr="00013687" w:rsidRDefault="00AF1BE1" w:rsidP="00AF1BE1">
      <w:pPr>
        <w:pStyle w:val="a4"/>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48185E32" w14:textId="77777777" w:rsidR="00AF1BE1" w:rsidDel="00A16B44" w:rsidRDefault="00AF1BE1" w:rsidP="00AF1BE1">
      <w:pPr>
        <w:widowControl w:val="0"/>
        <w:spacing w:before="0" w:beforeAutospacing="0" w:after="200" w:afterAutospacing="0" w:line="240" w:lineRule="auto"/>
        <w:ind w:left="368" w:firstLine="425"/>
        <w:rPr>
          <w:del w:id="12" w:author="Meryl Etman" w:date="2021-05-30T14:50:00Z"/>
          <w:rFonts w:ascii="Times New Roman" w:eastAsia="Times New Roman" w:hAnsi="Times New Roman" w:cs="David"/>
          <w:b/>
          <w:bCs/>
          <w:sz w:val="20"/>
          <w:szCs w:val="24"/>
          <w:u w:val="single"/>
          <w:rtl/>
          <w:lang w:eastAsia="he-IL"/>
        </w:rPr>
      </w:pPr>
    </w:p>
    <w:p w14:paraId="69E2912F" w14:textId="77777777" w:rsidR="00AF1BE1" w:rsidRDefault="00AF1BE1">
      <w:pPr>
        <w:widowControl w:val="0"/>
        <w:spacing w:before="0" w:beforeAutospacing="0" w:after="200" w:afterAutospacing="0" w:line="240" w:lineRule="auto"/>
        <w:rPr>
          <w:rFonts w:ascii="Times New Roman" w:eastAsia="Times New Roman" w:hAnsi="Times New Roman" w:cs="David"/>
          <w:b/>
          <w:bCs/>
          <w:sz w:val="20"/>
          <w:szCs w:val="24"/>
          <w:u w:val="single"/>
          <w:rtl/>
          <w:lang w:eastAsia="he-IL"/>
        </w:rPr>
        <w:pPrChange w:id="13" w:author="Meryl Etman" w:date="2021-05-30T14:50:00Z">
          <w:pPr>
            <w:widowControl w:val="0"/>
            <w:spacing w:before="0" w:beforeAutospacing="0" w:after="200" w:afterAutospacing="0" w:line="240" w:lineRule="auto"/>
            <w:ind w:left="368" w:firstLine="425"/>
          </w:pPr>
        </w:pPrChange>
      </w:pPr>
    </w:p>
    <w:p w14:paraId="33E89CEE" w14:textId="77777777" w:rsidR="00AF1BE1" w:rsidRPr="00013687" w:rsidRDefault="00AF1BE1" w:rsidP="00AF1BE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7DD91CAA" w14:textId="77777777" w:rsidR="00AF1BE1" w:rsidRDefault="00AF1BE1" w:rsidP="00AF1BE1">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0D2DAD88"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2C66F2FB"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04843FFC"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60974DE2"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2793BECE"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6A0BA74C"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5C1DECDE"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0314EDD3"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54F45DB7"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DBC19D0"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7437135B"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7FEE7F3E"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7B947105"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08C0C4A1" w14:textId="77777777" w:rsidR="00AF1BE1" w:rsidRPr="00A42052"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6644190C" w14:textId="77777777" w:rsidR="009C6F6C" w:rsidRPr="009C6F6C" w:rsidRDefault="009C6F6C" w:rsidP="009C6F6C">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5D81C2EA"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אספקת תכניות</w:t>
      </w:r>
    </w:p>
    <w:p w14:paraId="561F77E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בכל עת במהלך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בתקופת הבדק של העבודות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מיד לפי דרישתו כל תכניות, ובכללן, תכניות ומסמכים המנויים ברשימה המצ"ב כנספח </w:t>
      </w:r>
      <w:r w:rsidRPr="009C6F6C">
        <w:rPr>
          <w:rFonts w:ascii="Times New Roman" w:eastAsia="Times New Roman" w:hAnsi="Times New Roman" w:cs="David"/>
          <w:b/>
          <w:bCs/>
          <w:sz w:val="20"/>
          <w:szCs w:val="24"/>
          <w:rtl/>
          <w:lang w:eastAsia="he-IL"/>
        </w:rPr>
        <w:t>ח'</w:t>
      </w:r>
      <w:r w:rsidRPr="009C6F6C">
        <w:rPr>
          <w:rFonts w:ascii="Times New Roman" w:eastAsia="Times New Roman" w:hAnsi="Times New Roman" w:cs="David"/>
          <w:sz w:val="20"/>
          <w:szCs w:val="24"/>
          <w:rtl/>
          <w:lang w:eastAsia="he-IL"/>
        </w:rPr>
        <w:t xml:space="preserve"> לחוזה זה, ובמידה והדרישה מתייחסת לתכניות שאינ</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בידו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יערכ</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בהקדם האפשרי וימסר</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למזמין.</w:t>
      </w:r>
    </w:p>
    <w:p w14:paraId="1046C9A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עם גמר שרותי </w:t>
      </w:r>
      <w:r w:rsidRPr="009C6F6C">
        <w:rPr>
          <w:rFonts w:ascii="Times New Roman" w:eastAsia="Times New Roman" w:hAnsi="Times New Roman" w:cs="David" w:hint="cs"/>
          <w:sz w:val="20"/>
          <w:szCs w:val="24"/>
          <w:rtl/>
          <w:lang w:eastAsia="he-IL"/>
        </w:rPr>
        <w:t>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סדרה אחת של העתקי התכניות כשהן מעודכנות, ומשקפות את התכנון והב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הסופי בשטח </w:t>
      </w:r>
      <w:r w:rsidRPr="009C6F6C">
        <w:rPr>
          <w:rFonts w:ascii="Times New Roman" w:eastAsia="Times New Roman" w:hAnsi="Times New Roman" w:cs="David"/>
          <w:color w:val="000000"/>
          <w:sz w:val="20"/>
          <w:szCs w:val="24"/>
          <w:lang w:eastAsia="he-IL"/>
        </w:rPr>
        <w:t>(AS MADE)</w:t>
      </w:r>
      <w:r w:rsidRPr="009C6F6C">
        <w:rPr>
          <w:rFonts w:ascii="Times New Roman" w:eastAsia="Times New Roman" w:hAnsi="Times New Roman" w:cs="David"/>
          <w:sz w:val="20"/>
          <w:szCs w:val="24"/>
          <w:rtl/>
          <w:lang w:eastAsia="he-IL"/>
        </w:rPr>
        <w:t xml:space="preserve">, למעט שינויי דיירים, </w:t>
      </w:r>
      <w:r w:rsidRPr="009C6F6C">
        <w:rPr>
          <w:rFonts w:ascii="Times New Roman" w:eastAsia="Times New Roman" w:hAnsi="Times New Roman" w:cs="David" w:hint="cs"/>
          <w:sz w:val="20"/>
          <w:szCs w:val="24"/>
          <w:rtl/>
          <w:lang w:eastAsia="he-IL"/>
        </w:rPr>
        <w:t xml:space="preserve">וקבצים </w:t>
      </w:r>
      <w:r w:rsidRPr="009C6F6C">
        <w:rPr>
          <w:rFonts w:ascii="Times New Roman" w:eastAsia="Times New Roman" w:hAnsi="Times New Roman" w:cs="David"/>
          <w:sz w:val="20"/>
          <w:szCs w:val="24"/>
          <w:rtl/>
          <w:lang w:eastAsia="he-IL"/>
        </w:rPr>
        <w:t>המכילים את התכנון במדיה ממוחשבת.</w:t>
      </w:r>
    </w:p>
    <w:p w14:paraId="06B3007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הובא החוזה לידי גמר או בוטל לפי סעיף 12 להלן,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סדרה אחת של העתקי התכניות ו</w:t>
      </w:r>
      <w:r w:rsidRPr="009C6F6C">
        <w:rPr>
          <w:rFonts w:ascii="Times New Roman" w:eastAsia="Times New Roman" w:hAnsi="Times New Roman" w:cs="David" w:hint="cs"/>
          <w:sz w:val="20"/>
          <w:szCs w:val="24"/>
          <w:rtl/>
          <w:lang w:eastAsia="he-IL"/>
        </w:rPr>
        <w:t>הקבצים</w:t>
      </w:r>
      <w:r w:rsidRPr="009C6F6C">
        <w:rPr>
          <w:rFonts w:ascii="Times New Roman" w:eastAsia="Times New Roman" w:hAnsi="Times New Roman" w:cs="David"/>
          <w:sz w:val="20"/>
          <w:szCs w:val="24"/>
          <w:rtl/>
          <w:lang w:eastAsia="he-IL"/>
        </w:rPr>
        <w:t xml:space="preserve"> כשה</w:t>
      </w:r>
      <w:r w:rsidRPr="009C6F6C">
        <w:rPr>
          <w:rFonts w:ascii="Times New Roman" w:eastAsia="Times New Roman" w:hAnsi="Times New Roman" w:cs="David" w:hint="cs"/>
          <w:sz w:val="20"/>
          <w:szCs w:val="24"/>
          <w:rtl/>
          <w:lang w:eastAsia="he-IL"/>
        </w:rPr>
        <w:t>ם</w:t>
      </w:r>
      <w:r w:rsidRPr="009C6F6C">
        <w:rPr>
          <w:rFonts w:ascii="Times New Roman" w:eastAsia="Times New Roman" w:hAnsi="Times New Roman" w:cs="David"/>
          <w:sz w:val="20"/>
          <w:szCs w:val="24"/>
          <w:rtl/>
          <w:lang w:eastAsia="he-IL"/>
        </w:rPr>
        <w:t xml:space="preserve"> מעודכנ</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1C264F58"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לשמור אצלו למשך תקופה של 7 שנים לפחות את התכניות בקבצי מחשב ובתדפיסים ולספק למזמין לפי דרישתו העתקים מהן בכל עת שיידרש לכך.</w:t>
      </w:r>
    </w:p>
    <w:p w14:paraId="04BEA296"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לכל תשלום נוסף בעד תכניות שימסור למזמין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סעיף 10 זה.</w:t>
      </w:r>
    </w:p>
    <w:p w14:paraId="20701023"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זכות הקניין בכל התכניות שייכת למזמין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ובלבד ששולם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להוראות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דבר בגין זאת, ובלבד שהשימוש בתכניות יוגבל לאתר ולפרויקט שחוזה זה חל לגביו. האמור לעיל לגבי זכות הקניין בתכניות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התכניות.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אינו רשאי להשתמש בתכניות לצורך תכנון ובניה של פרויקט אחר  שלא בהסכמת המזמין.</w:t>
      </w:r>
    </w:p>
    <w:p w14:paraId="0627D8AC" w14:textId="77777777" w:rsidR="009C6F6C" w:rsidRPr="009C6F6C" w:rsidRDefault="009C6F6C" w:rsidP="009C6F6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מעמד ה</w:t>
      </w:r>
      <w:r w:rsidR="00141D80">
        <w:rPr>
          <w:rFonts w:ascii="Times New Roman" w:eastAsia="Times New Roman" w:hAnsi="Times New Roman" w:cs="David"/>
          <w:bCs/>
          <w:sz w:val="20"/>
          <w:szCs w:val="24"/>
          <w:u w:val="single"/>
          <w:rtl/>
          <w:lang w:eastAsia="he-IL"/>
        </w:rPr>
        <w:t>יועץ</w:t>
      </w:r>
    </w:p>
    <w:p w14:paraId="41AFFCA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מוסכם ומובהר על ידי הצדדים לחוזה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מעמדו של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כנותן השירותים למזמין הינו של קבלן עצמאי וכל הפעולות שיעשו על ידו על פי חוזה זה נעשות על ידו, עבורו ועל חשבונו</w:t>
      </w:r>
      <w:r w:rsidRPr="009C6F6C">
        <w:rPr>
          <w:rFonts w:ascii="Times New Roman" w:eastAsia="Times New Roman" w:hAnsi="Times New Roman" w:cs="David" w:hint="cs"/>
          <w:sz w:val="20"/>
          <w:szCs w:val="24"/>
          <w:rtl/>
          <w:lang w:eastAsia="he-IL"/>
        </w:rPr>
        <w:t xml:space="preserve"> של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sz w:val="20"/>
          <w:szCs w:val="24"/>
          <w:rtl/>
          <w:lang w:eastAsia="he-IL"/>
        </w:rPr>
        <w:t>.</w:t>
      </w:r>
    </w:p>
    <w:p w14:paraId="177D498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lastRenderedPageBreak/>
        <w:t xml:space="preserve">אין ולא יהיו יחסי עובד-מעביד בין המזמין ובין </w:t>
      </w:r>
      <w:r w:rsidRPr="009C6F6C">
        <w:rPr>
          <w:rFonts w:ascii="Times New Roman" w:eastAsia="Times New Roman" w:hAnsi="Times New Roman" w:cs="David"/>
          <w:color w:val="000000"/>
          <w:sz w:val="24"/>
          <w:szCs w:val="24"/>
          <w:rtl/>
          <w:lang w:eastAsia="he-IL"/>
        </w:rPr>
        <w:t>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w:t>
      </w:r>
      <w:r w:rsidRPr="009C6F6C">
        <w:rPr>
          <w:rFonts w:ascii="Times New Roman" w:eastAsia="Times New Roman" w:hAnsi="Times New Roman" w:cs="David" w:hint="cs"/>
          <w:color w:val="000000"/>
          <w:sz w:val="24"/>
          <w:szCs w:val="24"/>
          <w:rtl/>
          <w:lang w:eastAsia="he-IL"/>
        </w:rPr>
        <w:t>מי מטעמו ו</w:t>
      </w:r>
      <w:r w:rsidRPr="009C6F6C">
        <w:rPr>
          <w:rFonts w:ascii="Times New Roman" w:eastAsia="Times New Roman" w:hAnsi="Times New Roman" w:cs="David"/>
          <w:color w:val="000000"/>
          <w:sz w:val="24"/>
          <w:szCs w:val="24"/>
          <w:rtl/>
          <w:lang w:eastAsia="he-IL"/>
        </w:rPr>
        <w:t xml:space="preserve">בין המזמין לבין עובדי </w:t>
      </w:r>
      <w:r w:rsidRPr="009C6F6C">
        <w:rPr>
          <w:rFonts w:ascii="Times New Roman" w:eastAsia="Times New Roman" w:hAnsi="Times New Roman" w:cs="David" w:hint="cs"/>
          <w:color w:val="000000"/>
          <w:sz w:val="24"/>
          <w:szCs w:val="24"/>
          <w:rtl/>
          <w:lang w:eastAsia="he-IL"/>
        </w:rPr>
        <w:t xml:space="preserve"> ה</w:t>
      </w:r>
      <w:r w:rsidR="00141D80">
        <w:rPr>
          <w:rFonts w:ascii="Times New Roman" w:eastAsia="Times New Roman" w:hAnsi="Times New Roman" w:cs="David" w:hint="cs"/>
          <w:color w:val="000000"/>
          <w:sz w:val="24"/>
          <w:szCs w:val="24"/>
          <w:rtl/>
          <w:lang w:eastAsia="he-IL"/>
        </w:rPr>
        <w:t>יועץ</w:t>
      </w:r>
      <w:r w:rsidRPr="009C6F6C">
        <w:rPr>
          <w:rFonts w:ascii="Times New Roman" w:eastAsia="Times New Roman" w:hAnsi="Times New Roman" w:cs="David" w:hint="cs"/>
          <w:color w:val="000000"/>
          <w:sz w:val="24"/>
          <w:szCs w:val="24"/>
          <w:rtl/>
          <w:lang w:eastAsia="he-IL"/>
        </w:rPr>
        <w:t xml:space="preserve"> ו/או מי מטעמיהם</w:t>
      </w:r>
      <w:r w:rsidRPr="009C6F6C">
        <w:rPr>
          <w:rFonts w:ascii="Times New Roman" w:eastAsia="Times New Roman" w:hAnsi="Times New Roman" w:cs="David"/>
          <w:color w:val="000000"/>
          <w:sz w:val="24"/>
          <w:szCs w:val="24"/>
          <w:rtl/>
          <w:lang w:eastAsia="he-IL"/>
        </w:rPr>
        <w:t xml:space="preserve"> </w:t>
      </w:r>
      <w:r w:rsidRPr="009C6F6C">
        <w:rPr>
          <w:rFonts w:ascii="Times New Roman" w:eastAsia="Times New Roman" w:hAnsi="Times New Roman" w:cs="David"/>
          <w:sz w:val="20"/>
          <w:szCs w:val="24"/>
          <w:rtl/>
          <w:lang w:eastAsia="he-IL"/>
        </w:rPr>
        <w:t>ואין בהוראות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ליצור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מי מעובדיו</w:t>
      </w:r>
      <w:r w:rsidRPr="009C6F6C">
        <w:rPr>
          <w:rFonts w:ascii="Times New Roman" w:eastAsia="Times New Roman" w:hAnsi="Times New Roman" w:cs="David" w:hint="cs"/>
          <w:sz w:val="20"/>
          <w:szCs w:val="24"/>
          <w:rtl/>
          <w:lang w:eastAsia="he-IL"/>
        </w:rPr>
        <w:t xml:space="preserve"> ו/או מי מטעמו</w:t>
      </w:r>
      <w:r w:rsidRPr="009C6F6C">
        <w:rPr>
          <w:rFonts w:ascii="Times New Roman" w:eastAsia="Times New Roman" w:hAnsi="Times New Roman" w:cs="David"/>
          <w:sz w:val="20"/>
          <w:szCs w:val="24"/>
          <w:rtl/>
          <w:lang w:eastAsia="he-IL"/>
        </w:rPr>
        <w:t xml:space="preserve"> לבין המזמין ו/או המנהל ו/או מי מטעמו יחסי עובד מעביד</w:t>
      </w:r>
      <w:r w:rsidRPr="009C6F6C">
        <w:rPr>
          <w:rFonts w:ascii="Times New Roman" w:eastAsia="Times New Roman" w:hAnsi="Times New Roman" w:cs="David"/>
          <w:color w:val="000000"/>
          <w:sz w:val="24"/>
          <w:szCs w:val="24"/>
          <w:rtl/>
          <w:lang w:eastAsia="he-IL"/>
        </w:rPr>
        <w:t>, לכל ענין ודבר. בכלל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מוסכם ומובהר בין הצדדים</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עובדיו לא יהיו זכאים כלפי המזמין לכל זכות החלה ע</w:t>
      </w:r>
      <w:r w:rsidRPr="009C6F6C">
        <w:rPr>
          <w:rFonts w:ascii="Times New Roman" w:eastAsia="Times New Roman" w:hAnsi="Times New Roman" w:cs="David" w:hint="cs"/>
          <w:color w:val="000000"/>
          <w:sz w:val="24"/>
          <w:szCs w:val="24"/>
          <w:rtl/>
          <w:lang w:eastAsia="he-IL"/>
        </w:rPr>
        <w:t>ל פ</w:t>
      </w:r>
      <w:r w:rsidRPr="009C6F6C">
        <w:rPr>
          <w:rFonts w:ascii="Times New Roman" w:eastAsia="Times New Roman" w:hAnsi="Times New Roman" w:cs="David"/>
          <w:color w:val="000000"/>
          <w:sz w:val="24"/>
          <w:szCs w:val="24"/>
          <w:rtl/>
          <w:lang w:eastAsia="he-IL"/>
        </w:rPr>
        <w:t>י הדין ו/או מכח צו הרחבה ו/או מכח הסכם כלשהו על עובד</w:t>
      </w:r>
      <w:r w:rsidRPr="009C6F6C">
        <w:rPr>
          <w:rFonts w:ascii="Times New Roman" w:eastAsia="Times New Roman" w:hAnsi="Times New Roman" w:cs="David" w:hint="cs"/>
          <w:sz w:val="20"/>
          <w:szCs w:val="24"/>
          <w:rtl/>
          <w:lang w:eastAsia="he-IL"/>
        </w:rPr>
        <w:t>.</w:t>
      </w:r>
    </w:p>
    <w:p w14:paraId="3C7B4B6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מוסכם בזה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עובדיו</w:t>
      </w:r>
      <w:r w:rsidRPr="009C6F6C">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9C6F6C">
        <w:rPr>
          <w:rFonts w:ascii="Times New Roman" w:eastAsia="Times New Roman" w:hAnsi="Times New Roman" w:cs="David"/>
          <w:color w:val="000000"/>
          <w:sz w:val="24"/>
          <w:szCs w:val="24"/>
          <w:rtl/>
          <w:lang w:eastAsia="he-IL"/>
        </w:rPr>
        <w:t xml:space="preserve"> מוותרים על כל טענות ו/או</w:t>
      </w:r>
      <w:r w:rsidRPr="009C6F6C">
        <w:rPr>
          <w:rFonts w:ascii="Times New Roman" w:eastAsia="Times New Roman" w:hAnsi="Times New Roman" w:cs="David" w:hint="cs"/>
          <w:color w:val="000000"/>
          <w:sz w:val="24"/>
          <w:szCs w:val="24"/>
          <w:rtl/>
          <w:lang w:eastAsia="he-IL"/>
        </w:rPr>
        <w:t xml:space="preserve"> דרישות ו/או תלונות ו/או</w:t>
      </w:r>
      <w:r w:rsidRPr="009C6F6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107F26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 ומתחייב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ישא לבדו </w:t>
      </w:r>
      <w:r w:rsidRPr="009C6F6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בגין מתן השירותים ו/או בגין התקבולים שיקבל ע</w:t>
      </w:r>
      <w:r w:rsidRPr="009C6F6C">
        <w:rPr>
          <w:rFonts w:ascii="Times New Roman" w:eastAsia="Times New Roman" w:hAnsi="Times New Roman" w:cs="David" w:hint="cs"/>
          <w:color w:val="000000"/>
          <w:sz w:val="24"/>
          <w:szCs w:val="24"/>
          <w:rtl/>
          <w:lang w:eastAsia="he-IL"/>
        </w:rPr>
        <w:t>ל פי</w:t>
      </w:r>
      <w:r w:rsidRPr="009C6F6C">
        <w:rPr>
          <w:rFonts w:ascii="Times New Roman" w:eastAsia="Times New Roman" w:hAnsi="Times New Roman" w:cs="David"/>
          <w:color w:val="000000"/>
          <w:sz w:val="24"/>
          <w:szCs w:val="24"/>
          <w:rtl/>
          <w:lang w:eastAsia="he-IL"/>
        </w:rPr>
        <w:t xml:space="preserve"> חוזה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ובכלל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sz w:val="20"/>
          <w:szCs w:val="24"/>
          <w:rtl/>
          <w:lang w:eastAsia="he-IL"/>
        </w:rPr>
        <w:t xml:space="preserve"> תשלומי מס הכנסה והב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טוח הלאומי שהוא חב בגין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08EB204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טוח לאומי, תשלומים לקרנות איגודים מקצוע</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3F42FD5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9C6F6C">
        <w:rPr>
          <w:rFonts w:ascii="Times New Roman" w:eastAsia="Times New Roman" w:hAnsi="Times New Roman" w:cs="David"/>
          <w:color w:val="000000"/>
          <w:sz w:val="24"/>
          <w:szCs w:val="24"/>
          <w:rtl/>
          <w:lang w:eastAsia="he-IL"/>
        </w:rPr>
        <w:t>מבלי לגרוע מ</w:t>
      </w:r>
      <w:r w:rsidRPr="009C6F6C">
        <w:rPr>
          <w:rFonts w:ascii="Times New Roman" w:eastAsia="Times New Roman" w:hAnsi="Times New Roman" w:cs="David" w:hint="cs"/>
          <w:color w:val="000000"/>
          <w:sz w:val="24"/>
          <w:szCs w:val="24"/>
          <w:rtl/>
          <w:lang w:eastAsia="he-IL"/>
        </w:rPr>
        <w:t xml:space="preserve">כלליות </w:t>
      </w:r>
      <w:r w:rsidRPr="009C6F6C">
        <w:rPr>
          <w:rFonts w:ascii="Times New Roman" w:eastAsia="Times New Roman" w:hAnsi="Times New Roman" w:cs="David"/>
          <w:color w:val="000000"/>
          <w:sz w:val="24"/>
          <w:szCs w:val="24"/>
          <w:rtl/>
          <w:lang w:eastAsia="he-IL"/>
        </w:rPr>
        <w:t>האמור לעיל,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מצהיר ומתחייב</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אם י</w:t>
      </w:r>
      <w:r w:rsidRPr="009C6F6C">
        <w:rPr>
          <w:rFonts w:ascii="Times New Roman" w:eastAsia="Times New Roman" w:hAnsi="Times New Roman" w:cs="David" w:hint="cs"/>
          <w:color w:val="000000"/>
          <w:sz w:val="24"/>
          <w:szCs w:val="24"/>
          <w:rtl/>
          <w:lang w:eastAsia="he-IL"/>
        </w:rPr>
        <w:t>י</w:t>
      </w:r>
      <w:r w:rsidRPr="009C6F6C">
        <w:rPr>
          <w:rFonts w:ascii="Times New Roman" w:eastAsia="Times New Roman" w:hAnsi="Times New Roman" w:cs="David"/>
          <w:color w:val="000000"/>
          <w:sz w:val="24"/>
          <w:szCs w:val="24"/>
          <w:rtl/>
          <w:lang w:eastAsia="he-IL"/>
        </w:rPr>
        <w:t>דרש המזמין על ידי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על ידי מי מ</w:t>
      </w:r>
      <w:r w:rsidRPr="009C6F6C">
        <w:rPr>
          <w:rFonts w:ascii="Times New Roman" w:eastAsia="Times New Roman" w:hAnsi="Times New Roman" w:cs="David" w:hint="cs"/>
          <w:color w:val="000000"/>
          <w:sz w:val="24"/>
          <w:szCs w:val="24"/>
          <w:rtl/>
          <w:lang w:eastAsia="he-IL"/>
        </w:rPr>
        <w:t>שלוחיו ו/או עובדיו</w:t>
      </w:r>
      <w:r w:rsidRPr="009C6F6C">
        <w:rPr>
          <w:rFonts w:ascii="Times New Roman" w:eastAsia="Times New Roman" w:hAnsi="Times New Roman" w:cs="David"/>
          <w:color w:val="000000"/>
          <w:sz w:val="24"/>
          <w:szCs w:val="24"/>
          <w:rtl/>
          <w:lang w:eastAsia="he-IL"/>
        </w:rPr>
        <w:t xml:space="preserve"> ו/או</w:t>
      </w:r>
      <w:r w:rsidRPr="009C6F6C">
        <w:rPr>
          <w:rFonts w:ascii="Times New Roman" w:eastAsia="Times New Roman" w:hAnsi="Times New Roman" w:cs="David" w:hint="cs"/>
          <w:color w:val="000000"/>
          <w:sz w:val="24"/>
          <w:szCs w:val="24"/>
          <w:rtl/>
          <w:lang w:eastAsia="he-IL"/>
        </w:rPr>
        <w:t xml:space="preserve"> אחר מטעמו ו/או</w:t>
      </w:r>
      <w:r w:rsidRPr="009C6F6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כלשהם כאמור, אזי ישפה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את המזמין מיד עם דרישתו הראשונה של המזמין, בגין כל 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ייחשב </w:t>
      </w:r>
      <w:r w:rsidRPr="009C6F6C">
        <w:rPr>
          <w:rFonts w:ascii="Times New Roman" w:eastAsia="Times New Roman" w:hAnsi="Times New Roman" w:cs="David" w:hint="cs"/>
          <w:color w:val="000000"/>
          <w:sz w:val="24"/>
          <w:szCs w:val="24"/>
          <w:rtl/>
          <w:lang w:eastAsia="he-IL"/>
        </w:rPr>
        <w:t>כ</w:t>
      </w:r>
      <w:r w:rsidRPr="009C6F6C">
        <w:rPr>
          <w:rFonts w:ascii="Times New Roman" w:eastAsia="Times New Roman" w:hAnsi="Times New Roman" w:cs="David"/>
          <w:color w:val="000000"/>
          <w:sz w:val="24"/>
          <w:szCs w:val="24"/>
          <w:rtl/>
          <w:lang w:eastAsia="he-IL"/>
        </w:rPr>
        <w:t>חוב המגיע למזמין מאת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על פי הוראות חוזה זה, אשר המזמין רשאי לקזז בגינו סכומים ע"ח התמורה המגיעה ל</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w:t>
      </w:r>
    </w:p>
    <w:p w14:paraId="07FEDF5C" w14:textId="77777777" w:rsidR="009C6F6C" w:rsidRDefault="009C6F6C" w:rsidP="009C6F6C">
      <w:pPr>
        <w:widowControl w:val="0"/>
        <w:numPr>
          <w:ilvl w:val="1"/>
          <w:numId w:val="1"/>
        </w:numPr>
        <w:spacing w:before="0" w:beforeAutospacing="0" w:after="240" w:afterAutospacing="0" w:line="240" w:lineRule="auto"/>
        <w:ind w:left="788" w:hanging="431"/>
        <w:jc w:val="both"/>
        <w:rPr>
          <w:ins w:id="14" w:author="Meryl Etman" w:date="2021-05-30T14:50:00Z"/>
          <w:rFonts w:ascii="Times New Roman" w:eastAsia="Times New Roman" w:hAnsi="Times New Roman" w:cs="David"/>
          <w:sz w:val="20"/>
          <w:szCs w:val="24"/>
          <w:lang w:eastAsia="he-IL"/>
        </w:rPr>
      </w:pPr>
      <w:r w:rsidRPr="009C6F6C">
        <w:rPr>
          <w:rFonts w:ascii="Times New Roman" w:eastAsia="Times New Roman" w:hAnsi="Times New Roman" w:cs="David"/>
          <w:color w:val="000000"/>
          <w:sz w:val="24"/>
          <w:szCs w:val="24"/>
          <w:rtl/>
          <w:lang w:eastAsia="he-IL"/>
        </w:rPr>
        <w:t>בשים לב לאמור לעיל, אם יקבע פורום מוסמך כלשהו</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נתקיימו יחסי עובד ומעביד בין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מי מעובדיו</w:t>
      </w:r>
      <w:r w:rsidRPr="009C6F6C">
        <w:rPr>
          <w:rFonts w:ascii="Times New Roman" w:eastAsia="Times New Roman" w:hAnsi="Times New Roman" w:cs="David" w:hint="cs"/>
          <w:color w:val="000000"/>
          <w:sz w:val="24"/>
          <w:szCs w:val="24"/>
          <w:rtl/>
          <w:lang w:eastAsia="he-IL"/>
        </w:rPr>
        <w:t xml:space="preserve"> ו/או מי משלוחיו ו/או אחר מטעמו</w:t>
      </w:r>
      <w:r w:rsidRPr="009C6F6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9C6F6C">
        <w:rPr>
          <w:rFonts w:ascii="Times New Roman" w:eastAsia="Times New Roman" w:hAnsi="Times New Roman" w:cs="David" w:hint="cs"/>
          <w:color w:val="000000"/>
          <w:sz w:val="24"/>
          <w:szCs w:val="24"/>
          <w:rtl/>
          <w:lang w:eastAsia="he-IL"/>
        </w:rPr>
        <w:t>.</w:t>
      </w:r>
    </w:p>
    <w:p w14:paraId="67963409" w14:textId="77777777" w:rsidR="00A16B44" w:rsidRPr="009C6F6C" w:rsidRDefault="00A16B44">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Change w:id="15" w:author="Meryl Etman" w:date="2021-05-30T14:50:00Z">
          <w:pPr>
            <w:widowControl w:val="0"/>
            <w:numPr>
              <w:ilvl w:val="1"/>
              <w:numId w:val="1"/>
            </w:numPr>
            <w:tabs>
              <w:tab w:val="num" w:pos="792"/>
            </w:tabs>
            <w:spacing w:before="0" w:beforeAutospacing="0" w:after="240" w:afterAutospacing="0" w:line="240" w:lineRule="auto"/>
            <w:ind w:left="788" w:hanging="431"/>
            <w:jc w:val="both"/>
          </w:pPr>
        </w:pPrChange>
      </w:pPr>
    </w:p>
    <w:p w14:paraId="57CB8897" w14:textId="77777777" w:rsidR="009C6F6C" w:rsidRPr="009C6F6C" w:rsidRDefault="009C6F6C" w:rsidP="009C6F6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9C6F6C">
        <w:rPr>
          <w:rFonts w:ascii="Times New Roman" w:eastAsia="Times New Roman" w:hAnsi="Times New Roman" w:cs="David"/>
          <w:bCs/>
          <w:sz w:val="20"/>
          <w:szCs w:val="24"/>
          <w:u w:val="single"/>
          <w:rtl/>
          <w:lang w:eastAsia="he-IL"/>
        </w:rPr>
        <w:t>הבאת החוזה לגמר או ביטולו</w:t>
      </w:r>
    </w:p>
    <w:p w14:paraId="3643DD3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648AC1C6" w14:textId="77777777" w:rsidR="009C6F6C" w:rsidRPr="009C6F6C" w:rsidRDefault="009C6F6C" w:rsidP="009C6F6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על אף האמור בכל מקום אחר בחוזה </w:t>
      </w:r>
      <w:r w:rsidRPr="009C6F6C">
        <w:rPr>
          <w:rFonts w:ascii="Times New Roman" w:eastAsia="Times New Roman" w:hAnsi="Times New Roman" w:cs="David" w:hint="cs"/>
          <w:sz w:val="20"/>
          <w:szCs w:val="24"/>
          <w:rtl/>
          <w:lang w:eastAsia="he-IL"/>
        </w:rPr>
        <w:t xml:space="preserve">זה על נספחיו, </w:t>
      </w:r>
      <w:r w:rsidRPr="009C6F6C">
        <w:rPr>
          <w:rFonts w:ascii="Times New Roman" w:eastAsia="Times New Roman" w:hAnsi="Times New Roman" w:cs="David"/>
          <w:sz w:val="20"/>
          <w:szCs w:val="24"/>
          <w:rtl/>
          <w:lang w:eastAsia="he-IL"/>
        </w:rPr>
        <w:t>רשאי המזמין,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ניתנה הודעה כאמור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9C6F6C">
        <w:rPr>
          <w:rFonts w:ascii="Times New Roman" w:eastAsia="Times New Roman" w:hAnsi="Times New Roman" w:cs="David" w:hint="cs"/>
          <w:sz w:val="20"/>
          <w:szCs w:val="24"/>
          <w:rtl/>
          <w:lang w:eastAsia="he-IL"/>
        </w:rPr>
        <w:t>-7</w:t>
      </w:r>
      <w:r w:rsidRPr="009C6F6C">
        <w:rPr>
          <w:rFonts w:ascii="Times New Roman" w:eastAsia="Times New Roman" w:hAnsi="Times New Roman" w:cs="David"/>
          <w:sz w:val="20"/>
          <w:szCs w:val="24"/>
          <w:rtl/>
          <w:lang w:eastAsia="he-IL"/>
        </w:rPr>
        <w:t xml:space="preserve"> י</w:t>
      </w:r>
      <w:r w:rsidRPr="009C6F6C">
        <w:rPr>
          <w:rFonts w:ascii="Times New Roman" w:eastAsia="Times New Roman" w:hAnsi="Times New Roman" w:cs="David" w:hint="cs"/>
          <w:sz w:val="20"/>
          <w:szCs w:val="24"/>
          <w:rtl/>
          <w:lang w:eastAsia="he-IL"/>
        </w:rPr>
        <w:t>מים</w:t>
      </w:r>
      <w:r w:rsidRPr="009C6F6C">
        <w:rPr>
          <w:rFonts w:ascii="Times New Roman" w:eastAsia="Times New Roman" w:hAnsi="Times New Roman" w:cs="David"/>
          <w:sz w:val="20"/>
          <w:szCs w:val="24"/>
          <w:rtl/>
          <w:lang w:eastAsia="he-IL"/>
        </w:rPr>
        <w:t xml:space="preserve"> מיום משלוחה (להלן: "</w:t>
      </w:r>
      <w:r w:rsidRPr="009C6F6C">
        <w:rPr>
          <w:rFonts w:ascii="Times New Roman" w:eastAsia="Times New Roman" w:hAnsi="Times New Roman" w:cs="David"/>
          <w:b/>
          <w:bCs/>
          <w:sz w:val="20"/>
          <w:szCs w:val="24"/>
          <w:rtl/>
          <w:lang w:eastAsia="he-IL"/>
        </w:rPr>
        <w:t>תאריך הפסקת השרות</w:t>
      </w:r>
      <w:r w:rsidRPr="009C6F6C">
        <w:rPr>
          <w:rFonts w:ascii="Times New Roman" w:eastAsia="Times New Roman" w:hAnsi="Times New Roman" w:cs="David"/>
          <w:sz w:val="20"/>
          <w:szCs w:val="24"/>
          <w:rtl/>
          <w:lang w:eastAsia="he-IL"/>
        </w:rPr>
        <w:t>").</w:t>
      </w:r>
    </w:p>
    <w:p w14:paraId="3A38C29D" w14:textId="77777777" w:rsidR="009C6F6C" w:rsidRPr="009C6F6C" w:rsidRDefault="009C6F6C" w:rsidP="009C6F6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הובא החוזה לידי גמר כאמור בסעיף 12.1.1 לעיל,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שב</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צע עד </w:t>
      </w:r>
      <w:r w:rsidRPr="009C6F6C">
        <w:rPr>
          <w:rFonts w:ascii="Times New Roman" w:eastAsia="Times New Roman" w:hAnsi="Times New Roman" w:cs="David"/>
          <w:sz w:val="20"/>
          <w:szCs w:val="24"/>
          <w:rtl/>
          <w:lang w:eastAsia="he-IL"/>
        </w:rPr>
        <w:lastRenderedPageBreak/>
        <w:t>לתאריך הפסקת הש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לפי השיעור המפורט בנספחים </w:t>
      </w:r>
      <w:r w:rsidRPr="009C6F6C">
        <w:rPr>
          <w:rFonts w:ascii="Times New Roman" w:eastAsia="Times New Roman" w:hAnsi="Times New Roman" w:cs="David"/>
          <w:bCs/>
          <w:sz w:val="20"/>
          <w:szCs w:val="24"/>
          <w:rtl/>
          <w:lang w:eastAsia="he-IL"/>
        </w:rPr>
        <w:t>ד' ו - ה'</w:t>
      </w:r>
      <w:r w:rsidRPr="009C6F6C">
        <w:rPr>
          <w:rFonts w:ascii="Times New Roman" w:eastAsia="Times New Roman" w:hAnsi="Times New Roman" w:cs="David"/>
          <w:sz w:val="20"/>
          <w:szCs w:val="24"/>
          <w:rtl/>
          <w:lang w:eastAsia="he-IL"/>
        </w:rPr>
        <w:t>. במקרה שבוצע חלק של קטע ו/או שלב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ישולם חלק יחסי מתאים מהשכר הקבוע בנספחים </w:t>
      </w:r>
      <w:r w:rsidRPr="009C6F6C">
        <w:rPr>
          <w:rFonts w:ascii="Times New Roman" w:eastAsia="Times New Roman" w:hAnsi="Times New Roman" w:cs="David"/>
          <w:bCs/>
          <w:sz w:val="20"/>
          <w:szCs w:val="24"/>
          <w:rtl/>
          <w:lang w:eastAsia="he-IL"/>
        </w:rPr>
        <w:t xml:space="preserve">ד' ו-ה' </w:t>
      </w:r>
      <w:r w:rsidRPr="009C6F6C">
        <w:rPr>
          <w:rFonts w:ascii="Times New Roman" w:eastAsia="Times New Roman" w:hAnsi="Times New Roman" w:cs="David"/>
          <w:sz w:val="20"/>
          <w:szCs w:val="24"/>
          <w:rtl/>
          <w:lang w:eastAsia="he-IL"/>
        </w:rPr>
        <w:t>לאותו שלב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כפי שיקבע המנהל.</w:t>
      </w:r>
    </w:p>
    <w:p w14:paraId="2E8EDA47"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הודעה בדבר הבאת החוזה לידי גמר כאמור בסעיף 12.1.1 לעיל לא תשמש עילה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לתביעת פיצויים כלשהם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לטענה </w:t>
      </w:r>
      <w:r w:rsidRPr="009C6F6C">
        <w:rPr>
          <w:rFonts w:ascii="Times New Roman" w:eastAsia="Times New Roman" w:hAnsi="Times New Roman" w:cs="David" w:hint="cs"/>
          <w:sz w:val="20"/>
          <w:szCs w:val="24"/>
          <w:rtl/>
          <w:lang w:eastAsia="he-IL"/>
        </w:rPr>
        <w:t>ו/או דרישה ו/או תלונה ו/</w:t>
      </w:r>
      <w:r w:rsidRPr="009C6F6C">
        <w:rPr>
          <w:rFonts w:ascii="Times New Roman" w:eastAsia="Times New Roman" w:hAnsi="Times New Roman" w:cs="David"/>
          <w:sz w:val="20"/>
          <w:szCs w:val="24"/>
          <w:rtl/>
          <w:lang w:eastAsia="he-IL"/>
        </w:rPr>
        <w:t>או תביעה כלשהי, פרט לאמור בסעיף 12.1.2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והשכר שישולם לפי סעיף 12.1.2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ו/או עקב הבאתו לידי גמר כאמור, בין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ובין מכוח עילה כלשהי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הדין.</w:t>
      </w:r>
    </w:p>
    <w:p w14:paraId="39589615"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תוך 12 חודש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מהבאת חוזה</w:t>
      </w:r>
      <w:r w:rsidRPr="009C6F6C">
        <w:rPr>
          <w:rFonts w:ascii="Times New Roman" w:eastAsia="Times New Roman" w:hAnsi="Times New Roman" w:cs="David" w:hint="cs"/>
          <w:sz w:val="20"/>
          <w:szCs w:val="24"/>
          <w:rtl/>
          <w:lang w:eastAsia="he-IL"/>
        </w:rPr>
        <w:t xml:space="preserve"> זה לידי</w:t>
      </w:r>
      <w:r w:rsidRPr="009C6F6C">
        <w:rPr>
          <w:rFonts w:ascii="Times New Roman" w:eastAsia="Times New Roman" w:hAnsi="Times New Roman" w:cs="David"/>
          <w:sz w:val="20"/>
          <w:szCs w:val="24"/>
          <w:rtl/>
          <w:lang w:eastAsia="he-IL"/>
        </w:rPr>
        <w:t xml:space="preserve"> גמר כאמור</w:t>
      </w:r>
      <w:r w:rsidRPr="009C6F6C">
        <w:rPr>
          <w:rFonts w:ascii="Times New Roman" w:eastAsia="Times New Roman" w:hAnsi="Times New Roman" w:cs="David" w:hint="cs"/>
          <w:sz w:val="20"/>
          <w:szCs w:val="24"/>
          <w:rtl/>
          <w:lang w:eastAsia="he-IL"/>
        </w:rPr>
        <w:t>, רשאי המזמין</w:t>
      </w:r>
      <w:r w:rsidRPr="009C6F6C">
        <w:rPr>
          <w:rFonts w:ascii="Times New Roman" w:eastAsia="Times New Roman" w:hAnsi="Times New Roman" w:cs="David"/>
          <w:sz w:val="20"/>
          <w:szCs w:val="24"/>
          <w:rtl/>
          <w:lang w:eastAsia="he-IL"/>
        </w:rPr>
        <w:t xml:space="preserve"> לחדשו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במקרה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 דרישת המזמין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לחדש את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תנאי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w:t>
      </w:r>
    </w:p>
    <w:p w14:paraId="168277A0"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במקרה שחוזה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מצוות הדין)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זכאי לתשלום כמוגדר בסעיף 12.3.2 להלן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ויחולו הסעיפים 12.1.3 ו- 12.1.4 לעיל.</w:t>
      </w:r>
    </w:p>
    <w:p w14:paraId="2634005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33FE649F"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מזכויות מזמין לפי סעיף 12.1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זכאי המזמין לבטל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בלא צורך בהודעה מוקדמת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אחד מהמקרים הבאים:</w:t>
      </w:r>
    </w:p>
    <w:p w14:paraId="4166FF21"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הפר ו/או לא קיים איזה מהוראות החוזה ולא 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קן </w:t>
      </w:r>
      <w:r w:rsidRPr="009C6F6C">
        <w:rPr>
          <w:rFonts w:ascii="Times New Roman" w:eastAsia="Times New Roman" w:hAnsi="Times New Roman" w:cs="David" w:hint="cs"/>
          <w:sz w:val="20"/>
          <w:szCs w:val="24"/>
          <w:rtl/>
          <w:lang w:eastAsia="he-IL"/>
        </w:rPr>
        <w:t>את ה</w:t>
      </w:r>
      <w:r w:rsidRPr="009C6F6C">
        <w:rPr>
          <w:rFonts w:ascii="Times New Roman" w:eastAsia="Times New Roman" w:hAnsi="Times New Roman" w:cs="David"/>
          <w:sz w:val="20"/>
          <w:szCs w:val="24"/>
          <w:rtl/>
          <w:lang w:eastAsia="he-IL"/>
        </w:rPr>
        <w:t>הפרה</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xml:space="preserve"> לאחר שק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התראה על כך מהמזמין בתוך הזמן הנקוב בהתראה.</w:t>
      </w:r>
    </w:p>
    <w:p w14:paraId="275666E3"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התרה ב</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שאין הוא מבצע את עבודתו בצורה המבטיחה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צועה התקין ו/או התקדמותה וסיומה לפי לוח הזמנים,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נקט בצעדים המבטיחים לדעת המזמין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צועה התקין ו/או התקדמותה וסיומה לפי לוח הזמנים.</w:t>
      </w:r>
    </w:p>
    <w:p w14:paraId="38B5DA66"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הפר את הוראת סעיף 7.5 לעיל.</w:t>
      </w:r>
    </w:p>
    <w:p w14:paraId="33883CEB"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נבצר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או מהמנהל הראשי לקיים את ה</w:t>
      </w:r>
      <w:r w:rsidRPr="009C6F6C">
        <w:rPr>
          <w:rFonts w:ascii="Times New Roman" w:eastAsia="Times New Roman" w:hAnsi="Times New Roman" w:cs="David" w:hint="cs"/>
          <w:sz w:val="20"/>
          <w:szCs w:val="24"/>
          <w:rtl/>
          <w:lang w:eastAsia="he-IL"/>
        </w:rPr>
        <w:t xml:space="preserve">וראות </w:t>
      </w: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יחול הסעיף אם המנהל הראשי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נפטר,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פשט רגל, או נעשה בלתי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 לפעולה משפטית או בלתי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 למתן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או אם ארע אירוע דומה.</w:t>
      </w:r>
    </w:p>
    <w:p w14:paraId="0C95D040"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חל שינוי בהחזקת המניות ו/או בהרכב המנהלים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6A62E8A9"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בוטל החוזה כאמור בסעיף 12.3.1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בעד אותו קטע מקטעי הפרויקט ו/או שלב משרותי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שהוא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עד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טול החוזה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לפי השיעור המפורט בנספחים </w:t>
      </w:r>
      <w:r w:rsidRPr="009C6F6C">
        <w:rPr>
          <w:rFonts w:ascii="Times New Roman" w:eastAsia="Times New Roman" w:hAnsi="Times New Roman" w:cs="David"/>
          <w:bCs/>
          <w:sz w:val="20"/>
          <w:szCs w:val="24"/>
          <w:rtl/>
          <w:lang w:eastAsia="he-IL"/>
        </w:rPr>
        <w:t>ד'</w:t>
      </w:r>
      <w:r w:rsidRPr="009C6F6C">
        <w:rPr>
          <w:rFonts w:ascii="Times New Roman" w:eastAsia="Times New Roman" w:hAnsi="Times New Roman" w:cs="David" w:hint="cs"/>
          <w:bCs/>
          <w:sz w:val="20"/>
          <w:szCs w:val="24"/>
          <w:rtl/>
          <w:lang w:eastAsia="he-IL"/>
        </w:rPr>
        <w:t xml:space="preserve"> </w:t>
      </w:r>
      <w:r w:rsidRPr="009C6F6C">
        <w:rPr>
          <w:rFonts w:ascii="Times New Roman" w:eastAsia="Times New Roman" w:hAnsi="Times New Roman" w:cs="David"/>
          <w:bCs/>
          <w:sz w:val="20"/>
          <w:szCs w:val="24"/>
          <w:rtl/>
          <w:lang w:eastAsia="he-IL"/>
        </w:rPr>
        <w:t xml:space="preserve">ו -ה' </w:t>
      </w:r>
      <w:r w:rsidRPr="009C6F6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9C6F6C">
        <w:rPr>
          <w:rFonts w:ascii="Times New Roman" w:eastAsia="Times New Roman" w:hAnsi="Times New Roman" w:cs="David"/>
          <w:bCs/>
          <w:sz w:val="20"/>
          <w:szCs w:val="24"/>
          <w:rtl/>
          <w:lang w:eastAsia="he-IL"/>
        </w:rPr>
        <w:t xml:space="preserve">ד' ו-ה' </w:t>
      </w:r>
      <w:r w:rsidRPr="009C6F6C">
        <w:rPr>
          <w:rFonts w:ascii="Times New Roman" w:eastAsia="Times New Roman" w:hAnsi="Times New Roman" w:cs="David"/>
          <w:sz w:val="20"/>
          <w:szCs w:val="24"/>
          <w:rtl/>
          <w:lang w:eastAsia="he-IL"/>
        </w:rPr>
        <w:t>לאותו שלב כפי שיקבע המנהל, וזאת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w:t>
      </w:r>
    </w:p>
    <w:p w14:paraId="6F848B2F"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הודעה בדבר הבאת החוזה לידי גמר כאמור בסעיף 12.3.1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תשמש עילה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לתביעת פיצויים כלשהם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לטענה</w:t>
      </w:r>
      <w:r w:rsidRPr="009C6F6C">
        <w:rPr>
          <w:rFonts w:ascii="Times New Roman" w:eastAsia="Times New Roman" w:hAnsi="Times New Roman" w:cs="David" w:hint="cs"/>
          <w:sz w:val="20"/>
          <w:szCs w:val="24"/>
          <w:rtl/>
          <w:lang w:eastAsia="he-IL"/>
        </w:rPr>
        <w:t xml:space="preserve"> ו/או לדרישה ו/או לתלונה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תביעה כלשהי, פרט לאמור בסעיף 12.3.2 לעיל, והשכר שישולם לפי סעיף 12.3.2</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 לפי החוזה ו/או עקב הבאתו לידי גמר כאמור, בין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ובין מכוח עילה </w:t>
      </w:r>
      <w:r w:rsidRPr="009C6F6C">
        <w:rPr>
          <w:rFonts w:ascii="Times New Roman" w:eastAsia="Times New Roman" w:hAnsi="Times New Roman" w:cs="David"/>
          <w:sz w:val="20"/>
          <w:szCs w:val="24"/>
          <w:rtl/>
          <w:lang w:eastAsia="he-IL"/>
        </w:rPr>
        <w:lastRenderedPageBreak/>
        <w:t>כלשהי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הדין.</w:t>
      </w:r>
    </w:p>
    <w:p w14:paraId="4ADC8A9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אם המנהל הראשי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נפטר, פשט רגל, או נעשה בלתי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 למתן השירותים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 חוזה זה או אם אירע אירוע דומה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המזמין זכאי לבטל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החוזה ויחולו הוראות סעיפים 12.3.2 ו - 12.3.3 לעיל.</w:t>
      </w:r>
    </w:p>
    <w:p w14:paraId="09BD170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התשלום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סעיפים 12.1, 12.2 ו-12.3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הסעיפים הנ"ל.</w:t>
      </w:r>
    </w:p>
    <w:p w14:paraId="3629110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בכל מקרה של הבאת חוזה</w:t>
      </w:r>
      <w:r w:rsidRPr="009C6F6C">
        <w:rPr>
          <w:rFonts w:ascii="Times New Roman" w:eastAsia="Times New Roman" w:hAnsi="Times New Roman" w:cs="David" w:hint="cs"/>
          <w:sz w:val="20"/>
          <w:szCs w:val="24"/>
          <w:rtl/>
          <w:lang w:eastAsia="he-IL"/>
        </w:rPr>
        <w:t xml:space="preserve"> זה לידי</w:t>
      </w:r>
      <w:r w:rsidRPr="009C6F6C">
        <w:rPr>
          <w:rFonts w:ascii="Times New Roman" w:eastAsia="Times New Roman" w:hAnsi="Times New Roman" w:cs="David"/>
          <w:sz w:val="20"/>
          <w:szCs w:val="24"/>
          <w:rtl/>
          <w:lang w:eastAsia="he-IL"/>
        </w:rPr>
        <w:t xml:space="preserve"> גמר או ביטולו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המזמין זכאי למסור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המשך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לאחר ולהשתמש ללא הגבלה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שבוצעו עד לאותו מועד,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מסכים לכך ולא יהיה זכאי לדבר בגין זאת.</w:t>
      </w:r>
    </w:p>
    <w:p w14:paraId="608011B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אימת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יקיים איזו מהתחייבויותיו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C337158"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השתמש המזמין בזכותו על פי סעיף 12.7 לעיל, יהיה הוא רשאי לגבות מאת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4C8FFFBB" w14:textId="24609ED2" w:rsidR="009C6F6C" w:rsidRPr="009C6F6C" w:rsidDel="00A16B44" w:rsidRDefault="009C6F6C" w:rsidP="009C6F6C">
      <w:pPr>
        <w:widowControl w:val="0"/>
        <w:spacing w:before="0" w:beforeAutospacing="0" w:after="200" w:afterAutospacing="0" w:line="240" w:lineRule="auto"/>
        <w:ind w:left="792"/>
        <w:jc w:val="both"/>
        <w:rPr>
          <w:del w:id="16" w:author="Meryl Etman" w:date="2021-05-30T14:50:00Z"/>
          <w:rFonts w:ascii="Times New Roman" w:eastAsia="Times New Roman" w:hAnsi="Times New Roman" w:cs="David"/>
          <w:sz w:val="20"/>
          <w:szCs w:val="24"/>
          <w:lang w:eastAsia="he-IL"/>
        </w:rPr>
      </w:pPr>
    </w:p>
    <w:p w14:paraId="4B527CB4" w14:textId="77777777" w:rsidR="009C6F6C" w:rsidRPr="009C6F6C" w:rsidRDefault="009C6F6C" w:rsidP="009C6F6C">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3686E214" w14:textId="77777777" w:rsidR="009C6F6C" w:rsidRPr="009C6F6C" w:rsidRDefault="009C6F6C" w:rsidP="009C6F6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העברת זכויות</w:t>
      </w:r>
    </w:p>
    <w:p w14:paraId="6F9BE73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להסב לאחר את החוזה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כל חלק ממנו, וכן אין הוא רשאי להעביר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להסב לאחר כל זכות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חובה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אלא בהסכמת המזמין בכתב ומראש.</w:t>
      </w:r>
    </w:p>
    <w:p w14:paraId="4B01190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למסור לאחר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כולם או מקצתם, אלא בהסכמת המזמין בכתב ומראש.</w:t>
      </w:r>
    </w:p>
    <w:p w14:paraId="042A978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ניתנה הסכמת המזמין לפי סעיפים 13.1 או 13.2 לעיל, הרי </w:t>
      </w:r>
      <w:r w:rsidRPr="009C6F6C">
        <w:rPr>
          <w:rFonts w:ascii="Times New Roman" w:eastAsia="Times New Roman" w:hAnsi="Times New Roman" w:cs="David" w:hint="cs"/>
          <w:sz w:val="20"/>
          <w:szCs w:val="24"/>
          <w:rtl/>
          <w:lang w:eastAsia="he-IL"/>
        </w:rPr>
        <w:t>ש</w:t>
      </w:r>
      <w:r w:rsidRPr="009C6F6C">
        <w:rPr>
          <w:rFonts w:ascii="Times New Roman" w:eastAsia="Times New Roman" w:hAnsi="Times New Roman" w:cs="David"/>
          <w:sz w:val="20"/>
          <w:szCs w:val="24"/>
          <w:rtl/>
          <w:lang w:eastAsia="he-IL"/>
        </w:rPr>
        <w:t>אין בכך כדי לפטור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מאחריותו והתחייבויותיו לפי חוזה</w:t>
      </w:r>
      <w:r w:rsidRPr="009C6F6C">
        <w:rPr>
          <w:rFonts w:ascii="Times New Roman" w:eastAsia="Times New Roman" w:hAnsi="Times New Roman" w:cs="David" w:hint="cs"/>
          <w:sz w:val="20"/>
          <w:szCs w:val="24"/>
          <w:rtl/>
          <w:lang w:eastAsia="he-IL"/>
        </w:rPr>
        <w:t xml:space="preserve"> זה על נספחיו</w:t>
      </w:r>
      <w:r w:rsidRPr="009C6F6C">
        <w:rPr>
          <w:rFonts w:ascii="Times New Roman" w:eastAsia="Times New Roman" w:hAnsi="Times New Roman" w:cs="David"/>
          <w:sz w:val="20"/>
          <w:szCs w:val="24"/>
          <w:rtl/>
          <w:lang w:eastAsia="he-IL"/>
        </w:rPr>
        <w:t xml:space="preserve"> ומזכויות המזמין על פיו,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ישא באחריות מלאה, כלפי המזמין וכלפי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 xml:space="preserve">צד שלישי שהוא, גם לכל מעשה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באי כחם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עובדיהם</w:t>
      </w:r>
      <w:r w:rsidRPr="009C6F6C">
        <w:rPr>
          <w:rFonts w:ascii="Times New Roman" w:eastAsia="Times New Roman" w:hAnsi="Times New Roman" w:cs="David" w:hint="cs"/>
          <w:sz w:val="20"/>
          <w:szCs w:val="24"/>
          <w:rtl/>
          <w:lang w:eastAsia="he-IL"/>
        </w:rPr>
        <w:t xml:space="preserve"> ו/או מי מטעמם</w:t>
      </w:r>
      <w:r w:rsidRPr="009C6F6C">
        <w:rPr>
          <w:rFonts w:ascii="Times New Roman" w:eastAsia="Times New Roman" w:hAnsi="Times New Roman" w:cs="David"/>
          <w:sz w:val="20"/>
          <w:szCs w:val="24"/>
          <w:rtl/>
          <w:lang w:eastAsia="he-IL"/>
        </w:rPr>
        <w:t>, ואילו למזמין ישמרו כל זכויותיו כלפי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710422C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יינתנו באמצעות המנהל הראשי אישית ובאמצעות צוות עובדיו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בפיקוחו הישיר של המנהל הראשי. מבלי לגרוע מהתחי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כמתחייב מהאמור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החוזה ויחולו הוראות סעיף 12.3.2 ו-12.3.3 לעיל.</w:t>
      </w:r>
    </w:p>
    <w:p w14:paraId="46B64AF6"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5A669B27" w14:textId="77777777" w:rsidR="009C6F6C" w:rsidRPr="009C6F6C" w:rsidRDefault="009C6F6C" w:rsidP="009C6F6C">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9C6F6C">
        <w:rPr>
          <w:rFonts w:ascii="Times New Roman" w:eastAsia="Times New Roman" w:hAnsi="Times New Roman" w:cs="David"/>
          <w:bCs/>
          <w:sz w:val="20"/>
          <w:szCs w:val="24"/>
          <w:u w:val="single"/>
          <w:rtl/>
          <w:lang w:eastAsia="he-IL"/>
        </w:rPr>
        <w:t>סיום שרותי ה</w:t>
      </w:r>
      <w:r w:rsidR="00141D80">
        <w:rPr>
          <w:rFonts w:ascii="Times New Roman" w:eastAsia="Times New Roman" w:hAnsi="Times New Roman" w:cs="David"/>
          <w:bCs/>
          <w:sz w:val="20"/>
          <w:szCs w:val="24"/>
          <w:u w:val="single"/>
          <w:rtl/>
          <w:lang w:eastAsia="he-IL"/>
        </w:rPr>
        <w:t>יועץ</w:t>
      </w:r>
    </w:p>
    <w:p w14:paraId="2D5B1491"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יחושבו כבאים לסיום בכל אחד מהמקרים הבאים:</w:t>
      </w:r>
    </w:p>
    <w:p w14:paraId="1A30B9A6"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הובא לידי </w:t>
      </w:r>
      <w:r w:rsidRPr="009C6F6C">
        <w:rPr>
          <w:rFonts w:ascii="Times New Roman" w:eastAsia="Times New Roman" w:hAnsi="Times New Roman" w:cs="David" w:hint="cs"/>
          <w:sz w:val="20"/>
          <w:szCs w:val="24"/>
          <w:rtl/>
          <w:lang w:eastAsia="he-IL"/>
        </w:rPr>
        <w:t>גמר</w:t>
      </w:r>
      <w:r w:rsidRPr="009C6F6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במסגרת הוראות אותו סעיף.</w:t>
      </w:r>
    </w:p>
    <w:p w14:paraId="5A4EC6E8"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עם מתן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ע"י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הושלם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w:t>
      </w:r>
    </w:p>
    <w:p w14:paraId="1B319590"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9C6F6C">
        <w:rPr>
          <w:rFonts w:ascii="Times New Roman" w:eastAsia="Times New Roman" w:hAnsi="Times New Roman" w:cs="David"/>
          <w:bCs/>
          <w:sz w:val="20"/>
          <w:szCs w:val="24"/>
          <w:u w:val="single"/>
          <w:rtl/>
          <w:lang w:eastAsia="he-IL"/>
        </w:rPr>
        <w:t>סודיות והמצאת מסמכים</w:t>
      </w:r>
    </w:p>
    <w:p w14:paraId="584382A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לשמור על סודיות התכניות, השרטוטים, המפרטים וכל יתר המפרטים וכל יתר המסמכים המתייחסים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העתקים וניירות עבודה, בין שהוכנו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ו/או על ידי</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י מ</w:t>
      </w:r>
      <w:r w:rsidRPr="009C6F6C">
        <w:rPr>
          <w:rFonts w:ascii="Times New Roman" w:eastAsia="Times New Roman" w:hAnsi="Times New Roman" w:cs="David"/>
          <w:sz w:val="20"/>
          <w:szCs w:val="24"/>
          <w:rtl/>
          <w:lang w:eastAsia="he-IL"/>
        </w:rPr>
        <w:t xml:space="preserve">טעמו ובין שהוכנו על ידי המזמין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מי </w:t>
      </w:r>
      <w:r w:rsidRPr="009C6F6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0F7927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מבלי לגרוע מאחריותו </w:t>
      </w:r>
      <w:r w:rsidRPr="009C6F6C">
        <w:rPr>
          <w:rFonts w:ascii="Times New Roman" w:eastAsia="Times New Roman" w:hAnsi="Times New Roman" w:cs="David" w:hint="cs"/>
          <w:sz w:val="20"/>
          <w:szCs w:val="24"/>
          <w:rtl/>
          <w:lang w:eastAsia="he-IL"/>
        </w:rPr>
        <w:t>של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על פי כל דין, ינקוט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בכל אמצעי סביר כדי לשמור שמירה מעולה על כל מסמך המוחזק על ידיו בקשר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כדי למנוע עיון בו מכל אדם שהמנהל לא התיר לו זאת.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יציית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לכל דרישה של המנהל בדבר נקיטת אמצעי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למנהל מיד עם אירועה.</w:t>
      </w:r>
    </w:p>
    <w:p w14:paraId="24B9A9C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יחתים את עובדיו</w:t>
      </w:r>
      <w:r w:rsidRPr="009C6F6C">
        <w:rPr>
          <w:rFonts w:ascii="Times New Roman" w:eastAsia="Times New Roman" w:hAnsi="Times New Roman" w:cs="David" w:hint="cs"/>
          <w:sz w:val="20"/>
          <w:szCs w:val="24"/>
          <w:rtl/>
          <w:lang w:eastAsia="he-IL"/>
        </w:rPr>
        <w:t xml:space="preserve"> ו/או שלוחיו ו/או אחר מטעמו</w:t>
      </w:r>
      <w:r w:rsidRPr="009C6F6C">
        <w:rPr>
          <w:rFonts w:ascii="Times New Roman" w:eastAsia="Times New Roman" w:hAnsi="Times New Roman" w:cs="David"/>
          <w:sz w:val="20"/>
          <w:szCs w:val="24"/>
          <w:rtl/>
          <w:lang w:eastAsia="he-IL"/>
        </w:rPr>
        <w:t xml:space="preserve"> בקשר עם ביצוע הסכם זה</w:t>
      </w:r>
      <w:r w:rsidRPr="009C6F6C">
        <w:rPr>
          <w:rFonts w:ascii="Times New Roman" w:eastAsia="Times New Roman" w:hAnsi="Times New Roman" w:cs="David" w:hint="cs"/>
          <w:sz w:val="20"/>
          <w:szCs w:val="24"/>
          <w:rtl/>
          <w:lang w:eastAsia="he-IL"/>
        </w:rPr>
        <w:t xml:space="preserve"> על נספחיו,</w:t>
      </w:r>
      <w:r w:rsidRPr="009C6F6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9C6F6C">
        <w:rPr>
          <w:rFonts w:ascii="Times New Roman" w:eastAsia="Times New Roman" w:hAnsi="Times New Roman" w:cs="David"/>
          <w:bCs/>
          <w:sz w:val="20"/>
          <w:szCs w:val="24"/>
          <w:rtl/>
          <w:lang w:eastAsia="he-IL"/>
        </w:rPr>
        <w:t>ו'</w:t>
      </w:r>
      <w:r w:rsidRPr="009C6F6C">
        <w:rPr>
          <w:rFonts w:ascii="Times New Roman" w:eastAsia="Times New Roman" w:hAnsi="Times New Roman" w:cs="David"/>
          <w:sz w:val="20"/>
          <w:szCs w:val="24"/>
          <w:rtl/>
          <w:lang w:eastAsia="he-IL"/>
        </w:rPr>
        <w:t>,.</w:t>
      </w:r>
    </w:p>
    <w:p w14:paraId="01B22D81"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לפי דרישת המזמין ועם סיום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לידי המזמין כל חומר בכתב ו/או במדיה ממוחשבת המצוי בידו והמתייחס לפרויקט, אשר נערך על ידו</w:t>
      </w:r>
      <w:r w:rsidRPr="009C6F6C">
        <w:rPr>
          <w:rFonts w:ascii="Times New Roman" w:eastAsia="Times New Roman" w:hAnsi="Times New Roman" w:cs="David" w:hint="cs"/>
          <w:sz w:val="20"/>
          <w:szCs w:val="24"/>
          <w:rtl/>
          <w:lang w:eastAsia="he-IL"/>
        </w:rPr>
        <w:t>.</w:t>
      </w:r>
    </w:p>
    <w:p w14:paraId="2B885FEB"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9C6F6C">
        <w:rPr>
          <w:rFonts w:ascii="Times New Roman" w:eastAsia="Times New Roman" w:hAnsi="Times New Roman" w:cs="David"/>
          <w:bCs/>
          <w:sz w:val="20"/>
          <w:szCs w:val="24"/>
          <w:u w:val="single"/>
          <w:rtl/>
          <w:lang w:eastAsia="he-IL"/>
        </w:rPr>
        <w:t>ויתור על זכויות מצד ה</w:t>
      </w:r>
      <w:r w:rsidR="00141D80">
        <w:rPr>
          <w:rFonts w:ascii="Times New Roman" w:eastAsia="Times New Roman" w:hAnsi="Times New Roman" w:cs="David"/>
          <w:bCs/>
          <w:sz w:val="20"/>
          <w:szCs w:val="24"/>
          <w:u w:val="single"/>
          <w:rtl/>
          <w:lang w:eastAsia="he-IL"/>
        </w:rPr>
        <w:t>יועץ</w:t>
      </w:r>
    </w:p>
    <w:p w14:paraId="29D47ABD"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השתמש המזמין כדין בסמכות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כל טענה ו/או דרישה ו/או תלונה ו/או</w:t>
      </w:r>
      <w:r w:rsidRPr="009C6F6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לתבוע פיצוי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w:t>
      </w:r>
      <w:r w:rsidRPr="009C6F6C">
        <w:rPr>
          <w:rFonts w:ascii="Times New Roman" w:eastAsia="Times New Roman" w:hAnsi="Times New Roman" w:cs="David" w:hint="cs"/>
          <w:sz w:val="20"/>
          <w:szCs w:val="24"/>
          <w:rtl/>
          <w:lang w:eastAsia="he-IL"/>
        </w:rPr>
        <w:t xml:space="preserve"> שיפוי ו/או</w:t>
      </w:r>
      <w:r w:rsidRPr="009C6F6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פגיעה במוניטין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הפסד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הפסד רווח העלולים להיגרם לו עקב הביטול</w:t>
      </w:r>
      <w:r w:rsidRPr="009C6F6C">
        <w:rPr>
          <w:rFonts w:ascii="Times New Roman" w:eastAsia="Times New Roman" w:hAnsi="Times New Roman" w:cs="David" w:hint="cs"/>
          <w:sz w:val="20"/>
          <w:szCs w:val="24"/>
          <w:rtl/>
          <w:lang w:eastAsia="he-IL"/>
        </w:rPr>
        <w:t xml:space="preserve"> או</w:t>
      </w:r>
      <w:r w:rsidRPr="009C6F6C">
        <w:rPr>
          <w:rFonts w:ascii="Times New Roman" w:eastAsia="Times New Roman" w:hAnsi="Times New Roman" w:cs="David"/>
          <w:sz w:val="20"/>
          <w:szCs w:val="24"/>
          <w:rtl/>
          <w:lang w:eastAsia="he-IL"/>
        </w:rPr>
        <w:t xml:space="preserve"> ההפסקה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מכל סיבה אחרת.</w:t>
      </w:r>
    </w:p>
    <w:p w14:paraId="57757043" w14:textId="77777777" w:rsidR="009C6F6C" w:rsidRPr="009C6F6C" w:rsidRDefault="009C6F6C" w:rsidP="009C6F6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לאחר ולהשתמש ללא הגבלה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שביצע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פי חוזה זה.</w:t>
      </w:r>
    </w:p>
    <w:p w14:paraId="4F609EBE"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שלא לנקוט בכל צעדים מכל סוג שהוא שיהיה בהם כדי לסכל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המשך ביצוע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מסירתם לידי </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אחר, והינו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על פי דרישת המזמין ישתף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פעולה עם המזמין ו/או עם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החליפי בכל הקשור להעברת האינפורמציה לגבי מהלך הפרויקט עד להפסקת עבודתו וחפיפה נאותה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החליפי.</w:t>
      </w:r>
    </w:p>
    <w:p w14:paraId="48B6C826"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שונות</w:t>
      </w:r>
    </w:p>
    <w:p w14:paraId="27292D94"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המנהל הראשי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מתחייב לבצע את השירותים שעליו לבצע אישית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 חוזה</w:t>
      </w:r>
      <w:r w:rsidRPr="009C6F6C">
        <w:rPr>
          <w:rFonts w:ascii="Times New Roman" w:eastAsia="Times New Roman" w:hAnsi="Times New Roman" w:cs="David" w:hint="cs"/>
          <w:sz w:val="20"/>
          <w:szCs w:val="24"/>
          <w:rtl/>
          <w:lang w:eastAsia="he-IL"/>
        </w:rPr>
        <w:t xml:space="preserve"> זה והינו</w:t>
      </w:r>
      <w:r w:rsidRPr="009C6F6C">
        <w:rPr>
          <w:rFonts w:ascii="Times New Roman" w:eastAsia="Times New Roman" w:hAnsi="Times New Roman" w:cs="David"/>
          <w:sz w:val="20"/>
          <w:szCs w:val="24"/>
          <w:rtl/>
          <w:lang w:eastAsia="he-IL"/>
        </w:rPr>
        <w:t xml:space="preserve"> אחראי וערב כלפי המזמין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w:t>
      </w:r>
      <w:r w:rsidRPr="009C6F6C">
        <w:rPr>
          <w:rFonts w:ascii="Times New Roman" w:eastAsia="Times New Roman" w:hAnsi="Times New Roman" w:cs="David" w:hint="cs"/>
          <w:sz w:val="20"/>
          <w:szCs w:val="24"/>
          <w:rtl/>
          <w:lang w:eastAsia="he-IL"/>
        </w:rPr>
        <w:t xml:space="preserve"> זה על נספחיו</w:t>
      </w:r>
      <w:r w:rsidRPr="009C6F6C">
        <w:rPr>
          <w:rFonts w:ascii="Times New Roman" w:eastAsia="Times New Roman" w:hAnsi="Times New Roman" w:cs="David"/>
          <w:sz w:val="20"/>
          <w:szCs w:val="24"/>
          <w:rtl/>
          <w:lang w:eastAsia="he-IL"/>
        </w:rPr>
        <w:t>.</w:t>
      </w:r>
    </w:p>
    <w:p w14:paraId="71C63D1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צד אשר יפר או לא יקיים איזו מהתחייבויותיו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יהיה חייב לפצות את הצד המקיים על כל הנזקים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ההפסדים שיגרמו לו עקב 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מבלי לגרוע מזכות הצד המקיים לכל סעד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תרופה אחרים ו/או נוספים.</w:t>
      </w:r>
    </w:p>
    <w:p w14:paraId="5D226948"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למניעת ספקות מוצהר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0C2DC567"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9C6F6C">
        <w:rPr>
          <w:rFonts w:ascii="Times New Roman" w:eastAsia="Times New Roman" w:hAnsi="Times New Roman" w:cs="David" w:hint="cs"/>
          <w:sz w:val="20"/>
          <w:szCs w:val="24"/>
          <w:rtl/>
          <w:lang w:eastAsia="he-IL"/>
        </w:rPr>
        <w:t>נבע</w:t>
      </w:r>
      <w:r w:rsidRPr="009C6F6C">
        <w:rPr>
          <w:rFonts w:ascii="Times New Roman" w:eastAsia="Times New Roman" w:hAnsi="Times New Roman" w:cs="David"/>
          <w:sz w:val="20"/>
          <w:szCs w:val="24"/>
          <w:rtl/>
          <w:lang w:eastAsia="he-IL"/>
        </w:rPr>
        <w:t xml:space="preserve"> מאי עמידתו בהתחייבויותיו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 זה.</w:t>
      </w:r>
    </w:p>
    <w:p w14:paraId="52FAB684"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זכאי לקזז כנגד כל סכום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מאת המזמין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כל סכום שלפי טענתו מגיע לו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וכל זכות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לתשלום מהמזמין כפופה לזכות הקיזוז הנ"ל.</w:t>
      </w:r>
    </w:p>
    <w:p w14:paraId="7738C55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מוסכם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כל </w:t>
      </w:r>
      <w:r w:rsidRPr="009C6F6C">
        <w:rPr>
          <w:rFonts w:ascii="Times New Roman" w:eastAsia="Times New Roman" w:hAnsi="Times New Roman" w:cs="David" w:hint="cs"/>
          <w:sz w:val="20"/>
          <w:szCs w:val="24"/>
          <w:rtl/>
          <w:lang w:eastAsia="he-IL"/>
        </w:rPr>
        <w:t>אחת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אחת מהתחייבויות המזמין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מותנה בכך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יקיים תחילה את 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עד לאותו מועד. המזמין זכאי, מבלי לפגוע </w:t>
      </w:r>
      <w:r w:rsidRPr="009C6F6C">
        <w:rPr>
          <w:rFonts w:ascii="Times New Roman" w:eastAsia="Times New Roman" w:hAnsi="Times New Roman" w:cs="David" w:hint="cs"/>
          <w:sz w:val="20"/>
          <w:szCs w:val="24"/>
          <w:rtl/>
          <w:lang w:eastAsia="he-IL"/>
        </w:rPr>
        <w:t>מכלליות ה</w:t>
      </w:r>
      <w:r w:rsidRPr="009C6F6C">
        <w:rPr>
          <w:rFonts w:ascii="Times New Roman" w:eastAsia="Times New Roman" w:hAnsi="Times New Roman" w:cs="David"/>
          <w:sz w:val="20"/>
          <w:szCs w:val="24"/>
          <w:rtl/>
          <w:lang w:eastAsia="he-IL"/>
        </w:rPr>
        <w:t>אמור בכל מקום אחר בחוזה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לעכב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התחי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בות כלשהי מהתחייבויותיו עד לאחר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קיים את התחייבויותיו כאמור.</w:t>
      </w:r>
    </w:p>
    <w:p w14:paraId="57F756D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שום התנהגות מצד</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של מי</w:t>
      </w:r>
      <w:r w:rsidRPr="009C6F6C">
        <w:rPr>
          <w:rFonts w:ascii="Times New Roman" w:eastAsia="Times New Roman" w:hAnsi="Times New Roman" w:cs="David"/>
          <w:sz w:val="20"/>
          <w:szCs w:val="24"/>
          <w:rtl/>
          <w:lang w:eastAsia="he-IL"/>
        </w:rPr>
        <w:t xml:space="preserve"> מהצדדים לא תחשב כויתור על איזה מזכויותיו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ו/או</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 כל</w:t>
      </w:r>
      <w:r w:rsidRPr="009C6F6C">
        <w:rPr>
          <w:rFonts w:ascii="Times New Roman" w:eastAsia="Times New Roman" w:hAnsi="Times New Roman" w:cs="David"/>
          <w:sz w:val="20"/>
          <w:szCs w:val="24"/>
          <w:rtl/>
          <w:lang w:eastAsia="he-IL"/>
        </w:rPr>
        <w:t xml:space="preserve"> דין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כויתור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כהסכמה מצדו לאיזה הפרה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אי קיום של תנאי מתנאי חוזה</w:t>
      </w:r>
      <w:r w:rsidRPr="009C6F6C">
        <w:rPr>
          <w:rFonts w:ascii="Times New Roman" w:eastAsia="Times New Roman" w:hAnsi="Times New Roman" w:cs="David" w:hint="cs"/>
          <w:sz w:val="20"/>
          <w:szCs w:val="24"/>
          <w:rtl/>
          <w:lang w:eastAsia="he-IL"/>
        </w:rPr>
        <w:t xml:space="preserve"> זה ו/</w:t>
      </w:r>
      <w:r w:rsidRPr="009C6F6C">
        <w:rPr>
          <w:rFonts w:ascii="Times New Roman" w:eastAsia="Times New Roman" w:hAnsi="Times New Roman" w:cs="David"/>
          <w:sz w:val="20"/>
          <w:szCs w:val="24"/>
          <w:rtl/>
          <w:lang w:eastAsia="he-IL"/>
        </w:rPr>
        <w:t xml:space="preserve"> או כנותנת דחייה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ארכה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כל פעולה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ש</w:t>
      </w:r>
      <w:r w:rsidRPr="009C6F6C">
        <w:rPr>
          <w:rFonts w:ascii="Times New Roman" w:eastAsia="Times New Roman" w:hAnsi="Times New Roman" w:cs="David"/>
          <w:sz w:val="20"/>
          <w:szCs w:val="24"/>
          <w:rtl/>
          <w:lang w:eastAsia="he-IL"/>
        </w:rPr>
        <w:t>יש לעשותה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טול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תוספת של תנאי </w:t>
      </w:r>
      <w:r w:rsidRPr="009C6F6C">
        <w:rPr>
          <w:rFonts w:ascii="Times New Roman" w:eastAsia="Times New Roman" w:hAnsi="Times New Roman" w:cs="David" w:hint="cs"/>
          <w:sz w:val="20"/>
          <w:szCs w:val="24"/>
          <w:rtl/>
          <w:lang w:eastAsia="he-IL"/>
        </w:rPr>
        <w:t>כלשהו</w:t>
      </w:r>
      <w:r w:rsidRPr="009C6F6C">
        <w:rPr>
          <w:rFonts w:ascii="Times New Roman" w:eastAsia="Times New Roman" w:hAnsi="Times New Roman" w:cs="David"/>
          <w:sz w:val="20"/>
          <w:szCs w:val="24"/>
          <w:rtl/>
          <w:lang w:eastAsia="he-IL"/>
        </w:rPr>
        <w:t>, אלא אם נעשו במפורש ובכתב.</w:t>
      </w:r>
    </w:p>
    <w:p w14:paraId="46CB9E2B" w14:textId="77777777" w:rsidR="009C6F6C" w:rsidRPr="009C6F6C" w:rsidRDefault="009C6F6C" w:rsidP="009C6F6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מכלליות האמור לעיל -</w:t>
      </w:r>
    </w:p>
    <w:p w14:paraId="0C7FC193"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הסכמה מצד המזמין או המנהל 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לסטות מתנאי החוזה במקרה מסוים לא תהווה תקדים ולא ילמדו ממנה גזירה שווה למקרה אחר.</w:t>
      </w:r>
    </w:p>
    <w:p w14:paraId="1C31D1BD"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לא השתמשו המזמין או המנהל 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בזכויות הניתנות להם לפי החוזה במקרה מסוים, אין לראות בכך ויתור על אותן זכויות במקרה אחר ואין ללמוד מהתנהגות זו ו</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תור כלשהו על זכויות וחובות לפי החוזה.</w:t>
      </w:r>
    </w:p>
    <w:p w14:paraId="3E47EF04"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במידה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כולל מספר גופים או יחידים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יהיו הם אחראים ביחד ולחוד כלפי המזמין למילוי 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 זה.</w:t>
      </w:r>
    </w:p>
    <w:p w14:paraId="68A93E7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9C6F6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רק כפי חלקו המפורט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בגין כל חיוב מחיובי המזמין </w:t>
      </w:r>
      <w:r w:rsidRPr="009C6F6C">
        <w:rPr>
          <w:rFonts w:ascii="Times New Roman" w:eastAsia="Times New Roman" w:hAnsi="Times New Roman" w:cs="David" w:hint="cs"/>
          <w:sz w:val="24"/>
          <w:szCs w:val="24"/>
          <w:rtl/>
          <w:lang w:eastAsia="he-IL"/>
        </w:rPr>
        <w:t>על פי</w:t>
      </w:r>
      <w:r w:rsidRPr="009C6F6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cs"/>
          <w:sz w:val="24"/>
          <w:szCs w:val="24"/>
          <w:rtl/>
          <w:lang w:eastAsia="he-IL"/>
        </w:rPr>
        <w:t>על פ</w:t>
      </w:r>
      <w:r w:rsidRPr="009C6F6C">
        <w:rPr>
          <w:rFonts w:ascii="Times New Roman" w:eastAsia="Times New Roman" w:hAnsi="Times New Roman" w:cs="David"/>
          <w:sz w:val="24"/>
          <w:szCs w:val="24"/>
          <w:rtl/>
          <w:lang w:eastAsia="he-IL"/>
        </w:rPr>
        <w:t>י חוזה זה. וזאת מבלי לגרוע מהאמור להלן בסיפא לס"ק זה.</w:t>
      </w:r>
    </w:p>
    <w:p w14:paraId="3FCF8A5E" w14:textId="77777777" w:rsidR="009C6F6C" w:rsidRPr="009C6F6C" w:rsidRDefault="009C6F6C" w:rsidP="009C6F6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9C6F6C">
        <w:rPr>
          <w:rFonts w:ascii="Times New Roman" w:eastAsia="Times New Roman" w:hAnsi="Times New Roman" w:cs="David"/>
          <w:sz w:val="24"/>
          <w:szCs w:val="24"/>
          <w:rtl/>
          <w:lang w:eastAsia="he-IL"/>
        </w:rPr>
        <w:lastRenderedPageBreak/>
        <w:t>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מתחייב בזה</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כי כל דרישה</w:t>
      </w:r>
      <w:r w:rsidRPr="009C6F6C">
        <w:rPr>
          <w:rFonts w:ascii="Times New Roman" w:eastAsia="Times New Roman" w:hAnsi="Times New Roman" w:cs="David" w:hint="cs"/>
          <w:sz w:val="24"/>
          <w:szCs w:val="24"/>
          <w:rtl/>
          <w:lang w:eastAsia="he-IL"/>
        </w:rPr>
        <w:t xml:space="preserve"> ו/או תלונה</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cs"/>
          <w:sz w:val="24"/>
          <w:szCs w:val="24"/>
          <w:rtl/>
          <w:lang w:eastAsia="he-IL"/>
        </w:rPr>
        <w:t xml:space="preserve">ו/או </w:t>
      </w:r>
      <w:r w:rsidRPr="009C6F6C">
        <w:rPr>
          <w:rFonts w:ascii="Times New Roman" w:eastAsia="Times New Roman" w:hAnsi="Times New Roman" w:cs="David"/>
          <w:sz w:val="24"/>
          <w:szCs w:val="24"/>
          <w:rtl/>
          <w:lang w:eastAsia="he-IL"/>
        </w:rPr>
        <w:t>טענה ו/או תביעה, ככל שתהיינה לו כנגד המזמין בגין חיובי המזמין ע</w:t>
      </w:r>
      <w:r w:rsidRPr="009C6F6C">
        <w:rPr>
          <w:rFonts w:ascii="Times New Roman" w:eastAsia="Times New Roman" w:hAnsi="Times New Roman" w:cs="David" w:hint="cs"/>
          <w:sz w:val="24"/>
          <w:szCs w:val="24"/>
          <w:rtl/>
          <w:lang w:eastAsia="he-IL"/>
        </w:rPr>
        <w:t>ל פי</w:t>
      </w:r>
      <w:r w:rsidRPr="009C6F6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אותו דין</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יחול לגבי תביעה של מי מיחידי המזמין כנגד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קרי</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תביעה כאמור</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w:t>
      </w:r>
    </w:p>
    <w:p w14:paraId="17FC182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3D369DFA"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למען הסר ספק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מוסכם ומוצהר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בכל מקרה ובכל נסיבות, להפסיק את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מכל סיבה שהיא וכל תובענה כאמור תוגש, באם תוגש, רק לאחר השלמת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עם סיום חוזה זה, לפי העניין.</w:t>
      </w:r>
    </w:p>
    <w:p w14:paraId="7357608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ותשולמנה על ידו.</w:t>
      </w:r>
    </w:p>
    <w:p w14:paraId="7A1FEE2A" w14:textId="77777777" w:rsid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חוזה זה על נספחיו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3600C5A8" w14:textId="77777777" w:rsidR="00FC5090" w:rsidRDefault="00FC5090" w:rsidP="00FC509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56AB965F" w14:textId="77777777" w:rsidR="00FC5090" w:rsidRDefault="00FC5090" w:rsidP="00FC509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0FB49A46" w14:textId="77777777" w:rsidR="00FC5090" w:rsidRDefault="00FC5090" w:rsidP="00FC509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1E8F2827" w14:textId="77777777" w:rsidR="00FC5090" w:rsidRPr="009C6F6C" w:rsidRDefault="00FC5090" w:rsidP="00FC509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50426E6" w14:textId="77777777" w:rsidR="009C6F6C" w:rsidRPr="009C6F6C" w:rsidRDefault="009C6F6C" w:rsidP="009C6F6C">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9C6F6C">
        <w:rPr>
          <w:rFonts w:ascii="Times New Roman" w:eastAsia="Times New Roman" w:hAnsi="Times New Roman" w:cs="David" w:hint="cs"/>
          <w:sz w:val="20"/>
          <w:szCs w:val="24"/>
          <w:rtl/>
          <w:lang w:eastAsia="he-IL"/>
        </w:rPr>
        <w:t>רשום</w:t>
      </w:r>
      <w:r w:rsidRPr="009C6F6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תחשב היא כמתקבלת ביום משלוח או מסירתה כאמור.</w:t>
      </w:r>
    </w:p>
    <w:p w14:paraId="3B55316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9C6F6C">
        <w:rPr>
          <w:rFonts w:ascii="Times New Roman" w:eastAsia="Times New Roman" w:hAnsi="Times New Roman" w:cs="David"/>
          <w:bCs/>
          <w:sz w:val="20"/>
          <w:szCs w:val="24"/>
          <w:rtl/>
          <w:lang w:eastAsia="he-IL"/>
        </w:rPr>
        <w:t>ולראיה באו הצדדים על החתום:</w:t>
      </w:r>
    </w:p>
    <w:p w14:paraId="4E541866" w14:textId="77777777" w:rsidR="009C6F6C" w:rsidRPr="009C6F6C" w:rsidRDefault="009C6F6C" w:rsidP="009C6F6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B38E9CF" w14:textId="77777777" w:rsidR="009C6F6C" w:rsidRDefault="00FC5090" w:rsidP="00FC509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C521D8">
        <w:rPr>
          <w:rFonts w:ascii="Times New Roman" w:eastAsia="Times New Roman" w:hAnsi="Times New Roman" w:cs="David"/>
          <w:sz w:val="24"/>
          <w:szCs w:val="24"/>
          <w:rtl/>
          <w:lang w:eastAsia="he-IL"/>
        </w:rPr>
        <w:tab/>
      </w:r>
    </w:p>
    <w:p w14:paraId="216E5B21" w14:textId="59D1E697" w:rsidR="00FC5090" w:rsidRPr="009C6F6C" w:rsidRDefault="00FC5090" w:rsidP="00E1739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E1739D">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hint="cs"/>
            <w:sz w:val="20"/>
            <w:szCs w:val="24"/>
            <w:rtl/>
            <w:lang w:eastAsia="he-IL"/>
          </w:rPr>
          <w:alias w:val="שם ספק"/>
          <w:tag w:val="cntSupllierName"/>
          <w:id w:val="177395125"/>
          <w:placeholder>
            <w:docPart w:val="C78DCCC7C7BC4F03BAB0D20362496C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7" w:author="Meryl Etman" w:date="2021-06-21T15:53:00Z">
            <w:r w:rsidR="004B7767">
              <w:rPr>
                <w:rFonts w:ascii="Times New Roman" w:eastAsia="Times New Roman" w:hAnsi="Times New Roman" w:cs="David" w:hint="cs"/>
                <w:sz w:val="20"/>
                <w:szCs w:val="24"/>
                <w:rtl/>
                <w:lang w:eastAsia="he-IL"/>
              </w:rPr>
              <w:t>ליבנד יצחק אדריכל</w:t>
            </w:r>
          </w:ins>
        </w:sdtContent>
      </w:sdt>
      <w:r>
        <w:rPr>
          <w:rFonts w:ascii="Times New Roman" w:eastAsia="Times New Roman" w:hAnsi="Times New Roman" w:cs="David" w:hint="cs"/>
          <w:sz w:val="20"/>
          <w:szCs w:val="24"/>
          <w:rtl/>
          <w:lang w:eastAsia="he-IL"/>
        </w:rPr>
        <w:t xml:space="preserve">        </w:t>
      </w:r>
      <w:del w:id="18" w:author="Meryl Etman" w:date="2021-05-30T14:51:00Z">
        <w:r w:rsidDel="00A16B44">
          <w:rPr>
            <w:rFonts w:ascii="Times New Roman" w:eastAsia="Times New Roman" w:hAnsi="Times New Roman" w:cs="David" w:hint="cs"/>
            <w:sz w:val="20"/>
            <w:szCs w:val="24"/>
            <w:rtl/>
            <w:lang w:eastAsia="he-IL"/>
          </w:rPr>
          <w:delText xml:space="preserve">                                       </w:delText>
        </w:r>
      </w:del>
      <w:r>
        <w:rPr>
          <w:rFonts w:ascii="Times New Roman" w:eastAsia="Times New Roman" w:hAnsi="Times New Roman" w:cs="David" w:hint="cs"/>
          <w:sz w:val="20"/>
          <w:szCs w:val="24"/>
          <w:rtl/>
          <w:lang w:eastAsia="he-IL"/>
        </w:rPr>
        <w:t xml:space="preserve">                          </w:t>
      </w:r>
      <w:r w:rsidR="00E1739D">
        <w:rPr>
          <w:rFonts w:ascii="Times New Roman" w:eastAsia="Times New Roman" w:hAnsi="Times New Roman" w:cs="David" w:hint="cs"/>
          <w:sz w:val="20"/>
          <w:szCs w:val="24"/>
          <w:rtl/>
          <w:lang w:eastAsia="he-IL"/>
        </w:rPr>
        <w:t xml:space="preserve"> </w:t>
      </w:r>
      <w:del w:id="19" w:author="Meryl Etman" w:date="2021-05-30T14:51:00Z">
        <w:r w:rsidR="00E1739D" w:rsidDel="00A16B44">
          <w:rPr>
            <w:rFonts w:ascii="Times New Roman" w:eastAsia="Times New Roman" w:hAnsi="Times New Roman" w:cs="David" w:hint="cs"/>
            <w:sz w:val="20"/>
            <w:szCs w:val="24"/>
            <w:rtl/>
            <w:lang w:eastAsia="he-IL"/>
          </w:rPr>
          <w:delText xml:space="preserve">  </w:delText>
        </w:r>
      </w:del>
      <w:r w:rsidR="00E1739D">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hint="cs"/>
            <w:color w:val="00B0F0"/>
            <w:sz w:val="20"/>
            <w:szCs w:val="24"/>
            <w:u w:val="single"/>
            <w:rtl/>
            <w:lang w:eastAsia="he-IL"/>
          </w:rPr>
          <w:alias w:val="שם צד א"/>
          <w:tag w:val="cmtTzadAName"/>
          <w:id w:val="299034985"/>
          <w:placeholder>
            <w:docPart w:val="121628505B204A37B3070DDA89D063C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20" w:author="Meryl Etman" w:date="2021-05-30T14:46:00Z">
            <w:r w:rsidR="00824A64" w:rsidRPr="00F3672F">
              <w:rPr>
                <w:rStyle w:val="PlaceholderText"/>
                <w:rtl/>
              </w:rPr>
              <w:t>[שם צד א]</w:t>
            </w:r>
          </w:ins>
        </w:sdtContent>
      </w:sdt>
    </w:p>
    <w:p w14:paraId="21AACBEB" w14:textId="77777777" w:rsidR="009C6F6C" w:rsidRPr="009C6F6C" w:rsidRDefault="009C6F6C" w:rsidP="009C6F6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ab/>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lang w:eastAsia="he-IL"/>
        </w:rPr>
        <w:t xml:space="preserve"> </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lang w:eastAsia="he-IL"/>
        </w:rPr>
        <w:t xml:space="preserve"> </w:t>
      </w:r>
      <w:r w:rsidRPr="009C6F6C">
        <w:rPr>
          <w:rFonts w:ascii="Times New Roman" w:eastAsia="Times New Roman" w:hAnsi="Times New Roman" w:cs="David"/>
          <w:sz w:val="20"/>
          <w:szCs w:val="24"/>
          <w:rtl/>
          <w:lang w:eastAsia="he-IL"/>
        </w:rPr>
        <w:t>המזמין</w:t>
      </w:r>
      <w:r w:rsidRPr="009C6F6C">
        <w:rPr>
          <w:rFonts w:ascii="Times New Roman" w:eastAsia="Times New Roman" w:hAnsi="Times New Roman" w:cs="David"/>
          <w:sz w:val="20"/>
          <w:szCs w:val="24"/>
          <w:lang w:eastAsia="he-IL"/>
        </w:rPr>
        <w:t xml:space="preserve"> </w:t>
      </w:r>
    </w:p>
    <w:p w14:paraId="305DC26D" w14:textId="77777777" w:rsidR="009C6F6C" w:rsidRPr="009C6F6C" w:rsidRDefault="009C6F6C" w:rsidP="009C6F6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לעני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ן זה. </w:t>
      </w:r>
    </w:p>
    <w:p w14:paraId="17F89116" w14:textId="77777777" w:rsidR="00FC5090" w:rsidRDefault="00AB3A6A" w:rsidP="00AB3A6A">
      <w:pPr>
        <w:widowControl w:val="0"/>
        <w:spacing w:before="0" w:beforeAutospacing="0" w:after="0" w:afterAutospacing="0" w:line="240" w:lineRule="auto"/>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תאריך :  _______________</w:t>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p>
    <w:p w14:paraId="35E2C964" w14:textId="77777777" w:rsidR="009C6F6C" w:rsidRPr="009C6F6C" w:rsidRDefault="009C6F6C" w:rsidP="00AB3A6A">
      <w:pPr>
        <w:widowControl w:val="0"/>
        <w:spacing w:before="0" w:beforeAutospacing="0" w:after="0" w:afterAutospacing="0" w:line="240" w:lineRule="auto"/>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חתימה וחותמת עו"ד/ רו"ח : ________________</w:t>
      </w:r>
    </w:p>
    <w:p w14:paraId="5854D758"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9D638E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3A514836"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5B4C2119"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129EA1FD"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6AB91B95" w14:textId="77777777" w:rsidR="00FC5090" w:rsidRDefault="00FC5090" w:rsidP="009C6F6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5A641791" w14:textId="77777777" w:rsidR="00FC5090" w:rsidRPr="00FC5090" w:rsidRDefault="00FC5090" w:rsidP="00FC509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FC5090">
        <w:rPr>
          <w:rFonts w:ascii="Times New Roman" w:eastAsia="Times New Roman" w:hAnsi="Times New Roman" w:cs="David" w:hint="cs"/>
          <w:bCs/>
          <w:sz w:val="20"/>
          <w:szCs w:val="24"/>
          <w:u w:val="single"/>
          <w:rtl/>
          <w:lang w:eastAsia="he-IL"/>
        </w:rPr>
        <w:lastRenderedPageBreak/>
        <w:t>נספח ''א''</w:t>
      </w:r>
    </w:p>
    <w:p w14:paraId="4CE8F9DB" w14:textId="77777777" w:rsidR="00FC5090" w:rsidRPr="00FC5090" w:rsidRDefault="00FC5090" w:rsidP="00FC509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FC5090">
        <w:rPr>
          <w:rFonts w:ascii="Times New Roman" w:eastAsia="Times New Roman" w:hAnsi="Times New Roman" w:cs="David" w:hint="cs"/>
          <w:bCs/>
          <w:sz w:val="20"/>
          <w:szCs w:val="24"/>
          <w:u w:val="single"/>
          <w:rtl/>
          <w:lang w:eastAsia="he-IL"/>
        </w:rPr>
        <w:t>נספח כללי</w:t>
      </w:r>
    </w:p>
    <w:p w14:paraId="20C61AC8"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1.1</w:t>
      </w:r>
      <w:r w:rsidRPr="00FC5090">
        <w:rPr>
          <w:rFonts w:ascii="Times New Roman" w:eastAsia="Times New Roman" w:hAnsi="Times New Roman" w:cs="David" w:hint="cs"/>
          <w:sz w:val="24"/>
          <w:szCs w:val="24"/>
          <w:rtl/>
          <w:lang w:eastAsia="he-IL"/>
        </w:rPr>
        <w:tab/>
        <w:t>הגדרות -</w:t>
      </w:r>
    </w:p>
    <w:p w14:paraId="6AFE246C"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C84529" w14:textId="0A4269AA" w:rsidR="00FC5090" w:rsidRPr="00FC5090" w:rsidRDefault="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Change w:id="21" w:author="Meryl Etman" w:date="2021-05-30T14:51:00Z">
          <w:pPr>
            <w:widowControl w:val="0"/>
            <w:spacing w:before="0" w:beforeAutospacing="0" w:after="0" w:afterAutospacing="0" w:line="240" w:lineRule="auto"/>
            <w:ind w:left="720"/>
            <w:jc w:val="both"/>
          </w:pPr>
        </w:pPrChange>
      </w:pPr>
      <w:r w:rsidRPr="00FC5090">
        <w:rPr>
          <w:rFonts w:ascii="Times New Roman" w:eastAsia="Times New Roman" w:hAnsi="Times New Roman" w:cs="David" w:hint="cs"/>
          <w:sz w:val="24"/>
          <w:szCs w:val="24"/>
          <w:rtl/>
          <w:lang w:eastAsia="he-IL"/>
        </w:rPr>
        <w:t>"</w:t>
      </w:r>
      <w:r w:rsidRPr="00FC5090">
        <w:rPr>
          <w:rFonts w:ascii="Times New Roman" w:eastAsia="Times New Roman" w:hAnsi="Times New Roman" w:cs="David" w:hint="cs"/>
          <w:b/>
          <w:bCs/>
          <w:sz w:val="24"/>
          <w:szCs w:val="24"/>
          <w:rtl/>
          <w:lang w:eastAsia="he-IL"/>
        </w:rPr>
        <w:t>הפרויקט</w:t>
      </w:r>
      <w:r w:rsidRPr="00FC5090">
        <w:rPr>
          <w:rFonts w:ascii="Times New Roman" w:eastAsia="Times New Roman" w:hAnsi="Times New Roman" w:cs="David" w:hint="cs"/>
          <w:sz w:val="24"/>
          <w:szCs w:val="24"/>
          <w:rtl/>
          <w:lang w:eastAsia="he-IL"/>
        </w:rPr>
        <w:t>" -</w:t>
      </w:r>
      <w:r w:rsidRPr="00FC5090">
        <w:rPr>
          <w:rFonts w:ascii="Times New Roman" w:eastAsia="Times New Roman" w:hAnsi="Times New Roman" w:cs="David" w:hint="cs"/>
          <w:sz w:val="24"/>
          <w:szCs w:val="24"/>
          <w:lang w:eastAsia="he-IL"/>
        </w:rPr>
        <w:t xml:space="preserve"> </w:t>
      </w:r>
      <w:r w:rsidRPr="00FC5090">
        <w:rPr>
          <w:rFonts w:ascii="Times New Roman" w:eastAsia="Times New Roman" w:hAnsi="Times New Roman" w:cs="David" w:hint="cs"/>
          <w:sz w:val="24"/>
          <w:szCs w:val="24"/>
          <w:rtl/>
          <w:lang w:eastAsia="he-IL"/>
        </w:rPr>
        <w:t xml:space="preserve">פרויקט לבניית יחידות דיור, שטחי </w:t>
      </w:r>
      <w:del w:id="22" w:author="Meryl Etman" w:date="2021-05-30T14:51:00Z">
        <w:r w:rsidRPr="00FC5090" w:rsidDel="00A16B44">
          <w:rPr>
            <w:rFonts w:ascii="Times New Roman" w:eastAsia="Times New Roman" w:hAnsi="Times New Roman" w:cs="David" w:hint="cs"/>
            <w:sz w:val="24"/>
            <w:szCs w:val="24"/>
            <w:rtl/>
            <w:lang w:eastAsia="he-IL"/>
          </w:rPr>
          <w:delText>מסחר ומשרדים</w:delText>
        </w:r>
      </w:del>
      <w:ins w:id="23" w:author="Meryl Etman" w:date="2021-05-30T14:51:00Z">
        <w:r w:rsidR="00A16B44">
          <w:rPr>
            <w:rFonts w:ascii="Times New Roman" w:eastAsia="Times New Roman" w:hAnsi="Times New Roman" w:cs="David" w:hint="cs"/>
            <w:sz w:val="24"/>
            <w:szCs w:val="24"/>
            <w:rtl/>
            <w:lang w:eastAsia="he-IL"/>
          </w:rPr>
          <w:t>תעסוקה ומוסד ציבורי</w:t>
        </w:r>
      </w:ins>
      <w:r w:rsidRPr="00FC5090">
        <w:rPr>
          <w:rFonts w:ascii="Times New Roman" w:eastAsia="Times New Roman" w:hAnsi="Times New Roman" w:cs="David" w:hint="cs"/>
          <w:sz w:val="24"/>
          <w:szCs w:val="24"/>
          <w:rtl/>
          <w:lang w:eastAsia="he-IL"/>
        </w:rPr>
        <w:t>,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E32423C4CA78411D942CD2BBBF0F8DD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24" w:author="Meryl Etman" w:date="2021-05-30T14:45:00Z">
            <w:r w:rsidR="00824A64">
              <w:rPr>
                <w:rFonts w:ascii="Times New Roman" w:eastAsia="Times New Roman" w:hAnsi="Times New Roman" w:cs="David" w:hint="cs"/>
                <w:color w:val="00B0F0"/>
                <w:sz w:val="24"/>
                <w:szCs w:val="24"/>
                <w:rtl/>
                <w:lang w:eastAsia="he-IL"/>
              </w:rPr>
              <w:t>נס ציונה</w:t>
            </w:r>
          </w:ins>
        </w:sdtContent>
      </w:sdt>
      <w:del w:id="25" w:author="Meryl Etman" w:date="2021-05-30T14:51:00Z">
        <w:r w:rsidRPr="00FC5090" w:rsidDel="00A16B44">
          <w:rPr>
            <w:rFonts w:ascii="Times New Roman" w:eastAsia="Times New Roman" w:hAnsi="Times New Roman" w:cs="David" w:hint="cs"/>
            <w:color w:val="00B0F0"/>
            <w:sz w:val="24"/>
            <w:szCs w:val="24"/>
            <w:rtl/>
            <w:lang w:eastAsia="he-IL"/>
          </w:rPr>
          <w:delText xml:space="preserve"> - </w:delText>
        </w:r>
      </w:del>
      <w:customXmlDelRangeStart w:id="26" w:author="Meryl Etman" w:date="2021-05-30T14:51:00Z"/>
      <w:sdt>
        <w:sdtPr>
          <w:rPr>
            <w:rFonts w:ascii="Times New Roman" w:eastAsia="Times New Roman" w:hAnsi="Times New Roman" w:cs="David" w:hint="cs"/>
            <w:color w:val="00B0F0"/>
            <w:sz w:val="24"/>
            <w:szCs w:val="24"/>
            <w:rtl/>
          </w:rPr>
          <w:alias w:val="שם אתר"/>
          <w:tag w:val="cntSite"/>
          <w:id w:val="-1682512962"/>
          <w:placeholder>
            <w:docPart w:val="7B48594FB750459D97459831052383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26"/>
          <w:customXmlDelRangeStart w:id="27" w:author="Meryl Etman" w:date="2021-05-30T14:51:00Z"/>
        </w:sdtContent>
      </w:sdt>
      <w:customXmlDelRangeEnd w:id="27"/>
      <w:r w:rsidRPr="00FC509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9C57209DEE9D44A5A0AFAF11667994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8" w:author="Meryl Etman" w:date="2021-05-30T14:45:00Z">
            <w:r w:rsidR="00824A64">
              <w:rPr>
                <w:rFonts w:ascii="Times New Roman" w:eastAsia="Times New Roman" w:hAnsi="Times New Roman" w:cs="David" w:hint="cs"/>
                <w:color w:val="00B0F0"/>
                <w:sz w:val="24"/>
                <w:szCs w:val="24"/>
                <w:rtl/>
              </w:rPr>
              <w:t>סביוני נצר סירני - בניין 31</w:t>
            </w:r>
          </w:ins>
        </w:sdtContent>
      </w:sdt>
      <w:r w:rsidRPr="00FC5090">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48120E89"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7C47309" w14:textId="56CA22C2"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w:t>
      </w:r>
      <w:r w:rsidRPr="00FC5090">
        <w:rPr>
          <w:rFonts w:ascii="Times New Roman" w:eastAsia="Times New Roman" w:hAnsi="Times New Roman" w:cs="David" w:hint="cs"/>
          <w:b/>
          <w:bCs/>
          <w:sz w:val="24"/>
          <w:szCs w:val="24"/>
          <w:rtl/>
          <w:lang w:eastAsia="he-IL"/>
        </w:rPr>
        <w:t>התכנית</w:t>
      </w:r>
      <w:r w:rsidRPr="00FC5090">
        <w:rPr>
          <w:rFonts w:ascii="Times New Roman" w:eastAsia="Times New Roman" w:hAnsi="Times New Roman" w:cs="David" w:hint="cs"/>
          <w:sz w:val="24"/>
          <w:szCs w:val="24"/>
          <w:rtl/>
          <w:lang w:eastAsia="he-IL"/>
        </w:rPr>
        <w:t xml:space="preserve">" או </w:t>
      </w:r>
      <w:r w:rsidRPr="00FC5090">
        <w:rPr>
          <w:rFonts w:ascii="Times New Roman" w:eastAsia="Times New Roman" w:hAnsi="Times New Roman" w:cs="David" w:hint="cs"/>
          <w:b/>
          <w:bCs/>
          <w:sz w:val="24"/>
          <w:szCs w:val="24"/>
          <w:rtl/>
          <w:lang w:eastAsia="he-IL"/>
        </w:rPr>
        <w:t xml:space="preserve">"המקרקעין" </w:t>
      </w:r>
      <w:r w:rsidRPr="00FC5090">
        <w:rPr>
          <w:rFonts w:ascii="Times New Roman" w:eastAsia="Times New Roman" w:hAnsi="Times New Roman" w:cs="David"/>
          <w:sz w:val="24"/>
          <w:szCs w:val="24"/>
          <w:lang w:eastAsia="he-IL"/>
        </w:rPr>
        <w:t>–</w:t>
      </w:r>
      <w:r w:rsidRPr="00FC5090">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10F5C76B294F467BBDF9E5D7E9E056F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29" w:author="Meryl Etman" w:date="2021-05-30T14:48:00Z">
            <w:r w:rsidR="00824A64">
              <w:rPr>
                <w:rFonts w:ascii="Times New Roman" w:eastAsia="Times New Roman" w:hAnsi="Times New Roman" w:cs="David" w:hint="cs"/>
                <w:color w:val="008000"/>
                <w:sz w:val="24"/>
                <w:szCs w:val="24"/>
                <w:rtl/>
              </w:rPr>
              <w:t>407-0508069</w:t>
            </w:r>
          </w:ins>
        </w:sdtContent>
      </w:sdt>
      <w:r w:rsidRPr="00FC5090">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1DD35DB313974BDEBDBB47811F7AA80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30" w:author="Meryl Etman" w:date="2021-05-30T14:48:00Z">
            <w:r w:rsidR="00824A64">
              <w:rPr>
                <w:rFonts w:ascii="Times New Roman" w:eastAsia="Times New Roman" w:hAnsi="Times New Roman" w:cs="David" w:hint="cs"/>
                <w:sz w:val="24"/>
                <w:szCs w:val="24"/>
                <w:rtl/>
                <w:lang w:eastAsia="he-IL"/>
              </w:rPr>
              <w:t>4722</w:t>
            </w:r>
          </w:ins>
        </w:sdtContent>
      </w:sdt>
      <w:ins w:id="31" w:author="Meryl Etman" w:date="2021-05-30T14:51:00Z">
        <w:r w:rsidR="00A16B44">
          <w:rPr>
            <w:rFonts w:ascii="Times New Roman" w:eastAsia="Times New Roman" w:hAnsi="Times New Roman" w:cs="David" w:hint="cs"/>
            <w:sz w:val="24"/>
            <w:szCs w:val="24"/>
            <w:rtl/>
            <w:lang w:eastAsia="he-IL"/>
          </w:rPr>
          <w:t>, חלקה 82.</w:t>
        </w:r>
      </w:ins>
      <w:del w:id="32" w:author="Meryl Etman" w:date="2021-05-30T14:51:00Z">
        <w:r w:rsidRPr="00FC5090" w:rsidDel="00A16B44">
          <w:rPr>
            <w:rFonts w:ascii="Times New Roman" w:eastAsia="Times New Roman" w:hAnsi="Times New Roman" w:cs="David" w:hint="cs"/>
            <w:sz w:val="24"/>
            <w:szCs w:val="24"/>
            <w:rtl/>
            <w:lang w:eastAsia="he-IL"/>
          </w:rPr>
          <w:delText>.</w:delText>
        </w:r>
      </w:del>
    </w:p>
    <w:p w14:paraId="467E153C"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הינם בהתאם לתכנית התקפה בעת הזמנת כל שלב.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6E01671A"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6DD3526" w14:textId="6412535A" w:rsidR="00FC5090" w:rsidRPr="00FC5090" w:rsidRDefault="00FC5090" w:rsidP="00FC5090">
      <w:pPr>
        <w:spacing w:before="0" w:beforeAutospacing="0" w:after="0" w:afterAutospacing="0" w:line="240" w:lineRule="auto"/>
        <w:ind w:left="720"/>
        <w:rPr>
          <w:rFonts w:ascii="Times New Roman" w:eastAsia="Times New Roman" w:hAnsi="Times New Roman" w:cs="David"/>
          <w:color w:val="008000"/>
          <w:sz w:val="24"/>
          <w:szCs w:val="24"/>
          <w:rtl/>
        </w:rPr>
      </w:pPr>
      <w:r w:rsidRPr="00FC5090">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BEB874EB332C46C7B43A739B9BBEB1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33" w:author="Meryl Etman" w:date="2021-05-30T14:45:00Z">
            <w:r w:rsidR="00824A64">
              <w:rPr>
                <w:rFonts w:ascii="Times New Roman" w:eastAsia="Times New Roman" w:hAnsi="Times New Roman" w:cs="David" w:hint="cs"/>
                <w:color w:val="008000"/>
                <w:sz w:val="24"/>
                <w:szCs w:val="24"/>
                <w:rtl/>
              </w:rPr>
              <w:t>נס ציונה</w:t>
            </w:r>
          </w:ins>
        </w:sdtContent>
      </w:sdt>
      <w:r w:rsidRPr="00FC5090">
        <w:rPr>
          <w:rFonts w:ascii="Times New Roman" w:eastAsia="Times New Roman" w:hAnsi="Times New Roman" w:cs="David" w:hint="cs"/>
          <w:color w:val="008000"/>
          <w:sz w:val="24"/>
          <w:szCs w:val="24"/>
          <w:rtl/>
        </w:rPr>
        <w:t>.</w:t>
      </w:r>
    </w:p>
    <w:p w14:paraId="2F4CD171" w14:textId="77777777" w:rsidR="00FC5090" w:rsidRPr="00FC5090" w:rsidRDefault="00FC5090" w:rsidP="00FC5090">
      <w:pPr>
        <w:spacing w:before="0" w:beforeAutospacing="0" w:after="0" w:afterAutospacing="0" w:line="240" w:lineRule="auto"/>
        <w:ind w:left="720"/>
        <w:rPr>
          <w:rFonts w:ascii="Times New Roman" w:eastAsia="Times New Roman" w:hAnsi="Times New Roman" w:cs="David"/>
          <w:color w:val="FF0000"/>
          <w:sz w:val="24"/>
          <w:szCs w:val="24"/>
          <w:rtl/>
        </w:rPr>
      </w:pPr>
    </w:p>
    <w:p w14:paraId="310B9F56" w14:textId="77777777" w:rsidR="00FC5090" w:rsidRPr="00FC5090" w:rsidRDefault="00FC5090" w:rsidP="00FC5090">
      <w:pPr>
        <w:spacing w:before="0" w:beforeAutospacing="0" w:after="0" w:afterAutospacing="0" w:line="240" w:lineRule="auto"/>
        <w:ind w:left="720"/>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rPr>
        <w:t xml:space="preserve">"חוזה הפיתוח" </w:t>
      </w:r>
      <w:r w:rsidRPr="00FC5090">
        <w:rPr>
          <w:rFonts w:ascii="Times New Roman" w:eastAsia="Times New Roman" w:hAnsi="Times New Roman" w:cs="David"/>
          <w:sz w:val="24"/>
          <w:szCs w:val="24"/>
        </w:rPr>
        <w:t>–</w:t>
      </w:r>
      <w:r w:rsidRPr="00FC5090">
        <w:rPr>
          <w:rFonts w:ascii="Times New Roman" w:eastAsia="Times New Roman" w:hAnsi="Times New Roman" w:cs="David" w:hint="cs"/>
          <w:sz w:val="24"/>
          <w:szCs w:val="24"/>
          <w:rtl/>
        </w:rPr>
        <w:t xml:space="preserve"> חוזה הפיתוח אשר נחתם בין המזמין לבין הרשות המקומית.</w:t>
      </w:r>
    </w:p>
    <w:p w14:paraId="25EC846E"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DA12FCC" w14:textId="3CBD8BDA"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FC5090">
        <w:rPr>
          <w:rFonts w:ascii="Times New Roman" w:eastAsia="Times New Roman" w:hAnsi="Times New Roman" w:cs="David" w:hint="cs"/>
          <w:sz w:val="24"/>
          <w:szCs w:val="24"/>
          <w:rtl/>
          <w:lang w:eastAsia="he-IL"/>
        </w:rPr>
        <w:t>2.8</w:t>
      </w:r>
      <w:r w:rsidRPr="00FC5090">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FB1B626FD21641E9A83B074E0418A1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34" w:author="Meryl Etman" w:date="2021-05-30T14:48:00Z">
            <w:r w:rsidR="00824A64">
              <w:rPr>
                <w:rFonts w:ascii="Times New Roman" w:eastAsia="Times New Roman" w:hAnsi="Times New Roman" w:cs="David" w:hint="cs"/>
                <w:sz w:val="24"/>
                <w:szCs w:val="24"/>
                <w:rtl/>
                <w:lang w:eastAsia="he-IL"/>
              </w:rPr>
              <w:t>מרול אטמן</w:t>
            </w:r>
          </w:ins>
        </w:sdtContent>
      </w:sdt>
    </w:p>
    <w:p w14:paraId="2BB39C06"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24754FD9" w14:textId="77777777" w:rsidR="00FC5090" w:rsidRPr="00FC5090" w:rsidRDefault="00FC5090" w:rsidP="00A61DF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sidRPr="00FC5090">
        <w:rPr>
          <w:rFonts w:ascii="Times New Roman" w:eastAsia="Times New Roman" w:hAnsi="Times New Roman" w:cs="David" w:hint="cs"/>
          <w:sz w:val="24"/>
          <w:szCs w:val="24"/>
          <w:rtl/>
          <w:lang w:eastAsia="he-IL"/>
        </w:rPr>
        <w:t>2.10</w:t>
      </w:r>
      <w:r w:rsidRPr="00FC5090">
        <w:rPr>
          <w:rFonts w:ascii="Times New Roman" w:eastAsia="Times New Roman" w:hAnsi="Times New Roman" w:cs="David" w:hint="cs"/>
          <w:sz w:val="24"/>
          <w:szCs w:val="24"/>
          <w:rtl/>
          <w:lang w:eastAsia="he-IL"/>
        </w:rPr>
        <w:tab/>
      </w:r>
      <w:r w:rsidR="00A61DF9" w:rsidRPr="00A61DF9">
        <w:rPr>
          <w:rFonts w:ascii="Times New Roman" w:eastAsia="Times New Roman" w:hAnsi="Times New Roman" w:cs="David"/>
          <w:sz w:val="24"/>
          <w:szCs w:val="24"/>
          <w:rtl/>
          <w:lang w:eastAsia="he-IL"/>
        </w:rPr>
        <w:t xml:space="preserve">התכנון יתבצע במודל תלת מימד ע"י תוכנת </w:t>
      </w:r>
      <w:r w:rsidR="00A61DF9" w:rsidRPr="00A61DF9">
        <w:rPr>
          <w:rFonts w:ascii="Times New Roman" w:eastAsia="Times New Roman" w:hAnsi="Times New Roman" w:cs="David"/>
          <w:sz w:val="24"/>
          <w:szCs w:val="24"/>
          <w:lang w:eastAsia="he-IL"/>
        </w:rPr>
        <w:t>REVIT</w:t>
      </w:r>
      <w:r w:rsidR="00A61DF9" w:rsidRPr="00A61DF9">
        <w:rPr>
          <w:rFonts w:ascii="Times New Roman" w:eastAsia="Times New Roman" w:hAnsi="Times New Roman" w:cs="David"/>
          <w:sz w:val="24"/>
          <w:szCs w:val="24"/>
          <w:rtl/>
          <w:lang w:eastAsia="he-IL"/>
        </w:rPr>
        <w:t xml:space="preserve">, במתודולוגיית </w:t>
      </w:r>
      <w:r w:rsidR="00A61DF9" w:rsidRPr="00A61DF9">
        <w:rPr>
          <w:rFonts w:ascii="Times New Roman" w:eastAsia="Times New Roman" w:hAnsi="Times New Roman" w:cs="David"/>
          <w:sz w:val="24"/>
          <w:szCs w:val="24"/>
          <w:lang w:eastAsia="he-IL"/>
        </w:rPr>
        <w:t>BIM</w:t>
      </w:r>
      <w:r w:rsidR="00A61DF9" w:rsidRPr="00A61DF9">
        <w:rPr>
          <w:rFonts w:ascii="Times New Roman" w:eastAsia="Times New Roman" w:hAnsi="Times New Roman" w:cs="David"/>
          <w:sz w:val="24"/>
          <w:szCs w:val="24"/>
          <w:rtl/>
          <w:lang w:eastAsia="he-IL"/>
        </w:rPr>
        <w:t>, בענן – "</w:t>
      </w:r>
      <w:r w:rsidR="00A61DF9" w:rsidRPr="00A61DF9">
        <w:rPr>
          <w:rFonts w:ascii="Times New Roman" w:eastAsia="Times New Roman" w:hAnsi="Times New Roman" w:cs="David"/>
          <w:sz w:val="24"/>
          <w:szCs w:val="24"/>
          <w:lang w:eastAsia="he-IL"/>
        </w:rPr>
        <w:t>BIM360</w:t>
      </w:r>
      <w:r w:rsidR="00A61DF9" w:rsidRPr="00A61DF9">
        <w:rPr>
          <w:rFonts w:ascii="Times New Roman" w:eastAsia="Times New Roman" w:hAnsi="Times New Roman" w:cs="David"/>
          <w:sz w:val="24"/>
          <w:szCs w:val="24"/>
          <w:rtl/>
          <w:lang w:eastAsia="he-IL"/>
        </w:rPr>
        <w:t xml:space="preserve">" שם ישמרו כל קבצי ה </w:t>
      </w:r>
      <w:r w:rsidR="00A61DF9" w:rsidRPr="00A61DF9">
        <w:rPr>
          <w:rFonts w:ascii="Times New Roman" w:eastAsia="Times New Roman" w:hAnsi="Times New Roman" w:cs="David"/>
          <w:sz w:val="24"/>
          <w:szCs w:val="24"/>
          <w:lang w:eastAsia="he-IL"/>
        </w:rPr>
        <w:t>REVIT</w:t>
      </w:r>
      <w:r w:rsidR="00A61DF9" w:rsidRPr="00A61DF9">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A61DF9" w:rsidRPr="00A61DF9">
        <w:rPr>
          <w:rFonts w:ascii="Times New Roman" w:eastAsia="Times New Roman" w:hAnsi="Times New Roman" w:cs="David"/>
          <w:sz w:val="24"/>
          <w:szCs w:val="24"/>
          <w:lang w:eastAsia="he-IL"/>
        </w:rPr>
        <w:t>BIM360</w:t>
      </w:r>
      <w:r w:rsidR="00A61DF9" w:rsidRPr="00A61DF9">
        <w:rPr>
          <w:rFonts w:ascii="Times New Roman" w:eastAsia="Times New Roman" w:hAnsi="Times New Roman" w:cs="David"/>
          <w:sz w:val="24"/>
          <w:szCs w:val="24"/>
          <w:rtl/>
          <w:lang w:eastAsia="he-IL"/>
        </w:rPr>
        <w:t xml:space="preserve">". העבודה במודל תהיה כפופה להוראות מנהל המודל ולמסמך ה </w:t>
      </w:r>
      <w:r w:rsidR="00A61DF9" w:rsidRPr="00A61DF9">
        <w:rPr>
          <w:rFonts w:ascii="Times New Roman" w:eastAsia="Times New Roman" w:hAnsi="Times New Roman" w:cs="David"/>
          <w:sz w:val="24"/>
          <w:szCs w:val="24"/>
          <w:lang w:eastAsia="he-IL"/>
        </w:rPr>
        <w:t>BEP</w:t>
      </w:r>
      <w:r w:rsidR="00A61DF9" w:rsidRPr="00A61DF9">
        <w:rPr>
          <w:rFonts w:ascii="Times New Roman" w:eastAsia="Times New Roman" w:hAnsi="Times New Roman" w:cs="David"/>
          <w:sz w:val="24"/>
          <w:szCs w:val="24"/>
          <w:rtl/>
          <w:lang w:eastAsia="he-IL"/>
        </w:rPr>
        <w:t xml:space="preserve"> שיופץ בהמשך ע"י מנהל המודל. שמירה, הדפסת תכניות וקבצים (</w:t>
      </w:r>
      <w:r w:rsidR="00A61DF9" w:rsidRPr="00A61DF9">
        <w:rPr>
          <w:rFonts w:ascii="Times New Roman" w:eastAsia="Times New Roman" w:hAnsi="Times New Roman" w:cs="David"/>
          <w:sz w:val="24"/>
          <w:szCs w:val="24"/>
          <w:lang w:eastAsia="he-IL"/>
        </w:rPr>
        <w:t>PLT/PDF/DWG</w:t>
      </w:r>
      <w:r w:rsidR="00A61DF9" w:rsidRPr="00A61DF9">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A61DF9" w:rsidRPr="00A61DF9">
        <w:rPr>
          <w:rFonts w:ascii="Times New Roman" w:eastAsia="Times New Roman" w:hAnsi="Times New Roman" w:cs="David"/>
          <w:sz w:val="24"/>
          <w:szCs w:val="24"/>
          <w:lang w:eastAsia="he-IL"/>
        </w:rPr>
        <w:t>view</w:t>
      </w:r>
      <w:r w:rsidR="00A61DF9" w:rsidRPr="00A61DF9">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4384FE1D"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3.2</w:t>
      </w:r>
      <w:r w:rsidRPr="00FC5090">
        <w:rPr>
          <w:rFonts w:ascii="Times New Roman" w:eastAsia="Times New Roman" w:hAnsi="Times New Roman" w:cs="David" w:hint="cs"/>
          <w:sz w:val="24"/>
          <w:szCs w:val="24"/>
          <w:rtl/>
          <w:lang w:eastAsia="he-IL"/>
        </w:rPr>
        <w:tab/>
        <w:t>בעלי המקצוע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הם:</w:t>
      </w:r>
    </w:p>
    <w:p w14:paraId="601586E9"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E57375" w14:textId="0383E521"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א.</w:t>
      </w:r>
      <w:r w:rsidRPr="00FC5090">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E636E82F76F4CDEA2CCA036C51BF9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35" w:author="Meryl Etman" w:date="2021-06-21T15:55:00Z">
            <w:r w:rsidR="004B7767">
              <w:rPr>
                <w:rFonts w:ascii="Times New Roman" w:eastAsia="Times New Roman" w:hAnsi="Times New Roman" w:cs="David"/>
                <w:color w:val="008000"/>
                <w:sz w:val="24"/>
                <w:szCs w:val="24"/>
                <w:rtl/>
                <w:lang w:eastAsia="he-IL"/>
              </w:rPr>
              <w:t>מיכי איגר</w:t>
            </w:r>
          </w:ins>
        </w:sdtContent>
      </w:sdt>
    </w:p>
    <w:p w14:paraId="618B2F09" w14:textId="77777777" w:rsidR="00FC5090" w:rsidRPr="00FC5090" w:rsidRDefault="00FC5090" w:rsidP="00FC509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ב. </w:t>
      </w:r>
      <w:r w:rsidRPr="00FC5090">
        <w:rPr>
          <w:rFonts w:ascii="Times New Roman" w:eastAsia="Times New Roman" w:hAnsi="Times New Roman" w:cs="David" w:hint="cs"/>
          <w:sz w:val="24"/>
          <w:szCs w:val="24"/>
          <w:rtl/>
          <w:lang w:eastAsia="he-IL"/>
        </w:rPr>
        <w:tab/>
        <w:t>מספר העובדים המקצועיים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לצורך מתן שירותי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2E320F7A3D84E50B80452CB019917A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FC5090">
            <w:rPr>
              <w:color w:val="00B0F0"/>
              <w:rtl/>
            </w:rPr>
            <w:t>[שדה נוסף 5]</w:t>
          </w:r>
        </w:sdtContent>
      </w:sdt>
    </w:p>
    <w:p w14:paraId="33985CD0"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72D6AA8" w14:textId="74C88558"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FC5090">
        <w:rPr>
          <w:rFonts w:ascii="Times New Roman" w:eastAsia="Times New Roman" w:hAnsi="Times New Roman" w:cs="David" w:hint="cs"/>
          <w:sz w:val="24"/>
          <w:szCs w:val="24"/>
          <w:rtl/>
          <w:lang w:eastAsia="he-IL"/>
        </w:rPr>
        <w:t>3.4</w:t>
      </w:r>
      <w:r w:rsidRPr="00FC5090">
        <w:rPr>
          <w:rFonts w:ascii="Times New Roman" w:eastAsia="Times New Roman" w:hAnsi="Times New Roman" w:cs="David" w:hint="cs"/>
          <w:sz w:val="24"/>
          <w:szCs w:val="24"/>
          <w:rtl/>
          <w:lang w:eastAsia="he-IL"/>
        </w:rPr>
        <w:tab/>
        <w:t>המנהל הראשי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8CA53A5E1BFB4114A179C788BCC9CE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36" w:author="Meryl Etman" w:date="2021-06-21T15:55:00Z">
            <w:r w:rsidR="004B7767">
              <w:rPr>
                <w:rFonts w:ascii="Times New Roman" w:eastAsia="Times New Roman" w:hAnsi="Times New Roman" w:cs="David"/>
                <w:color w:val="008000"/>
                <w:sz w:val="24"/>
                <w:szCs w:val="24"/>
                <w:rtl/>
                <w:lang w:eastAsia="he-IL"/>
              </w:rPr>
              <w:t>מיכי איגר</w:t>
            </w:r>
          </w:ins>
        </w:sdtContent>
      </w:sdt>
    </w:p>
    <w:p w14:paraId="246199BB"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536796"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5.2</w:t>
      </w:r>
      <w:r w:rsidRPr="00FC5090">
        <w:rPr>
          <w:rFonts w:ascii="Times New Roman" w:eastAsia="Times New Roman" w:hAnsi="Times New Roman" w:cs="David" w:hint="cs"/>
          <w:sz w:val="24"/>
          <w:szCs w:val="24"/>
          <w:rtl/>
          <w:lang w:eastAsia="he-IL"/>
        </w:rPr>
        <w:tab/>
        <w:t>הנושאים הם:</w:t>
      </w:r>
    </w:p>
    <w:p w14:paraId="4DB9B85D"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8E29D93"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א.</w:t>
      </w:r>
      <w:r w:rsidRPr="00FC5090">
        <w:rPr>
          <w:rFonts w:ascii="Times New Roman" w:eastAsia="Times New Roman" w:hAnsi="Times New Roman" w:cs="David" w:hint="cs"/>
          <w:sz w:val="24"/>
          <w:szCs w:val="24"/>
          <w:rtl/>
          <w:lang w:eastAsia="he-IL"/>
        </w:rPr>
        <w:tab/>
        <w:t>התקדמות שרותי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w:t>
      </w:r>
    </w:p>
    <w:p w14:paraId="58C40FC7"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ב.</w:t>
      </w:r>
      <w:r w:rsidRPr="00FC5090">
        <w:rPr>
          <w:rFonts w:ascii="Times New Roman" w:eastAsia="Times New Roman" w:hAnsi="Times New Roman" w:cs="David" w:hint="cs"/>
          <w:sz w:val="24"/>
          <w:szCs w:val="24"/>
          <w:rtl/>
          <w:lang w:eastAsia="he-IL"/>
        </w:rPr>
        <w:tab/>
        <w:t>סטיות מלוח הזמנים לרבות סיבת הסטייה.</w:t>
      </w:r>
    </w:p>
    <w:p w14:paraId="749E3D66"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ג.</w:t>
      </w:r>
      <w:r w:rsidRPr="00FC5090">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75A678C6"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ד.</w:t>
      </w:r>
      <w:r w:rsidRPr="00FC5090">
        <w:rPr>
          <w:rFonts w:ascii="Times New Roman" w:eastAsia="Times New Roman" w:hAnsi="Times New Roman" w:cs="David" w:hint="cs"/>
          <w:sz w:val="24"/>
          <w:szCs w:val="24"/>
          <w:rtl/>
          <w:lang w:eastAsia="he-IL"/>
        </w:rPr>
        <w:tab/>
        <w:t>סטיות מהערכות ו/או תחזיות תקציביות והשלכותיהן.</w:t>
      </w:r>
    </w:p>
    <w:p w14:paraId="0E74348D"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ה.</w:t>
      </w:r>
      <w:r w:rsidRPr="00FC5090">
        <w:rPr>
          <w:rFonts w:ascii="Times New Roman" w:eastAsia="Times New Roman" w:hAnsi="Times New Roman" w:cs="David" w:hint="cs"/>
          <w:sz w:val="24"/>
          <w:szCs w:val="24"/>
          <w:rtl/>
          <w:lang w:eastAsia="he-IL"/>
        </w:rPr>
        <w:tab/>
        <w:t>ריכוז הוראות שנויים.</w:t>
      </w:r>
    </w:p>
    <w:p w14:paraId="1B10B900" w14:textId="77777777" w:rsidR="00FC5090" w:rsidRPr="00FC5090" w:rsidRDefault="00FC5090" w:rsidP="00FC509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6B95FC2E" w14:textId="77777777" w:rsidR="00FC5090" w:rsidRPr="00FC5090" w:rsidRDefault="00FC5090" w:rsidP="00FC509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17.7 </w:t>
      </w:r>
      <w:r w:rsidRPr="00FC5090">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1"/>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C5090" w:rsidRPr="00FC5090" w14:paraId="5D6B3C70" w14:textId="77777777" w:rsidTr="00FC5090">
        <w:tc>
          <w:tcPr>
            <w:tcW w:w="3366" w:type="dxa"/>
          </w:tcPr>
          <w:p w14:paraId="73F85FFA" w14:textId="74B22501" w:rsidR="00FC5090" w:rsidRPr="00FC5090" w:rsidRDefault="00844F6B"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E7D608607D8A48F3AEDD725E99C02C3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37" w:author="Meryl Etman" w:date="2021-05-30T14:46:00Z">
                  <w:r w:rsidR="00824A64">
                    <w:rPr>
                      <w:rFonts w:ascii="Times New Roman" w:eastAsia="Times New Roman" w:hAnsi="Times New Roman" w:cs="David" w:hint="cs"/>
                      <w:color w:val="008000"/>
                      <w:sz w:val="24"/>
                      <w:szCs w:val="24"/>
                      <w:rtl/>
                      <w:lang w:eastAsia="he-IL"/>
                    </w:rPr>
                    <w:t>50%</w:t>
                  </w:r>
                </w:ins>
              </w:sdtContent>
            </w:sdt>
          </w:p>
          <w:p w14:paraId="1A86EFFC" w14:textId="77777777" w:rsidR="00FC5090" w:rsidRPr="00FC5090" w:rsidRDefault="00FC5090"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             </w:t>
            </w:r>
          </w:p>
        </w:tc>
        <w:tc>
          <w:tcPr>
            <w:tcW w:w="2163" w:type="dxa"/>
          </w:tcPr>
          <w:p w14:paraId="45B15B42" w14:textId="77777777" w:rsidR="00FC5090" w:rsidRPr="00FC5090" w:rsidRDefault="00FC5090" w:rsidP="00FC5090">
            <w:pPr>
              <w:widowControl w:val="0"/>
              <w:spacing w:before="0" w:beforeAutospacing="0" w:after="0" w:afterAutospacing="0" w:line="240" w:lineRule="auto"/>
              <w:ind w:left="720"/>
              <w:outlineLvl w:val="2"/>
            </w:pPr>
          </w:p>
          <w:p w14:paraId="4006BC1B" w14:textId="77777777" w:rsidR="00FC5090" w:rsidRPr="00FC5090" w:rsidRDefault="00FC5090"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75FA6C5A" w14:textId="77777777" w:rsidR="00FC5090" w:rsidRPr="00FC5090" w:rsidRDefault="00FC5090" w:rsidP="00FC509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231BA678" w14:textId="77777777" w:rsidR="00FC5090" w:rsidRPr="00FC5090" w:rsidRDefault="00FC5090" w:rsidP="00FC5090">
      <w:pPr>
        <w:widowControl w:val="0"/>
        <w:bidi w:val="0"/>
        <w:spacing w:before="240" w:beforeAutospacing="0" w:after="60" w:afterAutospacing="0" w:line="240" w:lineRule="auto"/>
        <w:jc w:val="center"/>
        <w:outlineLvl w:val="3"/>
        <w:rPr>
          <w:rFonts w:ascii="Times New Roman" w:eastAsia="Times New Roman" w:hAnsi="Times New Roman" w:cs="David"/>
          <w:b/>
          <w:bCs/>
          <w:sz w:val="24"/>
          <w:szCs w:val="24"/>
          <w:u w:val="single"/>
        </w:rPr>
      </w:pPr>
    </w:p>
    <w:p w14:paraId="76CE011D" w14:textId="77777777" w:rsidR="00FC5090" w:rsidRDefault="00FC5090" w:rsidP="009C6F6C">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580DA63A" w14:textId="77777777" w:rsidR="009C6F6C" w:rsidRPr="009C6F6C" w:rsidRDefault="009C6F6C" w:rsidP="009C6F6C">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lastRenderedPageBreak/>
        <w:t>נספח "ב"</w:t>
      </w:r>
    </w:p>
    <w:p w14:paraId="1EAEE01B" w14:textId="77777777" w:rsidR="009C6F6C" w:rsidRPr="009C6F6C" w:rsidRDefault="009C6F6C" w:rsidP="009C6F6C">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hint="cs"/>
          <w:b/>
          <w:bCs/>
          <w:sz w:val="24"/>
          <w:szCs w:val="24"/>
          <w:u w:val="single"/>
          <w:rtl/>
        </w:rPr>
        <w:t xml:space="preserve">פירוט </w:t>
      </w:r>
      <w:r w:rsidRPr="009C6F6C">
        <w:rPr>
          <w:rFonts w:ascii="Times New Roman" w:eastAsia="Times New Roman" w:hAnsi="Times New Roman" w:cs="David"/>
          <w:b/>
          <w:bCs/>
          <w:sz w:val="24"/>
          <w:szCs w:val="24"/>
          <w:u w:val="single"/>
          <w:rtl/>
        </w:rPr>
        <w:t xml:space="preserve">שירותי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35D827E7" w14:textId="77777777" w:rsidR="009C6F6C" w:rsidRPr="009C6F6C" w:rsidRDefault="009C6F6C" w:rsidP="009C6F6C">
      <w:pPr>
        <w:spacing w:before="0" w:beforeAutospacing="0" w:after="0" w:afterAutospacing="0" w:line="240" w:lineRule="auto"/>
        <w:rPr>
          <w:rFonts w:ascii="Times New Roman" w:eastAsia="Times New Roman" w:hAnsi="Times New Roman" w:cs="David"/>
          <w:sz w:val="24"/>
          <w:szCs w:val="24"/>
          <w:rtl/>
        </w:rPr>
      </w:pPr>
    </w:p>
    <w:p w14:paraId="407F9652"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b/>
          <w:bCs/>
          <w:sz w:val="24"/>
          <w:szCs w:val="24"/>
          <w:rtl/>
        </w:rPr>
      </w:pPr>
      <w:r w:rsidRPr="009C6F6C">
        <w:rPr>
          <w:rFonts w:ascii="Times New Roman" w:eastAsia="Times New Roman" w:hAnsi="Times New Roman" w:cs="David" w:hint="cs"/>
          <w:b/>
          <w:bCs/>
          <w:sz w:val="24"/>
          <w:szCs w:val="24"/>
          <w:rtl/>
        </w:rPr>
        <w:t>1</w:t>
      </w:r>
      <w:r w:rsidRPr="009C6F6C">
        <w:rPr>
          <w:rFonts w:ascii="Times New Roman" w:eastAsia="Times New Roman" w:hAnsi="Times New Roman" w:cs="David"/>
          <w:b/>
          <w:bCs/>
          <w:sz w:val="24"/>
          <w:szCs w:val="24"/>
          <w:rtl/>
        </w:rPr>
        <w:t>.</w:t>
      </w:r>
      <w:r w:rsidRPr="009C6F6C">
        <w:rPr>
          <w:rFonts w:ascii="Times New Roman" w:eastAsia="Times New Roman" w:hAnsi="Times New Roman" w:cs="David"/>
          <w:b/>
          <w:bCs/>
          <w:sz w:val="24"/>
          <w:szCs w:val="24"/>
          <w:rtl/>
        </w:rPr>
        <w:tab/>
      </w:r>
      <w:r w:rsidRPr="009C6F6C">
        <w:rPr>
          <w:rFonts w:ascii="Times New Roman" w:eastAsia="Times New Roman" w:hAnsi="Times New Roman" w:cs="David"/>
          <w:b/>
          <w:bCs/>
          <w:sz w:val="24"/>
          <w:szCs w:val="24"/>
          <w:u w:val="single"/>
          <w:rtl/>
        </w:rPr>
        <w:t>כללי</w:t>
      </w:r>
      <w:r w:rsidRPr="009C6F6C">
        <w:rPr>
          <w:rFonts w:ascii="Times New Roman" w:eastAsia="Times New Roman" w:hAnsi="Times New Roman" w:cs="David"/>
          <w:b/>
          <w:bCs/>
          <w:sz w:val="24"/>
          <w:szCs w:val="24"/>
          <w:rtl/>
        </w:rPr>
        <w:t>:</w:t>
      </w:r>
    </w:p>
    <w:p w14:paraId="79B6939D"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6C49E757" w14:textId="77777777" w:rsidR="009C6F6C" w:rsidRPr="009C6F6C" w:rsidRDefault="009C6F6C" w:rsidP="009C6F6C">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הכנת פרוגרמת נגישות וסידורים לבעלי מוגבלויות במב</w:t>
      </w:r>
      <w:r w:rsidR="00FC5090">
        <w:rPr>
          <w:rFonts w:ascii="Times New Roman" w:eastAsia="Times New Roman" w:hAnsi="Times New Roman" w:cs="David"/>
          <w:sz w:val="24"/>
          <w:szCs w:val="24"/>
          <w:rtl/>
          <w:lang w:eastAsia="he-IL"/>
        </w:rPr>
        <w:t>נים וסביבתם, מתן הנחיות והכנת ת</w:t>
      </w:r>
      <w:r w:rsidRPr="009C6F6C">
        <w:rPr>
          <w:rFonts w:ascii="Times New Roman" w:eastAsia="Times New Roman" w:hAnsi="Times New Roman" w:cs="David"/>
          <w:sz w:val="24"/>
          <w:szCs w:val="24"/>
          <w:rtl/>
          <w:lang w:eastAsia="he-IL"/>
        </w:rPr>
        <w:t>כניות ומפרטים טכניים, אשר יכללו בין היתר את הפרטים הבאים:</w:t>
      </w:r>
    </w:p>
    <w:p w14:paraId="6A3CF7CD"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גיש</w:t>
      </w:r>
      <w:r w:rsidRPr="009C6F6C">
        <w:rPr>
          <w:rFonts w:ascii="Times New Roman" w:eastAsia="Times New Roman" w:hAnsi="Times New Roman" w:cs="David" w:hint="cs"/>
          <w:sz w:val="24"/>
          <w:szCs w:val="24"/>
          <w:rtl/>
          <w:lang w:eastAsia="he-IL"/>
        </w:rPr>
        <w:t>ות</w:t>
      </w:r>
      <w:r w:rsidRPr="009C6F6C">
        <w:rPr>
          <w:rFonts w:ascii="Times New Roman" w:eastAsia="Times New Roman" w:hAnsi="Times New Roman" w:cs="David"/>
          <w:sz w:val="24"/>
          <w:szCs w:val="24"/>
          <w:rtl/>
          <w:lang w:eastAsia="he-IL"/>
        </w:rPr>
        <w:t xml:space="preserve"> למתחם</w:t>
      </w:r>
      <w:r w:rsidRPr="009C6F6C">
        <w:rPr>
          <w:rFonts w:ascii="Times New Roman" w:eastAsia="Times New Roman" w:hAnsi="Times New Roman" w:cs="David" w:hint="cs"/>
          <w:sz w:val="24"/>
          <w:szCs w:val="24"/>
          <w:rtl/>
          <w:lang w:eastAsia="he-IL"/>
        </w:rPr>
        <w:t xml:space="preserve"> ולמבנים השונים במתחם</w:t>
      </w:r>
      <w:r w:rsidRPr="009C6F6C">
        <w:rPr>
          <w:rFonts w:ascii="Times New Roman" w:eastAsia="Times New Roman" w:hAnsi="Times New Roman" w:cs="David"/>
          <w:sz w:val="24"/>
          <w:szCs w:val="24"/>
          <w:rtl/>
          <w:lang w:eastAsia="he-IL"/>
        </w:rPr>
        <w:t>.</w:t>
      </w:r>
    </w:p>
    <w:p w14:paraId="3FFB75C6"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חניות ורמפות כניסה.</w:t>
      </w:r>
    </w:p>
    <w:p w14:paraId="2CE201E6"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מעליות ולוב</w:t>
      </w:r>
      <w:r w:rsidRPr="009C6F6C">
        <w:rPr>
          <w:rFonts w:ascii="Times New Roman" w:eastAsia="Times New Roman" w:hAnsi="Times New Roman" w:cs="David" w:hint="cs"/>
          <w:sz w:val="24"/>
          <w:szCs w:val="24"/>
          <w:rtl/>
          <w:lang w:eastAsia="he-IL"/>
        </w:rPr>
        <w:t>א</w:t>
      </w:r>
      <w:r w:rsidRPr="009C6F6C">
        <w:rPr>
          <w:rFonts w:ascii="Times New Roman" w:eastAsia="Times New Roman" w:hAnsi="Times New Roman" w:cs="David"/>
          <w:sz w:val="24"/>
          <w:szCs w:val="24"/>
          <w:rtl/>
          <w:lang w:eastAsia="he-IL"/>
        </w:rPr>
        <w:t>ים.</w:t>
      </w:r>
    </w:p>
    <w:p w14:paraId="756FADA4"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סידור נכים בהתאמה למגוון מוגבלויות פיזיות.</w:t>
      </w:r>
    </w:p>
    <w:p w14:paraId="58656BA8"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שטחי חוץ ופנים.</w:t>
      </w:r>
    </w:p>
    <w:p w14:paraId="45DFE845"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אישור נגישות.</w:t>
      </w:r>
    </w:p>
    <w:p w14:paraId="39DE698C"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lang w:eastAsia="he-IL"/>
        </w:rPr>
      </w:pPr>
      <w:r w:rsidRPr="009C6F6C">
        <w:rPr>
          <w:rFonts w:ascii="Times New Roman" w:eastAsia="Times New Roman" w:hAnsi="Times New Roman" w:cs="David"/>
          <w:sz w:val="24"/>
          <w:szCs w:val="24"/>
          <w:rtl/>
          <w:lang w:eastAsia="he-IL"/>
        </w:rPr>
        <w:t>נגישות השירות.</w:t>
      </w:r>
    </w:p>
    <w:p w14:paraId="2483E878"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הנחיות התאמה לדרישות הנגישות למתכננים, על פי תקנות,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תקנים, וצרכי המשתמשים.</w:t>
      </w:r>
    </w:p>
    <w:p w14:paraId="7379F771"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הגשת תכניות נגישות לרשויות וקבלת אישור להיתר בנייה.</w:t>
      </w:r>
    </w:p>
    <w:p w14:paraId="29169E91"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אישור תכניות היועצים.</w:t>
      </w:r>
    </w:p>
    <w:p w14:paraId="63CDE588"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ליווי תהליך הביצוע בהתאם לצורך, קבלת העבודה לאחר סיומה, והוצאת אישורים לרשויות ל</w:t>
      </w:r>
      <w:r w:rsidRPr="009C6F6C">
        <w:rPr>
          <w:rFonts w:ascii="Times New Roman" w:eastAsia="Times New Roman" w:hAnsi="Times New Roman" w:cs="David" w:hint="cs"/>
          <w:sz w:val="24"/>
          <w:szCs w:val="24"/>
          <w:rtl/>
          <w:lang w:eastAsia="he-IL"/>
        </w:rPr>
        <w:t>צ</w:t>
      </w:r>
      <w:r w:rsidRPr="009C6F6C">
        <w:rPr>
          <w:rFonts w:ascii="Times New Roman" w:eastAsia="Times New Roman" w:hAnsi="Times New Roman" w:cs="David"/>
          <w:sz w:val="24"/>
          <w:szCs w:val="24"/>
          <w:rtl/>
          <w:lang w:eastAsia="he-IL"/>
        </w:rPr>
        <w:t xml:space="preserve">ורך </w:t>
      </w:r>
      <w:r w:rsidRPr="009C6F6C">
        <w:rPr>
          <w:rFonts w:ascii="Times New Roman" w:eastAsia="Times New Roman" w:hAnsi="Times New Roman" w:cs="David" w:hint="cs"/>
          <w:sz w:val="24"/>
          <w:szCs w:val="24"/>
          <w:rtl/>
          <w:lang w:eastAsia="he-IL"/>
        </w:rPr>
        <w:t xml:space="preserve">קבלת </w:t>
      </w:r>
      <w:r w:rsidRPr="009C6F6C">
        <w:rPr>
          <w:rFonts w:ascii="Times New Roman" w:eastAsia="Times New Roman" w:hAnsi="Times New Roman" w:cs="David"/>
          <w:sz w:val="24"/>
          <w:szCs w:val="24"/>
          <w:rtl/>
          <w:lang w:eastAsia="he-IL"/>
        </w:rPr>
        <w:t>טופס 4</w:t>
      </w:r>
      <w:r w:rsidRPr="009C6F6C">
        <w:rPr>
          <w:rFonts w:ascii="Times New Roman" w:eastAsia="Times New Roman" w:hAnsi="Times New Roman" w:cs="David" w:hint="cs"/>
          <w:sz w:val="24"/>
          <w:szCs w:val="24"/>
          <w:rtl/>
          <w:lang w:eastAsia="he-IL"/>
        </w:rPr>
        <w:t xml:space="preserve"> ואכלוס</w:t>
      </w:r>
      <w:r w:rsidRPr="009C6F6C">
        <w:rPr>
          <w:rFonts w:ascii="Times New Roman" w:eastAsia="Times New Roman" w:hAnsi="Times New Roman" w:cs="David"/>
          <w:sz w:val="24"/>
          <w:szCs w:val="24"/>
          <w:rtl/>
          <w:lang w:eastAsia="he-IL"/>
        </w:rPr>
        <w:t>.</w:t>
      </w:r>
    </w:p>
    <w:p w14:paraId="6CEB8FD5"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u w:val="single"/>
          <w:lang w:eastAsia="he-IL"/>
        </w:rPr>
      </w:pPr>
      <w:r w:rsidRPr="009C6F6C">
        <w:rPr>
          <w:rFonts w:ascii="Times New Roman" w:eastAsia="Times New Roman" w:hAnsi="Times New Roman" w:cs="David"/>
          <w:sz w:val="24"/>
          <w:szCs w:val="24"/>
          <w:rtl/>
          <w:lang w:eastAsia="he-IL"/>
        </w:rPr>
        <w:t>כל מרכיב ש</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רות אחר הרגיל ומקובל על ידי יועץ נגישות בנסיבות הפרויקט.</w:t>
      </w:r>
      <w:r w:rsidRPr="009C6F6C" w:rsidDel="00786D1A">
        <w:rPr>
          <w:rFonts w:ascii="Times New Roman" w:eastAsia="Times New Roman" w:hAnsi="Times New Roman" w:cs="David"/>
          <w:sz w:val="24"/>
          <w:szCs w:val="24"/>
          <w:u w:val="single"/>
          <w:rtl/>
          <w:lang w:eastAsia="he-IL"/>
        </w:rPr>
        <w:t xml:space="preserve"> </w:t>
      </w:r>
    </w:p>
    <w:p w14:paraId="23F9E121" w14:textId="77777777" w:rsidR="009C6F6C" w:rsidRPr="009C6F6C" w:rsidRDefault="009C6F6C" w:rsidP="009C6F6C">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u w:val="single"/>
          <w:rtl/>
        </w:rPr>
        <w:t>המהנדס, צוות עובדים ואמצעים</w:t>
      </w:r>
      <w:r w:rsidRPr="009C6F6C">
        <w:rPr>
          <w:rFonts w:ascii="Times New Roman" w:eastAsia="Times New Roman" w:hAnsi="Times New Roman" w:cs="David" w:hint="cs"/>
          <w:sz w:val="24"/>
          <w:szCs w:val="24"/>
          <w:u w:val="single"/>
          <w:rtl/>
        </w:rPr>
        <w:t xml:space="preserve"> של ה</w:t>
      </w:r>
      <w:r w:rsidR="00141D80">
        <w:rPr>
          <w:rFonts w:ascii="Times New Roman" w:eastAsia="Times New Roman" w:hAnsi="Times New Roman" w:cs="David" w:hint="cs"/>
          <w:sz w:val="24"/>
          <w:szCs w:val="24"/>
          <w:u w:val="single"/>
          <w:rtl/>
        </w:rPr>
        <w:t>יועץ</w:t>
      </w:r>
      <w:r w:rsidRPr="009C6F6C">
        <w:rPr>
          <w:rFonts w:ascii="Times New Roman" w:eastAsia="Times New Roman" w:hAnsi="Times New Roman" w:cs="David" w:hint="cs"/>
          <w:sz w:val="24"/>
          <w:szCs w:val="24"/>
          <w:rtl/>
          <w:lang w:eastAsia="he-IL"/>
        </w:rPr>
        <w:t>:</w:t>
      </w:r>
    </w:p>
    <w:p w14:paraId="443E877B" w14:textId="77777777" w:rsidR="009C6F6C" w:rsidRPr="009C6F6C" w:rsidRDefault="009C6F6C" w:rsidP="009C6F6C">
      <w:pPr>
        <w:spacing w:before="0" w:beforeAutospacing="0" w:after="0" w:afterAutospacing="0" w:line="240" w:lineRule="auto"/>
        <w:ind w:left="1800" w:hanging="720"/>
        <w:jc w:val="both"/>
        <w:rPr>
          <w:rFonts w:ascii="Times New Roman" w:eastAsia="Times New Roman" w:hAnsi="Times New Roman" w:cs="David"/>
          <w:sz w:val="12"/>
          <w:szCs w:val="12"/>
          <w:rtl/>
          <w:lang w:eastAsia="he-IL"/>
        </w:rPr>
      </w:pPr>
    </w:p>
    <w:p w14:paraId="2DE04104" w14:textId="77777777" w:rsidR="009C6F6C" w:rsidRPr="009C6F6C" w:rsidRDefault="009C6F6C" w:rsidP="00A61DF9">
      <w:pPr>
        <w:numPr>
          <w:ilvl w:val="0"/>
          <w:numId w:val="13"/>
        </w:numPr>
        <w:tabs>
          <w:tab w:val="num" w:pos="2118"/>
        </w:tabs>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המהנדס הבכיר יהיה בעל המשרד, אשר יהיה אחראי, מעורב וישתתף באופן אישי בכל ישיבות התכנון שיזומן אליהן ללא עוררין.</w:t>
      </w:r>
      <w:r w:rsidR="00A61DF9">
        <w:rPr>
          <w:rFonts w:ascii="Times New Roman" w:eastAsia="Times New Roman" w:hAnsi="Times New Roman" w:cs="David" w:hint="cs"/>
          <w:sz w:val="24"/>
          <w:szCs w:val="24"/>
          <w:rtl/>
          <w:lang w:eastAsia="he-IL"/>
        </w:rPr>
        <w:t xml:space="preserve"> </w:t>
      </w:r>
      <w:r w:rsidR="00A61DF9" w:rsidRPr="00A61DF9">
        <w:rPr>
          <w:rFonts w:ascii="Times New Roman" w:eastAsia="Times New Roman" w:hAnsi="Times New Roman" w:cs="David"/>
          <w:sz w:val="24"/>
          <w:szCs w:val="24"/>
          <w:rtl/>
          <w:lang w:eastAsia="he-IL"/>
        </w:rPr>
        <w:t xml:space="preserve">ככל שיידרש ולפי החלטת המזמין, יתבצעו בנוסף לישיבות התכנון השוטפות, ישיבות שבועיות לתכנון ב </w:t>
      </w:r>
      <w:r w:rsidR="00A61DF9" w:rsidRPr="00A61DF9">
        <w:rPr>
          <w:rFonts w:ascii="Times New Roman" w:eastAsia="Times New Roman" w:hAnsi="Times New Roman" w:cs="David"/>
          <w:sz w:val="24"/>
          <w:szCs w:val="24"/>
          <w:lang w:eastAsia="he-IL"/>
        </w:rPr>
        <w:t>BIM</w:t>
      </w:r>
      <w:r w:rsidR="00A61DF9" w:rsidRPr="00A61DF9">
        <w:rPr>
          <w:rFonts w:ascii="Times New Roman" w:eastAsia="Times New Roman" w:hAnsi="Times New Roman" w:cs="David"/>
          <w:sz w:val="24"/>
          <w:szCs w:val="24"/>
          <w:rtl/>
          <w:lang w:eastAsia="he-IL"/>
        </w:rPr>
        <w:t xml:space="preserve"> על המודל.</w:t>
      </w:r>
    </w:p>
    <w:p w14:paraId="0F2B0D4C"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 xml:space="preserve">ראש הצוות ישתתף בכל ישיבות התכנון שיזומן אליהן ללא הגבלה. </w:t>
      </w:r>
    </w:p>
    <w:p w14:paraId="01A9E418"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ר</w:t>
      </w:r>
      <w:r w:rsidRPr="009C6F6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6DA02B22"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lastRenderedPageBreak/>
        <w:t>צוות השרטטים של המהנדס יהיה כנדרש לתכנון ולהוצאת תכניות משורטטות לביצוע על מנת לעמוד בלוח הזמנים שנקבע על ידי מנהל הפרויקט.</w:t>
      </w:r>
    </w:p>
    <w:p w14:paraId="34A39CF5" w14:textId="77777777" w:rsidR="009C6F6C" w:rsidRPr="009C6F6C" w:rsidRDefault="009C6F6C" w:rsidP="009C6F6C">
      <w:pPr>
        <w:widowControl w:val="0"/>
        <w:spacing w:before="0" w:beforeAutospacing="0" w:after="0" w:afterAutospacing="0" w:line="276" w:lineRule="auto"/>
        <w:rPr>
          <w:rFonts w:ascii="Times New Roman" w:eastAsia="Times New Roman" w:hAnsi="Times New Roman" w:cs="David"/>
          <w:sz w:val="24"/>
          <w:szCs w:val="24"/>
          <w:rtl/>
        </w:rPr>
      </w:pPr>
    </w:p>
    <w:p w14:paraId="03C92DB6" w14:textId="77777777" w:rsidR="009C6F6C" w:rsidRPr="009C6F6C" w:rsidRDefault="009C6F6C" w:rsidP="009C6F6C">
      <w:pPr>
        <w:numPr>
          <w:ilvl w:val="1"/>
          <w:numId w:val="9"/>
        </w:numPr>
        <w:spacing w:before="0" w:beforeAutospacing="0" w:after="0" w:afterAutospacing="0" w:line="276"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על היועץ לקבל א</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שור בכתב מאת המנהל לפני התחלת כל שלב או לפני כל ש</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רות חלקי.</w:t>
      </w:r>
      <w:r w:rsidRPr="009C6F6C">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57EB5643"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7A593C8D" w14:textId="77777777" w:rsidR="009C6F6C" w:rsidRDefault="009C6F6C" w:rsidP="009C6F6C">
      <w:pPr>
        <w:numPr>
          <w:ilvl w:val="1"/>
          <w:numId w:val="9"/>
        </w:numPr>
        <w:spacing w:before="0" w:beforeAutospacing="0" w:after="0" w:afterAutospacing="0" w:line="276" w:lineRule="auto"/>
        <w:ind w:left="1409" w:hanging="708"/>
        <w:jc w:val="both"/>
        <w:rPr>
          <w:ins w:id="38" w:author="Meryl Etman" w:date="2021-05-30T14:52:00Z"/>
          <w:rFonts w:ascii="Times New Roman" w:eastAsia="Times New Roman" w:hAnsi="Times New Roman" w:cs="David"/>
          <w:sz w:val="24"/>
          <w:szCs w:val="24"/>
          <w:lang w:eastAsia="he-IL"/>
        </w:rPr>
      </w:pPr>
      <w:r w:rsidRPr="009C6F6C">
        <w:rPr>
          <w:rFonts w:ascii="Times New Roman" w:eastAsia="Times New Roman" w:hAnsi="Times New Roman" w:cs="David" w:hint="cs"/>
          <w:sz w:val="24"/>
          <w:szCs w:val="24"/>
          <w:rtl/>
          <w:lang w:eastAsia="he-IL"/>
        </w:rPr>
        <w:t xml:space="preserve">תכנון הנגישות יתבצע בתוכנת </w:t>
      </w:r>
      <w:r w:rsidRPr="009C6F6C">
        <w:rPr>
          <w:rFonts w:ascii="Times New Roman" w:eastAsia="Times New Roman" w:hAnsi="Times New Roman" w:cs="David"/>
          <w:sz w:val="24"/>
          <w:szCs w:val="24"/>
          <w:lang w:eastAsia="he-IL"/>
        </w:rPr>
        <w:t>REVIT</w:t>
      </w:r>
      <w:r w:rsidRPr="009C6F6C">
        <w:rPr>
          <w:rFonts w:ascii="Times New Roman" w:eastAsia="Times New Roman" w:hAnsi="Times New Roman" w:cs="David" w:hint="cs"/>
          <w:sz w:val="24"/>
          <w:szCs w:val="24"/>
          <w:rtl/>
          <w:lang w:eastAsia="he-IL"/>
        </w:rPr>
        <w:t xml:space="preserve"> בתלת-מימד, תוך שיתוף, תיאום וקליטת הקבצים מן האדריכלים והיועצים האחרים באמצעות תוכנת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 xml:space="preserve">כל תעבורת הקבצים תבוצע באמצעות מערכת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sz w:val="24"/>
          <w:szCs w:val="24"/>
          <w:rtl/>
          <w:lang w:eastAsia="he-IL"/>
        </w:rPr>
        <w:t xml:space="preserve"> בלבד.</w:t>
      </w:r>
    </w:p>
    <w:p w14:paraId="1F04EDA6" w14:textId="77777777" w:rsidR="00E25192" w:rsidRDefault="00E25192">
      <w:pPr>
        <w:pStyle w:val="ListParagraph"/>
        <w:rPr>
          <w:ins w:id="39" w:author="Meryl Etman" w:date="2021-05-30T14:52:00Z"/>
          <w:sz w:val="24"/>
          <w:szCs w:val="24"/>
          <w:rtl/>
          <w:lang w:eastAsia="he-IL"/>
        </w:rPr>
        <w:pPrChange w:id="40" w:author="Meryl Etman" w:date="2021-05-30T14:52:00Z">
          <w:pPr>
            <w:numPr>
              <w:ilvl w:val="1"/>
              <w:numId w:val="9"/>
            </w:numPr>
            <w:spacing w:before="0" w:beforeAutospacing="0" w:after="0" w:afterAutospacing="0" w:line="276" w:lineRule="auto"/>
            <w:ind w:left="1409" w:hanging="708"/>
            <w:jc w:val="both"/>
          </w:pPr>
        </w:pPrChange>
      </w:pPr>
    </w:p>
    <w:p w14:paraId="084A21F2" w14:textId="77777777" w:rsidR="00E25192" w:rsidRPr="009C6F6C" w:rsidRDefault="00E25192">
      <w:pPr>
        <w:spacing w:before="0" w:beforeAutospacing="0" w:after="0" w:afterAutospacing="0" w:line="276" w:lineRule="auto"/>
        <w:ind w:left="1409"/>
        <w:jc w:val="both"/>
        <w:rPr>
          <w:rFonts w:ascii="Times New Roman" w:eastAsia="Times New Roman" w:hAnsi="Times New Roman" w:cs="David"/>
          <w:sz w:val="24"/>
          <w:szCs w:val="24"/>
          <w:rtl/>
          <w:lang w:eastAsia="he-IL"/>
        </w:rPr>
        <w:pPrChange w:id="41" w:author="Meryl Etman" w:date="2021-05-30T14:52:00Z">
          <w:pPr>
            <w:numPr>
              <w:ilvl w:val="1"/>
              <w:numId w:val="9"/>
            </w:numPr>
            <w:spacing w:before="0" w:beforeAutospacing="0" w:after="0" w:afterAutospacing="0" w:line="276" w:lineRule="auto"/>
            <w:ind w:left="1409" w:hanging="708"/>
            <w:jc w:val="both"/>
          </w:pPr>
        </w:pPrChange>
      </w:pPr>
    </w:p>
    <w:p w14:paraId="4C74E2DC" w14:textId="77777777" w:rsidR="009C6F6C" w:rsidRPr="009C6F6C" w:rsidRDefault="009C6F6C">
      <w:pPr>
        <w:spacing w:before="0" w:beforeAutospacing="0" w:after="0" w:afterAutospacing="0" w:line="360" w:lineRule="auto"/>
        <w:rPr>
          <w:rFonts w:ascii="Times New Roman" w:eastAsia="Times New Roman" w:hAnsi="Times New Roman" w:cs="David"/>
          <w:sz w:val="2"/>
          <w:szCs w:val="2"/>
          <w:lang w:eastAsia="he-IL"/>
        </w:rPr>
        <w:pPrChange w:id="42" w:author="Meryl Etman" w:date="2021-05-30T14:52:00Z">
          <w:pPr>
            <w:spacing w:before="0" w:beforeAutospacing="0" w:after="0" w:afterAutospacing="0" w:line="360" w:lineRule="auto"/>
            <w:ind w:left="1440" w:hanging="739"/>
          </w:pPr>
        </w:pPrChange>
      </w:pPr>
      <w:del w:id="43" w:author="Meryl Etman" w:date="2021-05-30T14:52:00Z">
        <w:r w:rsidRPr="009C6F6C" w:rsidDel="00E25192">
          <w:rPr>
            <w:rFonts w:ascii="Times New Roman" w:eastAsia="Times New Roman" w:hAnsi="Times New Roman" w:cs="David"/>
            <w:sz w:val="24"/>
            <w:szCs w:val="24"/>
            <w:rtl/>
            <w:lang w:eastAsia="he-IL"/>
          </w:rPr>
          <w:br w:type="page"/>
        </w:r>
      </w:del>
    </w:p>
    <w:p w14:paraId="3B2FF2A8" w14:textId="77777777" w:rsidR="009C6F6C" w:rsidRPr="009C6F6C" w:rsidRDefault="009C6F6C" w:rsidP="009C6F6C">
      <w:pPr>
        <w:widowControl w:val="0"/>
        <w:numPr>
          <w:ilvl w:val="0"/>
          <w:numId w:val="7"/>
        </w:numPr>
        <w:spacing w:before="0" w:beforeAutospacing="0" w:after="0" w:afterAutospacing="0" w:line="240" w:lineRule="auto"/>
        <w:jc w:val="both"/>
        <w:rPr>
          <w:rFonts w:ascii="Times New Roman" w:eastAsia="Times New Roman" w:hAnsi="Times New Roman" w:cs="David"/>
          <w:b/>
          <w:bCs/>
          <w:sz w:val="24"/>
          <w:szCs w:val="24"/>
          <w:rtl/>
        </w:rPr>
      </w:pPr>
      <w:r w:rsidRPr="009C6F6C">
        <w:rPr>
          <w:rFonts w:ascii="Times New Roman" w:eastAsia="Times New Roman" w:hAnsi="Times New Roman" w:cs="David"/>
          <w:b/>
          <w:bCs/>
          <w:sz w:val="24"/>
          <w:szCs w:val="24"/>
          <w:u w:val="single"/>
          <w:rtl/>
        </w:rPr>
        <w:t>שלבי העבודה ההנדסית ופירוט השירותים</w:t>
      </w:r>
      <w:r w:rsidRPr="009C6F6C">
        <w:rPr>
          <w:rFonts w:ascii="Times New Roman" w:eastAsia="Times New Roman" w:hAnsi="Times New Roman" w:cs="David" w:hint="cs"/>
          <w:b/>
          <w:bCs/>
          <w:sz w:val="24"/>
          <w:szCs w:val="24"/>
          <w:u w:val="single"/>
          <w:rtl/>
        </w:rPr>
        <w:t xml:space="preserve"> </w:t>
      </w:r>
      <w:r w:rsidRPr="009C6F6C">
        <w:rPr>
          <w:rFonts w:ascii="Times New Roman" w:eastAsia="Times New Roman" w:hAnsi="Times New Roman" w:cs="David"/>
          <w:b/>
          <w:bCs/>
          <w:sz w:val="24"/>
          <w:szCs w:val="24"/>
          <w:u w:val="single"/>
          <w:rtl/>
        </w:rPr>
        <w:t>–</w:t>
      </w:r>
      <w:r w:rsidRPr="009C6F6C">
        <w:rPr>
          <w:rFonts w:ascii="Times New Roman" w:eastAsia="Times New Roman" w:hAnsi="Times New Roman" w:cs="David" w:hint="cs"/>
          <w:b/>
          <w:bCs/>
          <w:sz w:val="24"/>
          <w:szCs w:val="24"/>
          <w:u w:val="single"/>
          <w:rtl/>
        </w:rPr>
        <w:t xml:space="preserve"> </w:t>
      </w:r>
      <w:r w:rsidRPr="009C6F6C">
        <w:rPr>
          <w:rFonts w:ascii="Times New Roman" w:eastAsia="Times New Roman" w:hAnsi="Times New Roman" w:cs="David" w:hint="cs"/>
          <w:b/>
          <w:bCs/>
          <w:sz w:val="25"/>
          <w:szCs w:val="25"/>
          <w:u w:val="single"/>
          <w:rtl/>
        </w:rPr>
        <w:t>יעוץ ותכנון נגישות וסידורים לבעלי מוגבלויות</w:t>
      </w:r>
      <w:r w:rsidRPr="009C6F6C">
        <w:rPr>
          <w:rFonts w:ascii="Times New Roman" w:eastAsia="Times New Roman" w:hAnsi="Times New Roman" w:cs="David"/>
          <w:b/>
          <w:bCs/>
          <w:sz w:val="24"/>
          <w:szCs w:val="24"/>
          <w:rtl/>
        </w:rPr>
        <w:t>:</w:t>
      </w:r>
    </w:p>
    <w:p w14:paraId="397CDD9D"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064EADED"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העבודה תבוצע בקטעים לפי התקדמות הפרויקט והנחיות המנהל, לרבות להסדרי ביניים ואכלוס בשלבים. </w:t>
      </w:r>
    </w:p>
    <w:p w14:paraId="13730111"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העבודה תבוצע בשלבים הכוללים את הש</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רותים כלהלן:</w:t>
      </w:r>
    </w:p>
    <w:p w14:paraId="3DFCA3D8"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202677ED"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bookmarkStart w:id="44" w:name="OLE_LINK1"/>
      <w:bookmarkStart w:id="45" w:name="OLE_LINK2"/>
      <w:r w:rsidRPr="009C6F6C">
        <w:rPr>
          <w:rFonts w:ascii="Times New Roman" w:eastAsia="Times New Roman" w:hAnsi="Times New Roman" w:cs="David"/>
          <w:sz w:val="24"/>
          <w:szCs w:val="24"/>
          <w:rtl/>
        </w:rPr>
        <w:t>2.1</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u w:val="single"/>
          <w:rtl/>
        </w:rPr>
        <w:t>יעוץ מוקדם</w:t>
      </w:r>
      <w:r w:rsidRPr="009C6F6C">
        <w:rPr>
          <w:rFonts w:ascii="Times New Roman" w:eastAsia="Times New Roman" w:hAnsi="Times New Roman" w:cs="David"/>
          <w:sz w:val="24"/>
          <w:szCs w:val="24"/>
          <w:rtl/>
        </w:rPr>
        <w:t>:</w:t>
      </w:r>
    </w:p>
    <w:bookmarkEnd w:id="44"/>
    <w:bookmarkEnd w:id="45"/>
    <w:p w14:paraId="7ED38C7F" w14:textId="77777777" w:rsidR="009C6F6C" w:rsidRPr="009C6F6C" w:rsidRDefault="009C6F6C" w:rsidP="009C6F6C">
      <w:pPr>
        <w:spacing w:before="0" w:beforeAutospacing="0" w:after="0" w:afterAutospacing="0" w:line="240" w:lineRule="auto"/>
        <w:ind w:left="144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  </w:t>
      </w:r>
    </w:p>
    <w:p w14:paraId="14C1D655"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בירור הפרוגראמה עם המזמין ואדריכל הפרויקט. בירור תכניות הפרויקט עם המזמין והמתכננים, ביקורים באתר, חקירות ובדיקות מוקדמות, התייעצות ותיאום עם המתכננים.</w:t>
      </w:r>
    </w:p>
    <w:p w14:paraId="6B482775"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מתן הנחיות תכנון לאדריכל ולמתכננים השונים בנושאי נגישות וסידורים לנכים ועצוב פתרון הבינוי של הפרויקט בכל הנוגע לנגישות וסידורים לנכים, לרבות בחינת מספר אלטרנטיבות. עריכת סקר מוקדם באתר והפצת דו"ח מלווה בתכניות המפרט את הנגישות והסידורים לבעלי מוגבלויות בכל חלקי</w:t>
      </w:r>
      <w:r w:rsidRPr="009C6F6C">
        <w:rPr>
          <w:rFonts w:ascii="Times New Roman" w:eastAsia="Times New Roman" w:hAnsi="Times New Roman" w:cs="David" w:hint="cs"/>
          <w:sz w:val="24"/>
          <w:szCs w:val="24"/>
          <w:rtl/>
        </w:rPr>
        <w:t xml:space="preserve"> ובמבני</w:t>
      </w:r>
      <w:r w:rsidRPr="009C6F6C">
        <w:rPr>
          <w:rFonts w:ascii="Times New Roman" w:eastAsia="Times New Roman" w:hAnsi="Times New Roman" w:cs="David"/>
          <w:sz w:val="24"/>
          <w:szCs w:val="24"/>
          <w:rtl/>
        </w:rPr>
        <w:t xml:space="preserve"> הפרויקט</w:t>
      </w:r>
      <w:r w:rsidRPr="009C6F6C">
        <w:rPr>
          <w:rFonts w:ascii="Times New Roman" w:eastAsia="Times New Roman" w:hAnsi="Times New Roman" w:cs="David" w:hint="cs"/>
          <w:sz w:val="24"/>
          <w:szCs w:val="24"/>
          <w:rtl/>
        </w:rPr>
        <w:t>.</w:t>
      </w:r>
    </w:p>
    <w:p w14:paraId="4A1EB6A1"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יעוץ לאדריכל וליועצים האחרים בפרויקט בקשר לחלקי המבנים בהם ידרשו סידורים לבעלי מוגבלויות.</w:t>
      </w:r>
    </w:p>
    <w:p w14:paraId="17511389"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התאמת סידורי הנגישות המוצעים לשימושי המבנ</w:t>
      </w:r>
      <w:r w:rsidRPr="009C6F6C">
        <w:rPr>
          <w:rFonts w:ascii="Times New Roman" w:eastAsia="Times New Roman" w:hAnsi="Times New Roman" w:cs="David" w:hint="cs"/>
          <w:sz w:val="24"/>
          <w:szCs w:val="24"/>
          <w:rtl/>
        </w:rPr>
        <w:t>ים</w:t>
      </w:r>
      <w:r w:rsidRPr="009C6F6C">
        <w:rPr>
          <w:rFonts w:ascii="Times New Roman" w:eastAsia="Times New Roman" w:hAnsi="Times New Roman" w:cs="David"/>
          <w:sz w:val="24"/>
          <w:szCs w:val="24"/>
          <w:rtl/>
        </w:rPr>
        <w:t xml:space="preserve"> הצפויים.</w:t>
      </w:r>
    </w:p>
    <w:p w14:paraId="1C672878"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בדיקת תכנון האדריכל והיועצים השונים.</w:t>
      </w:r>
    </w:p>
    <w:p w14:paraId="3C8831D3"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השתתפות בדיוני התקדמות שיקבעו ע"י המנהל. השתתפות בישיבות היועצים והמתכננים בקשר לתוכניות הפרויקט, בירורים ברשויות ובגופים המוסמכים ואצל </w:t>
      </w:r>
      <w:r w:rsidRPr="009C6F6C">
        <w:rPr>
          <w:rFonts w:ascii="Times New Roman" w:eastAsia="Times New Roman" w:hAnsi="Times New Roman" w:cs="David"/>
          <w:sz w:val="24"/>
          <w:szCs w:val="24"/>
          <w:rtl/>
        </w:rPr>
        <w:lastRenderedPageBreak/>
        <w:t>גורמים אחרים בקשר לבעיות טכניות, חוקיות וכיו"ב הקשורות בתחום הנגישות והסידורים לנכים ובכלל.</w:t>
      </w:r>
    </w:p>
    <w:p w14:paraId="4FEC4843"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הכנת אומדנים תקציביים, באם יהיה צורך, בהתאם לדרישת המזמין ונציגיו.</w:t>
      </w:r>
    </w:p>
    <w:p w14:paraId="369D1FA9"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הכנת פרוגראמה של האלטרנטיבות השונות, המצאת דו"ח הכולל תיאור השיטות, יתרונות וחסרונות, עלויות הקמה, עלויות תפעול והיבטי תפעול ותחזוקה וכיו"ב.</w:t>
      </w:r>
    </w:p>
    <w:p w14:paraId="44D470C2"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מסירת הנתונים, הפרוגראמה וחוות הדעת למזמין, ל</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וכן ליועצים ולמתכננים ולכל גורם אחר שייקבע על ידי המזמין.</w:t>
      </w:r>
    </w:p>
    <w:p w14:paraId="24F69E91"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t>2.2</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u w:val="single"/>
          <w:rtl/>
        </w:rPr>
        <w:t>יעוץ סופי</w:t>
      </w:r>
      <w:r w:rsidRPr="009C6F6C">
        <w:rPr>
          <w:rFonts w:ascii="Times New Roman" w:eastAsia="Times New Roman" w:hAnsi="Times New Roman" w:cs="David"/>
          <w:sz w:val="24"/>
          <w:szCs w:val="24"/>
          <w:rtl/>
        </w:rPr>
        <w:t>:</w:t>
      </w:r>
    </w:p>
    <w:p w14:paraId="242DDD38"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0E8C7E32"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5"/>
          <w:szCs w:val="25"/>
          <w:rtl/>
        </w:rPr>
        <w:t>י</w:t>
      </w:r>
      <w:r w:rsidRPr="009C6F6C">
        <w:rPr>
          <w:rFonts w:ascii="Times New Roman" w:eastAsia="Times New Roman" w:hAnsi="Times New Roman" w:cs="David" w:hint="cs"/>
          <w:sz w:val="24"/>
          <w:szCs w:val="24"/>
          <w:rtl/>
        </w:rPr>
        <w:t>יעוץ לאדריכל בכל הנוגע לסידורי הנגישות במבנים בשלב התכנון הסופי. תכנון מוקדם לפי האלטרנטיבה שתיבחר על ידי המזמין בתיאום עם המזמין, המתכננים וכל יתר היועצים של המזמין.</w:t>
      </w:r>
      <w:r w:rsidRPr="009C6F6C">
        <w:rPr>
          <w:rFonts w:ascii="Times New Roman" w:eastAsia="Times New Roman" w:hAnsi="Times New Roman" w:cs="David" w:hint="cs"/>
          <w:sz w:val="24"/>
          <w:szCs w:val="24"/>
          <w:rtl/>
        </w:rPr>
        <w:tab/>
      </w:r>
    </w:p>
    <w:p w14:paraId="3ED1F744"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המלצות למזמין ולמתכננים בכתב ו/או על ידי שרטוטים, כולל פתרון פרטים ייעודיים.</w:t>
      </w:r>
    </w:p>
    <w:p w14:paraId="1807C0E6"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תיאום התכנון המוקדם מול כל רשויות התכנון והבניה, הרשויות הרלוונטיות וכל יתר הגורמים הנדרשים כהכנת רקע לתכנון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w:t>
      </w:r>
    </w:p>
    <w:p w14:paraId="7C7FFF2F" w14:textId="77777777" w:rsidR="009C6F6C" w:rsidRPr="009C6F6C" w:rsidRDefault="00FC5090"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הפקת אישורי נגישות לכל ת</w:t>
      </w:r>
      <w:r w:rsidR="009C6F6C" w:rsidRPr="009C6F6C">
        <w:rPr>
          <w:rFonts w:ascii="Times New Roman" w:eastAsia="Times New Roman" w:hAnsi="Times New Roman" w:cs="David" w:hint="cs"/>
          <w:sz w:val="24"/>
          <w:szCs w:val="24"/>
          <w:rtl/>
        </w:rPr>
        <w:t>כניות ההגשה והפקת כל האישורים הנדרשים למתחם כולו ולמבנים השונים בפרט.</w:t>
      </w:r>
    </w:p>
    <w:p w14:paraId="556DA0CA"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טיפול בקבלת היתרי בניה למתחם כולו ולמבנים השונים בפרט.</w:t>
      </w:r>
    </w:p>
    <w:p w14:paraId="69BE42D1"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4316392C"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2.3</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u w:val="single"/>
          <w:rtl/>
        </w:rPr>
        <w:t>ייעוץ מפורט</w:t>
      </w:r>
      <w:r w:rsidRPr="009C6F6C">
        <w:rPr>
          <w:rFonts w:ascii="Times New Roman" w:eastAsia="Times New Roman" w:hAnsi="Times New Roman" w:cs="David" w:hint="cs"/>
          <w:sz w:val="24"/>
          <w:szCs w:val="24"/>
          <w:rtl/>
        </w:rPr>
        <w:t>:</w:t>
      </w:r>
    </w:p>
    <w:p w14:paraId="469C2061"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6E930972"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4"/>
          <w:szCs w:val="24"/>
          <w:rt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נגישות.</w:t>
      </w:r>
    </w:p>
    <w:p w14:paraId="19DE3CF3"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 xml:space="preserve">מתן ייעוץ שוטף לאדריכל וליועצים האחרים בנושא הנגישות לבעלי מוגבלויות שונות. </w:t>
      </w:r>
    </w:p>
    <w:p w14:paraId="7DD4E45B"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ביקורת כל התכניות והמפרטים של האדריכל והיועצים השונים כדי לוודא שהתכנון תואם את דרישות הנגישות. בדיקת תכניות כל המתכננים והיועצים האחרים בפרויקט לבחינה ואישור בכל התחומים.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לקיים ישיבות ייעודיות להסבר התכנון ומתן חוות דעתו בכל תחומי התכנון בפרויקט הנוגעים לנגישות.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להעביר </w:t>
      </w:r>
      <w:r w:rsidRPr="009C6F6C">
        <w:rPr>
          <w:rFonts w:ascii="Times New Roman" w:eastAsia="Times New Roman" w:hAnsi="Times New Roman" w:cs="David" w:hint="cs"/>
          <w:sz w:val="24"/>
          <w:szCs w:val="24"/>
          <w:rtl/>
        </w:rPr>
        <w:lastRenderedPageBreak/>
        <w:t>התייחסות בכתב ו/או על גבי התכניות של כל אחד מן היועצים ו/או המתכננים.</w:t>
      </w:r>
    </w:p>
    <w:p w14:paraId="6B496C18"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תכנון סופי הכולל, בין היתר, תיאום והעברה באופן שוטף למתכננים וליועצים האחרים של המזמין, של פרטים רלוונטיים בנושא נגישות וסידורים לבעלי מוגבלויות בפרויקט וסביבתו, ומתן ייעוץ שוטף למתכננים וליועצים האחרים של המזמין בנושא זה.</w:t>
      </w:r>
    </w:p>
    <w:p w14:paraId="7AC4CA6E"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אישור התכניות הרלוונטיות במכון התקנים וכל הרשויות הנדרשות.</w:t>
      </w:r>
    </w:p>
    <w:p w14:paraId="6A96C596"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הנחיית המתכננים להכנסת תיקונים ושינויים בתכניות ובמסמכים אחרים לפי דרישת הרשויות המוסמכות ו/או המזמין.</w:t>
      </w:r>
    </w:p>
    <w:p w14:paraId="3526ED6D"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בדיקת ואישור התוכניות, המפרטים וכתבי הכמויות של יתר היועצים לעבודות הרלוונטיות.</w:t>
      </w:r>
    </w:p>
    <w:p w14:paraId="316F3196"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הכנת שרטוטים</w:t>
      </w:r>
      <w:r w:rsidR="00FC5090">
        <w:rPr>
          <w:rFonts w:ascii="Times New Roman" w:eastAsia="Times New Roman" w:hAnsi="Times New Roman" w:cs="David" w:hint="cs"/>
          <w:sz w:val="24"/>
          <w:szCs w:val="24"/>
          <w:rtl/>
        </w:rPr>
        <w:t xml:space="preserve"> ופרטי ביצוע על פי צורך, כולל ת</w:t>
      </w:r>
      <w:r w:rsidRPr="009C6F6C">
        <w:rPr>
          <w:rFonts w:ascii="Times New Roman" w:eastAsia="Times New Roman" w:hAnsi="Times New Roman" w:cs="David" w:hint="cs"/>
          <w:sz w:val="24"/>
          <w:szCs w:val="24"/>
          <w:rtl/>
        </w:rPr>
        <w:t>כניות "מפתח" בתיאום עם המזמין וה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w:t>
      </w:r>
    </w:p>
    <w:p w14:paraId="11CE09CF" w14:textId="77777777" w:rsidR="009C6F6C" w:rsidRPr="009C6F6C" w:rsidRDefault="009C6F6C" w:rsidP="009C6F6C">
      <w:pPr>
        <w:spacing w:before="0" w:beforeAutospacing="0" w:after="0" w:afterAutospacing="0" w:line="240" w:lineRule="auto"/>
        <w:ind w:left="1440"/>
        <w:jc w:val="both"/>
        <w:rPr>
          <w:rFonts w:ascii="Times New Roman" w:eastAsia="Times New Roman" w:hAnsi="Times New Roman" w:cs="David"/>
          <w:sz w:val="24"/>
          <w:szCs w:val="24"/>
          <w:rtl/>
        </w:rPr>
      </w:pPr>
    </w:p>
    <w:p w14:paraId="285AF429"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t>2.4</w:t>
      </w:r>
      <w:r w:rsidRPr="009C6F6C">
        <w:rPr>
          <w:rFonts w:ascii="Times New Roman" w:eastAsia="Times New Roman" w:hAnsi="Times New Roman" w:cs="David"/>
          <w:sz w:val="24"/>
          <w:szCs w:val="24"/>
          <w:rtl/>
        </w:rPr>
        <w:tab/>
      </w:r>
      <w:r w:rsidRPr="009C6F6C">
        <w:rPr>
          <w:rFonts w:ascii="Times New Roman" w:eastAsia="Times New Roman" w:hAnsi="Times New Roman" w:cs="David"/>
          <w:sz w:val="24"/>
          <w:szCs w:val="24"/>
          <w:u w:val="single"/>
          <w:rtl/>
        </w:rPr>
        <w:t>פיקוח עליון בשלב ביצוע המבנה ומערכותיו</w:t>
      </w:r>
      <w:r w:rsidRPr="009C6F6C">
        <w:rPr>
          <w:rFonts w:ascii="Times New Roman" w:eastAsia="Times New Roman" w:hAnsi="Times New Roman" w:cs="David" w:hint="cs"/>
          <w:sz w:val="24"/>
          <w:szCs w:val="24"/>
          <w:u w:val="single"/>
          <w:rtl/>
        </w:rPr>
        <w:t xml:space="preserve"> עד אכלוס ותקופת בדק</w:t>
      </w:r>
      <w:r w:rsidRPr="009C6F6C">
        <w:rPr>
          <w:rFonts w:ascii="Times New Roman" w:eastAsia="Times New Roman" w:hAnsi="Times New Roman" w:cs="David"/>
          <w:sz w:val="24"/>
          <w:szCs w:val="24"/>
          <w:rtl/>
        </w:rPr>
        <w:t>:</w:t>
      </w:r>
    </w:p>
    <w:p w14:paraId="445597F2"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22B2EA98"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4"/>
          <w:szCs w:val="24"/>
          <w:rtl/>
        </w:rPr>
        <w:t>ביקורת תקופתית, בשלבי הבניה, בהתאם להזמנת המפקח ודיווח למזמין על עמידת הביצוע בדרישות.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ליווי ומעורבות בתקופת הביצוע תוך ביקורים סדירים באתר ופתרון בעיות יישום פרטים שאושרו בשלב התכנון  ונתגלו כאינם ברי ביצוע ע"י הקבלן. ההתחייבות להגעה לאתר בהתאם לנדרש, תוך 3 ימים לכל היותר מרגע ההזמנה ע"י צוות הפיקוח והניהול או כל גורם אחר מטעם המזמין.</w:t>
      </w:r>
    </w:p>
    <w:p w14:paraId="44DE8E3A"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אישורים לטופס 4 ולתעודת גמר.</w:t>
      </w:r>
    </w:p>
    <w:p w14:paraId="29032C13"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בדיקת ביצוע העבודות בהתאם למפרטים, כתבי הכמויות והנחיות הנגישות ללא פשרות.</w:t>
      </w:r>
    </w:p>
    <w:p w14:paraId="79BEA90B"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שילוב הפיקוח העליון עם שאר היועצים.</w:t>
      </w:r>
    </w:p>
    <w:p w14:paraId="22680A87"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ייעוץ למזמין והשתתפות בדיונים ובבירורים עם הקבלן בקשר עם ביצוע הפרויקט, הן לפני השלמת הפרויקט והן בתקופת הבדק.</w:t>
      </w:r>
    </w:p>
    <w:p w14:paraId="0C689684"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ביצוע בדיקות חוזרות עד להשלמת הביצוע של העבודות. השתתפות בכל המסירות שיתקיימו בשטח לפי התכנית שאושרה מראש על ידי המזמין כולל הוצאת דו"ח מסירה בכתב.</w:t>
      </w:r>
    </w:p>
    <w:p w14:paraId="236305A5"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בדיקה סופית ומתן אישור על השלמת העבודות והתחלת שנת האחריות.</w:t>
      </w:r>
    </w:p>
    <w:p w14:paraId="28DC4D8E"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lastRenderedPageBreak/>
        <w:t>מתן חוות דעת מקצועית במסגרת תביעות משפטיות שיוגשו, אם יוגשו, נגד המזמין בקשר לפרויקט ולאתר.</w:t>
      </w:r>
    </w:p>
    <w:p w14:paraId="2698066C" w14:textId="77777777" w:rsidR="009C6F6C" w:rsidRPr="009C6F6C" w:rsidRDefault="009C6F6C" w:rsidP="009C6F6C">
      <w:pPr>
        <w:widowControl w:val="0"/>
        <w:spacing w:before="0" w:beforeAutospacing="0" w:after="0" w:afterAutospacing="0" w:line="240" w:lineRule="auto"/>
        <w:ind w:left="720"/>
        <w:rPr>
          <w:rFonts w:ascii="Times New Roman" w:eastAsia="Times New Roman" w:hAnsi="Times New Roman" w:cs="David"/>
          <w:sz w:val="24"/>
          <w:szCs w:val="24"/>
        </w:rPr>
      </w:pPr>
    </w:p>
    <w:p w14:paraId="313B1BCD"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43A654A6" w14:textId="77777777"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3.</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5F0A4197" w14:textId="77777777"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4</w:t>
      </w:r>
      <w:r w:rsidRPr="009C6F6C">
        <w:rPr>
          <w:rFonts w:ascii="Times New Roman" w:eastAsia="Times New Roman" w:hAnsi="Times New Roman" w:cs="David"/>
          <w:sz w:val="24"/>
          <w:szCs w:val="24"/>
          <w:rtl/>
        </w:rPr>
        <w:t>.</w:t>
      </w:r>
      <w:r w:rsidRPr="009C6F6C">
        <w:rPr>
          <w:rFonts w:ascii="Times New Roman" w:eastAsia="Times New Roman" w:hAnsi="Times New Roman" w:cs="David"/>
          <w:sz w:val="24"/>
          <w:szCs w:val="24"/>
          <w:rtl/>
        </w:rPr>
        <w:tab/>
        <w:t xml:space="preserve">נציג המזמין רשאי להזמין </w:t>
      </w:r>
      <w:r w:rsidRPr="009C6F6C">
        <w:rPr>
          <w:rFonts w:ascii="Times New Roman" w:eastAsia="Times New Roman" w:hAnsi="Times New Roman" w:cs="David" w:hint="cs"/>
          <w:sz w:val="24"/>
          <w:szCs w:val="24"/>
          <w:rtl/>
        </w:rPr>
        <w:t>מה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את כל שלבי העבודות המפורטות בנספח זה ו/או חלק מהן ו/או עבודות נוספות להן הכל כפי שיפורט בנספח ד'.</w:t>
      </w:r>
    </w:p>
    <w:p w14:paraId="27831D2B" w14:textId="77777777"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5.</w:t>
      </w:r>
      <w:r w:rsidRPr="009C6F6C">
        <w:rPr>
          <w:rFonts w:ascii="Times New Roman" w:eastAsia="Times New Roman" w:hAnsi="Times New Roman" w:cs="David" w:hint="cs"/>
          <w:sz w:val="24"/>
          <w:szCs w:val="24"/>
          <w:rtl/>
        </w:rPr>
        <w:tab/>
        <w:t>יובהר כדלקמן:</w:t>
      </w:r>
    </w:p>
    <w:p w14:paraId="6C02AFE5" w14:textId="77777777"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Pr>
      </w:pPr>
      <w:r w:rsidRPr="009C6F6C">
        <w:rPr>
          <w:rFonts w:ascii="Times New Roman" w:eastAsia="Times New Roman" w:hAnsi="Times New Roman" w:cs="David"/>
          <w:color w:val="000000"/>
          <w:sz w:val="24"/>
          <w:szCs w:val="24"/>
          <w:rtl/>
        </w:rPr>
        <w:t xml:space="preserve">העבודה הממוחשבת בפרויקט תיערך בתכנת </w:t>
      </w:r>
      <w:r w:rsidRPr="009C6F6C">
        <w:rPr>
          <w:rFonts w:ascii="Times New Roman" w:eastAsia="Times New Roman" w:hAnsi="Times New Roman" w:cs="David"/>
          <w:color w:val="000000"/>
          <w:sz w:val="24"/>
          <w:szCs w:val="24"/>
        </w:rPr>
        <w:t>REVIT</w:t>
      </w:r>
      <w:r w:rsidRPr="009C6F6C">
        <w:rPr>
          <w:rFonts w:ascii="Times New Roman" w:eastAsia="Times New Roman" w:hAnsi="Times New Roman" w:cs="David"/>
          <w:color w:val="000000"/>
          <w:sz w:val="24"/>
          <w:szCs w:val="24"/>
          <w:rtl/>
        </w:rPr>
        <w:t xml:space="preserve"> על </w:t>
      </w:r>
      <w:r w:rsidRPr="009C6F6C">
        <w:rPr>
          <w:rFonts w:ascii="Times New Roman" w:eastAsia="Times New Roman" w:hAnsi="Times New Roman" w:cs="David" w:hint="cs"/>
          <w:color w:val="000000"/>
          <w:sz w:val="24"/>
          <w:szCs w:val="24"/>
          <w:rtl/>
        </w:rPr>
        <w:t>ה</w:t>
      </w:r>
      <w:r w:rsidR="00141D80">
        <w:rPr>
          <w:rFonts w:ascii="Times New Roman" w:eastAsia="Times New Roman" w:hAnsi="Times New Roman" w:cs="David" w:hint="cs"/>
          <w:color w:val="000000"/>
          <w:sz w:val="24"/>
          <w:szCs w:val="24"/>
          <w:rtl/>
        </w:rPr>
        <w:t>יועץ</w:t>
      </w:r>
      <w:r w:rsidRPr="009C6F6C">
        <w:rPr>
          <w:rFonts w:ascii="Times New Roman" w:eastAsia="Times New Roman" w:hAnsi="Times New Roman" w:cs="David"/>
          <w:color w:val="000000"/>
          <w:sz w:val="24"/>
          <w:szCs w:val="24"/>
          <w:rtl/>
        </w:rPr>
        <w:t xml:space="preserve"> לדאוג לעמדות עבודה וכ"א מוכשר במשרדו בהתאם.</w:t>
      </w:r>
    </w:p>
    <w:p w14:paraId="3E22C3A7" w14:textId="77777777"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tl/>
        </w:rPr>
      </w:pPr>
      <w:r w:rsidRPr="009C6F6C">
        <w:rPr>
          <w:rFonts w:ascii="Times New Roman" w:eastAsia="Times New Roman" w:hAnsi="Times New Roman" w:cs="David"/>
          <w:color w:val="000000"/>
          <w:sz w:val="24"/>
          <w:szCs w:val="24"/>
          <w:rtl/>
        </w:rPr>
        <w:t>כל קבצי התכנון והמסמכים השונים יוטענו למערכת ה-</w:t>
      </w:r>
      <w:r w:rsidRPr="009C6F6C">
        <w:rPr>
          <w:rFonts w:ascii="Times New Roman" w:eastAsia="Times New Roman" w:hAnsi="Times New Roman" w:cs="David"/>
          <w:color w:val="000000"/>
          <w:sz w:val="24"/>
          <w:szCs w:val="24"/>
        </w:rPr>
        <w:t>@view</w:t>
      </w:r>
      <w:r w:rsidRPr="009C6F6C">
        <w:rPr>
          <w:rFonts w:ascii="Times New Roman" w:eastAsia="Times New Roman" w:hAnsi="Times New Roman" w:cs="David"/>
          <w:color w:val="000000"/>
          <w:sz w:val="24"/>
          <w:szCs w:val="24"/>
          <w:rtl/>
        </w:rPr>
        <w:t xml:space="preserve">, תעבורת המידע היחידה הקבילה בפרויקט. </w:t>
      </w:r>
    </w:p>
    <w:p w14:paraId="56B8A107" w14:textId="77777777"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Pr>
      </w:pPr>
      <w:r w:rsidRPr="009C6F6C">
        <w:rPr>
          <w:rFonts w:ascii="Times New Roman" w:eastAsia="Times New Roman" w:hAnsi="Times New Roman" w:cs="David"/>
          <w:color w:val="000000"/>
          <w:sz w:val="24"/>
          <w:szCs w:val="24"/>
          <w:rtl/>
        </w:rPr>
        <w:t>חשבונות ה</w:t>
      </w:r>
      <w:r w:rsidR="00141D80">
        <w:rPr>
          <w:rFonts w:ascii="Times New Roman" w:eastAsia="Times New Roman" w:hAnsi="Times New Roman" w:cs="David"/>
          <w:color w:val="000000"/>
          <w:sz w:val="24"/>
          <w:szCs w:val="24"/>
          <w:rtl/>
        </w:rPr>
        <w:t>יועץ</w:t>
      </w:r>
      <w:r w:rsidRPr="009C6F6C">
        <w:rPr>
          <w:rFonts w:ascii="Times New Roman" w:eastAsia="Times New Roman" w:hAnsi="Times New Roman" w:cs="David"/>
          <w:color w:val="000000"/>
          <w:sz w:val="24"/>
          <w:szCs w:val="24"/>
          <w:rtl/>
        </w:rPr>
        <w:t xml:space="preserve"> יוטענו ע"י </w:t>
      </w:r>
      <w:r w:rsidRPr="009C6F6C">
        <w:rPr>
          <w:rFonts w:ascii="Times New Roman" w:eastAsia="Times New Roman" w:hAnsi="Times New Roman" w:cs="David" w:hint="cs"/>
          <w:color w:val="000000"/>
          <w:sz w:val="24"/>
          <w:szCs w:val="24"/>
          <w:rtl/>
        </w:rPr>
        <w:t>המפקח</w:t>
      </w:r>
      <w:r w:rsidRPr="009C6F6C">
        <w:rPr>
          <w:rFonts w:ascii="Times New Roman" w:eastAsia="Times New Roman" w:hAnsi="Times New Roman" w:cs="David"/>
          <w:color w:val="000000"/>
          <w:sz w:val="24"/>
          <w:szCs w:val="24"/>
          <w:rtl/>
        </w:rPr>
        <w:t xml:space="preserve"> למערכת ה-</w:t>
      </w:r>
      <w:r w:rsidRPr="009C6F6C">
        <w:rPr>
          <w:rFonts w:ascii="Times New Roman" w:eastAsia="Times New Roman" w:hAnsi="Times New Roman" w:cs="David"/>
          <w:color w:val="000000"/>
          <w:sz w:val="24"/>
          <w:szCs w:val="24"/>
        </w:rPr>
        <w:t>@view</w:t>
      </w:r>
      <w:r w:rsidRPr="009C6F6C">
        <w:rPr>
          <w:rFonts w:ascii="Times New Roman" w:eastAsia="Times New Roman" w:hAnsi="Times New Roman" w:cs="David"/>
          <w:color w:val="000000"/>
          <w:sz w:val="24"/>
          <w:szCs w:val="24"/>
          <w:rtl/>
        </w:rPr>
        <w:t xml:space="preserve"> לתיקיית "חשבונות מוגשים", כתנאי לטיפול בהם.</w:t>
      </w:r>
    </w:p>
    <w:p w14:paraId="04066EB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sz w:val="24"/>
          <w:szCs w:val="24"/>
          <w:rtl/>
        </w:rPr>
        <w:br w:type="page"/>
      </w:r>
      <w:r w:rsidRPr="009C6F6C">
        <w:rPr>
          <w:rFonts w:ascii="Times New Roman" w:eastAsia="Times New Roman" w:hAnsi="Times New Roman" w:cs="David"/>
          <w:b/>
          <w:bCs/>
          <w:sz w:val="24"/>
          <w:szCs w:val="24"/>
          <w:u w:val="single"/>
          <w:rtl/>
        </w:rPr>
        <w:lastRenderedPageBreak/>
        <w:t>נספח "ג"</w:t>
      </w:r>
    </w:p>
    <w:p w14:paraId="05D184C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51DE644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לוח זמנים ושלבי ביצוע</w:t>
      </w:r>
    </w:p>
    <w:p w14:paraId="5BBB0B21"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31A6E86D"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6B2F659A"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לוח הזמנים לי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כל אחד מהשלבים של הפרויקט יהיה כפי שייקבע מעת לעת על ידי המנהל. לוח הזמנים לפיקוח העליון - ברציפות מתחילת ביצוע העבודות ועד להשלמתן כולל תקופת הבדק, ככל שיידרש על ידי המנהל.</w:t>
      </w:r>
    </w:p>
    <w:p w14:paraId="1459B424"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506091D5"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המהנדס וצוותו יעסקו בפרויקט לפי הצורך וללא הגבלת זמן.</w:t>
      </w:r>
    </w:p>
    <w:p w14:paraId="23C78088"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379AA751"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ימסור את התכניות ו/או המסמכים לאישור המזמין בהתאם ללוח הזמנים והתכניות ו/או המסמכים לא יחשבו כמושלמים עד לקבלת אישור המזמין.</w:t>
      </w:r>
    </w:p>
    <w:p w14:paraId="431193F6"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14660D6D"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העביר המזמין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הערות או הנחיות נוספות לגבי התכניות ו/או המסמכים, יעדכן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את התכניות ו/או המסמכים תוך פרק זמן סביר שיוסכם בינו לבין המזמין, ואולם בכל מקרה לא יעלה על פרק הזמן הנקוב עבור אותו שלב בלוח הזמנים. האמור לעיל מותנה בכך שהמזמין ימציא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הערותיו ו/או הנחיותיו לגבי תכניות ו/או מסמכים שהוגשו לו על ידי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בתוך 30 יום ממועד הגשתן למזמין.</w:t>
      </w:r>
    </w:p>
    <w:p w14:paraId="2A1DC5E5"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533DBDFA"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 xml:space="preserve">אם לא יקבע לוח זמנים במעמד חתימת החוזה יעביר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לוח זמנים ראשוני לאישור המנהל תוך 7 ימים ממועד החתימה.</w:t>
      </w:r>
    </w:p>
    <w:p w14:paraId="02AE0D38"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4"/>
          <w:szCs w:val="24"/>
          <w:rtl/>
        </w:rPr>
      </w:pPr>
    </w:p>
    <w:p w14:paraId="6A3DD84F" w14:textId="77777777" w:rsidR="009C6F6C" w:rsidRPr="009C6F6C" w:rsidRDefault="009C6F6C" w:rsidP="009C6F6C">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sz w:val="25"/>
          <w:szCs w:val="24"/>
          <w:rtl/>
        </w:rPr>
        <w:t xml:space="preserve">התקדמות </w:t>
      </w:r>
      <w:r w:rsidRPr="009C6F6C">
        <w:rPr>
          <w:rFonts w:ascii="Times New Roman" w:eastAsia="Times New Roman" w:hAnsi="Times New Roman" w:cs="David" w:hint="cs"/>
          <w:sz w:val="25"/>
          <w:szCs w:val="24"/>
          <w:rtl/>
        </w:rPr>
        <w:t xml:space="preserve">הייעוץ בנושא </w:t>
      </w:r>
      <w:r w:rsidRPr="009C6F6C">
        <w:rPr>
          <w:rFonts w:ascii="Times New Roman" w:eastAsia="Times New Roman" w:hAnsi="Times New Roman" w:cs="David"/>
          <w:sz w:val="25"/>
          <w:szCs w:val="24"/>
          <w:rtl/>
        </w:rPr>
        <w:t>נגישות וסידורים לבעלי מוגבלויות תעשה לפי שלבי הפרויקט ועל פי שינויי תכנון של האדריכל והיועצים, ללא זכות לתוספות שכר.</w:t>
      </w:r>
    </w:p>
    <w:p w14:paraId="61A04D07"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5"/>
          <w:szCs w:val="24"/>
          <w:rtl/>
        </w:rPr>
      </w:pPr>
    </w:p>
    <w:p w14:paraId="5DB7FFD3" w14:textId="14167CEC" w:rsidR="009C6F6C" w:rsidRPr="00E25192" w:rsidRDefault="009C6F6C" w:rsidP="009C6F6C">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del w:id="46" w:author="Meryl Etman" w:date="2021-05-30T14:53:00Z">
        <w:r w:rsidRPr="00E25192" w:rsidDel="00E25192">
          <w:rPr>
            <w:rFonts w:ascii="Times New Roman" w:eastAsia="Times New Roman" w:hAnsi="Times New Roman" w:cs="David" w:hint="eastAsia"/>
            <w:sz w:val="25"/>
            <w:szCs w:val="24"/>
            <w:rtl/>
            <w:rPrChange w:id="47" w:author="Meryl Etman" w:date="2021-05-30T14:53:00Z">
              <w:rPr>
                <w:rFonts w:ascii="Times New Roman" w:eastAsia="Times New Roman" w:hAnsi="Times New Roman" w:cs="David" w:hint="eastAsia"/>
                <w:sz w:val="25"/>
                <w:szCs w:val="24"/>
                <w:u w:val="single"/>
                <w:rtl/>
              </w:rPr>
            </w:rPrChange>
          </w:rPr>
          <w:delText>לו</w:delText>
        </w:r>
        <w:r w:rsidRPr="00E25192" w:rsidDel="00E25192">
          <w:rPr>
            <w:rFonts w:ascii="Times New Roman" w:eastAsia="Times New Roman" w:hAnsi="Times New Roman" w:cs="David"/>
            <w:sz w:val="25"/>
            <w:szCs w:val="24"/>
            <w:rtl/>
            <w:rPrChange w:id="48" w:author="Meryl Etman" w:date="2021-05-30T14:53:00Z">
              <w:rPr>
                <w:rFonts w:ascii="Times New Roman" w:eastAsia="Times New Roman" w:hAnsi="Times New Roman" w:cs="David"/>
                <w:sz w:val="25"/>
                <w:szCs w:val="24"/>
                <w:u w:val="single"/>
                <w:rtl/>
              </w:rPr>
            </w:rPrChange>
          </w:rPr>
          <w:delText xml:space="preserve">"ז </w:delText>
        </w:r>
        <w:r w:rsidRPr="00E25192" w:rsidDel="00E25192">
          <w:rPr>
            <w:rFonts w:ascii="Times New Roman" w:eastAsia="Times New Roman" w:hAnsi="Times New Roman" w:cs="David" w:hint="eastAsia"/>
            <w:sz w:val="25"/>
            <w:szCs w:val="24"/>
            <w:rtl/>
            <w:rPrChange w:id="49" w:author="Meryl Etman" w:date="2021-05-30T14:53:00Z">
              <w:rPr>
                <w:rFonts w:ascii="Times New Roman" w:eastAsia="Times New Roman" w:hAnsi="Times New Roman" w:cs="David" w:hint="eastAsia"/>
                <w:sz w:val="25"/>
                <w:szCs w:val="24"/>
                <w:u w:val="single"/>
                <w:rtl/>
              </w:rPr>
            </w:rPrChange>
          </w:rPr>
          <w:delText>עקרוני</w:delText>
        </w:r>
        <w:r w:rsidRPr="00E25192" w:rsidDel="00E25192">
          <w:rPr>
            <w:rFonts w:ascii="Times New Roman" w:eastAsia="Times New Roman" w:hAnsi="Times New Roman" w:cs="David"/>
            <w:sz w:val="25"/>
            <w:szCs w:val="24"/>
            <w:rtl/>
          </w:rPr>
          <w:delText>:</w:delText>
        </w:r>
      </w:del>
      <w:ins w:id="50" w:author="Meryl Etman" w:date="2021-05-30T14:53:00Z">
        <w:r w:rsidR="00E25192" w:rsidRPr="00E25192">
          <w:rPr>
            <w:rFonts w:ascii="Times New Roman" w:eastAsia="Times New Roman" w:hAnsi="Times New Roman" w:cs="David" w:hint="eastAsia"/>
            <w:sz w:val="25"/>
            <w:szCs w:val="24"/>
            <w:rtl/>
            <w:rPrChange w:id="51" w:author="Meryl Etman" w:date="2021-05-30T14:53:00Z">
              <w:rPr>
                <w:rFonts w:ascii="Times New Roman" w:eastAsia="Times New Roman" w:hAnsi="Times New Roman" w:cs="David" w:hint="eastAsia"/>
                <w:sz w:val="25"/>
                <w:szCs w:val="24"/>
                <w:u w:val="single"/>
                <w:rtl/>
              </w:rPr>
            </w:rPrChange>
          </w:rPr>
          <w:t>מבוטל</w:t>
        </w:r>
      </w:ins>
    </w:p>
    <w:p w14:paraId="76DE2C46"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5"/>
          <w:szCs w:val="24"/>
          <w:rtl/>
        </w:rPr>
      </w:pPr>
    </w:p>
    <w:p w14:paraId="4455657A" w14:textId="69DDF990" w:rsidR="009C6F6C" w:rsidRPr="009C6F6C" w:rsidDel="00E25192" w:rsidRDefault="009C6F6C" w:rsidP="009C6F6C">
      <w:pPr>
        <w:widowControl w:val="0"/>
        <w:numPr>
          <w:ilvl w:val="1"/>
          <w:numId w:val="10"/>
        </w:numPr>
        <w:spacing w:before="0" w:beforeAutospacing="0" w:after="0" w:afterAutospacing="0" w:line="240" w:lineRule="auto"/>
        <w:jc w:val="both"/>
        <w:rPr>
          <w:del w:id="52" w:author="Meryl Etman" w:date="2021-05-30T14:53:00Z"/>
          <w:rFonts w:ascii="Times New Roman" w:eastAsia="Times New Roman" w:hAnsi="Times New Roman" w:cs="David"/>
          <w:sz w:val="25"/>
          <w:szCs w:val="24"/>
        </w:rPr>
      </w:pPr>
      <w:del w:id="53" w:author="Meryl Etman" w:date="2021-05-30T14:53:00Z">
        <w:r w:rsidRPr="009C6F6C" w:rsidDel="00E25192">
          <w:rPr>
            <w:rFonts w:ascii="Times New Roman" w:eastAsia="Times New Roman" w:hAnsi="Times New Roman" w:cs="David" w:hint="cs"/>
            <w:sz w:val="25"/>
            <w:szCs w:val="24"/>
            <w:rtl/>
          </w:rPr>
          <w:delText>השלמת תכנון מוקדם .............................</w:delText>
        </w:r>
        <w:r w:rsidRPr="009C6F6C" w:rsidDel="00E25192">
          <w:rPr>
            <w:rFonts w:ascii="Times New Roman" w:eastAsia="Times New Roman" w:hAnsi="Times New Roman" w:cs="David" w:hint="cs"/>
            <w:sz w:val="25"/>
            <w:szCs w:val="24"/>
          </w:rPr>
          <w:delText>XX/XXXX</w:delText>
        </w:r>
      </w:del>
    </w:p>
    <w:p w14:paraId="1B22D077" w14:textId="29DD8C32" w:rsidR="009C6F6C" w:rsidRPr="009C6F6C" w:rsidDel="00E25192" w:rsidRDefault="009C6F6C" w:rsidP="009C6F6C">
      <w:pPr>
        <w:widowControl w:val="0"/>
        <w:numPr>
          <w:ilvl w:val="1"/>
          <w:numId w:val="10"/>
        </w:numPr>
        <w:spacing w:before="0" w:beforeAutospacing="0" w:after="0" w:afterAutospacing="0" w:line="240" w:lineRule="auto"/>
        <w:jc w:val="both"/>
        <w:rPr>
          <w:del w:id="54" w:author="Meryl Etman" w:date="2021-05-30T14:53:00Z"/>
          <w:rFonts w:ascii="Times New Roman" w:eastAsia="Times New Roman" w:hAnsi="Times New Roman" w:cs="David"/>
          <w:sz w:val="25"/>
          <w:szCs w:val="24"/>
        </w:rPr>
      </w:pPr>
      <w:del w:id="55" w:author="Meryl Etman" w:date="2021-05-30T14:53:00Z">
        <w:r w:rsidRPr="009C6F6C" w:rsidDel="00E25192">
          <w:rPr>
            <w:rFonts w:ascii="Times New Roman" w:eastAsia="Times New Roman" w:hAnsi="Times New Roman" w:cs="David" w:hint="cs"/>
            <w:sz w:val="25"/>
            <w:szCs w:val="24"/>
            <w:rtl/>
          </w:rPr>
          <w:delText>השלמת תכנון סופי להיתרים...................</w:delText>
        </w:r>
        <w:r w:rsidRPr="009C6F6C" w:rsidDel="00E25192">
          <w:rPr>
            <w:rFonts w:ascii="Times New Roman" w:eastAsia="Times New Roman" w:hAnsi="Times New Roman" w:cs="David" w:hint="cs"/>
            <w:sz w:val="25"/>
            <w:szCs w:val="24"/>
          </w:rPr>
          <w:delText>XX/XXXX</w:delText>
        </w:r>
      </w:del>
    </w:p>
    <w:p w14:paraId="21A42239" w14:textId="63ADEF09" w:rsidR="009C6F6C" w:rsidRPr="009C6F6C" w:rsidDel="00E25192" w:rsidRDefault="009C6F6C" w:rsidP="009C6F6C">
      <w:pPr>
        <w:widowControl w:val="0"/>
        <w:numPr>
          <w:ilvl w:val="1"/>
          <w:numId w:val="10"/>
        </w:numPr>
        <w:spacing w:before="0" w:beforeAutospacing="0" w:after="0" w:afterAutospacing="0" w:line="240" w:lineRule="auto"/>
        <w:jc w:val="both"/>
        <w:rPr>
          <w:del w:id="56" w:author="Meryl Etman" w:date="2021-05-30T14:53:00Z"/>
          <w:rFonts w:ascii="Times New Roman" w:eastAsia="Times New Roman" w:hAnsi="Times New Roman" w:cs="David"/>
          <w:sz w:val="25"/>
          <w:szCs w:val="24"/>
        </w:rPr>
      </w:pPr>
      <w:del w:id="57" w:author="Meryl Etman" w:date="2021-05-30T14:53:00Z">
        <w:r w:rsidRPr="009C6F6C" w:rsidDel="00E25192">
          <w:rPr>
            <w:rFonts w:ascii="Times New Roman" w:eastAsia="Times New Roman" w:hAnsi="Times New Roman" w:cs="David" w:hint="cs"/>
            <w:sz w:val="25"/>
            <w:szCs w:val="24"/>
            <w:rtl/>
          </w:rPr>
          <w:delText>השלמת תכנון מפורט למכרזים................</w:delText>
        </w:r>
        <w:r w:rsidRPr="009C6F6C" w:rsidDel="00E25192">
          <w:rPr>
            <w:rFonts w:ascii="Times New Roman" w:eastAsia="Times New Roman" w:hAnsi="Times New Roman" w:cs="David" w:hint="cs"/>
            <w:sz w:val="25"/>
            <w:szCs w:val="24"/>
          </w:rPr>
          <w:delText>XX/XXXX</w:delText>
        </w:r>
      </w:del>
    </w:p>
    <w:p w14:paraId="30C1B901" w14:textId="68C27620" w:rsidR="009C6F6C" w:rsidRPr="009C6F6C" w:rsidDel="00E25192" w:rsidRDefault="009C6F6C" w:rsidP="009C6F6C">
      <w:pPr>
        <w:widowControl w:val="0"/>
        <w:numPr>
          <w:ilvl w:val="1"/>
          <w:numId w:val="10"/>
        </w:numPr>
        <w:spacing w:before="0" w:beforeAutospacing="0" w:after="0" w:afterAutospacing="0" w:line="240" w:lineRule="auto"/>
        <w:jc w:val="both"/>
        <w:rPr>
          <w:del w:id="58" w:author="Meryl Etman" w:date="2021-05-30T14:53:00Z"/>
          <w:rFonts w:ascii="Times New Roman" w:eastAsia="Times New Roman" w:hAnsi="Times New Roman" w:cs="David"/>
          <w:sz w:val="25"/>
          <w:szCs w:val="24"/>
        </w:rPr>
      </w:pPr>
      <w:del w:id="59" w:author="Meryl Etman" w:date="2021-05-30T14:53:00Z">
        <w:r w:rsidRPr="009C6F6C" w:rsidDel="00E25192">
          <w:rPr>
            <w:rFonts w:ascii="Times New Roman" w:eastAsia="Times New Roman" w:hAnsi="Times New Roman" w:cs="David" w:hint="cs"/>
            <w:sz w:val="25"/>
            <w:szCs w:val="24"/>
            <w:rtl/>
          </w:rPr>
          <w:delText>יציאה למכרזים.....................................</w:delText>
        </w:r>
        <w:r w:rsidRPr="009C6F6C" w:rsidDel="00E25192">
          <w:rPr>
            <w:rFonts w:ascii="Times New Roman" w:eastAsia="Times New Roman" w:hAnsi="Times New Roman" w:cs="David" w:hint="cs"/>
            <w:sz w:val="25"/>
            <w:szCs w:val="24"/>
          </w:rPr>
          <w:delText>XX/XXXX</w:delText>
        </w:r>
        <w:r w:rsidRPr="009C6F6C" w:rsidDel="00E25192">
          <w:rPr>
            <w:rFonts w:ascii="Times New Roman" w:eastAsia="Times New Roman" w:hAnsi="Times New Roman" w:cs="David" w:hint="cs"/>
            <w:sz w:val="25"/>
            <w:szCs w:val="24"/>
            <w:rtl/>
          </w:rPr>
          <w:delText xml:space="preserve"> </w:delText>
        </w:r>
      </w:del>
    </w:p>
    <w:p w14:paraId="12E31C1B" w14:textId="3BCF85AD" w:rsidR="009C6F6C" w:rsidRPr="009C6F6C" w:rsidDel="00E25192" w:rsidRDefault="009C6F6C" w:rsidP="009C6F6C">
      <w:pPr>
        <w:widowControl w:val="0"/>
        <w:numPr>
          <w:ilvl w:val="1"/>
          <w:numId w:val="10"/>
        </w:numPr>
        <w:spacing w:before="0" w:beforeAutospacing="0" w:after="0" w:afterAutospacing="0" w:line="240" w:lineRule="auto"/>
        <w:jc w:val="both"/>
        <w:rPr>
          <w:del w:id="60" w:author="Meryl Etman" w:date="2021-05-30T14:53:00Z"/>
          <w:rFonts w:ascii="Times New Roman" w:eastAsia="Times New Roman" w:hAnsi="Times New Roman" w:cs="David"/>
          <w:sz w:val="25"/>
          <w:szCs w:val="24"/>
          <w:rtl/>
        </w:rPr>
      </w:pPr>
      <w:del w:id="61" w:author="Meryl Etman" w:date="2021-05-30T14:53:00Z">
        <w:r w:rsidRPr="009C6F6C" w:rsidDel="00E25192">
          <w:rPr>
            <w:rFonts w:ascii="Times New Roman" w:eastAsia="Times New Roman" w:hAnsi="Times New Roman" w:cs="David" w:hint="cs"/>
            <w:sz w:val="25"/>
            <w:szCs w:val="24"/>
            <w:rtl/>
          </w:rPr>
          <w:delText>השלמת תכנון לביצוע ............................</w:delText>
        </w:r>
        <w:r w:rsidRPr="009C6F6C" w:rsidDel="00E25192">
          <w:rPr>
            <w:rFonts w:ascii="Times New Roman" w:eastAsia="Times New Roman" w:hAnsi="Times New Roman" w:cs="David" w:hint="cs"/>
            <w:sz w:val="25"/>
            <w:szCs w:val="24"/>
          </w:rPr>
          <w:delText>XX/XXXX</w:delText>
        </w:r>
        <w:r w:rsidRPr="009C6F6C" w:rsidDel="00E25192">
          <w:rPr>
            <w:rFonts w:ascii="Times New Roman" w:eastAsia="Times New Roman" w:hAnsi="Times New Roman" w:cs="David" w:hint="cs"/>
            <w:sz w:val="25"/>
            <w:szCs w:val="24"/>
            <w:rtl/>
          </w:rPr>
          <w:delText xml:space="preserve"> </w:delText>
        </w:r>
      </w:del>
    </w:p>
    <w:p w14:paraId="2DB9E8E3" w14:textId="23480A34" w:rsidR="009C6F6C" w:rsidRPr="009C6F6C" w:rsidDel="00E25192" w:rsidRDefault="009C6F6C" w:rsidP="009C6F6C">
      <w:pPr>
        <w:widowControl w:val="0"/>
        <w:spacing w:before="60" w:beforeAutospacing="0" w:after="60" w:afterAutospacing="0" w:line="240" w:lineRule="auto"/>
        <w:jc w:val="both"/>
        <w:rPr>
          <w:del w:id="62" w:author="Meryl Etman" w:date="2021-05-30T14:53:00Z"/>
          <w:rFonts w:ascii="Times New Roman" w:eastAsia="Times New Roman" w:hAnsi="Times New Roman" w:cs="David"/>
          <w:sz w:val="24"/>
          <w:szCs w:val="24"/>
          <w:rtl/>
        </w:rPr>
      </w:pPr>
    </w:p>
    <w:p w14:paraId="50282554"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2F2CF1B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br w:type="page"/>
      </w:r>
      <w:r w:rsidRPr="009C6F6C">
        <w:rPr>
          <w:rFonts w:ascii="Times New Roman" w:eastAsia="Times New Roman" w:hAnsi="Times New Roman" w:cs="David"/>
          <w:b/>
          <w:bCs/>
          <w:sz w:val="24"/>
          <w:szCs w:val="24"/>
          <w:u w:val="single"/>
          <w:rtl/>
        </w:rPr>
        <w:lastRenderedPageBreak/>
        <w:t>נספח "ד"</w:t>
      </w:r>
    </w:p>
    <w:p w14:paraId="6A40D58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544CD87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שכר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231A0695" w14:textId="77777777" w:rsidR="00242A73" w:rsidRPr="00242A73" w:rsidRDefault="00242A73" w:rsidP="00242A73">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387B4D6F" w14:textId="77777777" w:rsidR="00242A73" w:rsidRPr="00242A73" w:rsidRDefault="00242A73" w:rsidP="00242A73">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242A73">
        <w:rPr>
          <w:rFonts w:ascii="Times New Roman" w:eastAsia="Times New Roman" w:hAnsi="Times New Roman" w:cs="David"/>
          <w:sz w:val="24"/>
          <w:szCs w:val="24"/>
          <w:rtl/>
          <w:lang w:eastAsia="he-IL"/>
        </w:rPr>
        <w:t>1.</w:t>
      </w:r>
      <w:r w:rsidRPr="00242A73">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6D5663DA" w14:textId="15C25760" w:rsidR="00242A73" w:rsidRPr="00242A73" w:rsidRDefault="00242A7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Change w:id="63" w:author="Meryl Etman" w:date="2021-05-30T14:54:00Z">
          <w:pPr>
            <w:widowControl w:val="0"/>
            <w:spacing w:before="120" w:beforeAutospacing="0" w:after="60" w:afterAutospacing="0" w:line="240" w:lineRule="auto"/>
            <w:ind w:left="1440" w:hanging="720"/>
            <w:jc w:val="both"/>
          </w:pPr>
        </w:pPrChange>
      </w:pPr>
      <w:r w:rsidRPr="00242A73">
        <w:rPr>
          <w:rFonts w:ascii="Times New Roman" w:eastAsia="Times New Roman" w:hAnsi="Times New Roman" w:cs="David"/>
          <w:sz w:val="24"/>
          <w:szCs w:val="24"/>
          <w:rtl/>
          <w:lang w:eastAsia="he-IL"/>
        </w:rPr>
        <w:t>1.1</w:t>
      </w:r>
      <w:r w:rsidRPr="00242A73">
        <w:rPr>
          <w:rFonts w:ascii="Times New Roman" w:eastAsia="Times New Roman" w:hAnsi="Times New Roman" w:cs="David"/>
          <w:sz w:val="24"/>
          <w:szCs w:val="24"/>
          <w:rtl/>
          <w:lang w:eastAsia="he-IL"/>
        </w:rPr>
        <w:tab/>
      </w:r>
      <w:r w:rsidRPr="00242A73">
        <w:rPr>
          <w:rFonts w:ascii="Times New Roman" w:eastAsia="Times New Roman" w:hAnsi="Times New Roman" w:cs="David" w:hint="cs"/>
          <w:sz w:val="24"/>
          <w:szCs w:val="24"/>
          <w:rtl/>
          <w:lang w:eastAsia="he-IL"/>
        </w:rPr>
        <w:t xml:space="preserve">תמורת ביצוע שירותי היועץ ישולם </w:t>
      </w:r>
      <w:r w:rsidRPr="00242A73">
        <w:rPr>
          <w:rFonts w:ascii="Times New Roman" w:eastAsia="Times New Roman" w:hAnsi="Times New Roman" w:cs="David"/>
          <w:sz w:val="24"/>
          <w:szCs w:val="24"/>
          <w:rtl/>
          <w:lang w:eastAsia="he-IL"/>
        </w:rPr>
        <w:t xml:space="preserve">סכום קבוע ומוחלט של </w:t>
      </w:r>
      <w:del w:id="64" w:author="Meryl Etman" w:date="2021-05-30T14:53:00Z">
        <w:r w:rsidRPr="00242A73" w:rsidDel="00E25192">
          <w:rPr>
            <w:rFonts w:ascii="Times New Roman" w:eastAsia="Times New Roman" w:hAnsi="Times New Roman" w:cs="David"/>
            <w:sz w:val="24"/>
            <w:szCs w:val="24"/>
            <w:rtl/>
            <w:lang w:eastAsia="he-IL"/>
          </w:rPr>
          <w:delText xml:space="preserve">_________ </w:delText>
        </w:r>
      </w:del>
      <w:ins w:id="65" w:author="Meryl Etman" w:date="2021-05-30T14:53:00Z">
        <w:r w:rsidR="00E25192">
          <w:rPr>
            <w:rFonts w:ascii="Times New Roman" w:eastAsia="Times New Roman" w:hAnsi="Times New Roman" w:cs="David" w:hint="cs"/>
            <w:sz w:val="24"/>
            <w:szCs w:val="24"/>
            <w:rtl/>
            <w:lang w:eastAsia="he-IL"/>
          </w:rPr>
          <w:t>13,850</w:t>
        </w:r>
        <w:r w:rsidR="00E25192" w:rsidRPr="00242A73">
          <w:rPr>
            <w:rFonts w:ascii="Times New Roman" w:eastAsia="Times New Roman" w:hAnsi="Times New Roman" w:cs="David"/>
            <w:sz w:val="24"/>
            <w:szCs w:val="24"/>
            <w:rtl/>
            <w:lang w:eastAsia="he-IL"/>
          </w:rPr>
          <w:t xml:space="preserve"> </w:t>
        </w:r>
      </w:ins>
      <w:r w:rsidRPr="00242A73">
        <w:rPr>
          <w:rFonts w:ascii="Times New Roman" w:eastAsia="Times New Roman" w:hAnsi="Times New Roman" w:cs="David"/>
          <w:sz w:val="24"/>
          <w:szCs w:val="24"/>
          <w:rtl/>
          <w:lang w:eastAsia="he-IL"/>
        </w:rPr>
        <w:t xml:space="preserve">ש"ח (במילים </w:t>
      </w:r>
      <w:del w:id="66" w:author="Meryl Etman" w:date="2021-05-30T14:53:00Z">
        <w:r w:rsidRPr="00242A73" w:rsidDel="00E25192">
          <w:rPr>
            <w:rFonts w:ascii="Times New Roman" w:eastAsia="Times New Roman" w:hAnsi="Times New Roman" w:cs="David"/>
            <w:sz w:val="24"/>
            <w:szCs w:val="24"/>
            <w:rtl/>
            <w:lang w:eastAsia="he-IL"/>
          </w:rPr>
          <w:delText xml:space="preserve">______________  </w:delText>
        </w:r>
      </w:del>
      <w:ins w:id="67" w:author="Meryl Etman" w:date="2021-05-30T14:53:00Z">
        <w:r w:rsidR="00E25192">
          <w:rPr>
            <w:rFonts w:ascii="Times New Roman" w:eastAsia="Times New Roman" w:hAnsi="Times New Roman" w:cs="David" w:hint="cs"/>
            <w:sz w:val="24"/>
            <w:szCs w:val="24"/>
            <w:rtl/>
            <w:lang w:eastAsia="he-IL"/>
          </w:rPr>
          <w:t>שלושה עשר אלף ושמונה מאות</w:t>
        </w:r>
        <w:r w:rsidR="00E25192" w:rsidRPr="00242A73">
          <w:rPr>
            <w:rFonts w:ascii="Times New Roman" w:eastAsia="Times New Roman" w:hAnsi="Times New Roman" w:cs="David"/>
            <w:sz w:val="24"/>
            <w:szCs w:val="24"/>
            <w:rtl/>
            <w:lang w:eastAsia="he-IL"/>
          </w:rPr>
          <w:t xml:space="preserve"> </w:t>
        </w:r>
      </w:ins>
      <w:r w:rsidRPr="00242A73">
        <w:rPr>
          <w:rFonts w:ascii="Times New Roman" w:eastAsia="Times New Roman" w:hAnsi="Times New Roman" w:cs="David"/>
          <w:sz w:val="24"/>
          <w:szCs w:val="24"/>
          <w:rtl/>
          <w:lang w:eastAsia="he-IL"/>
        </w:rPr>
        <w:t>ש"ח)</w:t>
      </w:r>
      <w:del w:id="68" w:author="Meryl Etman" w:date="2021-05-30T14:54:00Z">
        <w:r w:rsidRPr="00242A73" w:rsidDel="00E25192">
          <w:rPr>
            <w:rFonts w:ascii="Times New Roman" w:eastAsia="Times New Roman" w:hAnsi="Times New Roman" w:cs="David"/>
            <w:sz w:val="24"/>
            <w:szCs w:val="24"/>
            <w:rtl/>
            <w:lang w:eastAsia="he-IL"/>
          </w:rPr>
          <w:delText>לכל מבנה ראשוני</w:delText>
        </w:r>
      </w:del>
      <w:r w:rsidRPr="00242A73">
        <w:rPr>
          <w:rFonts w:ascii="Times New Roman" w:eastAsia="Times New Roman" w:hAnsi="Times New Roman" w:cs="David"/>
          <w:sz w:val="24"/>
          <w:szCs w:val="24"/>
          <w:rtl/>
          <w:lang w:eastAsia="he-IL"/>
        </w:rPr>
        <w:t xml:space="preserve">. </w:t>
      </w:r>
    </w:p>
    <w:p w14:paraId="26419BCE" w14:textId="566680E1" w:rsidR="009C6F6C" w:rsidRPr="00242A73" w:rsidRDefault="00242A7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Change w:id="69" w:author="Meryl Etman" w:date="2021-05-30T14:54:00Z">
          <w:pPr>
            <w:widowControl w:val="0"/>
            <w:spacing w:before="120" w:beforeAutospacing="0" w:after="60" w:afterAutospacing="0" w:line="240" w:lineRule="auto"/>
            <w:ind w:left="1440" w:hanging="720"/>
            <w:jc w:val="both"/>
          </w:pPr>
        </w:pPrChange>
      </w:pPr>
      <w:r w:rsidRPr="00242A73">
        <w:rPr>
          <w:rFonts w:ascii="Times New Roman" w:eastAsia="Times New Roman" w:hAnsi="Times New Roman" w:cs="David"/>
          <w:sz w:val="24"/>
          <w:szCs w:val="24"/>
          <w:rtl/>
          <w:lang w:eastAsia="he-IL"/>
        </w:rPr>
        <w:t>1.2</w:t>
      </w:r>
      <w:r w:rsidRPr="00242A73">
        <w:rPr>
          <w:rFonts w:ascii="Times New Roman" w:eastAsia="Times New Roman" w:hAnsi="Times New Roman" w:cs="David"/>
          <w:sz w:val="24"/>
          <w:szCs w:val="24"/>
          <w:rtl/>
          <w:lang w:eastAsia="he-IL"/>
        </w:rPr>
        <w:tab/>
      </w:r>
      <w:del w:id="70" w:author="Meryl Etman" w:date="2021-05-30T14:54:00Z">
        <w:r w:rsidRPr="00242A73" w:rsidDel="00E25192">
          <w:rPr>
            <w:rFonts w:ascii="Times New Roman" w:eastAsia="Times New Roman" w:hAnsi="Times New Roman" w:cs="David" w:hint="cs"/>
            <w:sz w:val="24"/>
            <w:szCs w:val="24"/>
            <w:rtl/>
            <w:lang w:eastAsia="he-IL"/>
          </w:rPr>
          <w:delText xml:space="preserve">תמורת ביצוע שירותי היועץ ישולם </w:delText>
        </w:r>
        <w:r w:rsidRPr="00242A73" w:rsidDel="00E25192">
          <w:rPr>
            <w:rFonts w:ascii="Times New Roman" w:eastAsia="Times New Roman" w:hAnsi="Times New Roman" w:cs="David"/>
            <w:sz w:val="24"/>
            <w:szCs w:val="24"/>
            <w:rtl/>
            <w:lang w:eastAsia="he-IL"/>
          </w:rPr>
          <w:delText>סכום קבוע ומוחלט של _________ ש"ח (במילים ______________  ש"ח) לכל מבנה חוזר</w:delText>
        </w:r>
      </w:del>
      <w:ins w:id="71" w:author="Meryl Etman" w:date="2021-05-30T14:54:00Z">
        <w:r w:rsidR="00E25192">
          <w:rPr>
            <w:rFonts w:ascii="Times New Roman" w:eastAsia="Times New Roman" w:hAnsi="Times New Roman" w:cs="David" w:hint="cs"/>
            <w:sz w:val="24"/>
            <w:szCs w:val="24"/>
            <w:rtl/>
            <w:lang w:eastAsia="he-IL"/>
          </w:rPr>
          <w:t>מבוטל</w:t>
        </w:r>
      </w:ins>
      <w:r w:rsidRPr="00242A73">
        <w:rPr>
          <w:rFonts w:ascii="Times New Roman" w:eastAsia="Times New Roman" w:hAnsi="Times New Roman" w:cs="David"/>
          <w:sz w:val="24"/>
          <w:szCs w:val="24"/>
          <w:rtl/>
          <w:lang w:eastAsia="he-IL"/>
        </w:rPr>
        <w:t xml:space="preserve">. </w:t>
      </w:r>
    </w:p>
    <w:p w14:paraId="3E03002F" w14:textId="77777777" w:rsidR="00242A73" w:rsidRPr="009C6F6C" w:rsidRDefault="00242A73"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42AD675" w14:textId="77777777" w:rsidR="009C6F6C" w:rsidRPr="009C6F6C" w:rsidRDefault="00242A73" w:rsidP="009C6F6C">
      <w:pPr>
        <w:widowControl w:val="0"/>
        <w:spacing w:before="0" w:beforeAutospacing="0" w:after="0" w:afterAutospacing="0" w:line="240" w:lineRule="auto"/>
        <w:ind w:left="714" w:hanging="63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2</w:t>
      </w:r>
      <w:r w:rsidR="009C6F6C" w:rsidRPr="009C6F6C">
        <w:rPr>
          <w:rFonts w:ascii="Times New Roman" w:eastAsia="Times New Roman" w:hAnsi="Times New Roman" w:cs="David"/>
          <w:sz w:val="20"/>
          <w:szCs w:val="24"/>
          <w:rtl/>
          <w:lang w:eastAsia="he-IL"/>
        </w:rPr>
        <w:t>.</w:t>
      </w:r>
      <w:r w:rsidR="009C6F6C" w:rsidRPr="009C6F6C">
        <w:rPr>
          <w:rFonts w:ascii="Times New Roman" w:eastAsia="Times New Roman" w:hAnsi="Times New Roman" w:cs="David"/>
          <w:sz w:val="20"/>
          <w:szCs w:val="24"/>
          <w:rtl/>
          <w:lang w:eastAsia="he-IL"/>
        </w:rPr>
        <w:tab/>
        <w:t>למען הסר ספק:</w:t>
      </w:r>
    </w:p>
    <w:p w14:paraId="4A71EFA4" w14:textId="77777777" w:rsidR="009C6F6C" w:rsidRPr="009C6F6C" w:rsidRDefault="009C6F6C"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00335B5"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w:t>
      </w:r>
      <w:r w:rsidR="009C6F6C" w:rsidRPr="009C6F6C">
        <w:rPr>
          <w:rFonts w:ascii="Times New Roman" w:eastAsia="Times New Roman" w:hAnsi="Times New Roman" w:cs="David"/>
          <w:sz w:val="24"/>
          <w:szCs w:val="24"/>
          <w:rtl/>
        </w:rPr>
        <w:t>.1</w:t>
      </w:r>
      <w:r w:rsidR="009C6F6C" w:rsidRPr="009C6F6C">
        <w:rPr>
          <w:rFonts w:ascii="Times New Roman" w:eastAsia="Times New Roman" w:hAnsi="Times New Roman" w:cs="David"/>
          <w:sz w:val="24"/>
          <w:szCs w:val="24"/>
          <w:rtl/>
        </w:rPr>
        <w:tab/>
        <w:t>מובהר כי שכר ה</w:t>
      </w:r>
      <w:r w:rsidR="00141D80">
        <w:rPr>
          <w:rFonts w:ascii="Times New Roman" w:eastAsia="Times New Roman" w:hAnsi="Times New Roman" w:cs="David"/>
          <w:sz w:val="24"/>
          <w:szCs w:val="24"/>
          <w:rtl/>
        </w:rPr>
        <w:t>יועץ</w:t>
      </w:r>
      <w:r w:rsidR="009C6F6C" w:rsidRPr="009C6F6C">
        <w:rPr>
          <w:rFonts w:ascii="Times New Roman" w:eastAsia="Times New Roman" w:hAnsi="Times New Roman" w:cs="David"/>
          <w:sz w:val="24"/>
          <w:szCs w:val="24"/>
          <w:rtl/>
        </w:rPr>
        <w:t xml:space="preserve"> ומועדי התשלום הינם סופיים ומוחלטים, והם לא ישתנו מכל גורם שהו</w:t>
      </w:r>
      <w:r w:rsidR="009C6F6C" w:rsidRPr="009C6F6C">
        <w:rPr>
          <w:rFonts w:ascii="Times New Roman" w:eastAsia="Times New Roman" w:hAnsi="Times New Roman" w:cs="David" w:hint="cs"/>
          <w:sz w:val="24"/>
          <w:szCs w:val="24"/>
          <w:rtl/>
        </w:rPr>
        <w:t xml:space="preserve">א כמפורט בסעיף 7 לחוזה. </w:t>
      </w:r>
    </w:p>
    <w:p w14:paraId="66300D09"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Pr>
      </w:pPr>
    </w:p>
    <w:p w14:paraId="5C70F985"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w:t>
      </w:r>
      <w:r w:rsidR="009C6F6C" w:rsidRPr="009C6F6C">
        <w:rPr>
          <w:rFonts w:ascii="Times New Roman" w:eastAsia="Times New Roman" w:hAnsi="Times New Roman" w:cs="David"/>
          <w:sz w:val="24"/>
          <w:szCs w:val="24"/>
          <w:rtl/>
        </w:rPr>
        <w:t>.</w:t>
      </w:r>
      <w:r w:rsidR="009C6F6C" w:rsidRPr="009C6F6C">
        <w:rPr>
          <w:rFonts w:ascii="Times New Roman" w:eastAsia="Times New Roman" w:hAnsi="Times New Roman" w:cs="David" w:hint="cs"/>
          <w:sz w:val="24"/>
          <w:szCs w:val="24"/>
          <w:rtl/>
        </w:rPr>
        <w:t>2</w:t>
      </w:r>
      <w:r w:rsidR="009C6F6C" w:rsidRPr="009C6F6C">
        <w:rPr>
          <w:rFonts w:ascii="Times New Roman" w:eastAsia="Times New Roman" w:hAnsi="Times New Roman" w:cs="David"/>
          <w:sz w:val="24"/>
          <w:szCs w:val="24"/>
          <w:rtl/>
        </w:rPr>
        <w:tab/>
        <w:t>שכר ה</w:t>
      </w:r>
      <w:r w:rsidR="00141D80">
        <w:rPr>
          <w:rFonts w:ascii="Times New Roman" w:eastAsia="Times New Roman" w:hAnsi="Times New Roman" w:cs="David"/>
          <w:sz w:val="24"/>
          <w:szCs w:val="24"/>
          <w:rtl/>
        </w:rPr>
        <w:t>יועץ</w:t>
      </w:r>
      <w:r w:rsidR="009C6F6C" w:rsidRPr="009C6F6C">
        <w:rPr>
          <w:rFonts w:ascii="Times New Roman" w:eastAsia="Times New Roman" w:hAnsi="Times New Roman" w:cs="David"/>
          <w:sz w:val="24"/>
          <w:szCs w:val="24"/>
          <w:rtl/>
        </w:rPr>
        <w:t xml:space="preserve"> כולל את כל המפורט בחוזה על כל נספחיו, לרבות נספח ב'</w:t>
      </w:r>
      <w:r w:rsidR="009C6F6C" w:rsidRPr="009C6F6C">
        <w:rPr>
          <w:rFonts w:ascii="Times New Roman" w:eastAsia="Times New Roman" w:hAnsi="Times New Roman" w:cs="David" w:hint="cs"/>
          <w:sz w:val="24"/>
          <w:szCs w:val="24"/>
          <w:rtl/>
        </w:rPr>
        <w:t xml:space="preserve"> ונספח ח'</w:t>
      </w:r>
      <w:r w:rsidR="009C6F6C" w:rsidRPr="009C6F6C">
        <w:rPr>
          <w:rFonts w:ascii="Times New Roman" w:eastAsia="Times New Roman" w:hAnsi="Times New Roman" w:cs="David"/>
          <w:sz w:val="24"/>
          <w:szCs w:val="24"/>
          <w:rtl/>
        </w:rPr>
        <w:t>.</w:t>
      </w:r>
    </w:p>
    <w:p w14:paraId="752148B1"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18EEA54A"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2.3</w:t>
      </w:r>
      <w:r w:rsidR="009C6F6C" w:rsidRPr="009C6F6C">
        <w:rPr>
          <w:rFonts w:ascii="Times New Roman" w:eastAsia="Times New Roman" w:hAnsi="Times New Roman" w:cs="David" w:hint="cs"/>
          <w:sz w:val="24"/>
          <w:szCs w:val="24"/>
          <w:rtl/>
        </w:rPr>
        <w:tab/>
      </w:r>
      <w:r w:rsidR="009C6F6C" w:rsidRPr="00242A73">
        <w:rPr>
          <w:rFonts w:ascii="Times New Roman" w:eastAsia="Times New Roman" w:hAnsi="Times New Roman" w:cs="David"/>
          <w:sz w:val="24"/>
          <w:szCs w:val="24"/>
          <w:rtl/>
        </w:rPr>
        <w:t>התמורה הינה סופית ולא תאושרנה תוספות שכר עקב שינויי תכנון בגלל התקדמות</w:t>
      </w:r>
      <w:r w:rsidR="009C6F6C" w:rsidRPr="009C6F6C">
        <w:rPr>
          <w:rFonts w:ascii="Times New Roman" w:eastAsia="Times New Roman" w:hAnsi="Times New Roman" w:cs="David"/>
          <w:sz w:val="24"/>
          <w:szCs w:val="24"/>
          <w:rtl/>
        </w:rPr>
        <w:t xml:space="preserve"> התכנון של שאר היועצים</w:t>
      </w:r>
      <w:r w:rsidR="009C6F6C" w:rsidRPr="009C6F6C">
        <w:rPr>
          <w:rFonts w:ascii="Times New Roman" w:eastAsia="Times New Roman" w:hAnsi="Times New Roman" w:cs="David" w:hint="cs"/>
          <w:sz w:val="24"/>
          <w:szCs w:val="24"/>
          <w:rtl/>
        </w:rPr>
        <w:t>.</w:t>
      </w:r>
    </w:p>
    <w:p w14:paraId="1647CC72"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5B7AEC9B"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w:t>
      </w:r>
      <w:r w:rsidR="009C6F6C" w:rsidRPr="009C6F6C">
        <w:rPr>
          <w:rFonts w:ascii="Times New Roman" w:eastAsia="Times New Roman" w:hAnsi="Times New Roman" w:cs="David" w:hint="cs"/>
          <w:sz w:val="24"/>
          <w:szCs w:val="24"/>
          <w:rtl/>
        </w:rPr>
        <w:t>.4</w:t>
      </w:r>
      <w:r w:rsidR="009C6F6C" w:rsidRPr="009C6F6C">
        <w:rPr>
          <w:rFonts w:ascii="Times New Roman" w:eastAsia="Times New Roman" w:hAnsi="Times New Roman" w:cs="David" w:hint="cs"/>
          <w:sz w:val="24"/>
          <w:szCs w:val="24"/>
          <w:rtl/>
        </w:rPr>
        <w:tab/>
        <w:t xml:space="preserve">על אף האמור בסעיף 3.1 לעיל, </w:t>
      </w:r>
      <w:r w:rsidR="009C6F6C" w:rsidRPr="009C6F6C">
        <w:rPr>
          <w:rFonts w:ascii="Times New Roman" w:eastAsia="Times New Roman" w:hAnsi="Times New Roman" w:cs="David"/>
          <w:sz w:val="24"/>
          <w:szCs w:val="24"/>
          <w:rtl/>
        </w:rPr>
        <w:t xml:space="preserve">בקשות לתוספת שכר </w:t>
      </w:r>
      <w:r w:rsidR="009C6F6C" w:rsidRPr="009C6F6C">
        <w:rPr>
          <w:rFonts w:ascii="Times New Roman" w:eastAsia="Times New Roman" w:hAnsi="Times New Roman" w:cs="David" w:hint="cs"/>
          <w:sz w:val="24"/>
          <w:szCs w:val="24"/>
          <w:rtl/>
        </w:rPr>
        <w:t>ידונו בתנאים כמפורט בסעיף 8 לחוזה בלבד.</w:t>
      </w:r>
    </w:p>
    <w:p w14:paraId="15D3E32F"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7CBF32A0" w14:textId="67464FAB" w:rsidR="009C6F6C" w:rsidRPr="009C6F6C" w:rsidDel="00E25192" w:rsidRDefault="00242A73" w:rsidP="009C6F6C">
      <w:pPr>
        <w:spacing w:before="0" w:beforeAutospacing="0" w:after="0" w:afterAutospacing="0" w:line="240" w:lineRule="auto"/>
        <w:ind w:left="1440" w:hanging="720"/>
        <w:jc w:val="both"/>
        <w:rPr>
          <w:del w:id="72" w:author="Meryl Etman" w:date="2021-05-30T14:54:00Z"/>
          <w:rFonts w:ascii="Times New Roman" w:eastAsia="Times New Roman" w:hAnsi="Times New Roman" w:cs="David"/>
          <w:sz w:val="24"/>
          <w:szCs w:val="24"/>
          <w:rtl/>
        </w:rPr>
      </w:pPr>
      <w:r>
        <w:rPr>
          <w:rFonts w:ascii="Times New Roman" w:eastAsia="Times New Roman" w:hAnsi="Times New Roman" w:cs="David" w:hint="cs"/>
          <w:sz w:val="24"/>
          <w:szCs w:val="24"/>
          <w:rtl/>
        </w:rPr>
        <w:t>2.5</w:t>
      </w:r>
      <w:r w:rsidR="009C6F6C" w:rsidRPr="009C6F6C">
        <w:rPr>
          <w:rFonts w:ascii="Times New Roman" w:eastAsia="Times New Roman" w:hAnsi="Times New Roman" w:cs="David" w:hint="cs"/>
          <w:sz w:val="24"/>
          <w:szCs w:val="24"/>
          <w:rtl/>
        </w:rPr>
        <w:tab/>
      </w:r>
      <w:del w:id="73" w:author="Meryl Etman" w:date="2021-05-30T14:54:00Z">
        <w:r w:rsidR="009C6F6C" w:rsidRPr="009C6F6C" w:rsidDel="00E25192">
          <w:rPr>
            <w:rFonts w:ascii="Times New Roman" w:eastAsia="Times New Roman" w:hAnsi="Times New Roman" w:cs="David" w:hint="cs"/>
            <w:sz w:val="24"/>
            <w:szCs w:val="24"/>
            <w:rtl/>
          </w:rPr>
          <w:delText xml:space="preserve">תוספות שכר ככל שיתקבלו על פי סעיף 8.2.2 לחוזה יחושבו בשיעורים כדלקמן ובלבד שהגדלת מספר יחידות הדיור, מהווה חריגה מהיקף השטחים, המפורט בסעיף 2 לעיל: </w:delText>
        </w:r>
      </w:del>
    </w:p>
    <w:p w14:paraId="4E0618F0" w14:textId="21885E6C" w:rsidR="009C6F6C" w:rsidRPr="009C6F6C" w:rsidDel="00E25192" w:rsidRDefault="009C6F6C" w:rsidP="009C6F6C">
      <w:pPr>
        <w:spacing w:before="0" w:beforeAutospacing="0" w:after="0" w:afterAutospacing="0" w:line="240" w:lineRule="auto"/>
        <w:jc w:val="both"/>
        <w:rPr>
          <w:del w:id="74" w:author="Meryl Etman" w:date="2021-05-30T14:54:00Z"/>
          <w:rFonts w:ascii="Times New Roman" w:eastAsia="Times New Roman" w:hAnsi="Times New Roman" w:cs="David"/>
          <w:sz w:val="24"/>
          <w:szCs w:val="24"/>
          <w:rtl/>
        </w:rPr>
      </w:pPr>
      <w:del w:id="75" w:author="Meryl Etman" w:date="2021-05-30T14:54:00Z">
        <w:r w:rsidRPr="009C6F6C" w:rsidDel="00E25192">
          <w:rPr>
            <w:rFonts w:ascii="Times New Roman" w:eastAsia="Times New Roman" w:hAnsi="Times New Roman" w:cs="David" w:hint="cs"/>
            <w:sz w:val="24"/>
            <w:szCs w:val="24"/>
            <w:rtl/>
          </w:rPr>
          <w:delText xml:space="preserve"> </w:delText>
        </w:r>
      </w:del>
    </w:p>
    <w:p w14:paraId="5AF78FEB" w14:textId="0A00A2E8" w:rsidR="009C6F6C" w:rsidRPr="009C6F6C" w:rsidDel="00E25192" w:rsidRDefault="009C6F6C" w:rsidP="00242A73">
      <w:pPr>
        <w:spacing w:before="0" w:beforeAutospacing="0" w:after="0" w:afterAutospacing="0" w:line="240" w:lineRule="auto"/>
        <w:ind w:left="1388" w:hanging="709"/>
        <w:jc w:val="both"/>
        <w:rPr>
          <w:del w:id="76" w:author="Meryl Etman" w:date="2021-05-30T14:54:00Z"/>
          <w:rFonts w:ascii="Times New Roman" w:eastAsia="Times New Roman" w:hAnsi="Times New Roman" w:cs="David"/>
          <w:sz w:val="24"/>
          <w:szCs w:val="24"/>
          <w:rtl/>
        </w:rPr>
      </w:pPr>
      <w:del w:id="77" w:author="Meryl Etman" w:date="2021-05-30T14:54:00Z">
        <w:r w:rsidRPr="009C6F6C" w:rsidDel="00E25192">
          <w:rPr>
            <w:rFonts w:ascii="Times New Roman" w:eastAsia="Times New Roman" w:hAnsi="Times New Roman" w:cs="David"/>
            <w:sz w:val="24"/>
            <w:szCs w:val="24"/>
            <w:rtl/>
          </w:rPr>
          <w:tab/>
        </w:r>
        <w:r w:rsidR="00242A73" w:rsidDel="00E25192">
          <w:rPr>
            <w:rFonts w:ascii="Times New Roman" w:eastAsia="Times New Roman" w:hAnsi="Times New Roman" w:cs="David" w:hint="cs"/>
            <w:sz w:val="24"/>
            <w:szCs w:val="24"/>
            <w:rtl/>
          </w:rPr>
          <w:delText>2</w:delText>
        </w:r>
        <w:r w:rsidRPr="009C6F6C" w:rsidDel="00E25192">
          <w:rPr>
            <w:rFonts w:ascii="Times New Roman" w:eastAsia="Times New Roman" w:hAnsi="Times New Roman" w:cs="David" w:hint="cs"/>
            <w:sz w:val="24"/>
            <w:szCs w:val="24"/>
            <w:rtl/>
          </w:rPr>
          <w:delText>.5.1</w:delText>
        </w:r>
        <w:r w:rsidRPr="009C6F6C" w:rsidDel="00E25192">
          <w:rPr>
            <w:rFonts w:ascii="Times New Roman" w:eastAsia="Times New Roman" w:hAnsi="Times New Roman" w:cs="David" w:hint="cs"/>
            <w:sz w:val="24"/>
            <w:szCs w:val="24"/>
            <w:rtl/>
          </w:rPr>
          <w:tab/>
          <w:delText xml:space="preserve">_____₪ </w:delText>
        </w:r>
        <w:r w:rsidRPr="009C6F6C" w:rsidDel="00E25192">
          <w:rPr>
            <w:rFonts w:ascii="Times New Roman" w:eastAsia="Times New Roman" w:hAnsi="Times New Roman" w:cs="David"/>
            <w:sz w:val="24"/>
            <w:szCs w:val="24"/>
            <w:rtl/>
          </w:rPr>
          <w:delText>לכל</w:delText>
        </w:r>
        <w:r w:rsidRPr="009C6F6C" w:rsidDel="00E25192">
          <w:rPr>
            <w:rFonts w:ascii="Times New Roman" w:eastAsia="Times New Roman" w:hAnsi="Times New Roman" w:cs="David" w:hint="cs"/>
            <w:sz w:val="24"/>
            <w:szCs w:val="24"/>
            <w:rtl/>
          </w:rPr>
          <w:delText xml:space="preserve"> </w:delText>
        </w:r>
        <w:r w:rsidRPr="009C6F6C" w:rsidDel="00E25192">
          <w:rPr>
            <w:rFonts w:ascii="Times New Roman" w:eastAsia="Times New Roman" w:hAnsi="Times New Roman" w:cs="David"/>
            <w:sz w:val="24"/>
            <w:szCs w:val="24"/>
            <w:rtl/>
          </w:rPr>
          <w:delText>יחידת דיור</w:delText>
        </w:r>
        <w:r w:rsidRPr="009C6F6C" w:rsidDel="00E25192">
          <w:rPr>
            <w:rFonts w:ascii="Times New Roman" w:eastAsia="Times New Roman" w:hAnsi="Times New Roman" w:cs="David" w:hint="cs"/>
            <w:sz w:val="24"/>
            <w:szCs w:val="24"/>
            <w:rtl/>
          </w:rPr>
          <w:delText>.</w:delText>
        </w:r>
      </w:del>
    </w:p>
    <w:p w14:paraId="66591751" w14:textId="5576586D" w:rsidR="009C6F6C" w:rsidRPr="009C6F6C" w:rsidDel="00E25192" w:rsidRDefault="009C6F6C" w:rsidP="009C6F6C">
      <w:pPr>
        <w:spacing w:before="0" w:beforeAutospacing="0" w:after="0" w:afterAutospacing="0" w:line="240" w:lineRule="auto"/>
        <w:ind w:left="1388" w:hanging="709"/>
        <w:jc w:val="both"/>
        <w:rPr>
          <w:del w:id="78" w:author="Meryl Etman" w:date="2021-05-30T14:54:00Z"/>
          <w:rFonts w:ascii="Times New Roman" w:eastAsia="Times New Roman" w:hAnsi="Times New Roman" w:cs="David"/>
          <w:sz w:val="24"/>
          <w:szCs w:val="24"/>
          <w:rtl/>
        </w:rPr>
      </w:pPr>
    </w:p>
    <w:p w14:paraId="02E05C51" w14:textId="572CD5F3" w:rsidR="009C6F6C" w:rsidRPr="009C6F6C" w:rsidRDefault="009C6F6C">
      <w:pPr>
        <w:spacing w:before="0" w:beforeAutospacing="0" w:after="0" w:afterAutospacing="0" w:line="240" w:lineRule="auto"/>
        <w:ind w:left="1440" w:hanging="720"/>
        <w:jc w:val="both"/>
        <w:rPr>
          <w:rFonts w:ascii="Times New Roman" w:eastAsia="Times New Roman" w:hAnsi="Times New Roman" w:cs="David"/>
          <w:sz w:val="24"/>
          <w:szCs w:val="24"/>
          <w:rtl/>
        </w:rPr>
        <w:pPrChange w:id="79" w:author="Meryl Etman" w:date="2021-05-30T14:54:00Z">
          <w:pPr>
            <w:spacing w:before="0" w:beforeAutospacing="0" w:after="0" w:afterAutospacing="0" w:line="240" w:lineRule="auto"/>
            <w:ind w:left="1388" w:hanging="709"/>
            <w:jc w:val="both"/>
          </w:pPr>
        </w:pPrChange>
      </w:pPr>
      <w:del w:id="80" w:author="Meryl Etman" w:date="2021-05-30T14:54:00Z">
        <w:r w:rsidRPr="009C6F6C" w:rsidDel="00E25192">
          <w:rPr>
            <w:rFonts w:ascii="Times New Roman" w:eastAsia="Times New Roman" w:hAnsi="Times New Roman" w:cs="David" w:hint="cs"/>
            <w:sz w:val="24"/>
            <w:szCs w:val="24"/>
            <w:rtl/>
          </w:rPr>
          <w:tab/>
        </w:r>
        <w:r w:rsidR="00242A73" w:rsidDel="00E25192">
          <w:rPr>
            <w:rFonts w:ascii="Times New Roman" w:eastAsia="Times New Roman" w:hAnsi="Times New Roman" w:cs="David" w:hint="cs"/>
            <w:sz w:val="24"/>
            <w:szCs w:val="24"/>
            <w:rtl/>
          </w:rPr>
          <w:delText>2</w:delText>
        </w:r>
        <w:r w:rsidRPr="009C6F6C" w:rsidDel="00E25192">
          <w:rPr>
            <w:rFonts w:ascii="Times New Roman" w:eastAsia="Times New Roman" w:hAnsi="Times New Roman" w:cs="David" w:hint="cs"/>
            <w:sz w:val="24"/>
            <w:szCs w:val="24"/>
            <w:rtl/>
          </w:rPr>
          <w:delText>.5.2</w:delText>
        </w:r>
        <w:r w:rsidRPr="009C6F6C" w:rsidDel="00E25192">
          <w:rPr>
            <w:rFonts w:ascii="Times New Roman" w:eastAsia="Times New Roman" w:hAnsi="Times New Roman" w:cs="David" w:hint="cs"/>
            <w:sz w:val="24"/>
            <w:szCs w:val="24"/>
            <w:rtl/>
          </w:rPr>
          <w:tab/>
          <w:delText xml:space="preserve">_____₪ </w:delText>
        </w:r>
        <w:r w:rsidRPr="009C6F6C" w:rsidDel="00E25192">
          <w:rPr>
            <w:rFonts w:ascii="Times New Roman" w:eastAsia="Times New Roman" w:hAnsi="Times New Roman" w:cs="David"/>
            <w:sz w:val="24"/>
            <w:szCs w:val="24"/>
            <w:rtl/>
          </w:rPr>
          <w:delText xml:space="preserve">כל מ"ר בנוי ומקורה </w:delText>
        </w:r>
        <w:r w:rsidRPr="009C6F6C" w:rsidDel="00E25192">
          <w:rPr>
            <w:rFonts w:ascii="Times New Roman" w:eastAsia="Times New Roman" w:hAnsi="Times New Roman" w:cs="David" w:hint="cs"/>
            <w:sz w:val="24"/>
            <w:szCs w:val="24"/>
            <w:rtl/>
          </w:rPr>
          <w:delText>של המסחר (עילי ותת קרקעי), כולל מרתפים</w:delText>
        </w:r>
      </w:del>
      <w:ins w:id="81" w:author="Meryl Etman" w:date="2021-05-30T14:54:00Z">
        <w:r w:rsidR="00E25192">
          <w:rPr>
            <w:rFonts w:ascii="Times New Roman" w:eastAsia="Times New Roman" w:hAnsi="Times New Roman" w:cs="David" w:hint="cs"/>
            <w:sz w:val="24"/>
            <w:szCs w:val="24"/>
            <w:rtl/>
          </w:rPr>
          <w:t>מבוטל</w:t>
        </w:r>
      </w:ins>
      <w:r w:rsidRPr="009C6F6C">
        <w:rPr>
          <w:rFonts w:ascii="Times New Roman" w:eastAsia="Times New Roman" w:hAnsi="Times New Roman" w:cs="David" w:hint="cs"/>
          <w:sz w:val="24"/>
          <w:szCs w:val="24"/>
          <w:rtl/>
        </w:rPr>
        <w:t>.</w:t>
      </w:r>
    </w:p>
    <w:p w14:paraId="74423363" w14:textId="77777777" w:rsidR="009C6F6C" w:rsidRPr="009C6F6C" w:rsidRDefault="009C6F6C"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ABA645D" w14:textId="14FF7B7B" w:rsidR="009C6F6C" w:rsidRPr="00242A73" w:rsidRDefault="00242A73" w:rsidP="00242A73">
      <w:pPr>
        <w:pStyle w:val="ListParagraph"/>
        <w:numPr>
          <w:ilvl w:val="0"/>
          <w:numId w:val="7"/>
        </w:numPr>
        <w:spacing w:line="240" w:lineRule="auto"/>
        <w:rPr>
          <w:sz w:val="24"/>
          <w:szCs w:val="24"/>
          <w:rtl/>
        </w:rPr>
      </w:pPr>
      <w:r w:rsidRPr="00242A73">
        <w:rPr>
          <w:rFonts w:hint="cs"/>
          <w:sz w:val="20"/>
          <w:szCs w:val="24"/>
          <w:rtl/>
          <w:lang w:eastAsia="he-IL"/>
        </w:rPr>
        <w:t>הסכום המפורט בסעיף 1.1 לעיל יהיה צמוד ל</w:t>
      </w:r>
      <w:sdt>
        <w:sdtPr>
          <w:rPr>
            <w:rFonts w:hint="cs"/>
            <w:color w:val="008000"/>
            <w:rtl/>
          </w:rPr>
          <w:alias w:val="סוג מדד כותרת"/>
          <w:tag w:val="cntMadadTypeTitle"/>
          <w:id w:val="1394936735"/>
          <w:placeholder>
            <w:docPart w:val="F75ACD1BE3C34DDD94001F1B1B7E051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82" w:author="Meryl Etman" w:date="2021-05-30T14:47:00Z">
            <w:r w:rsidR="00824A64">
              <w:rPr>
                <w:rFonts w:hint="cs"/>
                <w:color w:val="008000"/>
                <w:rtl/>
              </w:rPr>
              <w:t>מדד המחירים לצרכן</w:t>
            </w:r>
          </w:ins>
        </w:sdtContent>
      </w:sdt>
      <w:r w:rsidRPr="00242A73">
        <w:rPr>
          <w:rFonts w:hint="cs"/>
          <w:color w:val="008000"/>
          <w:sz w:val="24"/>
          <w:szCs w:val="24"/>
          <w:rtl/>
        </w:rPr>
        <w:br/>
      </w:r>
      <w:sdt>
        <w:sdtPr>
          <w:rPr>
            <w:rFonts w:hint="cs"/>
            <w:color w:val="008000"/>
            <w:rtl/>
          </w:rPr>
          <w:alias w:val="מדד בגין/ידוע - כותרת"/>
          <w:tag w:val="cntIsKnownTitle"/>
          <w:id w:val="1149088069"/>
          <w:placeholder>
            <w:docPart w:val="ECA626267DE84EAB83F87D3F53948A3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83" w:author="Meryl Etman" w:date="2021-05-30T14:48:00Z">
            <w:r w:rsidR="00824A64">
              <w:rPr>
                <w:rFonts w:hint="cs"/>
                <w:color w:val="008000"/>
                <w:rtl/>
              </w:rPr>
              <w:t>בגין</w:t>
            </w:r>
          </w:ins>
        </w:sdtContent>
      </w:sdt>
      <w:r w:rsidRPr="00242A73">
        <w:rPr>
          <w:rFonts w:hint="cs"/>
          <w:color w:val="008000"/>
          <w:sz w:val="24"/>
          <w:szCs w:val="24"/>
          <w:rtl/>
        </w:rPr>
        <w:t xml:space="preserve"> </w:t>
      </w:r>
      <w:sdt>
        <w:sdtPr>
          <w:rPr>
            <w:rFonts w:hint="cs"/>
            <w:color w:val="008000"/>
            <w:rtl/>
          </w:rPr>
          <w:alias w:val="מדד בסיס"/>
          <w:tag w:val="cntMadadBase"/>
          <w:id w:val="1021983075"/>
          <w:placeholder>
            <w:docPart w:val="6CF4E9F3C4BB40B6AF49103A753AF2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0-10-01T00:00:00Z">
            <w:dateFormat w:val="dd/MM/yyyy"/>
            <w:lid w:val="he-IL"/>
            <w:storeMappedDataAs w:val="dateTime"/>
            <w:calendar w:val="gregorian"/>
          </w:date>
        </w:sdtPr>
        <w:sdtEndPr/>
        <w:sdtContent>
          <w:ins w:id="84" w:author="Meryl Etman" w:date="2021-05-30T14:48:00Z">
            <w:r w:rsidR="00824A64">
              <w:rPr>
                <w:rFonts w:hint="cs"/>
                <w:color w:val="008000"/>
                <w:rtl/>
              </w:rPr>
              <w:t>‏01/10/2020</w:t>
            </w:r>
          </w:ins>
        </w:sdtContent>
      </w:sdt>
      <w:r w:rsidRPr="00242A73">
        <w:rPr>
          <w:rFonts w:hint="cs"/>
          <w:sz w:val="24"/>
          <w:szCs w:val="24"/>
          <w:rtl/>
        </w:rPr>
        <w:t xml:space="preserve"> (העומד על </w:t>
      </w:r>
      <w:sdt>
        <w:sdtPr>
          <w:rPr>
            <w:rFonts w:hint="cs"/>
            <w:color w:val="008000"/>
            <w:rtl/>
          </w:rPr>
          <w:alias w:val="נקודות מדד"/>
          <w:tag w:val="cntMadadPoints"/>
          <w:id w:val="-217437650"/>
          <w:placeholder>
            <w:docPart w:val="D836DF071493441185EC595AB47D599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85" w:author="Meryl Etman" w:date="2021-05-30T14:48:00Z">
            <w:r w:rsidR="00824A64">
              <w:rPr>
                <w:rFonts w:hint="cs"/>
                <w:color w:val="008000"/>
                <w:rtl/>
              </w:rPr>
              <w:t>223.7832</w:t>
            </w:r>
          </w:ins>
        </w:sdtContent>
      </w:sdt>
      <w:r w:rsidRPr="00242A73">
        <w:rPr>
          <w:rFonts w:hint="cs"/>
          <w:sz w:val="24"/>
          <w:szCs w:val="24"/>
          <w:rtl/>
        </w:rPr>
        <w:t xml:space="preserve"> נקודות) </w:t>
      </w:r>
      <w:r w:rsidRPr="00242A73">
        <w:rPr>
          <w:rFonts w:hint="cs"/>
          <w:sz w:val="24"/>
          <w:szCs w:val="24"/>
          <w:rtl/>
          <w:lang w:eastAsia="he-IL"/>
        </w:rPr>
        <w:t xml:space="preserve"> עד למדד הידוע ביום הגשת כל חשבון.</w:t>
      </w:r>
    </w:p>
    <w:p w14:paraId="4BA916E1" w14:textId="77777777"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p>
    <w:p w14:paraId="30DFA070" w14:textId="77777777"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5.</w:t>
      </w:r>
      <w:r w:rsidRPr="009C6F6C">
        <w:rPr>
          <w:rFonts w:ascii="Times New Roman" w:eastAsia="Times New Roman" w:hAnsi="Times New Roman" w:cs="David" w:hint="cs"/>
          <w:sz w:val="24"/>
          <w:szCs w:val="24"/>
          <w:rtl/>
        </w:rPr>
        <w:tab/>
      </w:r>
      <w:r w:rsidRPr="009C6F6C">
        <w:rPr>
          <w:rFonts w:ascii="Times New Roman" w:eastAsia="Times New Roman" w:hAnsi="Times New Roman" w:cs="David"/>
          <w:sz w:val="24"/>
          <w:szCs w:val="24"/>
          <w:rtl/>
        </w:rPr>
        <w:t>בנוסף לכל תשלום ישולם ל</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מע"מ כשיעורו בחוק וזאת כנגד המצאת חשבונית מס כדין, למועד תשלום המע"מ ע"י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והמצאת כל אישור נוסף ע"פ כל דין, לרבות א</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שור על נ</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הול ספרים ואשור על ניכוי מס במקור.</w:t>
      </w:r>
    </w:p>
    <w:p w14:paraId="0E1AB558"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31AB9D7A" w14:textId="77777777"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6</w:t>
      </w:r>
      <w:r w:rsidRPr="009C6F6C">
        <w:rPr>
          <w:rFonts w:ascii="Times New Roman" w:eastAsia="Times New Roman" w:hAnsi="Times New Roman" w:cs="David"/>
          <w:sz w:val="24"/>
          <w:szCs w:val="24"/>
          <w:rtl/>
        </w:rPr>
        <w:t>.</w:t>
      </w:r>
      <w:r w:rsidRPr="009C6F6C">
        <w:rPr>
          <w:rFonts w:ascii="Times New Roman" w:eastAsia="Times New Roman" w:hAnsi="Times New Roman" w:cs="David"/>
          <w:sz w:val="24"/>
          <w:szCs w:val="24"/>
          <w:rtl/>
        </w:rPr>
        <w:tab/>
        <w:t>תנאי מוקדם לביצוע התשלומים לפי נספח זה הוא קיום כל התחייבויות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על פי חוזה זה, השלמת כל עבודות התכנון הכלולות בשכר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כמפורט בנספח ב', ומסירת כל המסמכים והתכניות למזמין. </w:t>
      </w:r>
    </w:p>
    <w:p w14:paraId="1FC5271E" w14:textId="77777777" w:rsidR="009C6F6C" w:rsidRPr="009C6F6C" w:rsidRDefault="009C6F6C" w:rsidP="009C6F6C">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sz w:val="24"/>
          <w:szCs w:val="24"/>
          <w:rtl/>
        </w:rPr>
        <w:br w:type="page"/>
      </w:r>
      <w:r w:rsidRPr="009C6F6C">
        <w:rPr>
          <w:rFonts w:ascii="Times New Roman" w:eastAsia="Times New Roman" w:hAnsi="Times New Roman" w:cs="David"/>
          <w:b/>
          <w:bCs/>
          <w:sz w:val="24"/>
          <w:szCs w:val="24"/>
          <w:u w:val="single"/>
          <w:rtl/>
        </w:rPr>
        <w:lastRenderedPageBreak/>
        <w:t>נספח "ה"</w:t>
      </w:r>
    </w:p>
    <w:p w14:paraId="697A5C8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תשלומי שכר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163D5EF9" w14:textId="77777777" w:rsidR="009C6F6C" w:rsidRPr="009C6F6C" w:rsidRDefault="009C6F6C" w:rsidP="009C6F6C">
      <w:pPr>
        <w:widowControl w:val="0"/>
        <w:spacing w:before="60" w:beforeAutospacing="0" w:after="60" w:afterAutospacing="0" w:line="300" w:lineRule="atLeast"/>
        <w:jc w:val="center"/>
        <w:rPr>
          <w:rFonts w:ascii="Times New Roman" w:eastAsia="Times New Roman" w:hAnsi="Times New Roman" w:cs="David"/>
          <w:sz w:val="24"/>
          <w:szCs w:val="24"/>
          <w:rtl/>
        </w:rPr>
      </w:pPr>
    </w:p>
    <w:p w14:paraId="4B713073" w14:textId="77777777" w:rsidR="00FA2003" w:rsidRDefault="00FA2003"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Pr>
      </w:pPr>
      <w:r w:rsidRPr="00C521D8">
        <w:rPr>
          <w:rFonts w:ascii="Times New Roman" w:eastAsia="Times New Roman" w:hAnsi="Times New Roman" w:cs="David"/>
          <w:sz w:val="24"/>
          <w:szCs w:val="24"/>
          <w:rtl/>
          <w:lang w:eastAsia="he-IL"/>
        </w:rPr>
        <w:t>שכר ה</w:t>
      </w:r>
      <w:r w:rsidR="00141D80">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ישולם לשיעורין כנגד גמר כל שלב ושלב של שרותי ה</w:t>
      </w:r>
      <w:r w:rsidR="00141D80">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כמוגדר בחוזה לרבות בנספחים ב' ו- ח' כדלקמן:</w:t>
      </w:r>
    </w:p>
    <w:p w14:paraId="505C9C3E" w14:textId="77777777" w:rsidR="009C6F6C" w:rsidRPr="009C6F6C" w:rsidRDefault="009C6F6C" w:rsidP="00FA2003">
      <w:pPr>
        <w:widowControl w:val="0"/>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br/>
      </w:r>
    </w:p>
    <w:p w14:paraId="0BE2E904"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1.1</w:t>
      </w:r>
      <w:r w:rsidRPr="009C6F6C">
        <w:rPr>
          <w:rFonts w:ascii="Times New Roman" w:eastAsia="Times New Roman" w:hAnsi="Times New Roman" w:cs="David"/>
          <w:sz w:val="24"/>
          <w:szCs w:val="24"/>
          <w:rtl/>
        </w:rPr>
        <w:tab/>
        <w:t>לאחר גמר הי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המוקדם</w:t>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20</w:t>
      </w:r>
      <w:r w:rsidRPr="009C6F6C">
        <w:rPr>
          <w:rFonts w:ascii="Times New Roman" w:eastAsia="Times New Roman" w:hAnsi="Times New Roman" w:cs="David"/>
          <w:sz w:val="24"/>
          <w:szCs w:val="24"/>
          <w:rtl/>
        </w:rPr>
        <w:t>%</w:t>
      </w:r>
    </w:p>
    <w:p w14:paraId="1B1206E9" w14:textId="56C8D504" w:rsidR="009C6F6C" w:rsidRPr="009C6F6C" w:rsidRDefault="009C6F6C">
      <w:pPr>
        <w:spacing w:before="0" w:beforeAutospacing="0" w:after="0" w:afterAutospacing="0" w:line="360" w:lineRule="auto"/>
        <w:ind w:left="720"/>
        <w:rPr>
          <w:rFonts w:ascii="Times New Roman" w:eastAsia="Times New Roman" w:hAnsi="Times New Roman" w:cs="David"/>
          <w:sz w:val="24"/>
          <w:szCs w:val="24"/>
          <w:rtl/>
        </w:rPr>
        <w:pPrChange w:id="86" w:author="Meryl Etman" w:date="2021-06-21T15:57:00Z">
          <w:pPr>
            <w:spacing w:before="0" w:beforeAutospacing="0" w:after="0" w:afterAutospacing="0" w:line="360" w:lineRule="auto"/>
            <w:ind w:left="720"/>
          </w:pPr>
        </w:pPrChange>
      </w:pPr>
      <w:r w:rsidRPr="009C6F6C">
        <w:rPr>
          <w:rFonts w:ascii="Times New Roman" w:eastAsia="Times New Roman" w:hAnsi="Times New Roman" w:cs="David"/>
          <w:sz w:val="24"/>
          <w:szCs w:val="24"/>
          <w:rtl/>
        </w:rPr>
        <w:t>1.2</w:t>
      </w:r>
      <w:r w:rsidRPr="009C6F6C">
        <w:rPr>
          <w:rFonts w:ascii="Times New Roman" w:eastAsia="Times New Roman" w:hAnsi="Times New Roman" w:cs="David"/>
          <w:sz w:val="24"/>
          <w:szCs w:val="24"/>
          <w:rtl/>
        </w:rPr>
        <w:tab/>
        <w:t>לאחר גמר הי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הסופי</w:t>
      </w:r>
      <w:r w:rsidRPr="009C6F6C">
        <w:rPr>
          <w:rFonts w:ascii="Times New Roman" w:eastAsia="Times New Roman" w:hAnsi="Times New Roman" w:cs="David"/>
          <w:sz w:val="24"/>
          <w:szCs w:val="24"/>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del w:id="87" w:author="Meryl Etman" w:date="2021-06-21T15:57:00Z">
        <w:r w:rsidRPr="009C6F6C" w:rsidDel="002A6CE0">
          <w:rPr>
            <w:rFonts w:ascii="Times New Roman" w:eastAsia="Times New Roman" w:hAnsi="Times New Roman" w:cs="David" w:hint="cs"/>
            <w:sz w:val="24"/>
            <w:szCs w:val="24"/>
            <w:rtl/>
          </w:rPr>
          <w:delText>20</w:delText>
        </w:r>
      </w:del>
      <w:ins w:id="88" w:author="Meryl Etman" w:date="2021-06-21T15:57:00Z">
        <w:r w:rsidR="002A6CE0">
          <w:rPr>
            <w:rFonts w:ascii="Times New Roman" w:eastAsia="Times New Roman" w:hAnsi="Times New Roman" w:cs="David" w:hint="cs"/>
            <w:sz w:val="24"/>
            <w:szCs w:val="24"/>
            <w:rtl/>
          </w:rPr>
          <w:t>3</w:t>
        </w:r>
        <w:r w:rsidR="002A6CE0" w:rsidRPr="009C6F6C">
          <w:rPr>
            <w:rFonts w:ascii="Times New Roman" w:eastAsia="Times New Roman" w:hAnsi="Times New Roman" w:cs="David" w:hint="cs"/>
            <w:sz w:val="24"/>
            <w:szCs w:val="24"/>
            <w:rtl/>
          </w:rPr>
          <w:t>0</w:t>
        </w:r>
      </w:ins>
      <w:r w:rsidRPr="009C6F6C">
        <w:rPr>
          <w:rFonts w:ascii="Times New Roman" w:eastAsia="Times New Roman" w:hAnsi="Times New Roman" w:cs="David"/>
          <w:sz w:val="24"/>
          <w:szCs w:val="24"/>
          <w:rtl/>
        </w:rPr>
        <w:t>%</w:t>
      </w:r>
    </w:p>
    <w:p w14:paraId="1D9FE4ED" w14:textId="0BFABD96" w:rsidR="009C6F6C" w:rsidRPr="009C6F6C" w:rsidRDefault="009C6F6C">
      <w:pPr>
        <w:spacing w:before="0" w:beforeAutospacing="0" w:after="0" w:afterAutospacing="0" w:line="360" w:lineRule="auto"/>
        <w:ind w:left="720"/>
        <w:rPr>
          <w:rFonts w:ascii="Times New Roman" w:eastAsia="Times New Roman" w:hAnsi="Times New Roman" w:cs="David"/>
          <w:sz w:val="24"/>
          <w:szCs w:val="24"/>
          <w:rtl/>
        </w:rPr>
        <w:pPrChange w:id="89" w:author="Meryl Etman" w:date="2021-06-21T15:58:00Z">
          <w:pPr>
            <w:spacing w:before="0" w:beforeAutospacing="0" w:after="0" w:afterAutospacing="0" w:line="360" w:lineRule="auto"/>
            <w:ind w:left="720"/>
          </w:pPr>
        </w:pPrChange>
      </w:pPr>
      <w:r w:rsidRPr="009C6F6C">
        <w:rPr>
          <w:rFonts w:ascii="Times New Roman" w:eastAsia="Times New Roman" w:hAnsi="Times New Roman" w:cs="David"/>
          <w:sz w:val="24"/>
          <w:szCs w:val="24"/>
          <w:rtl/>
        </w:rPr>
        <w:t>1.3</w:t>
      </w:r>
      <w:r w:rsidRPr="009C6F6C">
        <w:rPr>
          <w:rFonts w:ascii="Times New Roman" w:eastAsia="Times New Roman" w:hAnsi="Times New Roman" w:cs="David"/>
          <w:sz w:val="24"/>
          <w:szCs w:val="24"/>
          <w:rtl/>
        </w:rPr>
        <w:tab/>
        <w:t xml:space="preserve">לאחר גמר </w:t>
      </w:r>
      <w:r w:rsidRPr="009C6F6C">
        <w:rPr>
          <w:rFonts w:ascii="Times New Roman" w:eastAsia="Times New Roman" w:hAnsi="Times New Roman" w:cs="David" w:hint="cs"/>
          <w:sz w:val="24"/>
          <w:szCs w:val="24"/>
          <w:rtl/>
        </w:rPr>
        <w:t>הייעוץ המפורט</w:t>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del w:id="90" w:author="Meryl Etman" w:date="2021-06-21T15:58:00Z">
        <w:r w:rsidRPr="009C6F6C" w:rsidDel="002A6CE0">
          <w:rPr>
            <w:rFonts w:ascii="Times New Roman" w:eastAsia="Times New Roman" w:hAnsi="Times New Roman" w:cs="David" w:hint="cs"/>
            <w:sz w:val="24"/>
            <w:szCs w:val="24"/>
            <w:rtl/>
          </w:rPr>
          <w:delText>40</w:delText>
        </w:r>
      </w:del>
      <w:ins w:id="91" w:author="Meryl Etman" w:date="2021-06-21T15:58:00Z">
        <w:r w:rsidR="002A6CE0">
          <w:rPr>
            <w:rFonts w:ascii="Times New Roman" w:eastAsia="Times New Roman" w:hAnsi="Times New Roman" w:cs="David" w:hint="cs"/>
            <w:sz w:val="24"/>
            <w:szCs w:val="24"/>
            <w:rtl/>
          </w:rPr>
          <w:t>3</w:t>
        </w:r>
        <w:r w:rsidR="002A6CE0" w:rsidRPr="009C6F6C">
          <w:rPr>
            <w:rFonts w:ascii="Times New Roman" w:eastAsia="Times New Roman" w:hAnsi="Times New Roman" w:cs="David" w:hint="cs"/>
            <w:sz w:val="24"/>
            <w:szCs w:val="24"/>
            <w:rtl/>
          </w:rPr>
          <w:t>0</w:t>
        </w:r>
      </w:ins>
      <w:r w:rsidRPr="009C6F6C">
        <w:rPr>
          <w:rFonts w:ascii="Times New Roman" w:eastAsia="Times New Roman" w:hAnsi="Times New Roman" w:cs="David"/>
          <w:sz w:val="24"/>
          <w:szCs w:val="24"/>
          <w:rtl/>
        </w:rPr>
        <w:t>%</w:t>
      </w:r>
    </w:p>
    <w:p w14:paraId="1A1E0821"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1.4</w:t>
      </w:r>
      <w:r w:rsidRPr="009C6F6C">
        <w:rPr>
          <w:rFonts w:ascii="Times New Roman" w:eastAsia="Times New Roman" w:hAnsi="Times New Roman" w:cs="David"/>
          <w:sz w:val="24"/>
          <w:szCs w:val="24"/>
          <w:rtl/>
        </w:rPr>
        <w:tab/>
        <w:t>במהלך הפיקוח העליון</w:t>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15</w:t>
      </w:r>
      <w:r w:rsidRPr="009C6F6C">
        <w:rPr>
          <w:rFonts w:ascii="Times New Roman" w:eastAsia="Times New Roman" w:hAnsi="Times New Roman" w:cs="David"/>
          <w:sz w:val="24"/>
          <w:szCs w:val="24"/>
          <w:rtl/>
        </w:rPr>
        <w:t>%</w:t>
      </w:r>
    </w:p>
    <w:p w14:paraId="0D2A9E07" w14:textId="77777777" w:rsidR="009C6F6C" w:rsidRPr="009C6F6C" w:rsidRDefault="009C6F6C" w:rsidP="00FA2003">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1.5</w:t>
      </w:r>
      <w:r w:rsidRPr="009C6F6C">
        <w:rPr>
          <w:rFonts w:ascii="Times New Roman" w:eastAsia="Times New Roman" w:hAnsi="Times New Roman" w:cs="David" w:hint="cs"/>
          <w:sz w:val="24"/>
          <w:szCs w:val="24"/>
          <w:rtl/>
        </w:rPr>
        <w:tab/>
        <w:t>לאחר קבלת טופס 4 ואכלוס</w:t>
      </w:r>
      <w:r w:rsidR="00FA2003" w:rsidRPr="00FA2003">
        <w:rPr>
          <w:rFonts w:ascii="Times New Roman" w:eastAsia="Times New Roman" w:hAnsi="Times New Roman" w:cs="David" w:hint="cs"/>
          <w:sz w:val="24"/>
          <w:szCs w:val="24"/>
          <w:u w:val="dotted"/>
          <w:rtl/>
        </w:rPr>
        <w:t xml:space="preserve">                                     </w:t>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5</w:t>
      </w:r>
      <w:r w:rsidRPr="009C6F6C">
        <w:rPr>
          <w:rFonts w:ascii="Times New Roman" w:eastAsia="Times New Roman" w:hAnsi="Times New Roman" w:cs="David"/>
          <w:sz w:val="24"/>
          <w:szCs w:val="24"/>
          <w:rtl/>
        </w:rPr>
        <w:t>%</w:t>
      </w:r>
    </w:p>
    <w:p w14:paraId="36FD2352"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Pr>
      </w:pPr>
    </w:p>
    <w:p w14:paraId="2840E425" w14:textId="77777777" w:rsidR="009C6F6C" w:rsidRPr="009C6F6C" w:rsidRDefault="009C6F6C"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למרות האמור בסעיף 1 לעיל רשאי המזמין לשלם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מקדמות בגין קידום התכנון אשר יקוזזו משלבי התשלום עפ"י קביעתו.</w:t>
      </w:r>
    </w:p>
    <w:p w14:paraId="5C7D33BC" w14:textId="77777777" w:rsidR="009C6F6C" w:rsidRPr="009C6F6C" w:rsidRDefault="009C6F6C" w:rsidP="009C6F6C">
      <w:pPr>
        <w:spacing w:before="0" w:beforeAutospacing="0" w:after="0" w:afterAutospacing="0" w:line="360" w:lineRule="auto"/>
        <w:rPr>
          <w:rFonts w:ascii="Times New Roman" w:eastAsia="Times New Roman" w:hAnsi="Times New Roman" w:cs="David"/>
          <w:sz w:val="24"/>
          <w:szCs w:val="24"/>
          <w:rtl/>
        </w:rPr>
      </w:pPr>
    </w:p>
    <w:p w14:paraId="4A369A66" w14:textId="77777777" w:rsidR="009C6F6C" w:rsidRPr="009C6F6C" w:rsidRDefault="009C6F6C"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יגיש חשבון לא יותר מאשר פעם בחודש.</w:t>
      </w:r>
    </w:p>
    <w:p w14:paraId="2BCE127F"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p>
    <w:p w14:paraId="1BA86B01" w14:textId="77777777" w:rsidR="009C6F6C" w:rsidRPr="009C6F6C" w:rsidRDefault="009C6F6C" w:rsidP="009C6F6C">
      <w:pPr>
        <w:numPr>
          <w:ilvl w:val="0"/>
          <w:numId w:val="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המזמין ישלם את שכר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בטווח של  60 יום מתאריך אישור החשבון ע"י המנהל.</w:t>
      </w:r>
    </w:p>
    <w:p w14:paraId="271DC92D"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4"/>
          <w:szCs w:val="24"/>
          <w:rtl/>
        </w:rPr>
      </w:pPr>
    </w:p>
    <w:p w14:paraId="3CBB8596" w14:textId="77777777" w:rsidR="009C6F6C" w:rsidRPr="009C6F6C" w:rsidRDefault="009C6F6C" w:rsidP="009C6F6C">
      <w:pPr>
        <w:numPr>
          <w:ilvl w:val="0"/>
          <w:numId w:val="6"/>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הגשת החשבונות תתבצע תוך הטענתם לתיקיית "חשבונות מוגשים" במערכת ה-</w:t>
      </w:r>
      <w:r w:rsidRPr="009C6F6C">
        <w:rPr>
          <w:rFonts w:ascii="Times New Roman" w:eastAsia="Times New Roman" w:hAnsi="Times New Roman" w:cs="David" w:hint="cs"/>
          <w:sz w:val="24"/>
          <w:szCs w:val="24"/>
          <w:rtl/>
        </w:rPr>
        <w:t xml:space="preserve"> </w:t>
      </w:r>
      <w:r w:rsidRPr="009C6F6C">
        <w:rPr>
          <w:rFonts w:ascii="Times New Roman" w:eastAsia="Times New Roman" w:hAnsi="Times New Roman" w:cs="David"/>
          <w:sz w:val="24"/>
          <w:szCs w:val="24"/>
        </w:rPr>
        <w:t>view</w:t>
      </w:r>
      <w:r w:rsidRPr="009C6F6C">
        <w:rPr>
          <w:rFonts w:ascii="Times New Roman" w:eastAsia="Times New Roman" w:hAnsi="Times New Roman" w:cs="David"/>
          <w:sz w:val="24"/>
          <w:szCs w:val="24"/>
          <w:rtl/>
        </w:rPr>
        <w:t>@ ויידוע המנהל בהתאם. מובהר כי הטענת החשבון למערכת מהווה תנאי לטיפול בו.</w:t>
      </w:r>
    </w:p>
    <w:p w14:paraId="010094DA" w14:textId="77777777" w:rsidR="009C6F6C" w:rsidRPr="009C6F6C" w:rsidRDefault="009C6F6C" w:rsidP="009C6F6C">
      <w:pPr>
        <w:spacing w:before="0" w:beforeAutospacing="0" w:after="0" w:afterAutospacing="0" w:line="360" w:lineRule="auto"/>
        <w:jc w:val="center"/>
        <w:rPr>
          <w:rFonts w:ascii="Times New Roman" w:eastAsia="Times New Roman" w:hAnsi="Times New Roman" w:cs="David"/>
          <w:sz w:val="25"/>
          <w:szCs w:val="24"/>
          <w:rtl/>
        </w:rPr>
      </w:pPr>
      <w:r w:rsidRPr="009C6F6C">
        <w:rPr>
          <w:rFonts w:ascii="Times New Roman" w:eastAsia="Times New Roman" w:hAnsi="Times New Roman" w:cs="David"/>
          <w:sz w:val="24"/>
          <w:szCs w:val="24"/>
          <w:rtl/>
        </w:rPr>
        <w:br w:type="page"/>
      </w:r>
    </w:p>
    <w:p w14:paraId="0E5B1C01" w14:textId="77777777" w:rsidR="00FA2003" w:rsidRPr="00FA2003" w:rsidRDefault="00FA2003" w:rsidP="00FA200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FA2003">
        <w:rPr>
          <w:rFonts w:ascii="Times New Roman" w:eastAsia="Times New Roman" w:hAnsi="Times New Roman" w:cs="David" w:hint="cs"/>
          <w:bCs/>
          <w:sz w:val="20"/>
          <w:szCs w:val="24"/>
          <w:u w:val="single"/>
          <w:rtl/>
          <w:lang w:eastAsia="he-IL"/>
        </w:rPr>
        <w:lastRenderedPageBreak/>
        <w:t>נספח "ו''</w:t>
      </w:r>
    </w:p>
    <w:p w14:paraId="584E1DAB" w14:textId="6907AFE3" w:rsidR="00FA2003" w:rsidRPr="00FA2003" w:rsidRDefault="00FA2003">
      <w:pPr>
        <w:widowControl w:val="0"/>
        <w:spacing w:before="0" w:beforeAutospacing="0" w:after="0" w:afterAutospacing="0" w:line="240" w:lineRule="auto"/>
        <w:outlineLvl w:val="4"/>
        <w:rPr>
          <w:rFonts w:ascii="Times New Roman" w:eastAsia="Times New Roman" w:hAnsi="Times New Roman" w:cs="David"/>
          <w:sz w:val="24"/>
          <w:szCs w:val="24"/>
          <w:rtl/>
          <w:lang w:eastAsia="he-IL"/>
        </w:rPr>
        <w:pPrChange w:id="92" w:author="Meryl Etman" w:date="2021-05-30T14:54:00Z">
          <w:pPr>
            <w:widowControl w:val="0"/>
            <w:spacing w:before="0" w:beforeAutospacing="0" w:after="0" w:afterAutospacing="0" w:line="240" w:lineRule="auto"/>
            <w:jc w:val="right"/>
            <w:outlineLvl w:val="4"/>
          </w:pPr>
        </w:pPrChange>
      </w:pPr>
      <w:r w:rsidRPr="00FA2003">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1B0FE9659B944119A41B71B884CDE2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8-15T00:00:00Z">
            <w:dateFormat w:val="dd/MM/yyyy"/>
            <w:lid w:val="he-IL"/>
            <w:storeMappedDataAs w:val="dateTime"/>
            <w:calendar w:val="gregorian"/>
          </w:date>
        </w:sdtPr>
        <w:sdtEndPr>
          <w:rPr>
            <w:rFonts w:hint="cs"/>
          </w:rPr>
        </w:sdtEndPr>
        <w:sdtContent>
          <w:ins w:id="93" w:author="Meryl Etman" w:date="2021-08-15T18:39:00Z">
            <w:r w:rsidR="00844F6B">
              <w:rPr>
                <w:rFonts w:ascii="Times New Roman" w:eastAsia="Times New Roman" w:hAnsi="Times New Roman" w:cs="David" w:hint="cs"/>
                <w:color w:val="008000"/>
                <w:sz w:val="24"/>
                <w:szCs w:val="24"/>
                <w:rtl/>
                <w:lang w:eastAsia="he-IL"/>
              </w:rPr>
              <w:t>‏15/08/2021</w:t>
            </w:r>
          </w:ins>
        </w:sdtContent>
      </w:sdt>
      <w:r w:rsidRPr="00FA2003">
        <w:rPr>
          <w:rFonts w:ascii="Times New Roman" w:eastAsia="Times New Roman" w:hAnsi="Times New Roman" w:cs="David" w:hint="cs"/>
          <w:bCs/>
          <w:color w:val="FF0000"/>
          <w:sz w:val="24"/>
          <w:szCs w:val="24"/>
          <w:rtl/>
          <w:lang w:eastAsia="he-IL"/>
        </w:rPr>
        <w:br/>
      </w:r>
    </w:p>
    <w:p w14:paraId="47D4FD27" w14:textId="77777777" w:rsidR="00FA2003" w:rsidRPr="00FA2003" w:rsidRDefault="00FA2003">
      <w:pPr>
        <w:widowControl w:val="0"/>
        <w:spacing w:before="0" w:beforeAutospacing="0" w:after="0" w:afterAutospacing="0" w:line="240" w:lineRule="auto"/>
        <w:rPr>
          <w:rFonts w:ascii="Times New Roman" w:eastAsia="Times New Roman" w:hAnsi="Times New Roman" w:cs="David"/>
          <w:sz w:val="24"/>
          <w:szCs w:val="24"/>
          <w:rtl/>
          <w:lang w:eastAsia="he-IL"/>
        </w:rPr>
        <w:pPrChange w:id="94" w:author="Meryl Etman" w:date="2021-05-30T14:54:00Z">
          <w:pPr>
            <w:widowControl w:val="0"/>
            <w:spacing w:before="0" w:beforeAutospacing="0" w:after="0" w:afterAutospacing="0" w:line="240" w:lineRule="auto"/>
            <w:jc w:val="both"/>
          </w:pPr>
        </w:pPrChange>
      </w:pPr>
      <w:r w:rsidRPr="00FA2003">
        <w:rPr>
          <w:rFonts w:ascii="Times New Roman" w:eastAsia="Times New Roman" w:hAnsi="Times New Roman" w:cs="David" w:hint="cs"/>
          <w:sz w:val="24"/>
          <w:szCs w:val="24"/>
          <w:rtl/>
          <w:lang w:eastAsia="he-IL"/>
        </w:rPr>
        <w:t>לכבוד</w:t>
      </w:r>
      <w:r w:rsidRPr="00FA2003">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81C8A0CFC7504C25B052E64F322C5E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5100A306" w14:textId="59149520" w:rsidR="00FA2003" w:rsidRPr="00FA2003" w:rsidDel="00E25192" w:rsidRDefault="00824A64">
          <w:pPr>
            <w:widowControl w:val="0"/>
            <w:spacing w:before="0" w:beforeAutospacing="0" w:after="0" w:afterAutospacing="0" w:line="240" w:lineRule="auto"/>
            <w:rPr>
              <w:del w:id="95" w:author="Meryl Etman" w:date="2021-05-30T14:54:00Z"/>
              <w:rFonts w:ascii="Times New Roman" w:eastAsia="Times New Roman" w:hAnsi="Times New Roman" w:cs="David"/>
              <w:color w:val="008000"/>
              <w:sz w:val="24"/>
              <w:szCs w:val="24"/>
              <w:rtl/>
              <w:lang w:eastAsia="he-IL"/>
            </w:rPr>
            <w:pPrChange w:id="96" w:author="Meryl Etman" w:date="2021-05-30T14:54:00Z">
              <w:pPr>
                <w:widowControl w:val="0"/>
                <w:spacing w:before="0" w:beforeAutospacing="0" w:after="0" w:afterAutospacing="0" w:line="240" w:lineRule="auto"/>
                <w:jc w:val="both"/>
              </w:pPr>
            </w:pPrChange>
          </w:pPr>
          <w:ins w:id="97" w:author="Meryl Etman" w:date="2021-05-30T14:46:00Z">
            <w:r>
              <w:rPr>
                <w:rFonts w:ascii="Times New Roman" w:eastAsia="Times New Roman" w:hAnsi="Times New Roman" w:cs="David"/>
                <w:color w:val="008000"/>
                <w:sz w:val="24"/>
                <w:szCs w:val="24"/>
                <w:rtl/>
                <w:lang w:eastAsia="he-IL"/>
              </w:rPr>
              <w:br/>
              <w:t>אפריקה ישראל מגורים בע"מ וישראל אדלר ובנו חברה להשקעות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558075404</w:t>
            </w:r>
            <w:r>
              <w:rPr>
                <w:rFonts w:ascii="Times New Roman" w:eastAsia="Times New Roman" w:hAnsi="Times New Roman" w:cs="David"/>
                <w:color w:val="008000"/>
                <w:sz w:val="24"/>
                <w:szCs w:val="24"/>
                <w:rtl/>
                <w:lang w:eastAsia="he-IL"/>
              </w:rPr>
              <w:br/>
            </w:r>
          </w:ins>
        </w:p>
      </w:sdtContent>
    </w:sdt>
    <w:p w14:paraId="207AFF90" w14:textId="77777777" w:rsidR="00FA2003" w:rsidRPr="00FA2003" w:rsidRDefault="00FA2003">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98" w:author="Meryl Etman" w:date="2021-05-30T14:54:00Z">
          <w:pPr>
            <w:widowControl w:val="0"/>
            <w:spacing w:before="0" w:beforeAutospacing="0" w:after="0" w:afterAutospacing="0" w:line="240" w:lineRule="auto"/>
            <w:jc w:val="both"/>
          </w:pPr>
        </w:pPrChange>
      </w:pPr>
    </w:p>
    <w:p w14:paraId="29AAFDBF" w14:textId="77777777" w:rsidR="00FA2003" w:rsidRPr="00FA2003" w:rsidDel="00255A7F" w:rsidRDefault="00FA2003" w:rsidP="00FA2003">
      <w:pPr>
        <w:widowControl w:val="0"/>
        <w:spacing w:before="0" w:beforeAutospacing="0" w:after="0" w:afterAutospacing="0" w:line="240" w:lineRule="auto"/>
        <w:jc w:val="both"/>
        <w:rPr>
          <w:del w:id="99" w:author="Meryl Etman" w:date="2021-05-30T14:55:00Z"/>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w:t>
      </w:r>
    </w:p>
    <w:p w14:paraId="1FD55856" w14:textId="77777777" w:rsidR="00FA2003" w:rsidRPr="00FA2003" w:rsidRDefault="00FA200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Change w:id="100" w:author="Meryl Etman" w:date="2021-05-30T14:55:00Z">
          <w:pPr>
            <w:widowControl w:val="0"/>
            <w:spacing w:before="0" w:beforeAutospacing="0" w:after="0" w:afterAutospacing="0" w:line="240" w:lineRule="auto"/>
            <w:jc w:val="both"/>
          </w:pPr>
        </w:pPrChange>
      </w:pPr>
    </w:p>
    <w:p w14:paraId="56AAADD0" w14:textId="77777777" w:rsidR="00FA2003" w:rsidRPr="00FA2003" w:rsidRDefault="00FA2003" w:rsidP="00FA200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FA2003">
        <w:rPr>
          <w:rFonts w:ascii="Times New Roman" w:eastAsia="Times New Roman" w:hAnsi="Times New Roman" w:cs="David" w:hint="cs"/>
          <w:bCs/>
          <w:sz w:val="24"/>
          <w:szCs w:val="24"/>
          <w:u w:val="single"/>
          <w:rtl/>
          <w:lang w:eastAsia="he-IL"/>
        </w:rPr>
        <w:t>הצהרה והתחייבות לשמירת סודיות</w:t>
      </w:r>
    </w:p>
    <w:p w14:paraId="6CDAE4D8"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48A1BF8" w14:textId="4282439B"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A04D0F8FAC2041F98E90788E296A6E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01" w:author="Meryl Etman" w:date="2021-06-21T15:53:00Z">
            <w:r w:rsidR="004B7767">
              <w:rPr>
                <w:rFonts w:ascii="Times New Roman" w:eastAsia="Times New Roman" w:hAnsi="Times New Roman" w:cs="David"/>
                <w:color w:val="008000"/>
                <w:sz w:val="24"/>
                <w:szCs w:val="24"/>
                <w:rtl/>
                <w:lang w:eastAsia="he-IL"/>
              </w:rPr>
              <w:t>ליבנד יצחק אדריכל</w:t>
            </w:r>
          </w:ins>
        </w:sdtContent>
      </w:sdt>
      <w:r w:rsidRPr="00FA2003">
        <w:rPr>
          <w:rFonts w:ascii="Times New Roman" w:eastAsia="Times New Roman" w:hAnsi="Times New Roman" w:cs="David" w:hint="cs"/>
          <w:sz w:val="24"/>
          <w:szCs w:val="24"/>
          <w:rtl/>
          <w:lang w:eastAsia="he-IL"/>
        </w:rPr>
        <w:t xml:space="preserve"> / הפועל בשם חברת </w:t>
      </w:r>
      <w:r w:rsidRPr="00FA2003">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F3078669B3524F64A2C046BD2ECAA5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02" w:author="Meryl Etman" w:date="2021-06-21T15:53:00Z">
            <w:r w:rsidR="004B7767">
              <w:rPr>
                <w:rFonts w:ascii="Times New Roman" w:eastAsia="Times New Roman" w:hAnsi="Times New Roman" w:cs="David"/>
                <w:color w:val="008000"/>
                <w:sz w:val="24"/>
                <w:szCs w:val="24"/>
                <w:rtl/>
                <w:lang w:eastAsia="he-IL"/>
              </w:rPr>
              <w:t>ליבנד יצחק אדריכל</w:t>
            </w:r>
          </w:ins>
        </w:sdtContent>
      </w:sdt>
      <w:r w:rsidRPr="00FA2003">
        <w:rPr>
          <w:rFonts w:ascii="Times New Roman" w:eastAsia="Times New Roman" w:hAnsi="Times New Roman" w:cs="David" w:hint="cs"/>
          <w:bCs/>
          <w:sz w:val="24"/>
          <w:szCs w:val="24"/>
          <w:rtl/>
          <w:lang w:eastAsia="he-IL"/>
        </w:rPr>
        <w:t xml:space="preserve"> /</w:t>
      </w:r>
      <w:r w:rsidRPr="00FA2003">
        <w:rPr>
          <w:rFonts w:ascii="Times New Roman" w:eastAsia="Times New Roman" w:hAnsi="Times New Roman" w:cs="David" w:hint="cs"/>
          <w:sz w:val="24"/>
          <w:szCs w:val="24"/>
          <w:rtl/>
          <w:lang w:eastAsia="he-IL"/>
        </w:rPr>
        <w:t xml:space="preserve"> המספק שירותים לחברת </w:t>
      </w:r>
      <w:r w:rsidRPr="00FA200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7492FC801BD0441AA4D898A4460753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03" w:author="Meryl Etman" w:date="2021-06-21T15:53:00Z">
            <w:r w:rsidR="004B7767">
              <w:rPr>
                <w:rFonts w:ascii="Times New Roman" w:eastAsia="Times New Roman" w:hAnsi="Times New Roman" w:cs="David"/>
                <w:color w:val="008000"/>
                <w:sz w:val="24"/>
                <w:szCs w:val="24"/>
                <w:rtl/>
                <w:lang w:eastAsia="he-IL"/>
              </w:rPr>
              <w:t>ליבנד יצחק אדריכל</w:t>
            </w:r>
          </w:ins>
        </w:sdtContent>
      </w:sdt>
      <w:r w:rsidRPr="00FA2003">
        <w:rPr>
          <w:rFonts w:ascii="Times New Roman" w:eastAsia="Times New Roman" w:hAnsi="Times New Roman" w:cs="David" w:hint="cs"/>
          <w:sz w:val="24"/>
          <w:szCs w:val="24"/>
          <w:rtl/>
          <w:lang w:eastAsia="he-IL"/>
        </w:rPr>
        <w:t xml:space="preserve"> *,מצהיר בזאת ומתחייב כלפיכם כדלקמן:</w:t>
      </w:r>
    </w:p>
    <w:p w14:paraId="615FC957"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2BBFD0D" w14:textId="2A80312F" w:rsidR="00FA2003" w:rsidRPr="00FA2003" w:rsidRDefault="00FA2003" w:rsidP="00FA2003">
      <w:pPr>
        <w:widowControl w:val="0"/>
        <w:numPr>
          <w:ilvl w:val="0"/>
          <w:numId w:val="17"/>
        </w:numPr>
        <w:tabs>
          <w:tab w:val="num" w:pos="515"/>
        </w:tabs>
        <w:spacing w:before="0" w:beforeAutospacing="0" w:after="0" w:afterAutospacing="0" w:line="360" w:lineRule="auto"/>
        <w:ind w:left="515" w:right="-142"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12C10FE70E6F4224B9BEC0C151473EB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04" w:author="Meryl Etman" w:date="2021-06-21T15:53:00Z">
            <w:r w:rsidR="004B7767">
              <w:rPr>
                <w:rFonts w:ascii="Times New Roman" w:eastAsia="Times New Roman" w:hAnsi="Times New Roman" w:cs="David"/>
                <w:color w:val="008000"/>
                <w:sz w:val="24"/>
                <w:szCs w:val="24"/>
                <w:rtl/>
                <w:lang w:eastAsia="he-IL"/>
              </w:rPr>
              <w:t>ליבנד יצחק אדריכל</w:t>
            </w:r>
          </w:ins>
        </w:sdtContent>
      </w:sdt>
      <w:r w:rsidRPr="00FA2003">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DEE94D47AC4487BA83E26227B1511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יועץ נגישות</w:t>
          </w:r>
        </w:sdtContent>
      </w:sdt>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sz w:val="24"/>
          <w:szCs w:val="24"/>
          <w:rtl/>
          <w:lang w:eastAsia="he-IL"/>
        </w:rPr>
        <w:t xml:space="preserve">בפרויקט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3DDE1654539A4EDDAA2783F0B74477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05" w:author="Meryl Etman" w:date="2021-05-30T14:45:00Z">
            <w:r w:rsidR="00824A64">
              <w:rPr>
                <w:rFonts w:ascii="Times New Roman" w:eastAsia="Times New Roman" w:hAnsi="Times New Roman" w:cs="David" w:hint="cs"/>
                <w:bCs/>
                <w:color w:val="008000"/>
                <w:sz w:val="24"/>
                <w:szCs w:val="24"/>
                <w:rtl/>
                <w:lang w:eastAsia="he-IL"/>
              </w:rPr>
              <w:t>סביוני נצר סירני - בניין 31</w:t>
            </w:r>
          </w:ins>
        </w:sdtContent>
      </w:sdt>
      <w:r w:rsidRPr="00FA2003">
        <w:rPr>
          <w:rFonts w:ascii="Times New Roman" w:eastAsia="Times New Roman" w:hAnsi="Times New Roman" w:cs="David" w:hint="cs"/>
          <w:color w:val="008000"/>
          <w:sz w:val="24"/>
          <w:szCs w:val="24"/>
          <w:rtl/>
          <w:lang w:eastAsia="he-IL"/>
        </w:rPr>
        <w:t>.</w:t>
      </w:r>
    </w:p>
    <w:p w14:paraId="70E7AB85"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2ABF851" w14:textId="54156B91"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5437A83E92B3463780E78397A83A17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06" w:author="Meryl Etman" w:date="2021-06-21T15:53:00Z">
            <w:r w:rsidR="004B7767">
              <w:rPr>
                <w:rFonts w:ascii="Times New Roman" w:eastAsia="Times New Roman" w:hAnsi="Times New Roman" w:cs="David"/>
                <w:color w:val="008000"/>
                <w:sz w:val="24"/>
                <w:szCs w:val="24"/>
                <w:rtl/>
                <w:lang w:eastAsia="he-IL"/>
              </w:rPr>
              <w:t>ליבנד יצחק אדריכל</w:t>
            </w:r>
          </w:ins>
        </w:sdtContent>
      </w:sdt>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sz w:val="24"/>
          <w:szCs w:val="24"/>
          <w:rtl/>
          <w:lang w:eastAsia="he-IL"/>
        </w:rPr>
        <w:t>עשוי להגיע לרשותי מידע חסוי כמוגדר להלן:</w:t>
      </w:r>
    </w:p>
    <w:p w14:paraId="1A61FD97" w14:textId="77777777" w:rsidR="00FA2003" w:rsidRPr="00FA2003" w:rsidRDefault="00FA2003" w:rsidP="00FA200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C4A4C3F" w14:textId="728EC3CC" w:rsidR="00FA2003" w:rsidRPr="00FA2003" w:rsidRDefault="00FA2003" w:rsidP="00FA200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ab/>
        <w:t>"</w:t>
      </w:r>
      <w:r w:rsidRPr="00FA2003">
        <w:rPr>
          <w:rFonts w:ascii="Times New Roman" w:eastAsia="Times New Roman" w:hAnsi="Times New Roman" w:cs="David" w:hint="cs"/>
          <w:b/>
          <w:bCs/>
          <w:sz w:val="24"/>
          <w:szCs w:val="24"/>
          <w:rtl/>
          <w:lang w:eastAsia="he-IL"/>
        </w:rPr>
        <w:t>מידע חסוי</w:t>
      </w:r>
      <w:r w:rsidRPr="00FA2003">
        <w:rPr>
          <w:rFonts w:ascii="Times New Roman" w:eastAsia="Times New Roman" w:hAnsi="Times New Roman" w:cs="David" w:hint="cs"/>
          <w:sz w:val="24"/>
          <w:szCs w:val="24"/>
          <w:rtl/>
          <w:lang w:eastAsia="he-IL"/>
        </w:rPr>
        <w:t>"-</w:t>
      </w:r>
      <w:r w:rsidRPr="00FA2003">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EDEA4191105145A5B4E43EC19FD844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07" w:author="Meryl Etman" w:date="2021-06-21T15:53:00Z">
            <w:r w:rsidR="004B7767">
              <w:rPr>
                <w:rFonts w:ascii="Times New Roman" w:eastAsia="Times New Roman" w:hAnsi="Times New Roman" w:cs="David"/>
                <w:color w:val="008000"/>
                <w:sz w:val="24"/>
                <w:szCs w:val="24"/>
                <w:rtl/>
                <w:lang w:eastAsia="he-IL"/>
              </w:rPr>
              <w:t>ליבנד יצחק אדריכל</w:t>
            </w:r>
          </w:ins>
        </w:sdtContent>
      </w:sdt>
      <w:r w:rsidRPr="00FA2003">
        <w:rPr>
          <w:rFonts w:ascii="Times New Roman" w:eastAsia="Times New Roman" w:hAnsi="Times New Roman" w:cs="David"/>
          <w:bCs/>
          <w:color w:val="008000"/>
          <w:sz w:val="24"/>
          <w:szCs w:val="24"/>
          <w:lang w:eastAsia="he-IL"/>
        </w:rPr>
        <w:t xml:space="preserve"> </w:t>
      </w:r>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color w:val="008000"/>
          <w:sz w:val="24"/>
          <w:szCs w:val="24"/>
          <w:rtl/>
          <w:lang w:eastAsia="he-IL"/>
        </w:rPr>
        <w:t>.</w:t>
      </w:r>
    </w:p>
    <w:p w14:paraId="095BD4D2" w14:textId="77777777" w:rsidR="00FA2003" w:rsidRPr="00FA2003" w:rsidRDefault="00FA2003" w:rsidP="00FA200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3003E27"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5B5D2B0B"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0492CC6"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3247715C"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9D4B08F" w14:textId="77777777" w:rsidR="00FA2003" w:rsidRPr="00FA2003" w:rsidDel="00255A7F"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del w:id="108" w:author="Meryl Etman" w:date="2021-05-30T14:55:00Z"/>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6F864B7E" w14:textId="77777777" w:rsidR="00FA2003" w:rsidRPr="00255A7F" w:rsidRDefault="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Change w:id="109" w:author="Meryl Etman" w:date="2021-05-30T14:55:00Z">
          <w:pPr>
            <w:widowControl w:val="0"/>
            <w:spacing w:before="0" w:beforeAutospacing="0" w:after="0" w:afterAutospacing="0" w:line="360" w:lineRule="auto"/>
            <w:jc w:val="both"/>
          </w:pPr>
        </w:pPrChange>
      </w:pPr>
    </w:p>
    <w:p w14:paraId="0E0B1032" w14:textId="77777777" w:rsidR="00FA2003" w:rsidRPr="00FA2003" w:rsidDel="00255A7F" w:rsidRDefault="00FA2003" w:rsidP="00FA2003">
      <w:pPr>
        <w:widowControl w:val="0"/>
        <w:spacing w:before="0" w:beforeAutospacing="0" w:after="0" w:afterAutospacing="0" w:line="360" w:lineRule="auto"/>
        <w:ind w:left="6480" w:hanging="1151"/>
        <w:jc w:val="both"/>
        <w:rPr>
          <w:del w:id="110" w:author="Meryl Etman" w:date="2021-05-30T14:55:00Z"/>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בכבוד רב,</w:t>
      </w:r>
    </w:p>
    <w:p w14:paraId="59790589" w14:textId="77777777" w:rsidR="00FA2003" w:rsidRPr="00FA2003" w:rsidRDefault="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Change w:id="111" w:author="Meryl Etman" w:date="2021-05-30T14:55:00Z">
          <w:pPr>
            <w:widowControl w:val="0"/>
            <w:spacing w:before="0" w:beforeAutospacing="0" w:after="0" w:afterAutospacing="0" w:line="360" w:lineRule="auto"/>
            <w:ind w:left="5040"/>
            <w:jc w:val="both"/>
          </w:pPr>
        </w:pPrChange>
      </w:pPr>
    </w:p>
    <w:p w14:paraId="12D63B87" w14:textId="77777777" w:rsidR="00FA2003" w:rsidRPr="00FA2003" w:rsidRDefault="00FA2003" w:rsidP="00FA200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_______________________ </w:t>
      </w:r>
    </w:p>
    <w:p w14:paraId="3FB66CF4" w14:textId="49157AAB" w:rsidR="00FA2003" w:rsidRPr="00FA2003" w:rsidRDefault="00FA2003"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del w:id="112" w:author="Meryl Etman" w:date="2021-05-30T14:55:00Z">
        <w:r w:rsidRPr="00FA2003" w:rsidDel="00E25192">
          <w:rPr>
            <w:rFonts w:ascii="Times New Roman" w:eastAsia="Times New Roman" w:hAnsi="Times New Roman" w:cs="David" w:hint="cs"/>
            <w:color w:val="00B0F0"/>
            <w:sz w:val="24"/>
            <w:szCs w:val="24"/>
            <w:rtl/>
            <w:lang w:eastAsia="he-IL"/>
          </w:rPr>
          <w:delText xml:space="preserve">             </w:delText>
        </w:r>
      </w:del>
      <w:r w:rsidRPr="00FA2003">
        <w:rPr>
          <w:rFonts w:ascii="Times New Roman" w:eastAsia="Times New Roman" w:hAnsi="Times New Roman" w:cs="David" w:hint="cs"/>
          <w:color w:val="00B0F0"/>
          <w:sz w:val="24"/>
          <w:szCs w:val="24"/>
          <w:rtl/>
          <w:lang w:eastAsia="he-IL"/>
        </w:rPr>
        <w:t xml:space="preserve"> </w:t>
      </w:r>
      <w:r w:rsidR="00E1739D">
        <w:rPr>
          <w:rFonts w:ascii="Times New Roman" w:eastAsia="Times New Roman" w:hAnsi="Times New Roman" w:cs="David" w:hint="cs"/>
          <w:color w:val="00B0F0"/>
          <w:sz w:val="24"/>
          <w:szCs w:val="24"/>
          <w:rtl/>
          <w:lang w:eastAsia="he-IL"/>
        </w:rPr>
        <w:t xml:space="preserve"> </w:t>
      </w:r>
      <w:del w:id="113" w:author="Meryl Etman" w:date="2021-05-30T14:55:00Z">
        <w:r w:rsidR="00E1739D" w:rsidDel="00E25192">
          <w:rPr>
            <w:rFonts w:ascii="Times New Roman" w:eastAsia="Times New Roman" w:hAnsi="Times New Roman" w:cs="David" w:hint="cs"/>
            <w:color w:val="00B0F0"/>
            <w:sz w:val="24"/>
            <w:szCs w:val="24"/>
            <w:rtl/>
            <w:lang w:eastAsia="he-IL"/>
          </w:rPr>
          <w:delText xml:space="preserve"> </w:delText>
        </w:r>
        <w:r w:rsidRPr="00FA2003" w:rsidDel="00E25192">
          <w:rPr>
            <w:rFonts w:ascii="Times New Roman" w:eastAsia="Times New Roman" w:hAnsi="Times New Roman" w:cs="David" w:hint="cs"/>
            <w:color w:val="00B0F0"/>
            <w:sz w:val="24"/>
            <w:szCs w:val="24"/>
            <w:rtl/>
            <w:lang w:eastAsia="he-IL"/>
          </w:rPr>
          <w:delText xml:space="preserve"> </w:delText>
        </w:r>
      </w:del>
      <w:r w:rsidRPr="00FA200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sz w:val="20"/>
            <w:szCs w:val="24"/>
            <w:rtl/>
            <w:lang w:eastAsia="he-IL"/>
          </w:rPr>
          <w:alias w:val="שם ספק"/>
          <w:tag w:val="cntSupllierName"/>
          <w:id w:val="-683363572"/>
          <w:placeholder>
            <w:docPart w:val="0EFC45A65FF840959F257E4CD533F2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14" w:author="Meryl Etman" w:date="2021-06-21T15:53:00Z">
            <w:r w:rsidR="004B7767">
              <w:rPr>
                <w:rFonts w:ascii="Times New Roman" w:eastAsia="Times New Roman" w:hAnsi="Times New Roman" w:cs="David" w:hint="cs"/>
                <w:sz w:val="20"/>
                <w:szCs w:val="24"/>
                <w:rtl/>
                <w:lang w:eastAsia="he-IL"/>
              </w:rPr>
              <w:t>ליבנד יצחק אדריכל</w:t>
            </w:r>
          </w:ins>
        </w:sdtContent>
      </w:sdt>
    </w:p>
    <w:p w14:paraId="547EAE59"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1AF360C7"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שם:____________</w:t>
      </w:r>
    </w:p>
    <w:p w14:paraId="05D480F9"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ת.ז:____________</w:t>
      </w:r>
    </w:p>
    <w:p w14:paraId="4464794B"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כתובת:__________</w:t>
      </w:r>
    </w:p>
    <w:p w14:paraId="5D8E0BDC" w14:textId="7A2F5BFD" w:rsidR="00FA2003" w:rsidRPr="00FA2003" w:rsidDel="00255A7F" w:rsidRDefault="00FA2003" w:rsidP="00FA2003">
      <w:pPr>
        <w:widowControl w:val="0"/>
        <w:spacing w:before="0" w:beforeAutospacing="0" w:after="0" w:afterAutospacing="0" w:line="240" w:lineRule="auto"/>
        <w:ind w:left="1151" w:hanging="1151"/>
        <w:jc w:val="both"/>
        <w:rPr>
          <w:del w:id="115" w:author="Meryl Etman" w:date="2021-05-30T14:56:00Z"/>
          <w:rFonts w:ascii="Times New Roman" w:eastAsia="Times New Roman" w:hAnsi="Times New Roman" w:cs="David"/>
          <w:bCs/>
          <w:sz w:val="24"/>
          <w:szCs w:val="24"/>
          <w:u w:val="single"/>
          <w:rtl/>
          <w:lang w:eastAsia="he-IL"/>
        </w:rPr>
      </w:pPr>
      <w:r w:rsidRPr="00255A7F">
        <w:rPr>
          <w:rFonts w:ascii="Times New Roman" w:eastAsia="Times New Roman" w:hAnsi="Times New Roman" w:cs="David"/>
          <w:sz w:val="24"/>
          <w:szCs w:val="24"/>
          <w:rtl/>
          <w:lang w:eastAsia="he-IL"/>
          <w:rPrChange w:id="116" w:author="Meryl Etman" w:date="2021-05-30T14:55:00Z">
            <w:rPr>
              <w:rFonts w:ascii="Times New Roman" w:eastAsia="Times New Roman" w:hAnsi="Times New Roman" w:cs="David"/>
              <w:sz w:val="24"/>
              <w:szCs w:val="24"/>
              <w:highlight w:val="yellow"/>
              <w:rtl/>
              <w:lang w:eastAsia="he-IL"/>
            </w:rPr>
          </w:rPrChange>
        </w:rPr>
        <w:t xml:space="preserve">*מחק </w:t>
      </w:r>
      <w:r w:rsidRPr="00255A7F">
        <w:rPr>
          <w:rFonts w:ascii="Times New Roman" w:eastAsia="Times New Roman" w:hAnsi="Times New Roman" w:cs="David" w:hint="eastAsia"/>
          <w:sz w:val="24"/>
          <w:szCs w:val="24"/>
          <w:rtl/>
          <w:lang w:eastAsia="he-IL"/>
          <w:rPrChange w:id="117" w:author="Meryl Etman" w:date="2021-05-30T14:55:00Z">
            <w:rPr>
              <w:rFonts w:ascii="Times New Roman" w:eastAsia="Times New Roman" w:hAnsi="Times New Roman" w:cs="David" w:hint="eastAsia"/>
              <w:sz w:val="24"/>
              <w:szCs w:val="24"/>
              <w:highlight w:val="yellow"/>
              <w:rtl/>
              <w:lang w:eastAsia="he-IL"/>
            </w:rPr>
          </w:rPrChange>
        </w:rPr>
        <w:t>את</w:t>
      </w:r>
      <w:r w:rsidRPr="00255A7F">
        <w:rPr>
          <w:rFonts w:ascii="Times New Roman" w:eastAsia="Times New Roman" w:hAnsi="Times New Roman" w:cs="David"/>
          <w:sz w:val="24"/>
          <w:szCs w:val="24"/>
          <w:rtl/>
          <w:lang w:eastAsia="he-IL"/>
          <w:rPrChange w:id="118" w:author="Meryl Etman" w:date="2021-05-30T14:55:00Z">
            <w:rPr>
              <w:rFonts w:ascii="Times New Roman" w:eastAsia="Times New Roman" w:hAnsi="Times New Roman" w:cs="David"/>
              <w:sz w:val="24"/>
              <w:szCs w:val="24"/>
              <w:highlight w:val="yellow"/>
              <w:rtl/>
              <w:lang w:eastAsia="he-IL"/>
            </w:rPr>
          </w:rPrChange>
        </w:rPr>
        <w:t xml:space="preserve"> </w:t>
      </w:r>
      <w:r w:rsidRPr="00255A7F">
        <w:rPr>
          <w:rFonts w:ascii="Times New Roman" w:eastAsia="Times New Roman" w:hAnsi="Times New Roman" w:cs="David" w:hint="eastAsia"/>
          <w:sz w:val="24"/>
          <w:szCs w:val="24"/>
          <w:rtl/>
          <w:lang w:eastAsia="he-IL"/>
          <w:rPrChange w:id="119" w:author="Meryl Etman" w:date="2021-05-30T14:55:00Z">
            <w:rPr>
              <w:rFonts w:ascii="Times New Roman" w:eastAsia="Times New Roman" w:hAnsi="Times New Roman" w:cs="David" w:hint="eastAsia"/>
              <w:sz w:val="24"/>
              <w:szCs w:val="24"/>
              <w:highlight w:val="yellow"/>
              <w:rtl/>
              <w:lang w:eastAsia="he-IL"/>
            </w:rPr>
          </w:rPrChange>
        </w:rPr>
        <w:t>המיות</w:t>
      </w:r>
      <w:ins w:id="120" w:author="Meryl Etman" w:date="2021-05-30T14:56:00Z">
        <w:r w:rsidR="00255A7F">
          <w:rPr>
            <w:rFonts w:ascii="Times New Roman" w:eastAsia="Times New Roman" w:hAnsi="Times New Roman" w:cs="David" w:hint="cs"/>
            <w:sz w:val="24"/>
            <w:szCs w:val="24"/>
            <w:rtl/>
            <w:lang w:eastAsia="he-IL"/>
          </w:rPr>
          <w:t>ר</w:t>
        </w:r>
      </w:ins>
      <w:del w:id="121" w:author="Meryl Etman" w:date="2021-05-30T14:56:00Z">
        <w:r w:rsidRPr="00255A7F" w:rsidDel="00255A7F">
          <w:rPr>
            <w:rFonts w:ascii="Times New Roman" w:eastAsia="Times New Roman" w:hAnsi="Times New Roman" w:cs="David" w:hint="eastAsia"/>
            <w:sz w:val="24"/>
            <w:szCs w:val="24"/>
            <w:rtl/>
            <w:lang w:eastAsia="he-IL"/>
            <w:rPrChange w:id="122" w:author="Meryl Etman" w:date="2021-05-30T14:55:00Z">
              <w:rPr>
                <w:rFonts w:ascii="Times New Roman" w:eastAsia="Times New Roman" w:hAnsi="Times New Roman" w:cs="David" w:hint="eastAsia"/>
                <w:sz w:val="24"/>
                <w:szCs w:val="24"/>
                <w:highlight w:val="yellow"/>
                <w:rtl/>
                <w:lang w:eastAsia="he-IL"/>
              </w:rPr>
            </w:rPrChange>
          </w:rPr>
          <w:delText>ר</w:delText>
        </w:r>
      </w:del>
    </w:p>
    <w:p w14:paraId="2D69DA0E" w14:textId="77777777" w:rsidR="00FA2003" w:rsidRPr="00FA2003" w:rsidDel="00255A7F" w:rsidRDefault="00FA2003" w:rsidP="00FA2003">
      <w:pPr>
        <w:widowControl w:val="0"/>
        <w:spacing w:before="0" w:beforeAutospacing="0" w:after="0" w:afterAutospacing="0" w:line="360" w:lineRule="auto"/>
        <w:jc w:val="both"/>
        <w:rPr>
          <w:del w:id="123" w:author="Meryl Etman" w:date="2021-05-30T14:56:00Z"/>
          <w:rFonts w:ascii="Times New Roman" w:eastAsia="Times New Roman" w:hAnsi="Times New Roman" w:cs="David"/>
          <w:sz w:val="24"/>
          <w:szCs w:val="24"/>
          <w:rtl/>
          <w:lang w:eastAsia="he-IL"/>
        </w:rPr>
      </w:pPr>
    </w:p>
    <w:p w14:paraId="50DF0A79" w14:textId="77777777" w:rsidR="00FA2003" w:rsidRPr="00FA2003" w:rsidDel="00255A7F" w:rsidRDefault="00FA2003">
      <w:pPr>
        <w:widowControl w:val="0"/>
        <w:spacing w:before="0" w:beforeAutospacing="0" w:after="0" w:afterAutospacing="0" w:line="240" w:lineRule="auto"/>
        <w:ind w:left="1151" w:hanging="1151"/>
        <w:jc w:val="both"/>
        <w:rPr>
          <w:del w:id="124" w:author="Meryl Etman" w:date="2021-05-30T14:56:00Z"/>
          <w:rFonts w:ascii="Times New Roman" w:eastAsia="Times New Roman" w:hAnsi="Times New Roman" w:cs="David"/>
          <w:sz w:val="24"/>
          <w:szCs w:val="24"/>
          <w:rtl/>
          <w:lang w:eastAsia="he-IL"/>
        </w:rPr>
        <w:pPrChange w:id="125" w:author="Meryl Etman" w:date="2021-05-30T14:56:00Z">
          <w:pPr>
            <w:widowControl w:val="0"/>
            <w:spacing w:before="120" w:beforeAutospacing="0" w:after="60" w:afterAutospacing="0" w:line="240" w:lineRule="auto"/>
          </w:pPr>
        </w:pPrChange>
      </w:pPr>
    </w:p>
    <w:p w14:paraId="23AF0868" w14:textId="77777777" w:rsidR="00255A7F" w:rsidRDefault="00255A7F">
      <w:pPr>
        <w:bidi w:val="0"/>
        <w:spacing w:before="0" w:beforeAutospacing="0" w:after="160" w:afterAutospacing="0" w:line="259" w:lineRule="auto"/>
        <w:jc w:val="right"/>
        <w:rPr>
          <w:ins w:id="126" w:author="Meryl Etman" w:date="2021-05-30T14:56:00Z"/>
          <w:rFonts w:ascii="Times New Roman" w:eastAsia="Times New Roman" w:hAnsi="Times New Roman" w:cs="David"/>
          <w:bCs/>
          <w:sz w:val="20"/>
          <w:szCs w:val="24"/>
          <w:u w:val="single"/>
          <w:lang w:eastAsia="he-IL"/>
        </w:rPr>
        <w:pPrChange w:id="127" w:author="Meryl Etman" w:date="2021-05-30T14:56:00Z">
          <w:pPr>
            <w:bidi w:val="0"/>
            <w:spacing w:before="0" w:beforeAutospacing="0" w:after="160" w:afterAutospacing="0" w:line="259" w:lineRule="auto"/>
          </w:pPr>
        </w:pPrChange>
      </w:pPr>
      <w:ins w:id="128" w:author="Meryl Etman" w:date="2021-05-30T14:56:00Z">
        <w:r>
          <w:rPr>
            <w:rFonts w:ascii="Times New Roman" w:eastAsia="Times New Roman" w:hAnsi="Times New Roman" w:cs="David"/>
            <w:bCs/>
            <w:sz w:val="20"/>
            <w:szCs w:val="24"/>
            <w:u w:val="single"/>
            <w:rtl/>
            <w:lang w:eastAsia="he-IL"/>
          </w:rPr>
          <w:br w:type="page"/>
        </w:r>
      </w:ins>
    </w:p>
    <w:p w14:paraId="17A1B76D" w14:textId="7C74B0C9" w:rsidR="00AF1BE1" w:rsidRPr="00232692" w:rsidRDefault="00AF1BE1" w:rsidP="00AF1BE1">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3206808E" w14:textId="77777777" w:rsidR="00AF1BE1" w:rsidRPr="0009511C" w:rsidRDefault="00AF1BE1" w:rsidP="00AF1BE1">
      <w:pPr>
        <w:widowControl w:val="0"/>
        <w:spacing w:before="0" w:beforeAutospacing="0" w:after="0" w:afterAutospacing="0" w:line="240" w:lineRule="auto"/>
        <w:jc w:val="center"/>
        <w:rPr>
          <w:rFonts w:ascii="David" w:eastAsia="Times New Roman" w:hAnsi="David" w:cs="David"/>
          <w:sz w:val="24"/>
          <w:szCs w:val="24"/>
          <w:lang w:eastAsia="he-IL"/>
        </w:rPr>
      </w:pPr>
    </w:p>
    <w:p w14:paraId="3E7E84A7" w14:textId="77777777" w:rsidR="00AF1BE1" w:rsidRPr="002419E5" w:rsidRDefault="00AF1BE1" w:rsidP="00AF1BE1">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16B3D5EF" w14:textId="77777777" w:rsidR="00AF1BE1" w:rsidRPr="0009511C" w:rsidRDefault="00AF1BE1" w:rsidP="00AF1BE1">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0C22EE72"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33223CDE"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4385E5FE"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02D516D8"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43DA2094"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2220ABE1"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5A6EA69C"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61FAA0A3"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66F1719E"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57A0A386"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48AE1F73"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5AF95B76" w14:textId="77777777" w:rsidR="00AF1BE1" w:rsidRPr="002419E5" w:rsidRDefault="00AF1BE1" w:rsidP="00AF1BE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2B36B228" w14:textId="77777777" w:rsidR="00AF1BE1" w:rsidRDefault="00AF1BE1" w:rsidP="00AF1BE1">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6C5D7EC5" w14:textId="77777777" w:rsidR="00AF1BE1" w:rsidRPr="00400B84" w:rsidRDefault="00AF1BE1" w:rsidP="00AF1BE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AF1BE1" w:rsidRPr="0009511C" w14:paraId="4BDEB577" w14:textId="77777777" w:rsidTr="00E25192">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59D54E64"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672D31DC"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AF1BE1" w:rsidRPr="0009511C" w14:paraId="0AA97FDB" w14:textId="77777777" w:rsidTr="00E25192">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39E46954"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AF1BE1" w:rsidRPr="0009511C" w14:paraId="3A41EBF9" w14:textId="77777777" w:rsidTr="00E25192">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239A9AD9"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7D3349B3"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339F542F"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026D682B"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AF1BE1" w:rsidRPr="0009511C" w14:paraId="6A45F222" w14:textId="77777777" w:rsidTr="00E25192">
        <w:trPr>
          <w:trHeight w:val="551"/>
        </w:trPr>
        <w:tc>
          <w:tcPr>
            <w:tcW w:w="4068" w:type="dxa"/>
            <w:tcBorders>
              <w:top w:val="single" w:sz="4" w:space="0" w:color="auto"/>
              <w:left w:val="single" w:sz="4" w:space="0" w:color="auto"/>
              <w:bottom w:val="single" w:sz="4" w:space="0" w:color="auto"/>
              <w:right w:val="single" w:sz="4" w:space="0" w:color="auto"/>
            </w:tcBorders>
            <w:hideMark/>
          </w:tcPr>
          <w:p w14:paraId="0E068BB3"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2C2A0D26"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64472A58"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19304D02" w14:textId="77777777" w:rsidR="00AF1BE1" w:rsidRPr="0009511C" w:rsidRDefault="00AF1BE1" w:rsidP="00E25192">
            <w:pPr>
              <w:spacing w:before="0" w:beforeAutospacing="0" w:after="0" w:afterAutospacing="0" w:line="240" w:lineRule="auto"/>
              <w:ind w:left="50" w:right="78"/>
              <w:rPr>
                <w:rFonts w:ascii="David" w:eastAsia="Calibri" w:hAnsi="David" w:cs="David"/>
                <w:b/>
                <w:sz w:val="24"/>
                <w:szCs w:val="24"/>
                <w:rtl/>
                <w:lang w:eastAsia="he-IL"/>
              </w:rPr>
            </w:pPr>
          </w:p>
          <w:p w14:paraId="6D0713CD" w14:textId="77777777" w:rsidR="00AF1BE1" w:rsidRPr="0009511C" w:rsidRDefault="00AF1BE1" w:rsidP="00E2519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438F83A7" w14:textId="77777777" w:rsidR="00AF1BE1" w:rsidRPr="0009511C" w:rsidRDefault="00AF1BE1" w:rsidP="00E25192">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73BA71F6" w14:textId="77777777" w:rsidR="00AF1BE1" w:rsidRPr="0009511C" w:rsidRDefault="00AF1BE1" w:rsidP="00E25192">
            <w:pPr>
              <w:spacing w:before="0" w:beforeAutospacing="0" w:after="0" w:afterAutospacing="0" w:line="240" w:lineRule="auto"/>
              <w:ind w:left="50" w:right="78"/>
              <w:rPr>
                <w:rFonts w:ascii="David" w:eastAsia="Calibri" w:hAnsi="David" w:cs="David"/>
                <w:b/>
                <w:sz w:val="24"/>
                <w:szCs w:val="24"/>
                <w:rtl/>
                <w:lang w:eastAsia="he-IL"/>
              </w:rPr>
            </w:pPr>
          </w:p>
          <w:p w14:paraId="52B2D178" w14:textId="77777777" w:rsidR="00AF1BE1" w:rsidRPr="0009511C" w:rsidRDefault="00AF1BE1" w:rsidP="00E2519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311AC009" w14:textId="77777777" w:rsidR="00AF1BE1" w:rsidRPr="0009511C" w:rsidRDefault="00AF1BE1" w:rsidP="00E25192">
            <w:pPr>
              <w:spacing w:before="0" w:beforeAutospacing="0" w:after="0" w:afterAutospacing="0" w:line="240" w:lineRule="auto"/>
              <w:ind w:left="50" w:right="78"/>
              <w:rPr>
                <w:rFonts w:ascii="David" w:eastAsia="Calibri" w:hAnsi="David" w:cs="David"/>
                <w:b/>
                <w:sz w:val="24"/>
                <w:szCs w:val="24"/>
                <w:rtl/>
                <w:lang w:eastAsia="he-IL"/>
              </w:rPr>
            </w:pPr>
          </w:p>
        </w:tc>
      </w:tr>
      <w:tr w:rsidR="00AF1BE1" w:rsidRPr="0009511C" w14:paraId="3FACC3F9" w14:textId="77777777" w:rsidTr="00E25192">
        <w:trPr>
          <w:trHeight w:val="571"/>
        </w:trPr>
        <w:tc>
          <w:tcPr>
            <w:tcW w:w="4068" w:type="dxa"/>
            <w:tcBorders>
              <w:top w:val="single" w:sz="4" w:space="0" w:color="auto"/>
              <w:left w:val="single" w:sz="4" w:space="0" w:color="auto"/>
              <w:bottom w:val="single" w:sz="4" w:space="0" w:color="auto"/>
              <w:right w:val="single" w:sz="4" w:space="0" w:color="auto"/>
            </w:tcBorders>
            <w:hideMark/>
          </w:tcPr>
          <w:p w14:paraId="1866EC87"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3F8CB948"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14ACC884"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3951CC3" w14:textId="77777777" w:rsidR="00AF1BE1" w:rsidRPr="0009511C" w:rsidRDefault="00AF1BE1" w:rsidP="00E25192">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A7D3024" w14:textId="77777777" w:rsidR="00AF1BE1" w:rsidRPr="0009511C" w:rsidRDefault="00AF1BE1" w:rsidP="00E25192">
            <w:pPr>
              <w:spacing w:before="0" w:beforeAutospacing="0" w:after="0" w:afterAutospacing="0" w:line="256" w:lineRule="auto"/>
              <w:rPr>
                <w:rFonts w:ascii="David" w:eastAsia="Calibri" w:hAnsi="David" w:cs="David"/>
                <w:b/>
                <w:sz w:val="24"/>
                <w:szCs w:val="24"/>
                <w:lang w:eastAsia="he-IL"/>
              </w:rPr>
            </w:pPr>
          </w:p>
        </w:tc>
      </w:tr>
      <w:tr w:rsidR="00AF1BE1" w:rsidRPr="0009511C" w14:paraId="5DF3627D" w14:textId="77777777" w:rsidTr="00E25192">
        <w:trPr>
          <w:trHeight w:val="391"/>
        </w:trPr>
        <w:tc>
          <w:tcPr>
            <w:tcW w:w="4068" w:type="dxa"/>
            <w:tcBorders>
              <w:top w:val="single" w:sz="4" w:space="0" w:color="auto"/>
              <w:left w:val="single" w:sz="4" w:space="0" w:color="auto"/>
              <w:bottom w:val="single" w:sz="4" w:space="0" w:color="auto"/>
              <w:right w:val="single" w:sz="4" w:space="0" w:color="auto"/>
            </w:tcBorders>
            <w:hideMark/>
          </w:tcPr>
          <w:p w14:paraId="61E6FAB3"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752C9DA9"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4BA9472B" w14:textId="77777777" w:rsidR="00AF1BE1" w:rsidRPr="0009511C" w:rsidRDefault="00AF1BE1" w:rsidP="00E25192">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81C1051" w14:textId="77777777" w:rsidR="00AF1BE1" w:rsidRPr="0009511C" w:rsidRDefault="00AF1BE1" w:rsidP="00E25192">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7AAC925" w14:textId="77777777" w:rsidR="00AF1BE1" w:rsidRPr="0009511C" w:rsidRDefault="00AF1BE1" w:rsidP="00E25192">
            <w:pPr>
              <w:spacing w:before="0" w:beforeAutospacing="0" w:after="0" w:afterAutospacing="0" w:line="256" w:lineRule="auto"/>
              <w:rPr>
                <w:rFonts w:ascii="David" w:eastAsia="Calibri" w:hAnsi="David" w:cs="David"/>
                <w:b/>
                <w:sz w:val="24"/>
                <w:szCs w:val="24"/>
                <w:lang w:eastAsia="he-IL"/>
              </w:rPr>
            </w:pPr>
          </w:p>
        </w:tc>
      </w:tr>
    </w:tbl>
    <w:p w14:paraId="5D162B47" w14:textId="77777777" w:rsidR="00AF1BE1" w:rsidRPr="0009511C" w:rsidRDefault="00AF1BE1" w:rsidP="00AF1BE1">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AF1BE1" w:rsidRPr="0009511C" w14:paraId="794DF9EA" w14:textId="77777777" w:rsidTr="00E25192">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368722C7"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AF1BE1" w:rsidRPr="0009511C" w14:paraId="44406207" w14:textId="77777777" w:rsidTr="00E25192">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3F798D1B"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35270B78"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p>
          <w:p w14:paraId="35EFB916"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89C4733"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E6450EF"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981BFC2"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1A654A2"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4509BEEA"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1EDFEB6"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42514E94"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AF1BE1" w:rsidRPr="0009511C" w14:paraId="39B13169" w14:textId="77777777" w:rsidTr="00E25192">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74FD6D59" w14:textId="77777777" w:rsidR="00AF1BE1" w:rsidRPr="0009511C" w:rsidRDefault="00AF1BE1" w:rsidP="00E25192">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3958E21F" w14:textId="77777777" w:rsidR="00AF1BE1" w:rsidRPr="0009511C" w:rsidRDefault="00AF1BE1" w:rsidP="00E25192">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21E7A398" w14:textId="77777777" w:rsidR="00AF1BE1" w:rsidRPr="0009511C" w:rsidRDefault="00AF1BE1" w:rsidP="00E25192">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4E7BBA03" w14:textId="77777777" w:rsidR="00AF1BE1" w:rsidRPr="0009511C" w:rsidRDefault="00AF1BE1" w:rsidP="00E25192">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7B9BDCFA" w14:textId="77777777" w:rsidR="00AF1BE1" w:rsidRPr="0009511C" w:rsidRDefault="00AF1BE1" w:rsidP="00E25192">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579657F"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D378A96"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16CC60FB" w14:textId="77777777" w:rsidR="00AF1BE1" w:rsidRPr="0009511C" w:rsidRDefault="00AF1BE1" w:rsidP="00E25192">
            <w:pPr>
              <w:spacing w:before="0" w:beforeAutospacing="0" w:after="0" w:afterAutospacing="0" w:line="256" w:lineRule="auto"/>
              <w:rPr>
                <w:rFonts w:ascii="David" w:eastAsia="Calibri" w:hAnsi="David" w:cs="David"/>
                <w:sz w:val="24"/>
                <w:szCs w:val="24"/>
                <w:lang w:eastAsia="he-IL"/>
              </w:rPr>
            </w:pPr>
          </w:p>
        </w:tc>
      </w:tr>
      <w:tr w:rsidR="00AF1BE1" w:rsidRPr="0009511C" w14:paraId="2C206BF3" w14:textId="77777777" w:rsidTr="00E25192">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DC153C6"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5CB7A978"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0CED58EF"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879715D"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35FEBA87"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8469A4C"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79A1381"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CEAF0B1" w14:textId="77777777" w:rsidR="00AF1BE1" w:rsidRPr="0009511C" w:rsidRDefault="00AF1BE1" w:rsidP="00E25192">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AF1BE1" w:rsidRPr="0009511C" w14:paraId="30549927" w14:textId="77777777" w:rsidTr="00E25192">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72DA2536"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35D283F3"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681CDA84"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35F7E09B"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01706E4F"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51447190"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49C5893D"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3A2ECBFE" w14:textId="77777777" w:rsidR="00AF1BE1" w:rsidRPr="0009511C" w:rsidRDefault="00AF1BE1" w:rsidP="00E25192">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AF1BE1" w:rsidRPr="0009511C" w14:paraId="523DAD50" w14:textId="77777777" w:rsidTr="00E25192">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38844AC1"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634A2EF" w14:textId="77777777" w:rsidR="00AF1BE1" w:rsidRPr="0009511C" w:rsidRDefault="00AF1BE1" w:rsidP="00E25192">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6C5B75FA" w14:textId="77777777" w:rsidR="00AF1BE1" w:rsidRPr="0009511C" w:rsidRDefault="00AF1BE1" w:rsidP="00E25192">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BC9D8C8" w14:textId="77777777" w:rsidR="00AF1BE1" w:rsidRPr="0009511C" w:rsidRDefault="00AF1BE1" w:rsidP="00E25192">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98E25EE" w14:textId="77777777" w:rsidR="00AF1BE1" w:rsidRPr="0009511C" w:rsidRDefault="00AF1BE1" w:rsidP="00E25192">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D51FAEC" w14:textId="77777777" w:rsidR="00AF1BE1" w:rsidRPr="0009511C" w:rsidRDefault="00AF1BE1" w:rsidP="00E25192">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D13F2F3" w14:textId="77777777" w:rsidR="00AF1BE1" w:rsidRPr="0009511C" w:rsidRDefault="00AF1BE1" w:rsidP="00E2519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15C0521" w14:textId="77777777" w:rsidR="00AF1BE1" w:rsidRPr="0009511C" w:rsidRDefault="00AF1BE1" w:rsidP="00E25192">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232EA63D" w14:textId="77777777" w:rsidR="00AF1BE1" w:rsidRPr="0009511C" w:rsidRDefault="00AF1BE1" w:rsidP="00AF1BE1">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F1BE1" w:rsidRPr="0009511C" w14:paraId="1C37D85A" w14:textId="77777777" w:rsidTr="00E25192">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FAC3346" w14:textId="77777777" w:rsidR="00AF1BE1" w:rsidRPr="0009511C" w:rsidRDefault="00AF1BE1" w:rsidP="00E2519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AF1BE1" w:rsidRPr="0009511C" w14:paraId="638B54AF" w14:textId="77777777" w:rsidTr="00E25192">
        <w:trPr>
          <w:trHeight w:val="798"/>
        </w:trPr>
        <w:tc>
          <w:tcPr>
            <w:tcW w:w="11530" w:type="dxa"/>
            <w:tcBorders>
              <w:top w:val="single" w:sz="4" w:space="0" w:color="auto"/>
              <w:left w:val="single" w:sz="4" w:space="0" w:color="auto"/>
              <w:bottom w:val="single" w:sz="4" w:space="0" w:color="auto"/>
              <w:right w:val="single" w:sz="4" w:space="0" w:color="auto"/>
            </w:tcBorders>
            <w:hideMark/>
          </w:tcPr>
          <w:p w14:paraId="2573B8F5" w14:textId="77777777" w:rsidR="00AF1BE1" w:rsidRPr="0009511C" w:rsidRDefault="00AF1BE1" w:rsidP="00E2519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733CBAED" w14:textId="77777777" w:rsidR="00AF1BE1" w:rsidRPr="0009511C" w:rsidRDefault="00AF1BE1" w:rsidP="00AF1BE1">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F1BE1" w:rsidRPr="0009511C" w14:paraId="44A6C146" w14:textId="77777777" w:rsidTr="00E25192">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BDC11E0" w14:textId="77777777" w:rsidR="00AF1BE1" w:rsidRPr="0009511C" w:rsidRDefault="00AF1BE1" w:rsidP="00E25192">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AF1BE1" w:rsidRPr="0009511C" w14:paraId="6DC93702" w14:textId="77777777" w:rsidTr="00E25192">
        <w:trPr>
          <w:trHeight w:val="598"/>
        </w:trPr>
        <w:tc>
          <w:tcPr>
            <w:tcW w:w="11530" w:type="dxa"/>
            <w:tcBorders>
              <w:top w:val="single" w:sz="4" w:space="0" w:color="auto"/>
              <w:left w:val="single" w:sz="4" w:space="0" w:color="auto"/>
              <w:bottom w:val="single" w:sz="4" w:space="0" w:color="auto"/>
              <w:right w:val="single" w:sz="4" w:space="0" w:color="auto"/>
            </w:tcBorders>
            <w:hideMark/>
          </w:tcPr>
          <w:p w14:paraId="4C5180DB" w14:textId="77777777" w:rsidR="00AF1BE1" w:rsidRPr="0009511C" w:rsidRDefault="00AF1BE1" w:rsidP="00E2519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5B5045AE" w14:textId="77777777" w:rsidR="00971572" w:rsidRDefault="00971572" w:rsidP="00AF1BE1">
      <w:pPr>
        <w:spacing w:before="0" w:beforeAutospacing="0" w:after="200" w:afterAutospacing="0" w:line="276" w:lineRule="auto"/>
        <w:rPr>
          <w:rFonts w:ascii="David" w:eastAsia="Calibri" w:hAnsi="David" w:cs="David"/>
          <w:b/>
          <w:bCs/>
          <w:sz w:val="24"/>
          <w:szCs w:val="24"/>
          <w:u w:val="single"/>
          <w:rtl/>
          <w:lang w:eastAsia="he-IL"/>
        </w:rPr>
      </w:pPr>
    </w:p>
    <w:p w14:paraId="318E0B17" w14:textId="77777777" w:rsidR="00971572" w:rsidRDefault="00971572" w:rsidP="00AF1BE1">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71572" w:rsidRPr="0009511C" w14:paraId="536F970E" w14:textId="77777777" w:rsidTr="00E25192">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14C33E5" w14:textId="77777777" w:rsidR="00971572" w:rsidRPr="0009511C" w:rsidRDefault="00971572" w:rsidP="00E2519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971572" w:rsidRPr="0009511C" w14:paraId="37EA5484" w14:textId="77777777" w:rsidTr="00E25192">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7B02DD22" w14:textId="77777777" w:rsidR="00971572" w:rsidRPr="0009511C" w:rsidRDefault="00971572" w:rsidP="00E25192">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33B92CD6" w14:textId="77777777" w:rsidR="00971572" w:rsidRDefault="00971572" w:rsidP="00AF1BE1">
      <w:pPr>
        <w:spacing w:before="0" w:beforeAutospacing="0" w:after="200" w:afterAutospacing="0" w:line="276" w:lineRule="auto"/>
        <w:rPr>
          <w:rFonts w:ascii="David" w:eastAsia="Calibri" w:hAnsi="David" w:cs="David"/>
          <w:b/>
          <w:bCs/>
          <w:sz w:val="24"/>
          <w:szCs w:val="24"/>
          <w:u w:val="single"/>
          <w:rtl/>
          <w:lang w:eastAsia="he-IL"/>
        </w:rPr>
      </w:pPr>
    </w:p>
    <w:p w14:paraId="61F9E242" w14:textId="77777777" w:rsidR="00AF1BE1" w:rsidRPr="0009511C" w:rsidRDefault="00AF1BE1" w:rsidP="00AF1BE1">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4A69F9FC" w14:textId="77777777" w:rsidR="009C6F6C" w:rsidRPr="009C6F6C" w:rsidRDefault="009C6F6C" w:rsidP="009C6F6C">
      <w:pPr>
        <w:spacing w:before="0" w:beforeAutospacing="0" w:after="0" w:afterAutospacing="0" w:line="240" w:lineRule="auto"/>
        <w:rPr>
          <w:rFonts w:ascii="Times New Roman" w:eastAsia="Times New Roman" w:hAnsi="Times New Roman" w:cs="David"/>
          <w:sz w:val="24"/>
          <w:szCs w:val="24"/>
          <w:rtl/>
        </w:rPr>
      </w:pPr>
    </w:p>
    <w:p w14:paraId="5EA803A0" w14:textId="77777777" w:rsidR="00971572" w:rsidRDefault="00971572"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6E9FEB1D"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נספח "ח"</w:t>
      </w:r>
    </w:p>
    <w:p w14:paraId="080B9726"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p>
    <w:p w14:paraId="3FB23797"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רשימת התכניות והמסמכים שעל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r w:rsidRPr="009C6F6C">
        <w:rPr>
          <w:rFonts w:ascii="Times New Roman" w:eastAsia="Times New Roman" w:hAnsi="Times New Roman" w:cs="David"/>
          <w:b/>
          <w:bCs/>
          <w:sz w:val="24"/>
          <w:szCs w:val="24"/>
          <w:u w:val="single"/>
          <w:rtl/>
        </w:rPr>
        <w:t xml:space="preserve"> להנפיק</w:t>
      </w:r>
    </w:p>
    <w:p w14:paraId="330B6AD5" w14:textId="77777777" w:rsidR="009C6F6C" w:rsidRPr="009C6F6C" w:rsidRDefault="009C6F6C" w:rsidP="009C6F6C">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580E3216"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sz w:val="24"/>
          <w:szCs w:val="24"/>
        </w:rPr>
      </w:pPr>
      <w:r w:rsidRPr="009C6F6C">
        <w:rPr>
          <w:rFonts w:ascii="Times New Roman" w:eastAsia="Times New Roman" w:hAnsi="Times New Roman" w:cs="David"/>
          <w:sz w:val="24"/>
          <w:szCs w:val="24"/>
          <w:rtl/>
        </w:rPr>
        <w:t>מסמך זה מהווה השלמה לנספח ב' ואינו גורע ממנו</w:t>
      </w:r>
    </w:p>
    <w:p w14:paraId="33A4657D" w14:textId="77777777" w:rsidR="009C6F6C" w:rsidRPr="009C6F6C" w:rsidRDefault="009C6F6C" w:rsidP="009C6F6C">
      <w:pPr>
        <w:spacing w:before="0" w:beforeAutospacing="0" w:after="0" w:afterAutospacing="0" w:line="240" w:lineRule="auto"/>
        <w:ind w:right="360"/>
        <w:jc w:val="both"/>
        <w:rPr>
          <w:rFonts w:ascii="Times New Roman" w:eastAsia="Times New Roman" w:hAnsi="Times New Roman" w:cs="David"/>
          <w:sz w:val="24"/>
          <w:szCs w:val="24"/>
        </w:rPr>
      </w:pPr>
    </w:p>
    <w:p w14:paraId="44D62AAD" w14:textId="77777777" w:rsidR="009C6F6C" w:rsidRPr="009C6F6C" w:rsidRDefault="009C6F6C" w:rsidP="009C6F6C">
      <w:pPr>
        <w:spacing w:before="0" w:beforeAutospacing="0" w:after="0" w:afterAutospacing="0" w:line="240" w:lineRule="auto"/>
        <w:ind w:right="360"/>
        <w:jc w:val="both"/>
        <w:rPr>
          <w:rFonts w:ascii="Times New Roman" w:eastAsia="Times New Roman" w:hAnsi="Times New Roman" w:cs="David"/>
          <w:sz w:val="24"/>
          <w:szCs w:val="24"/>
        </w:rPr>
      </w:pPr>
    </w:p>
    <w:p w14:paraId="67300683"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דו"ח חוות דעת עם עקרונות ה</w:t>
      </w:r>
      <w:r w:rsidRPr="009C6F6C">
        <w:rPr>
          <w:rFonts w:ascii="Times New Roman" w:eastAsia="Times New Roman" w:hAnsi="Times New Roman" w:cs="David"/>
          <w:sz w:val="24"/>
          <w:szCs w:val="24"/>
          <w:rtl/>
          <w:lang w:eastAsia="he-IL"/>
        </w:rPr>
        <w:t xml:space="preserve">הנחיות </w:t>
      </w:r>
      <w:r w:rsidRPr="009C6F6C">
        <w:rPr>
          <w:rFonts w:ascii="Times New Roman" w:eastAsia="Times New Roman" w:hAnsi="Times New Roman" w:cs="David" w:hint="cs"/>
          <w:sz w:val="24"/>
          <w:szCs w:val="24"/>
          <w:rtl/>
          <w:lang w:eastAsia="he-IL"/>
        </w:rPr>
        <w:t>ל</w:t>
      </w:r>
      <w:r w:rsidRPr="009C6F6C">
        <w:rPr>
          <w:rFonts w:ascii="Times New Roman" w:eastAsia="Times New Roman" w:hAnsi="Times New Roman" w:cs="David"/>
          <w:sz w:val="24"/>
          <w:szCs w:val="24"/>
          <w:rtl/>
          <w:lang w:eastAsia="he-IL"/>
        </w:rPr>
        <w:t>התאמה לדרישות הנגישות למתכננים, על פי תקנות,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תקנים, וצרכי המשתמשים.</w:t>
      </w:r>
    </w:p>
    <w:p w14:paraId="3876BD5C"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lang w:eastAsia="he-IL"/>
        </w:rPr>
      </w:pPr>
      <w:r w:rsidRPr="009C6F6C">
        <w:rPr>
          <w:rFonts w:ascii="Times New Roman" w:eastAsia="Times New Roman" w:hAnsi="Times New Roman" w:cs="David" w:hint="cs"/>
          <w:sz w:val="24"/>
          <w:szCs w:val="24"/>
          <w:rtl/>
          <w:lang w:eastAsia="he-IL"/>
        </w:rPr>
        <w:t>תוכניות נ</w:t>
      </w:r>
      <w:r w:rsidRPr="009C6F6C">
        <w:rPr>
          <w:rFonts w:ascii="Times New Roman" w:eastAsia="Times New Roman" w:hAnsi="Times New Roman" w:cs="David"/>
          <w:sz w:val="24"/>
          <w:szCs w:val="24"/>
          <w:rtl/>
          <w:lang w:eastAsia="he-IL"/>
        </w:rPr>
        <w:t>גיש</w:t>
      </w:r>
      <w:r w:rsidRPr="009C6F6C">
        <w:rPr>
          <w:rFonts w:ascii="Times New Roman" w:eastAsia="Times New Roman" w:hAnsi="Times New Roman" w:cs="David" w:hint="cs"/>
          <w:sz w:val="24"/>
          <w:szCs w:val="24"/>
          <w:rtl/>
          <w:lang w:eastAsia="he-IL"/>
        </w:rPr>
        <w:t>ות</w:t>
      </w:r>
      <w:r w:rsidRPr="009C6F6C">
        <w:rPr>
          <w:rFonts w:ascii="Times New Roman" w:eastAsia="Times New Roman" w:hAnsi="Times New Roman" w:cs="David"/>
          <w:sz w:val="24"/>
          <w:szCs w:val="24"/>
          <w:rtl/>
          <w:lang w:eastAsia="he-IL"/>
        </w:rPr>
        <w:t xml:space="preserve"> למתחם</w:t>
      </w:r>
      <w:r w:rsidRPr="009C6F6C">
        <w:rPr>
          <w:rFonts w:ascii="Times New Roman" w:eastAsia="Times New Roman" w:hAnsi="Times New Roman" w:cs="David" w:hint="cs"/>
          <w:sz w:val="24"/>
          <w:szCs w:val="24"/>
          <w:rtl/>
          <w:lang w:eastAsia="he-IL"/>
        </w:rPr>
        <w:t xml:space="preserve"> ולמבנים השונים במתחם ,הכולל התייחסות ל</w:t>
      </w:r>
      <w:r w:rsidRPr="009C6F6C">
        <w:rPr>
          <w:rFonts w:ascii="Times New Roman" w:eastAsia="Times New Roman" w:hAnsi="Times New Roman" w:cs="David"/>
          <w:sz w:val="24"/>
          <w:szCs w:val="24"/>
          <w:rtl/>
          <w:lang w:eastAsia="he-IL"/>
        </w:rPr>
        <w:t>חניות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רמפות כניסה</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מעליות ולוב</w:t>
      </w:r>
      <w:r w:rsidRPr="009C6F6C">
        <w:rPr>
          <w:rFonts w:ascii="Times New Roman" w:eastAsia="Times New Roman" w:hAnsi="Times New Roman" w:cs="David" w:hint="cs"/>
          <w:sz w:val="24"/>
          <w:szCs w:val="24"/>
          <w:rtl/>
          <w:lang w:eastAsia="he-IL"/>
        </w:rPr>
        <w:t>א</w:t>
      </w:r>
      <w:r w:rsidRPr="009C6F6C">
        <w:rPr>
          <w:rFonts w:ascii="Times New Roman" w:eastAsia="Times New Roman" w:hAnsi="Times New Roman" w:cs="David"/>
          <w:sz w:val="24"/>
          <w:szCs w:val="24"/>
          <w:rtl/>
          <w:lang w:eastAsia="he-IL"/>
        </w:rPr>
        <w:t>ים</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סידור נכים בהתאמה למגוון מוגבלויות פיזיות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שטחי חוץ ופנים</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נגישות השירות.</w:t>
      </w:r>
    </w:p>
    <w:p w14:paraId="3E4B503C"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 xml:space="preserve">תכניות </w:t>
      </w:r>
      <w:r w:rsidRPr="009C6F6C">
        <w:rPr>
          <w:rFonts w:ascii="Times New Roman" w:eastAsia="Times New Roman" w:hAnsi="Times New Roman" w:cs="David" w:hint="cs"/>
          <w:sz w:val="24"/>
          <w:szCs w:val="24"/>
          <w:rtl/>
          <w:lang w:eastAsia="he-IL"/>
        </w:rPr>
        <w:t xml:space="preserve">הגשת </w:t>
      </w:r>
      <w:r w:rsidRPr="009C6F6C">
        <w:rPr>
          <w:rFonts w:ascii="Times New Roman" w:eastAsia="Times New Roman" w:hAnsi="Times New Roman" w:cs="David"/>
          <w:sz w:val="24"/>
          <w:szCs w:val="24"/>
          <w:rtl/>
          <w:lang w:eastAsia="he-IL"/>
        </w:rPr>
        <w:t>נגישות לרשויות</w:t>
      </w:r>
      <w:r w:rsidRPr="009C6F6C">
        <w:rPr>
          <w:rFonts w:ascii="Times New Roman" w:eastAsia="Times New Roman" w:hAnsi="Times New Roman" w:cs="David" w:hint="cs"/>
          <w:sz w:val="24"/>
          <w:szCs w:val="24"/>
          <w:rtl/>
          <w:lang w:eastAsia="he-IL"/>
        </w:rPr>
        <w:t>.</w:t>
      </w:r>
    </w:p>
    <w:p w14:paraId="6A51D128"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כל תכנית אחרת או מסמך או חוות דעת שידרשו במהלך התכנון והביצוע על מנת לקבל עבודה מושלמת בהתאם לשיקול המנהל.</w:t>
      </w:r>
    </w:p>
    <w:p w14:paraId="5FD1D0AF"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0F3FABA9"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מובהר בזאת שהתכניות יוכנו לפי ביצוע בקטעים של הפרויקט ויכללו פתרונות לקטעי הביניים.</w:t>
      </w:r>
    </w:p>
    <w:p w14:paraId="18A91CF5"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2AC89D13"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כל תוכניות הביצוע המתחייבות מכל תקן ודין לרבות אך לא רק מחלקיו השונים של ת"י 1547 – "תכניות ביצוע לבניינים ולעבודות פיתוח סביבתי".</w:t>
      </w:r>
    </w:p>
    <w:p w14:paraId="6D3EB2F9"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b/>
          <w:bCs/>
          <w:sz w:val="24"/>
          <w:szCs w:val="24"/>
          <w:u w:val="single"/>
          <w:rtl/>
        </w:rPr>
      </w:pPr>
    </w:p>
    <w:p w14:paraId="1964E8D4"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כל המסמכים והתכניות יערכו בשפה העברית.</w:t>
      </w:r>
    </w:p>
    <w:p w14:paraId="4F44D5EC" w14:textId="77777777" w:rsidR="009C6F6C" w:rsidRPr="009C6F6C" w:rsidRDefault="009C6F6C" w:rsidP="009C6F6C">
      <w:pPr>
        <w:widowControl w:val="0"/>
        <w:spacing w:before="0" w:beforeAutospacing="0" w:after="0" w:afterAutospacing="0" w:line="240" w:lineRule="auto"/>
        <w:ind w:hanging="720"/>
        <w:jc w:val="center"/>
        <w:rPr>
          <w:rFonts w:ascii="Times New Roman" w:eastAsia="Times New Roman" w:hAnsi="Times New Roman" w:cs="David"/>
          <w:sz w:val="20"/>
          <w:szCs w:val="24"/>
          <w:rtl/>
        </w:rPr>
      </w:pPr>
      <w:r w:rsidRPr="009C6F6C">
        <w:rPr>
          <w:rFonts w:ascii="Times New Roman" w:eastAsia="Times New Roman" w:hAnsi="Times New Roman" w:cs="David"/>
          <w:sz w:val="20"/>
          <w:szCs w:val="24"/>
          <w:rtl/>
        </w:rPr>
        <w:br w:type="page"/>
      </w:r>
    </w:p>
    <w:p w14:paraId="1ECF8E76" w14:textId="77777777" w:rsidR="00E1739D" w:rsidRPr="004F1866" w:rsidRDefault="00E1739D" w:rsidP="00E1739D">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4F1866">
        <w:rPr>
          <w:rFonts w:ascii="Times New Roman" w:eastAsia="Times New Roman" w:hAnsi="Times New Roman" w:cs="David" w:hint="cs"/>
          <w:b/>
          <w:bCs/>
          <w:sz w:val="20"/>
          <w:szCs w:val="24"/>
          <w:u w:val="single"/>
          <w:rtl/>
          <w:lang w:eastAsia="he-IL"/>
        </w:rPr>
        <w:t>נספח "ט"</w:t>
      </w:r>
    </w:p>
    <w:p w14:paraId="1B990289"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5803080D"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F1866">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0758C31A"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34170E4"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094E0BA"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A7E09D3"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לכבוד :</w:t>
      </w:r>
    </w:p>
    <w:p w14:paraId="304BBDB8" w14:textId="02388EE0" w:rsidR="00E1739D" w:rsidRPr="004F1866" w:rsidRDefault="00844F6B" w:rsidP="00E1739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9C33F0C86DB4CBC9F2EE570B237EC3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29" w:author="Meryl Etman" w:date="2021-05-30T14:46:00Z">
            <w:r w:rsidR="00824A64">
              <w:rPr>
                <w:rFonts w:ascii="Times New Roman" w:eastAsia="Times New Roman" w:hAnsi="Times New Roman" w:cs="David" w:hint="cs"/>
                <w:color w:val="008000"/>
                <w:sz w:val="24"/>
                <w:szCs w:val="24"/>
                <w:rtl/>
                <w:lang w:eastAsia="he-IL"/>
              </w:rPr>
              <w:br/>
              <w:t>אפריקה ישראל מגורים בע"מ וישראל אדלר ובנו חברה להשקעות בע"מ</w:t>
            </w:r>
            <w:r w:rsidR="00824A64">
              <w:rPr>
                <w:rFonts w:ascii="Times New Roman" w:eastAsia="Times New Roman" w:hAnsi="Times New Roman" w:cs="David" w:hint="cs"/>
                <w:color w:val="008000"/>
                <w:sz w:val="24"/>
                <w:szCs w:val="24"/>
                <w:rtl/>
                <w:lang w:eastAsia="he-IL"/>
              </w:rPr>
              <w:br/>
              <w:t>יוני נתניהו 1 ג' אור יהודה</w:t>
            </w:r>
            <w:r w:rsidR="00824A64">
              <w:rPr>
                <w:rFonts w:ascii="Times New Roman" w:eastAsia="Times New Roman" w:hAnsi="Times New Roman" w:cs="David" w:hint="cs"/>
                <w:color w:val="008000"/>
                <w:sz w:val="24"/>
                <w:szCs w:val="24"/>
                <w:rtl/>
                <w:lang w:eastAsia="he-IL"/>
              </w:rPr>
              <w:br/>
              <w:t>558075404</w:t>
            </w:r>
            <w:r w:rsidR="00824A64">
              <w:rPr>
                <w:rFonts w:ascii="Times New Roman" w:eastAsia="Times New Roman" w:hAnsi="Times New Roman" w:cs="David" w:hint="cs"/>
                <w:color w:val="008000"/>
                <w:sz w:val="24"/>
                <w:szCs w:val="24"/>
                <w:rtl/>
                <w:lang w:eastAsia="he-IL"/>
              </w:rPr>
              <w:br/>
            </w:r>
          </w:ins>
        </w:sdtContent>
      </w:sdt>
      <w:r w:rsidR="00E1739D" w:rsidRPr="004F1866">
        <w:rPr>
          <w:rFonts w:ascii="Times New Roman" w:eastAsia="Times New Roman" w:hAnsi="Times New Roman" w:cs="David" w:hint="cs"/>
          <w:color w:val="008000"/>
          <w:sz w:val="24"/>
          <w:szCs w:val="24"/>
          <w:rtl/>
          <w:lang w:eastAsia="he-IL"/>
        </w:rPr>
        <w:br/>
      </w:r>
    </w:p>
    <w:p w14:paraId="64B9FC0E" w14:textId="77777777" w:rsidR="00E1739D" w:rsidRPr="004F1866" w:rsidRDefault="00E1739D" w:rsidP="00E1739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(המזמין)</w:t>
      </w:r>
    </w:p>
    <w:p w14:paraId="4E07987A"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4714FAC"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A0A3AAC"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579B35F"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8E32A04" w14:textId="392E72CC" w:rsidR="00E1739D" w:rsidRPr="004F1866" w:rsidRDefault="00E1739D" w:rsidP="00E1739D">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4F1866">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37EF0F13E9C0405CB8B31464D7DDE7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30" w:author="Meryl Etman" w:date="2021-06-21T15:53:00Z">
            <w:r w:rsidR="004B7767">
              <w:rPr>
                <w:rFonts w:ascii="Times New Roman" w:eastAsia="Times New Roman" w:hAnsi="Times New Roman" w:cs="David"/>
                <w:color w:val="008000"/>
                <w:sz w:val="24"/>
                <w:szCs w:val="24"/>
                <w:rtl/>
                <w:lang w:eastAsia="he-IL"/>
              </w:rPr>
              <w:t>ליבנד יצחק אדריכל</w:t>
            </w:r>
          </w:ins>
        </w:sdtContent>
      </w:sdt>
      <w:r w:rsidRPr="004F1866">
        <w:rPr>
          <w:rFonts w:ascii="Times New Roman" w:eastAsia="Times New Roman" w:hAnsi="Times New Roman" w:cs="David" w:hint="cs"/>
          <w:bCs/>
          <w:color w:val="008000"/>
          <w:sz w:val="24"/>
          <w:szCs w:val="24"/>
          <w:rtl/>
          <w:lang w:eastAsia="he-IL"/>
        </w:rPr>
        <w:t xml:space="preserve"> </w:t>
      </w:r>
      <w:r w:rsidRPr="004F1866">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5FE07EE7E2E74D478FA009B500853FD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31" w:author="Meryl Etman" w:date="2021-05-30T14:45:00Z">
            <w:r w:rsidR="00824A64">
              <w:rPr>
                <w:rFonts w:ascii="Times New Roman" w:eastAsia="Times New Roman" w:hAnsi="Times New Roman" w:cs="David"/>
                <w:color w:val="008000"/>
                <w:sz w:val="24"/>
                <w:szCs w:val="24"/>
                <w:rtl/>
                <w:lang w:eastAsia="he-IL"/>
              </w:rPr>
              <w:t>סביוני נצר סירני</w:t>
            </w:r>
          </w:ins>
        </w:sdtContent>
      </w:sdt>
      <w:r w:rsidRPr="004F1866">
        <w:rPr>
          <w:rFonts w:ascii="Times New Roman" w:eastAsia="Times New Roman" w:hAnsi="Times New Roman" w:cs="David" w:hint="cs"/>
          <w:sz w:val="24"/>
          <w:szCs w:val="24"/>
          <w:rtl/>
          <w:lang w:eastAsia="he-IL"/>
        </w:rPr>
        <w:t xml:space="preserve"> בקשר עם</w:t>
      </w:r>
      <w:r w:rsidRPr="004F1866">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1F4F55CEDFFB4FE7B66AFC474F42EB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132" w:author="Meryl Etman" w:date="2021-05-30T14:45:00Z">
            <w:r w:rsidR="00824A64">
              <w:rPr>
                <w:rFonts w:ascii="Times New Roman" w:eastAsia="Times New Roman" w:hAnsi="Times New Roman" w:cs="David" w:hint="cs"/>
                <w:color w:val="008000"/>
                <w:sz w:val="24"/>
                <w:szCs w:val="24"/>
                <w:rtl/>
              </w:rPr>
              <w:t>ייעוץ נגישות</w:t>
            </w:r>
          </w:ins>
        </w:sdtContent>
      </w:sdt>
      <w:r w:rsidRPr="004F1866">
        <w:rPr>
          <w:rFonts w:ascii="Times New Roman" w:eastAsia="Times New Roman" w:hAnsi="Times New Roman" w:cs="David" w:hint="cs"/>
          <w:sz w:val="24"/>
          <w:szCs w:val="24"/>
          <w:rtl/>
          <w:lang w:eastAsia="he-IL"/>
        </w:rPr>
        <w:t>, מאשר בזאת שהעבודות הנ"ל בוצעו והושלמו בהתאם להנחיותי</w:t>
      </w:r>
      <w:r w:rsidRPr="004F1866">
        <w:rPr>
          <w:rFonts w:ascii="Times New Roman" w:eastAsia="Times New Roman" w:hAnsi="Times New Roman" w:cs="David" w:hint="eastAsia"/>
          <w:sz w:val="24"/>
          <w:szCs w:val="24"/>
          <w:rtl/>
          <w:lang w:eastAsia="he-IL"/>
        </w:rPr>
        <w:t>י</w:t>
      </w:r>
      <w:r w:rsidRPr="004F1866">
        <w:rPr>
          <w:rFonts w:ascii="Times New Roman" w:eastAsia="Times New Roman" w:hAnsi="Times New Roman" w:cs="David" w:hint="cs"/>
          <w:sz w:val="24"/>
          <w:szCs w:val="24"/>
          <w:rtl/>
          <w:lang w:eastAsia="he-IL"/>
        </w:rPr>
        <w:t>, לתכניותי</w:t>
      </w:r>
      <w:r w:rsidRPr="004F1866">
        <w:rPr>
          <w:rFonts w:ascii="Times New Roman" w:eastAsia="Times New Roman" w:hAnsi="Times New Roman" w:cs="David" w:hint="eastAsia"/>
          <w:sz w:val="24"/>
          <w:szCs w:val="24"/>
          <w:rtl/>
          <w:lang w:eastAsia="he-IL"/>
        </w:rPr>
        <w:t>י</w:t>
      </w:r>
      <w:r w:rsidRPr="004F1866">
        <w:rPr>
          <w:rFonts w:ascii="Times New Roman" w:eastAsia="Times New Roman" w:hAnsi="Times New Roman" w:cs="David" w:hint="cs"/>
          <w:sz w:val="24"/>
          <w:szCs w:val="24"/>
          <w:rtl/>
          <w:lang w:eastAsia="he-IL"/>
        </w:rPr>
        <w:t>, בהתאם</w:t>
      </w:r>
      <w:r w:rsidRPr="004F1866">
        <w:rPr>
          <w:rFonts w:ascii="Times New Roman" w:eastAsia="Times New Roman" w:hAnsi="Times New Roman" w:cs="David" w:hint="cs"/>
          <w:sz w:val="20"/>
          <w:szCs w:val="24"/>
          <w:rtl/>
          <w:lang w:eastAsia="he-IL"/>
        </w:rPr>
        <w:t xml:space="preserve"> לתקנים מחייבים ולשביעות רצוני.</w:t>
      </w:r>
    </w:p>
    <w:p w14:paraId="7DCFA182"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173F210"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81A10C6"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B026847"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6673872"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0ED404A"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בכבוד רב,</w:t>
      </w:r>
    </w:p>
    <w:p w14:paraId="28C80650"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CA70415"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E545083"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___________________</w:t>
      </w:r>
    </w:p>
    <w:p w14:paraId="13A1A099" w14:textId="29D5E3D7" w:rsidR="00E1739D" w:rsidRPr="004F1866" w:rsidRDefault="00844F6B" w:rsidP="00E1739D">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587307617"/>
          <w:placeholder>
            <w:docPart w:val="19C998693DD34AA5A314AA74F723B7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33" w:author="Meryl Etman" w:date="2021-06-21T15:53:00Z">
            <w:r w:rsidR="004B7767">
              <w:rPr>
                <w:rFonts w:ascii="Times New Roman" w:eastAsia="Times New Roman" w:hAnsi="Times New Roman" w:cs="David"/>
                <w:color w:val="008000"/>
                <w:sz w:val="24"/>
                <w:szCs w:val="24"/>
                <w:rtl/>
                <w:lang w:eastAsia="he-IL"/>
              </w:rPr>
              <w:t>ליבנד יצחק אדריכל</w:t>
            </w:r>
          </w:ins>
        </w:sdtContent>
      </w:sdt>
    </w:p>
    <w:p w14:paraId="3A9AD810"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4F1866">
        <w:rPr>
          <w:rFonts w:ascii="Times New Roman" w:eastAsia="Times New Roman" w:hAnsi="Times New Roman" w:cs="David" w:hint="cs"/>
          <w:sz w:val="20"/>
          <w:szCs w:val="20"/>
          <w:rtl/>
          <w:lang w:eastAsia="he-IL"/>
        </w:rPr>
        <w:t xml:space="preserve">                </w:t>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t xml:space="preserve">   </w:t>
      </w:r>
    </w:p>
    <w:p w14:paraId="615FA66B"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D803116"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F1866">
        <w:rPr>
          <w:rFonts w:ascii="Times New Roman" w:eastAsia="Times New Roman" w:hAnsi="Times New Roman" w:cs="David" w:hint="cs"/>
          <w:sz w:val="20"/>
          <w:szCs w:val="20"/>
          <w:rtl/>
          <w:lang w:eastAsia="he-IL"/>
        </w:rPr>
        <w:br w:type="page"/>
      </w:r>
      <w:r w:rsidRPr="004F1866">
        <w:rPr>
          <w:rFonts w:ascii="Times New Roman" w:eastAsia="Times New Roman" w:hAnsi="Times New Roman" w:cs="David" w:hint="cs"/>
          <w:b/>
          <w:bCs/>
          <w:sz w:val="24"/>
          <w:szCs w:val="24"/>
          <w:u w:val="single"/>
          <w:rtl/>
          <w:lang w:eastAsia="he-IL"/>
        </w:rPr>
        <w:t xml:space="preserve">נספח "י" </w:t>
      </w:r>
    </w:p>
    <w:p w14:paraId="29E7E725"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409B3B3A" w14:textId="77777777" w:rsidR="00E1739D" w:rsidRPr="004F1866" w:rsidRDefault="00E1739D" w:rsidP="00E1739D">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4F1866">
        <w:rPr>
          <w:rFonts w:ascii="Times New Roman" w:eastAsia="Times New Roman" w:hAnsi="Times New Roman" w:cs="David" w:hint="cs"/>
          <w:b/>
          <w:bCs/>
          <w:sz w:val="24"/>
          <w:szCs w:val="24"/>
          <w:u w:val="single"/>
          <w:rtl/>
          <w:lang w:eastAsia="he-IL"/>
        </w:rPr>
        <w:t>דוגמא לנוסח הצהרת ה</w:t>
      </w:r>
      <w:r w:rsidR="00141D80">
        <w:rPr>
          <w:rFonts w:ascii="Times New Roman" w:eastAsia="Times New Roman" w:hAnsi="Times New Roman" w:cs="David" w:hint="cs"/>
          <w:b/>
          <w:bCs/>
          <w:sz w:val="24"/>
          <w:szCs w:val="24"/>
          <w:u w:val="single"/>
          <w:rtl/>
          <w:lang w:eastAsia="he-IL"/>
        </w:rPr>
        <w:t>יועץ</w:t>
      </w:r>
      <w:r w:rsidRPr="004F1866">
        <w:rPr>
          <w:rFonts w:ascii="Times New Roman" w:eastAsia="Times New Roman" w:hAnsi="Times New Roman" w:cs="David" w:hint="cs"/>
          <w:b/>
          <w:bCs/>
          <w:sz w:val="24"/>
          <w:szCs w:val="24"/>
          <w:u w:val="single"/>
          <w:rtl/>
          <w:lang w:eastAsia="he-IL"/>
        </w:rPr>
        <w:t xml:space="preserve"> בדבר היעדר תביעות</w:t>
      </w:r>
    </w:p>
    <w:p w14:paraId="1E3BF02C" w14:textId="77777777" w:rsidR="00E1739D" w:rsidRPr="004F1866" w:rsidRDefault="00E1739D" w:rsidP="00E1739D">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7C798220" w14:textId="0A97271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4F1866">
        <w:rPr>
          <w:rFonts w:ascii="Times New Roman" w:eastAsia="Times New Roman" w:hAnsi="Times New Roman" w:cs="David" w:hint="cs"/>
          <w:sz w:val="24"/>
          <w:szCs w:val="24"/>
          <w:rtl/>
          <w:lang w:eastAsia="he-IL"/>
        </w:rPr>
        <w:t>לכבוד</w:t>
      </w:r>
      <w:r w:rsidRPr="004F1866">
        <w:rPr>
          <w:rFonts w:ascii="Times New Roman" w:eastAsia="Times New Roman" w:hAnsi="Times New Roman" w:cs="David" w:hint="cs"/>
          <w:color w:val="000000"/>
          <w:sz w:val="24"/>
          <w:szCs w:val="24"/>
          <w:rtl/>
          <w:lang w:eastAsia="he-IL"/>
        </w:rPr>
        <w:tab/>
      </w:r>
      <w:r w:rsidRPr="004F1866">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E3831BE528E047968132AA680B2D51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34" w:author="Meryl Etman" w:date="2021-05-30T14:46:00Z">
            <w:r w:rsidR="00824A64">
              <w:rPr>
                <w:rFonts w:ascii="Times New Roman" w:eastAsia="Times New Roman" w:hAnsi="Times New Roman" w:cs="David" w:hint="cs"/>
                <w:color w:val="008000"/>
                <w:sz w:val="24"/>
                <w:szCs w:val="24"/>
                <w:rtl/>
                <w:lang w:eastAsia="he-IL"/>
              </w:rPr>
              <w:br/>
              <w:t>אפריקה ישראל מגורים בע"מ וישראל אדלר ובנו חברה להשקעות בע"מ</w:t>
            </w:r>
            <w:r w:rsidR="00824A64">
              <w:rPr>
                <w:rFonts w:ascii="Times New Roman" w:eastAsia="Times New Roman" w:hAnsi="Times New Roman" w:cs="David" w:hint="cs"/>
                <w:color w:val="008000"/>
                <w:sz w:val="24"/>
                <w:szCs w:val="24"/>
                <w:rtl/>
                <w:lang w:eastAsia="he-IL"/>
              </w:rPr>
              <w:br/>
              <w:t>יוני נתניהו 1 ג' אור יהודה</w:t>
            </w:r>
            <w:r w:rsidR="00824A64">
              <w:rPr>
                <w:rFonts w:ascii="Times New Roman" w:eastAsia="Times New Roman" w:hAnsi="Times New Roman" w:cs="David" w:hint="cs"/>
                <w:color w:val="008000"/>
                <w:sz w:val="24"/>
                <w:szCs w:val="24"/>
                <w:rtl/>
                <w:lang w:eastAsia="he-IL"/>
              </w:rPr>
              <w:br/>
              <w:t>558075404</w:t>
            </w:r>
            <w:r w:rsidR="00824A64">
              <w:rPr>
                <w:rFonts w:ascii="Times New Roman" w:eastAsia="Times New Roman" w:hAnsi="Times New Roman" w:cs="David" w:hint="cs"/>
                <w:color w:val="008000"/>
                <w:sz w:val="24"/>
                <w:szCs w:val="24"/>
                <w:rtl/>
                <w:lang w:eastAsia="he-IL"/>
              </w:rPr>
              <w:br/>
            </w:r>
          </w:ins>
        </w:sdtContent>
      </w:sdt>
    </w:p>
    <w:p w14:paraId="5C820407"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2E16ADF"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ג.א.נ.,</w:t>
      </w:r>
    </w:p>
    <w:p w14:paraId="1CCD96D3"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61FDDC5" w14:textId="212BE622"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אנו הח"מ מצהירים בזאת שעם קבלת סך של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ש"ח (להלן:"</w:t>
      </w:r>
      <w:r w:rsidRPr="004F1866">
        <w:rPr>
          <w:rFonts w:ascii="Times New Roman" w:eastAsia="Times New Roman" w:hAnsi="Times New Roman" w:cs="David" w:hint="cs"/>
          <w:b/>
          <w:bCs/>
          <w:sz w:val="24"/>
          <w:szCs w:val="24"/>
          <w:rtl/>
          <w:lang w:eastAsia="he-IL"/>
        </w:rPr>
        <w:t>היתרה הסופית</w:t>
      </w:r>
      <w:r w:rsidRPr="004F1866">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47FDFDD66BFC4956BFC623AEE682488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35" w:author="Meryl Etman" w:date="2021-05-30T14:45:00Z">
            <w:r w:rsidR="00824A64">
              <w:rPr>
                <w:rFonts w:ascii="Times New Roman" w:eastAsia="Times New Roman" w:hAnsi="Times New Roman" w:cs="David" w:hint="cs"/>
                <w:color w:val="008000"/>
                <w:sz w:val="24"/>
                <w:szCs w:val="24"/>
                <w:rtl/>
                <w:lang w:eastAsia="he-IL"/>
              </w:rPr>
              <w:t>סביוני נצר סירני</w:t>
            </w:r>
          </w:ins>
        </w:sdtContent>
      </w:sdt>
      <w:r w:rsidRPr="004F1866">
        <w:rPr>
          <w:rFonts w:ascii="Times New Roman" w:eastAsia="Times New Roman" w:hAnsi="Times New Roman" w:cs="David" w:hint="cs"/>
          <w:sz w:val="24"/>
          <w:szCs w:val="24"/>
          <w:rtl/>
          <w:lang w:eastAsia="he-IL"/>
        </w:rPr>
        <w:t xml:space="preserve"> עפ"י חוזה מיום </w:t>
      </w:r>
      <w:r w:rsidRPr="004F1866">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5DBCD5AEF2F84B749FA9674FD5D436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8-15T00:00:00Z">
            <w:dateFormat w:val="dd/MM/yyyy"/>
            <w:lid w:val="he-IL"/>
            <w:storeMappedDataAs w:val="dateTime"/>
            <w:calendar w:val="gregorian"/>
          </w:date>
        </w:sdtPr>
        <w:sdtEndPr>
          <w:rPr>
            <w:rFonts w:hint="cs"/>
          </w:rPr>
        </w:sdtEndPr>
        <w:sdtContent>
          <w:ins w:id="136" w:author="Meryl Etman" w:date="2021-08-15T18:39:00Z">
            <w:r w:rsidR="00844F6B">
              <w:rPr>
                <w:rFonts w:ascii="Times New Roman" w:eastAsia="Times New Roman" w:hAnsi="Times New Roman" w:cs="David" w:hint="cs"/>
                <w:color w:val="008000"/>
                <w:sz w:val="24"/>
                <w:szCs w:val="24"/>
                <w:rtl/>
                <w:lang w:eastAsia="he-IL"/>
              </w:rPr>
              <w:t>‏15/08/2021</w:t>
            </w:r>
          </w:ins>
        </w:sdtContent>
      </w:sdt>
      <w:r w:rsidRPr="004F1866">
        <w:rPr>
          <w:rFonts w:ascii="Times New Roman" w:eastAsia="Times New Roman" w:hAnsi="Times New Roman" w:cs="David" w:hint="cs"/>
          <w:sz w:val="24"/>
          <w:szCs w:val="24"/>
          <w:rtl/>
          <w:lang w:eastAsia="he-IL"/>
        </w:rPr>
        <w:t xml:space="preserve"> או עבור חלקן כמפורט להלן:</w:t>
      </w:r>
    </w:p>
    <w:p w14:paraId="5F8B9320"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898142F"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D4B1595"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487CC0B"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8ABB6CE"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E9103DB"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4C4DCEAF"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FFEFF97"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54A032E6"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0CD82BD"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71D56B1"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ולראיה באנו על החתום:</w:t>
      </w:r>
    </w:p>
    <w:p w14:paraId="0B938977"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60D4072"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היום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לחודש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לשנה _________</w:t>
      </w:r>
    </w:p>
    <w:p w14:paraId="356E2151" w14:textId="77777777" w:rsidR="00E1739D" w:rsidRPr="004F1866" w:rsidRDefault="00E1739D" w:rsidP="00E1739D">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5D00FA57"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חתימה וחותמת ה</w:t>
      </w:r>
      <w:r w:rsidR="00141D80">
        <w:rPr>
          <w:rFonts w:ascii="Times New Roman" w:eastAsia="Times New Roman" w:hAnsi="Times New Roman" w:cs="David" w:hint="cs"/>
          <w:sz w:val="24"/>
          <w:szCs w:val="24"/>
          <w:rtl/>
          <w:lang w:eastAsia="he-IL"/>
        </w:rPr>
        <w:t>יועץ</w:t>
      </w:r>
      <w:r w:rsidRPr="004F1866">
        <w:rPr>
          <w:rFonts w:ascii="Times New Roman" w:eastAsia="Times New Roman" w:hAnsi="Times New Roman" w:cs="David" w:hint="cs"/>
          <w:sz w:val="24"/>
          <w:szCs w:val="24"/>
          <w:rtl/>
          <w:lang w:eastAsia="he-IL"/>
        </w:rPr>
        <w:t>:</w:t>
      </w:r>
    </w:p>
    <w:p w14:paraId="0990B440"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4F1866">
        <w:rPr>
          <w:rFonts w:ascii="Times New Roman" w:eastAsia="Times New Roman" w:hAnsi="Times New Roman" w:cs="David" w:hint="cs"/>
          <w:color w:val="00B0F0"/>
          <w:sz w:val="24"/>
          <w:szCs w:val="24"/>
          <w:u w:val="single"/>
          <w:rtl/>
          <w:lang w:eastAsia="he-IL"/>
        </w:rPr>
        <w:t xml:space="preserve">                  </w:t>
      </w:r>
    </w:p>
    <w:p w14:paraId="0F5FAA29"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_______________________ </w:t>
      </w:r>
    </w:p>
    <w:p w14:paraId="640F8F21" w14:textId="4BD024B0"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4F1866">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45567918"/>
          <w:placeholder>
            <w:docPart w:val="DF8FA59E2C4D4C17BFE1C5C0C9C6190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37" w:author="Meryl Etman" w:date="2021-06-21T15:53:00Z">
            <w:r w:rsidR="004B7767">
              <w:rPr>
                <w:rFonts w:ascii="Times New Roman" w:eastAsia="Times New Roman" w:hAnsi="Times New Roman" w:cs="David"/>
                <w:color w:val="008000"/>
                <w:sz w:val="24"/>
                <w:szCs w:val="24"/>
                <w:rtl/>
                <w:lang w:eastAsia="he-IL"/>
              </w:rPr>
              <w:t>ליבנד יצחק אדריכל</w:t>
            </w:r>
          </w:ins>
        </w:sdtContent>
      </w:sdt>
    </w:p>
    <w:p w14:paraId="43F2D395"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5ABD8DD"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CAB790B"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94F5DE9"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אישור</w:t>
      </w:r>
    </w:p>
    <w:p w14:paraId="14D26EFE"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4F1866">
        <w:rPr>
          <w:rFonts w:ascii="Times New Roman" w:eastAsia="Times New Roman" w:hAnsi="Times New Roman" w:cs="David" w:hint="cs"/>
          <w:b/>
          <w:bCs/>
          <w:sz w:val="24"/>
          <w:szCs w:val="24"/>
          <w:rtl/>
          <w:lang w:eastAsia="he-IL"/>
        </w:rPr>
        <w:t>החברה</w:t>
      </w:r>
      <w:r w:rsidRPr="004F1866">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7F8B45A" w14:textId="77777777" w:rsidR="00E1739D" w:rsidRPr="004F1866" w:rsidRDefault="00E1739D" w:rsidP="00E1739D">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4B2BD5BC" w14:textId="77777777" w:rsidR="00E1739D" w:rsidRPr="004F1866" w:rsidRDefault="00E1739D" w:rsidP="00E1739D">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    תאריך : _______   </w:t>
      </w:r>
      <w:r w:rsidRPr="004F1866">
        <w:rPr>
          <w:rFonts w:ascii="Times New Roman" w:eastAsia="Times New Roman" w:hAnsi="Times New Roman" w:cs="David" w:hint="cs"/>
          <w:sz w:val="24"/>
          <w:szCs w:val="24"/>
          <w:rtl/>
          <w:lang w:eastAsia="he-IL"/>
        </w:rPr>
        <w:tab/>
        <w:t>חתימה וחותמת עו"ד/רו"ח : _______________________</w:t>
      </w:r>
    </w:p>
    <w:p w14:paraId="6BB35C7E" w14:textId="77777777" w:rsidR="00E1739D" w:rsidRPr="004F1866" w:rsidRDefault="00E1739D" w:rsidP="00E1739D">
      <w:pPr>
        <w:widowControl w:val="0"/>
        <w:spacing w:before="0" w:beforeAutospacing="0" w:after="0" w:afterAutospacing="0" w:line="240" w:lineRule="auto"/>
        <w:rPr>
          <w:rFonts w:ascii="Times New Roman" w:eastAsia="Times New Roman" w:hAnsi="Times New Roman" w:cs="David"/>
          <w:sz w:val="20"/>
          <w:szCs w:val="20"/>
          <w:rtl/>
          <w:lang w:eastAsia="he-IL"/>
        </w:rPr>
      </w:pPr>
    </w:p>
    <w:p w14:paraId="5AF04DC0" w14:textId="77777777" w:rsidR="00E1739D" w:rsidRPr="004F1866" w:rsidRDefault="00E1739D" w:rsidP="00E1739D">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FE3A1E1" w14:textId="77777777" w:rsidR="00E1739D" w:rsidRPr="004F1866" w:rsidRDefault="00E1739D" w:rsidP="00E1739D">
      <w:pPr>
        <w:widowControl w:val="0"/>
        <w:spacing w:before="0" w:beforeAutospacing="0" w:after="0" w:afterAutospacing="0" w:line="240" w:lineRule="auto"/>
        <w:jc w:val="center"/>
        <w:outlineLvl w:val="7"/>
      </w:pPr>
    </w:p>
    <w:p w14:paraId="6AC61A7D" w14:textId="77777777" w:rsidR="001A69D5" w:rsidRPr="00E1739D" w:rsidRDefault="001A69D5" w:rsidP="00E1739D">
      <w:pPr>
        <w:widowControl w:val="0"/>
        <w:spacing w:before="0" w:beforeAutospacing="0" w:after="0" w:afterAutospacing="0" w:line="240" w:lineRule="auto"/>
        <w:jc w:val="center"/>
        <w:outlineLvl w:val="7"/>
        <w:rPr>
          <w:rtl/>
        </w:rPr>
      </w:pPr>
    </w:p>
    <w:sectPr w:rsidR="001A69D5" w:rsidRPr="00E1739D" w:rsidSect="00AB3A6A">
      <w:headerReference w:type="default" r:id="rId14"/>
      <w:footerReference w:type="default" r:id="rId15"/>
      <w:pgSz w:w="11906" w:h="16838"/>
      <w:pgMar w:top="1276"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902B6E" w14:textId="77777777" w:rsidR="00E25192" w:rsidRDefault="00E25192" w:rsidP="00AF234B">
      <w:pPr>
        <w:spacing w:before="0" w:after="0" w:line="240" w:lineRule="auto"/>
      </w:pPr>
      <w:r>
        <w:separator/>
      </w:r>
    </w:p>
  </w:endnote>
  <w:endnote w:type="continuationSeparator" w:id="0">
    <w:p w14:paraId="3C82FD4B" w14:textId="77777777" w:rsidR="00E25192" w:rsidRDefault="00E25192" w:rsidP="00AF234B">
      <w:pPr>
        <w:spacing w:before="0" w:after="0" w:line="240" w:lineRule="auto"/>
      </w:pPr>
      <w:r>
        <w:continuationSeparator/>
      </w:r>
    </w:p>
  </w:endnote>
  <w:endnote w:type="continuationNotice" w:id="1">
    <w:p w14:paraId="7F4F6F82" w14:textId="77777777" w:rsidR="00E25192" w:rsidRDefault="00E25192">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594"/>
      <w:gridCol w:w="2810"/>
      <w:gridCol w:w="232"/>
      <w:gridCol w:w="1040"/>
      <w:gridCol w:w="1819"/>
    </w:tblGrid>
    <w:tr w:rsidR="00E25192" w:rsidRPr="00F9528C" w14:paraId="43ABF8D3" w14:textId="77777777" w:rsidTr="00E25192">
      <w:tc>
        <w:tcPr>
          <w:tcW w:w="753" w:type="dxa"/>
        </w:tcPr>
        <w:p w14:paraId="19128A2D" w14:textId="77777777" w:rsidR="00E25192" w:rsidRPr="00F9528C" w:rsidRDefault="00E25192" w:rsidP="00E25192">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774BA547" w14:textId="551EB3E3" w:rsidR="00E25192" w:rsidRPr="00F9528C" w:rsidRDefault="00E25192" w:rsidP="00E25192">
              <w:pPr>
                <w:tabs>
                  <w:tab w:val="center" w:pos="4153"/>
                  <w:tab w:val="right" w:pos="8306"/>
                </w:tabs>
                <w:spacing w:before="0" w:after="0" w:line="240" w:lineRule="auto"/>
                <w:rPr>
                  <w:rFonts w:ascii="David" w:hAnsi="David"/>
                  <w:color w:val="00B0F0"/>
                  <w:sz w:val="20"/>
                  <w:szCs w:val="20"/>
                  <w:rtl/>
                </w:rPr>
              </w:pPr>
              <w:ins w:id="138" w:author="Meryl Etman" w:date="2021-05-30T14:45:00Z">
                <w:r>
                  <w:rPr>
                    <w:rFonts w:ascii="David" w:hAnsi="David"/>
                    <w:color w:val="00B0F0"/>
                    <w:sz w:val="20"/>
                    <w:szCs w:val="20"/>
                    <w:rtl/>
                  </w:rPr>
                  <w:t>סביוני נצר סירני - בניין 31</w:t>
                </w:r>
              </w:ins>
            </w:p>
          </w:tc>
        </w:sdtContent>
      </w:sdt>
      <w:tc>
        <w:tcPr>
          <w:tcW w:w="2232" w:type="dxa"/>
        </w:tcPr>
        <w:p w14:paraId="2C109931" w14:textId="77777777" w:rsidR="00E25192" w:rsidRPr="00F9528C" w:rsidRDefault="00E25192" w:rsidP="00E25192">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יועץ נגישות</w:t>
              </w:r>
            </w:sdtContent>
          </w:sdt>
        </w:p>
      </w:tc>
      <w:tc>
        <w:tcPr>
          <w:tcW w:w="236" w:type="dxa"/>
        </w:tcPr>
        <w:p w14:paraId="13D1C525" w14:textId="77777777" w:rsidR="00E25192" w:rsidRPr="00F9528C" w:rsidRDefault="00E25192" w:rsidP="00E25192">
          <w:pPr>
            <w:tabs>
              <w:tab w:val="center" w:pos="4153"/>
              <w:tab w:val="right" w:pos="8306"/>
            </w:tabs>
            <w:spacing w:before="0" w:after="0" w:line="240" w:lineRule="auto"/>
            <w:rPr>
              <w:rFonts w:ascii="David" w:hAnsi="David"/>
              <w:sz w:val="16"/>
              <w:szCs w:val="16"/>
              <w:rtl/>
            </w:rPr>
          </w:pPr>
        </w:p>
      </w:tc>
      <w:tc>
        <w:tcPr>
          <w:tcW w:w="1129" w:type="dxa"/>
        </w:tcPr>
        <w:p w14:paraId="7184D5D5" w14:textId="77777777" w:rsidR="00E25192" w:rsidRPr="00F9528C" w:rsidRDefault="00E25192" w:rsidP="00E25192">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100C51D4" w14:textId="7862926F" w:rsidR="00E25192" w:rsidRPr="00F9528C" w:rsidRDefault="00E25192" w:rsidP="00E25192">
              <w:pPr>
                <w:tabs>
                  <w:tab w:val="center" w:pos="4153"/>
                  <w:tab w:val="right" w:pos="8306"/>
                </w:tabs>
                <w:spacing w:before="0" w:after="0" w:line="240" w:lineRule="auto"/>
                <w:rPr>
                  <w:rFonts w:ascii="David" w:hAnsi="David"/>
                  <w:sz w:val="20"/>
                  <w:szCs w:val="20"/>
                  <w:rtl/>
                </w:rPr>
              </w:pPr>
              <w:del w:id="139" w:author="Meryl Etman" w:date="2021-05-30T14:45:00Z">
                <w:r w:rsidDel="00824A64">
                  <w:rPr>
                    <w:rFonts w:ascii="David" w:hAnsi="David" w:hint="cs"/>
                    <w:sz w:val="20"/>
                    <w:szCs w:val="20"/>
                  </w:rPr>
                  <w:delText>CONT-5-676</w:delText>
                </w:r>
              </w:del>
              <w:ins w:id="140" w:author="Meryl Etman" w:date="2021-05-30T14:45:00Z">
                <w:r>
                  <w:rPr>
                    <w:rFonts w:ascii="David" w:hAnsi="David" w:hint="cs"/>
                    <w:sz w:val="20"/>
                    <w:szCs w:val="20"/>
                  </w:rPr>
                  <w:t>CO</w:t>
                </w:r>
                <w:r>
                  <w:rPr>
                    <w:rFonts w:ascii="David" w:hAnsi="David" w:hint="cs"/>
                    <w:sz w:val="20"/>
                    <w:szCs w:val="20"/>
                    <w:rtl/>
                  </w:rPr>
                  <w:t>NT-10-2066</w:t>
                </w:r>
              </w:ins>
            </w:p>
          </w:tc>
        </w:sdtContent>
      </w:sdt>
    </w:tr>
    <w:tr w:rsidR="00E25192" w:rsidRPr="00F9528C" w14:paraId="1F8AB91A" w14:textId="77777777" w:rsidTr="00E25192">
      <w:tc>
        <w:tcPr>
          <w:tcW w:w="753" w:type="dxa"/>
        </w:tcPr>
        <w:p w14:paraId="37758314" w14:textId="77777777" w:rsidR="00E25192" w:rsidRPr="00F9528C" w:rsidRDefault="00E25192" w:rsidP="00E25192">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32327A99" w14:textId="5A7B8F2A" w:rsidR="00E25192" w:rsidRPr="00F9528C" w:rsidRDefault="004B7767" w:rsidP="00E25192">
              <w:pPr>
                <w:tabs>
                  <w:tab w:val="center" w:pos="4153"/>
                  <w:tab w:val="right" w:pos="8306"/>
                </w:tabs>
                <w:spacing w:before="0" w:after="0" w:line="240" w:lineRule="auto"/>
                <w:rPr>
                  <w:rFonts w:ascii="David" w:hAnsi="David"/>
                  <w:color w:val="00B0F0"/>
                  <w:sz w:val="20"/>
                  <w:szCs w:val="20"/>
                  <w:rtl/>
                </w:rPr>
              </w:pPr>
              <w:ins w:id="141" w:author="Meryl Etman" w:date="2021-06-21T15:53:00Z">
                <w:r>
                  <w:rPr>
                    <w:rFonts w:ascii="David" w:hAnsi="David"/>
                    <w:color w:val="00B0F0"/>
                    <w:sz w:val="20"/>
                    <w:szCs w:val="20"/>
                    <w:rtl/>
                  </w:rPr>
                  <w:t>ליבנד יצחק אדריכל</w:t>
                </w:r>
              </w:ins>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E25192" w:rsidRPr="00F9528C" w14:paraId="30BB6084" w14:textId="77777777" w:rsidTr="00E25192">
            <w:trPr>
              <w:trHeight w:val="201"/>
            </w:trPr>
            <w:tc>
              <w:tcPr>
                <w:tcW w:w="926" w:type="dxa"/>
              </w:tcPr>
              <w:p w14:paraId="5595FB60" w14:textId="77777777" w:rsidR="00E25192" w:rsidRPr="00F9528C" w:rsidRDefault="00E25192" w:rsidP="00E25192">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75D969C3" w14:textId="08EC2A35" w:rsidR="00E25192" w:rsidRPr="00F9528C" w:rsidRDefault="00844F6B" w:rsidP="00E25192">
                    <w:pPr>
                      <w:tabs>
                        <w:tab w:val="center" w:pos="4153"/>
                        <w:tab w:val="right" w:pos="8306"/>
                      </w:tabs>
                      <w:spacing w:before="0" w:after="0" w:line="240" w:lineRule="auto"/>
                      <w:ind w:left="1" w:hanging="1"/>
                      <w:rPr>
                        <w:rFonts w:ascii="David" w:hAnsi="David"/>
                        <w:color w:val="00B0F0"/>
                        <w:sz w:val="20"/>
                        <w:szCs w:val="20"/>
                        <w:rtl/>
                      </w:rPr>
                    </w:pPr>
                    <w:ins w:id="142" w:author="Meryl Etman" w:date="2021-08-15T18:39:00Z">
                      <w:r>
                        <w:rPr>
                          <w:rFonts w:ascii="David" w:hAnsi="David"/>
                          <w:color w:val="00B0F0"/>
                          <w:sz w:val="20"/>
                          <w:szCs w:val="20"/>
                          <w:rtl/>
                        </w:rPr>
                        <w:t>0.3</w:t>
                      </w:r>
                    </w:ins>
                  </w:p>
                </w:tc>
              </w:sdtContent>
            </w:sdt>
          </w:tr>
        </w:tbl>
        <w:p w14:paraId="1F727967" w14:textId="77777777" w:rsidR="00E25192" w:rsidRPr="00F9528C" w:rsidRDefault="00E25192" w:rsidP="00E25192">
          <w:pPr>
            <w:tabs>
              <w:tab w:val="center" w:pos="4153"/>
              <w:tab w:val="right" w:pos="8306"/>
            </w:tabs>
            <w:spacing w:before="0" w:after="0" w:line="240" w:lineRule="auto"/>
            <w:rPr>
              <w:rFonts w:ascii="David" w:hAnsi="David"/>
              <w:sz w:val="20"/>
              <w:szCs w:val="20"/>
              <w:rtl/>
            </w:rPr>
          </w:pPr>
        </w:p>
      </w:tc>
      <w:tc>
        <w:tcPr>
          <w:tcW w:w="236" w:type="dxa"/>
        </w:tcPr>
        <w:p w14:paraId="05A828E8" w14:textId="77777777" w:rsidR="00E25192" w:rsidRPr="00F9528C" w:rsidRDefault="00E25192" w:rsidP="00E25192">
          <w:pPr>
            <w:tabs>
              <w:tab w:val="center" w:pos="4153"/>
              <w:tab w:val="right" w:pos="8306"/>
            </w:tabs>
            <w:spacing w:before="0" w:after="0" w:line="240" w:lineRule="auto"/>
            <w:rPr>
              <w:rFonts w:ascii="David" w:hAnsi="David"/>
              <w:sz w:val="20"/>
              <w:szCs w:val="20"/>
              <w:rtl/>
            </w:rPr>
          </w:pPr>
        </w:p>
      </w:tc>
      <w:tc>
        <w:tcPr>
          <w:tcW w:w="1129" w:type="dxa"/>
        </w:tcPr>
        <w:p w14:paraId="1F360082" w14:textId="77777777" w:rsidR="00E25192" w:rsidRPr="00F9528C" w:rsidRDefault="00E25192" w:rsidP="00E25192">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75BE45DA" w14:textId="75C227DE" w:rsidR="00E25192" w:rsidRPr="00F9528C" w:rsidRDefault="00844F6B" w:rsidP="00E25192">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143" w:author="Meryl Etman" w:date="2021-05-30T14:45:00Z">
                <w:r w:rsidR="00E25192">
                  <w:rPr>
                    <w:rFonts w:ascii="David" w:hAnsi="David"/>
                    <w:sz w:val="20"/>
                    <w:szCs w:val="20"/>
                    <w:rtl/>
                  </w:rPr>
                  <w:t>3;#</w:t>
                </w:r>
                <w:r w:rsidR="00E25192">
                  <w:rPr>
                    <w:rFonts w:ascii="David" w:hAnsi="David"/>
                    <w:sz w:val="20"/>
                    <w:szCs w:val="20"/>
                  </w:rPr>
                  <w:t>Draft</w:t>
                </w:r>
              </w:ins>
            </w:sdtContent>
          </w:sdt>
        </w:p>
      </w:tc>
    </w:tr>
    <w:tr w:rsidR="00E25192" w:rsidRPr="00F9528C" w14:paraId="5DD82376" w14:textId="77777777" w:rsidTr="00E25192">
      <w:trPr>
        <w:trHeight w:val="80"/>
      </w:trPr>
      <w:tc>
        <w:tcPr>
          <w:tcW w:w="753" w:type="dxa"/>
        </w:tcPr>
        <w:p w14:paraId="27EBEC7E" w14:textId="77777777" w:rsidR="00E25192" w:rsidRPr="00F9528C" w:rsidRDefault="00E25192" w:rsidP="00E25192">
          <w:pPr>
            <w:tabs>
              <w:tab w:val="center" w:pos="4153"/>
              <w:tab w:val="right" w:pos="8306"/>
            </w:tabs>
            <w:spacing w:before="0" w:after="0" w:line="240" w:lineRule="auto"/>
            <w:rPr>
              <w:rFonts w:ascii="David" w:hAnsi="David"/>
              <w:sz w:val="20"/>
              <w:szCs w:val="20"/>
              <w:rtl/>
            </w:rPr>
          </w:pPr>
        </w:p>
      </w:tc>
      <w:tc>
        <w:tcPr>
          <w:tcW w:w="1883" w:type="dxa"/>
        </w:tcPr>
        <w:p w14:paraId="20DC73A5" w14:textId="77777777" w:rsidR="00E25192" w:rsidRPr="00F9528C" w:rsidRDefault="00E25192" w:rsidP="00E25192">
          <w:pPr>
            <w:tabs>
              <w:tab w:val="center" w:pos="4153"/>
              <w:tab w:val="right" w:pos="8306"/>
            </w:tabs>
            <w:spacing w:before="0" w:after="0" w:line="240" w:lineRule="auto"/>
            <w:rPr>
              <w:rFonts w:ascii="David" w:hAnsi="David"/>
              <w:color w:val="00B0F0"/>
              <w:sz w:val="20"/>
              <w:szCs w:val="20"/>
              <w:rtl/>
            </w:rPr>
          </w:pPr>
        </w:p>
      </w:tc>
      <w:tc>
        <w:tcPr>
          <w:tcW w:w="2232" w:type="dxa"/>
        </w:tcPr>
        <w:p w14:paraId="444D3A90" w14:textId="77777777" w:rsidR="00E25192" w:rsidRPr="00F9528C" w:rsidRDefault="00E25192" w:rsidP="00E25192">
          <w:pPr>
            <w:tabs>
              <w:tab w:val="center" w:pos="4153"/>
              <w:tab w:val="right" w:pos="8306"/>
            </w:tabs>
            <w:spacing w:before="0" w:after="0" w:line="240" w:lineRule="auto"/>
            <w:rPr>
              <w:rFonts w:ascii="David" w:hAnsi="David"/>
              <w:sz w:val="20"/>
              <w:szCs w:val="20"/>
              <w:rtl/>
            </w:rPr>
          </w:pPr>
        </w:p>
      </w:tc>
      <w:tc>
        <w:tcPr>
          <w:tcW w:w="236" w:type="dxa"/>
        </w:tcPr>
        <w:p w14:paraId="61CC73F0" w14:textId="77777777" w:rsidR="00E25192" w:rsidRPr="00F9528C" w:rsidRDefault="00E25192" w:rsidP="00E25192">
          <w:pPr>
            <w:tabs>
              <w:tab w:val="center" w:pos="4153"/>
              <w:tab w:val="right" w:pos="8306"/>
            </w:tabs>
            <w:spacing w:before="0" w:after="0" w:line="240" w:lineRule="auto"/>
            <w:rPr>
              <w:rFonts w:ascii="David" w:hAnsi="David"/>
              <w:sz w:val="20"/>
              <w:szCs w:val="20"/>
              <w:rtl/>
            </w:rPr>
          </w:pPr>
        </w:p>
      </w:tc>
      <w:tc>
        <w:tcPr>
          <w:tcW w:w="1129" w:type="dxa"/>
        </w:tcPr>
        <w:p w14:paraId="7B889EEB" w14:textId="77777777" w:rsidR="00E25192" w:rsidRPr="00F9528C" w:rsidRDefault="00E25192" w:rsidP="00E25192">
          <w:pPr>
            <w:tabs>
              <w:tab w:val="center" w:pos="4153"/>
              <w:tab w:val="right" w:pos="8306"/>
            </w:tabs>
            <w:spacing w:before="0" w:after="0" w:line="240" w:lineRule="auto"/>
            <w:rPr>
              <w:rFonts w:ascii="David" w:hAnsi="David"/>
              <w:sz w:val="20"/>
              <w:szCs w:val="20"/>
              <w:rtl/>
            </w:rPr>
          </w:pPr>
        </w:p>
      </w:tc>
      <w:tc>
        <w:tcPr>
          <w:tcW w:w="2073" w:type="dxa"/>
        </w:tcPr>
        <w:p w14:paraId="43458A51" w14:textId="77777777" w:rsidR="00E25192" w:rsidRPr="00F9528C" w:rsidRDefault="00E25192" w:rsidP="00E25192">
          <w:pPr>
            <w:tabs>
              <w:tab w:val="center" w:pos="4153"/>
              <w:tab w:val="right" w:pos="8306"/>
            </w:tabs>
            <w:spacing w:before="0" w:after="0" w:line="240" w:lineRule="auto"/>
            <w:rPr>
              <w:rFonts w:ascii="David" w:hAnsi="David"/>
              <w:sz w:val="20"/>
              <w:szCs w:val="20"/>
              <w:rtl/>
            </w:rPr>
          </w:pPr>
        </w:p>
      </w:tc>
    </w:tr>
  </w:tbl>
  <w:p w14:paraId="47D53E22" w14:textId="77777777" w:rsidR="00E25192" w:rsidRDefault="00E25192" w:rsidP="00406297">
    <w:pPr>
      <w:spacing w:before="0" w:beforeAutospacing="0" w:after="0" w:afterAutospacing="0" w:line="240" w:lineRule="auto"/>
      <w:rPr>
        <w:rFonts w:ascii="Arial" w:hAnsi="Arial" w:cs="Arial"/>
        <w:sz w:val="16"/>
        <w:szCs w:val="16"/>
        <w:rtl/>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p w14:paraId="5ABD7724" w14:textId="77777777" w:rsidR="00E25192" w:rsidRPr="00406297" w:rsidRDefault="00E25192" w:rsidP="00406297">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8FEF17" w14:textId="77777777" w:rsidR="00E25192" w:rsidRDefault="00E25192" w:rsidP="00AF234B">
      <w:pPr>
        <w:spacing w:before="0" w:after="0" w:line="240" w:lineRule="auto"/>
      </w:pPr>
      <w:r>
        <w:separator/>
      </w:r>
    </w:p>
  </w:footnote>
  <w:footnote w:type="continuationSeparator" w:id="0">
    <w:p w14:paraId="006AE4A1" w14:textId="77777777" w:rsidR="00E25192" w:rsidRDefault="00E25192" w:rsidP="00AF234B">
      <w:pPr>
        <w:spacing w:before="0" w:after="0" w:line="240" w:lineRule="auto"/>
      </w:pPr>
      <w:r>
        <w:continuationSeparator/>
      </w:r>
    </w:p>
  </w:footnote>
  <w:footnote w:type="continuationNotice" w:id="1">
    <w:p w14:paraId="4B224983" w14:textId="77777777" w:rsidR="00E25192" w:rsidRDefault="00E25192">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623757015"/>
      <w:docPartObj>
        <w:docPartGallery w:val="Page Numbers (Top of Page)"/>
        <w:docPartUnique/>
      </w:docPartObj>
    </w:sdtPr>
    <w:sdtEndPr/>
    <w:sdtContent>
      <w:p w14:paraId="32693020" w14:textId="77777777" w:rsidR="00E25192" w:rsidRDefault="00E25192" w:rsidP="00CF334C">
        <w:pPr>
          <w:pStyle w:val="Header"/>
          <w:jc w:val="center"/>
        </w:pPr>
        <w:r>
          <w:fldChar w:fldCharType="begin"/>
        </w:r>
        <w:r>
          <w:instrText xml:space="preserve"> PAGE   \* MERGEFORMAT </w:instrText>
        </w:r>
        <w:r>
          <w:fldChar w:fldCharType="separate"/>
        </w:r>
        <w:r w:rsidR="00844F6B">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111E20"/>
    <w:multiLevelType w:val="hybridMultilevel"/>
    <w:tmpl w:val="E6E20F56"/>
    <w:lvl w:ilvl="0" w:tplc="2AE03AF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58317F"/>
    <w:multiLevelType w:val="multilevel"/>
    <w:tmpl w:val="D090BEDC"/>
    <w:lvl w:ilvl="0">
      <w:start w:val="2"/>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1E526AF"/>
    <w:multiLevelType w:val="hybridMultilevel"/>
    <w:tmpl w:val="9BE0810C"/>
    <w:lvl w:ilvl="0" w:tplc="FDBC9F8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524348"/>
    <w:multiLevelType w:val="hybridMultilevel"/>
    <w:tmpl w:val="A69EAA3A"/>
    <w:lvl w:ilvl="0" w:tplc="E7925D72">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2F1860"/>
    <w:multiLevelType w:val="multilevel"/>
    <w:tmpl w:val="1DDC0014"/>
    <w:lvl w:ilvl="0">
      <w:start w:val="1"/>
      <w:numFmt w:val="decimal"/>
      <w:lvlText w:val="%1"/>
      <w:lvlJc w:val="left"/>
      <w:pPr>
        <w:ind w:left="360" w:hanging="360"/>
      </w:pPr>
      <w:rPr>
        <w:rFonts w:hint="default"/>
        <w:u w:val="single"/>
      </w:rPr>
    </w:lvl>
    <w:lvl w:ilvl="1">
      <w:start w:val="1"/>
      <w:numFmt w:val="decimal"/>
      <w:lvlText w:val="%1.%2"/>
      <w:lvlJc w:val="left"/>
      <w:pPr>
        <w:ind w:left="1800" w:hanging="360"/>
      </w:pPr>
      <w:rPr>
        <w:rFonts w:hint="default"/>
        <w:u w:val="none"/>
      </w:rPr>
    </w:lvl>
    <w:lvl w:ilvl="2">
      <w:start w:val="1"/>
      <w:numFmt w:val="decimal"/>
      <w:lvlText w:val="%1.%2.%3"/>
      <w:lvlJc w:val="left"/>
      <w:pPr>
        <w:ind w:left="3600" w:hanging="720"/>
      </w:pPr>
      <w:rPr>
        <w:rFonts w:hint="default"/>
        <w:u w:val="single"/>
      </w:rPr>
    </w:lvl>
    <w:lvl w:ilvl="3">
      <w:start w:val="1"/>
      <w:numFmt w:val="decimal"/>
      <w:lvlText w:val="%1.%2.%3.%4"/>
      <w:lvlJc w:val="left"/>
      <w:pPr>
        <w:ind w:left="5040" w:hanging="720"/>
      </w:pPr>
      <w:rPr>
        <w:rFonts w:hint="default"/>
        <w:u w:val="single"/>
      </w:rPr>
    </w:lvl>
    <w:lvl w:ilvl="4">
      <w:start w:val="1"/>
      <w:numFmt w:val="decimal"/>
      <w:lvlText w:val="%1.%2.%3.%4.%5"/>
      <w:lvlJc w:val="left"/>
      <w:pPr>
        <w:ind w:left="6840" w:hanging="1080"/>
      </w:pPr>
      <w:rPr>
        <w:rFonts w:hint="default"/>
        <w:u w:val="single"/>
      </w:rPr>
    </w:lvl>
    <w:lvl w:ilvl="5">
      <w:start w:val="1"/>
      <w:numFmt w:val="decimal"/>
      <w:lvlText w:val="%1.%2.%3.%4.%5.%6"/>
      <w:lvlJc w:val="left"/>
      <w:pPr>
        <w:ind w:left="8280" w:hanging="1080"/>
      </w:pPr>
      <w:rPr>
        <w:rFonts w:hint="default"/>
        <w:u w:val="single"/>
      </w:rPr>
    </w:lvl>
    <w:lvl w:ilvl="6">
      <w:start w:val="1"/>
      <w:numFmt w:val="decimal"/>
      <w:lvlText w:val="%1.%2.%3.%4.%5.%6.%7"/>
      <w:lvlJc w:val="left"/>
      <w:pPr>
        <w:ind w:left="9720" w:hanging="1080"/>
      </w:pPr>
      <w:rPr>
        <w:rFonts w:hint="default"/>
        <w:u w:val="single"/>
      </w:rPr>
    </w:lvl>
    <w:lvl w:ilvl="7">
      <w:start w:val="1"/>
      <w:numFmt w:val="decimal"/>
      <w:lvlText w:val="%1.%2.%3.%4.%5.%6.%7.%8"/>
      <w:lvlJc w:val="left"/>
      <w:pPr>
        <w:ind w:left="11520" w:hanging="1440"/>
      </w:pPr>
      <w:rPr>
        <w:rFonts w:hint="default"/>
        <w:u w:val="single"/>
      </w:rPr>
    </w:lvl>
    <w:lvl w:ilvl="8">
      <w:start w:val="1"/>
      <w:numFmt w:val="decimal"/>
      <w:lvlText w:val="%1.%2.%3.%4.%5.%6.%7.%8.%9"/>
      <w:lvlJc w:val="left"/>
      <w:pPr>
        <w:ind w:left="12960" w:hanging="1440"/>
      </w:pPr>
      <w:rPr>
        <w:rFonts w:hint="default"/>
        <w:u w:val="single"/>
      </w:rPr>
    </w:lvl>
  </w:abstractNum>
  <w:abstractNum w:abstractNumId="5" w15:restartNumberingAfterBreak="0">
    <w:nsid w:val="34184CB7"/>
    <w:multiLevelType w:val="multilevel"/>
    <w:tmpl w:val="6E201DCC"/>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9" w15:restartNumberingAfterBreak="0">
    <w:nsid w:val="42044713"/>
    <w:multiLevelType w:val="hybridMultilevel"/>
    <w:tmpl w:val="B69E63C6"/>
    <w:lvl w:ilvl="0" w:tplc="0409000F">
      <w:start w:val="1"/>
      <w:numFmt w:val="decimal"/>
      <w:lvlText w:val="%1."/>
      <w:lvlJc w:val="left"/>
      <w:pPr>
        <w:ind w:left="720" w:hanging="360"/>
      </w:pPr>
    </w:lvl>
    <w:lvl w:ilvl="1" w:tplc="04090013">
      <w:start w:val="1"/>
      <w:numFmt w:val="hebrew1"/>
      <w:lvlText w:val="%2."/>
      <w:lvlJc w:val="center"/>
      <w:pPr>
        <w:ind w:left="1440" w:hanging="360"/>
      </w:pPr>
      <w:rPr>
        <w:sz w:val="24"/>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1" w15:restartNumberingAfterBreak="0">
    <w:nsid w:val="545C170E"/>
    <w:multiLevelType w:val="hybridMultilevel"/>
    <w:tmpl w:val="69880386"/>
    <w:lvl w:ilvl="0" w:tplc="D4F42062">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A55C2D"/>
    <w:multiLevelType w:val="singleLevel"/>
    <w:tmpl w:val="54689E92"/>
    <w:lvl w:ilvl="0">
      <w:start w:val="1"/>
      <w:numFmt w:val="decimal"/>
      <w:lvlText w:val="%1."/>
      <w:lvlJc w:val="left"/>
      <w:pPr>
        <w:tabs>
          <w:tab w:val="num" w:pos="720"/>
        </w:tabs>
        <w:ind w:left="720" w:hanging="720"/>
      </w:pPr>
      <w:rPr>
        <w:rFonts w:cs="David" w:hint="default"/>
        <w:sz w:val="24"/>
      </w:rPr>
    </w:lvl>
  </w:abstractNum>
  <w:abstractNum w:abstractNumId="13"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5D706C7C"/>
    <w:multiLevelType w:val="hybridMultilevel"/>
    <w:tmpl w:val="AEB28628"/>
    <w:lvl w:ilvl="0" w:tplc="1F1E30D4">
      <w:start w:val="1"/>
      <w:numFmt w:val="decimal"/>
      <w:lvlText w:val="%1."/>
      <w:lvlJc w:val="left"/>
      <w:pPr>
        <w:tabs>
          <w:tab w:val="num" w:pos="360"/>
        </w:tabs>
        <w:ind w:left="360" w:hanging="360"/>
      </w:pPr>
      <w:rPr>
        <w:rFonts w:cs="David"/>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15" w15:restartNumberingAfterBreak="0">
    <w:nsid w:val="60B417DB"/>
    <w:multiLevelType w:val="hybridMultilevel"/>
    <w:tmpl w:val="ADF4E68A"/>
    <w:lvl w:ilvl="0" w:tplc="488477A6">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A63441"/>
    <w:multiLevelType w:val="hybridMultilevel"/>
    <w:tmpl w:val="ADE4AFAC"/>
    <w:lvl w:ilvl="0" w:tplc="43FC94CC">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A40EFF"/>
    <w:multiLevelType w:val="multilevel"/>
    <w:tmpl w:val="2B3040BC"/>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17"/>
  </w:num>
  <w:num w:numId="2">
    <w:abstractNumId w:val="7"/>
  </w:num>
  <w:num w:numId="3">
    <w:abstractNumId w:val="6"/>
  </w:num>
  <w:num w:numId="4">
    <w:abstractNumId w:val="13"/>
  </w:num>
  <w:num w:numId="5">
    <w:abstractNumId w:val="14"/>
  </w:num>
  <w:num w:numId="6">
    <w:abstractNumId w:val="5"/>
  </w:num>
  <w:num w:numId="7">
    <w:abstractNumId w:val="1"/>
  </w:num>
  <w:num w:numId="8">
    <w:abstractNumId w:val="12"/>
  </w:num>
  <w:num w:numId="9">
    <w:abstractNumId w:val="4"/>
  </w:num>
  <w:num w:numId="10">
    <w:abstractNumId w:val="9"/>
  </w:num>
  <w:num w:numId="11">
    <w:abstractNumId w:val="11"/>
  </w:num>
  <w:num w:numId="12">
    <w:abstractNumId w:val="0"/>
  </w:num>
  <w:num w:numId="13">
    <w:abstractNumId w:val="15"/>
  </w:num>
  <w:num w:numId="14">
    <w:abstractNumId w:val="2"/>
  </w:num>
  <w:num w:numId="15">
    <w:abstractNumId w:val="3"/>
  </w:num>
  <w:num w:numId="16">
    <w:abstractNumId w:val="16"/>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A39FE"/>
    <w:rsid w:val="00134C85"/>
    <w:rsid w:val="00141D80"/>
    <w:rsid w:val="001A0C3C"/>
    <w:rsid w:val="001A69D5"/>
    <w:rsid w:val="001D4EC2"/>
    <w:rsid w:val="00214ACF"/>
    <w:rsid w:val="00242A73"/>
    <w:rsid w:val="002436F3"/>
    <w:rsid w:val="00255A7F"/>
    <w:rsid w:val="00264D14"/>
    <w:rsid w:val="00272745"/>
    <w:rsid w:val="002804C1"/>
    <w:rsid w:val="002A6CE0"/>
    <w:rsid w:val="002B2234"/>
    <w:rsid w:val="00406297"/>
    <w:rsid w:val="004B7767"/>
    <w:rsid w:val="00552E11"/>
    <w:rsid w:val="005B6AFF"/>
    <w:rsid w:val="005D6E29"/>
    <w:rsid w:val="00650D2D"/>
    <w:rsid w:val="00666119"/>
    <w:rsid w:val="0072103C"/>
    <w:rsid w:val="00824A64"/>
    <w:rsid w:val="00844F6B"/>
    <w:rsid w:val="0087415E"/>
    <w:rsid w:val="008C64C6"/>
    <w:rsid w:val="00942177"/>
    <w:rsid w:val="00971572"/>
    <w:rsid w:val="009C6F6C"/>
    <w:rsid w:val="00A16B44"/>
    <w:rsid w:val="00A32BA1"/>
    <w:rsid w:val="00A42271"/>
    <w:rsid w:val="00A61DF9"/>
    <w:rsid w:val="00AB3A6A"/>
    <w:rsid w:val="00AF1BE1"/>
    <w:rsid w:val="00AF234B"/>
    <w:rsid w:val="00B404AC"/>
    <w:rsid w:val="00BD72C4"/>
    <w:rsid w:val="00BE17B4"/>
    <w:rsid w:val="00BF0AA7"/>
    <w:rsid w:val="00C81171"/>
    <w:rsid w:val="00C83ED4"/>
    <w:rsid w:val="00C903A8"/>
    <w:rsid w:val="00CF334C"/>
    <w:rsid w:val="00D40F1E"/>
    <w:rsid w:val="00E1739D"/>
    <w:rsid w:val="00E25192"/>
    <w:rsid w:val="00E679C7"/>
    <w:rsid w:val="00E870A8"/>
    <w:rsid w:val="00EC37B6"/>
    <w:rsid w:val="00EE5825"/>
    <w:rsid w:val="00F95F8F"/>
    <w:rsid w:val="00FA2003"/>
    <w:rsid w:val="00FC5090"/>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A335E89"/>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6">
    <w:name w:val="heading 6"/>
    <w:basedOn w:val="Normal"/>
    <w:next w:val="Normal"/>
    <w:link w:val="Heading6Char"/>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650D2D"/>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650D2D"/>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650D2D"/>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650D2D"/>
    <w:rPr>
      <w:rFonts w:ascii="Times New Roman" w:eastAsia="Times New Roman" w:hAnsi="Times New Roman" w:cs="David"/>
      <w:bCs/>
      <w:sz w:val="20"/>
      <w:szCs w:val="24"/>
      <w:u w:val="single"/>
      <w:lang w:eastAsia="he-IL"/>
    </w:rPr>
  </w:style>
  <w:style w:type="numbering" w:customStyle="1" w:styleId="NoList2">
    <w:name w:val="No List2"/>
    <w:next w:val="NoList"/>
    <w:semiHidden/>
    <w:rsid w:val="00650D2D"/>
  </w:style>
  <w:style w:type="paragraph" w:styleId="NormalWeb">
    <w:name w:val="Normal (Web)"/>
    <w:basedOn w:val="Normal"/>
    <w:rsid w:val="00650D2D"/>
    <w:pPr>
      <w:bidi w:val="0"/>
      <w:spacing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NoList"/>
    <w:semiHidden/>
    <w:unhideWhenUsed/>
    <w:rsid w:val="000A39FE"/>
  </w:style>
  <w:style w:type="character" w:customStyle="1" w:styleId="a2">
    <w:name w:val="ביטול תו"/>
    <w:link w:val="a3"/>
    <w:locked/>
    <w:rsid w:val="000A39FE"/>
    <w:rPr>
      <w:rFonts w:cs="David"/>
      <w:sz w:val="26"/>
      <w:szCs w:val="24"/>
    </w:rPr>
  </w:style>
  <w:style w:type="paragraph" w:customStyle="1" w:styleId="a3">
    <w:name w:val="ביטול"/>
    <w:basedOn w:val="Normal"/>
    <w:link w:val="a2"/>
    <w:rsid w:val="000A39FE"/>
    <w:pPr>
      <w:spacing w:before="240" w:beforeAutospacing="0" w:after="0" w:afterAutospacing="0" w:line="240" w:lineRule="auto"/>
      <w:jc w:val="both"/>
    </w:pPr>
    <w:rPr>
      <w:rFonts w:cs="David"/>
      <w:sz w:val="26"/>
      <w:szCs w:val="24"/>
    </w:rPr>
  </w:style>
  <w:style w:type="numbering" w:customStyle="1" w:styleId="NoList4">
    <w:name w:val="No List4"/>
    <w:next w:val="NoList"/>
    <w:semiHidden/>
    <w:rsid w:val="009C6F6C"/>
  </w:style>
  <w:style w:type="numbering" w:customStyle="1" w:styleId="NoList11">
    <w:name w:val="No List11"/>
    <w:next w:val="NoList"/>
    <w:semiHidden/>
    <w:rsid w:val="009C6F6C"/>
  </w:style>
  <w:style w:type="table" w:customStyle="1" w:styleId="11">
    <w:name w:val="רשת טבלה1"/>
    <w:basedOn w:val="TableNormal"/>
    <w:next w:val="TableGrid"/>
    <w:rsid w:val="00FC50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היסט_כפול"/>
    <w:basedOn w:val="Normal"/>
    <w:rsid w:val="00A32BA1"/>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970B091003747E4836FA045B6EFF713"/>
        <w:category>
          <w:name w:val="כללי"/>
          <w:gallery w:val="placeholder"/>
        </w:category>
        <w:types>
          <w:type w:val="bbPlcHdr"/>
        </w:types>
        <w:behaviors>
          <w:behavior w:val="content"/>
        </w:behaviors>
        <w:guid w:val="{935DDABB-5E0B-4342-91CA-4D90247F8F6F}"/>
      </w:docPartPr>
      <w:docPartBody>
        <w:p w:rsidR="00B66638" w:rsidRDefault="00B66638" w:rsidP="00B66638">
          <w:pPr>
            <w:pStyle w:val="9970B091003747E4836FA045B6EFF713"/>
          </w:pPr>
          <w:r w:rsidRPr="00D747D8">
            <w:rPr>
              <w:rStyle w:val="PlaceholderText"/>
              <w:rtl/>
            </w:rPr>
            <w:t>[שם הפרויקט]</w:t>
          </w:r>
        </w:p>
      </w:docPartBody>
    </w:docPart>
    <w:docPart>
      <w:docPartPr>
        <w:name w:val="0E08446C9890437AB5380797D9AAD797"/>
        <w:category>
          <w:name w:val="כללי"/>
          <w:gallery w:val="placeholder"/>
        </w:category>
        <w:types>
          <w:type w:val="bbPlcHdr"/>
        </w:types>
        <w:behaviors>
          <w:behavior w:val="content"/>
        </w:behaviors>
        <w:guid w:val="{0E85C7DC-1CB5-4217-83AD-3B4EA9E9EACF}"/>
      </w:docPartPr>
      <w:docPartBody>
        <w:p w:rsidR="00B66638" w:rsidRDefault="00B66638" w:rsidP="00B66638">
          <w:pPr>
            <w:pStyle w:val="0E08446C9890437AB5380797D9AAD797"/>
          </w:pPr>
          <w:r w:rsidRPr="00D747D8">
            <w:rPr>
              <w:rStyle w:val="PlaceholderText"/>
              <w:rtl/>
            </w:rPr>
            <w:t>[שם אתר]</w:t>
          </w:r>
        </w:p>
      </w:docPartBody>
    </w:docPart>
    <w:docPart>
      <w:docPartPr>
        <w:name w:val="7748D2B8613945338A3A545675197DE8"/>
        <w:category>
          <w:name w:val="כללי"/>
          <w:gallery w:val="placeholder"/>
        </w:category>
        <w:types>
          <w:type w:val="bbPlcHdr"/>
        </w:types>
        <w:behaviors>
          <w:behavior w:val="content"/>
        </w:behaviors>
        <w:guid w:val="{A01E4225-8E31-4D3D-8BD8-E3D22E1ABA63}"/>
      </w:docPartPr>
      <w:docPartBody>
        <w:p w:rsidR="00B66638" w:rsidRDefault="00B66638" w:rsidP="00B66638">
          <w:pPr>
            <w:pStyle w:val="7748D2B8613945338A3A545675197DE8"/>
          </w:pPr>
          <w:r w:rsidRPr="003059F5">
            <w:rPr>
              <w:rStyle w:val="PlaceholderText"/>
              <w:rtl/>
            </w:rPr>
            <w:t>[תאריך חתימת חוזה]</w:t>
          </w:r>
        </w:p>
      </w:docPartBody>
    </w:docPart>
    <w:docPart>
      <w:docPartPr>
        <w:name w:val="E5E15C3F1D6D4EDF86BCD03352A54B60"/>
        <w:category>
          <w:name w:val="כללי"/>
          <w:gallery w:val="placeholder"/>
        </w:category>
        <w:types>
          <w:type w:val="bbPlcHdr"/>
        </w:types>
        <w:behaviors>
          <w:behavior w:val="content"/>
        </w:behaviors>
        <w:guid w:val="{F787B0B8-524C-46F1-A7C1-7396BC47E890}"/>
      </w:docPartPr>
      <w:docPartBody>
        <w:p w:rsidR="00B66638" w:rsidRDefault="00B66638" w:rsidP="00B66638">
          <w:pPr>
            <w:pStyle w:val="E5E15C3F1D6D4EDF86BCD03352A54B60"/>
          </w:pPr>
          <w:r w:rsidRPr="00D747D8">
            <w:rPr>
              <w:rStyle w:val="PlaceholderText"/>
              <w:rtl/>
            </w:rPr>
            <w:t>[צד א בחוזה]</w:t>
          </w:r>
        </w:p>
      </w:docPartBody>
    </w:docPart>
    <w:docPart>
      <w:docPartPr>
        <w:name w:val="5A840B3F642E4786914A0ADA022A5B65"/>
        <w:category>
          <w:name w:val="כללי"/>
          <w:gallery w:val="placeholder"/>
        </w:category>
        <w:types>
          <w:type w:val="bbPlcHdr"/>
        </w:types>
        <w:behaviors>
          <w:behavior w:val="content"/>
        </w:behaviors>
        <w:guid w:val="{F3A4949C-E51E-4F85-B330-E0ABE7EBD2FA}"/>
      </w:docPartPr>
      <w:docPartBody>
        <w:p w:rsidR="00B66638" w:rsidRDefault="00B66638" w:rsidP="00B66638">
          <w:pPr>
            <w:pStyle w:val="5A840B3F642E4786914A0ADA022A5B65"/>
          </w:pPr>
          <w:r w:rsidRPr="00EA1993">
            <w:rPr>
              <w:rStyle w:val="PlaceholderText"/>
              <w:rtl/>
            </w:rPr>
            <w:t>[צדדים נוספים]</w:t>
          </w:r>
        </w:p>
      </w:docPartBody>
    </w:docPart>
    <w:docPart>
      <w:docPartPr>
        <w:name w:val="E32423C4CA78411D942CD2BBBF0F8DD1"/>
        <w:category>
          <w:name w:val="כללי"/>
          <w:gallery w:val="placeholder"/>
        </w:category>
        <w:types>
          <w:type w:val="bbPlcHdr"/>
        </w:types>
        <w:behaviors>
          <w:behavior w:val="content"/>
        </w:behaviors>
        <w:guid w:val="{6AD2627A-EABC-4FAE-BA57-1152B5B809EA}"/>
      </w:docPartPr>
      <w:docPartBody>
        <w:p w:rsidR="00B66638" w:rsidRDefault="00B66638" w:rsidP="00B66638">
          <w:pPr>
            <w:pStyle w:val="E32423C4CA78411D942CD2BBBF0F8DD1"/>
          </w:pPr>
          <w:r w:rsidRPr="003059F5">
            <w:rPr>
              <w:rStyle w:val="PlaceholderText"/>
              <w:rtl/>
            </w:rPr>
            <w:t>[רשות מקומית]</w:t>
          </w:r>
        </w:p>
      </w:docPartBody>
    </w:docPart>
    <w:docPart>
      <w:docPartPr>
        <w:name w:val="7B48594FB750459D974598310523838C"/>
        <w:category>
          <w:name w:val="כללי"/>
          <w:gallery w:val="placeholder"/>
        </w:category>
        <w:types>
          <w:type w:val="bbPlcHdr"/>
        </w:types>
        <w:behaviors>
          <w:behavior w:val="content"/>
        </w:behaviors>
        <w:guid w:val="{B21E2CCD-612F-4A12-8795-360519DD9381}"/>
      </w:docPartPr>
      <w:docPartBody>
        <w:p w:rsidR="00B66638" w:rsidRDefault="00B66638" w:rsidP="00B66638">
          <w:pPr>
            <w:pStyle w:val="7B48594FB750459D974598310523838C"/>
          </w:pPr>
          <w:r w:rsidRPr="003059F5">
            <w:rPr>
              <w:rStyle w:val="PlaceholderText"/>
              <w:rtl/>
            </w:rPr>
            <w:t>[שם אתר]</w:t>
          </w:r>
        </w:p>
      </w:docPartBody>
    </w:docPart>
    <w:docPart>
      <w:docPartPr>
        <w:name w:val="9C57209DEE9D44A5A0AFAF1166799494"/>
        <w:category>
          <w:name w:val="כללי"/>
          <w:gallery w:val="placeholder"/>
        </w:category>
        <w:types>
          <w:type w:val="bbPlcHdr"/>
        </w:types>
        <w:behaviors>
          <w:behavior w:val="content"/>
        </w:behaviors>
        <w:guid w:val="{26CAA064-17FE-43D4-BAE9-F40B1B8840B0}"/>
      </w:docPartPr>
      <w:docPartBody>
        <w:p w:rsidR="00B66638" w:rsidRDefault="00B66638" w:rsidP="00B66638">
          <w:pPr>
            <w:pStyle w:val="9C57209DEE9D44A5A0AFAF1166799494"/>
          </w:pPr>
          <w:r w:rsidRPr="003059F5">
            <w:rPr>
              <w:rStyle w:val="PlaceholderText"/>
              <w:rtl/>
            </w:rPr>
            <w:t>[שם הפרויקט]</w:t>
          </w:r>
        </w:p>
      </w:docPartBody>
    </w:docPart>
    <w:docPart>
      <w:docPartPr>
        <w:name w:val="10F5C76B294F467BBDF9E5D7E9E056F7"/>
        <w:category>
          <w:name w:val="כללי"/>
          <w:gallery w:val="placeholder"/>
        </w:category>
        <w:types>
          <w:type w:val="bbPlcHdr"/>
        </w:types>
        <w:behaviors>
          <w:behavior w:val="content"/>
        </w:behaviors>
        <w:guid w:val="{B1084E86-B028-4D1B-9711-6A73A3F6064D}"/>
      </w:docPartPr>
      <w:docPartBody>
        <w:p w:rsidR="00B66638" w:rsidRDefault="00B66638" w:rsidP="00B66638">
          <w:pPr>
            <w:pStyle w:val="10F5C76B294F467BBDF9E5D7E9E056F7"/>
          </w:pPr>
          <w:r w:rsidRPr="003059F5">
            <w:rPr>
              <w:rStyle w:val="PlaceholderText"/>
              <w:rtl/>
            </w:rPr>
            <w:t>[שדה נוסף 2]</w:t>
          </w:r>
        </w:p>
      </w:docPartBody>
    </w:docPart>
    <w:docPart>
      <w:docPartPr>
        <w:name w:val="1DD35DB313974BDEBDBB47811F7AA805"/>
        <w:category>
          <w:name w:val="כללי"/>
          <w:gallery w:val="placeholder"/>
        </w:category>
        <w:types>
          <w:type w:val="bbPlcHdr"/>
        </w:types>
        <w:behaviors>
          <w:behavior w:val="content"/>
        </w:behaviors>
        <w:guid w:val="{1CF84725-4AE6-42B6-8CC2-6484415A0163}"/>
      </w:docPartPr>
      <w:docPartBody>
        <w:p w:rsidR="00B66638" w:rsidRDefault="00B66638" w:rsidP="00B66638">
          <w:pPr>
            <w:pStyle w:val="1DD35DB313974BDEBDBB47811F7AA805"/>
          </w:pPr>
          <w:r w:rsidRPr="003059F5">
            <w:rPr>
              <w:rStyle w:val="PlaceholderText"/>
              <w:rtl/>
            </w:rPr>
            <w:t>[שדה נוסף 1]</w:t>
          </w:r>
        </w:p>
      </w:docPartBody>
    </w:docPart>
    <w:docPart>
      <w:docPartPr>
        <w:name w:val="BEB874EB332C46C7B43A739B9BBEB194"/>
        <w:category>
          <w:name w:val="כללי"/>
          <w:gallery w:val="placeholder"/>
        </w:category>
        <w:types>
          <w:type w:val="bbPlcHdr"/>
        </w:types>
        <w:behaviors>
          <w:behavior w:val="content"/>
        </w:behaviors>
        <w:guid w:val="{7AE1FFF2-CE02-458D-9F08-592B1AF330DD}"/>
      </w:docPartPr>
      <w:docPartBody>
        <w:p w:rsidR="00B66638" w:rsidRDefault="00B66638" w:rsidP="00B66638">
          <w:pPr>
            <w:pStyle w:val="BEB874EB332C46C7B43A739B9BBEB194"/>
          </w:pPr>
          <w:r w:rsidRPr="003059F5">
            <w:rPr>
              <w:rStyle w:val="PlaceholderText"/>
              <w:rtl/>
            </w:rPr>
            <w:t>[רשות מקומית]</w:t>
          </w:r>
        </w:p>
      </w:docPartBody>
    </w:docPart>
    <w:docPart>
      <w:docPartPr>
        <w:name w:val="FB1B626FD21641E9A83B074E0418A128"/>
        <w:category>
          <w:name w:val="כללי"/>
          <w:gallery w:val="placeholder"/>
        </w:category>
        <w:types>
          <w:type w:val="bbPlcHdr"/>
        </w:types>
        <w:behaviors>
          <w:behavior w:val="content"/>
        </w:behaviors>
        <w:guid w:val="{90A57114-5AD5-4F4E-86B9-93CFC7EAB831}"/>
      </w:docPartPr>
      <w:docPartBody>
        <w:p w:rsidR="00B66638" w:rsidRDefault="00B66638" w:rsidP="00B66638">
          <w:pPr>
            <w:pStyle w:val="FB1B626FD21641E9A83B074E0418A128"/>
          </w:pPr>
          <w:r w:rsidRPr="003059F5">
            <w:rPr>
              <w:rStyle w:val="PlaceholderText"/>
              <w:rtl/>
            </w:rPr>
            <w:t>[שדה נוסף 3]</w:t>
          </w:r>
        </w:p>
      </w:docPartBody>
    </w:docPart>
    <w:docPart>
      <w:docPartPr>
        <w:name w:val="EE636E82F76F4CDEA2CCA036C51BF98B"/>
        <w:category>
          <w:name w:val="כללי"/>
          <w:gallery w:val="placeholder"/>
        </w:category>
        <w:types>
          <w:type w:val="bbPlcHdr"/>
        </w:types>
        <w:behaviors>
          <w:behavior w:val="content"/>
        </w:behaviors>
        <w:guid w:val="{5093B668-97E9-4ED5-B03B-7ED238FAD1E8}"/>
      </w:docPartPr>
      <w:docPartBody>
        <w:p w:rsidR="00B66638" w:rsidRDefault="00B66638" w:rsidP="00B66638">
          <w:pPr>
            <w:pStyle w:val="EE636E82F76F4CDEA2CCA036C51BF98B"/>
          </w:pPr>
          <w:r w:rsidRPr="003059F5">
            <w:rPr>
              <w:rStyle w:val="PlaceholderText"/>
              <w:rtl/>
            </w:rPr>
            <w:t>[שדה נוסף 4]</w:t>
          </w:r>
        </w:p>
      </w:docPartBody>
    </w:docPart>
    <w:docPart>
      <w:docPartPr>
        <w:name w:val="82E320F7A3D84E50B80452CB019917A4"/>
        <w:category>
          <w:name w:val="כללי"/>
          <w:gallery w:val="placeholder"/>
        </w:category>
        <w:types>
          <w:type w:val="bbPlcHdr"/>
        </w:types>
        <w:behaviors>
          <w:behavior w:val="content"/>
        </w:behaviors>
        <w:guid w:val="{8E35C96E-026C-40D8-8E38-4D250FA94488}"/>
      </w:docPartPr>
      <w:docPartBody>
        <w:p w:rsidR="00B66638" w:rsidRDefault="00B66638" w:rsidP="00B66638">
          <w:pPr>
            <w:pStyle w:val="82E320F7A3D84E50B80452CB019917A4"/>
          </w:pPr>
          <w:r w:rsidRPr="003059F5">
            <w:rPr>
              <w:rStyle w:val="PlaceholderText"/>
              <w:rtl/>
            </w:rPr>
            <w:t>[שדה נוסף 5]</w:t>
          </w:r>
        </w:p>
      </w:docPartBody>
    </w:docPart>
    <w:docPart>
      <w:docPartPr>
        <w:name w:val="8CA53A5E1BFB4114A179C788BCC9CEC2"/>
        <w:category>
          <w:name w:val="כללי"/>
          <w:gallery w:val="placeholder"/>
        </w:category>
        <w:types>
          <w:type w:val="bbPlcHdr"/>
        </w:types>
        <w:behaviors>
          <w:behavior w:val="content"/>
        </w:behaviors>
        <w:guid w:val="{288070B7-A415-4CE6-B64B-3CA5685413B6}"/>
      </w:docPartPr>
      <w:docPartBody>
        <w:p w:rsidR="00B66638" w:rsidRDefault="00B66638" w:rsidP="00B66638">
          <w:pPr>
            <w:pStyle w:val="8CA53A5E1BFB4114A179C788BCC9CEC2"/>
          </w:pPr>
          <w:r w:rsidRPr="003059F5">
            <w:rPr>
              <w:rStyle w:val="PlaceholderText"/>
              <w:rtl/>
            </w:rPr>
            <w:t>[שדה נוסף 6]</w:t>
          </w:r>
        </w:p>
      </w:docPartBody>
    </w:docPart>
    <w:docPart>
      <w:docPartPr>
        <w:name w:val="E7D608607D8A48F3AEDD725E99C02C30"/>
        <w:category>
          <w:name w:val="כללי"/>
          <w:gallery w:val="placeholder"/>
        </w:category>
        <w:types>
          <w:type w:val="bbPlcHdr"/>
        </w:types>
        <w:behaviors>
          <w:behavior w:val="content"/>
        </w:behaviors>
        <w:guid w:val="{9E3D2689-32DE-49F9-8053-1A7A64A13AC2}"/>
      </w:docPartPr>
      <w:docPartBody>
        <w:p w:rsidR="00B66638" w:rsidRDefault="00B66638" w:rsidP="00B66638">
          <w:pPr>
            <w:pStyle w:val="E7D608607D8A48F3AEDD725E99C02C30"/>
          </w:pPr>
          <w:r w:rsidRPr="003059F5">
            <w:rPr>
              <w:rStyle w:val="PlaceholderText"/>
              <w:rtl/>
            </w:rPr>
            <w:t>[אחוז השתתפות צד א]</w:t>
          </w:r>
        </w:p>
      </w:docPartBody>
    </w:docPart>
    <w:docPart>
      <w:docPartPr>
        <w:name w:val="F75ACD1BE3C34DDD94001F1B1B7E051F"/>
        <w:category>
          <w:name w:val="כללי"/>
          <w:gallery w:val="placeholder"/>
        </w:category>
        <w:types>
          <w:type w:val="bbPlcHdr"/>
        </w:types>
        <w:behaviors>
          <w:behavior w:val="content"/>
        </w:behaviors>
        <w:guid w:val="{1B31EA01-C992-415A-8CEF-387901FB6464}"/>
      </w:docPartPr>
      <w:docPartBody>
        <w:p w:rsidR="00223BF5" w:rsidRDefault="00B66638" w:rsidP="00B66638">
          <w:pPr>
            <w:pStyle w:val="F75ACD1BE3C34DDD94001F1B1B7E051F"/>
          </w:pPr>
          <w:r w:rsidRPr="00064388">
            <w:rPr>
              <w:rStyle w:val="PlaceholderText"/>
              <w:rtl/>
            </w:rPr>
            <w:t>[סוג מדד כותרת]</w:t>
          </w:r>
        </w:p>
      </w:docPartBody>
    </w:docPart>
    <w:docPart>
      <w:docPartPr>
        <w:name w:val="ECA626267DE84EAB83F87D3F53948A3E"/>
        <w:category>
          <w:name w:val="כללי"/>
          <w:gallery w:val="placeholder"/>
        </w:category>
        <w:types>
          <w:type w:val="bbPlcHdr"/>
        </w:types>
        <w:behaviors>
          <w:behavior w:val="content"/>
        </w:behaviors>
        <w:guid w:val="{5B65CE4F-007D-4D5F-B71A-EF98E9ED96B8}"/>
      </w:docPartPr>
      <w:docPartBody>
        <w:p w:rsidR="00223BF5" w:rsidRDefault="00B66638" w:rsidP="00B66638">
          <w:pPr>
            <w:pStyle w:val="ECA626267DE84EAB83F87D3F53948A3E"/>
          </w:pPr>
          <w:r w:rsidRPr="00033B28">
            <w:rPr>
              <w:rStyle w:val="PlaceholderText"/>
              <w:rtl/>
            </w:rPr>
            <w:t>[מדד בגין/ידוע - כותרת]</w:t>
          </w:r>
        </w:p>
      </w:docPartBody>
    </w:docPart>
    <w:docPart>
      <w:docPartPr>
        <w:name w:val="6CF4E9F3C4BB40B6AF49103A753AF238"/>
        <w:category>
          <w:name w:val="כללי"/>
          <w:gallery w:val="placeholder"/>
        </w:category>
        <w:types>
          <w:type w:val="bbPlcHdr"/>
        </w:types>
        <w:behaviors>
          <w:behavior w:val="content"/>
        </w:behaviors>
        <w:guid w:val="{C40E6274-E424-4A65-98AE-4298E7F4DB54}"/>
      </w:docPartPr>
      <w:docPartBody>
        <w:p w:rsidR="00223BF5" w:rsidRDefault="00B66638" w:rsidP="00B66638">
          <w:pPr>
            <w:pStyle w:val="6CF4E9F3C4BB40B6AF49103A753AF238"/>
          </w:pPr>
          <w:r w:rsidRPr="003059F5">
            <w:rPr>
              <w:rStyle w:val="PlaceholderText"/>
              <w:rtl/>
            </w:rPr>
            <w:t>[מדד בסיס]</w:t>
          </w:r>
        </w:p>
      </w:docPartBody>
    </w:docPart>
    <w:docPart>
      <w:docPartPr>
        <w:name w:val="D836DF071493441185EC595AB47D599F"/>
        <w:category>
          <w:name w:val="כללי"/>
          <w:gallery w:val="placeholder"/>
        </w:category>
        <w:types>
          <w:type w:val="bbPlcHdr"/>
        </w:types>
        <w:behaviors>
          <w:behavior w:val="content"/>
        </w:behaviors>
        <w:guid w:val="{067494EB-D040-44F3-A35E-C6F47014136F}"/>
      </w:docPartPr>
      <w:docPartBody>
        <w:p w:rsidR="00223BF5" w:rsidRDefault="00B66638" w:rsidP="00B66638">
          <w:pPr>
            <w:pStyle w:val="D836DF071493441185EC595AB47D599F"/>
          </w:pPr>
          <w:r w:rsidRPr="003059F5">
            <w:rPr>
              <w:rStyle w:val="PlaceholderText"/>
              <w:rtl/>
            </w:rPr>
            <w:t>[נקודות מדד]</w:t>
          </w:r>
        </w:p>
      </w:docPartBody>
    </w:docPart>
    <w:docPart>
      <w:docPartPr>
        <w:name w:val="1B0FE9659B944119A41B71B884CDE202"/>
        <w:category>
          <w:name w:val="כללי"/>
          <w:gallery w:val="placeholder"/>
        </w:category>
        <w:types>
          <w:type w:val="bbPlcHdr"/>
        </w:types>
        <w:behaviors>
          <w:behavior w:val="content"/>
        </w:behaviors>
        <w:guid w:val="{F5A25C38-3A6D-4C07-8797-F425FBAED40A}"/>
      </w:docPartPr>
      <w:docPartBody>
        <w:p w:rsidR="00223BF5" w:rsidRDefault="00B66638" w:rsidP="00B66638">
          <w:pPr>
            <w:pStyle w:val="1B0FE9659B944119A41B71B884CDE202"/>
          </w:pPr>
          <w:r w:rsidRPr="003059F5">
            <w:rPr>
              <w:rStyle w:val="PlaceholderText"/>
              <w:rtl/>
            </w:rPr>
            <w:t>[תאריך חתימת חוזה]</w:t>
          </w:r>
        </w:p>
      </w:docPartBody>
    </w:docPart>
    <w:docPart>
      <w:docPartPr>
        <w:name w:val="81C8A0CFC7504C25B052E64F322C5E84"/>
        <w:category>
          <w:name w:val="כללי"/>
          <w:gallery w:val="placeholder"/>
        </w:category>
        <w:types>
          <w:type w:val="bbPlcHdr"/>
        </w:types>
        <w:behaviors>
          <w:behavior w:val="content"/>
        </w:behaviors>
        <w:guid w:val="{681F3080-2CBE-4B56-8F99-78067BDE8DA6}"/>
      </w:docPartPr>
      <w:docPartBody>
        <w:p w:rsidR="00223BF5" w:rsidRDefault="00B66638" w:rsidP="00B66638">
          <w:pPr>
            <w:pStyle w:val="81C8A0CFC7504C25B052E64F322C5E84"/>
          </w:pPr>
          <w:r w:rsidRPr="0027244C">
            <w:rPr>
              <w:rStyle w:val="PlaceholderText"/>
              <w:rtl/>
            </w:rPr>
            <w:t>[צד א בחוזה]</w:t>
          </w:r>
        </w:p>
      </w:docPartBody>
    </w:docPart>
    <w:docPart>
      <w:docPartPr>
        <w:name w:val="A04D0F8FAC2041F98E90788E296A6E81"/>
        <w:category>
          <w:name w:val="כללי"/>
          <w:gallery w:val="placeholder"/>
        </w:category>
        <w:types>
          <w:type w:val="bbPlcHdr"/>
        </w:types>
        <w:behaviors>
          <w:behavior w:val="content"/>
        </w:behaviors>
        <w:guid w:val="{BA0E832B-8FCC-4F6D-B389-CF68485F7E53}"/>
      </w:docPartPr>
      <w:docPartBody>
        <w:p w:rsidR="00223BF5" w:rsidRDefault="00B66638" w:rsidP="00B66638">
          <w:pPr>
            <w:pStyle w:val="A04D0F8FAC2041F98E90788E296A6E81"/>
          </w:pPr>
          <w:r w:rsidRPr="003059F5">
            <w:rPr>
              <w:rStyle w:val="PlaceholderText"/>
              <w:rtl/>
            </w:rPr>
            <w:t>[שם ספק]</w:t>
          </w:r>
        </w:p>
      </w:docPartBody>
    </w:docPart>
    <w:docPart>
      <w:docPartPr>
        <w:name w:val="F3078669B3524F64A2C046BD2ECAA5AB"/>
        <w:category>
          <w:name w:val="כללי"/>
          <w:gallery w:val="placeholder"/>
        </w:category>
        <w:types>
          <w:type w:val="bbPlcHdr"/>
        </w:types>
        <w:behaviors>
          <w:behavior w:val="content"/>
        </w:behaviors>
        <w:guid w:val="{C2BDAC16-EBFA-4D54-8ECD-51EA7EC90941}"/>
      </w:docPartPr>
      <w:docPartBody>
        <w:p w:rsidR="00223BF5" w:rsidRDefault="00B66638" w:rsidP="00B66638">
          <w:pPr>
            <w:pStyle w:val="F3078669B3524F64A2C046BD2ECAA5AB"/>
          </w:pPr>
          <w:r w:rsidRPr="003059F5">
            <w:rPr>
              <w:rStyle w:val="PlaceholderText"/>
              <w:rtl/>
            </w:rPr>
            <w:t>[שם ספק]</w:t>
          </w:r>
        </w:p>
      </w:docPartBody>
    </w:docPart>
    <w:docPart>
      <w:docPartPr>
        <w:name w:val="7492FC801BD0441AA4D898A446075364"/>
        <w:category>
          <w:name w:val="כללי"/>
          <w:gallery w:val="placeholder"/>
        </w:category>
        <w:types>
          <w:type w:val="bbPlcHdr"/>
        </w:types>
        <w:behaviors>
          <w:behavior w:val="content"/>
        </w:behaviors>
        <w:guid w:val="{E2AF8941-67F1-4153-8268-05EBBC158AE5}"/>
      </w:docPartPr>
      <w:docPartBody>
        <w:p w:rsidR="00223BF5" w:rsidRDefault="00B66638" w:rsidP="00B66638">
          <w:pPr>
            <w:pStyle w:val="7492FC801BD0441AA4D898A446075364"/>
          </w:pPr>
          <w:r w:rsidRPr="003059F5">
            <w:rPr>
              <w:rStyle w:val="PlaceholderText"/>
              <w:rtl/>
            </w:rPr>
            <w:t>[שם ספק]</w:t>
          </w:r>
        </w:p>
      </w:docPartBody>
    </w:docPart>
    <w:docPart>
      <w:docPartPr>
        <w:name w:val="12C10FE70E6F4224B9BEC0C151473EB8"/>
        <w:category>
          <w:name w:val="כללי"/>
          <w:gallery w:val="placeholder"/>
        </w:category>
        <w:types>
          <w:type w:val="bbPlcHdr"/>
        </w:types>
        <w:behaviors>
          <w:behavior w:val="content"/>
        </w:behaviors>
        <w:guid w:val="{C042262E-0B49-4DD0-918D-B29E6BDF93D6}"/>
      </w:docPartPr>
      <w:docPartBody>
        <w:p w:rsidR="00223BF5" w:rsidRDefault="00B66638" w:rsidP="00B66638">
          <w:pPr>
            <w:pStyle w:val="12C10FE70E6F4224B9BEC0C151473EB8"/>
          </w:pPr>
          <w:r w:rsidRPr="003059F5">
            <w:rPr>
              <w:rStyle w:val="PlaceholderText"/>
              <w:rtl/>
            </w:rPr>
            <w:t>[שם ספק]</w:t>
          </w:r>
        </w:p>
      </w:docPartBody>
    </w:docPart>
    <w:docPart>
      <w:docPartPr>
        <w:name w:val="7DEE94D47AC4487BA83E26227B1511BC"/>
        <w:category>
          <w:name w:val="כללי"/>
          <w:gallery w:val="placeholder"/>
        </w:category>
        <w:types>
          <w:type w:val="bbPlcHdr"/>
        </w:types>
        <w:behaviors>
          <w:behavior w:val="content"/>
        </w:behaviors>
        <w:guid w:val="{DB6105B5-0B55-4B04-84F7-CED51078C658}"/>
      </w:docPartPr>
      <w:docPartBody>
        <w:p w:rsidR="00223BF5" w:rsidRDefault="00B66638" w:rsidP="00B66638">
          <w:pPr>
            <w:pStyle w:val="7DEE94D47AC4487BA83E26227B1511BC"/>
          </w:pPr>
          <w:r w:rsidRPr="003059F5">
            <w:rPr>
              <w:rStyle w:val="PlaceholderText"/>
              <w:rtl/>
            </w:rPr>
            <w:t>[תבנית חוזה]</w:t>
          </w:r>
        </w:p>
      </w:docPartBody>
    </w:docPart>
    <w:docPart>
      <w:docPartPr>
        <w:name w:val="3DDE1654539A4EDDAA2783F0B74477BC"/>
        <w:category>
          <w:name w:val="כללי"/>
          <w:gallery w:val="placeholder"/>
        </w:category>
        <w:types>
          <w:type w:val="bbPlcHdr"/>
        </w:types>
        <w:behaviors>
          <w:behavior w:val="content"/>
        </w:behaviors>
        <w:guid w:val="{92AFC0FC-AD05-42E2-AE2A-7B1E41603FB1}"/>
      </w:docPartPr>
      <w:docPartBody>
        <w:p w:rsidR="00223BF5" w:rsidRDefault="00B66638" w:rsidP="00B66638">
          <w:pPr>
            <w:pStyle w:val="3DDE1654539A4EDDAA2783F0B74477BC"/>
          </w:pPr>
          <w:r w:rsidRPr="009D00D7">
            <w:rPr>
              <w:rStyle w:val="PlaceholderText"/>
              <w:rtl/>
            </w:rPr>
            <w:t>[שם הפרויקט]</w:t>
          </w:r>
        </w:p>
      </w:docPartBody>
    </w:docPart>
    <w:docPart>
      <w:docPartPr>
        <w:name w:val="5437A83E92B3463780E78397A83A176C"/>
        <w:category>
          <w:name w:val="כללי"/>
          <w:gallery w:val="placeholder"/>
        </w:category>
        <w:types>
          <w:type w:val="bbPlcHdr"/>
        </w:types>
        <w:behaviors>
          <w:behavior w:val="content"/>
        </w:behaviors>
        <w:guid w:val="{24B4359C-5B55-4845-B294-23356ADBD95B}"/>
      </w:docPartPr>
      <w:docPartBody>
        <w:p w:rsidR="00223BF5" w:rsidRDefault="00B66638" w:rsidP="00B66638">
          <w:pPr>
            <w:pStyle w:val="5437A83E92B3463780E78397A83A176C"/>
          </w:pPr>
          <w:r w:rsidRPr="003059F5">
            <w:rPr>
              <w:rStyle w:val="PlaceholderText"/>
              <w:rtl/>
            </w:rPr>
            <w:t>[שם ספק]</w:t>
          </w:r>
        </w:p>
      </w:docPartBody>
    </w:docPart>
    <w:docPart>
      <w:docPartPr>
        <w:name w:val="EDEA4191105145A5B4E43EC19FD84402"/>
        <w:category>
          <w:name w:val="כללי"/>
          <w:gallery w:val="placeholder"/>
        </w:category>
        <w:types>
          <w:type w:val="bbPlcHdr"/>
        </w:types>
        <w:behaviors>
          <w:behavior w:val="content"/>
        </w:behaviors>
        <w:guid w:val="{6A4DE757-ADE6-4E3A-85F5-989EEB1F5C0B}"/>
      </w:docPartPr>
      <w:docPartBody>
        <w:p w:rsidR="00223BF5" w:rsidRDefault="00B66638" w:rsidP="00B66638">
          <w:pPr>
            <w:pStyle w:val="EDEA4191105145A5B4E43EC19FD84402"/>
          </w:pPr>
          <w:r w:rsidRPr="003059F5">
            <w:rPr>
              <w:rStyle w:val="PlaceholderText"/>
              <w:rtl/>
            </w:rPr>
            <w:t>[שם ספק]</w:t>
          </w:r>
        </w:p>
      </w:docPartBody>
    </w:docPart>
    <w:docPart>
      <w:docPartPr>
        <w:name w:val="C78DCCC7C7BC4F03BAB0D20362496CDE"/>
        <w:category>
          <w:name w:val="כללי"/>
          <w:gallery w:val="placeholder"/>
        </w:category>
        <w:types>
          <w:type w:val="bbPlcHdr"/>
        </w:types>
        <w:behaviors>
          <w:behavior w:val="content"/>
        </w:behaviors>
        <w:guid w:val="{D89B511B-69AD-41D6-978C-DC92F843BD83}"/>
      </w:docPartPr>
      <w:docPartBody>
        <w:p w:rsidR="0008167F" w:rsidRDefault="00002D11">
          <w:r w:rsidRPr="00F3672F">
            <w:rPr>
              <w:rStyle w:val="PlaceholderText"/>
              <w:rtl/>
            </w:rPr>
            <w:t>[שם ספק]</w:t>
          </w:r>
        </w:p>
      </w:docPartBody>
    </w:docPart>
    <w:docPart>
      <w:docPartPr>
        <w:name w:val="121628505B204A37B3070DDA89D063C6"/>
        <w:category>
          <w:name w:val="כללי"/>
          <w:gallery w:val="placeholder"/>
        </w:category>
        <w:types>
          <w:type w:val="bbPlcHdr"/>
        </w:types>
        <w:behaviors>
          <w:behavior w:val="content"/>
        </w:behaviors>
        <w:guid w:val="{23F1EF5B-6A18-4BE3-A908-25599BE467E4}"/>
      </w:docPartPr>
      <w:docPartBody>
        <w:p w:rsidR="0008167F" w:rsidRDefault="00002D11">
          <w:r w:rsidRPr="00F3672F">
            <w:rPr>
              <w:rStyle w:val="PlaceholderText"/>
              <w:rtl/>
            </w:rPr>
            <w:t>[שם צד א]</w:t>
          </w:r>
        </w:p>
      </w:docPartBody>
    </w:docPart>
    <w:docPart>
      <w:docPartPr>
        <w:name w:val="0EFC45A65FF840959F257E4CD533F2B5"/>
        <w:category>
          <w:name w:val="כללי"/>
          <w:gallery w:val="placeholder"/>
        </w:category>
        <w:types>
          <w:type w:val="bbPlcHdr"/>
        </w:types>
        <w:behaviors>
          <w:behavior w:val="content"/>
        </w:behaviors>
        <w:guid w:val="{82622BEB-FBB5-446C-BD59-AE872BC31FCD}"/>
      </w:docPartPr>
      <w:docPartBody>
        <w:p w:rsidR="0008167F" w:rsidRDefault="00002D11" w:rsidP="00002D11">
          <w:pPr>
            <w:pStyle w:val="0EFC45A65FF840959F257E4CD533F2B5"/>
          </w:pPr>
          <w:r w:rsidRPr="00F3672F">
            <w:rPr>
              <w:rStyle w:val="PlaceholderText"/>
              <w:rtl/>
            </w:rPr>
            <w:t>[שם ספק]</w:t>
          </w:r>
        </w:p>
      </w:docPartBody>
    </w:docPart>
    <w:docPart>
      <w:docPartPr>
        <w:name w:val="B9C33F0C86DB4CBC9F2EE570B237EC30"/>
        <w:category>
          <w:name w:val="כללי"/>
          <w:gallery w:val="placeholder"/>
        </w:category>
        <w:types>
          <w:type w:val="bbPlcHdr"/>
        </w:types>
        <w:behaviors>
          <w:behavior w:val="content"/>
        </w:behaviors>
        <w:guid w:val="{6F69DD86-588C-46BC-8052-32277E7F2ED4}"/>
      </w:docPartPr>
      <w:docPartBody>
        <w:p w:rsidR="0008167F" w:rsidRDefault="00002D11" w:rsidP="00002D11">
          <w:pPr>
            <w:pStyle w:val="B9C33F0C86DB4CBC9F2EE570B237EC30"/>
          </w:pPr>
          <w:r w:rsidRPr="00C5438E">
            <w:rPr>
              <w:rStyle w:val="PlaceholderText"/>
              <w:rtl/>
            </w:rPr>
            <w:t>[צד א בחוזה]</w:t>
          </w:r>
        </w:p>
      </w:docPartBody>
    </w:docPart>
    <w:docPart>
      <w:docPartPr>
        <w:name w:val="37EF0F13E9C0405CB8B31464D7DDE7DD"/>
        <w:category>
          <w:name w:val="כללי"/>
          <w:gallery w:val="placeholder"/>
        </w:category>
        <w:types>
          <w:type w:val="bbPlcHdr"/>
        </w:types>
        <w:behaviors>
          <w:behavior w:val="content"/>
        </w:behaviors>
        <w:guid w:val="{F765B854-D7CD-4A69-B40C-027A6D62D784}"/>
      </w:docPartPr>
      <w:docPartBody>
        <w:p w:rsidR="0008167F" w:rsidRDefault="00002D11" w:rsidP="00002D11">
          <w:pPr>
            <w:pStyle w:val="37EF0F13E9C0405CB8B31464D7DDE7DD"/>
          </w:pPr>
          <w:r w:rsidRPr="003059F5">
            <w:rPr>
              <w:rStyle w:val="PlaceholderText"/>
              <w:rtl/>
            </w:rPr>
            <w:t>[שם ספק]</w:t>
          </w:r>
        </w:p>
      </w:docPartBody>
    </w:docPart>
    <w:docPart>
      <w:docPartPr>
        <w:name w:val="5FE07EE7E2E74D478FA009B500853FD7"/>
        <w:category>
          <w:name w:val="כללי"/>
          <w:gallery w:val="placeholder"/>
        </w:category>
        <w:types>
          <w:type w:val="bbPlcHdr"/>
        </w:types>
        <w:behaviors>
          <w:behavior w:val="content"/>
        </w:behaviors>
        <w:guid w:val="{7D9B5548-5340-4108-ABDF-65241EAAD271}"/>
      </w:docPartPr>
      <w:docPartBody>
        <w:p w:rsidR="0008167F" w:rsidRDefault="00002D11" w:rsidP="00002D11">
          <w:pPr>
            <w:pStyle w:val="5FE07EE7E2E74D478FA009B500853FD7"/>
          </w:pPr>
          <w:r w:rsidRPr="003059F5">
            <w:rPr>
              <w:rStyle w:val="PlaceholderText"/>
              <w:rtl/>
            </w:rPr>
            <w:t>[שם אתר]</w:t>
          </w:r>
        </w:p>
      </w:docPartBody>
    </w:docPart>
    <w:docPart>
      <w:docPartPr>
        <w:name w:val="1F4F55CEDFFB4FE7B66AFC474F42EBD2"/>
        <w:category>
          <w:name w:val="כללי"/>
          <w:gallery w:val="placeholder"/>
        </w:category>
        <w:types>
          <w:type w:val="bbPlcHdr"/>
        </w:types>
        <w:behaviors>
          <w:behavior w:val="content"/>
        </w:behaviors>
        <w:guid w:val="{542AAC87-2A3F-432B-A031-54D8046A1D63}"/>
      </w:docPartPr>
      <w:docPartBody>
        <w:p w:rsidR="0008167F" w:rsidRDefault="00002D11" w:rsidP="00002D11">
          <w:pPr>
            <w:pStyle w:val="1F4F55CEDFFB4FE7B66AFC474F42EBD2"/>
          </w:pPr>
          <w:r w:rsidRPr="003059F5">
            <w:rPr>
              <w:rStyle w:val="PlaceholderText"/>
              <w:rtl/>
            </w:rPr>
            <w:t>[תיאור עבודה]</w:t>
          </w:r>
        </w:p>
      </w:docPartBody>
    </w:docPart>
    <w:docPart>
      <w:docPartPr>
        <w:name w:val="19C998693DD34AA5A314AA74F723B7A9"/>
        <w:category>
          <w:name w:val="כללי"/>
          <w:gallery w:val="placeholder"/>
        </w:category>
        <w:types>
          <w:type w:val="bbPlcHdr"/>
        </w:types>
        <w:behaviors>
          <w:behavior w:val="content"/>
        </w:behaviors>
        <w:guid w:val="{B34C3C64-EEF3-49E9-9F39-B6C057D0F546}"/>
      </w:docPartPr>
      <w:docPartBody>
        <w:p w:rsidR="0008167F" w:rsidRDefault="00002D11" w:rsidP="00002D11">
          <w:pPr>
            <w:pStyle w:val="19C998693DD34AA5A314AA74F723B7A9"/>
          </w:pPr>
          <w:r w:rsidRPr="003059F5">
            <w:rPr>
              <w:rStyle w:val="PlaceholderText"/>
              <w:rtl/>
            </w:rPr>
            <w:t>[שם ספק]</w:t>
          </w:r>
        </w:p>
      </w:docPartBody>
    </w:docPart>
    <w:docPart>
      <w:docPartPr>
        <w:name w:val="E3831BE528E047968132AA680B2D5110"/>
        <w:category>
          <w:name w:val="כללי"/>
          <w:gallery w:val="placeholder"/>
        </w:category>
        <w:types>
          <w:type w:val="bbPlcHdr"/>
        </w:types>
        <w:behaviors>
          <w:behavior w:val="content"/>
        </w:behaviors>
        <w:guid w:val="{1BD8D62C-7C27-48DA-8792-1AE919E6B0F5}"/>
      </w:docPartPr>
      <w:docPartBody>
        <w:p w:rsidR="0008167F" w:rsidRDefault="00002D11" w:rsidP="00002D11">
          <w:pPr>
            <w:pStyle w:val="E3831BE528E047968132AA680B2D5110"/>
          </w:pPr>
          <w:r w:rsidRPr="00C5438E">
            <w:rPr>
              <w:rStyle w:val="PlaceholderText"/>
              <w:rtl/>
            </w:rPr>
            <w:t>[צד א בחוזה]</w:t>
          </w:r>
        </w:p>
      </w:docPartBody>
    </w:docPart>
    <w:docPart>
      <w:docPartPr>
        <w:name w:val="47FDFDD66BFC4956BFC623AEE6824888"/>
        <w:category>
          <w:name w:val="כללי"/>
          <w:gallery w:val="placeholder"/>
        </w:category>
        <w:types>
          <w:type w:val="bbPlcHdr"/>
        </w:types>
        <w:behaviors>
          <w:behavior w:val="content"/>
        </w:behaviors>
        <w:guid w:val="{14247A23-5D9C-463E-8C37-24FCE9295228}"/>
      </w:docPartPr>
      <w:docPartBody>
        <w:p w:rsidR="0008167F" w:rsidRDefault="00002D11" w:rsidP="00002D11">
          <w:pPr>
            <w:pStyle w:val="47FDFDD66BFC4956BFC623AEE6824888"/>
          </w:pPr>
          <w:r w:rsidRPr="003059F5">
            <w:rPr>
              <w:rStyle w:val="PlaceholderText"/>
              <w:rtl/>
            </w:rPr>
            <w:t>[שם אתר]</w:t>
          </w:r>
        </w:p>
      </w:docPartBody>
    </w:docPart>
    <w:docPart>
      <w:docPartPr>
        <w:name w:val="5DBCD5AEF2F84B749FA9674FD5D43668"/>
        <w:category>
          <w:name w:val="כללי"/>
          <w:gallery w:val="placeholder"/>
        </w:category>
        <w:types>
          <w:type w:val="bbPlcHdr"/>
        </w:types>
        <w:behaviors>
          <w:behavior w:val="content"/>
        </w:behaviors>
        <w:guid w:val="{85A196AA-4BB1-4202-AF33-9A9332502A6E}"/>
      </w:docPartPr>
      <w:docPartBody>
        <w:p w:rsidR="0008167F" w:rsidRDefault="00002D11" w:rsidP="00002D11">
          <w:pPr>
            <w:pStyle w:val="5DBCD5AEF2F84B749FA9674FD5D43668"/>
          </w:pPr>
          <w:r w:rsidRPr="003059F5">
            <w:rPr>
              <w:rStyle w:val="PlaceholderText"/>
              <w:rtl/>
            </w:rPr>
            <w:t>[תאריך חתימת חוזה]</w:t>
          </w:r>
        </w:p>
      </w:docPartBody>
    </w:docPart>
    <w:docPart>
      <w:docPartPr>
        <w:name w:val="DF8FA59E2C4D4C17BFE1C5C0C9C61907"/>
        <w:category>
          <w:name w:val="כללי"/>
          <w:gallery w:val="placeholder"/>
        </w:category>
        <w:types>
          <w:type w:val="bbPlcHdr"/>
        </w:types>
        <w:behaviors>
          <w:behavior w:val="content"/>
        </w:behaviors>
        <w:guid w:val="{B654FE17-921A-4B4C-8522-B80703693F1D}"/>
      </w:docPartPr>
      <w:docPartBody>
        <w:p w:rsidR="0008167F" w:rsidRDefault="00002D11" w:rsidP="00002D11">
          <w:pPr>
            <w:pStyle w:val="DF8FA59E2C4D4C17BFE1C5C0C9C61907"/>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2D11"/>
    <w:rsid w:val="000046A2"/>
    <w:rsid w:val="00015D7F"/>
    <w:rsid w:val="00077D90"/>
    <w:rsid w:val="0008167F"/>
    <w:rsid w:val="00172407"/>
    <w:rsid w:val="00223BF5"/>
    <w:rsid w:val="0032380B"/>
    <w:rsid w:val="003D3172"/>
    <w:rsid w:val="006865A5"/>
    <w:rsid w:val="00787E50"/>
    <w:rsid w:val="00874A5F"/>
    <w:rsid w:val="00B66638"/>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02D11"/>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9970B091003747E4836FA045B6EFF713">
    <w:name w:val="9970B091003747E4836FA045B6EFF713"/>
    <w:rsid w:val="00B66638"/>
    <w:pPr>
      <w:bidi/>
    </w:pPr>
  </w:style>
  <w:style w:type="paragraph" w:customStyle="1" w:styleId="0E08446C9890437AB5380797D9AAD797">
    <w:name w:val="0E08446C9890437AB5380797D9AAD797"/>
    <w:rsid w:val="00B66638"/>
    <w:pPr>
      <w:bidi/>
    </w:pPr>
  </w:style>
  <w:style w:type="paragraph" w:customStyle="1" w:styleId="7748D2B8613945338A3A545675197DE8">
    <w:name w:val="7748D2B8613945338A3A545675197DE8"/>
    <w:rsid w:val="00B66638"/>
    <w:pPr>
      <w:bidi/>
    </w:pPr>
  </w:style>
  <w:style w:type="paragraph" w:customStyle="1" w:styleId="E5E15C3F1D6D4EDF86BCD03352A54B60">
    <w:name w:val="E5E15C3F1D6D4EDF86BCD03352A54B60"/>
    <w:rsid w:val="00B66638"/>
    <w:pPr>
      <w:bidi/>
    </w:pPr>
  </w:style>
  <w:style w:type="paragraph" w:customStyle="1" w:styleId="5A840B3F642E4786914A0ADA022A5B65">
    <w:name w:val="5A840B3F642E4786914A0ADA022A5B65"/>
    <w:rsid w:val="00B66638"/>
    <w:pPr>
      <w:bidi/>
    </w:pPr>
  </w:style>
  <w:style w:type="paragraph" w:customStyle="1" w:styleId="344D92C3C0B240B0A5F6191FA36B1C65">
    <w:name w:val="344D92C3C0B240B0A5F6191FA36B1C65"/>
    <w:rsid w:val="00B66638"/>
    <w:pPr>
      <w:bidi/>
    </w:pPr>
  </w:style>
  <w:style w:type="paragraph" w:customStyle="1" w:styleId="7B59E8B27B2F46F7A7EAB17D0229FD16">
    <w:name w:val="7B59E8B27B2F46F7A7EAB17D0229FD16"/>
    <w:rsid w:val="00B66638"/>
    <w:pPr>
      <w:bidi/>
    </w:pPr>
  </w:style>
  <w:style w:type="paragraph" w:customStyle="1" w:styleId="73B25228A8C24B569CEBCAD6B6099438">
    <w:name w:val="73B25228A8C24B569CEBCAD6B6099438"/>
    <w:rsid w:val="00B66638"/>
    <w:pPr>
      <w:bidi/>
    </w:pPr>
  </w:style>
  <w:style w:type="paragraph" w:customStyle="1" w:styleId="3E79612BB8CD476D90D0973CD144BBD8">
    <w:name w:val="3E79612BB8CD476D90D0973CD144BBD8"/>
    <w:rsid w:val="00B66638"/>
    <w:pPr>
      <w:bidi/>
    </w:pPr>
  </w:style>
  <w:style w:type="paragraph" w:customStyle="1" w:styleId="7A2E55B347A1403AB8A26EF930D8F5BA">
    <w:name w:val="7A2E55B347A1403AB8A26EF930D8F5BA"/>
    <w:rsid w:val="00B66638"/>
    <w:pPr>
      <w:bidi/>
    </w:pPr>
  </w:style>
  <w:style w:type="paragraph" w:customStyle="1" w:styleId="D5A18AD6EBE4487EACD21B30C3590A34">
    <w:name w:val="D5A18AD6EBE4487EACD21B30C3590A34"/>
    <w:rsid w:val="00B66638"/>
    <w:pPr>
      <w:bidi/>
    </w:pPr>
  </w:style>
  <w:style w:type="paragraph" w:customStyle="1" w:styleId="E32423C4CA78411D942CD2BBBF0F8DD1">
    <w:name w:val="E32423C4CA78411D942CD2BBBF0F8DD1"/>
    <w:rsid w:val="00B66638"/>
    <w:pPr>
      <w:bidi/>
    </w:pPr>
  </w:style>
  <w:style w:type="paragraph" w:customStyle="1" w:styleId="7B48594FB750459D974598310523838C">
    <w:name w:val="7B48594FB750459D974598310523838C"/>
    <w:rsid w:val="00B66638"/>
    <w:pPr>
      <w:bidi/>
    </w:pPr>
  </w:style>
  <w:style w:type="paragraph" w:customStyle="1" w:styleId="9C57209DEE9D44A5A0AFAF1166799494">
    <w:name w:val="9C57209DEE9D44A5A0AFAF1166799494"/>
    <w:rsid w:val="00B66638"/>
    <w:pPr>
      <w:bidi/>
    </w:pPr>
  </w:style>
  <w:style w:type="paragraph" w:customStyle="1" w:styleId="10F5C76B294F467BBDF9E5D7E9E056F7">
    <w:name w:val="10F5C76B294F467BBDF9E5D7E9E056F7"/>
    <w:rsid w:val="00B66638"/>
    <w:pPr>
      <w:bidi/>
    </w:pPr>
  </w:style>
  <w:style w:type="paragraph" w:customStyle="1" w:styleId="1DD35DB313974BDEBDBB47811F7AA805">
    <w:name w:val="1DD35DB313974BDEBDBB47811F7AA805"/>
    <w:rsid w:val="00B66638"/>
    <w:pPr>
      <w:bidi/>
    </w:pPr>
  </w:style>
  <w:style w:type="paragraph" w:customStyle="1" w:styleId="BEB874EB332C46C7B43A739B9BBEB194">
    <w:name w:val="BEB874EB332C46C7B43A739B9BBEB194"/>
    <w:rsid w:val="00B66638"/>
    <w:pPr>
      <w:bidi/>
    </w:pPr>
  </w:style>
  <w:style w:type="paragraph" w:customStyle="1" w:styleId="FB1B626FD21641E9A83B074E0418A128">
    <w:name w:val="FB1B626FD21641E9A83B074E0418A128"/>
    <w:rsid w:val="00B66638"/>
    <w:pPr>
      <w:bidi/>
    </w:pPr>
  </w:style>
  <w:style w:type="paragraph" w:customStyle="1" w:styleId="EE636E82F76F4CDEA2CCA036C51BF98B">
    <w:name w:val="EE636E82F76F4CDEA2CCA036C51BF98B"/>
    <w:rsid w:val="00B66638"/>
    <w:pPr>
      <w:bidi/>
    </w:pPr>
  </w:style>
  <w:style w:type="paragraph" w:customStyle="1" w:styleId="82E320F7A3D84E50B80452CB019917A4">
    <w:name w:val="82E320F7A3D84E50B80452CB019917A4"/>
    <w:rsid w:val="00B66638"/>
    <w:pPr>
      <w:bidi/>
    </w:pPr>
  </w:style>
  <w:style w:type="paragraph" w:customStyle="1" w:styleId="8CA53A5E1BFB4114A179C788BCC9CEC2">
    <w:name w:val="8CA53A5E1BFB4114A179C788BCC9CEC2"/>
    <w:rsid w:val="00B66638"/>
    <w:pPr>
      <w:bidi/>
    </w:pPr>
  </w:style>
  <w:style w:type="paragraph" w:customStyle="1" w:styleId="E7D608607D8A48F3AEDD725E99C02C30">
    <w:name w:val="E7D608607D8A48F3AEDD725E99C02C30"/>
    <w:rsid w:val="00B66638"/>
    <w:pPr>
      <w:bidi/>
    </w:pPr>
  </w:style>
  <w:style w:type="paragraph" w:customStyle="1" w:styleId="F75ACD1BE3C34DDD94001F1B1B7E051F">
    <w:name w:val="F75ACD1BE3C34DDD94001F1B1B7E051F"/>
    <w:rsid w:val="00B66638"/>
    <w:pPr>
      <w:bidi/>
    </w:pPr>
  </w:style>
  <w:style w:type="paragraph" w:customStyle="1" w:styleId="ECA626267DE84EAB83F87D3F53948A3E">
    <w:name w:val="ECA626267DE84EAB83F87D3F53948A3E"/>
    <w:rsid w:val="00B66638"/>
    <w:pPr>
      <w:bidi/>
    </w:pPr>
  </w:style>
  <w:style w:type="paragraph" w:customStyle="1" w:styleId="6CF4E9F3C4BB40B6AF49103A753AF238">
    <w:name w:val="6CF4E9F3C4BB40B6AF49103A753AF238"/>
    <w:rsid w:val="00B66638"/>
    <w:pPr>
      <w:bidi/>
    </w:pPr>
  </w:style>
  <w:style w:type="paragraph" w:customStyle="1" w:styleId="D836DF071493441185EC595AB47D599F">
    <w:name w:val="D836DF071493441185EC595AB47D599F"/>
    <w:rsid w:val="00B66638"/>
    <w:pPr>
      <w:bidi/>
    </w:pPr>
  </w:style>
  <w:style w:type="paragraph" w:customStyle="1" w:styleId="1B0FE9659B944119A41B71B884CDE202">
    <w:name w:val="1B0FE9659B944119A41B71B884CDE202"/>
    <w:rsid w:val="00B66638"/>
    <w:pPr>
      <w:bidi/>
    </w:pPr>
  </w:style>
  <w:style w:type="paragraph" w:customStyle="1" w:styleId="81C8A0CFC7504C25B052E64F322C5E84">
    <w:name w:val="81C8A0CFC7504C25B052E64F322C5E84"/>
    <w:rsid w:val="00B66638"/>
    <w:pPr>
      <w:bidi/>
    </w:pPr>
  </w:style>
  <w:style w:type="paragraph" w:customStyle="1" w:styleId="A04D0F8FAC2041F98E90788E296A6E81">
    <w:name w:val="A04D0F8FAC2041F98E90788E296A6E81"/>
    <w:rsid w:val="00B66638"/>
    <w:pPr>
      <w:bidi/>
    </w:pPr>
  </w:style>
  <w:style w:type="paragraph" w:customStyle="1" w:styleId="F3078669B3524F64A2C046BD2ECAA5AB">
    <w:name w:val="F3078669B3524F64A2C046BD2ECAA5AB"/>
    <w:rsid w:val="00B66638"/>
    <w:pPr>
      <w:bidi/>
    </w:pPr>
  </w:style>
  <w:style w:type="paragraph" w:customStyle="1" w:styleId="7492FC801BD0441AA4D898A446075364">
    <w:name w:val="7492FC801BD0441AA4D898A446075364"/>
    <w:rsid w:val="00B66638"/>
    <w:pPr>
      <w:bidi/>
    </w:pPr>
  </w:style>
  <w:style w:type="paragraph" w:customStyle="1" w:styleId="12C10FE70E6F4224B9BEC0C151473EB8">
    <w:name w:val="12C10FE70E6F4224B9BEC0C151473EB8"/>
    <w:rsid w:val="00B66638"/>
    <w:pPr>
      <w:bidi/>
    </w:pPr>
  </w:style>
  <w:style w:type="paragraph" w:customStyle="1" w:styleId="7DEE94D47AC4487BA83E26227B1511BC">
    <w:name w:val="7DEE94D47AC4487BA83E26227B1511BC"/>
    <w:rsid w:val="00B66638"/>
    <w:pPr>
      <w:bidi/>
    </w:pPr>
  </w:style>
  <w:style w:type="paragraph" w:customStyle="1" w:styleId="3DDE1654539A4EDDAA2783F0B74477BC">
    <w:name w:val="3DDE1654539A4EDDAA2783F0B74477BC"/>
    <w:rsid w:val="00B66638"/>
    <w:pPr>
      <w:bidi/>
    </w:pPr>
  </w:style>
  <w:style w:type="paragraph" w:customStyle="1" w:styleId="5437A83E92B3463780E78397A83A176C">
    <w:name w:val="5437A83E92B3463780E78397A83A176C"/>
    <w:rsid w:val="00B66638"/>
    <w:pPr>
      <w:bidi/>
    </w:pPr>
  </w:style>
  <w:style w:type="paragraph" w:customStyle="1" w:styleId="EDEA4191105145A5B4E43EC19FD84402">
    <w:name w:val="EDEA4191105145A5B4E43EC19FD84402"/>
    <w:rsid w:val="00B66638"/>
    <w:pPr>
      <w:bidi/>
    </w:pPr>
  </w:style>
  <w:style w:type="paragraph" w:customStyle="1" w:styleId="40D382D5C4724A0B810B7005BD911C3A">
    <w:name w:val="40D382D5C4724A0B810B7005BD911C3A"/>
    <w:rsid w:val="00B66638"/>
    <w:pPr>
      <w:bidi/>
    </w:pPr>
  </w:style>
  <w:style w:type="paragraph" w:customStyle="1" w:styleId="17EDA4E0A3634E7BBDA8CEDCA9EE5542">
    <w:name w:val="17EDA4E0A3634E7BBDA8CEDCA9EE5542"/>
    <w:rsid w:val="00B66638"/>
    <w:pPr>
      <w:bidi/>
    </w:pPr>
  </w:style>
  <w:style w:type="paragraph" w:customStyle="1" w:styleId="A094D93F76ED4248A4432D43D0D9F832">
    <w:name w:val="A094D93F76ED4248A4432D43D0D9F832"/>
    <w:rsid w:val="00B66638"/>
    <w:pPr>
      <w:bidi/>
    </w:pPr>
  </w:style>
  <w:style w:type="paragraph" w:customStyle="1" w:styleId="2590BE8C97D840FDA665D56EBE1E9424">
    <w:name w:val="2590BE8C97D840FDA665D56EBE1E9424"/>
    <w:rsid w:val="00B66638"/>
    <w:pPr>
      <w:bidi/>
    </w:pPr>
  </w:style>
  <w:style w:type="paragraph" w:customStyle="1" w:styleId="AE3D38CC3DEB4297B741360C625F9098">
    <w:name w:val="AE3D38CC3DEB4297B741360C625F9098"/>
    <w:rsid w:val="00B66638"/>
    <w:pPr>
      <w:bidi/>
    </w:pPr>
  </w:style>
  <w:style w:type="paragraph" w:customStyle="1" w:styleId="0EFC45A65FF840959F257E4CD533F2B5">
    <w:name w:val="0EFC45A65FF840959F257E4CD533F2B5"/>
    <w:rsid w:val="00002D11"/>
    <w:pPr>
      <w:bidi/>
    </w:pPr>
  </w:style>
  <w:style w:type="paragraph" w:customStyle="1" w:styleId="DDF490A1AEE940D7A8B61825352AA089">
    <w:name w:val="DDF490A1AEE940D7A8B61825352AA089"/>
    <w:rsid w:val="00002D11"/>
    <w:pPr>
      <w:bidi/>
    </w:pPr>
  </w:style>
  <w:style w:type="paragraph" w:customStyle="1" w:styleId="B9C33F0C86DB4CBC9F2EE570B237EC30">
    <w:name w:val="B9C33F0C86DB4CBC9F2EE570B237EC30"/>
    <w:rsid w:val="00002D11"/>
    <w:pPr>
      <w:bidi/>
    </w:pPr>
  </w:style>
  <w:style w:type="paragraph" w:customStyle="1" w:styleId="37EF0F13E9C0405CB8B31464D7DDE7DD">
    <w:name w:val="37EF0F13E9C0405CB8B31464D7DDE7DD"/>
    <w:rsid w:val="00002D11"/>
    <w:pPr>
      <w:bidi/>
    </w:pPr>
  </w:style>
  <w:style w:type="paragraph" w:customStyle="1" w:styleId="5FE07EE7E2E74D478FA009B500853FD7">
    <w:name w:val="5FE07EE7E2E74D478FA009B500853FD7"/>
    <w:rsid w:val="00002D11"/>
    <w:pPr>
      <w:bidi/>
    </w:pPr>
  </w:style>
  <w:style w:type="paragraph" w:customStyle="1" w:styleId="1F4F55CEDFFB4FE7B66AFC474F42EBD2">
    <w:name w:val="1F4F55CEDFFB4FE7B66AFC474F42EBD2"/>
    <w:rsid w:val="00002D11"/>
    <w:pPr>
      <w:bidi/>
    </w:pPr>
  </w:style>
  <w:style w:type="paragraph" w:customStyle="1" w:styleId="19C998693DD34AA5A314AA74F723B7A9">
    <w:name w:val="19C998693DD34AA5A314AA74F723B7A9"/>
    <w:rsid w:val="00002D11"/>
    <w:pPr>
      <w:bidi/>
    </w:pPr>
  </w:style>
  <w:style w:type="paragraph" w:customStyle="1" w:styleId="E3831BE528E047968132AA680B2D5110">
    <w:name w:val="E3831BE528E047968132AA680B2D5110"/>
    <w:rsid w:val="00002D11"/>
    <w:pPr>
      <w:bidi/>
    </w:pPr>
  </w:style>
  <w:style w:type="paragraph" w:customStyle="1" w:styleId="47FDFDD66BFC4956BFC623AEE6824888">
    <w:name w:val="47FDFDD66BFC4956BFC623AEE6824888"/>
    <w:rsid w:val="00002D11"/>
    <w:pPr>
      <w:bidi/>
    </w:pPr>
  </w:style>
  <w:style w:type="paragraph" w:customStyle="1" w:styleId="5DBCD5AEF2F84B749FA9674FD5D43668">
    <w:name w:val="5DBCD5AEF2F84B749FA9674FD5D43668"/>
    <w:rsid w:val="00002D11"/>
    <w:pPr>
      <w:bidi/>
    </w:pPr>
  </w:style>
  <w:style w:type="paragraph" w:customStyle="1" w:styleId="DF8FA59E2C4D4C17BFE1C5C0C9C61907">
    <w:name w:val="DF8FA59E2C4D4C17BFE1C5C0C9C61907"/>
    <w:rsid w:val="00002D11"/>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81709D4C-33DC-48CC-AC7E-130A245806EE}">
  <ds:schemaRefs>
    <ds:schemaRef ds:uri="http://purl.org/dc/elements/1.1/"/>
    <ds:schemaRef ds:uri="http://schemas.microsoft.com/office/2006/metadata/properties"/>
    <ds:schemaRef ds:uri="http://schemas.microsoft.com/office/2006/documentManagement/types"/>
    <ds:schemaRef ds:uri="http://schemas.microsoft.com/sharepoint/v3"/>
    <ds:schemaRef ds:uri="http://purl.org/dc/terms/"/>
    <ds:schemaRef ds:uri="http://schemas.openxmlformats.org/package/2006/metadata/core-properties"/>
    <ds:schemaRef ds:uri="http://purl.org/dc/dcmitype/"/>
    <ds:schemaRef ds:uri="e82e0497-401b-493b-ab66-61f85c09ed30"/>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1DF6D9AF-6F4A-47D1-AA04-0F43A84C5041}"/>
</file>

<file path=customXml/itemProps4.xml><?xml version="1.0" encoding="utf-8"?>
<ds:datastoreItem xmlns:ds="http://schemas.openxmlformats.org/officeDocument/2006/customXml" ds:itemID="{345CED36-B8BD-411E-8607-24B7ABF267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6.xml><?xml version="1.0" encoding="utf-8"?>
<ds:datastoreItem xmlns:ds="http://schemas.openxmlformats.org/officeDocument/2006/customXml" ds:itemID="{98013D92-29EA-488B-BEBB-FF57ACDEB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31</Pages>
  <Words>9511</Words>
  <Characters>47555</Characters>
  <Application>Microsoft Office Word</Application>
  <DocSecurity>0</DocSecurity>
  <Lines>396</Lines>
  <Paragraphs>113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56953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7</cp:revision>
  <dcterms:created xsi:type="dcterms:W3CDTF">2021-05-30T11:43:00Z</dcterms:created>
  <dcterms:modified xsi:type="dcterms:W3CDTF">2021-08-15T15:39:00Z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29704211-d09e-4040-890a-b91f3470f116</vt:lpwstr>
  </property>
</Properties>
</file>