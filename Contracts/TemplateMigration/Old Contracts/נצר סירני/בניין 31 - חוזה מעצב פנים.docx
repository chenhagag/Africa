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57A7CD4"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bookmarkStart w:id="0" w:name="_GoBack"/>
      <w:bookmarkEnd w:id="0"/>
    </w:p>
    <w:p w14:paraId="3713A8E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843A89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A7A0A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CB849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5AB08E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D812A2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45396B">
        <w:rPr>
          <w:rFonts w:ascii="Times New Roman" w:eastAsia="Times New Roman" w:hAnsi="Times New Roman" w:cs="David"/>
          <w:bCs/>
          <w:i/>
          <w:iCs/>
          <w:noProof/>
          <w:sz w:val="32"/>
          <w:szCs w:val="32"/>
        </w:rPr>
        <w:drawing>
          <wp:inline distT="0" distB="0" distL="0" distR="0" wp14:anchorId="7FAC3EA1" wp14:editId="0DEBAC17">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F3C239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512F365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45A96A"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81053F" w14:textId="77777777" w:rsidR="009A05A4" w:rsidRDefault="009A05A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B33581" w14:textId="77777777" w:rsid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5396B">
        <w:rPr>
          <w:rFonts w:ascii="Times New Roman" w:eastAsia="Times New Roman" w:hAnsi="Times New Roman" w:cs="David" w:hint="cs"/>
          <w:bCs/>
          <w:sz w:val="32"/>
          <w:szCs w:val="32"/>
          <w:u w:val="single"/>
          <w:rtl/>
          <w:lang w:eastAsia="he-IL"/>
        </w:rPr>
        <w:t>חוזה מעצב פנים</w:t>
      </w:r>
    </w:p>
    <w:p w14:paraId="501853C1" w14:textId="77777777" w:rsidR="00CF37E4" w:rsidRDefault="00CF37E4"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051EE4D"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722FDBFB"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31172E7C" w14:textId="77777777" w:rsidR="009A05A4" w:rsidRDefault="009A05A4"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24963249"/>
        <w:placeholder>
          <w:docPart w:val="20AE9C025641495FAD8A6F22A552E0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615F2017" w14:textId="1E865BA4" w:rsidR="0045396B" w:rsidRPr="009A05A4" w:rsidRDefault="00F82BC9" w:rsidP="009A05A4">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Meryl Etman" w:date="2022-04-04T14:45:00Z">
            <w:r>
              <w:rPr>
                <w:rFonts w:ascii="Times New Roman" w:eastAsia="Times New Roman" w:hAnsi="Times New Roman" w:cs="David"/>
                <w:bCs/>
                <w:color w:val="00B0F0"/>
                <w:sz w:val="32"/>
                <w:szCs w:val="32"/>
                <w:u w:val="single"/>
                <w:rtl/>
                <w:lang w:eastAsia="he-IL"/>
              </w:rPr>
              <w:t>סביוני נצר סירני - בניין 31</w:t>
            </w:r>
          </w:ins>
        </w:p>
      </w:sdtContent>
    </w:sdt>
    <w:p w14:paraId="195EF26B"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240408474"/>
        <w:placeholder>
          <w:docPart w:val="26D8EDE1EF564FB9BD899410AF8AEEF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6A86A119" w14:textId="1B766F10" w:rsidR="00CF37E4" w:rsidRPr="009A05A4" w:rsidRDefault="00F82BC9" w:rsidP="003329AC">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2" w:author="Meryl Etman" w:date="2022-04-04T14:45:00Z">
            <w:r>
              <w:rPr>
                <w:rFonts w:ascii="Times New Roman" w:eastAsia="Times New Roman" w:hAnsi="Times New Roman" w:cs="David"/>
                <w:bCs/>
                <w:color w:val="00B0F0"/>
                <w:sz w:val="32"/>
                <w:szCs w:val="32"/>
                <w:u w:val="single"/>
                <w:rtl/>
                <w:lang w:eastAsia="he-IL"/>
              </w:rPr>
              <w:t>סביוני נצר סירני</w:t>
            </w:r>
          </w:ins>
        </w:p>
      </w:sdtContent>
    </w:sdt>
    <w:p w14:paraId="49DF3F0E" w14:textId="77777777" w:rsidR="00CF37E4" w:rsidRPr="009A05A4" w:rsidRDefault="00CF37E4" w:rsidP="0045396B">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1482E96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41152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D5088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BB5060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B4EBF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CE6AF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EAF4C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BC5460"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1FDACA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D4A0D1"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2A1CD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A200D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306CE35"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721B77F"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8960B8"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506E0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099CDB2" w14:textId="77777777" w:rsidR="0045396B" w:rsidRPr="009A05A4" w:rsidRDefault="0045396B" w:rsidP="0045396B">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9A05A4">
        <w:rPr>
          <w:rFonts w:ascii="Times New Roman" w:eastAsia="Times New Roman" w:hAnsi="Times New Roman" w:cs="David"/>
          <w:bCs/>
          <w:sz w:val="32"/>
          <w:szCs w:val="32"/>
          <w:u w:val="single"/>
          <w:rtl/>
          <w:lang w:eastAsia="he-IL"/>
        </w:rPr>
        <w:br w:type="page"/>
      </w:r>
      <w:r w:rsidRPr="009A05A4">
        <w:rPr>
          <w:rFonts w:ascii="Times New Roman" w:eastAsia="Times New Roman" w:hAnsi="Times New Roman" w:cs="David" w:hint="cs"/>
          <w:bCs/>
          <w:sz w:val="32"/>
          <w:szCs w:val="32"/>
          <w:u w:val="single"/>
          <w:rtl/>
          <w:lang w:eastAsia="he-IL"/>
        </w:rPr>
        <w:lastRenderedPageBreak/>
        <w:t>חוזה</w:t>
      </w:r>
      <w:r w:rsidR="009A05A4" w:rsidRPr="009A05A4">
        <w:rPr>
          <w:rFonts w:ascii="Times New Roman" w:eastAsia="Times New Roman" w:hAnsi="Times New Roman" w:cs="David" w:hint="cs"/>
          <w:bCs/>
          <w:sz w:val="32"/>
          <w:szCs w:val="32"/>
          <w:u w:val="single"/>
          <w:rtl/>
          <w:lang w:eastAsia="he-IL"/>
        </w:rPr>
        <w:t xml:space="preserve"> מעצב פנים</w:t>
      </w:r>
    </w:p>
    <w:p w14:paraId="677506B2"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F8EBD20" w14:textId="7F42B16D" w:rsidR="0045396B" w:rsidRPr="0045396B" w:rsidRDefault="0045396B" w:rsidP="009A05A4">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rPr>
          <w:alias w:val="תאריך חתימת חוזה"/>
          <w:tag w:val="cntSignDate"/>
          <w:id w:val="-501973257"/>
          <w:placeholder>
            <w:docPart w:val="F8655416947D45DE91524A0B010792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6-07T00:00:00Z">
            <w:dateFormat w:val="dd/MM/yyyy"/>
            <w:lid w:val="he-IL"/>
            <w:storeMappedDataAs w:val="dateTime"/>
            <w:calendar w:val="gregorian"/>
          </w:date>
        </w:sdtPr>
        <w:sdtEndPr/>
        <w:sdtContent>
          <w:ins w:id="3" w:author="Meryl Etman" w:date="2022-06-07T15:49:00Z">
            <w:r w:rsidR="0001306D">
              <w:rPr>
                <w:rFonts w:ascii="Times New Roman" w:eastAsia="Times New Roman" w:hAnsi="Times New Roman" w:cs="David" w:hint="cs"/>
                <w:color w:val="800080"/>
                <w:sz w:val="24"/>
                <w:szCs w:val="24"/>
                <w:rtl/>
              </w:rPr>
              <w:t>‏07/06/2022</w:t>
            </w:r>
          </w:ins>
        </w:sdtContent>
      </w:sdt>
    </w:p>
    <w:p w14:paraId="71FA1BA9"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Times New Roman"/>
          <w:sz w:val="20"/>
          <w:szCs w:val="20"/>
          <w:rtl/>
        </w:rPr>
      </w:pPr>
    </w:p>
    <w:p w14:paraId="23041496"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6E96916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1565273" w14:textId="77777777" w:rsidR="0045396B" w:rsidRPr="0045396B" w:rsidRDefault="0045396B" w:rsidP="004539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ב י ן</w:t>
      </w:r>
    </w:p>
    <w:p w14:paraId="07A5DAD3" w14:textId="5689B22A" w:rsidR="00CF37E4" w:rsidRDefault="0001306D">
      <w:pPr>
        <w:widowControl w:val="0"/>
        <w:spacing w:before="0" w:beforeAutospacing="0" w:after="0" w:afterAutospacing="0" w:line="240" w:lineRule="auto"/>
        <w:jc w:val="center"/>
        <w:rPr>
          <w:rFonts w:ascii="Times New Roman" w:eastAsia="Times New Roman" w:hAnsi="Times New Roman" w:cs="David"/>
          <w:sz w:val="20"/>
          <w:szCs w:val="24"/>
          <w:rtl/>
          <w:lang w:eastAsia="he-IL"/>
        </w:rPr>
        <w:pPrChange w:id="4" w:author="Meryl Etman [2]" w:date="2022-04-04T14:58:00Z">
          <w:pPr>
            <w:widowControl w:val="0"/>
            <w:spacing w:before="0" w:beforeAutospacing="0" w:after="0" w:afterAutospacing="0" w:line="240" w:lineRule="auto"/>
            <w:ind w:left="2880" w:firstLine="720"/>
          </w:pPr>
        </w:pPrChange>
      </w:pPr>
      <w:sdt>
        <w:sdtPr>
          <w:rPr>
            <w:rFonts w:ascii="Times New Roman" w:eastAsia="Times New Roman" w:hAnsi="Times New Roman" w:cs="David" w:hint="cs"/>
            <w:sz w:val="20"/>
            <w:szCs w:val="24"/>
            <w:rtl/>
            <w:lang w:eastAsia="he-IL"/>
          </w:rPr>
          <w:alias w:val="שם צד א"/>
          <w:tag w:val="cmtTzadAName"/>
          <w:id w:val="963767692"/>
          <w:placeholder>
            <w:docPart w:val="375994832DE1484AAED5F8C46BD894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5" w:author="Meryl Etman" w:date="2022-04-04T14:46:00Z">
            <w:r w:rsidR="00F82BC9">
              <w:rPr>
                <w:rFonts w:ascii="Times New Roman" w:eastAsia="Times New Roman" w:hAnsi="Times New Roman" w:cs="David" w:hint="cs"/>
                <w:sz w:val="20"/>
                <w:szCs w:val="24"/>
                <w:rtl/>
                <w:lang w:eastAsia="he-IL"/>
              </w:rPr>
              <w:t>אפריקה ישראל מגורים בע"מ וישראל אדלר ובנו חברה להשקעות בע"מ</w:t>
            </w:r>
          </w:ins>
        </w:sdtContent>
      </w:sdt>
    </w:p>
    <w:p w14:paraId="00C88A5A"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28704CEE" w14:textId="77777777" w:rsidR="0045396B" w:rsidRPr="0045396B" w:rsidRDefault="0045396B" w:rsidP="004539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5396B">
        <w:rPr>
          <w:rFonts w:ascii="Times New Roman" w:eastAsia="Times New Roman" w:hAnsi="Times New Roman" w:cs="David" w:hint="cs"/>
          <w:bCs/>
          <w:sz w:val="20"/>
          <w:szCs w:val="24"/>
          <w:rtl/>
          <w:lang w:eastAsia="he-IL"/>
        </w:rPr>
        <w:t xml:space="preserve">         מצד אחד;</w:t>
      </w:r>
    </w:p>
    <w:p w14:paraId="7743FCB5"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642A494" w14:textId="77777777" w:rsidR="0045396B" w:rsidRPr="0045396B" w:rsidRDefault="0045396B" w:rsidP="004539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hint="cs"/>
          <w:bCs/>
          <w:sz w:val="20"/>
          <w:szCs w:val="24"/>
          <w:rtl/>
          <w:lang w:eastAsia="he-IL"/>
        </w:rPr>
        <w:t>ל ב י ן</w:t>
      </w:r>
    </w:p>
    <w:p w14:paraId="45B0848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2145466045"/>
        <w:placeholder>
          <w:docPart w:val="EE2AE74DC1484728BD0F5AD74A2FBD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1FD902D1" w14:textId="096DEFA3" w:rsidR="0045396B" w:rsidRPr="0045396B" w:rsidRDefault="00F82BC9" w:rsidP="00D95DC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6" w:author="Meryl Etman" w:date="2022-04-04T14:46:00Z">
            <w:r>
              <w:rPr>
                <w:rFonts w:ascii="Times New Roman" w:eastAsia="Times New Roman" w:hAnsi="Times New Roman" w:cs="David"/>
                <w:color w:val="800080"/>
                <w:sz w:val="24"/>
                <w:szCs w:val="24"/>
                <w:rtl/>
              </w:rPr>
              <w:br/>
              <w:t>עינת בר-און לטי</w:t>
            </w:r>
            <w:r>
              <w:rPr>
                <w:rFonts w:ascii="Times New Roman" w:eastAsia="Times New Roman" w:hAnsi="Times New Roman" w:cs="David"/>
                <w:color w:val="800080"/>
                <w:sz w:val="24"/>
                <w:szCs w:val="24"/>
                <w:rtl/>
              </w:rPr>
              <w:br/>
              <w:t>ניסים אלוני 7, תל אביב</w:t>
            </w:r>
            <w:r>
              <w:rPr>
                <w:rFonts w:ascii="Times New Roman" w:eastAsia="Times New Roman" w:hAnsi="Times New Roman" w:cs="David"/>
                <w:color w:val="800080"/>
                <w:sz w:val="24"/>
                <w:szCs w:val="24"/>
                <w:rtl/>
              </w:rPr>
              <w:br/>
            </w:r>
            <w:r>
              <w:rPr>
                <w:rFonts w:ascii="Times New Roman" w:eastAsia="Times New Roman" w:hAnsi="Times New Roman" w:cs="David"/>
                <w:color w:val="800080"/>
                <w:sz w:val="24"/>
                <w:szCs w:val="24"/>
                <w:rtl/>
              </w:rPr>
              <w:br/>
            </w:r>
          </w:ins>
        </w:p>
      </w:sdtContent>
    </w:sdt>
    <w:p w14:paraId="43BA1A5F" w14:textId="6EB77BF1" w:rsidR="00A40A93" w:rsidRPr="0045396B" w:rsidRDefault="0045396B" w:rsidP="00D933E8">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5396B">
        <w:rPr>
          <w:rFonts w:ascii="Times New Roman" w:eastAsia="Times New Roman" w:hAnsi="Times New Roman" w:cs="David" w:hint="cs"/>
          <w:sz w:val="20"/>
          <w:szCs w:val="24"/>
          <w:rtl/>
          <w:lang w:eastAsia="he-IL"/>
        </w:rPr>
        <w:t>(להלן: "</w:t>
      </w:r>
      <w:r w:rsidRPr="0045396B">
        <w:rPr>
          <w:rFonts w:ascii="Times New Roman" w:eastAsia="Times New Roman" w:hAnsi="Times New Roman" w:cs="David" w:hint="cs"/>
          <w:b/>
          <w:bCs/>
          <w:sz w:val="20"/>
          <w:szCs w:val="24"/>
          <w:rtl/>
          <w:lang w:eastAsia="he-IL"/>
        </w:rPr>
        <w:t>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Cs/>
          <w:sz w:val="20"/>
          <w:szCs w:val="24"/>
          <w:rtl/>
          <w:lang w:eastAsia="he-IL"/>
        </w:rPr>
        <w:t xml:space="preserve">  </w:t>
      </w:r>
    </w:p>
    <w:p w14:paraId="3921DF2D"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5396B">
        <w:rPr>
          <w:rFonts w:ascii="Times New Roman" w:eastAsia="Times New Roman" w:hAnsi="Times New Roman" w:cs="David" w:hint="cs"/>
          <w:bCs/>
          <w:sz w:val="20"/>
          <w:szCs w:val="24"/>
          <w:rtl/>
          <w:lang w:eastAsia="he-IL"/>
        </w:rPr>
        <w:t xml:space="preserve">         מצד שני;</w:t>
      </w:r>
    </w:p>
    <w:p w14:paraId="637B9797"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7735852" w14:textId="77777777" w:rsidR="0045396B" w:rsidRPr="0045396B" w:rsidRDefault="0045396B" w:rsidP="004539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והואיל:</w:t>
      </w:r>
      <w:r w:rsidRPr="0045396B">
        <w:rPr>
          <w:rFonts w:ascii="Times New Roman" w:eastAsia="Times New Roman" w:hAnsi="Times New Roman" w:cs="David"/>
          <w:bCs/>
          <w:sz w:val="20"/>
          <w:szCs w:val="24"/>
          <w:rtl/>
          <w:lang w:eastAsia="he-IL"/>
        </w:rPr>
        <w:tab/>
      </w:r>
      <w:r w:rsidRPr="004539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3F0FFACF" w14:textId="77777777" w:rsidR="0045396B" w:rsidRPr="0045396B" w:rsidRDefault="0045396B" w:rsidP="004539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45396B">
        <w:rPr>
          <w:rFonts w:ascii="Times New Roman" w:eastAsia="Times New Roman" w:hAnsi="Times New Roman" w:cs="David"/>
          <w:bCs/>
          <w:sz w:val="20"/>
          <w:szCs w:val="24"/>
          <w:rtl/>
          <w:lang w:eastAsia="he-IL"/>
        </w:rPr>
        <w:t>לפיכך הותנה והוסכם בין הצדדים כדלקמן:</w:t>
      </w:r>
    </w:p>
    <w:p w14:paraId="6315B9CE"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מבוא</w:t>
      </w:r>
    </w:p>
    <w:p w14:paraId="5385EF2C" w14:textId="77777777" w:rsidR="0045396B" w:rsidRPr="0045396B" w:rsidRDefault="0045396B" w:rsidP="0045396B">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למונחים הבאים יהא הפרוש הנקוב בצידם דהיינו:</w:t>
      </w:r>
    </w:p>
    <w:p w14:paraId="543554EF"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D08288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"הפרויקט"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5D074C0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FCC75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"התכנית" </w:t>
      </w:r>
      <w:r w:rsidRPr="0045396B">
        <w:rPr>
          <w:rFonts w:ascii="Times New Roman" w:eastAsia="Times New Roman" w:hAnsi="Times New Roman" w:cs="David"/>
          <w:sz w:val="20"/>
          <w:szCs w:val="24"/>
          <w:rtl/>
          <w:lang w:eastAsia="he-IL"/>
        </w:rPr>
        <w:t>/</w:t>
      </w:r>
    </w:p>
    <w:p w14:paraId="2B77444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"המקרקעין"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1983D16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0451CC"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"האתר"</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4DC2FDF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95B423"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היועצים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262C808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144B7E68"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התכניות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כל המסמכים שיערכו ע"י המתכנן כאמור יערכו בשפה העברית.</w:t>
      </w:r>
    </w:p>
    <w:p w14:paraId="2F3D1A9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631351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שירותי</w:t>
      </w:r>
    </w:p>
    <w:p w14:paraId="38CFB72F"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המתכנן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p>
    <w:p w14:paraId="13B36683"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השירותים</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 xml:space="preserve">השירותים כמוגדר וכמפורט בחוזה זה ובנספח </w:t>
      </w:r>
      <w:r w:rsidRPr="0045396B">
        <w:rPr>
          <w:rFonts w:ascii="Times New Roman" w:eastAsia="Times New Roman" w:hAnsi="Times New Roman" w:cs="David"/>
          <w:b/>
          <w:bCs/>
          <w:sz w:val="20"/>
          <w:szCs w:val="24"/>
          <w:rtl/>
          <w:lang w:eastAsia="he-IL"/>
        </w:rPr>
        <w:t>ב'</w:t>
      </w:r>
      <w:r w:rsidRPr="0045396B">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64705A4C"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4503FB"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המנהל</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מנהל הפרויקט שיקבע ע"י המזמין וכן מי שנתמנה ע"י המזמין לשמש כמנהלו לצורך חוזה זה באופן כללי או למטרה מסוימת וכן כל מי שיקבע </w:t>
      </w:r>
      <w:r w:rsidRPr="0045396B">
        <w:rPr>
          <w:rFonts w:ascii="Times New Roman" w:eastAsia="Times New Roman" w:hAnsi="Times New Roman" w:cs="David"/>
          <w:sz w:val="20"/>
          <w:szCs w:val="24"/>
          <w:rtl/>
          <w:lang w:eastAsia="he-IL"/>
        </w:rPr>
        <w:lastRenderedPageBreak/>
        <w:t>ע"י המנהל לצרכים כאמור.</w:t>
      </w:r>
    </w:p>
    <w:p w14:paraId="03B67D05"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AE6CB3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מקום שמדובר בחוזה זה במזמין - גם המנהל במשמע.</w:t>
      </w:r>
    </w:p>
    <w:p w14:paraId="530E986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1F993B0"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החוזה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hint="cs"/>
          <w:sz w:val="20"/>
          <w:szCs w:val="24"/>
          <w:rtl/>
          <w:lang w:eastAsia="he-IL"/>
        </w:rPr>
        <w:t>/</w:t>
      </w:r>
    </w:p>
    <w:p w14:paraId="0EA3B2D6"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hint="cs"/>
          <w:b/>
          <w:bCs/>
          <w:sz w:val="20"/>
          <w:szCs w:val="24"/>
          <w:rtl/>
          <w:lang w:eastAsia="he-IL"/>
        </w:rPr>
        <w:t>ההסכם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חוזה זה על נספחיו.</w:t>
      </w:r>
    </w:p>
    <w:p w14:paraId="391084CC"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49C363C5" w14:textId="77777777" w:rsidR="0045396B" w:rsidRPr="0045396B" w:rsidRDefault="0045396B" w:rsidP="004539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הדין</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כהגדרתו בחוק ה</w:t>
      </w:r>
      <w:r w:rsidRPr="0045396B">
        <w:rPr>
          <w:rFonts w:ascii="Times New Roman" w:eastAsia="Times New Roman" w:hAnsi="Times New Roman" w:cs="David" w:hint="cs"/>
          <w:sz w:val="20"/>
          <w:szCs w:val="24"/>
          <w:rtl/>
          <w:lang w:eastAsia="he-IL"/>
        </w:rPr>
        <w:t>פרשנות, התשמ"א-1981</w:t>
      </w:r>
      <w:r w:rsidRPr="0045396B">
        <w:rPr>
          <w:rFonts w:ascii="Times New Roman" w:eastAsia="Times New Roman" w:hAnsi="Times New Roman" w:cs="David"/>
          <w:sz w:val="20"/>
          <w:szCs w:val="24"/>
          <w:rtl/>
          <w:lang w:eastAsia="he-IL"/>
        </w:rPr>
        <w:t xml:space="preserve"> לרבות כל </w:t>
      </w:r>
      <w:r w:rsidRPr="0045396B">
        <w:rPr>
          <w:rFonts w:ascii="Times New Roman" w:eastAsia="Times New Roman" w:hAnsi="Times New Roman" w:cs="David" w:hint="cs"/>
          <w:sz w:val="20"/>
          <w:szCs w:val="24"/>
          <w:rtl/>
          <w:lang w:eastAsia="he-IL"/>
        </w:rPr>
        <w:t xml:space="preserve">תקנה ו/או </w:t>
      </w:r>
      <w:r w:rsidRPr="0045396B">
        <w:rPr>
          <w:rFonts w:ascii="Times New Roman" w:eastAsia="Times New Roman" w:hAnsi="Times New Roman" w:cs="David"/>
          <w:sz w:val="20"/>
          <w:szCs w:val="24"/>
          <w:rtl/>
          <w:lang w:eastAsia="he-IL"/>
        </w:rPr>
        <w:t>הוראה של רשות מוסמכת בתוקף סמכותה על פי הדין.</w:t>
      </w:r>
    </w:p>
    <w:p w14:paraId="67D7585A"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B656217"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הרשות</w:t>
      </w:r>
    </w:p>
    <w:p w14:paraId="0B70EDB1"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המקומית</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המצ"ב.</w:t>
      </w:r>
    </w:p>
    <w:p w14:paraId="065B50E8"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3B9132" w14:textId="77777777" w:rsidR="0045396B" w:rsidRPr="0045396B" w:rsidRDefault="0045396B" w:rsidP="004539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b/>
          <w:bCs/>
          <w:sz w:val="20"/>
          <w:szCs w:val="24"/>
          <w:rtl/>
          <w:lang w:eastAsia="he-IL"/>
        </w:rPr>
        <w:t>חוזה</w:t>
      </w:r>
    </w:p>
    <w:p w14:paraId="203E1EDB"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 הפיתוח</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כמוגדר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w:t>
      </w:r>
    </w:p>
    <w:p w14:paraId="0A327C6C" w14:textId="77777777" w:rsidR="0045396B" w:rsidRPr="0045396B" w:rsidRDefault="0045396B" w:rsidP="004539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4DDBEBF0"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הכותרות בחוזה זה </w:t>
      </w:r>
      <w:r w:rsidRPr="0045396B">
        <w:rPr>
          <w:rFonts w:ascii="Times New Roman" w:eastAsia="Times New Roman" w:hAnsi="Times New Roman" w:cs="David" w:hint="cs"/>
          <w:sz w:val="20"/>
          <w:szCs w:val="24"/>
          <w:rtl/>
          <w:lang w:eastAsia="he-IL"/>
        </w:rPr>
        <w:t xml:space="preserve">הינן לנוחיות בלבד ובכל מקרה </w:t>
      </w:r>
      <w:r w:rsidRPr="0045396B">
        <w:rPr>
          <w:rFonts w:ascii="Times New Roman" w:eastAsia="Times New Roman" w:hAnsi="Times New Roman" w:cs="David"/>
          <w:sz w:val="20"/>
          <w:szCs w:val="24"/>
          <w:rtl/>
          <w:lang w:eastAsia="he-IL"/>
        </w:rPr>
        <w:t xml:space="preserve">לא ישמשו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פרש</w:t>
      </w:r>
      <w:r w:rsidRPr="0045396B">
        <w:rPr>
          <w:rFonts w:ascii="Times New Roman" w:eastAsia="Times New Roman" w:hAnsi="Times New Roman" w:cs="David" w:hint="cs"/>
          <w:sz w:val="20"/>
          <w:szCs w:val="24"/>
          <w:rtl/>
          <w:lang w:eastAsia="he-IL"/>
        </w:rPr>
        <w:t>נות</w:t>
      </w:r>
      <w:r w:rsidRPr="0045396B">
        <w:rPr>
          <w:rFonts w:ascii="Times New Roman" w:eastAsia="Times New Roman" w:hAnsi="Times New Roman" w:cs="David"/>
          <w:sz w:val="20"/>
          <w:szCs w:val="24"/>
          <w:rtl/>
          <w:lang w:eastAsia="he-IL"/>
        </w:rPr>
        <w:t>ו.</w:t>
      </w:r>
    </w:p>
    <w:p w14:paraId="08F73294"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הנספחים לחוזה זה מהווים חלק בלתי נפרד הימנו ואלה הם:</w:t>
      </w:r>
    </w:p>
    <w:p w14:paraId="0E5C09D2"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BF17DA6"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א'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כללי;</w:t>
      </w:r>
    </w:p>
    <w:p w14:paraId="7A6E4AA1"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נספח 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שירותי המתכנן;</w:t>
      </w:r>
    </w:p>
    <w:p w14:paraId="7431F01B"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ג'</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lang w:eastAsia="he-IL"/>
        </w:rPr>
        <w:t>–</w:t>
      </w:r>
      <w:r w:rsidRPr="0045396B">
        <w:rPr>
          <w:rFonts w:ascii="Times New Roman" w:eastAsia="Times New Roman" w:hAnsi="Times New Roman" w:cs="David"/>
          <w:color w:val="000000"/>
          <w:sz w:val="20"/>
          <w:szCs w:val="24"/>
          <w:rtl/>
          <w:lang w:eastAsia="he-IL"/>
        </w:rPr>
        <w:t xml:space="preserve"> </w:t>
      </w:r>
      <w:r w:rsidRPr="0045396B">
        <w:rPr>
          <w:rFonts w:ascii="Times New Roman" w:eastAsia="Times New Roman" w:hAnsi="Times New Roman" w:cs="David"/>
          <w:color w:val="000000"/>
          <w:sz w:val="20"/>
          <w:szCs w:val="24"/>
          <w:rtl/>
          <w:lang w:eastAsia="he-IL"/>
        </w:rPr>
        <w:tab/>
        <w:t>לוח זמנים;</w:t>
      </w:r>
    </w:p>
    <w:p w14:paraId="3AD5321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ד'</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שכר המתכנן;</w:t>
      </w:r>
    </w:p>
    <w:p w14:paraId="1FF0A1E9"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45396B">
        <w:rPr>
          <w:rFonts w:ascii="Times New Roman" w:eastAsia="Times New Roman" w:hAnsi="Times New Roman" w:cs="David"/>
          <w:b/>
          <w:bCs/>
          <w:color w:val="000000"/>
          <w:sz w:val="20"/>
          <w:szCs w:val="24"/>
          <w:rtl/>
          <w:lang w:eastAsia="he-IL"/>
        </w:rPr>
        <w:t>נספח ה'</w:t>
      </w:r>
      <w:r w:rsidRPr="0045396B">
        <w:rPr>
          <w:rFonts w:ascii="Times New Roman" w:eastAsia="Times New Roman" w:hAnsi="Times New Roman" w:cs="David"/>
          <w:color w:val="000000"/>
          <w:sz w:val="20"/>
          <w:szCs w:val="24"/>
          <w:rtl/>
          <w:lang w:eastAsia="he-IL"/>
        </w:rPr>
        <w:t xml:space="preserve"> - </w:t>
      </w:r>
      <w:r w:rsidRPr="0045396B">
        <w:rPr>
          <w:rFonts w:ascii="Times New Roman" w:eastAsia="Times New Roman" w:hAnsi="Times New Roman" w:cs="David"/>
          <w:color w:val="000000"/>
          <w:sz w:val="20"/>
          <w:szCs w:val="24"/>
          <w:rtl/>
          <w:lang w:eastAsia="he-IL"/>
        </w:rPr>
        <w:tab/>
        <w:t>תשלומי שכר המתכנן;</w:t>
      </w:r>
    </w:p>
    <w:p w14:paraId="6D802888"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rtl/>
          <w:lang w:eastAsia="he-IL"/>
        </w:rPr>
        <w:t xml:space="preserve">נספח ו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הצהרה והתחייבות לשמירת סודיות;</w:t>
      </w:r>
    </w:p>
    <w:p w14:paraId="689FCEC8"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5CCC5B7" w14:textId="77777777" w:rsidR="00906AB8" w:rsidRDefault="00906AB8" w:rsidP="00906AB8">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2BC9EF5F"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ח'</w:t>
      </w:r>
      <w:r w:rsidRPr="0045396B">
        <w:rPr>
          <w:rFonts w:ascii="Times New Roman" w:eastAsia="Times New Roman" w:hAnsi="Times New Roman" w:cs="David"/>
          <w:sz w:val="20"/>
          <w:szCs w:val="24"/>
          <w:rtl/>
          <w:lang w:eastAsia="he-IL"/>
        </w:rPr>
        <w:t xml:space="preserve"> - </w:t>
      </w:r>
      <w:r w:rsidRPr="0045396B">
        <w:rPr>
          <w:rFonts w:ascii="Times New Roman" w:eastAsia="Times New Roman" w:hAnsi="Times New Roman" w:cs="David"/>
          <w:sz w:val="20"/>
          <w:szCs w:val="24"/>
          <w:rtl/>
          <w:lang w:eastAsia="he-IL"/>
        </w:rPr>
        <w:tab/>
        <w:t>רשימת התכניות והמסמכים שעל המתכנן להנפיק</w:t>
      </w:r>
      <w:r w:rsidR="00906AB8">
        <w:rPr>
          <w:rFonts w:ascii="Times New Roman" w:eastAsia="Times New Roman" w:hAnsi="Times New Roman" w:cs="David" w:hint="cs"/>
          <w:sz w:val="20"/>
          <w:szCs w:val="24"/>
          <w:rtl/>
          <w:lang w:eastAsia="he-IL"/>
        </w:rPr>
        <w:t>;</w:t>
      </w:r>
    </w:p>
    <w:p w14:paraId="7CF0ECF2" w14:textId="77777777" w:rsidR="0045396B" w:rsidRPr="0045396B" w:rsidRDefault="0045396B" w:rsidP="004539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נספח ט'</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rtl/>
          <w:lang w:eastAsia="he-IL"/>
        </w:rPr>
        <w:tab/>
        <w:t>אישור להשלמת הפרויקט/קטע מהפרויקט</w:t>
      </w:r>
      <w:r w:rsidR="00906AB8">
        <w:rPr>
          <w:rFonts w:ascii="Times New Roman" w:eastAsia="Times New Roman" w:hAnsi="Times New Roman" w:cs="David" w:hint="cs"/>
          <w:sz w:val="20"/>
          <w:szCs w:val="24"/>
          <w:rtl/>
          <w:lang w:eastAsia="he-IL"/>
        </w:rPr>
        <w:t>;</w:t>
      </w:r>
    </w:p>
    <w:p w14:paraId="41BEED29" w14:textId="77777777" w:rsidR="0045396B" w:rsidRPr="0045396B" w:rsidRDefault="0045396B" w:rsidP="004539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rtl/>
          <w:lang w:eastAsia="he-IL"/>
        </w:rPr>
        <w:t xml:space="preserve">נספח י' </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נספח היעדר תביעות</w:t>
      </w:r>
      <w:r w:rsidR="00906AB8">
        <w:rPr>
          <w:rFonts w:ascii="Times New Roman" w:eastAsia="Times New Roman" w:hAnsi="Times New Roman" w:cs="David" w:hint="cs"/>
          <w:sz w:val="20"/>
          <w:szCs w:val="24"/>
          <w:rtl/>
          <w:lang w:eastAsia="he-IL"/>
        </w:rPr>
        <w:t>;</w:t>
      </w:r>
    </w:p>
    <w:p w14:paraId="549D117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שירותי המתכנן</w:t>
      </w:r>
    </w:p>
    <w:p w14:paraId="28B2E3D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מוסר בזה למתכנן והמתכנן מקבל על עצמו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p>
    <w:p w14:paraId="71DB3CA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ומאשר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הינו מכיר ויודע את כל הנדרש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וכי הינו מורשה על 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דין למתן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לרבות</w:t>
      </w:r>
      <w:r w:rsidRPr="0045396B">
        <w:rPr>
          <w:rFonts w:ascii="Times New Roman" w:eastAsia="Times New Roman" w:hAnsi="Times New Roman" w:cs="David" w:hint="cs"/>
          <w:sz w:val="20"/>
          <w:szCs w:val="24"/>
          <w:rtl/>
          <w:lang w:eastAsia="he-IL"/>
        </w:rPr>
        <w:t xml:space="preserve"> אך לא רק</w:t>
      </w:r>
      <w:r w:rsidRPr="0045396B">
        <w:rPr>
          <w:rFonts w:ascii="Times New Roman" w:eastAsia="Times New Roman" w:hAnsi="Times New Roman" w:cs="David"/>
          <w:sz w:val="20"/>
          <w:szCs w:val="24"/>
          <w:rtl/>
          <w:lang w:eastAsia="he-IL"/>
        </w:rPr>
        <w:t>,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חוק המהנדסים והאדריכלים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תשי"ח - 1958, כי יש בידו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שיון </w:t>
      </w:r>
      <w:r w:rsidRPr="0045396B">
        <w:rPr>
          <w:rFonts w:ascii="Times New Roman" w:eastAsia="Times New Roman" w:hAnsi="Times New Roman" w:cs="David" w:hint="cs"/>
          <w:sz w:val="20"/>
          <w:szCs w:val="24"/>
          <w:rtl/>
          <w:lang w:eastAsia="he-IL"/>
        </w:rPr>
        <w:t xml:space="preserve">בר </w:t>
      </w:r>
      <w:r w:rsidRPr="0045396B">
        <w:rPr>
          <w:rFonts w:ascii="Times New Roman" w:eastAsia="Times New Roman" w:hAnsi="Times New Roman" w:cs="David"/>
          <w:sz w:val="20"/>
          <w:szCs w:val="24"/>
          <w:rtl/>
          <w:lang w:eastAsia="he-IL"/>
        </w:rPr>
        <w:t>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קף לביצוע שירותי </w:t>
      </w:r>
      <w:r w:rsidRPr="0045396B">
        <w:rPr>
          <w:rFonts w:ascii="Times New Roman" w:eastAsia="Times New Roman" w:hAnsi="Times New Roman" w:cs="David" w:hint="cs"/>
          <w:sz w:val="20"/>
          <w:szCs w:val="24"/>
          <w:rtl/>
          <w:lang w:eastAsia="he-IL"/>
        </w:rPr>
        <w:t xml:space="preserve"> המתכנן על פי הדין</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כי הוא בעל הכישורים, הר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שיונות, הידע, הניסיון והאמצעים המאפשרים לו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ביצועם ברמה מקצועית גבוהה ובהתאם למותנה בחוזה.</w:t>
      </w:r>
    </w:p>
    <w:p w14:paraId="02B3413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 לו שש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שיקול דעתו</w:t>
      </w:r>
      <w:r w:rsidRPr="0045396B">
        <w:rPr>
          <w:rFonts w:ascii="Times New Roman" w:eastAsia="Times New Roman" w:hAnsi="Times New Roman" w:cs="David" w:hint="cs"/>
          <w:sz w:val="20"/>
          <w:szCs w:val="24"/>
          <w:rtl/>
          <w:lang w:eastAsia="he-IL"/>
        </w:rPr>
        <w:t xml:space="preserve"> הבלעדי</w:t>
      </w:r>
      <w:r w:rsidRPr="0045396B">
        <w:rPr>
          <w:rFonts w:ascii="Times New Roman" w:eastAsia="Times New Roman" w:hAnsi="Times New Roman" w:cs="David"/>
          <w:sz w:val="20"/>
          <w:szCs w:val="24"/>
          <w:rtl/>
          <w:lang w:eastAsia="he-IL"/>
        </w:rPr>
        <w:t xml:space="preserve"> ו</w:t>
      </w:r>
      <w:r w:rsidRPr="0045396B">
        <w:rPr>
          <w:rFonts w:ascii="Times New Roman" w:eastAsia="Times New Roman" w:hAnsi="Times New Roman" w:cs="David" w:hint="cs"/>
          <w:sz w:val="20"/>
          <w:szCs w:val="24"/>
          <w:rtl/>
          <w:lang w:eastAsia="he-IL"/>
        </w:rPr>
        <w:t xml:space="preserve">כי </w:t>
      </w:r>
      <w:r w:rsidRPr="0045396B">
        <w:rPr>
          <w:rFonts w:ascii="Times New Roman" w:eastAsia="Times New Roman" w:hAnsi="Times New Roman" w:cs="David"/>
          <w:sz w:val="20"/>
          <w:szCs w:val="24"/>
          <w:rtl/>
          <w:lang w:eastAsia="he-IL"/>
        </w:rPr>
        <w:t xml:space="preserve">הם יינתנו על ידו בשלבי 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עוד</w:t>
      </w:r>
      <w:r w:rsidRPr="0045396B">
        <w:rPr>
          <w:rFonts w:ascii="Times New Roman" w:eastAsia="Times New Roman" w:hAnsi="Times New Roman" w:cs="David"/>
          <w:sz w:val="20"/>
          <w:szCs w:val="24"/>
          <w:rtl/>
          <w:lang w:eastAsia="he-IL"/>
        </w:rPr>
        <w:t xml:space="preserve"> מוסיף ומצהיר</w:t>
      </w:r>
      <w:r w:rsidRPr="0045396B">
        <w:rPr>
          <w:rFonts w:ascii="Times New Roman" w:eastAsia="Times New Roman" w:hAnsi="Times New Roman" w:cs="David" w:hint="cs"/>
          <w:sz w:val="20"/>
          <w:szCs w:val="24"/>
          <w:rtl/>
          <w:lang w:eastAsia="he-IL"/>
        </w:rPr>
        <w:t xml:space="preserve"> המתכנן,</w:t>
      </w:r>
      <w:r w:rsidRPr="0045396B">
        <w:rPr>
          <w:rFonts w:ascii="Times New Roman" w:eastAsia="Times New Roman" w:hAnsi="Times New Roman" w:cs="David"/>
          <w:sz w:val="20"/>
          <w:szCs w:val="24"/>
          <w:rtl/>
          <w:lang w:eastAsia="he-IL"/>
        </w:rPr>
        <w:t xml:space="preserve"> כי ידוע לו שהמזמין אינו מתחייב להזמין מ</w:t>
      </w:r>
      <w:r w:rsidRPr="0045396B">
        <w:rPr>
          <w:rFonts w:ascii="Times New Roman" w:eastAsia="Times New Roman" w:hAnsi="Times New Roman" w:cs="David" w:hint="cs"/>
          <w:sz w:val="20"/>
          <w:szCs w:val="24"/>
          <w:rtl/>
          <w:lang w:eastAsia="he-IL"/>
        </w:rPr>
        <w:t>מנו</w:t>
      </w:r>
      <w:r w:rsidRPr="0045396B">
        <w:rPr>
          <w:rFonts w:ascii="Times New Roman" w:eastAsia="Times New Roman" w:hAnsi="Times New Roman" w:cs="David"/>
          <w:sz w:val="20"/>
          <w:szCs w:val="24"/>
          <w:rtl/>
          <w:lang w:eastAsia="he-IL"/>
        </w:rPr>
        <w:t xml:space="preserve"> שירותים נוספים מעבר לנקוב בחוזה זה ו</w:t>
      </w:r>
      <w:r w:rsidRPr="0045396B">
        <w:rPr>
          <w:rFonts w:ascii="Times New Roman" w:eastAsia="Times New Roman" w:hAnsi="Times New Roman" w:cs="David" w:hint="cs"/>
          <w:sz w:val="20"/>
          <w:szCs w:val="24"/>
          <w:rtl/>
          <w:lang w:eastAsia="he-IL"/>
        </w:rPr>
        <w:t xml:space="preserve">כמפורט </w:t>
      </w:r>
      <w:r w:rsidRPr="0045396B">
        <w:rPr>
          <w:rFonts w:ascii="Times New Roman" w:eastAsia="Times New Roman" w:hAnsi="Times New Roman" w:cs="David"/>
          <w:sz w:val="20"/>
          <w:szCs w:val="24"/>
          <w:rtl/>
          <w:lang w:eastAsia="he-IL"/>
        </w:rPr>
        <w:t xml:space="preserve">בנספח </w:t>
      </w:r>
      <w:r w:rsidRPr="0045396B">
        <w:rPr>
          <w:rFonts w:ascii="Times New Roman" w:eastAsia="Times New Roman" w:hAnsi="Times New Roman" w:cs="David"/>
          <w:bCs/>
          <w:sz w:val="20"/>
          <w:szCs w:val="24"/>
          <w:rtl/>
          <w:lang w:eastAsia="he-IL"/>
        </w:rPr>
        <w:t xml:space="preserve">ב'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w:t>
      </w:r>
    </w:p>
    <w:p w14:paraId="31DAA830"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C7309E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שיקבעו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ע"י המזמין ויהיה חייב לנהוג לפיהם ולקיימם ללא סטייה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הוראה</w:t>
      </w:r>
      <w:r w:rsidRPr="0045396B">
        <w:rPr>
          <w:rFonts w:ascii="Times New Roman" w:eastAsia="Times New Roman" w:hAnsi="Times New Roman" w:cs="David" w:hint="cs"/>
          <w:sz w:val="20"/>
          <w:szCs w:val="24"/>
          <w:rtl/>
          <w:lang w:eastAsia="he-IL"/>
        </w:rPr>
        <w:t xml:space="preserve"> מפורשת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מהמזמין.</w:t>
      </w:r>
    </w:p>
    <w:p w14:paraId="545023A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מתחייב לבצע את שרותי המתכנן בתיאום מלא, בשיתוף פעולה ותוך קיום קשר </w:t>
      </w:r>
      <w:r w:rsidRPr="0045396B">
        <w:rPr>
          <w:rFonts w:ascii="Times New Roman" w:eastAsia="Times New Roman" w:hAnsi="Times New Roman" w:cs="David"/>
          <w:sz w:val="20"/>
          <w:szCs w:val="24"/>
          <w:rtl/>
          <w:lang w:eastAsia="he-IL"/>
        </w:rPr>
        <w:lastRenderedPageBreak/>
        <w:t>מתמיד עם המזמין והמנהל, עם צוותו המקצועי וצוות הניהול,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הכל כפי שיקבע ע"י המנהל. כן מתחייב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להשתתף בת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אום מראש בכל ישיבות התיאום אליהן יוזמן.</w:t>
      </w:r>
    </w:p>
    <w:p w14:paraId="2173DE9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ישמור על נוהלי קשר, תיאום,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שום וצורת המסמכים לפי דרישת המנהל.</w:t>
      </w:r>
    </w:p>
    <w:p w14:paraId="752EE71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עוד לא יקבע אחרת ע"י המזמין, יהיה המנהל כ</w:t>
      </w:r>
      <w:r w:rsidRPr="0045396B">
        <w:rPr>
          <w:rFonts w:ascii="Times New Roman" w:eastAsia="Times New Roman" w:hAnsi="Times New Roman" w:cs="David" w:hint="cs"/>
          <w:sz w:val="20"/>
          <w:szCs w:val="24"/>
          <w:rtl/>
          <w:lang w:eastAsia="he-IL"/>
        </w:rPr>
        <w:t>הגדרתו</w:t>
      </w:r>
      <w:r w:rsidRPr="0045396B">
        <w:rPr>
          <w:rFonts w:ascii="Times New Roman" w:eastAsia="Times New Roman" w:hAnsi="Times New Roman" w:cs="David"/>
          <w:sz w:val="20"/>
          <w:szCs w:val="24"/>
          <w:rtl/>
          <w:lang w:eastAsia="he-IL"/>
        </w:rPr>
        <w:t xml:space="preserve"> בנספח </w:t>
      </w:r>
      <w:r w:rsidRPr="0045396B">
        <w:rPr>
          <w:rFonts w:ascii="Times New Roman" w:eastAsia="Times New Roman" w:hAnsi="Times New Roman" w:cs="David"/>
          <w:bCs/>
          <w:sz w:val="20"/>
          <w:szCs w:val="24"/>
          <w:rtl/>
          <w:lang w:eastAsia="he-IL"/>
        </w:rPr>
        <w:t xml:space="preserve">א' </w:t>
      </w:r>
      <w:r w:rsidRPr="0045396B">
        <w:rPr>
          <w:rFonts w:ascii="Times New Roman" w:eastAsia="Times New Roman" w:hAnsi="Times New Roman" w:cs="David"/>
          <w:sz w:val="20"/>
          <w:szCs w:val="24"/>
          <w:rtl/>
          <w:lang w:eastAsia="he-IL"/>
        </w:rPr>
        <w:t>ועל המתכנן להיות</w:t>
      </w:r>
      <w:r w:rsidRPr="0045396B">
        <w:rPr>
          <w:rFonts w:ascii="Times New Roman" w:eastAsia="Times New Roman" w:hAnsi="Times New Roman" w:cs="David" w:hint="cs"/>
          <w:sz w:val="20"/>
          <w:szCs w:val="24"/>
          <w:rtl/>
          <w:lang w:eastAsia="he-IL"/>
        </w:rPr>
        <w:t xml:space="preserve"> עמו</w:t>
      </w:r>
      <w:r w:rsidRPr="0045396B">
        <w:rPr>
          <w:rFonts w:ascii="Times New Roman" w:eastAsia="Times New Roman" w:hAnsi="Times New Roman" w:cs="David"/>
          <w:sz w:val="20"/>
          <w:szCs w:val="24"/>
          <w:rtl/>
          <w:lang w:eastAsia="he-IL"/>
        </w:rPr>
        <w:t xml:space="preserve"> בקשר מתמי</w:t>
      </w: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 xml:space="preserve"> ולתאם עמו את כל פעולותיו, אלא אם נקבע </w:t>
      </w:r>
      <w:r w:rsidRPr="0045396B">
        <w:rPr>
          <w:rFonts w:ascii="Times New Roman" w:eastAsia="Times New Roman" w:hAnsi="Times New Roman" w:cs="David" w:hint="cs"/>
          <w:sz w:val="20"/>
          <w:szCs w:val="24"/>
          <w:rtl/>
          <w:lang w:eastAsia="he-IL"/>
        </w:rPr>
        <w:t xml:space="preserve">מפורשות </w:t>
      </w:r>
      <w:r w:rsidRPr="0045396B">
        <w:rPr>
          <w:rFonts w:ascii="Times New Roman" w:eastAsia="Times New Roman" w:hAnsi="Times New Roman" w:cs="David"/>
          <w:sz w:val="20"/>
          <w:szCs w:val="24"/>
          <w:rtl/>
          <w:lang w:eastAsia="he-IL"/>
        </w:rPr>
        <w:t>אחרת ע"י המזמין.</w:t>
      </w:r>
    </w:p>
    <w:p w14:paraId="2363A1C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ידועות לו הוראות כל התכניות הקיימות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45396B">
        <w:rPr>
          <w:rFonts w:ascii="Times New Roman" w:eastAsia="Times New Roman" w:hAnsi="Times New Roman" w:cs="David" w:hint="cs"/>
          <w:sz w:val="20"/>
          <w:szCs w:val="24"/>
          <w:rtl/>
          <w:lang w:eastAsia="he-IL"/>
        </w:rPr>
        <w:t>יהם של</w:t>
      </w:r>
      <w:r w:rsidRPr="0045396B">
        <w:rPr>
          <w:rFonts w:ascii="Times New Roman" w:eastAsia="Times New Roman" w:hAnsi="Times New Roman" w:cs="David"/>
          <w:sz w:val="20"/>
          <w:szCs w:val="24"/>
          <w:rtl/>
          <w:lang w:eastAsia="he-IL"/>
        </w:rPr>
        <w:t xml:space="preserve"> הדין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הנהלים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התקנים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התקנות החלים בקשר עם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והוא מתחייב לפעול בהתאם לקבוע בהם.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מצהיר המתכנן כי </w:t>
      </w:r>
      <w:r w:rsidRPr="0045396B">
        <w:rPr>
          <w:rFonts w:ascii="Times New Roman" w:eastAsia="Times New Roman" w:hAnsi="Times New Roman" w:cs="David" w:hint="cs"/>
          <w:sz w:val="20"/>
          <w:szCs w:val="24"/>
          <w:rtl/>
          <w:lang w:eastAsia="he-IL"/>
        </w:rPr>
        <w:t xml:space="preserve">הוא </w:t>
      </w:r>
      <w:r w:rsidRPr="0045396B">
        <w:rPr>
          <w:rFonts w:ascii="Times New Roman" w:eastAsia="Times New Roman" w:hAnsi="Times New Roman" w:cs="David"/>
          <w:sz w:val="20"/>
          <w:szCs w:val="24"/>
          <w:rtl/>
          <w:lang w:eastAsia="he-IL"/>
        </w:rPr>
        <w:t xml:space="preserve">בדק בעצמו את כל הנושאים הרלוונטיים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40428CC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להפיק את כל התכניות </w:t>
      </w:r>
      <w:r w:rsidRPr="0045396B">
        <w:rPr>
          <w:rFonts w:ascii="Times New Roman" w:eastAsia="Times New Roman" w:hAnsi="Times New Roman" w:cs="David" w:hint="cs"/>
          <w:sz w:val="20"/>
          <w:szCs w:val="24"/>
          <w:rtl/>
          <w:lang w:eastAsia="he-IL"/>
        </w:rPr>
        <w:t>נשוא</w:t>
      </w:r>
      <w:r w:rsidRPr="004539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45396B">
        <w:rPr>
          <w:rFonts w:ascii="Times New Roman" w:eastAsia="Times New Roman" w:hAnsi="Times New Roman" w:cs="David"/>
          <w:b/>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וע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45396B">
        <w:rPr>
          <w:rFonts w:ascii="Times New Roman" w:eastAsia="Times New Roman" w:hAnsi="Times New Roman" w:cs="David" w:hint="cs"/>
          <w:sz w:val="20"/>
          <w:szCs w:val="24"/>
          <w:rtl/>
          <w:lang w:eastAsia="he-IL"/>
        </w:rPr>
        <w:t xml:space="preserve"> בנספח </w:t>
      </w:r>
      <w:r w:rsidRPr="0045396B">
        <w:rPr>
          <w:rFonts w:ascii="Times New Roman" w:eastAsia="Times New Roman" w:hAnsi="Times New Roman" w:cs="David" w:hint="cs"/>
          <w:b/>
          <w:bCs/>
          <w:sz w:val="20"/>
          <w:szCs w:val="24"/>
          <w:rtl/>
          <w:lang w:eastAsia="he-IL"/>
        </w:rPr>
        <w:t>א'</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w:t>
      </w:r>
    </w:p>
    <w:p w14:paraId="541FE30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יגיש ליועצים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45396B">
        <w:rPr>
          <w:rFonts w:ascii="Times New Roman" w:eastAsia="Times New Roman" w:hAnsi="Times New Roman" w:cs="David" w:hint="cs"/>
          <w:sz w:val="20"/>
          <w:szCs w:val="24"/>
          <w:rtl/>
          <w:lang w:eastAsia="he-IL"/>
        </w:rPr>
        <w:t xml:space="preserve">מפורשות על פי </w:t>
      </w:r>
      <w:r w:rsidRPr="0045396B">
        <w:rPr>
          <w:rFonts w:ascii="Times New Roman" w:eastAsia="Times New Roman" w:hAnsi="Times New Roman" w:cs="David"/>
          <w:sz w:val="20"/>
          <w:szCs w:val="24"/>
          <w:rtl/>
          <w:lang w:eastAsia="he-IL"/>
        </w:rPr>
        <w:t>חוזה זה.</w:t>
      </w:r>
    </w:p>
    <w:p w14:paraId="6655152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אין לו ולא תהינה לו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תביעות ו/או טענות</w:t>
      </w:r>
      <w:r w:rsidRPr="0045396B">
        <w:rPr>
          <w:rFonts w:ascii="Times New Roman" w:eastAsia="Times New Roman" w:hAnsi="Times New Roman" w:cs="David" w:hint="cs"/>
          <w:sz w:val="20"/>
          <w:szCs w:val="24"/>
          <w:rtl/>
          <w:lang w:eastAsia="he-IL"/>
        </w:rPr>
        <w:t xml:space="preserve"> ו/או דרישות ו/או תלונות</w:t>
      </w:r>
      <w:r w:rsidRPr="0045396B">
        <w:rPr>
          <w:rFonts w:ascii="Times New Roman" w:eastAsia="Times New Roman" w:hAnsi="Times New Roman" w:cs="David"/>
          <w:sz w:val="20"/>
          <w:szCs w:val="24"/>
          <w:rtl/>
          <w:lang w:eastAsia="he-IL"/>
        </w:rPr>
        <w:t xml:space="preserve"> כלפי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כלפי המתכננים האחרים בגין מסירת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כאמור. משמסר המזמין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 xml:space="preserve">ביצוע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691946F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45396B">
        <w:rPr>
          <w:rFonts w:ascii="Times New Roman" w:eastAsia="Times New Roman" w:hAnsi="Times New Roman" w:cs="David"/>
          <w:sz w:val="24"/>
          <w:szCs w:val="24"/>
          <w:lang w:eastAsia="he-IL"/>
        </w:rPr>
        <w:t>view</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0"/>
          <w:szCs w:val="24"/>
          <w:rtl/>
          <w:lang w:eastAsia="he-IL"/>
        </w:rPr>
        <w:t>", "רמדורנט"</w:t>
      </w:r>
      <w:r w:rsidRPr="004539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45396B">
        <w:rPr>
          <w:rFonts w:ascii="Times New Roman" w:eastAsia="Times New Roman" w:hAnsi="Times New Roman" w:cs="David" w:hint="cs"/>
          <w:sz w:val="20"/>
          <w:szCs w:val="24"/>
          <w:rtl/>
          <w:lang w:eastAsia="he-IL"/>
        </w:rPr>
        <w:t>.</w:t>
      </w:r>
    </w:p>
    <w:p w14:paraId="09C37A3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צוות עובדים ואמצעים</w:t>
      </w:r>
    </w:p>
    <w:p w14:paraId="2B349B0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יקיים משרד מאויש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מאורגן ומצויד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באופן שיאפשר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בהתאם להוראות חוזה זה.</w:t>
      </w:r>
    </w:p>
    <w:p w14:paraId="1C2CF9F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hint="cs"/>
          <w:b/>
          <w:sz w:val="20"/>
          <w:szCs w:val="24"/>
          <w:rtl/>
          <w:lang w:eastAsia="he-IL"/>
        </w:rPr>
        <w:t>המצ"ב,</w:t>
      </w:r>
      <w:r w:rsidRPr="0045396B">
        <w:rPr>
          <w:rFonts w:ascii="Times New Roman" w:eastAsia="Times New Roman" w:hAnsi="Times New Roman" w:cs="David"/>
          <w:sz w:val="20"/>
          <w:szCs w:val="24"/>
          <w:rtl/>
          <w:lang w:eastAsia="he-IL"/>
        </w:rPr>
        <w:t xml:space="preserve"> יתאים לביצוע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ברמה ובמועדים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47F6EE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45396B">
        <w:rPr>
          <w:rFonts w:ascii="Times New Roman" w:eastAsia="Times New Roman" w:hAnsi="Times New Roman" w:cs="David" w:hint="cs"/>
          <w:sz w:val="20"/>
          <w:szCs w:val="24"/>
          <w:rtl/>
          <w:lang w:eastAsia="he-IL"/>
        </w:rPr>
        <w:t xml:space="preserve">המוחלט </w:t>
      </w:r>
      <w:r w:rsidRPr="0045396B">
        <w:rPr>
          <w:rFonts w:ascii="Times New Roman" w:eastAsia="Times New Roman" w:hAnsi="Times New Roman" w:cs="David"/>
          <w:sz w:val="20"/>
          <w:szCs w:val="24"/>
          <w:rtl/>
          <w:lang w:eastAsia="he-IL"/>
        </w:rPr>
        <w:t>- להורות למתכנן מ</w:t>
      </w:r>
      <w:r w:rsidRPr="0045396B">
        <w:rPr>
          <w:rFonts w:ascii="Times New Roman" w:eastAsia="Times New Roman" w:hAnsi="Times New Roman" w:cs="David" w:hint="cs"/>
          <w:sz w:val="20"/>
          <w:szCs w:val="24"/>
          <w:rtl/>
          <w:lang w:eastAsia="he-IL"/>
        </w:rPr>
        <w:t>עת לעת,</w:t>
      </w:r>
      <w:r w:rsidRPr="004539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27CF31E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המצ"ב</w:t>
      </w:r>
      <w:r w:rsidRPr="0045396B">
        <w:rPr>
          <w:rFonts w:ascii="Times New Roman" w:eastAsia="Times New Roman" w:hAnsi="Times New Roman" w:cs="David"/>
          <w:sz w:val="20"/>
          <w:szCs w:val="24"/>
          <w:rtl/>
          <w:lang w:eastAsia="he-IL"/>
        </w:rPr>
        <w:t>, מנהלו הראשי של המתכנן למטרת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המנהל הראשי</w:t>
      </w:r>
      <w:r w:rsidRPr="004539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52BAEA93"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lastRenderedPageBreak/>
        <w:t>המתכנן מ</w:t>
      </w:r>
      <w:r w:rsidRPr="0045396B">
        <w:rPr>
          <w:rFonts w:ascii="Times New Roman" w:eastAsia="Times New Roman" w:hAnsi="Times New Roman" w:cs="David" w:hint="cs"/>
          <w:sz w:val="20"/>
          <w:szCs w:val="24"/>
          <w:rtl/>
          <w:lang w:eastAsia="he-IL"/>
        </w:rPr>
        <w:t>צהיר, כי ידוע לו, ש</w:t>
      </w:r>
      <w:r w:rsidRPr="0045396B">
        <w:rPr>
          <w:rFonts w:ascii="Times New Roman" w:eastAsia="Times New Roman" w:hAnsi="Times New Roman" w:cs="David"/>
          <w:sz w:val="20"/>
          <w:szCs w:val="24"/>
          <w:rtl/>
          <w:lang w:eastAsia="he-IL"/>
        </w:rPr>
        <w:t>במשך כל ת</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קפ</w:t>
      </w:r>
      <w:r w:rsidRPr="0045396B">
        <w:rPr>
          <w:rFonts w:ascii="Times New Roman" w:eastAsia="Times New Roman" w:hAnsi="Times New Roman" w:cs="David" w:hint="cs"/>
          <w:sz w:val="20"/>
          <w:szCs w:val="24"/>
          <w:rtl/>
          <w:lang w:eastAsia="he-IL"/>
        </w:rPr>
        <w:t>ו של</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יעמוד המנהל הראשי בראשו, יהיה מעורב אישית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התכנון. מבלי לגרוע מהתחייבויות המתכנן כמתחייב מ</w:t>
      </w:r>
      <w:r w:rsidRPr="0045396B">
        <w:rPr>
          <w:rFonts w:ascii="Times New Roman" w:eastAsia="Times New Roman" w:hAnsi="Times New Roman" w:cs="David" w:hint="cs"/>
          <w:sz w:val="20"/>
          <w:szCs w:val="24"/>
          <w:rtl/>
          <w:lang w:eastAsia="he-IL"/>
        </w:rPr>
        <w:t>חוזה זה,</w:t>
      </w:r>
      <w:r w:rsidRPr="004539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7C5D9F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C47233C"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המזמין רשאי </w:t>
      </w:r>
      <w:r w:rsidRPr="004539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45396B">
        <w:rPr>
          <w:rFonts w:ascii="Times New Roman" w:eastAsia="Times New Roman" w:hAnsi="Times New Roman" w:cs="David" w:hint="cs"/>
          <w:sz w:val="20"/>
          <w:szCs w:val="24"/>
          <w:rtl/>
          <w:lang w:eastAsia="he-IL"/>
        </w:rPr>
        <w:t xml:space="preserve">אחר </w:t>
      </w:r>
      <w:r w:rsidRPr="0045396B">
        <w:rPr>
          <w:rFonts w:ascii="Times New Roman" w:eastAsia="Times New Roman" w:hAnsi="Times New Roman" w:cs="David"/>
          <w:sz w:val="20"/>
          <w:szCs w:val="24"/>
          <w:rtl/>
          <w:lang w:eastAsia="he-IL"/>
        </w:rPr>
        <w:t>דרישת המזמין לאלתר.</w:t>
      </w:r>
    </w:p>
    <w:p w14:paraId="401F741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החלטות המזמין בדבר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ו/או החלפת עובד מעובדי המתכנן תינתנה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המוחלט</w:t>
      </w:r>
      <w:r w:rsidRPr="0045396B">
        <w:rPr>
          <w:rFonts w:ascii="Times New Roman" w:eastAsia="Times New Roman" w:hAnsi="Times New Roman" w:cs="David" w:hint="cs"/>
          <w:sz w:val="20"/>
          <w:szCs w:val="24"/>
          <w:rtl/>
          <w:lang w:eastAsia="he-IL"/>
        </w:rPr>
        <w:t xml:space="preserve"> של המזמין</w:t>
      </w:r>
      <w:r w:rsidRPr="0045396B">
        <w:rPr>
          <w:rFonts w:ascii="Times New Roman" w:eastAsia="Times New Roman" w:hAnsi="Times New Roman" w:cs="David"/>
          <w:sz w:val="20"/>
          <w:szCs w:val="24"/>
          <w:rtl/>
          <w:lang w:eastAsia="he-IL"/>
        </w:rPr>
        <w:t xml:space="preserve"> וללא צורך במתן נימוקים</w:t>
      </w:r>
      <w:r w:rsidRPr="0045396B">
        <w:rPr>
          <w:rFonts w:ascii="Times New Roman" w:eastAsia="Times New Roman" w:hAnsi="Times New Roman" w:cs="David" w:hint="cs"/>
          <w:sz w:val="20"/>
          <w:szCs w:val="24"/>
          <w:rtl/>
          <w:lang w:eastAsia="he-IL"/>
        </w:rPr>
        <w:t xml:space="preserve"> כאלה ואחרים</w:t>
      </w:r>
      <w:r w:rsidRPr="0045396B">
        <w:rPr>
          <w:rFonts w:ascii="Times New Roman" w:eastAsia="Times New Roman" w:hAnsi="Times New Roman" w:cs="David"/>
          <w:sz w:val="20"/>
          <w:szCs w:val="24"/>
          <w:rtl/>
          <w:lang w:eastAsia="he-IL"/>
        </w:rPr>
        <w:t>. אין בהחלטות אלה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לשחרר את המתכנן מאי</w:t>
      </w:r>
      <w:r w:rsidRPr="0045396B">
        <w:rPr>
          <w:rFonts w:ascii="Times New Roman" w:eastAsia="Times New Roman" w:hAnsi="Times New Roman" w:cs="David" w:hint="cs"/>
          <w:sz w:val="20"/>
          <w:szCs w:val="24"/>
          <w:rtl/>
          <w:lang w:eastAsia="he-IL"/>
        </w:rPr>
        <w:t>לו</w:t>
      </w:r>
      <w:r w:rsidRPr="004539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45396B">
        <w:rPr>
          <w:rFonts w:ascii="Times New Roman" w:eastAsia="Times New Roman" w:hAnsi="Times New Roman" w:cs="David" w:hint="cs"/>
          <w:sz w:val="20"/>
          <w:szCs w:val="24"/>
          <w:rtl/>
          <w:lang w:eastAsia="he-IL"/>
        </w:rPr>
        <w:t xml:space="preserve"> ו/או חבות</w:t>
      </w:r>
      <w:r w:rsidRPr="0045396B">
        <w:rPr>
          <w:rFonts w:ascii="Times New Roman" w:eastAsia="Times New Roman" w:hAnsi="Times New Roman" w:cs="David"/>
          <w:sz w:val="20"/>
          <w:szCs w:val="24"/>
          <w:rtl/>
          <w:lang w:eastAsia="he-IL"/>
        </w:rPr>
        <w:t xml:space="preserve"> שהיא.</w:t>
      </w:r>
    </w:p>
    <w:p w14:paraId="11B642AC"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לצייד על חשבונו את צוות עובדיו בכל הציוד הדרוש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w:t>
      </w:r>
      <w:r w:rsidRPr="0045396B">
        <w:rPr>
          <w:rFonts w:ascii="Times New Roman" w:eastAsia="Times New Roman" w:hAnsi="Times New Roman" w:cs="David" w:hint="cs"/>
          <w:sz w:val="20"/>
          <w:szCs w:val="24"/>
          <w:rtl/>
          <w:lang w:eastAsia="he-IL"/>
        </w:rPr>
        <w:t>האחריות בגין אחזקת</w:t>
      </w:r>
      <w:r w:rsidRPr="0045396B">
        <w:rPr>
          <w:rFonts w:ascii="Times New Roman" w:eastAsia="Times New Roman" w:hAnsi="Times New Roman" w:cs="David"/>
          <w:sz w:val="20"/>
          <w:szCs w:val="24"/>
          <w:rtl/>
          <w:lang w:eastAsia="he-IL"/>
        </w:rPr>
        <w:t xml:space="preserve"> ושמיר</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ציוד</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תהיה בידי המתכנן ועל חשבונו, והמזמין לא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בכל אחריות </w:t>
      </w:r>
      <w:r w:rsidRPr="0045396B">
        <w:rPr>
          <w:rFonts w:ascii="Times New Roman" w:eastAsia="Times New Roman" w:hAnsi="Times New Roman" w:cs="David" w:hint="cs"/>
          <w:sz w:val="20"/>
          <w:szCs w:val="24"/>
          <w:rtl/>
          <w:lang w:eastAsia="he-IL"/>
        </w:rPr>
        <w:t xml:space="preserve">ו/או חבות </w:t>
      </w:r>
      <w:r w:rsidRPr="0045396B">
        <w:rPr>
          <w:rFonts w:ascii="Times New Roman" w:eastAsia="Times New Roman" w:hAnsi="Times New Roman" w:cs="David"/>
          <w:sz w:val="20"/>
          <w:szCs w:val="24"/>
          <w:rtl/>
          <w:lang w:eastAsia="he-IL"/>
        </w:rPr>
        <w:t>בגין א</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בדן </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או נזק</w:t>
      </w:r>
      <w:r w:rsidRPr="0045396B">
        <w:rPr>
          <w:rFonts w:ascii="Times New Roman" w:eastAsia="Times New Roman" w:hAnsi="Times New Roman" w:cs="David" w:hint="cs"/>
          <w:sz w:val="20"/>
          <w:szCs w:val="24"/>
          <w:rtl/>
          <w:lang w:eastAsia="he-IL"/>
        </w:rPr>
        <w:t xml:space="preserve"> ו/או קלקול</w:t>
      </w:r>
      <w:r w:rsidRPr="0045396B">
        <w:rPr>
          <w:rFonts w:ascii="Times New Roman" w:eastAsia="Times New Roman" w:hAnsi="Times New Roman" w:cs="David"/>
          <w:sz w:val="20"/>
          <w:szCs w:val="24"/>
          <w:rtl/>
          <w:lang w:eastAsia="he-IL"/>
        </w:rPr>
        <w:t xml:space="preserve"> כלשהו לציוד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לכל חלק ממנו מכל סיבה שהיא.</w:t>
      </w:r>
    </w:p>
    <w:p w14:paraId="1828749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המתכנן</w:t>
      </w:r>
    </w:p>
    <w:p w14:paraId="630C750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במגעים עם רשויות 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עם הרשות המקומית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הנוגע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וכל הכרוך בכך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w:t>
      </w:r>
    </w:p>
    <w:p w14:paraId="6FF1862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שהמתכנן לא יגיש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תיקונים לתכניות לא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הרשויות המוסמכות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אם כן אושרו קודם לכן</w:t>
      </w:r>
      <w:r w:rsidRPr="0045396B">
        <w:rPr>
          <w:rFonts w:ascii="Times New Roman" w:eastAsia="Times New Roman" w:hAnsi="Times New Roman" w:cs="David" w:hint="cs"/>
          <w:sz w:val="20"/>
          <w:szCs w:val="24"/>
          <w:rtl/>
          <w:lang w:eastAsia="he-IL"/>
        </w:rPr>
        <w:t>, מראש ובכתב,</w:t>
      </w:r>
      <w:r w:rsidRPr="0045396B">
        <w:rPr>
          <w:rFonts w:ascii="Times New Roman" w:eastAsia="Times New Roman" w:hAnsi="Times New Roman" w:cs="David"/>
          <w:sz w:val="20"/>
          <w:szCs w:val="24"/>
          <w:rtl/>
          <w:lang w:eastAsia="he-IL"/>
        </w:rPr>
        <w:t xml:space="preserve"> ע"י המזמין.</w:t>
      </w:r>
    </w:p>
    <w:p w14:paraId="1FB43107"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הכרוך בהתחייבות חוקית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כספית</w:t>
      </w:r>
      <w:r w:rsidRPr="0045396B">
        <w:rPr>
          <w:rFonts w:ascii="Times New Roman" w:eastAsia="Times New Roman" w:hAnsi="Times New Roman" w:cs="David" w:hint="cs"/>
          <w:sz w:val="20"/>
          <w:szCs w:val="24"/>
          <w:rtl/>
          <w:lang w:eastAsia="he-IL"/>
        </w:rPr>
        <w:t xml:space="preserve"> ו/או אחרת,</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שורו של המזמין</w:t>
      </w:r>
      <w:r w:rsidRPr="0045396B">
        <w:rPr>
          <w:rFonts w:ascii="Times New Roman" w:eastAsia="Times New Roman" w:hAnsi="Times New Roman" w:cs="David" w:hint="cs"/>
          <w:sz w:val="20"/>
          <w:szCs w:val="24"/>
          <w:rtl/>
          <w:lang w:eastAsia="he-IL"/>
        </w:rPr>
        <w:t xml:space="preserve"> מראש ובכתב</w:t>
      </w:r>
      <w:r w:rsidRPr="0045396B">
        <w:rPr>
          <w:rFonts w:ascii="Times New Roman" w:eastAsia="Times New Roman" w:hAnsi="Times New Roman" w:cs="David"/>
          <w:sz w:val="20"/>
          <w:szCs w:val="24"/>
          <w:rtl/>
          <w:lang w:eastAsia="he-IL"/>
        </w:rPr>
        <w:t>.</w:t>
      </w:r>
    </w:p>
    <w:p w14:paraId="5EC9AF7C"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זולת אם</w:t>
      </w:r>
      <w:r w:rsidRPr="0045396B">
        <w:rPr>
          <w:rFonts w:ascii="Times New Roman" w:eastAsia="Times New Roman" w:hAnsi="Times New Roman" w:cs="David"/>
          <w:sz w:val="20"/>
          <w:szCs w:val="24"/>
          <w:rtl/>
          <w:lang w:eastAsia="he-IL"/>
        </w:rPr>
        <w:t xml:space="preserve"> יוסמך לכך ע"י המזמין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יהיה המתכנן רשאי ליתן הוראות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הנחיות</w:t>
      </w:r>
      <w:r w:rsidRPr="0045396B">
        <w:rPr>
          <w:rFonts w:ascii="Times New Roman" w:eastAsia="Times New Roman" w:hAnsi="Times New Roman" w:cs="David" w:hint="cs"/>
          <w:sz w:val="20"/>
          <w:szCs w:val="24"/>
          <w:rtl/>
          <w:lang w:eastAsia="he-IL"/>
        </w:rPr>
        <w:t>, בין</w:t>
      </w:r>
      <w:r w:rsidRPr="0045396B">
        <w:rPr>
          <w:rFonts w:ascii="Times New Roman" w:eastAsia="Times New Roman" w:hAnsi="Times New Roman" w:cs="David"/>
          <w:sz w:val="20"/>
          <w:szCs w:val="24"/>
          <w:rtl/>
          <w:lang w:eastAsia="he-IL"/>
        </w:rPr>
        <w:t xml:space="preserve"> במישרין</w:t>
      </w:r>
      <w:r w:rsidRPr="0045396B">
        <w:rPr>
          <w:rFonts w:ascii="Times New Roman" w:eastAsia="Times New Roman" w:hAnsi="Times New Roman" w:cs="David" w:hint="cs"/>
          <w:sz w:val="20"/>
          <w:szCs w:val="24"/>
          <w:rtl/>
          <w:lang w:eastAsia="he-IL"/>
        </w:rPr>
        <w:t xml:space="preserve"> ובין בעקיפין,</w:t>
      </w:r>
      <w:r w:rsidRPr="0045396B">
        <w:rPr>
          <w:rFonts w:ascii="Times New Roman" w:eastAsia="Times New Roman" w:hAnsi="Times New Roman" w:cs="David"/>
          <w:sz w:val="20"/>
          <w:szCs w:val="24"/>
          <w:rtl/>
          <w:lang w:eastAsia="he-IL"/>
        </w:rPr>
        <w:t xml:space="preserve"> לקבלן הראשי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לקבלן העבודות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לנהל עמם מו"מ ביחס למחירים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דרכי ביצוע הכרוכים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מחירים</w:t>
      </w:r>
      <w:r w:rsidRPr="0045396B">
        <w:rPr>
          <w:rFonts w:ascii="Times New Roman" w:eastAsia="Times New Roman" w:hAnsi="Times New Roman" w:cs="David" w:hint="cs"/>
          <w:sz w:val="20"/>
          <w:szCs w:val="24"/>
          <w:rtl/>
          <w:lang w:eastAsia="he-IL"/>
        </w:rPr>
        <w:t xml:space="preserve"> ו/או כמויות</w:t>
      </w:r>
      <w:r w:rsidRPr="0045396B">
        <w:rPr>
          <w:rFonts w:ascii="Times New Roman" w:eastAsia="Times New Roman" w:hAnsi="Times New Roman" w:cs="David"/>
          <w:sz w:val="20"/>
          <w:szCs w:val="24"/>
          <w:rtl/>
          <w:lang w:eastAsia="he-IL"/>
        </w:rPr>
        <w:t>, אלא באמצעות המזמין או המנהל.</w:t>
      </w:r>
    </w:p>
    <w:p w14:paraId="7A5E0EFF"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סמכויות המנהל</w:t>
      </w:r>
    </w:p>
    <w:p w14:paraId="05723C8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לבדוק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עת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את שרותי המתכנן כולם או </w:t>
      </w:r>
      <w:r w:rsidRPr="0045396B">
        <w:rPr>
          <w:rFonts w:ascii="Times New Roman" w:eastAsia="Times New Roman" w:hAnsi="Times New Roman" w:cs="David" w:hint="cs"/>
          <w:sz w:val="20"/>
          <w:szCs w:val="24"/>
          <w:rtl/>
          <w:lang w:eastAsia="he-IL"/>
        </w:rPr>
        <w:t>מקצתם</w:t>
      </w:r>
      <w:r w:rsidRPr="004539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 כן רשאי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A88020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45396B">
        <w:rPr>
          <w:rFonts w:ascii="Times New Roman" w:eastAsia="Times New Roman" w:hAnsi="Times New Roman" w:cs="David"/>
          <w:bCs/>
          <w:sz w:val="20"/>
          <w:szCs w:val="24"/>
          <w:rtl/>
          <w:lang w:eastAsia="he-IL"/>
        </w:rPr>
        <w:t>א'</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w:t>
      </w:r>
    </w:p>
    <w:p w14:paraId="1EC3506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לצורך הפעלת סמכויותיו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רשאי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מי מטעמו לבקר במשרד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בכל מקום אחר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45396B">
        <w:rPr>
          <w:rFonts w:ascii="Times New Roman" w:eastAsia="Times New Roman" w:hAnsi="Times New Roman" w:cs="David" w:hint="cs"/>
          <w:sz w:val="20"/>
          <w:szCs w:val="24"/>
          <w:rtl/>
          <w:lang w:eastAsia="he-IL"/>
        </w:rPr>
        <w:t>י המנהל 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על ידי מי </w:t>
      </w:r>
      <w:r w:rsidRPr="0045396B">
        <w:rPr>
          <w:rFonts w:ascii="Times New Roman" w:eastAsia="Times New Roman" w:hAnsi="Times New Roman" w:cs="David"/>
          <w:sz w:val="20"/>
          <w:szCs w:val="24"/>
          <w:rtl/>
          <w:lang w:eastAsia="he-IL"/>
        </w:rPr>
        <w:t>מטעמו.</w:t>
      </w:r>
    </w:p>
    <w:p w14:paraId="45EFD17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בהפעלת סמכויות המנהל על 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לגרוע </w:t>
      </w:r>
      <w:r w:rsidRPr="0045396B">
        <w:rPr>
          <w:rFonts w:ascii="Times New Roman" w:eastAsia="Times New Roman" w:hAnsi="Times New Roman" w:cs="David" w:hint="cs"/>
          <w:sz w:val="20"/>
          <w:szCs w:val="24"/>
          <w:rtl/>
          <w:lang w:eastAsia="he-IL"/>
        </w:rPr>
        <w:t xml:space="preserve">ו/או לשחרר </w:t>
      </w:r>
      <w:r w:rsidRPr="0045396B">
        <w:rPr>
          <w:rFonts w:ascii="Times New Roman" w:eastAsia="Times New Roman" w:hAnsi="Times New Roman" w:cs="David"/>
          <w:sz w:val="20"/>
          <w:szCs w:val="24"/>
          <w:rtl/>
          <w:lang w:eastAsia="he-IL"/>
        </w:rPr>
        <w:t xml:space="preserve">מאחריות </w:t>
      </w:r>
      <w:r w:rsidRPr="0045396B">
        <w:rPr>
          <w:rFonts w:ascii="Times New Roman" w:eastAsia="Times New Roman" w:hAnsi="Times New Roman" w:cs="David" w:hint="cs"/>
          <w:sz w:val="20"/>
          <w:szCs w:val="24"/>
          <w:rtl/>
          <w:lang w:eastAsia="he-IL"/>
        </w:rPr>
        <w:t>המתכנן על פי חוזה זה ו/או על פי כל דין.</w:t>
      </w:r>
      <w:r w:rsidRPr="0045396B">
        <w:rPr>
          <w:rFonts w:ascii="Times New Roman" w:eastAsia="Times New Roman" w:hAnsi="Times New Roman" w:cs="David"/>
          <w:sz w:val="20"/>
          <w:szCs w:val="24"/>
          <w:rtl/>
          <w:lang w:eastAsia="he-IL"/>
        </w:rPr>
        <w:t xml:space="preserve"> בהקשר זה מובהר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C4474FD"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אישר המנהל 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45396B">
        <w:rPr>
          <w:rFonts w:ascii="Times New Roman" w:eastAsia="Times New Roman" w:hAnsi="Times New Roman" w:cs="David" w:hint="cs"/>
          <w:sz w:val="20"/>
          <w:szCs w:val="24"/>
          <w:rtl/>
          <w:lang w:eastAsia="he-IL"/>
        </w:rPr>
        <w:t>חוזה</w:t>
      </w:r>
      <w:r w:rsidRPr="0045396B">
        <w:rPr>
          <w:rFonts w:ascii="Times New Roman" w:eastAsia="Times New Roman" w:hAnsi="Times New Roman" w:cs="David"/>
          <w:sz w:val="20"/>
          <w:szCs w:val="24"/>
          <w:rtl/>
          <w:lang w:eastAsia="he-IL"/>
        </w:rPr>
        <w:t xml:space="preserve"> זה, </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לשחרר את המתכנן מאחריותו המקצועית המלאה ו</w:t>
      </w:r>
      <w:r w:rsidRPr="0045396B">
        <w:rPr>
          <w:rFonts w:ascii="Times New Roman" w:eastAsia="Times New Roman" w:hAnsi="Times New Roman" w:cs="David" w:hint="cs"/>
          <w:sz w:val="20"/>
          <w:szCs w:val="24"/>
          <w:rtl/>
          <w:lang w:eastAsia="he-IL"/>
        </w:rPr>
        <w:t>לא יהא</w:t>
      </w:r>
      <w:r w:rsidRPr="0045396B">
        <w:rPr>
          <w:rFonts w:ascii="Times New Roman" w:eastAsia="Times New Roman" w:hAnsi="Times New Roman" w:cs="David"/>
          <w:sz w:val="20"/>
          <w:szCs w:val="24"/>
          <w:rtl/>
          <w:lang w:eastAsia="he-IL"/>
        </w:rPr>
        <w:t xml:space="preserve"> בכך כדי להטיל על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על המזמין אחריות כלשהי לטיב התכניות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המסמכים האמורים.</w:t>
      </w:r>
    </w:p>
    <w:p w14:paraId="0948D9D1"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לוח זמנים ושלבי ב</w:t>
      </w:r>
      <w:r w:rsidRPr="0045396B">
        <w:rPr>
          <w:rFonts w:ascii="Times New Roman" w:eastAsia="Times New Roman" w:hAnsi="Times New Roman" w:cs="David" w:hint="cs"/>
          <w:bCs/>
          <w:sz w:val="20"/>
          <w:szCs w:val="24"/>
          <w:u w:val="single"/>
          <w:rtl/>
          <w:lang w:eastAsia="he-IL"/>
        </w:rPr>
        <w:t>י</w:t>
      </w:r>
      <w:r w:rsidRPr="0045396B">
        <w:rPr>
          <w:rFonts w:ascii="Times New Roman" w:eastAsia="Times New Roman" w:hAnsi="Times New Roman" w:cs="David"/>
          <w:bCs/>
          <w:sz w:val="20"/>
          <w:szCs w:val="24"/>
          <w:u w:val="single"/>
          <w:rtl/>
          <w:lang w:eastAsia="he-IL"/>
        </w:rPr>
        <w:t>צוע</w:t>
      </w:r>
    </w:p>
    <w:p w14:paraId="4AD8DA7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45396B">
        <w:rPr>
          <w:rFonts w:ascii="Times New Roman" w:eastAsia="Times New Roman" w:hAnsi="Times New Roman" w:cs="David"/>
          <w:b/>
          <w:bCs/>
          <w:sz w:val="20"/>
          <w:szCs w:val="24"/>
          <w:rtl/>
          <w:lang w:eastAsia="he-IL"/>
        </w:rPr>
        <w:t>ג'</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(להלן: "</w:t>
      </w:r>
      <w:r w:rsidRPr="0045396B">
        <w:rPr>
          <w:rFonts w:ascii="Times New Roman" w:eastAsia="Times New Roman" w:hAnsi="Times New Roman" w:cs="David"/>
          <w:b/>
          <w:bCs/>
          <w:sz w:val="20"/>
          <w:szCs w:val="24"/>
          <w:rtl/>
          <w:lang w:eastAsia="he-IL"/>
        </w:rPr>
        <w:t>לוח הזמנים</w:t>
      </w:r>
      <w:r w:rsidRPr="0045396B">
        <w:rPr>
          <w:rFonts w:ascii="Times New Roman" w:eastAsia="Times New Roman" w:hAnsi="Times New Roman" w:cs="David"/>
          <w:sz w:val="20"/>
          <w:szCs w:val="24"/>
          <w:rtl/>
          <w:lang w:eastAsia="he-IL"/>
        </w:rPr>
        <w:t>"). כל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 הכלול בשרותי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לא נקבע לו מועד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יבוצע על ידי המתכנן במועד שיהיה דרוש על מנת להבטיח</w:t>
      </w:r>
      <w:r w:rsidRPr="0045396B">
        <w:rPr>
          <w:rFonts w:ascii="Times New Roman" w:eastAsia="Times New Roman" w:hAnsi="Times New Roman" w:cs="David" w:hint="cs"/>
          <w:sz w:val="20"/>
          <w:szCs w:val="24"/>
          <w:rtl/>
          <w:lang w:eastAsia="he-IL"/>
        </w:rPr>
        <w:t xml:space="preserve"> את</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 xml:space="preserve">קבלנים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אחרים בהתאם ללוח הזמנים המוסכם 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מם.</w:t>
      </w:r>
    </w:p>
    <w:p w14:paraId="7C4252F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יתחיל המתכנן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קטע מהפרויקט ו/או שלב משלבי העבודה כמפורט בנספח </w:t>
      </w:r>
      <w:r w:rsidRPr="0045396B">
        <w:rPr>
          <w:rFonts w:ascii="Times New Roman" w:eastAsia="Times New Roman" w:hAnsi="Times New Roman" w:cs="David"/>
          <w:bCs/>
          <w:sz w:val="20"/>
          <w:szCs w:val="24"/>
          <w:rtl/>
          <w:lang w:eastAsia="he-IL"/>
        </w:rPr>
        <w:t>ב'</w:t>
      </w:r>
      <w:r w:rsidRPr="0045396B">
        <w:rPr>
          <w:rFonts w:ascii="Times New Roman" w:eastAsia="Times New Roman" w:hAnsi="Times New Roman" w:cs="David"/>
          <w:sz w:val="20"/>
          <w:szCs w:val="24"/>
          <w:rtl/>
          <w:lang w:eastAsia="he-IL"/>
        </w:rPr>
        <w:t xml:space="preserve"> או </w:t>
      </w:r>
      <w:r w:rsidRPr="0045396B">
        <w:rPr>
          <w:rFonts w:ascii="Times New Roman" w:eastAsia="Times New Roman" w:hAnsi="Times New Roman" w:cs="David"/>
          <w:b/>
          <w:bCs/>
          <w:sz w:val="20"/>
          <w:szCs w:val="24"/>
          <w:rtl/>
          <w:lang w:eastAsia="he-IL"/>
        </w:rPr>
        <w:t xml:space="preserve">ג'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אלא אם כן הודיע למזמין תחילה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הגיע לדעתו מועד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זה וק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מהמזמין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לביצועו.</w:t>
      </w:r>
    </w:p>
    <w:p w14:paraId="17757CA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יש לראות </w:t>
      </w:r>
      <w:r w:rsidRPr="0045396B">
        <w:rPr>
          <w:rFonts w:ascii="Times New Roman" w:eastAsia="Times New Roman" w:hAnsi="Times New Roman" w:cs="David" w:hint="cs"/>
          <w:sz w:val="20"/>
          <w:szCs w:val="24"/>
          <w:rtl/>
          <w:lang w:eastAsia="he-IL"/>
        </w:rPr>
        <w:t>ב</w:t>
      </w:r>
      <w:r w:rsidRPr="004539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113B47F8"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ידוע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התחייבויות היועצים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הקבלנים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יתר הגורמים, מותנות בכך שיסופקו להם כל התכניות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ההנחיות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ההוראות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הפרטים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הביאורים שידרשו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מהקבלנים מלטעון לעיכוב מוצדק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2A44A4E6"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 יוכר כמוצדק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אך ו</w:t>
      </w:r>
      <w:r w:rsidRPr="004539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2676E10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הוא נובע מכ</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ח עליון או גורם אחר (להלן יחדיו: "</w:t>
      </w:r>
      <w:r w:rsidRPr="0045396B">
        <w:rPr>
          <w:rFonts w:ascii="Times New Roman" w:eastAsia="Times New Roman" w:hAnsi="Times New Roman" w:cs="David"/>
          <w:b/>
          <w:bCs/>
          <w:sz w:val="20"/>
          <w:szCs w:val="24"/>
          <w:rtl/>
          <w:lang w:eastAsia="he-IL"/>
        </w:rPr>
        <w:t>אירוע דוחה</w:t>
      </w:r>
      <w:r w:rsidRPr="0045396B">
        <w:rPr>
          <w:rFonts w:ascii="Times New Roman" w:eastAsia="Times New Roman" w:hAnsi="Times New Roman" w:cs="David"/>
          <w:sz w:val="20"/>
          <w:szCs w:val="24"/>
          <w:rtl/>
          <w:lang w:eastAsia="he-IL"/>
        </w:rPr>
        <w:t>") שלדעת המנהל לא הייתה למתכנן שליטה עליו.</w:t>
      </w:r>
    </w:p>
    <w:p w14:paraId="39A46CD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73F13C8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לא קיבל תכניות, הנחיות, הוראות, פרטים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08AB72D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אישר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האירוע הדוחה אכן מצדיק 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השירות ואת משך הדחייה.</w:t>
      </w:r>
    </w:p>
    <w:p w14:paraId="34606DE7" w14:textId="77777777" w:rsidR="0045396B" w:rsidRPr="0045396B" w:rsidRDefault="0045396B" w:rsidP="004539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w:t>
      </w:r>
      <w:r w:rsidRPr="0045396B">
        <w:rPr>
          <w:rFonts w:ascii="Times New Roman" w:eastAsia="Times New Roman" w:hAnsi="Times New Roman" w:cs="David" w:hint="cs"/>
          <w:sz w:val="20"/>
          <w:szCs w:val="24"/>
          <w:rtl/>
          <w:lang w:eastAsia="he-IL"/>
        </w:rPr>
        <w:t xml:space="preserve">כלליות </w:t>
      </w:r>
      <w:r w:rsidRPr="0045396B">
        <w:rPr>
          <w:rFonts w:ascii="Times New Roman" w:eastAsia="Times New Roman" w:hAnsi="Times New Roman" w:cs="David"/>
          <w:sz w:val="20"/>
          <w:szCs w:val="24"/>
          <w:rtl/>
          <w:lang w:eastAsia="he-IL"/>
        </w:rPr>
        <w:t>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חור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עבודות תכנון ע"י אחרים לא יהווה עילה לעיכוב בב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שירותי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726516A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להודיע למנהל מידית, על כל עיכוב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לפי הערכתו עלול לגרום לאיחור בקיום לוח הזמנים.</w:t>
      </w:r>
    </w:p>
    <w:p w14:paraId="2B23C9E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7069CA2"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רשאי לבקר במשרד המתכנן ולעיין בהתקדמות ובאופן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שרותי המתכנן, והמתכנן ימסור למנהל כל הסבר </w:t>
      </w:r>
      <w:r w:rsidRPr="0045396B">
        <w:rPr>
          <w:rFonts w:ascii="Times New Roman" w:eastAsia="Times New Roman" w:hAnsi="Times New Roman" w:cs="David" w:hint="cs"/>
          <w:sz w:val="20"/>
          <w:szCs w:val="24"/>
          <w:rtl/>
          <w:lang w:eastAsia="he-IL"/>
        </w:rPr>
        <w:t xml:space="preserve">ו/או </w:t>
      </w:r>
      <w:r w:rsidRPr="0045396B">
        <w:rPr>
          <w:rFonts w:ascii="Times New Roman" w:eastAsia="Times New Roman" w:hAnsi="Times New Roman" w:cs="David"/>
          <w:sz w:val="20"/>
          <w:szCs w:val="24"/>
          <w:rtl/>
          <w:lang w:eastAsia="he-IL"/>
        </w:rPr>
        <w:t>פרט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דיווח</w:t>
      </w:r>
      <w:r w:rsidRPr="0045396B">
        <w:rPr>
          <w:rFonts w:ascii="Times New Roman" w:eastAsia="Times New Roman" w:hAnsi="Times New Roman" w:cs="David" w:hint="cs"/>
          <w:sz w:val="20"/>
          <w:szCs w:val="24"/>
          <w:rtl/>
          <w:lang w:eastAsia="he-IL"/>
        </w:rPr>
        <w:t>, מיד</w:t>
      </w:r>
      <w:r w:rsidRPr="004539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45396B">
        <w:rPr>
          <w:rFonts w:ascii="Times New Roman" w:eastAsia="Times New Roman" w:hAnsi="Times New Roman" w:cs="David" w:hint="cs"/>
          <w:sz w:val="20"/>
          <w:szCs w:val="24"/>
          <w:rtl/>
          <w:lang w:eastAsia="he-IL"/>
        </w:rPr>
        <w:t xml:space="preserve"> זה ו/או לפי כל דין</w:t>
      </w:r>
      <w:r w:rsidRPr="0045396B">
        <w:rPr>
          <w:rFonts w:ascii="Times New Roman" w:eastAsia="Times New Roman" w:hAnsi="Times New Roman" w:cs="David"/>
          <w:sz w:val="20"/>
          <w:szCs w:val="24"/>
          <w:rtl/>
          <w:lang w:eastAsia="he-IL"/>
        </w:rPr>
        <w:t>.</w:t>
      </w:r>
    </w:p>
    <w:p w14:paraId="73B3BF47"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1BDEB1F"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שכר המתכנן</w:t>
      </w:r>
    </w:p>
    <w:p w14:paraId="7DF1E67D"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תמורת שרותי המתכנן וכל יתר התחייבויותיו לפי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כמפורט בנספח </w:t>
      </w:r>
      <w:r w:rsidRPr="0045396B">
        <w:rPr>
          <w:rFonts w:ascii="Times New Roman" w:eastAsia="Times New Roman" w:hAnsi="Times New Roman" w:cs="David"/>
          <w:bCs/>
          <w:sz w:val="20"/>
          <w:szCs w:val="24"/>
          <w:rtl/>
          <w:lang w:eastAsia="he-IL"/>
        </w:rPr>
        <w:t xml:space="preserve">ד' </w:t>
      </w:r>
      <w:r w:rsidRPr="0045396B">
        <w:rPr>
          <w:rFonts w:ascii="Times New Roman" w:eastAsia="Times New Roman" w:hAnsi="Times New Roman" w:cs="David" w:hint="cs"/>
          <w:b/>
          <w:sz w:val="20"/>
          <w:szCs w:val="24"/>
          <w:rtl/>
          <w:lang w:eastAsia="he-IL"/>
        </w:rPr>
        <w:t xml:space="preserve">המצ"ב </w:t>
      </w:r>
      <w:r w:rsidRPr="0045396B">
        <w:rPr>
          <w:rFonts w:ascii="Times New Roman" w:eastAsia="Times New Roman" w:hAnsi="Times New Roman" w:cs="David"/>
          <w:sz w:val="20"/>
          <w:szCs w:val="24"/>
          <w:rtl/>
          <w:lang w:eastAsia="he-IL"/>
        </w:rPr>
        <w:t>(להלן: "</w:t>
      </w:r>
      <w:r w:rsidRPr="0045396B">
        <w:rPr>
          <w:rFonts w:ascii="Times New Roman" w:eastAsia="Times New Roman" w:hAnsi="Times New Roman" w:cs="David"/>
          <w:b/>
          <w:bCs/>
          <w:sz w:val="20"/>
          <w:szCs w:val="24"/>
          <w:rtl/>
          <w:lang w:eastAsia="he-IL"/>
        </w:rPr>
        <w:t>שכר המתכנן</w:t>
      </w:r>
      <w:r w:rsidRPr="0045396B">
        <w:rPr>
          <w:rFonts w:ascii="Times New Roman" w:eastAsia="Times New Roman" w:hAnsi="Times New Roman" w:cs="David"/>
          <w:sz w:val="20"/>
          <w:szCs w:val="24"/>
          <w:rtl/>
          <w:lang w:eastAsia="he-IL"/>
        </w:rPr>
        <w:t>").</w:t>
      </w:r>
    </w:p>
    <w:p w14:paraId="44244EA2"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בהוצאות הממשיות בשרותי העזר המפורטים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שא המזמין:</w:t>
      </w:r>
    </w:p>
    <w:p w14:paraId="3FE9753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הדפסות המיועדות להפצה לאחרים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45396B">
        <w:rPr>
          <w:rFonts w:ascii="Times New Roman" w:eastAsia="Times New Roman" w:hAnsi="Times New Roman" w:cs="David" w:hint="cs"/>
          <w:sz w:val="20"/>
          <w:szCs w:val="24"/>
          <w:rtl/>
          <w:lang w:eastAsia="he-IL"/>
        </w:rPr>
        <w:t>ת</w:t>
      </w:r>
      <w:r w:rsidRPr="0045396B">
        <w:rPr>
          <w:rFonts w:ascii="Times New Roman" w:eastAsia="Times New Roman" w:hAnsi="Times New Roman" w:cs="David"/>
          <w:sz w:val="20"/>
          <w:szCs w:val="24"/>
          <w:rtl/>
          <w:lang w:eastAsia="he-IL"/>
        </w:rPr>
        <w:t xml:space="preserve"> החזר.</w:t>
      </w:r>
    </w:p>
    <w:p w14:paraId="7A41B88E"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העתקות שנמסרו ע"י המתכנן למזמין</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לרשויות המוסמכות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ליועצים, למעט העתקות וצילומים שיפיק המתכנן במשרדו.</w:t>
      </w:r>
    </w:p>
    <w:p w14:paraId="4652250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שכפול מסמכים.</w:t>
      </w:r>
    </w:p>
    <w:p w14:paraId="58639113"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7EC178B0"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מדידות וצילומי אויר.</w:t>
      </w:r>
    </w:p>
    <w:p w14:paraId="5F4002A1"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קידוחים ובדיקות קרקע.</w:t>
      </w:r>
    </w:p>
    <w:p w14:paraId="35B1BCB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שליחויות.</w:t>
      </w:r>
    </w:p>
    <w:p w14:paraId="7EA1BDB3"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העזר המפורטים בסעיפים 7.2.1 עד 7.2.3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יוזמנו על ידי המתכנן באמצעות מערכת ניהול פרויקטים </w:t>
      </w:r>
      <w:r w:rsidRPr="0045396B">
        <w:rPr>
          <w:rFonts w:ascii="Times New Roman" w:eastAsia="Times New Roman" w:hAnsi="Times New Roman" w:cs="David"/>
          <w:sz w:val="20"/>
          <w:szCs w:val="24"/>
          <w:lang w:eastAsia="he-IL"/>
        </w:rPr>
        <w:t>VIEW</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 מערכת רמדורנט מודול ניהול מסמכים (</w:t>
      </w:r>
      <w:r w:rsidRPr="0045396B">
        <w:rPr>
          <w:rFonts w:ascii="Times New Roman" w:eastAsia="Times New Roman" w:hAnsi="Times New Roman" w:cs="David"/>
          <w:sz w:val="20"/>
          <w:szCs w:val="24"/>
          <w:lang w:eastAsia="he-IL"/>
        </w:rPr>
        <w:t>DM</w:t>
      </w:r>
      <w:r w:rsidRPr="0045396B">
        <w:rPr>
          <w:rFonts w:ascii="Times New Roman" w:eastAsia="Times New Roman" w:hAnsi="Times New Roman" w:cs="David"/>
          <w:sz w:val="20"/>
          <w:szCs w:val="24"/>
          <w:rtl/>
          <w:lang w:eastAsia="he-IL"/>
        </w:rPr>
        <w:t>) רק ממכונים המאושרים ע"י המזמין לבצע עבודות עבורו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1DF77A9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על חשבון שכר המתכנן ישולמו למתכנן תשלומי ביניים בש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עורים ובמועדים המפורטים בנספח</w:t>
      </w:r>
      <w:r w:rsidRPr="0045396B">
        <w:rPr>
          <w:rFonts w:ascii="Times New Roman" w:eastAsia="Times New Roman" w:hAnsi="Times New Roman" w:cs="David"/>
          <w:bCs/>
          <w:sz w:val="20"/>
          <w:szCs w:val="24"/>
          <w:rtl/>
          <w:lang w:eastAsia="he-IL"/>
        </w:rPr>
        <w:t xml:space="preserve"> ה'</w:t>
      </w:r>
      <w:r w:rsidRPr="0045396B">
        <w:rPr>
          <w:rFonts w:ascii="Times New Roman" w:eastAsia="Times New Roman" w:hAnsi="Times New Roman" w:cs="David" w:hint="cs"/>
          <w:sz w:val="20"/>
          <w:szCs w:val="24"/>
          <w:rtl/>
          <w:lang w:eastAsia="he-IL"/>
        </w:rPr>
        <w:t xml:space="preserve"> המצ"ב,</w:t>
      </w:r>
      <w:r w:rsidRPr="004539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p>
    <w:p w14:paraId="3A267807"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תשלומי הביניים לפי פסקה זו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שלב משלבי שירותי המתכנן ו/או טיב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70D76C7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השכר האמור בנספח </w:t>
      </w:r>
      <w:r w:rsidRPr="0045396B">
        <w:rPr>
          <w:rFonts w:ascii="Times New Roman" w:eastAsia="Times New Roman" w:hAnsi="Times New Roman" w:cs="David"/>
          <w:b/>
          <w:bCs/>
          <w:sz w:val="20"/>
          <w:szCs w:val="24"/>
          <w:rtl/>
          <w:lang w:eastAsia="he-IL"/>
        </w:rPr>
        <w:t xml:space="preserve">ד' </w:t>
      </w:r>
      <w:r w:rsidRPr="0045396B">
        <w:rPr>
          <w:rFonts w:ascii="Times New Roman" w:eastAsia="Times New Roman" w:hAnsi="Times New Roman" w:cs="David" w:hint="cs"/>
          <w:sz w:val="20"/>
          <w:szCs w:val="24"/>
          <w:rtl/>
          <w:lang w:eastAsia="he-IL"/>
        </w:rPr>
        <w:t xml:space="preserve">המצ"ב, </w:t>
      </w: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hint="cs"/>
          <w:sz w:val="20"/>
          <w:szCs w:val="24"/>
          <w:rtl/>
          <w:lang w:eastAsia="he-IL"/>
        </w:rPr>
        <w:t xml:space="preserve">ינו </w:t>
      </w:r>
      <w:r w:rsidRPr="004539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45396B">
        <w:rPr>
          <w:rFonts w:ascii="Times New Roman" w:eastAsia="Times New Roman" w:hAnsi="Times New Roman" w:cs="David" w:hint="cs"/>
          <w:sz w:val="20"/>
          <w:szCs w:val="24"/>
          <w:rtl/>
          <w:lang w:eastAsia="he-IL"/>
        </w:rPr>
        <w:t xml:space="preserve">זה </w:t>
      </w:r>
      <w:r w:rsidRPr="0045396B">
        <w:rPr>
          <w:rFonts w:ascii="Times New Roman" w:eastAsia="Times New Roman" w:hAnsi="Times New Roman" w:cs="David"/>
          <w:sz w:val="20"/>
          <w:szCs w:val="24"/>
          <w:rtl/>
          <w:lang w:eastAsia="he-IL"/>
        </w:rPr>
        <w:t>במפורש אחרת. תנאי לתשלום שכר המתכנן במלואו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הינו המצאת הצהרה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45396B">
        <w:rPr>
          <w:rFonts w:ascii="Times New Roman" w:eastAsia="Times New Roman" w:hAnsi="Times New Roman" w:cs="David"/>
          <w:b/>
          <w:bCs/>
          <w:sz w:val="20"/>
          <w:szCs w:val="24"/>
          <w:rtl/>
          <w:lang w:eastAsia="he-IL"/>
        </w:rPr>
        <w:t>ט'</w:t>
      </w:r>
      <w:r w:rsidRPr="0045396B">
        <w:rPr>
          <w:rFonts w:ascii="Times New Roman" w:eastAsia="Times New Roman" w:hAnsi="Times New Roman" w:cs="David"/>
          <w:sz w:val="20"/>
          <w:szCs w:val="24"/>
          <w:rtl/>
          <w:lang w:eastAsia="he-IL"/>
        </w:rPr>
        <w:t xml:space="preserve"> לחוזה זה וכתב היעדר תביעות המצורף כנספח</w:t>
      </w:r>
      <w:r w:rsidRPr="0045396B">
        <w:rPr>
          <w:rFonts w:ascii="Times New Roman" w:eastAsia="Times New Roman" w:hAnsi="Times New Roman" w:cs="David"/>
          <w:b/>
          <w:bCs/>
          <w:sz w:val="20"/>
          <w:szCs w:val="24"/>
          <w:rtl/>
          <w:lang w:eastAsia="he-IL"/>
        </w:rPr>
        <w:t xml:space="preserve"> י'</w:t>
      </w:r>
      <w:r w:rsidRPr="0045396B">
        <w:rPr>
          <w:rFonts w:ascii="Times New Roman" w:eastAsia="Times New Roman" w:hAnsi="Times New Roman" w:cs="David"/>
          <w:sz w:val="20"/>
          <w:szCs w:val="24"/>
          <w:rtl/>
          <w:lang w:eastAsia="he-IL"/>
        </w:rPr>
        <w:t xml:space="preserve"> לחוזה זה למזמין, חתום ע"י המתכנן ומאומת כנדרש בו.</w:t>
      </w:r>
    </w:p>
    <w:p w14:paraId="1369462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מבלי לפגוע בכלליות האמור בסעיף </w:t>
      </w:r>
      <w:r w:rsidRPr="0045396B">
        <w:rPr>
          <w:rFonts w:ascii="Times New Roman" w:eastAsia="Times New Roman" w:hAnsi="Times New Roman" w:cs="David" w:hint="cs"/>
          <w:sz w:val="20"/>
          <w:szCs w:val="24"/>
          <w:rtl/>
          <w:lang w:eastAsia="he-IL"/>
        </w:rPr>
        <w:t>7 לעיל</w:t>
      </w:r>
      <w:r w:rsidRPr="0045396B">
        <w:rPr>
          <w:rFonts w:ascii="Times New Roman" w:eastAsia="Times New Roman" w:hAnsi="Times New Roman" w:cs="David"/>
          <w:sz w:val="20"/>
          <w:szCs w:val="24"/>
          <w:rtl/>
          <w:lang w:eastAsia="he-IL"/>
        </w:rPr>
        <w:t>, מוסכם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רכוש ה</w:t>
      </w:r>
      <w:r w:rsidRPr="0045396B">
        <w:rPr>
          <w:rFonts w:ascii="Times New Roman" w:eastAsia="Times New Roman" w:hAnsi="Times New Roman" w:cs="David" w:hint="cs"/>
          <w:sz w:val="20"/>
          <w:szCs w:val="24"/>
          <w:rtl/>
          <w:lang w:eastAsia="he-IL"/>
        </w:rPr>
        <w:t>מזמין</w:t>
      </w:r>
      <w:r w:rsidRPr="0045396B">
        <w:rPr>
          <w:rFonts w:ascii="Times New Roman" w:eastAsia="Times New Roman" w:hAnsi="Times New Roman" w:cs="David"/>
          <w:sz w:val="20"/>
          <w:szCs w:val="24"/>
          <w:rtl/>
          <w:lang w:eastAsia="he-IL"/>
        </w:rPr>
        <w:t>. מובהר בזה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הפרת סעיף זה על ידי המתכנן תה</w:t>
      </w:r>
      <w:r w:rsidRPr="0045396B">
        <w:rPr>
          <w:rFonts w:ascii="Times New Roman" w:eastAsia="Times New Roman" w:hAnsi="Times New Roman" w:cs="David" w:hint="cs"/>
          <w:sz w:val="20"/>
          <w:szCs w:val="24"/>
          <w:rtl/>
          <w:lang w:eastAsia="he-IL"/>
        </w:rPr>
        <w:t>ווה</w:t>
      </w:r>
      <w:r w:rsidRPr="0045396B">
        <w:rPr>
          <w:rFonts w:ascii="Times New Roman" w:eastAsia="Times New Roman" w:hAnsi="Times New Roman" w:cs="David"/>
          <w:sz w:val="20"/>
          <w:szCs w:val="24"/>
          <w:rtl/>
          <w:lang w:eastAsia="he-IL"/>
        </w:rPr>
        <w:t xml:space="preserve"> הפרה יסודית של חוזה</w:t>
      </w:r>
      <w:r w:rsidRPr="0045396B">
        <w:rPr>
          <w:rFonts w:ascii="Times New Roman" w:eastAsia="Times New Roman" w:hAnsi="Times New Roman" w:cs="David" w:hint="cs"/>
          <w:sz w:val="20"/>
          <w:szCs w:val="24"/>
          <w:rtl/>
          <w:lang w:eastAsia="he-IL"/>
        </w:rPr>
        <w:t xml:space="preserve"> זה. </w:t>
      </w:r>
    </w:p>
    <w:p w14:paraId="48B64606"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תנאים מקדמיים לביצוע תשלום כלשהו ע"ח שכר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הינם הצגת ר</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45396B">
        <w:rPr>
          <w:rFonts w:ascii="Times New Roman" w:eastAsia="Times New Roman" w:hAnsi="Times New Roman" w:cs="David" w:hint="cs"/>
          <w:sz w:val="20"/>
          <w:szCs w:val="24"/>
          <w:rtl/>
          <w:lang w:eastAsia="he-IL"/>
        </w:rPr>
        <w:t>עובר</w:t>
      </w:r>
      <w:r w:rsidRPr="004539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13A942ED" w14:textId="77777777" w:rsidR="0045396B" w:rsidRPr="0045396B" w:rsidRDefault="0045396B" w:rsidP="004539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F794368"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שנויים בתכנון</w:t>
      </w:r>
    </w:p>
    <w:p w14:paraId="4A1BC74B"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המנהל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26B97246"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bCs/>
          <w:sz w:val="20"/>
          <w:szCs w:val="24"/>
          <w:rtl/>
          <w:lang w:eastAsia="he-IL"/>
        </w:rPr>
        <w:t>ב' או ג'</w:t>
      </w:r>
      <w:r w:rsidRPr="0045396B">
        <w:rPr>
          <w:rFonts w:ascii="Times New Roman" w:eastAsia="Times New Roman" w:hAnsi="Times New Roman" w:cs="David" w:hint="cs"/>
          <w:b/>
          <w:sz w:val="20"/>
          <w:szCs w:val="24"/>
          <w:rtl/>
          <w:lang w:eastAsia="he-IL"/>
        </w:rPr>
        <w:t xml:space="preserve"> המצ"ב</w:t>
      </w:r>
      <w:r w:rsidRPr="0045396B">
        <w:rPr>
          <w:rFonts w:ascii="Times New Roman" w:eastAsia="Times New Roman" w:hAnsi="Times New Roman" w:cs="David"/>
          <w:sz w:val="20"/>
          <w:szCs w:val="24"/>
          <w:rtl/>
          <w:lang w:eastAsia="he-IL"/>
        </w:rPr>
        <w:t>,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אלמלא השנויים</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יהיה</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זכאי לפיצוי בעד העבודה הנוספת שב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עקב השנויים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כאמור</w:t>
      </w:r>
      <w:r w:rsidRPr="0045396B">
        <w:rPr>
          <w:rFonts w:ascii="Times New Roman" w:eastAsia="Times New Roman" w:hAnsi="Times New Roman" w:cs="David"/>
          <w:sz w:val="20"/>
          <w:szCs w:val="24"/>
          <w:rtl/>
          <w:lang w:eastAsia="he-IL"/>
        </w:rPr>
        <w:t>. הפיצוי ישולם בגין העבודה הנוספת שהמתכנן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 xml:space="preserve"> המתכנן ושכר המתכנן. בכל מקרה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שנויים</w:t>
      </w:r>
      <w:r w:rsidRPr="0045396B">
        <w:rPr>
          <w:rFonts w:ascii="Times New Roman" w:eastAsia="Times New Roman" w:hAnsi="Times New Roman" w:cs="David" w:hint="cs"/>
          <w:sz w:val="20"/>
          <w:szCs w:val="24"/>
          <w:rtl/>
          <w:lang w:eastAsia="he-IL"/>
        </w:rPr>
        <w:t xml:space="preserve"> כאמור, לא יהוו</w:t>
      </w:r>
      <w:r w:rsidRPr="0045396B">
        <w:rPr>
          <w:rFonts w:ascii="Times New Roman" w:eastAsia="Times New Roman" w:hAnsi="Times New Roman" w:cs="David"/>
          <w:sz w:val="20"/>
          <w:szCs w:val="24"/>
          <w:rtl/>
          <w:lang w:eastAsia="he-IL"/>
        </w:rPr>
        <w:t xml:space="preserve"> עילה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 בלוח הזמנים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אלא בא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שור המנהל </w:t>
      </w:r>
      <w:r w:rsidRPr="0045396B">
        <w:rPr>
          <w:rFonts w:ascii="Times New Roman" w:eastAsia="Times New Roman" w:hAnsi="Times New Roman" w:cs="David" w:hint="cs"/>
          <w:sz w:val="20"/>
          <w:szCs w:val="24"/>
          <w:rtl/>
          <w:lang w:eastAsia="he-IL"/>
        </w:rPr>
        <w:t>מראש ו</w:t>
      </w:r>
      <w:r w:rsidRPr="0045396B">
        <w:rPr>
          <w:rFonts w:ascii="Times New Roman" w:eastAsia="Times New Roman" w:hAnsi="Times New Roman" w:cs="David"/>
          <w:sz w:val="20"/>
          <w:szCs w:val="24"/>
          <w:rtl/>
          <w:lang w:eastAsia="he-IL"/>
        </w:rPr>
        <w:t>בכתב.</w:t>
      </w:r>
    </w:p>
    <w:p w14:paraId="33619BB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על אף</w:t>
      </w:r>
      <w:r w:rsidRPr="0045396B">
        <w:rPr>
          <w:rFonts w:ascii="Times New Roman" w:eastAsia="Times New Roman" w:hAnsi="Times New Roman" w:cs="David"/>
          <w:sz w:val="20"/>
          <w:szCs w:val="24"/>
          <w:rtl/>
          <w:lang w:eastAsia="he-IL"/>
        </w:rPr>
        <w:t xml:space="preserve"> האמור בסעיף 8.2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יגיע למתכנן דבר בגין שינויים הנובעים מ:</w:t>
      </w:r>
    </w:p>
    <w:p w14:paraId="42A02688"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טעות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קוי בתכנון ו/או באומדן של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של היועצים.</w:t>
      </w:r>
    </w:p>
    <w:p w14:paraId="14F301D5"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התכנון אינו התכנון היעיל ביותר.</w:t>
      </w:r>
    </w:p>
    <w:p w14:paraId="4999F45D"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32405F2A" w14:textId="77777777" w:rsidR="0045396B" w:rsidRPr="0045396B" w:rsidRDefault="0045396B" w:rsidP="0045396B">
      <w:pPr>
        <w:widowControl w:val="0"/>
        <w:numPr>
          <w:ilvl w:val="2"/>
          <w:numId w:val="1"/>
        </w:numPr>
        <w:tabs>
          <w:tab w:val="clear" w:pos="1224"/>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השינויים מתחייבים מדרישת רשויות מוסמכות. </w:t>
      </w:r>
    </w:p>
    <w:p w14:paraId="6A8F9DC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להכין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עבור רוכשים שיבקשו זאת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22A3EA9A" w14:textId="77777777" w:rsidR="0045396B" w:rsidRPr="0045396B" w:rsidRDefault="0045396B" w:rsidP="004539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מחיר השינויים ותנאי התשלום בגין תכנון השינויים </w:t>
      </w:r>
      <w:r w:rsidRPr="0045396B">
        <w:rPr>
          <w:rFonts w:ascii="Times New Roman" w:eastAsia="Times New Roman" w:hAnsi="Times New Roman" w:cs="David" w:hint="cs"/>
          <w:sz w:val="20"/>
          <w:szCs w:val="24"/>
          <w:rtl/>
          <w:lang w:eastAsia="he-IL"/>
        </w:rPr>
        <w:t xml:space="preserve">כאמור, </w:t>
      </w:r>
      <w:r w:rsidRPr="0045396B">
        <w:rPr>
          <w:rFonts w:ascii="Times New Roman" w:eastAsia="Times New Roman" w:hAnsi="Times New Roman" w:cs="David"/>
          <w:sz w:val="20"/>
          <w:szCs w:val="24"/>
          <w:rtl/>
          <w:lang w:eastAsia="he-IL"/>
        </w:rPr>
        <w:t>יסוכמו בין המתכנן לרוכשים. המתכנן יתקשר עם הרוכש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רוכש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בענ</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ין קביעת מחיר השינויים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תובא בפני המנהל והוא יהיה המוסמך להכריע בה.</w:t>
      </w:r>
    </w:p>
    <w:p w14:paraId="056BE898"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אחריות וביטוח</w:t>
      </w:r>
    </w:p>
    <w:p w14:paraId="17C6D01C" w14:textId="77777777" w:rsidR="00906AB8" w:rsidRPr="00013687" w:rsidRDefault="00906AB8" w:rsidP="00906AB8">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2A8130"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16AADF10" w14:textId="77777777" w:rsidR="00906AB8" w:rsidRPr="00013687" w:rsidRDefault="00906AB8" w:rsidP="00906AB8">
      <w:pPr>
        <w:pStyle w:val="a2"/>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343C2D5F" w14:textId="77777777" w:rsidR="00906AB8" w:rsidRPr="00013687" w:rsidRDefault="00906AB8" w:rsidP="00906AB8">
      <w:pPr>
        <w:pStyle w:val="a2"/>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3A57713" w14:textId="77777777" w:rsidR="00906AB8"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7DD5B40B" w14:textId="77777777" w:rsidR="00906AB8" w:rsidRPr="00013687" w:rsidRDefault="00906AB8" w:rsidP="00906AB8">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A690748" w14:textId="77777777" w:rsidR="00906AB8" w:rsidRDefault="00906AB8" w:rsidP="00906AB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המתכנן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המתכנן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A48FD3D"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5D28142E"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659B0ED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089517B0"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5ABA7CA6"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להתחייבויות המתכנן על פי הסכם זה.</w:t>
      </w:r>
    </w:p>
    <w:p w14:paraId="3F4CD19C"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01121755"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לצורך מתן השירותים, ולא תהיה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E15BA33"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יש צורך בעריכת ביטוחים נוספים או משלימים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לערוך ולקיים את הביטוחים הנוספים או המשלימים כאמור. </w:t>
      </w:r>
    </w:p>
    <w:p w14:paraId="1294F15A"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6FBB8DC"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31EFCA18"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5728C7D2"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286999B" w14:textId="77777777" w:rsidR="00906AB8"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0BFB2BE" w14:textId="77777777" w:rsidR="00906AB8" w:rsidRPr="00A42052" w:rsidRDefault="00906AB8" w:rsidP="00906AB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2538D7ED" w14:textId="77777777" w:rsidR="0045396B" w:rsidRPr="0045396B" w:rsidRDefault="0045396B" w:rsidP="004539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0C05BB8"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אספקת תכניות</w:t>
      </w:r>
    </w:p>
    <w:p w14:paraId="3E8B534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עת במהלך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וכן בתקופת הבדק של העבודות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45396B">
        <w:rPr>
          <w:rFonts w:ascii="Times New Roman" w:eastAsia="Times New Roman" w:hAnsi="Times New Roman" w:cs="David"/>
          <w:b/>
          <w:bCs/>
          <w:sz w:val="20"/>
          <w:szCs w:val="24"/>
          <w:rtl/>
          <w:lang w:eastAsia="he-IL"/>
        </w:rPr>
        <w:t>ח'</w:t>
      </w:r>
      <w:r w:rsidRPr="0045396B">
        <w:rPr>
          <w:rFonts w:ascii="Times New Roman" w:eastAsia="Times New Roman" w:hAnsi="Times New Roman" w:cs="David"/>
          <w:sz w:val="20"/>
          <w:szCs w:val="24"/>
          <w:rtl/>
          <w:lang w:eastAsia="he-IL"/>
        </w:rPr>
        <w:t xml:space="preserve"> לחוזה זה, ובמידה והדרישה מתייחסת לתכניות שאינ</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בידו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יערכ</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המתכנן בהקדם האפשרי וימסר</w:t>
      </w:r>
      <w:r w:rsidRPr="0045396B">
        <w:rPr>
          <w:rFonts w:ascii="Times New Roman" w:eastAsia="Times New Roman" w:hAnsi="Times New Roman" w:cs="David" w:hint="cs"/>
          <w:sz w:val="20"/>
          <w:szCs w:val="24"/>
          <w:rtl/>
          <w:lang w:eastAsia="he-IL"/>
        </w:rPr>
        <w:t>ן</w:t>
      </w:r>
      <w:r w:rsidRPr="0045396B">
        <w:rPr>
          <w:rFonts w:ascii="Times New Roman" w:eastAsia="Times New Roman" w:hAnsi="Times New Roman" w:cs="David"/>
          <w:sz w:val="20"/>
          <w:szCs w:val="24"/>
          <w:rtl/>
          <w:lang w:eastAsia="he-IL"/>
        </w:rPr>
        <w:t xml:space="preserve"> למזמין.</w:t>
      </w:r>
    </w:p>
    <w:p w14:paraId="02075FF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עם גמר שרותי </w:t>
      </w:r>
      <w:r w:rsidRPr="0045396B">
        <w:rPr>
          <w:rFonts w:ascii="Times New Roman" w:eastAsia="Times New Roman" w:hAnsi="Times New Roman" w:cs="David" w:hint="cs"/>
          <w:sz w:val="20"/>
          <w:szCs w:val="24"/>
          <w:rtl/>
          <w:lang w:eastAsia="he-IL"/>
        </w:rPr>
        <w:t>המתכנן,</w:t>
      </w:r>
      <w:r w:rsidRPr="004539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הסופי בשטח </w:t>
      </w:r>
      <w:r w:rsidRPr="0045396B">
        <w:rPr>
          <w:rFonts w:ascii="Times New Roman" w:eastAsia="Times New Roman" w:hAnsi="Times New Roman" w:cs="David"/>
          <w:color w:val="000000"/>
          <w:sz w:val="20"/>
          <w:szCs w:val="24"/>
          <w:lang w:eastAsia="he-IL"/>
        </w:rPr>
        <w:t>(AS MADE)</w:t>
      </w:r>
      <w:r w:rsidRPr="0045396B">
        <w:rPr>
          <w:rFonts w:ascii="Times New Roman" w:eastAsia="Times New Roman" w:hAnsi="Times New Roman" w:cs="David"/>
          <w:sz w:val="20"/>
          <w:szCs w:val="24"/>
          <w:rtl/>
          <w:lang w:eastAsia="he-IL"/>
        </w:rPr>
        <w:t xml:space="preserve">, למעט שינויי דיירים, </w:t>
      </w:r>
      <w:r w:rsidRPr="0045396B">
        <w:rPr>
          <w:rFonts w:ascii="Times New Roman" w:eastAsia="Times New Roman" w:hAnsi="Times New Roman" w:cs="David" w:hint="cs"/>
          <w:sz w:val="20"/>
          <w:szCs w:val="24"/>
          <w:rtl/>
          <w:lang w:eastAsia="he-IL"/>
        </w:rPr>
        <w:t xml:space="preserve">וקבצים </w:t>
      </w:r>
      <w:r w:rsidRPr="0045396B">
        <w:rPr>
          <w:rFonts w:ascii="Times New Roman" w:eastAsia="Times New Roman" w:hAnsi="Times New Roman" w:cs="David"/>
          <w:sz w:val="20"/>
          <w:szCs w:val="24"/>
          <w:rtl/>
          <w:lang w:eastAsia="he-IL"/>
        </w:rPr>
        <w:t>המכילים את התכנון במדיה ממוחשבת.</w:t>
      </w:r>
    </w:p>
    <w:p w14:paraId="6FF8E93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45396B">
        <w:rPr>
          <w:rFonts w:ascii="Times New Roman" w:eastAsia="Times New Roman" w:hAnsi="Times New Roman" w:cs="David" w:hint="cs"/>
          <w:sz w:val="20"/>
          <w:szCs w:val="24"/>
          <w:rtl/>
          <w:lang w:eastAsia="he-IL"/>
        </w:rPr>
        <w:t>הקבצים</w:t>
      </w:r>
      <w:r w:rsidRPr="0045396B">
        <w:rPr>
          <w:rFonts w:ascii="Times New Roman" w:eastAsia="Times New Roman" w:hAnsi="Times New Roman" w:cs="David"/>
          <w:sz w:val="20"/>
          <w:szCs w:val="24"/>
          <w:rtl/>
          <w:lang w:eastAsia="he-IL"/>
        </w:rPr>
        <w:t xml:space="preserve"> כשה</w:t>
      </w:r>
      <w:r w:rsidRPr="0045396B">
        <w:rPr>
          <w:rFonts w:ascii="Times New Roman" w:eastAsia="Times New Roman" w:hAnsi="Times New Roman" w:cs="David" w:hint="cs"/>
          <w:sz w:val="20"/>
          <w:szCs w:val="24"/>
          <w:rtl/>
          <w:lang w:eastAsia="he-IL"/>
        </w:rPr>
        <w:t>ם</w:t>
      </w:r>
      <w:r w:rsidRPr="0045396B">
        <w:rPr>
          <w:rFonts w:ascii="Times New Roman" w:eastAsia="Times New Roman" w:hAnsi="Times New Roman" w:cs="David"/>
          <w:sz w:val="20"/>
          <w:szCs w:val="24"/>
          <w:rtl/>
          <w:lang w:eastAsia="he-IL"/>
        </w:rPr>
        <w:t xml:space="preserve"> מעודכנ</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B1780BB"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FB254B0"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סעיף 10 זה.</w:t>
      </w:r>
    </w:p>
    <w:p w14:paraId="476793BE"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זכות הקניין בכל התכניות שייכת למזמין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ובלבד ששולם שכר המתכנן בהתאם להוראות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6B9BB584"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מעמד המתכנן</w:t>
      </w:r>
    </w:p>
    <w:p w14:paraId="4F8F6C75"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ומובהר על ידי הצדדים לחוזה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45396B">
        <w:rPr>
          <w:rFonts w:ascii="Times New Roman" w:eastAsia="Times New Roman" w:hAnsi="Times New Roman" w:cs="David" w:hint="cs"/>
          <w:sz w:val="20"/>
          <w:szCs w:val="24"/>
          <w:rtl/>
          <w:lang w:eastAsia="he-IL"/>
        </w:rPr>
        <w:t xml:space="preserve"> של המתכנן</w:t>
      </w:r>
      <w:r w:rsidRPr="0045396B">
        <w:rPr>
          <w:rFonts w:ascii="Times New Roman" w:eastAsia="Times New Roman" w:hAnsi="Times New Roman" w:cs="David"/>
          <w:sz w:val="20"/>
          <w:szCs w:val="24"/>
          <w:rtl/>
          <w:lang w:eastAsia="he-IL"/>
        </w:rPr>
        <w:t>.</w:t>
      </w:r>
    </w:p>
    <w:p w14:paraId="4C40A6B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אין ולא יהיו יחסי עובד-מעביד בין המזמין ובין </w:t>
      </w:r>
      <w:r w:rsidRPr="0045396B">
        <w:rPr>
          <w:rFonts w:ascii="Times New Roman" w:eastAsia="Times New Roman" w:hAnsi="Times New Roman" w:cs="David"/>
          <w:color w:val="000000"/>
          <w:sz w:val="24"/>
          <w:szCs w:val="24"/>
          <w:rtl/>
          <w:lang w:eastAsia="he-IL"/>
        </w:rPr>
        <w:t xml:space="preserve">המתכנן ו/או </w:t>
      </w:r>
      <w:r w:rsidRPr="0045396B">
        <w:rPr>
          <w:rFonts w:ascii="Times New Roman" w:eastAsia="Times New Roman" w:hAnsi="Times New Roman" w:cs="David" w:hint="cs"/>
          <w:color w:val="000000"/>
          <w:sz w:val="24"/>
          <w:szCs w:val="24"/>
          <w:rtl/>
          <w:lang w:eastAsia="he-IL"/>
        </w:rPr>
        <w:t>מי מטעמו ו</w:t>
      </w:r>
      <w:r w:rsidRPr="0045396B">
        <w:rPr>
          <w:rFonts w:ascii="Times New Roman" w:eastAsia="Times New Roman" w:hAnsi="Times New Roman" w:cs="David"/>
          <w:color w:val="000000"/>
          <w:sz w:val="24"/>
          <w:szCs w:val="24"/>
          <w:rtl/>
          <w:lang w:eastAsia="he-IL"/>
        </w:rPr>
        <w:t xml:space="preserve">בין המזמין לבין עובדי </w:t>
      </w:r>
      <w:r w:rsidRPr="0045396B">
        <w:rPr>
          <w:rFonts w:ascii="Times New Roman" w:eastAsia="Times New Roman" w:hAnsi="Times New Roman" w:cs="David" w:hint="cs"/>
          <w:color w:val="000000"/>
          <w:sz w:val="24"/>
          <w:szCs w:val="24"/>
          <w:rtl/>
          <w:lang w:eastAsia="he-IL"/>
        </w:rPr>
        <w:t xml:space="preserve"> המתכנן ו/או מי מטעמיהם</w:t>
      </w:r>
      <w:r w:rsidRPr="0045396B">
        <w:rPr>
          <w:rFonts w:ascii="Times New Roman" w:eastAsia="Times New Roman" w:hAnsi="Times New Roman" w:cs="David"/>
          <w:color w:val="000000"/>
          <w:sz w:val="24"/>
          <w:szCs w:val="24"/>
          <w:rtl/>
          <w:lang w:eastAsia="he-IL"/>
        </w:rPr>
        <w:t xml:space="preserve"> </w:t>
      </w:r>
      <w:r w:rsidRPr="0045396B">
        <w:rPr>
          <w:rFonts w:ascii="Times New Roman" w:eastAsia="Times New Roman" w:hAnsi="Times New Roman" w:cs="David"/>
          <w:sz w:val="20"/>
          <w:szCs w:val="24"/>
          <w:rtl/>
          <w:lang w:eastAsia="he-IL"/>
        </w:rPr>
        <w:t>ואין בהוראות חוזה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כדי ליצור בין המתכנן ו/או מי מעובדיו</w:t>
      </w:r>
      <w:r w:rsidRPr="0045396B">
        <w:rPr>
          <w:rFonts w:ascii="Times New Roman" w:eastAsia="Times New Roman" w:hAnsi="Times New Roman" w:cs="David" w:hint="cs"/>
          <w:sz w:val="20"/>
          <w:szCs w:val="24"/>
          <w:rtl/>
          <w:lang w:eastAsia="he-IL"/>
        </w:rPr>
        <w:t xml:space="preserve"> ו/או מי מטעמו</w:t>
      </w:r>
      <w:r w:rsidRPr="0045396B">
        <w:rPr>
          <w:rFonts w:ascii="Times New Roman" w:eastAsia="Times New Roman" w:hAnsi="Times New Roman" w:cs="David"/>
          <w:sz w:val="20"/>
          <w:szCs w:val="24"/>
          <w:rtl/>
          <w:lang w:eastAsia="he-IL"/>
        </w:rPr>
        <w:t xml:space="preserve"> לבין המזמין ו/או המנהל ו/או מי מטעמו יחסי עובד מעביד</w:t>
      </w:r>
      <w:r w:rsidRPr="0045396B">
        <w:rPr>
          <w:rFonts w:ascii="Times New Roman" w:eastAsia="Times New Roman" w:hAnsi="Times New Roman" w:cs="David"/>
          <w:color w:val="000000"/>
          <w:sz w:val="24"/>
          <w:szCs w:val="24"/>
          <w:rtl/>
          <w:lang w:eastAsia="he-IL"/>
        </w:rPr>
        <w:t>, לכל ענין ודבר. 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מוסכם ומובהר בין הצדדים</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45396B">
        <w:rPr>
          <w:rFonts w:ascii="Times New Roman" w:eastAsia="Times New Roman" w:hAnsi="Times New Roman" w:cs="David" w:hint="cs"/>
          <w:color w:val="000000"/>
          <w:sz w:val="24"/>
          <w:szCs w:val="24"/>
          <w:rtl/>
          <w:lang w:eastAsia="he-IL"/>
        </w:rPr>
        <w:t>ל פ</w:t>
      </w:r>
      <w:r w:rsidRPr="0045396B">
        <w:rPr>
          <w:rFonts w:ascii="Times New Roman" w:eastAsia="Times New Roman" w:hAnsi="Times New Roman" w:cs="David"/>
          <w:color w:val="000000"/>
          <w:sz w:val="24"/>
          <w:szCs w:val="24"/>
          <w:rtl/>
          <w:lang w:eastAsia="he-IL"/>
        </w:rPr>
        <w:t>י הדין ו/או מכח צו הרחבה ו/או מכח הסכם כלשהו על עובד</w:t>
      </w:r>
      <w:r w:rsidRPr="0045396B">
        <w:rPr>
          <w:rFonts w:ascii="Times New Roman" w:eastAsia="Times New Roman" w:hAnsi="Times New Roman" w:cs="David" w:hint="cs"/>
          <w:sz w:val="20"/>
          <w:szCs w:val="24"/>
          <w:rtl/>
          <w:lang w:eastAsia="he-IL"/>
        </w:rPr>
        <w:t>.</w:t>
      </w:r>
    </w:p>
    <w:p w14:paraId="6749592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מוסכם בזה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המתכנן ו/או עובדיו</w:t>
      </w:r>
      <w:r w:rsidRPr="004539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45396B">
        <w:rPr>
          <w:rFonts w:ascii="Times New Roman" w:eastAsia="Times New Roman" w:hAnsi="Times New Roman" w:cs="David"/>
          <w:color w:val="000000"/>
          <w:sz w:val="24"/>
          <w:szCs w:val="24"/>
          <w:rtl/>
          <w:lang w:eastAsia="he-IL"/>
        </w:rPr>
        <w:t xml:space="preserve"> מוותרים על כל טענות ו/או</w:t>
      </w:r>
      <w:r w:rsidRPr="0045396B">
        <w:rPr>
          <w:rFonts w:ascii="Times New Roman" w:eastAsia="Times New Roman" w:hAnsi="Times New Roman" w:cs="David" w:hint="cs"/>
          <w:color w:val="000000"/>
          <w:sz w:val="24"/>
          <w:szCs w:val="24"/>
          <w:rtl/>
          <w:lang w:eastAsia="he-IL"/>
        </w:rPr>
        <w:t xml:space="preserve"> דרישות ו/או תלונות ו/או</w:t>
      </w:r>
      <w:r w:rsidRPr="004539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3EE2BBA"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 ומתחייב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ישא לבדו </w:t>
      </w:r>
      <w:r w:rsidRPr="004539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45396B">
        <w:rPr>
          <w:rFonts w:ascii="Times New Roman" w:eastAsia="Times New Roman" w:hAnsi="Times New Roman" w:cs="David" w:hint="cs"/>
          <w:color w:val="000000"/>
          <w:sz w:val="24"/>
          <w:szCs w:val="24"/>
          <w:rtl/>
          <w:lang w:eastAsia="he-IL"/>
        </w:rPr>
        <w:t>ל פי</w:t>
      </w:r>
      <w:r w:rsidRPr="0045396B">
        <w:rPr>
          <w:rFonts w:ascii="Times New Roman" w:eastAsia="Times New Roman" w:hAnsi="Times New Roman" w:cs="David"/>
          <w:color w:val="000000"/>
          <w:sz w:val="24"/>
          <w:szCs w:val="24"/>
          <w:rtl/>
          <w:lang w:eastAsia="he-IL"/>
        </w:rPr>
        <w:t xml:space="preserve"> חוזה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ובכלל זה</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sz w:val="20"/>
          <w:szCs w:val="24"/>
          <w:rtl/>
          <w:lang w:eastAsia="he-IL"/>
        </w:rPr>
        <w:t xml:space="preserve"> תשלומי מס הכנסה והב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הלאומי שהוא חב בגין מתן שרותי המתכנן.</w:t>
      </w:r>
    </w:p>
    <w:p w14:paraId="63102A0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טוח לאומי, תשלומים לקרנות איגודים מקצוע</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7E2935DE"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45396B">
        <w:rPr>
          <w:rFonts w:ascii="Times New Roman" w:eastAsia="Times New Roman" w:hAnsi="Times New Roman" w:cs="David"/>
          <w:color w:val="000000"/>
          <w:sz w:val="24"/>
          <w:szCs w:val="24"/>
          <w:rtl/>
          <w:lang w:eastAsia="he-IL"/>
        </w:rPr>
        <w:t>מבלי לגרוע מ</w:t>
      </w:r>
      <w:r w:rsidRPr="0045396B">
        <w:rPr>
          <w:rFonts w:ascii="Times New Roman" w:eastAsia="Times New Roman" w:hAnsi="Times New Roman" w:cs="David" w:hint="cs"/>
          <w:color w:val="000000"/>
          <w:sz w:val="24"/>
          <w:szCs w:val="24"/>
          <w:rtl/>
          <w:lang w:eastAsia="he-IL"/>
        </w:rPr>
        <w:t xml:space="preserve">כלליות </w:t>
      </w:r>
      <w:r w:rsidRPr="0045396B">
        <w:rPr>
          <w:rFonts w:ascii="Times New Roman" w:eastAsia="Times New Roman" w:hAnsi="Times New Roman" w:cs="David"/>
          <w:color w:val="000000"/>
          <w:sz w:val="24"/>
          <w:szCs w:val="24"/>
          <w:rtl/>
          <w:lang w:eastAsia="he-IL"/>
        </w:rPr>
        <w:t>האמור לעיל, המתכנן מצהיר ומתחייב</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אם י</w:t>
      </w:r>
      <w:r w:rsidRPr="0045396B">
        <w:rPr>
          <w:rFonts w:ascii="Times New Roman" w:eastAsia="Times New Roman" w:hAnsi="Times New Roman" w:cs="David" w:hint="cs"/>
          <w:color w:val="000000"/>
          <w:sz w:val="24"/>
          <w:szCs w:val="24"/>
          <w:rtl/>
          <w:lang w:eastAsia="he-IL"/>
        </w:rPr>
        <w:t>י</w:t>
      </w:r>
      <w:r w:rsidRPr="0045396B">
        <w:rPr>
          <w:rFonts w:ascii="Times New Roman" w:eastAsia="Times New Roman" w:hAnsi="Times New Roman" w:cs="David"/>
          <w:color w:val="000000"/>
          <w:sz w:val="24"/>
          <w:szCs w:val="24"/>
          <w:rtl/>
          <w:lang w:eastAsia="he-IL"/>
        </w:rPr>
        <w:t>דרש המזמין על ידי המתכנן ו/או על ידי מי מ</w:t>
      </w:r>
      <w:r w:rsidRPr="0045396B">
        <w:rPr>
          <w:rFonts w:ascii="Times New Roman" w:eastAsia="Times New Roman" w:hAnsi="Times New Roman" w:cs="David" w:hint="cs"/>
          <w:color w:val="000000"/>
          <w:sz w:val="24"/>
          <w:szCs w:val="24"/>
          <w:rtl/>
          <w:lang w:eastAsia="he-IL"/>
        </w:rPr>
        <w:t>שלוחיו ו/או עובדיו</w:t>
      </w:r>
      <w:r w:rsidRPr="0045396B">
        <w:rPr>
          <w:rFonts w:ascii="Times New Roman" w:eastAsia="Times New Roman" w:hAnsi="Times New Roman" w:cs="David"/>
          <w:color w:val="000000"/>
          <w:sz w:val="24"/>
          <w:szCs w:val="24"/>
          <w:rtl/>
          <w:lang w:eastAsia="he-IL"/>
        </w:rPr>
        <w:t xml:space="preserve"> ו/או</w:t>
      </w:r>
      <w:r w:rsidRPr="0045396B">
        <w:rPr>
          <w:rFonts w:ascii="Times New Roman" w:eastAsia="Times New Roman" w:hAnsi="Times New Roman" w:cs="David" w:hint="cs"/>
          <w:color w:val="000000"/>
          <w:sz w:val="24"/>
          <w:szCs w:val="24"/>
          <w:rtl/>
          <w:lang w:eastAsia="he-IL"/>
        </w:rPr>
        <w:t xml:space="preserve"> אחר מטעמו ו/או</w:t>
      </w:r>
      <w:r w:rsidRPr="004539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45396B">
        <w:rPr>
          <w:rFonts w:ascii="Times New Roman" w:eastAsia="Times New Roman" w:hAnsi="Times New Roman" w:cs="David" w:hint="cs"/>
          <w:color w:val="000000"/>
          <w:sz w:val="24"/>
          <w:szCs w:val="24"/>
          <w:rtl/>
          <w:lang w:eastAsia="he-IL"/>
        </w:rPr>
        <w:t xml:space="preserve"> ו/או פיצוי ו/או שיפוי</w:t>
      </w:r>
      <w:r w:rsidRPr="004539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ייחשב </w:t>
      </w:r>
      <w:r w:rsidRPr="0045396B">
        <w:rPr>
          <w:rFonts w:ascii="Times New Roman" w:eastAsia="Times New Roman" w:hAnsi="Times New Roman" w:cs="David" w:hint="cs"/>
          <w:color w:val="000000"/>
          <w:sz w:val="24"/>
          <w:szCs w:val="24"/>
          <w:rtl/>
          <w:lang w:eastAsia="he-IL"/>
        </w:rPr>
        <w:t>כ</w:t>
      </w:r>
      <w:r w:rsidRPr="004539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E047200"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color w:val="000000"/>
          <w:sz w:val="24"/>
          <w:szCs w:val="24"/>
          <w:rtl/>
          <w:lang w:eastAsia="he-IL"/>
        </w:rPr>
        <w:t>בשים לב לאמור לעיל, אם יקבע פורום מוסמך כלשהו</w:t>
      </w:r>
      <w:r w:rsidRPr="0045396B">
        <w:rPr>
          <w:rFonts w:ascii="Times New Roman" w:eastAsia="Times New Roman" w:hAnsi="Times New Roman" w:cs="David" w:hint="cs"/>
          <w:color w:val="000000"/>
          <w:sz w:val="24"/>
          <w:szCs w:val="24"/>
          <w:rtl/>
          <w:lang w:eastAsia="he-IL"/>
        </w:rPr>
        <w:t>,</w:t>
      </w:r>
      <w:r w:rsidRPr="004539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45396B">
        <w:rPr>
          <w:rFonts w:ascii="Times New Roman" w:eastAsia="Times New Roman" w:hAnsi="Times New Roman" w:cs="David" w:hint="cs"/>
          <w:color w:val="000000"/>
          <w:sz w:val="24"/>
          <w:szCs w:val="24"/>
          <w:rtl/>
          <w:lang w:eastAsia="he-IL"/>
        </w:rPr>
        <w:t xml:space="preserve"> ו/או מי משלוחיו ו/או אחר מטעמו</w:t>
      </w:r>
      <w:r w:rsidRPr="004539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45396B">
        <w:rPr>
          <w:rFonts w:ascii="Times New Roman" w:eastAsia="Times New Roman" w:hAnsi="Times New Roman" w:cs="David" w:hint="cs"/>
          <w:color w:val="000000"/>
          <w:sz w:val="24"/>
          <w:szCs w:val="24"/>
          <w:rtl/>
          <w:lang w:eastAsia="he-IL"/>
        </w:rPr>
        <w:t>.</w:t>
      </w:r>
    </w:p>
    <w:p w14:paraId="5B961049" w14:textId="77777777" w:rsidR="0045396B" w:rsidRPr="0045396B" w:rsidRDefault="0045396B" w:rsidP="0045396B">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הבאת החוזה לגמר או ביטולו</w:t>
      </w:r>
    </w:p>
    <w:p w14:paraId="26FBB9C1"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2211F6E9"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על אף האמור בכל מקום אחר בחוזה </w:t>
      </w:r>
      <w:r w:rsidRPr="0045396B">
        <w:rPr>
          <w:rFonts w:ascii="Times New Roman" w:eastAsia="Times New Roman" w:hAnsi="Times New Roman" w:cs="David" w:hint="cs"/>
          <w:sz w:val="20"/>
          <w:szCs w:val="24"/>
          <w:rtl/>
          <w:lang w:eastAsia="he-IL"/>
        </w:rPr>
        <w:t xml:space="preserve">זה על נספחיו, </w:t>
      </w:r>
      <w:r w:rsidRPr="0045396B">
        <w:rPr>
          <w:rFonts w:ascii="Times New Roman" w:eastAsia="Times New Roman" w:hAnsi="Times New Roman" w:cs="David"/>
          <w:sz w:val="20"/>
          <w:szCs w:val="24"/>
          <w:rtl/>
          <w:lang w:eastAsia="he-IL"/>
        </w:rPr>
        <w:t>רשאי המזמין,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45396B">
        <w:rPr>
          <w:rFonts w:ascii="Times New Roman" w:eastAsia="Times New Roman" w:hAnsi="Times New Roman" w:cs="David" w:hint="cs"/>
          <w:sz w:val="20"/>
          <w:szCs w:val="24"/>
          <w:rtl/>
          <w:lang w:eastAsia="he-IL"/>
        </w:rPr>
        <w:t>-7</w:t>
      </w:r>
      <w:r w:rsidRPr="0045396B">
        <w:rPr>
          <w:rFonts w:ascii="Times New Roman" w:eastAsia="Times New Roman" w:hAnsi="Times New Roman" w:cs="David"/>
          <w:sz w:val="20"/>
          <w:szCs w:val="24"/>
          <w:rtl/>
          <w:lang w:eastAsia="he-IL"/>
        </w:rPr>
        <w:t xml:space="preserve"> י</w:t>
      </w:r>
      <w:r w:rsidRPr="0045396B">
        <w:rPr>
          <w:rFonts w:ascii="Times New Roman" w:eastAsia="Times New Roman" w:hAnsi="Times New Roman" w:cs="David" w:hint="cs"/>
          <w:sz w:val="20"/>
          <w:szCs w:val="24"/>
          <w:rtl/>
          <w:lang w:eastAsia="he-IL"/>
        </w:rPr>
        <w:t>מים</w:t>
      </w:r>
      <w:r w:rsidRPr="0045396B">
        <w:rPr>
          <w:rFonts w:ascii="Times New Roman" w:eastAsia="Times New Roman" w:hAnsi="Times New Roman" w:cs="David"/>
          <w:sz w:val="20"/>
          <w:szCs w:val="24"/>
          <w:rtl/>
          <w:lang w:eastAsia="he-IL"/>
        </w:rPr>
        <w:t xml:space="preserve"> מיום משלוחה (להלן: "</w:t>
      </w:r>
      <w:r w:rsidRPr="0045396B">
        <w:rPr>
          <w:rFonts w:ascii="Times New Roman" w:eastAsia="Times New Roman" w:hAnsi="Times New Roman" w:cs="David"/>
          <w:b/>
          <w:bCs/>
          <w:sz w:val="20"/>
          <w:szCs w:val="24"/>
          <w:rtl/>
          <w:lang w:eastAsia="he-IL"/>
        </w:rPr>
        <w:t>תאריך הפסקת השרות</w:t>
      </w:r>
      <w:r w:rsidRPr="0045396B">
        <w:rPr>
          <w:rFonts w:ascii="Times New Roman" w:eastAsia="Times New Roman" w:hAnsi="Times New Roman" w:cs="David"/>
          <w:sz w:val="20"/>
          <w:szCs w:val="24"/>
          <w:rtl/>
          <w:lang w:eastAsia="he-IL"/>
        </w:rPr>
        <w:t>").</w:t>
      </w:r>
    </w:p>
    <w:p w14:paraId="2639FB4C" w14:textId="77777777" w:rsidR="0045396B" w:rsidRPr="0045396B" w:rsidRDefault="0045396B" w:rsidP="0045396B">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צע עד לתאריך הפסקת הש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 ו - ה'</w:t>
      </w:r>
      <w:r w:rsidRPr="0045396B">
        <w:rPr>
          <w:rFonts w:ascii="Times New Roman" w:eastAsia="Times New Roman" w:hAnsi="Times New Roman" w:cs="David"/>
          <w:sz w:val="20"/>
          <w:szCs w:val="24"/>
          <w:rtl/>
          <w:lang w:eastAsia="he-IL"/>
        </w:rPr>
        <w:t>. במקרה שבוצע חלק של קטע ו/או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ישולם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כפי שיקבע המנהל.</w:t>
      </w:r>
    </w:p>
    <w:p w14:paraId="196A645C"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לטענה </w:t>
      </w:r>
      <w:r w:rsidRPr="0045396B">
        <w:rPr>
          <w:rFonts w:ascii="Times New Roman" w:eastAsia="Times New Roman" w:hAnsi="Times New Roman" w:cs="David" w:hint="cs"/>
          <w:sz w:val="20"/>
          <w:szCs w:val="24"/>
          <w:rtl/>
          <w:lang w:eastAsia="he-IL"/>
        </w:rPr>
        <w:t>ו/או דרישה ו/או תלונה ו/</w:t>
      </w:r>
      <w:r w:rsidRPr="0045396B">
        <w:rPr>
          <w:rFonts w:ascii="Times New Roman" w:eastAsia="Times New Roman" w:hAnsi="Times New Roman" w:cs="David"/>
          <w:sz w:val="20"/>
          <w:szCs w:val="24"/>
          <w:rtl/>
          <w:lang w:eastAsia="he-IL"/>
        </w:rPr>
        <w:t>או תביעה כלשהי, פרט לאמור בסעיף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והשכר שישולם לפי סעיף 12.1.2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2198D76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תוך 12 חודש</w:t>
      </w:r>
      <w:r w:rsidRPr="0045396B">
        <w:rPr>
          <w:rFonts w:ascii="Times New Roman" w:eastAsia="Times New Roman" w:hAnsi="Times New Roman" w:cs="David" w:hint="cs"/>
          <w:sz w:val="20"/>
          <w:szCs w:val="24"/>
          <w:rtl/>
          <w:lang w:eastAsia="he-IL"/>
        </w:rPr>
        <w:t>ים</w:t>
      </w:r>
      <w:r w:rsidRPr="0045396B">
        <w:rPr>
          <w:rFonts w:ascii="Times New Roman" w:eastAsia="Times New Roman" w:hAnsi="Times New Roman" w:cs="David"/>
          <w:sz w:val="20"/>
          <w:szCs w:val="24"/>
          <w:rtl/>
          <w:lang w:eastAsia="he-IL"/>
        </w:rPr>
        <w:t xml:space="preserve"> מהבאת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כאמור</w:t>
      </w:r>
      <w:r w:rsidRPr="0045396B">
        <w:rPr>
          <w:rFonts w:ascii="Times New Roman" w:eastAsia="Times New Roman" w:hAnsi="Times New Roman" w:cs="David" w:hint="cs"/>
          <w:sz w:val="20"/>
          <w:szCs w:val="24"/>
          <w:rtl/>
          <w:lang w:eastAsia="he-IL"/>
        </w:rPr>
        <w:t>, רשאי המזמין</w:t>
      </w:r>
      <w:r w:rsidRPr="0045396B">
        <w:rPr>
          <w:rFonts w:ascii="Times New Roman" w:eastAsia="Times New Roman" w:hAnsi="Times New Roman" w:cs="David"/>
          <w:sz w:val="20"/>
          <w:szCs w:val="24"/>
          <w:rtl/>
          <w:lang w:eastAsia="he-IL"/>
        </w:rPr>
        <w:t xml:space="preserve"> לחדשו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במקרה 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לפי דרישת המזמין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לחדש את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תנאי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7F8CEDF9"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במקרה שחוזה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מצוות הדין)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המתכנן זכאי לתשלום כמוגדר בסעיף 12.3.2 להלן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ויחולו הסעיפים 12.1.3 ו- 12.1.4 לעיל.</w:t>
      </w:r>
    </w:p>
    <w:p w14:paraId="5C925BF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75DE41BB"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מזמין לפי סעיף 12.1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זכאי המזמין לבטל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לפי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קול דעתו הבלעדי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בלא צורך בהודעה מוקדמת</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בכל אחד מהמקרים הבאים:</w:t>
      </w:r>
    </w:p>
    <w:p w14:paraId="6A8C9592"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ו/או לא קיים איזה מהוראות החוזה ולא ת</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קן </w:t>
      </w:r>
      <w:r w:rsidRPr="0045396B">
        <w:rPr>
          <w:rFonts w:ascii="Times New Roman" w:eastAsia="Times New Roman" w:hAnsi="Times New Roman" w:cs="David" w:hint="cs"/>
          <w:sz w:val="20"/>
          <w:szCs w:val="24"/>
          <w:rtl/>
          <w:lang w:eastAsia="he-IL"/>
        </w:rPr>
        <w:t>את ה</w:t>
      </w:r>
      <w:r w:rsidRPr="0045396B">
        <w:rPr>
          <w:rFonts w:ascii="Times New Roman" w:eastAsia="Times New Roman" w:hAnsi="Times New Roman" w:cs="David"/>
          <w:sz w:val="20"/>
          <w:szCs w:val="24"/>
          <w:rtl/>
          <w:lang w:eastAsia="he-IL"/>
        </w:rPr>
        <w:t>הפרה</w:t>
      </w:r>
      <w:r w:rsidRPr="0045396B">
        <w:rPr>
          <w:rFonts w:ascii="Times New Roman" w:eastAsia="Times New Roman" w:hAnsi="Times New Roman" w:cs="David" w:hint="cs"/>
          <w:sz w:val="20"/>
          <w:szCs w:val="24"/>
          <w:rtl/>
          <w:lang w:eastAsia="he-IL"/>
        </w:rPr>
        <w:t xml:space="preserve"> כאמור,</w:t>
      </w:r>
      <w:r w:rsidRPr="0045396B">
        <w:rPr>
          <w:rFonts w:ascii="Times New Roman" w:eastAsia="Times New Roman" w:hAnsi="Times New Roman" w:cs="David"/>
          <w:sz w:val="20"/>
          <w:szCs w:val="24"/>
          <w:rtl/>
          <w:lang w:eastAsia="he-IL"/>
        </w:rPr>
        <w:t xml:space="preserve"> לאחר שק</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בל התראה על כך מהמזמין בתוך הזמן הנקוב בהתראה.</w:t>
      </w:r>
    </w:p>
    <w:p w14:paraId="2E52FEF2"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התרה במתכנן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שאין הוא מבצע את עבודתו בצורה המבטיחה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צועה התקין ו/או התקדמותה וסיומה לפי לוח הזמנים.</w:t>
      </w:r>
    </w:p>
    <w:p w14:paraId="410B5BE3"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הפר את הוראת סעיף 7.5 לעיל.</w:t>
      </w:r>
    </w:p>
    <w:p w14:paraId="6BD0E25D"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נבצר מהמתכנן או מהמנהל הראשי לקיים את ה</w:t>
      </w:r>
      <w:r w:rsidRPr="0045396B">
        <w:rPr>
          <w:rFonts w:ascii="Times New Roman" w:eastAsia="Times New Roman" w:hAnsi="Times New Roman" w:cs="David" w:hint="cs"/>
          <w:sz w:val="20"/>
          <w:szCs w:val="24"/>
          <w:rtl/>
          <w:lang w:eastAsia="he-IL"/>
        </w:rPr>
        <w:t xml:space="preserve">וראות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לפעולה משפטית או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שירותי המתכנן או אם ארע אירוע דומה.</w:t>
      </w:r>
    </w:p>
    <w:p w14:paraId="4788EDE4" w14:textId="77777777" w:rsidR="0045396B" w:rsidRPr="0045396B" w:rsidRDefault="0045396B" w:rsidP="0045396B">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חל שינוי בהחזקת המניות ו/או בהרכב המנהלים של המתכנן.</w:t>
      </w:r>
    </w:p>
    <w:p w14:paraId="6B1B1114"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בוטל החוזה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צע עד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טול החוזה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לפי השיעור המפורט בנספחים </w:t>
      </w:r>
      <w:r w:rsidRPr="0045396B">
        <w:rPr>
          <w:rFonts w:ascii="Times New Roman" w:eastAsia="Times New Roman" w:hAnsi="Times New Roman" w:cs="David"/>
          <w:bCs/>
          <w:sz w:val="20"/>
          <w:szCs w:val="24"/>
          <w:rtl/>
          <w:lang w:eastAsia="he-IL"/>
        </w:rPr>
        <w:t>ד'</w:t>
      </w:r>
      <w:r w:rsidRPr="0045396B">
        <w:rPr>
          <w:rFonts w:ascii="Times New Roman" w:eastAsia="Times New Roman" w:hAnsi="Times New Roman" w:cs="David" w:hint="cs"/>
          <w:bCs/>
          <w:sz w:val="20"/>
          <w:szCs w:val="24"/>
          <w:rtl/>
          <w:lang w:eastAsia="he-IL"/>
        </w:rPr>
        <w:t xml:space="preserve"> </w:t>
      </w:r>
      <w:r w:rsidRPr="0045396B">
        <w:rPr>
          <w:rFonts w:ascii="Times New Roman" w:eastAsia="Times New Roman" w:hAnsi="Times New Roman" w:cs="David"/>
          <w:bCs/>
          <w:sz w:val="20"/>
          <w:szCs w:val="24"/>
          <w:rtl/>
          <w:lang w:eastAsia="he-IL"/>
        </w:rPr>
        <w:t xml:space="preserve">ו -ה' </w:t>
      </w:r>
      <w:r w:rsidRPr="004539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45396B">
        <w:rPr>
          <w:rFonts w:ascii="Times New Roman" w:eastAsia="Times New Roman" w:hAnsi="Times New Roman" w:cs="David"/>
          <w:bCs/>
          <w:sz w:val="20"/>
          <w:szCs w:val="24"/>
          <w:rtl/>
          <w:lang w:eastAsia="he-IL"/>
        </w:rPr>
        <w:t xml:space="preserve">ד' ו-ה' </w:t>
      </w:r>
      <w:r w:rsidRPr="004539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86B1086"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הודעה בדבר הבאת החוזה לידי גמר כאמור בסעיף 12.3.1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לא תשמש עילה למתכנן לתביעת פיצויים כלשהם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לטענה</w:t>
      </w:r>
      <w:r w:rsidRPr="0045396B">
        <w:rPr>
          <w:rFonts w:ascii="Times New Roman" w:eastAsia="Times New Roman" w:hAnsi="Times New Roman" w:cs="David" w:hint="cs"/>
          <w:sz w:val="20"/>
          <w:szCs w:val="24"/>
          <w:rtl/>
          <w:lang w:eastAsia="he-IL"/>
        </w:rPr>
        <w:t xml:space="preserve"> ו/או לדרישה ו/או לתלונה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ל</w:t>
      </w:r>
      <w:r w:rsidRPr="0045396B">
        <w:rPr>
          <w:rFonts w:ascii="Times New Roman" w:eastAsia="Times New Roman" w:hAnsi="Times New Roman" w:cs="David"/>
          <w:sz w:val="20"/>
          <w:szCs w:val="24"/>
          <w:rtl/>
          <w:lang w:eastAsia="he-IL"/>
        </w:rPr>
        <w:t>תביעה כלשהי, פרט לאמור בסעיף 12.3.2 לעיל, והשכר שישולם לפי סעיף 12.3.2</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ובין מכוח עילה כלשהי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הדין.</w:t>
      </w:r>
    </w:p>
    <w:p w14:paraId="0E6599A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 למתן השירותים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 זה או אם אירע אירוע דומה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סעיפים 12.3.2 ו - 12.3.3 לעיל.</w:t>
      </w:r>
    </w:p>
    <w:p w14:paraId="6AC4859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סעיפים 12.1, 12.2 ו-12.3 לעיל</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הסעיפים הנ"ל.</w:t>
      </w:r>
    </w:p>
    <w:p w14:paraId="1046D219"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בכל מקרה של הבאת חוזה</w:t>
      </w:r>
      <w:r w:rsidRPr="0045396B">
        <w:rPr>
          <w:rFonts w:ascii="Times New Roman" w:eastAsia="Times New Roman" w:hAnsi="Times New Roman" w:cs="David" w:hint="cs"/>
          <w:sz w:val="20"/>
          <w:szCs w:val="24"/>
          <w:rtl/>
          <w:lang w:eastAsia="he-IL"/>
        </w:rPr>
        <w:t xml:space="preserve"> זה לידי</w:t>
      </w:r>
      <w:r w:rsidRPr="0045396B">
        <w:rPr>
          <w:rFonts w:ascii="Times New Roman" w:eastAsia="Times New Roman" w:hAnsi="Times New Roman" w:cs="David"/>
          <w:sz w:val="20"/>
          <w:szCs w:val="24"/>
          <w:rtl/>
          <w:lang w:eastAsia="he-IL"/>
        </w:rPr>
        <w:t xml:space="preserve"> גמר או ביטולו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יהיה המזמין זכאי למסור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המשך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07F6B88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אימת שהמתכנן לא יקיים איזו מהתחייבויותיו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F11529B"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69AD60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2D12B772" w14:textId="77777777" w:rsidR="0045396B" w:rsidRPr="0045396B" w:rsidRDefault="0045396B" w:rsidP="004539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42145AAB" w14:textId="77777777" w:rsidR="0045396B" w:rsidRPr="0045396B" w:rsidRDefault="0045396B" w:rsidP="0045396B">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העברת זכויות</w:t>
      </w:r>
    </w:p>
    <w:p w14:paraId="21E72C30"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אין המתכנן רשאי להסב לאחר את החוזה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כל חלק ממנו, וכן אין הוא רשאי להעביר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להסב לאחר כל זכות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חובה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אלא בהסכמת המזמין בכתב ומראש.</w:t>
      </w:r>
    </w:p>
    <w:p w14:paraId="3C96EDA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אין המתכנן רשאי למסור לאחר את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שרותי המתכנן, כולם או מקצתם, אלא בהסכמת המזמין בכתב ומראש.</w:t>
      </w:r>
    </w:p>
    <w:p w14:paraId="0527ECB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ניתנה הסכמת המזמין לפי סעיפים 13.1 או 13.2 לעיל, הרי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אין בכך כדי לפטור את המתכנן מאחריותו והתחייבויותיו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 xml:space="preserve"> ומזכויות המזמין על פיו, והמתכנן </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ישא באחריות מלאה, כלפי המזמין וכלפי </w:t>
      </w:r>
      <w:r w:rsidRPr="0045396B">
        <w:rPr>
          <w:rFonts w:ascii="Times New Roman" w:eastAsia="Times New Roman" w:hAnsi="Times New Roman" w:cs="David" w:hint="cs"/>
          <w:sz w:val="20"/>
          <w:szCs w:val="24"/>
          <w:rtl/>
          <w:lang w:eastAsia="he-IL"/>
        </w:rPr>
        <w:t xml:space="preserve">כל </w:t>
      </w:r>
      <w:r w:rsidRPr="0045396B">
        <w:rPr>
          <w:rFonts w:ascii="Times New Roman" w:eastAsia="Times New Roman" w:hAnsi="Times New Roman" w:cs="David"/>
          <w:sz w:val="20"/>
          <w:szCs w:val="24"/>
          <w:rtl/>
          <w:lang w:eastAsia="he-IL"/>
        </w:rPr>
        <w:t xml:space="preserve">צד שלישי שהוא, גם לכל מעשה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באי כחם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עובדיהם</w:t>
      </w:r>
      <w:r w:rsidRPr="0045396B">
        <w:rPr>
          <w:rFonts w:ascii="Times New Roman" w:eastAsia="Times New Roman" w:hAnsi="Times New Roman" w:cs="David" w:hint="cs"/>
          <w:sz w:val="20"/>
          <w:szCs w:val="24"/>
          <w:rtl/>
          <w:lang w:eastAsia="he-IL"/>
        </w:rPr>
        <w:t xml:space="preserve"> ו/או מי מטעמם</w:t>
      </w:r>
      <w:r w:rsidRPr="0045396B">
        <w:rPr>
          <w:rFonts w:ascii="Times New Roman" w:eastAsia="Times New Roman" w:hAnsi="Times New Roman" w:cs="David"/>
          <w:sz w:val="20"/>
          <w:szCs w:val="24"/>
          <w:rtl/>
          <w:lang w:eastAsia="he-IL"/>
        </w:rPr>
        <w:t>, ואילו למזמין ישמרו כל זכויותיו כלפי המתכנן.</w:t>
      </w:r>
    </w:p>
    <w:p w14:paraId="67B0380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המתכנן כמתחייב מהאמור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החוזה ויחולו הוראות סעיף 12.3.2 ו-12.3.3 לעיל.</w:t>
      </w:r>
    </w:p>
    <w:p w14:paraId="6E61B2A3"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50F1878" w14:textId="77777777" w:rsidR="0045396B" w:rsidRPr="0045396B" w:rsidRDefault="0045396B" w:rsidP="0045396B">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45396B">
        <w:rPr>
          <w:rFonts w:ascii="Times New Roman" w:eastAsia="Times New Roman" w:hAnsi="Times New Roman" w:cs="David"/>
          <w:bCs/>
          <w:sz w:val="20"/>
          <w:szCs w:val="24"/>
          <w:u w:val="single"/>
          <w:rtl/>
          <w:lang w:eastAsia="he-IL"/>
        </w:rPr>
        <w:t>סיום שרותי המתכנן</w:t>
      </w:r>
    </w:p>
    <w:p w14:paraId="1F2A73CF"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יחושבו כבאים לסיום בכל אחד מהמקרים הבאים:</w:t>
      </w:r>
    </w:p>
    <w:p w14:paraId="3AA9993A"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הובא לידי </w:t>
      </w:r>
      <w:r w:rsidRPr="0045396B">
        <w:rPr>
          <w:rFonts w:ascii="Times New Roman" w:eastAsia="Times New Roman" w:hAnsi="Times New Roman" w:cs="David" w:hint="cs"/>
          <w:sz w:val="20"/>
          <w:szCs w:val="24"/>
          <w:rtl/>
          <w:lang w:eastAsia="he-IL"/>
        </w:rPr>
        <w:t>גמר</w:t>
      </w:r>
      <w:r w:rsidRPr="004539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768156C" w14:textId="77777777" w:rsid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עם מתן א</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שור בכתב ע"י המזמין למתכנן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הושלם מתן שרותי המתכנן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w:t>
      </w:r>
    </w:p>
    <w:p w14:paraId="0F0A916D" w14:textId="77777777" w:rsidR="009A05A4" w:rsidRPr="0045396B" w:rsidRDefault="009A05A4" w:rsidP="009A05A4">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379B720"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סודיות והמצאת מסמכים</w:t>
      </w:r>
    </w:p>
    <w:p w14:paraId="0F7306C4"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45396B">
        <w:rPr>
          <w:rFonts w:ascii="Times New Roman" w:eastAsia="Times New Roman" w:hAnsi="Times New Roman" w:cs="David" w:hint="cs"/>
          <w:sz w:val="20"/>
          <w:szCs w:val="24"/>
          <w:rtl/>
          <w:lang w:eastAsia="he-IL"/>
        </w:rPr>
        <w:t>ו/או על ידי</w:t>
      </w:r>
      <w:r w:rsidRPr="0045396B">
        <w:rPr>
          <w:rFonts w:ascii="Times New Roman" w:eastAsia="Times New Roman" w:hAnsi="Times New Roman" w:cs="David"/>
          <w:sz w:val="20"/>
          <w:szCs w:val="24"/>
          <w:rtl/>
          <w:lang w:eastAsia="he-IL"/>
        </w:rPr>
        <w:t xml:space="preserve"> מ</w:t>
      </w:r>
      <w:r w:rsidRPr="0045396B">
        <w:rPr>
          <w:rFonts w:ascii="Times New Roman" w:eastAsia="Times New Roman" w:hAnsi="Times New Roman" w:cs="David" w:hint="cs"/>
          <w:sz w:val="20"/>
          <w:szCs w:val="24"/>
          <w:rtl/>
          <w:lang w:eastAsia="he-IL"/>
        </w:rPr>
        <w:t>י מ</w:t>
      </w:r>
      <w:r w:rsidRPr="0045396B">
        <w:rPr>
          <w:rFonts w:ascii="Times New Roman" w:eastAsia="Times New Roman" w:hAnsi="Times New Roman" w:cs="David"/>
          <w:sz w:val="20"/>
          <w:szCs w:val="24"/>
          <w:rtl/>
          <w:lang w:eastAsia="he-IL"/>
        </w:rPr>
        <w:t xml:space="preserve">טעמו ובין שהוכנו על ידי המזמין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המנהל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w:t>
      </w:r>
      <w:r w:rsidRPr="0045396B">
        <w:rPr>
          <w:rFonts w:ascii="Times New Roman" w:eastAsia="Times New Roman" w:hAnsi="Times New Roman" w:cs="David" w:hint="cs"/>
          <w:sz w:val="20"/>
          <w:szCs w:val="24"/>
          <w:rtl/>
          <w:lang w:eastAsia="he-IL"/>
        </w:rPr>
        <w:t xml:space="preserve">מי </w:t>
      </w:r>
      <w:r w:rsidRPr="004539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AD7534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מבלי לגרוע מאחריותו </w:t>
      </w:r>
      <w:r w:rsidRPr="0045396B">
        <w:rPr>
          <w:rFonts w:ascii="Times New Roman" w:eastAsia="Times New Roman" w:hAnsi="Times New Roman" w:cs="David" w:hint="cs"/>
          <w:sz w:val="20"/>
          <w:szCs w:val="24"/>
          <w:rtl/>
          <w:lang w:eastAsia="he-IL"/>
        </w:rPr>
        <w:t xml:space="preserve">של המתכנן </w:t>
      </w:r>
      <w:r w:rsidRPr="004539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יציית המתכנן לכל דרישה של המנהל בדבר נקיטת אמצעי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41A204CF"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יחתים את עובדיו</w:t>
      </w:r>
      <w:r w:rsidRPr="0045396B">
        <w:rPr>
          <w:rFonts w:ascii="Times New Roman" w:eastAsia="Times New Roman" w:hAnsi="Times New Roman" w:cs="David" w:hint="cs"/>
          <w:sz w:val="20"/>
          <w:szCs w:val="24"/>
          <w:rtl/>
          <w:lang w:eastAsia="he-IL"/>
        </w:rPr>
        <w:t xml:space="preserve"> ו/או שלוחיו ו/או אחר מטעמו</w:t>
      </w:r>
      <w:r w:rsidRPr="0045396B">
        <w:rPr>
          <w:rFonts w:ascii="Times New Roman" w:eastAsia="Times New Roman" w:hAnsi="Times New Roman" w:cs="David"/>
          <w:sz w:val="20"/>
          <w:szCs w:val="24"/>
          <w:rtl/>
          <w:lang w:eastAsia="he-IL"/>
        </w:rPr>
        <w:t xml:space="preserve"> בקשר עם ביצוע הסכם זה</w:t>
      </w:r>
      <w:r w:rsidRPr="0045396B">
        <w:rPr>
          <w:rFonts w:ascii="Times New Roman" w:eastAsia="Times New Roman" w:hAnsi="Times New Roman" w:cs="David" w:hint="cs"/>
          <w:sz w:val="20"/>
          <w:szCs w:val="24"/>
          <w:rtl/>
          <w:lang w:eastAsia="he-IL"/>
        </w:rPr>
        <w:t xml:space="preserve"> על נספחיו,</w:t>
      </w:r>
      <w:r w:rsidRPr="004539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45396B">
        <w:rPr>
          <w:rFonts w:ascii="Times New Roman" w:eastAsia="Times New Roman" w:hAnsi="Times New Roman" w:cs="David"/>
          <w:bCs/>
          <w:sz w:val="20"/>
          <w:szCs w:val="24"/>
          <w:rtl/>
          <w:lang w:eastAsia="he-IL"/>
        </w:rPr>
        <w:t>ו'</w:t>
      </w:r>
      <w:r w:rsidRPr="0045396B">
        <w:rPr>
          <w:rFonts w:ascii="Times New Roman" w:eastAsia="Times New Roman" w:hAnsi="Times New Roman" w:cs="David"/>
          <w:sz w:val="20"/>
          <w:szCs w:val="24"/>
          <w:rtl/>
          <w:lang w:eastAsia="he-IL"/>
        </w:rPr>
        <w:t>,.</w:t>
      </w:r>
    </w:p>
    <w:p w14:paraId="7F9F605F"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לפי דרישת המזמין ועם סיום שרותי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45396B">
        <w:rPr>
          <w:rFonts w:ascii="Times New Roman" w:eastAsia="Times New Roman" w:hAnsi="Times New Roman" w:cs="David" w:hint="cs"/>
          <w:sz w:val="20"/>
          <w:szCs w:val="24"/>
          <w:rtl/>
          <w:lang w:eastAsia="he-IL"/>
        </w:rPr>
        <w:t>.</w:t>
      </w:r>
    </w:p>
    <w:p w14:paraId="20412149"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45396B">
        <w:rPr>
          <w:rFonts w:ascii="Times New Roman" w:eastAsia="Times New Roman" w:hAnsi="Times New Roman" w:cs="David"/>
          <w:bCs/>
          <w:sz w:val="20"/>
          <w:szCs w:val="24"/>
          <w:u w:val="single"/>
          <w:rtl/>
          <w:lang w:eastAsia="he-IL"/>
        </w:rPr>
        <w:t>ויתור על זכויות מצד המתכנן</w:t>
      </w:r>
    </w:p>
    <w:p w14:paraId="7DA6C243"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השתמש המזמין כדין בסמכות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45396B">
        <w:rPr>
          <w:rFonts w:ascii="Times New Roman" w:eastAsia="Times New Roman" w:hAnsi="Times New Roman" w:cs="David" w:hint="cs"/>
          <w:sz w:val="20"/>
          <w:szCs w:val="24"/>
          <w:rtl/>
          <w:lang w:eastAsia="he-IL"/>
        </w:rPr>
        <w:t>מתכנן כל טענה ו/או דרישה ו/או תלונה ו/או</w:t>
      </w:r>
      <w:r w:rsidRPr="004539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w:t>
      </w:r>
      <w:r w:rsidRPr="0045396B">
        <w:rPr>
          <w:rFonts w:ascii="Times New Roman" w:eastAsia="Times New Roman" w:hAnsi="Times New Roman" w:cs="David" w:hint="cs"/>
          <w:sz w:val="20"/>
          <w:szCs w:val="24"/>
          <w:rtl/>
          <w:lang w:eastAsia="he-IL"/>
        </w:rPr>
        <w:t xml:space="preserve"> שיפוי ו/או</w:t>
      </w:r>
      <w:r w:rsidRPr="004539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פגיעה במוניטין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הפסד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לרבות הפסד רווח העלולים להיגרם לו עקב הביטול</w:t>
      </w:r>
      <w:r w:rsidRPr="0045396B">
        <w:rPr>
          <w:rFonts w:ascii="Times New Roman" w:eastAsia="Times New Roman" w:hAnsi="Times New Roman" w:cs="David" w:hint="cs"/>
          <w:sz w:val="20"/>
          <w:szCs w:val="24"/>
          <w:rtl/>
          <w:lang w:eastAsia="he-IL"/>
        </w:rPr>
        <w:t xml:space="preserve"> או</w:t>
      </w:r>
      <w:r w:rsidRPr="0045396B">
        <w:rPr>
          <w:rFonts w:ascii="Times New Roman" w:eastAsia="Times New Roman" w:hAnsi="Times New Roman" w:cs="David"/>
          <w:sz w:val="20"/>
          <w:szCs w:val="24"/>
          <w:rtl/>
          <w:lang w:eastAsia="he-IL"/>
        </w:rPr>
        <w:t xml:space="preserve"> ההפסקה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מכל סיבה אחרת.</w:t>
      </w:r>
    </w:p>
    <w:p w14:paraId="01776EE4"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שביצע המתכנן על פי חוזה זה.</w:t>
      </w:r>
    </w:p>
    <w:p w14:paraId="5DE5DFB1" w14:textId="77777777" w:rsidR="0045396B" w:rsidRPr="0045396B" w:rsidRDefault="0045396B" w:rsidP="0045396B">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45396B">
        <w:rPr>
          <w:rFonts w:ascii="Times New Roman" w:eastAsia="Times New Roman" w:hAnsi="Times New Roman" w:cs="David" w:hint="cs"/>
          <w:sz w:val="20"/>
          <w:szCs w:val="24"/>
          <w:rtl/>
          <w:lang w:eastAsia="he-IL"/>
        </w:rPr>
        <w:t xml:space="preserve">את </w:t>
      </w:r>
      <w:r w:rsidRPr="0045396B">
        <w:rPr>
          <w:rFonts w:ascii="Times New Roman" w:eastAsia="Times New Roman" w:hAnsi="Times New Roman" w:cs="David"/>
          <w:sz w:val="20"/>
          <w:szCs w:val="24"/>
          <w:rtl/>
          <w:lang w:eastAsia="he-IL"/>
        </w:rPr>
        <w:t>המשך ביצוע 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רותי המתכנן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מסירתם לידי מתכנן אחר, והינו מתחייב</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6C3725A" w14:textId="77777777" w:rsidR="0045396B" w:rsidRPr="0045396B" w:rsidRDefault="0045396B" w:rsidP="0045396B">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45396B">
        <w:rPr>
          <w:rFonts w:ascii="Times New Roman" w:eastAsia="Times New Roman" w:hAnsi="Times New Roman" w:cs="David"/>
          <w:bCs/>
          <w:sz w:val="20"/>
          <w:szCs w:val="24"/>
          <w:u w:val="single"/>
          <w:rtl/>
          <w:lang w:eastAsia="he-IL"/>
        </w:rPr>
        <w:t>שונות</w:t>
      </w:r>
    </w:p>
    <w:p w14:paraId="2306BEF7"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המנהל הראשי במשרד המתכנן</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מתחייב לבצע את השירותים שעליו לבצע אישית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 חוזה</w:t>
      </w:r>
      <w:r w:rsidRPr="0045396B">
        <w:rPr>
          <w:rFonts w:ascii="Times New Roman" w:eastAsia="Times New Roman" w:hAnsi="Times New Roman" w:cs="David" w:hint="cs"/>
          <w:sz w:val="20"/>
          <w:szCs w:val="24"/>
          <w:rtl/>
          <w:lang w:eastAsia="he-IL"/>
        </w:rPr>
        <w:t xml:space="preserve"> זה והינו</w:t>
      </w:r>
      <w:r w:rsidRPr="0045396B">
        <w:rPr>
          <w:rFonts w:ascii="Times New Roman" w:eastAsia="Times New Roman" w:hAnsi="Times New Roman" w:cs="David"/>
          <w:sz w:val="20"/>
          <w:szCs w:val="24"/>
          <w:rtl/>
          <w:lang w:eastAsia="he-IL"/>
        </w:rPr>
        <w:t xml:space="preserve"> אחראי וערב כלפי המזמין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התחייבויות המתכנן לפי חוזה</w:t>
      </w:r>
      <w:r w:rsidRPr="0045396B">
        <w:rPr>
          <w:rFonts w:ascii="Times New Roman" w:eastAsia="Times New Roman" w:hAnsi="Times New Roman" w:cs="David" w:hint="cs"/>
          <w:sz w:val="20"/>
          <w:szCs w:val="24"/>
          <w:rtl/>
          <w:lang w:eastAsia="he-IL"/>
        </w:rPr>
        <w:t xml:space="preserve"> זה על נספחיו</w:t>
      </w:r>
      <w:r w:rsidRPr="0045396B">
        <w:rPr>
          <w:rFonts w:ascii="Times New Roman" w:eastAsia="Times New Roman" w:hAnsi="Times New Roman" w:cs="David"/>
          <w:sz w:val="20"/>
          <w:szCs w:val="24"/>
          <w:rtl/>
          <w:lang w:eastAsia="he-IL"/>
        </w:rPr>
        <w:t>.</w:t>
      </w:r>
    </w:p>
    <w:p w14:paraId="54D8BC2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צד אשר יפר או לא יקיים איזו מהתחייבויותיו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יהיה חייב לפצות את הצד המקיים על כל הנזקים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ההפסדים שיגרמו לו עקב כך</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וזאת מבלי לגרוע מזכות הצד המקיים לכל סעד ו</w:t>
      </w:r>
      <w:r w:rsidRPr="0045396B">
        <w:rPr>
          <w:rFonts w:ascii="Times New Roman" w:eastAsia="Times New Roman" w:hAnsi="Times New Roman" w:cs="David" w:hint="cs"/>
          <w:sz w:val="20"/>
          <w:szCs w:val="24"/>
          <w:rtl/>
          <w:lang w:eastAsia="he-IL"/>
        </w:rPr>
        <w:t xml:space="preserve">/או </w:t>
      </w:r>
      <w:r w:rsidRPr="0045396B">
        <w:rPr>
          <w:rFonts w:ascii="Times New Roman" w:eastAsia="Times New Roman" w:hAnsi="Times New Roman" w:cs="David"/>
          <w:sz w:val="20"/>
          <w:szCs w:val="24"/>
          <w:rtl/>
          <w:lang w:eastAsia="he-IL"/>
        </w:rPr>
        <w:t>תרופה אחרים ו/או נוספים.</w:t>
      </w:r>
    </w:p>
    <w:p w14:paraId="19B72DBD"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למניעת ספקות מוצהר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3627205"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מצהיר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45396B">
        <w:rPr>
          <w:rFonts w:ascii="Times New Roman" w:eastAsia="Times New Roman" w:hAnsi="Times New Roman" w:cs="David" w:hint="cs"/>
          <w:sz w:val="20"/>
          <w:szCs w:val="24"/>
          <w:rtl/>
          <w:lang w:eastAsia="he-IL"/>
        </w:rPr>
        <w:t>נבע</w:t>
      </w:r>
      <w:r w:rsidRPr="0045396B">
        <w:rPr>
          <w:rFonts w:ascii="Times New Roman" w:eastAsia="Times New Roman" w:hAnsi="Times New Roman" w:cs="David"/>
          <w:sz w:val="20"/>
          <w:szCs w:val="24"/>
          <w:rtl/>
          <w:lang w:eastAsia="he-IL"/>
        </w:rPr>
        <w:t xml:space="preserve"> מאי עמידתו בהתחייבויותיו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 זה.</w:t>
      </w:r>
    </w:p>
    <w:p w14:paraId="12BCF2CD"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5BB52C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מוסכם במפורש</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צוע כל </w:t>
      </w:r>
      <w:r w:rsidRPr="0045396B">
        <w:rPr>
          <w:rFonts w:ascii="Times New Roman" w:eastAsia="Times New Roman" w:hAnsi="Times New Roman" w:cs="David" w:hint="cs"/>
          <w:sz w:val="20"/>
          <w:szCs w:val="24"/>
          <w:rtl/>
          <w:lang w:eastAsia="he-IL"/>
        </w:rPr>
        <w:t>אחת</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אחת מהתחייבויות המזמין ע</w:t>
      </w:r>
      <w:r w:rsidRPr="0045396B">
        <w:rPr>
          <w:rFonts w:ascii="Times New Roman" w:eastAsia="Times New Roman" w:hAnsi="Times New Roman" w:cs="David" w:hint="cs"/>
          <w:sz w:val="20"/>
          <w:szCs w:val="24"/>
          <w:rtl/>
          <w:lang w:eastAsia="he-IL"/>
        </w:rPr>
        <w:t>ל פ</w:t>
      </w: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מותנה בכך שהמתכנן יקיים תחילה את התחייבויותיו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עד לאותו מועד. המזמין זכאי, מבלי לפגוע </w:t>
      </w:r>
      <w:r w:rsidRPr="0045396B">
        <w:rPr>
          <w:rFonts w:ascii="Times New Roman" w:eastAsia="Times New Roman" w:hAnsi="Times New Roman" w:cs="David" w:hint="cs"/>
          <w:sz w:val="20"/>
          <w:szCs w:val="24"/>
          <w:rtl/>
          <w:lang w:eastAsia="he-IL"/>
        </w:rPr>
        <w:t>מכלליות ה</w:t>
      </w:r>
      <w:r w:rsidRPr="0045396B">
        <w:rPr>
          <w:rFonts w:ascii="Times New Roman" w:eastAsia="Times New Roman" w:hAnsi="Times New Roman" w:cs="David"/>
          <w:sz w:val="20"/>
          <w:szCs w:val="24"/>
          <w:rtl/>
          <w:lang w:eastAsia="he-IL"/>
        </w:rPr>
        <w:t>אמור בכל מקום אחר בחוזה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לעכב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התחי</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2E646262"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שום התנהגות מצד</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של מי</w:t>
      </w:r>
      <w:r w:rsidRPr="0045396B">
        <w:rPr>
          <w:rFonts w:ascii="Times New Roman" w:eastAsia="Times New Roman" w:hAnsi="Times New Roman" w:cs="David"/>
          <w:sz w:val="20"/>
          <w:szCs w:val="24"/>
          <w:rtl/>
          <w:lang w:eastAsia="he-IL"/>
        </w:rPr>
        <w:t xml:space="preserve"> מהצדדים לא תחשב כויתור על איזה מזכויותיו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ו/או</w:t>
      </w:r>
      <w:r w:rsidRPr="0045396B">
        <w:rPr>
          <w:rFonts w:ascii="Times New Roman" w:eastAsia="Times New Roman" w:hAnsi="Times New Roman" w:cs="David"/>
          <w:sz w:val="20"/>
          <w:szCs w:val="24"/>
          <w:rtl/>
          <w:lang w:eastAsia="he-IL"/>
        </w:rPr>
        <w:t xml:space="preserve"> ע</w:t>
      </w:r>
      <w:r w:rsidRPr="0045396B">
        <w:rPr>
          <w:rFonts w:ascii="Times New Roman" w:eastAsia="Times New Roman" w:hAnsi="Times New Roman" w:cs="David" w:hint="cs"/>
          <w:sz w:val="20"/>
          <w:szCs w:val="24"/>
          <w:rtl/>
          <w:lang w:eastAsia="he-IL"/>
        </w:rPr>
        <w:t>ל פי כל</w:t>
      </w:r>
      <w:r w:rsidRPr="0045396B">
        <w:rPr>
          <w:rFonts w:ascii="Times New Roman" w:eastAsia="Times New Roman" w:hAnsi="Times New Roman" w:cs="David"/>
          <w:sz w:val="20"/>
          <w:szCs w:val="24"/>
          <w:rtl/>
          <w:lang w:eastAsia="he-IL"/>
        </w:rPr>
        <w:t xml:space="preserve"> דין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כויתור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כהסכמה מצדו לאיזה הפרה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אי קיום של תנאי מתנאי חוזה</w:t>
      </w:r>
      <w:r w:rsidRPr="0045396B">
        <w:rPr>
          <w:rFonts w:ascii="Times New Roman" w:eastAsia="Times New Roman" w:hAnsi="Times New Roman" w:cs="David" w:hint="cs"/>
          <w:sz w:val="20"/>
          <w:szCs w:val="24"/>
          <w:rtl/>
          <w:lang w:eastAsia="he-IL"/>
        </w:rPr>
        <w:t xml:space="preserve"> זה ו/</w:t>
      </w:r>
      <w:r w:rsidRPr="0045396B">
        <w:rPr>
          <w:rFonts w:ascii="Times New Roman" w:eastAsia="Times New Roman" w:hAnsi="Times New Roman" w:cs="David"/>
          <w:sz w:val="20"/>
          <w:szCs w:val="24"/>
          <w:rtl/>
          <w:lang w:eastAsia="he-IL"/>
        </w:rPr>
        <w:t xml:space="preserve"> או כנותנת דחייה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ארכה לב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צוע כל פעולה</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ש</w:t>
      </w:r>
      <w:r w:rsidRPr="0045396B">
        <w:rPr>
          <w:rFonts w:ascii="Times New Roman" w:eastAsia="Times New Roman" w:hAnsi="Times New Roman" w:cs="David"/>
          <w:sz w:val="20"/>
          <w:szCs w:val="24"/>
          <w:rtl/>
          <w:lang w:eastAsia="he-IL"/>
        </w:rPr>
        <w:t>יש לעשותה ע</w:t>
      </w:r>
      <w:r w:rsidRPr="0045396B">
        <w:rPr>
          <w:rFonts w:ascii="Times New Roman" w:eastAsia="Times New Roman" w:hAnsi="Times New Roman" w:cs="David" w:hint="cs"/>
          <w:sz w:val="20"/>
          <w:szCs w:val="24"/>
          <w:rtl/>
          <w:lang w:eastAsia="he-IL"/>
        </w:rPr>
        <w:t>ל פי</w:t>
      </w:r>
      <w:r w:rsidRPr="0045396B">
        <w:rPr>
          <w:rFonts w:ascii="Times New Roman" w:eastAsia="Times New Roman" w:hAnsi="Times New Roman" w:cs="David"/>
          <w:sz w:val="20"/>
          <w:szCs w:val="24"/>
          <w:rtl/>
          <w:lang w:eastAsia="he-IL"/>
        </w:rPr>
        <w:t xml:space="preserve"> חוזה</w:t>
      </w:r>
      <w:r w:rsidRPr="0045396B">
        <w:rPr>
          <w:rFonts w:ascii="Times New Roman" w:eastAsia="Times New Roman" w:hAnsi="Times New Roman" w:cs="David" w:hint="cs"/>
          <w:sz w:val="20"/>
          <w:szCs w:val="24"/>
          <w:rtl/>
          <w:lang w:eastAsia="he-IL"/>
        </w:rPr>
        <w:t xml:space="preserve"> זה</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או כש</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נוי</w:t>
      </w:r>
      <w:r w:rsidRPr="0045396B">
        <w:rPr>
          <w:rFonts w:ascii="Times New Roman" w:eastAsia="Times New Roman" w:hAnsi="Times New Roman" w:cs="David" w:hint="cs"/>
          <w:sz w:val="20"/>
          <w:szCs w:val="24"/>
          <w:rtl/>
          <w:lang w:eastAsia="he-IL"/>
        </w:rPr>
        <w:t xml:space="preserve"> ו/או</w:t>
      </w:r>
      <w:r w:rsidRPr="0045396B">
        <w:rPr>
          <w:rFonts w:ascii="Times New Roman" w:eastAsia="Times New Roman" w:hAnsi="Times New Roman" w:cs="David"/>
          <w:sz w:val="20"/>
          <w:szCs w:val="24"/>
          <w:rtl/>
          <w:lang w:eastAsia="he-IL"/>
        </w:rPr>
        <w:t xml:space="preserve"> ב</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 xml:space="preserve">טול </w:t>
      </w: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 xml:space="preserve">או תוספת של תנאי </w:t>
      </w:r>
      <w:r w:rsidRPr="0045396B">
        <w:rPr>
          <w:rFonts w:ascii="Times New Roman" w:eastAsia="Times New Roman" w:hAnsi="Times New Roman" w:cs="David" w:hint="cs"/>
          <w:sz w:val="20"/>
          <w:szCs w:val="24"/>
          <w:rtl/>
          <w:lang w:eastAsia="he-IL"/>
        </w:rPr>
        <w:t>כלשהו</w:t>
      </w:r>
      <w:r w:rsidRPr="0045396B">
        <w:rPr>
          <w:rFonts w:ascii="Times New Roman" w:eastAsia="Times New Roman" w:hAnsi="Times New Roman" w:cs="David"/>
          <w:sz w:val="20"/>
          <w:szCs w:val="24"/>
          <w:rtl/>
          <w:lang w:eastAsia="he-IL"/>
        </w:rPr>
        <w:t>, אלא אם נעשו במפורש ובכתב.</w:t>
      </w:r>
    </w:p>
    <w:p w14:paraId="5C1F1042" w14:textId="77777777" w:rsidR="0045396B" w:rsidRPr="0045396B" w:rsidRDefault="0045396B" w:rsidP="004539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מבלי לגרוע מכלליות האמור לעיל -</w:t>
      </w:r>
    </w:p>
    <w:p w14:paraId="2EBF98D5"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0756E997" w14:textId="77777777" w:rsidR="0045396B" w:rsidRPr="0045396B" w:rsidRDefault="0045396B" w:rsidP="0045396B">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45396B">
        <w:rPr>
          <w:rFonts w:ascii="Times New Roman" w:eastAsia="Times New Roman" w:hAnsi="Times New Roman" w:cs="David" w:hint="cs"/>
          <w:sz w:val="20"/>
          <w:szCs w:val="24"/>
          <w:rtl/>
          <w:lang w:eastAsia="he-IL"/>
        </w:rPr>
        <w:t>י</w:t>
      </w:r>
      <w:r w:rsidRPr="0045396B">
        <w:rPr>
          <w:rFonts w:ascii="Times New Roman" w:eastAsia="Times New Roman" w:hAnsi="Times New Roman" w:cs="David"/>
          <w:sz w:val="20"/>
          <w:szCs w:val="24"/>
          <w:rtl/>
          <w:lang w:eastAsia="he-IL"/>
        </w:rPr>
        <w:t>תור כלשהו על זכויות וחובות לפי החוזה.</w:t>
      </w:r>
    </w:p>
    <w:p w14:paraId="2C4C00E7" w14:textId="77777777" w:rsidR="0045396B" w:rsidRPr="0045396B" w:rsidRDefault="0045396B" w:rsidP="0045396B">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במידה והמתכנן כולל מספר גופים או יחידים</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7ACB567C"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בגין כל חיוב מחיובי המזמין </w:t>
      </w:r>
      <w:r w:rsidRPr="0045396B">
        <w:rPr>
          <w:rFonts w:ascii="Times New Roman" w:eastAsia="Times New Roman" w:hAnsi="Times New Roman" w:cs="David" w:hint="cs"/>
          <w:sz w:val="24"/>
          <w:szCs w:val="24"/>
          <w:rtl/>
          <w:lang w:eastAsia="he-IL"/>
        </w:rPr>
        <w:t>על פי</w:t>
      </w:r>
      <w:r w:rsidRPr="004539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45396B">
        <w:rPr>
          <w:rFonts w:ascii="Times New Roman" w:eastAsia="Times New Roman" w:hAnsi="Times New Roman" w:cs="David" w:hint="cs"/>
          <w:sz w:val="24"/>
          <w:szCs w:val="24"/>
          <w:rtl/>
          <w:lang w:eastAsia="he-IL"/>
        </w:rPr>
        <w:t>על פ</w:t>
      </w:r>
      <w:r w:rsidRPr="0045396B">
        <w:rPr>
          <w:rFonts w:ascii="Times New Roman" w:eastAsia="Times New Roman" w:hAnsi="Times New Roman" w:cs="David"/>
          <w:sz w:val="24"/>
          <w:szCs w:val="24"/>
          <w:rtl/>
          <w:lang w:eastAsia="he-IL"/>
        </w:rPr>
        <w:t>י חוזה זה. וזאת מבלי לגרוע מהאמור להלן בסיפא לס"ק זה.</w:t>
      </w:r>
    </w:p>
    <w:p w14:paraId="65C1D891" w14:textId="77777777" w:rsidR="0045396B" w:rsidRPr="0045396B" w:rsidRDefault="0045396B" w:rsidP="004539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4"/>
          <w:szCs w:val="24"/>
          <w:rtl/>
          <w:lang w:eastAsia="he-IL"/>
        </w:rPr>
        <w:t>המתכנן מתחייב בזה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כי כל דרישה</w:t>
      </w:r>
      <w:r w:rsidRPr="0045396B">
        <w:rPr>
          <w:rFonts w:ascii="Times New Roman" w:eastAsia="Times New Roman" w:hAnsi="Times New Roman" w:cs="David" w:hint="cs"/>
          <w:sz w:val="24"/>
          <w:szCs w:val="24"/>
          <w:rtl/>
          <w:lang w:eastAsia="he-IL"/>
        </w:rPr>
        <w:t xml:space="preserve"> ו/או תלונה</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ו/או </w:t>
      </w:r>
      <w:r w:rsidRPr="004539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45396B">
        <w:rPr>
          <w:rFonts w:ascii="Times New Roman" w:eastAsia="Times New Roman" w:hAnsi="Times New Roman" w:cs="David" w:hint="cs"/>
          <w:sz w:val="24"/>
          <w:szCs w:val="24"/>
          <w:rtl/>
          <w:lang w:eastAsia="he-IL"/>
        </w:rPr>
        <w:t>ל פי</w:t>
      </w:r>
      <w:r w:rsidRPr="004539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אותו דין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יחול לגבי תביעה של מי מיחידי המזמין כנגד המתכנן</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קרי</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תביעה כאמור</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45396B">
        <w:rPr>
          <w:rFonts w:ascii="Times New Roman" w:eastAsia="Times New Roman" w:hAnsi="Times New Roman" w:cs="David" w:hint="cs"/>
          <w:b/>
          <w:bCs/>
          <w:sz w:val="24"/>
          <w:szCs w:val="24"/>
          <w:rtl/>
          <w:lang w:eastAsia="he-IL"/>
        </w:rPr>
        <w:t>א</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589E26E3"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4646C81A" w14:textId="77777777" w:rsidR="0045396B" w:rsidRPr="0045396B" w:rsidRDefault="0045396B" w:rsidP="004539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מוסכם ומוצהר</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24776E08" w14:textId="77777777" w:rsidR="0045396B" w:rsidRP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14C4E18E" w14:textId="77777777" w:rsidR="0045396B" w:rsidRDefault="0045396B" w:rsidP="0045396B">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חוזה זה על נספחיו</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00DC459" w14:textId="25B81A6E" w:rsidR="009A05A4" w:rsidDel="0039685F" w:rsidRDefault="009A05A4" w:rsidP="009A05A4">
      <w:pPr>
        <w:widowControl w:val="0"/>
        <w:spacing w:before="0" w:beforeAutospacing="0" w:after="200" w:afterAutospacing="0" w:line="240" w:lineRule="auto"/>
        <w:jc w:val="both"/>
        <w:rPr>
          <w:del w:id="7" w:author="Meryl Etman [2]" w:date="2022-04-04T14:59:00Z"/>
          <w:rFonts w:ascii="Times New Roman" w:eastAsia="Times New Roman" w:hAnsi="Times New Roman" w:cs="David"/>
          <w:sz w:val="20"/>
          <w:szCs w:val="24"/>
          <w:rtl/>
          <w:lang w:eastAsia="he-IL"/>
        </w:rPr>
      </w:pPr>
    </w:p>
    <w:p w14:paraId="0B327A47" w14:textId="22DAABB4" w:rsidR="009A05A4" w:rsidDel="0039685F" w:rsidRDefault="009A05A4" w:rsidP="009A05A4">
      <w:pPr>
        <w:widowControl w:val="0"/>
        <w:spacing w:before="0" w:beforeAutospacing="0" w:after="200" w:afterAutospacing="0" w:line="240" w:lineRule="auto"/>
        <w:jc w:val="both"/>
        <w:rPr>
          <w:del w:id="8" w:author="Meryl Etman [2]" w:date="2022-04-04T14:59:00Z"/>
          <w:rFonts w:ascii="Times New Roman" w:eastAsia="Times New Roman" w:hAnsi="Times New Roman" w:cs="David"/>
          <w:sz w:val="20"/>
          <w:szCs w:val="24"/>
          <w:rtl/>
          <w:lang w:eastAsia="he-IL"/>
        </w:rPr>
      </w:pPr>
    </w:p>
    <w:p w14:paraId="2A89B782" w14:textId="011765EF" w:rsidR="009A05A4" w:rsidRPr="0045396B" w:rsidDel="0039685F" w:rsidRDefault="009A05A4" w:rsidP="009A05A4">
      <w:pPr>
        <w:widowControl w:val="0"/>
        <w:spacing w:before="0" w:beforeAutospacing="0" w:after="200" w:afterAutospacing="0" w:line="240" w:lineRule="auto"/>
        <w:jc w:val="both"/>
        <w:rPr>
          <w:del w:id="9" w:author="Meryl Etman [2]" w:date="2022-04-04T15:00:00Z"/>
          <w:rFonts w:ascii="Times New Roman" w:eastAsia="Times New Roman" w:hAnsi="Times New Roman" w:cs="David"/>
          <w:sz w:val="20"/>
          <w:szCs w:val="24"/>
          <w:rtl/>
          <w:lang w:eastAsia="he-IL"/>
        </w:rPr>
      </w:pPr>
    </w:p>
    <w:p w14:paraId="0051B52C" w14:textId="77777777" w:rsidR="0045396B" w:rsidRPr="0045396B" w:rsidRDefault="0045396B" w:rsidP="0045396B">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45396B">
        <w:rPr>
          <w:rFonts w:ascii="Times New Roman" w:eastAsia="Times New Roman" w:hAnsi="Times New Roman" w:cs="David" w:hint="cs"/>
          <w:sz w:val="20"/>
          <w:szCs w:val="24"/>
          <w:rtl/>
          <w:lang w:eastAsia="he-IL"/>
        </w:rPr>
        <w:t>רשום</w:t>
      </w:r>
      <w:r w:rsidRPr="004539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45396B">
        <w:rPr>
          <w:rFonts w:ascii="Times New Roman" w:eastAsia="Times New Roman" w:hAnsi="Times New Roman" w:cs="David" w:hint="cs"/>
          <w:sz w:val="20"/>
          <w:szCs w:val="24"/>
          <w:rtl/>
          <w:lang w:eastAsia="he-IL"/>
        </w:rPr>
        <w:t>,</w:t>
      </w:r>
      <w:r w:rsidRPr="0045396B">
        <w:rPr>
          <w:rFonts w:ascii="Times New Roman" w:eastAsia="Times New Roman" w:hAnsi="Times New Roman" w:cs="David"/>
          <w:sz w:val="20"/>
          <w:szCs w:val="24"/>
          <w:rtl/>
          <w:lang w:eastAsia="he-IL"/>
        </w:rPr>
        <w:t xml:space="preserve"> תחשב היא כמתקבלת ביום משלוח או מסירתה כאמור.</w:t>
      </w:r>
    </w:p>
    <w:p w14:paraId="599FFC46"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9DF879" w14:textId="77777777" w:rsidR="009A05A4" w:rsidRPr="00776496" w:rsidRDefault="009A05A4" w:rsidP="009A05A4">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6C522986" w14:textId="77777777" w:rsidR="009A05A4" w:rsidRPr="00776496"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270FE547" w14:textId="77777777"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7DBA857" w14:textId="0BE5DFF9" w:rsidR="009A05A4" w:rsidRPr="00B27B4C" w:rsidRDefault="009A05A4" w:rsidP="009A05A4">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CC381D9B04C6458D81178204093238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0" w:author="Meryl Etman" w:date="2022-04-04T14:46:00Z">
            <w:r w:rsidR="00F82BC9">
              <w:rPr>
                <w:rFonts w:ascii="Times New Roman" w:eastAsia="Times New Roman" w:hAnsi="Times New Roman" w:cs="David"/>
                <w:color w:val="00B0F0"/>
                <w:sz w:val="20"/>
                <w:szCs w:val="24"/>
                <w:u w:val="single"/>
                <w:rtl/>
                <w:lang w:eastAsia="he-IL"/>
              </w:rPr>
              <w:t>עינת בר-און לטי</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001D182A385C4B878D3B36AE5D180CB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11" w:author="Meryl Etman" w:date="2022-04-04T15:02:00Z">
            <w:r w:rsidR="00CE1323">
              <w:rPr>
                <w:rFonts w:ascii="Times New Roman" w:eastAsia="Times New Roman" w:hAnsi="Times New Roman" w:cs="David"/>
                <w:sz w:val="20"/>
                <w:szCs w:val="24"/>
                <w:rtl/>
                <w:lang w:eastAsia="he-IL"/>
              </w:rPr>
              <w:t>אפריקה ישראל מגורים בע"מ וישראל אדלר ובנו חברה להשקעות בע"מ</w:t>
            </w:r>
          </w:ins>
        </w:sdtContent>
      </w:sdt>
    </w:p>
    <w:p w14:paraId="30D5D963" w14:textId="77777777" w:rsidR="009A05A4" w:rsidRPr="00B27B4C" w:rsidRDefault="009A05A4" w:rsidP="009A05A4">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17018542"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061E3BC"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6A63F6"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A89A4D8"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85A917" w14:textId="77777777" w:rsidR="009A05A4"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0BB4C128"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3062E14A" w14:textId="77777777" w:rsidR="009A05A4" w:rsidRPr="00B27B4C" w:rsidRDefault="009A05A4" w:rsidP="009A05A4">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C69B1D7" w14:textId="77777777" w:rsidR="009A05A4" w:rsidRPr="00B27B4C" w:rsidRDefault="009A05A4" w:rsidP="009A05A4">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DD87CC4" w14:textId="77777777" w:rsidR="0045396B" w:rsidRPr="0045396B" w:rsidRDefault="0045396B" w:rsidP="000065AD">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37481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4D6635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FAED70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17C052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DDD97E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9188B3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DA1E68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163E5C"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B631D6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46C9572"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4AE0EC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478E1E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C7E0719"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9E310D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708E763"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BA18320"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E304B6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DC8792A"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EDD318D"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6C2BA46"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770F74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3CB558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2A9DFE9B"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A3D47DE"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BFAD50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10CB7564"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68633CF1"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225CB8F"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EFEF6E7"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5652E078" w14:textId="77777777" w:rsidR="009A05A4" w:rsidRDefault="009A05A4" w:rsidP="004539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47A52A8" w14:textId="2A7665B3" w:rsidR="0039685F" w:rsidRDefault="0039685F">
      <w:pPr>
        <w:bidi w:val="0"/>
        <w:spacing w:before="0" w:beforeAutospacing="0" w:after="160" w:afterAutospacing="0" w:line="259" w:lineRule="auto"/>
        <w:rPr>
          <w:ins w:id="12" w:author="Meryl Etman [2]" w:date="2022-04-04T15:00:00Z"/>
          <w:rFonts w:ascii="Times New Roman" w:eastAsia="Times New Roman" w:hAnsi="Times New Roman" w:cs="David"/>
          <w:bCs/>
          <w:sz w:val="20"/>
          <w:szCs w:val="24"/>
          <w:u w:val="single"/>
          <w:rtl/>
          <w:lang w:eastAsia="he-IL"/>
        </w:rPr>
      </w:pPr>
      <w:ins w:id="13" w:author="Meryl Etman [2]" w:date="2022-04-04T15:00:00Z">
        <w:r>
          <w:rPr>
            <w:rFonts w:ascii="Times New Roman" w:eastAsia="Times New Roman" w:hAnsi="Times New Roman" w:cs="David"/>
            <w:bCs/>
            <w:sz w:val="20"/>
            <w:szCs w:val="24"/>
            <w:u w:val="single"/>
            <w:rtl/>
            <w:lang w:eastAsia="he-IL"/>
          </w:rPr>
          <w:br w:type="page"/>
        </w:r>
      </w:ins>
    </w:p>
    <w:p w14:paraId="1B285687" w14:textId="77777777" w:rsidR="009A05A4" w:rsidDel="0039685F" w:rsidRDefault="009A05A4" w:rsidP="0045396B">
      <w:pPr>
        <w:widowControl w:val="0"/>
        <w:spacing w:before="0" w:beforeAutospacing="0" w:after="0" w:afterAutospacing="0" w:line="240" w:lineRule="auto"/>
        <w:jc w:val="center"/>
        <w:outlineLvl w:val="3"/>
        <w:rPr>
          <w:del w:id="14" w:author="Meryl Etman [2]" w:date="2022-04-04T15:00:00Z"/>
          <w:rFonts w:ascii="Times New Roman" w:eastAsia="Times New Roman" w:hAnsi="Times New Roman" w:cs="David"/>
          <w:bCs/>
          <w:sz w:val="20"/>
          <w:szCs w:val="24"/>
          <w:u w:val="single"/>
          <w:rtl/>
          <w:lang w:eastAsia="he-IL"/>
        </w:rPr>
      </w:pPr>
    </w:p>
    <w:p w14:paraId="23C1C290" w14:textId="77777777" w:rsidR="00D53CB3"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5B51C562"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6B0E2DD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1A01B13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DF8DE5A" w14:textId="5AF6FBC4"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6F4509FAAFF04AB58280FA611122F1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5" w:author="Meryl Etman" w:date="2022-04-04T14:45:00Z">
            <w:r w:rsidR="00F82BC9">
              <w:rPr>
                <w:rFonts w:ascii="Times New Roman" w:eastAsia="Times New Roman" w:hAnsi="Times New Roman" w:cs="David" w:hint="cs"/>
                <w:color w:val="00B0F0"/>
                <w:sz w:val="24"/>
                <w:szCs w:val="24"/>
                <w:rtl/>
                <w:lang w:eastAsia="he-IL"/>
              </w:rPr>
              <w:t>נס ציונה</w:t>
            </w:r>
          </w:ins>
        </w:sdtContent>
      </w:sdt>
      <w:r w:rsidRPr="00E95AE9">
        <w:rPr>
          <w:rFonts w:ascii="Times New Roman" w:eastAsia="Times New Roman" w:hAnsi="Times New Roman" w:cs="David" w:hint="cs"/>
          <w:color w:val="00B0F0"/>
          <w:sz w:val="24"/>
          <w:szCs w:val="24"/>
          <w:rtl/>
          <w:lang w:eastAsia="he-IL"/>
        </w:rPr>
        <w:t xml:space="preserve"> </w:t>
      </w:r>
      <w:del w:id="16" w:author="Meryl Etman [2]" w:date="2022-04-04T15:01:00Z">
        <w:r w:rsidRPr="00E95AE9" w:rsidDel="0039685F">
          <w:rPr>
            <w:rFonts w:ascii="Times New Roman" w:eastAsia="Times New Roman" w:hAnsi="Times New Roman" w:cs="David" w:hint="cs"/>
            <w:color w:val="00B0F0"/>
            <w:sz w:val="24"/>
            <w:szCs w:val="24"/>
            <w:rtl/>
            <w:lang w:eastAsia="he-IL"/>
          </w:rPr>
          <w:delText xml:space="preserve">- </w:delText>
        </w:r>
      </w:del>
      <w:sdt>
        <w:sdtPr>
          <w:rPr>
            <w:rFonts w:ascii="Times New Roman" w:eastAsia="Times New Roman" w:hAnsi="Times New Roman" w:cs="David" w:hint="cs"/>
            <w:color w:val="00B0F0"/>
            <w:sz w:val="24"/>
            <w:szCs w:val="24"/>
            <w:rtl/>
          </w:rPr>
          <w:alias w:val="שם אתר"/>
          <w:tag w:val="cntSite"/>
          <w:id w:val="-1682512962"/>
          <w:placeholder>
            <w:docPart w:val="54F47E8B1ECB4D4FB7B6D7487F42267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7" w:author="Meryl Etman" w:date="2022-04-04T15:02:00Z">
            <w:r w:rsidR="00CE1323">
              <w:rPr>
                <w:rFonts w:ascii="Times New Roman" w:eastAsia="Times New Roman" w:hAnsi="Times New Roman" w:cs="David" w:hint="cs"/>
                <w:color w:val="00B0F0"/>
                <w:sz w:val="24"/>
                <w:szCs w:val="24"/>
                <w:rtl/>
              </w:rPr>
              <w:t>סביוני נצר סירני</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9911A407EF8497C83683F96D1D4882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8" w:author="Meryl Etman" w:date="2022-04-04T14:45:00Z">
            <w:r w:rsidR="00F82BC9">
              <w:rPr>
                <w:rFonts w:ascii="Times New Roman" w:eastAsia="Times New Roman" w:hAnsi="Times New Roman" w:cs="David" w:hint="cs"/>
                <w:color w:val="00B0F0"/>
                <w:sz w:val="24"/>
                <w:szCs w:val="24"/>
                <w:rtl/>
              </w:rPr>
              <w:t>סביוני נצר סירני - בניין 31</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5F770C31"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1BAA69" w14:textId="317F3491"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75D26ABA50F64685BF9E7EB3D98EDD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19" w:author="Meryl Etman" w:date="2022-04-04T14:47:00Z">
            <w:r w:rsidR="00F82BC9">
              <w:rPr>
                <w:rFonts w:ascii="Times New Roman" w:eastAsia="Times New Roman" w:hAnsi="Times New Roman" w:cs="David" w:hint="cs"/>
                <w:color w:val="008000"/>
                <w:sz w:val="24"/>
                <w:szCs w:val="24"/>
                <w:rtl/>
              </w:rPr>
              <w:t>407-0508069</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ins w:id="20" w:author="Meryl Etman [2]" w:date="2022-04-04T15:01:00Z">
        <w:r w:rsidR="0039685F">
          <w:rPr>
            <w:rFonts w:ascii="Times New Roman" w:eastAsia="Times New Roman" w:hAnsi="Times New Roman" w:cs="David" w:hint="cs"/>
            <w:sz w:val="24"/>
            <w:szCs w:val="24"/>
            <w:rtl/>
            <w:lang w:eastAsia="he-IL"/>
          </w:rPr>
          <w:t xml:space="preserve">גוש </w:t>
        </w:r>
      </w:ins>
      <w:del w:id="21" w:author="Meryl Etman [2]" w:date="2022-04-04T15:01:00Z">
        <w:r w:rsidRPr="00B27B4C" w:rsidDel="0039685F">
          <w:rPr>
            <w:rFonts w:ascii="Times New Roman" w:eastAsia="Times New Roman" w:hAnsi="Times New Roman" w:cs="David" w:hint="cs"/>
            <w:sz w:val="24"/>
            <w:szCs w:val="24"/>
            <w:rtl/>
            <w:lang w:eastAsia="he-IL"/>
          </w:rPr>
          <w:delText>-</w:delText>
        </w:r>
      </w:del>
      <w:sdt>
        <w:sdtPr>
          <w:rPr>
            <w:rFonts w:ascii="Times New Roman" w:eastAsia="Times New Roman" w:hAnsi="Times New Roman" w:cs="David" w:hint="cs"/>
            <w:sz w:val="24"/>
            <w:szCs w:val="24"/>
            <w:rtl/>
            <w:lang w:eastAsia="he-IL"/>
          </w:rPr>
          <w:alias w:val="שדה נוסף 1"/>
          <w:tag w:val="cntCustomField1"/>
          <w:id w:val="-452094098"/>
          <w:placeholder>
            <w:docPart w:val="78E087138FE549A399F8974392FAC3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22" w:author="Meryl Etman" w:date="2022-04-04T14:47:00Z">
            <w:r w:rsidR="00F82BC9">
              <w:rPr>
                <w:rFonts w:ascii="Times New Roman" w:eastAsia="Times New Roman" w:hAnsi="Times New Roman" w:cs="David" w:hint="cs"/>
                <w:sz w:val="24"/>
                <w:szCs w:val="24"/>
                <w:rtl/>
                <w:lang w:eastAsia="he-IL"/>
              </w:rPr>
              <w:t>4722</w:t>
            </w:r>
          </w:ins>
        </w:sdtContent>
      </w:sdt>
      <w:ins w:id="23" w:author="Meryl Etman [2]" w:date="2022-04-04T15:01:00Z">
        <w:r w:rsidR="0039685F">
          <w:rPr>
            <w:rFonts w:ascii="Times New Roman" w:eastAsia="Times New Roman" w:hAnsi="Times New Roman" w:cs="David" w:hint="cs"/>
            <w:sz w:val="24"/>
            <w:szCs w:val="24"/>
            <w:rtl/>
            <w:lang w:eastAsia="he-IL"/>
          </w:rPr>
          <w:t>, חלקה 82.</w:t>
        </w:r>
      </w:ins>
      <w:del w:id="24" w:author="Meryl Etman [2]" w:date="2022-04-04T15:01:00Z">
        <w:r w:rsidRPr="00B27B4C" w:rsidDel="0039685F">
          <w:rPr>
            <w:rFonts w:ascii="Times New Roman" w:eastAsia="Times New Roman" w:hAnsi="Times New Roman" w:cs="David" w:hint="cs"/>
            <w:sz w:val="24"/>
            <w:szCs w:val="24"/>
            <w:rtl/>
            <w:lang w:eastAsia="he-IL"/>
          </w:rPr>
          <w:delText>.</w:delText>
        </w:r>
      </w:del>
    </w:p>
    <w:p w14:paraId="41656C97"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6B03ACCD" w14:textId="77777777" w:rsidR="00D53CB3" w:rsidRPr="00B27B4C" w:rsidRDefault="00D53CB3" w:rsidP="00D53CB3">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7092D69" w14:textId="3F4C1016" w:rsidR="00D53CB3" w:rsidRPr="00B27B4C" w:rsidRDefault="00D53CB3" w:rsidP="00D53CB3">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4B658542B03D4D67834B150C3A619F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5" w:author="Meryl Etman" w:date="2022-04-04T14:45:00Z">
            <w:r w:rsidR="00F82BC9">
              <w:rPr>
                <w:rFonts w:ascii="Times New Roman" w:eastAsia="Times New Roman" w:hAnsi="Times New Roman" w:cs="David" w:hint="cs"/>
                <w:color w:val="008000"/>
                <w:sz w:val="24"/>
                <w:szCs w:val="24"/>
                <w:rtl/>
              </w:rPr>
              <w:t>נס ציונה</w:t>
            </w:r>
          </w:ins>
        </w:sdtContent>
      </w:sdt>
      <w:r w:rsidRPr="00B27B4C">
        <w:rPr>
          <w:rFonts w:ascii="Times New Roman" w:eastAsia="Times New Roman" w:hAnsi="Times New Roman" w:cs="David" w:hint="cs"/>
          <w:color w:val="008000"/>
          <w:sz w:val="24"/>
          <w:szCs w:val="24"/>
          <w:rtl/>
        </w:rPr>
        <w:t>.</w:t>
      </w:r>
    </w:p>
    <w:p w14:paraId="061FCF38"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color w:val="FF0000"/>
          <w:sz w:val="24"/>
          <w:szCs w:val="24"/>
          <w:rtl/>
        </w:rPr>
      </w:pPr>
    </w:p>
    <w:p w14:paraId="0D5D420E" w14:textId="77777777" w:rsidR="00D53CB3" w:rsidRPr="00B27B4C" w:rsidRDefault="00D53CB3" w:rsidP="00D53CB3">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DBBDB17"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D0F08D" w14:textId="22A0A08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F7CD8EC0DD947ABAFDB672687B7B32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6" w:author="Meryl Etman" w:date="2022-04-04T14:48:00Z">
            <w:r w:rsidR="00F82BC9">
              <w:rPr>
                <w:rFonts w:ascii="Times New Roman" w:eastAsia="Times New Roman" w:hAnsi="Times New Roman" w:cs="David" w:hint="cs"/>
                <w:sz w:val="24"/>
                <w:szCs w:val="24"/>
                <w:rtl/>
                <w:lang w:eastAsia="he-IL"/>
              </w:rPr>
              <w:t>מרול אטמן</w:t>
            </w:r>
          </w:ins>
        </w:sdtContent>
      </w:sdt>
    </w:p>
    <w:p w14:paraId="7CA919F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E5673F8" w14:textId="77777777" w:rsidR="00D53CB3" w:rsidRPr="00DE0948"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55ABDD84" w14:textId="77777777" w:rsidR="00D53CB3" w:rsidRPr="00B27B4C" w:rsidRDefault="00D53CB3" w:rsidP="00D53CB3">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D5DE480"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המתכנן הם:</w:t>
      </w:r>
    </w:p>
    <w:p w14:paraId="5613CA4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0440672" w14:textId="450A8B5A"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F204BB9576174FFF958E11C85D08BF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27" w:author="Meryl Etman" w:date="2022-04-04T14:48:00Z">
            <w:r w:rsidR="00F82BC9">
              <w:rPr>
                <w:rFonts w:ascii="Times New Roman" w:eastAsia="Times New Roman" w:hAnsi="Times New Roman" w:cs="David"/>
                <w:color w:val="008000"/>
                <w:sz w:val="24"/>
                <w:szCs w:val="24"/>
                <w:rtl/>
                <w:lang w:eastAsia="he-IL"/>
              </w:rPr>
              <w:t>עינת בר-און לטי</w:t>
            </w:r>
          </w:ins>
        </w:sdtContent>
      </w:sdt>
    </w:p>
    <w:p w14:paraId="5CB81888" w14:textId="77777777" w:rsidR="00D53CB3" w:rsidRPr="00B27B4C" w:rsidRDefault="00D53CB3" w:rsidP="00D53CB3">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806FDE681644DDC865969DC4F5E210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1D92006F"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52772CD" w14:textId="7865F5AF"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9879DDED3021444E8FCB3AC2D820C67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28" w:author="Meryl Etman" w:date="2022-04-04T14:48:00Z">
            <w:r w:rsidR="00F82BC9">
              <w:rPr>
                <w:rFonts w:ascii="Times New Roman" w:eastAsia="Times New Roman" w:hAnsi="Times New Roman" w:cs="David"/>
                <w:color w:val="008000"/>
                <w:sz w:val="24"/>
                <w:szCs w:val="24"/>
                <w:rtl/>
                <w:lang w:eastAsia="he-IL"/>
              </w:rPr>
              <w:t>עינת בר-און לטי</w:t>
            </w:r>
          </w:ins>
        </w:sdtContent>
      </w:sdt>
    </w:p>
    <w:p w14:paraId="556BD918"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745785"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7B4E4F1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3C69DE"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56B614BB"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24634C9"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A63B73E"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E79B684" w14:textId="77777777" w:rsidR="00D53CB3" w:rsidRPr="00B27B4C" w:rsidRDefault="00D53CB3" w:rsidP="00D53CB3">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E5BBC7E" w14:textId="77777777" w:rsidR="00D53CB3" w:rsidRPr="00B27B4C" w:rsidRDefault="00D53CB3" w:rsidP="00D53CB3">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205B261C" w14:textId="77777777" w:rsidR="00D53CB3" w:rsidRDefault="00D53CB3" w:rsidP="00D53CB3">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D53CB3" w14:paraId="5CC57203" w14:textId="77777777" w:rsidTr="00CC28AD">
        <w:trPr>
          <w:trHeight w:val="80"/>
        </w:trPr>
        <w:tc>
          <w:tcPr>
            <w:tcW w:w="3366" w:type="dxa"/>
          </w:tcPr>
          <w:p w14:paraId="63D1CF38" w14:textId="3237AE7B" w:rsidR="00D53CB3" w:rsidRDefault="0001306D"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27289AEB97042138BF35D55F694A8A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29" w:author="Meryl Etman" w:date="2022-04-04T15:03:00Z">
                  <w:r w:rsidR="00CE1323">
                    <w:rPr>
                      <w:rFonts w:ascii="Times New Roman" w:eastAsia="Times New Roman" w:hAnsi="Times New Roman" w:cs="David" w:hint="cs"/>
                      <w:color w:val="008000"/>
                      <w:sz w:val="24"/>
                      <w:szCs w:val="24"/>
                      <w:rtl/>
                      <w:lang w:eastAsia="he-IL"/>
                    </w:rPr>
                    <w:t>50%</w:t>
                  </w:r>
                </w:ins>
              </w:sdtContent>
            </w:sdt>
          </w:p>
          <w:p w14:paraId="03078963"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532E5FF9" w14:textId="77777777" w:rsidR="00D53CB3" w:rsidRDefault="00D53CB3" w:rsidP="00CC28AD">
            <w:pPr>
              <w:widowControl w:val="0"/>
              <w:spacing w:before="0" w:beforeAutospacing="0" w:after="0" w:afterAutospacing="0" w:line="240" w:lineRule="auto"/>
              <w:ind w:left="720"/>
              <w:outlineLvl w:val="2"/>
            </w:pPr>
          </w:p>
          <w:p w14:paraId="3524B877" w14:textId="77777777" w:rsidR="00D53CB3" w:rsidRDefault="00D53CB3" w:rsidP="00CC28A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DB3D38E" w14:textId="77777777" w:rsidR="00D53CB3" w:rsidRPr="00776496"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16C7A8BC"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04A0E5FA"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BA36BB5"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767C7F6" w14:textId="77777777" w:rsidR="00D53CB3" w:rsidRDefault="00D53CB3" w:rsidP="00D53CB3">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36EED9A"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719E007D"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585A98E" w14:textId="77777777" w:rsidR="00D53CB3" w:rsidRDefault="00D53CB3"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72C9F87" w14:textId="77777777" w:rsidR="0039685F" w:rsidRDefault="0039685F">
      <w:pPr>
        <w:bidi w:val="0"/>
        <w:spacing w:before="0" w:beforeAutospacing="0" w:after="160" w:afterAutospacing="0" w:line="259" w:lineRule="auto"/>
        <w:rPr>
          <w:ins w:id="30" w:author="Meryl Etman [2]" w:date="2022-04-04T15:02:00Z"/>
          <w:rFonts w:ascii="Times New Roman" w:eastAsia="Times New Roman" w:hAnsi="Times New Roman" w:cs="David"/>
          <w:b/>
          <w:bCs/>
          <w:sz w:val="24"/>
          <w:szCs w:val="24"/>
          <w:u w:val="single"/>
          <w:rtl/>
          <w:lang w:eastAsia="he-IL"/>
        </w:rPr>
      </w:pPr>
      <w:ins w:id="31" w:author="Meryl Etman [2]" w:date="2022-04-04T15:02:00Z">
        <w:r>
          <w:rPr>
            <w:rFonts w:ascii="Times New Roman" w:eastAsia="Times New Roman" w:hAnsi="Times New Roman" w:cs="David"/>
            <w:b/>
            <w:bCs/>
            <w:sz w:val="24"/>
            <w:szCs w:val="24"/>
            <w:u w:val="single"/>
            <w:rtl/>
            <w:lang w:eastAsia="he-IL"/>
          </w:rPr>
          <w:br w:type="page"/>
        </w:r>
      </w:ins>
    </w:p>
    <w:p w14:paraId="03C68707" w14:textId="264EC6C8" w:rsidR="0045396B" w:rsidRPr="0045396B" w:rsidRDefault="0039685F" w:rsidP="0045396B">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ins w:id="32" w:author="Meryl Etman [2]" w:date="2022-04-04T15:01:00Z">
        <w:r>
          <w:rPr>
            <w:rFonts w:ascii="Times New Roman" w:eastAsia="Times New Roman" w:hAnsi="Times New Roman" w:cs="David" w:hint="cs"/>
            <w:b/>
            <w:bCs/>
            <w:sz w:val="24"/>
            <w:szCs w:val="24"/>
            <w:u w:val="single"/>
            <w:rtl/>
            <w:lang w:eastAsia="he-IL"/>
          </w:rPr>
          <w:t>נ</w:t>
        </w:r>
      </w:ins>
      <w:r w:rsidR="0045396B" w:rsidRPr="0045396B">
        <w:rPr>
          <w:rFonts w:ascii="Times New Roman" w:eastAsia="Times New Roman" w:hAnsi="Times New Roman" w:cs="David"/>
          <w:b/>
          <w:bCs/>
          <w:sz w:val="24"/>
          <w:szCs w:val="24"/>
          <w:u w:val="single"/>
          <w:rtl/>
          <w:lang w:eastAsia="he-IL"/>
        </w:rPr>
        <w:t xml:space="preserve">ספח </w:t>
      </w:r>
      <w:r w:rsidR="00D53CB3">
        <w:rPr>
          <w:rFonts w:ascii="Times New Roman" w:eastAsia="Times New Roman" w:hAnsi="Times New Roman" w:cs="David" w:hint="cs"/>
          <w:b/>
          <w:bCs/>
          <w:sz w:val="24"/>
          <w:szCs w:val="24"/>
          <w:u w:val="single"/>
          <w:rtl/>
          <w:lang w:eastAsia="he-IL"/>
        </w:rPr>
        <w:t>"</w:t>
      </w:r>
      <w:r w:rsidR="0045396B" w:rsidRPr="0045396B">
        <w:rPr>
          <w:rFonts w:ascii="Times New Roman" w:eastAsia="Times New Roman" w:hAnsi="Times New Roman" w:cs="David"/>
          <w:b/>
          <w:bCs/>
          <w:sz w:val="24"/>
          <w:szCs w:val="24"/>
          <w:u w:val="single"/>
          <w:rtl/>
          <w:lang w:eastAsia="he-IL"/>
        </w:rPr>
        <w:t>ב</w:t>
      </w:r>
      <w:r w:rsidR="00D53CB3">
        <w:rPr>
          <w:rFonts w:ascii="Times New Roman" w:eastAsia="Times New Roman" w:hAnsi="Times New Roman" w:cs="David" w:hint="cs"/>
          <w:b/>
          <w:bCs/>
          <w:sz w:val="24"/>
          <w:szCs w:val="24"/>
          <w:u w:val="single"/>
          <w:rtl/>
          <w:lang w:eastAsia="he-IL"/>
        </w:rPr>
        <w:t>'</w:t>
      </w:r>
      <w:r w:rsidR="0045396B" w:rsidRPr="0045396B">
        <w:rPr>
          <w:rFonts w:ascii="Times New Roman" w:eastAsia="Times New Roman" w:hAnsi="Times New Roman" w:cs="David"/>
          <w:b/>
          <w:bCs/>
          <w:sz w:val="24"/>
          <w:szCs w:val="24"/>
          <w:u w:val="single"/>
          <w:rtl/>
          <w:lang w:eastAsia="he-IL"/>
        </w:rPr>
        <w:t>'</w:t>
      </w:r>
    </w:p>
    <w:p w14:paraId="7236D43B"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3C78E095"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שרותי המתכנן</w:t>
      </w:r>
    </w:p>
    <w:p w14:paraId="044C856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6A7838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b/>
          <w:bCs/>
          <w:sz w:val="24"/>
          <w:szCs w:val="24"/>
          <w:u w:val="single"/>
          <w:rtl/>
          <w:lang w:eastAsia="he-IL"/>
        </w:rPr>
        <w:t>כללי</w:t>
      </w:r>
    </w:p>
    <w:p w14:paraId="636CF50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020A54"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p>
    <w:p w14:paraId="77531619"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שרותי המתכנן יכללו</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תכנון </w:t>
      </w:r>
      <w:r w:rsidRPr="0045396B">
        <w:rPr>
          <w:rFonts w:ascii="Times New Roman" w:eastAsia="Times New Roman" w:hAnsi="Times New Roman" w:cs="David" w:hint="cs"/>
          <w:sz w:val="24"/>
          <w:szCs w:val="24"/>
          <w:rtl/>
          <w:lang w:eastAsia="he-IL"/>
        </w:rPr>
        <w:t xml:space="preserve">ועיצוב </w:t>
      </w:r>
      <w:r w:rsidRPr="0045396B">
        <w:rPr>
          <w:rFonts w:ascii="Times New Roman" w:eastAsia="Times New Roman" w:hAnsi="Times New Roman" w:cs="David"/>
          <w:sz w:val="24"/>
          <w:szCs w:val="24"/>
          <w:rtl/>
          <w:lang w:eastAsia="he-IL"/>
        </w:rPr>
        <w:t xml:space="preserve">אדריכלות </w:t>
      </w:r>
      <w:r w:rsidRPr="0045396B">
        <w:rPr>
          <w:rFonts w:ascii="Times New Roman" w:eastAsia="Times New Roman" w:hAnsi="Times New Roman" w:cs="David" w:hint="cs"/>
          <w:sz w:val="24"/>
          <w:szCs w:val="24"/>
          <w:rtl/>
          <w:lang w:eastAsia="he-IL"/>
        </w:rPr>
        <w:t xml:space="preserve">פנים </w:t>
      </w:r>
      <w:r w:rsidRPr="0045396B">
        <w:rPr>
          <w:rFonts w:ascii="Times New Roman" w:eastAsia="Times New Roman" w:hAnsi="Times New Roman" w:cs="David"/>
          <w:sz w:val="24"/>
          <w:szCs w:val="24"/>
          <w:rtl/>
          <w:lang w:eastAsia="he-IL"/>
        </w:rPr>
        <w:t>לבנייני מגורים</w:t>
      </w:r>
      <w:r w:rsidRPr="0045396B">
        <w:rPr>
          <w:rFonts w:ascii="Times New Roman" w:eastAsia="Times New Roman" w:hAnsi="Times New Roman" w:cs="David" w:hint="cs"/>
          <w:sz w:val="24"/>
          <w:szCs w:val="24"/>
          <w:rtl/>
          <w:lang w:eastAsia="he-IL"/>
        </w:rPr>
        <w:t xml:space="preserve"> תיאום תכנון ופקוח עליון. התכנון יכלול מרכיבים כפי שייבחרו ע"י המזמין כמפורט בנספח ד' ככל שיוזמנו. ביניהם: מבואות כניסה ראשית כולל קומה מפולשת, מבואות ביניים לבניין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הקומתיות ו</w:t>
      </w:r>
      <w:r w:rsidRPr="0045396B" w:rsidDel="00780BB5">
        <w:rPr>
          <w:rFonts w:ascii="Times New Roman" w:eastAsia="Times New Roman" w:hAnsi="Times New Roman" w:cs="David" w:hint="cs"/>
          <w:sz w:val="24"/>
          <w:szCs w:val="24"/>
          <w:rtl/>
          <w:lang w:eastAsia="he-IL"/>
        </w:rPr>
        <w:t>ב</w:t>
      </w:r>
      <w:r w:rsidRPr="0045396B">
        <w:rPr>
          <w:rFonts w:ascii="Times New Roman" w:eastAsia="Times New Roman" w:hAnsi="Times New Roman" w:cs="David" w:hint="cs"/>
          <w:sz w:val="24"/>
          <w:szCs w:val="24"/>
          <w:rtl/>
          <w:lang w:eastAsia="he-IL"/>
        </w:rPr>
        <w:t>מבואות החניונים</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hint="cs"/>
          <w:sz w:val="24"/>
          <w:szCs w:val="24"/>
          <w:rtl/>
          <w:lang w:eastAsia="he-IL"/>
        </w:rPr>
        <w:t xml:space="preserve"> </w:t>
      </w:r>
      <w:r w:rsidRPr="0045396B" w:rsidDel="00780BB5">
        <w:rPr>
          <w:rFonts w:ascii="Times New Roman" w:eastAsia="Times New Roman" w:hAnsi="Times New Roman" w:cs="David" w:hint="cs"/>
          <w:sz w:val="24"/>
          <w:szCs w:val="24"/>
          <w:rtl/>
          <w:lang w:eastAsia="he-IL"/>
        </w:rPr>
        <w:t xml:space="preserve">במועדון </w:t>
      </w:r>
      <w:r w:rsidRPr="0045396B">
        <w:rPr>
          <w:rFonts w:ascii="Times New Roman" w:eastAsia="Times New Roman" w:hAnsi="Times New Roman" w:cs="David" w:hint="cs"/>
          <w:sz w:val="24"/>
          <w:szCs w:val="24"/>
          <w:rtl/>
          <w:lang w:eastAsia="he-IL"/>
        </w:rPr>
        <w:t>את מועדון דיירים, מועדון כושר, עמדת השומר בכניסה ככל שיש, יעוץ לתכנון פנים דירות המגורים, תכנון פנטהאוזים,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 xml:space="preserve">, תכנון מלא של דירות לא מכורות </w:t>
      </w:r>
      <w:r w:rsidRPr="0045396B">
        <w:rPr>
          <w:rFonts w:ascii="Times New Roman" w:eastAsia="Times New Roman" w:hAnsi="Times New Roman" w:cs="David"/>
          <w:sz w:val="24"/>
          <w:szCs w:val="24"/>
          <w:rtl/>
          <w:lang w:eastAsia="he-IL"/>
        </w:rPr>
        <w:t>תכנון מבנה מכירות ו</w:t>
      </w:r>
      <w:r w:rsidRPr="0045396B" w:rsidDel="00E938F2">
        <w:rPr>
          <w:rFonts w:ascii="Times New Roman" w:eastAsia="Times New Roman" w:hAnsi="Times New Roman" w:cs="David"/>
          <w:sz w:val="24"/>
          <w:szCs w:val="24"/>
          <w:rtl/>
          <w:lang w:eastAsia="he-IL"/>
        </w:rPr>
        <w:t>/או</w:t>
      </w:r>
      <w:r w:rsidRPr="0045396B">
        <w:rPr>
          <w:rFonts w:ascii="Times New Roman" w:eastAsia="Times New Roman" w:hAnsi="Times New Roman" w:cs="David"/>
          <w:sz w:val="24"/>
          <w:szCs w:val="24"/>
          <w:rtl/>
          <w:lang w:eastAsia="he-IL"/>
        </w:rPr>
        <w:t xml:space="preserve"> דירה לדוגמא </w:t>
      </w:r>
      <w:r w:rsidRPr="0045396B">
        <w:rPr>
          <w:rFonts w:ascii="Times New Roman" w:eastAsia="Times New Roman" w:hAnsi="Times New Roman" w:cs="David" w:hint="cs"/>
          <w:sz w:val="24"/>
          <w:szCs w:val="24"/>
          <w:rtl/>
          <w:lang w:eastAsia="he-IL"/>
        </w:rPr>
        <w:t xml:space="preserve">במבנים ו/או </w:t>
      </w:r>
      <w:r w:rsidRPr="0045396B">
        <w:rPr>
          <w:rFonts w:ascii="Times New Roman" w:eastAsia="Times New Roman" w:hAnsi="Times New Roman" w:cs="David"/>
          <w:sz w:val="24"/>
          <w:szCs w:val="24"/>
          <w:rtl/>
          <w:lang w:eastAsia="he-IL"/>
        </w:rPr>
        <w:t>בסמוך למבנה המכירות</w:t>
      </w:r>
      <w:r w:rsidRPr="0045396B">
        <w:rPr>
          <w:rFonts w:ascii="Times New Roman" w:eastAsia="Times New Roman" w:hAnsi="Times New Roman" w:cs="David" w:hint="cs"/>
          <w:sz w:val="24"/>
          <w:szCs w:val="24"/>
          <w:rtl/>
          <w:lang w:eastAsia="he-IL"/>
        </w:rPr>
        <w:t>, עיצוב תאי מעליות וייעוץ לתכנון ארונות מטבחים, בחירת סטנדרט הפרויקט לרבות דירות לא מכורות, משרד מכירות והכנת אומדן תקציבי לתגמירים שייבחרו, השתתפות בבחירת חומרי הגמר אצל כל הספקים הנבחרים, השתתפות בכל ישיבות התכנון הנדרשות .</w:t>
      </w:r>
      <w:r w:rsidRPr="0045396B">
        <w:rPr>
          <w:rFonts w:ascii="Times New Roman" w:eastAsia="Times New Roman" w:hAnsi="Times New Roman" w:cs="David"/>
          <w:sz w:val="24"/>
          <w:szCs w:val="24"/>
          <w:rtl/>
          <w:lang w:eastAsia="he-IL"/>
        </w:rPr>
        <w:t xml:space="preserve"> </w:t>
      </w:r>
    </w:p>
    <w:p w14:paraId="4983B844"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עבודת המתכנן תבוצע בשיתוף ובסיוע לאדריכל הפרויקט.</w:t>
      </w:r>
    </w:p>
    <w:p w14:paraId="5D40D3DB"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0C5985"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 על המתכנן לקבל אישור בכתב מהמנהל לפני התחלת ביצוע כל שלב, או לפני הספקת כל שירות חלקי.</w:t>
      </w:r>
    </w:p>
    <w:p w14:paraId="43D2F87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91D893" w14:textId="77777777" w:rsidR="0045396B" w:rsidRPr="0045396B" w:rsidRDefault="0045396B" w:rsidP="0045396B">
      <w:pPr>
        <w:widowControl w:val="0"/>
        <w:numPr>
          <w:ilvl w:val="1"/>
          <w:numId w:val="39"/>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עבודת המתכנן כוללת תיאום תכנון עם כל מתכננים/יועצי הפרויקט לרבות אך לא רק דרישות כיבוי אש.</w:t>
      </w:r>
    </w:p>
    <w:p w14:paraId="692E4ADA"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FFA8A07"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 xml:space="preserve">2.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b/>
          <w:bCs/>
          <w:sz w:val="24"/>
          <w:szCs w:val="24"/>
          <w:u w:val="single"/>
          <w:rtl/>
          <w:lang w:eastAsia="he-IL"/>
        </w:rPr>
        <w:t>פירוט השירותים</w:t>
      </w:r>
      <w:r w:rsidRPr="0045396B">
        <w:rPr>
          <w:rFonts w:ascii="Times New Roman" w:eastAsia="Times New Roman" w:hAnsi="Times New Roman" w:cs="David"/>
          <w:sz w:val="24"/>
          <w:szCs w:val="24"/>
          <w:rtl/>
          <w:lang w:eastAsia="he-IL"/>
        </w:rPr>
        <w:t>:</w:t>
      </w:r>
    </w:p>
    <w:p w14:paraId="398DF98C"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6AB42E2" w14:textId="77777777" w:rsidR="0045396B" w:rsidRPr="0045396B" w:rsidRDefault="0045396B" w:rsidP="004539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בקטעים לפי התקדמות הפרויקט והנחיות המנהל</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w:t>
      </w:r>
    </w:p>
    <w:p w14:paraId="43319578"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שירותי המתכנן יבוצעו בשלבים הכוללים את השירותים כלהלן:</w:t>
      </w:r>
    </w:p>
    <w:p w14:paraId="603FED5D"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F8201A6" w14:textId="77777777" w:rsidR="0045396B" w:rsidRPr="0045396B" w:rsidRDefault="0045396B" w:rsidP="0045396B">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t xml:space="preserve"> </w:t>
      </w:r>
    </w:p>
    <w:p w14:paraId="0985F04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25EDB3B"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2.1</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מוקדם</w:t>
      </w:r>
      <w:r w:rsidRPr="0045396B">
        <w:rPr>
          <w:rFonts w:ascii="Times New Roman" w:eastAsia="Times New Roman" w:hAnsi="Times New Roman" w:cs="David"/>
          <w:sz w:val="24"/>
          <w:szCs w:val="24"/>
          <w:rtl/>
          <w:lang w:eastAsia="he-IL"/>
        </w:rPr>
        <w:t>:</w:t>
      </w:r>
    </w:p>
    <w:p w14:paraId="3C0D5CA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A8FE3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בירור הפרוגרמה עם המנהל, ביקורים באתר, חקירות מוקדמות, התייעצויות ותיאום עם המתכננים והיועצים.</w:t>
      </w:r>
    </w:p>
    <w:p w14:paraId="592E36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DFBD9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בירור ברשויות המוסמכות ו/או גורמים אחרים, בקשר לנושאים הקשורים בתכנון או בקבלת אישור הרשויות הנ"ל לביצועו.</w:t>
      </w:r>
    </w:p>
    <w:p w14:paraId="0E796B1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630E9A1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 xml:space="preserve">הכנת תכניות מוקדמות במספר חלופות לפי דרישת המנהל המתארות את הבינוי </w:t>
      </w:r>
      <w:r w:rsidRPr="0045396B">
        <w:rPr>
          <w:rFonts w:ascii="Times New Roman" w:eastAsia="Times New Roman" w:hAnsi="Times New Roman" w:cs="David" w:hint="cs"/>
          <w:sz w:val="24"/>
          <w:szCs w:val="24"/>
          <w:rtl/>
          <w:lang w:eastAsia="he-IL"/>
        </w:rPr>
        <w:t>וה</w:t>
      </w:r>
      <w:r w:rsidRPr="0045396B">
        <w:rPr>
          <w:rFonts w:ascii="Times New Roman" w:eastAsia="Times New Roman" w:hAnsi="Times New Roman" w:cs="David"/>
          <w:sz w:val="24"/>
          <w:szCs w:val="24"/>
          <w:rtl/>
          <w:lang w:eastAsia="he-IL"/>
        </w:rPr>
        <w:t xml:space="preserve">עיצוב </w:t>
      </w: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ארכיטקטוני והכנסת השינויים בהן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423A2F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D3A8F5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לאדריכלי הפרויקט בגיבוש תכנון הדירות, המבואה הראשית,  מועדון הדיירים, המבואות המבואה ראשית, מבואות קומתיות, מבנה מכירות ודירה לדוגמא.</w:t>
      </w:r>
    </w:p>
    <w:p w14:paraId="5A98CFA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63CAA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4"/>
          <w:szCs w:val="24"/>
          <w:rtl/>
          <w:lang w:eastAsia="he-IL"/>
        </w:rPr>
        <w:t xml:space="preserve">ה. </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סיוע להכנת אומדן משוער של מחיר</w:t>
      </w:r>
      <w:r w:rsidRPr="0045396B">
        <w:rPr>
          <w:rFonts w:ascii="Times New Roman" w:eastAsia="Times New Roman" w:hAnsi="Times New Roman" w:cs="David" w:hint="cs"/>
          <w:sz w:val="24"/>
          <w:szCs w:val="24"/>
          <w:rtl/>
          <w:lang w:eastAsia="he-IL"/>
        </w:rPr>
        <w:t xml:space="preserve"> חומרי הגמר השונים.</w:t>
      </w:r>
      <w:r w:rsidRPr="0045396B">
        <w:rPr>
          <w:rFonts w:ascii="Times New Roman" w:eastAsia="Times New Roman" w:hAnsi="Times New Roman" w:cs="David"/>
          <w:sz w:val="24"/>
          <w:szCs w:val="24"/>
          <w:rtl/>
          <w:lang w:eastAsia="he-IL"/>
        </w:rPr>
        <w:t xml:space="preserve"> </w:t>
      </w:r>
    </w:p>
    <w:p w14:paraId="166177D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43EC4B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מסירת נתונים ליועצים, בכדי שיכינו אומדן משוער של מחיר הקמת הפרויקט, כל אחד בתחומו</w:t>
      </w:r>
      <w:r w:rsidRPr="0045396B">
        <w:rPr>
          <w:rFonts w:ascii="Times New Roman" w:eastAsia="Times New Roman" w:hAnsi="Times New Roman" w:cs="David" w:hint="cs"/>
          <w:sz w:val="24"/>
          <w:szCs w:val="24"/>
          <w:rtl/>
          <w:lang w:eastAsia="he-IL"/>
        </w:rPr>
        <w:t xml:space="preserve"> בהקשר לאדריכלות הפנים</w:t>
      </w:r>
      <w:r w:rsidRPr="0045396B">
        <w:rPr>
          <w:rFonts w:ascii="Times New Roman" w:eastAsia="Times New Roman" w:hAnsi="Times New Roman" w:cs="David"/>
          <w:sz w:val="24"/>
          <w:szCs w:val="24"/>
          <w:rtl/>
          <w:lang w:eastAsia="he-IL"/>
        </w:rPr>
        <w:t>.</w:t>
      </w:r>
    </w:p>
    <w:p w14:paraId="670DDCB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19D8A3A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עם המתכננים והיועצים </w:t>
      </w:r>
      <w:r w:rsidRPr="0045396B">
        <w:rPr>
          <w:rFonts w:ascii="Times New Roman" w:eastAsia="Times New Roman" w:hAnsi="Times New Roman" w:cs="David" w:hint="cs"/>
          <w:sz w:val="24"/>
          <w:szCs w:val="24"/>
          <w:rtl/>
          <w:lang w:eastAsia="he-IL"/>
        </w:rPr>
        <w:t xml:space="preserve">בכל הקשור לעבודת המתכנן </w:t>
      </w:r>
      <w:r w:rsidRPr="0045396B">
        <w:rPr>
          <w:rFonts w:ascii="Times New Roman" w:eastAsia="Times New Roman" w:hAnsi="Times New Roman" w:cs="David"/>
          <w:sz w:val="24"/>
          <w:szCs w:val="24"/>
          <w:rtl/>
          <w:lang w:eastAsia="he-IL"/>
        </w:rPr>
        <w:t xml:space="preserve">והנחית היועצים </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אישור תכנון מוקדם של היועצים.</w:t>
      </w:r>
    </w:p>
    <w:p w14:paraId="270B3BB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4FE096E"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המוקדם.</w:t>
      </w:r>
    </w:p>
    <w:p w14:paraId="50BCC522"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4E39313"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2.2</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sz w:val="24"/>
          <w:szCs w:val="24"/>
          <w:u w:val="single"/>
          <w:rtl/>
          <w:lang w:eastAsia="he-IL"/>
        </w:rPr>
        <w:t>תכנון סופי</w:t>
      </w:r>
      <w:r w:rsidRPr="0045396B">
        <w:rPr>
          <w:rFonts w:ascii="Times New Roman" w:eastAsia="Times New Roman" w:hAnsi="Times New Roman" w:cs="David"/>
          <w:sz w:val="24"/>
          <w:szCs w:val="24"/>
          <w:rtl/>
          <w:lang w:eastAsia="he-IL"/>
        </w:rPr>
        <w:t>:</w:t>
      </w:r>
    </w:p>
    <w:p w14:paraId="598E250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306C5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 xml:space="preserve">הכנת תכניות סופיות, המתארות את הפרויקט ואישורן על ידי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 xml:space="preserve">היועצים והמזמין. תאום התכניות האמורות עם </w:t>
      </w:r>
      <w:r w:rsidRPr="0045396B">
        <w:rPr>
          <w:rFonts w:ascii="Times New Roman" w:eastAsia="Times New Roman" w:hAnsi="Times New Roman" w:cs="David" w:hint="cs"/>
          <w:sz w:val="24"/>
          <w:szCs w:val="24"/>
          <w:rtl/>
          <w:lang w:eastAsia="he-IL"/>
        </w:rPr>
        <w:t xml:space="preserve">האדריכל, </w:t>
      </w:r>
      <w:r w:rsidRPr="0045396B">
        <w:rPr>
          <w:rFonts w:ascii="Times New Roman" w:eastAsia="Times New Roman" w:hAnsi="Times New Roman" w:cs="David"/>
          <w:sz w:val="24"/>
          <w:szCs w:val="24"/>
          <w:rtl/>
          <w:lang w:eastAsia="he-IL"/>
        </w:rPr>
        <w:t>היועצים והמזמין.</w:t>
      </w:r>
    </w:p>
    <w:p w14:paraId="05B83E4A"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3A4EB7" w14:textId="77777777" w:rsidR="0045396B" w:rsidRPr="0045396B" w:rsidRDefault="0045396B" w:rsidP="0045396B">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lang w:eastAsia="he-IL"/>
        </w:rPr>
      </w:pPr>
    </w:p>
    <w:p w14:paraId="3FEA6DF0"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w:t>
      </w:r>
      <w:r w:rsidRPr="0045396B">
        <w:rPr>
          <w:rFonts w:ascii="Times New Roman" w:eastAsia="Times New Roman" w:hAnsi="Times New Roman" w:cs="David" w:hint="cs"/>
          <w:sz w:val="24"/>
          <w:szCs w:val="24"/>
          <w:rtl/>
          <w:lang w:eastAsia="he-IL"/>
        </w:rPr>
        <w:t xml:space="preserve"> עד</w:t>
      </w:r>
      <w:r w:rsidRPr="0045396B">
        <w:rPr>
          <w:rFonts w:ascii="Times New Roman" w:eastAsia="Times New Roman" w:hAnsi="Times New Roman" w:cs="David"/>
          <w:sz w:val="24"/>
          <w:szCs w:val="24"/>
          <w:rtl/>
          <w:lang w:eastAsia="he-IL"/>
        </w:rPr>
        <w:t xml:space="preserve"> קבלת היתרי בניה מתוקנים.</w:t>
      </w:r>
    </w:p>
    <w:p w14:paraId="1F88778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15DC8E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תיאום,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15F26BB1"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01A2A3D" w14:textId="77777777" w:rsidR="0045396B" w:rsidRPr="0045396B" w:rsidRDefault="0045396B" w:rsidP="0045396B">
      <w:pPr>
        <w:widowControl w:val="0"/>
        <w:spacing w:before="0" w:beforeAutospacing="0" w:after="0" w:afterAutospacing="0" w:line="240" w:lineRule="auto"/>
        <w:ind w:left="2161"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hint="cs"/>
          <w:sz w:val="24"/>
          <w:szCs w:val="24"/>
          <w:rtl/>
          <w:lang w:eastAsia="he-IL"/>
        </w:rPr>
        <w:tab/>
      </w:r>
      <w:r w:rsidRPr="0045396B">
        <w:rPr>
          <w:rFonts w:ascii="Times New Roman" w:eastAsia="Times New Roman" w:hAnsi="Times New Roman" w:cs="David"/>
          <w:sz w:val="24"/>
          <w:szCs w:val="24"/>
          <w:rtl/>
          <w:lang w:eastAsia="he-IL"/>
        </w:rPr>
        <w:t>העברת הנחיות ומסמכים לבעלי מקצוע אחרים לשם הכנת הדמיות, פרספקטיביות, מודלים ותוכניות מכירה משולבות בגרפיקה, בדיקת עבודתם של בעלי המקצוע, מתן הערות ואישור.</w:t>
      </w:r>
    </w:p>
    <w:p w14:paraId="56D31DD5"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7C2C4CA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הכנת תכניות לאישור סופי של המזמין לפני התחלת שלב תכניות עבודה.</w:t>
      </w:r>
    </w:p>
    <w:p w14:paraId="4A852EBB"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25E9F36"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מבוטל</w:t>
      </w:r>
      <w:r w:rsidRPr="0045396B">
        <w:rPr>
          <w:rFonts w:ascii="Times New Roman" w:eastAsia="Times New Roman" w:hAnsi="Times New Roman" w:cs="David"/>
          <w:sz w:val="24"/>
          <w:szCs w:val="24"/>
          <w:rtl/>
          <w:lang w:eastAsia="he-IL"/>
        </w:rPr>
        <w:t>.</w:t>
      </w:r>
    </w:p>
    <w:p w14:paraId="330ECE4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A0D718F"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להשלמת התכנון הסופי.</w:t>
      </w:r>
    </w:p>
    <w:p w14:paraId="50CA5204" w14:textId="77777777" w:rsidR="0045396B" w:rsidRPr="0045396B" w:rsidRDefault="0045396B" w:rsidP="0045396B">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7CB93FD6" w14:textId="77777777" w:rsidR="0045396B" w:rsidRPr="0045396B" w:rsidRDefault="0045396B" w:rsidP="004539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2.3</w:t>
      </w:r>
      <w:r w:rsidRPr="0045396B">
        <w:rPr>
          <w:rFonts w:ascii="Times New Roman" w:eastAsia="Times New Roman" w:hAnsi="Times New Roman" w:cs="David"/>
          <w:b/>
          <w:bCs/>
          <w:sz w:val="24"/>
          <w:szCs w:val="24"/>
          <w:rtl/>
          <w:lang w:eastAsia="he-IL"/>
        </w:rPr>
        <w:tab/>
      </w:r>
      <w:r w:rsidRPr="0045396B">
        <w:rPr>
          <w:rFonts w:ascii="Times New Roman" w:eastAsia="Times New Roman" w:hAnsi="Times New Roman" w:cs="David"/>
          <w:sz w:val="24"/>
          <w:szCs w:val="24"/>
          <w:u w:val="single"/>
          <w:rtl/>
          <w:lang w:eastAsia="he-IL"/>
        </w:rPr>
        <w:t>תכנון מפורט</w:t>
      </w:r>
      <w:r w:rsidRPr="0045396B">
        <w:rPr>
          <w:rFonts w:ascii="Times New Roman" w:eastAsia="Times New Roman" w:hAnsi="Times New Roman" w:cs="David"/>
          <w:sz w:val="24"/>
          <w:szCs w:val="24"/>
          <w:rtl/>
          <w:lang w:eastAsia="he-IL"/>
        </w:rPr>
        <w:t>:</w:t>
      </w:r>
    </w:p>
    <w:p w14:paraId="69D2F385"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CD51C0B" w14:textId="77777777" w:rsidR="0045396B" w:rsidRPr="0045396B" w:rsidDel="00C7497C"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sidDel="00C7497C">
        <w:rPr>
          <w:rFonts w:ascii="Times New Roman" w:eastAsia="Times New Roman" w:hAnsi="Times New Roman" w:cs="David"/>
          <w:sz w:val="24"/>
          <w:szCs w:val="24"/>
          <w:rtl/>
          <w:lang w:eastAsia="he-IL"/>
        </w:rPr>
        <w:t>א.</w:t>
      </w:r>
      <w:r w:rsidRPr="0045396B" w:rsidDel="00C7497C">
        <w:rPr>
          <w:rFonts w:ascii="Times New Roman" w:eastAsia="Times New Roman" w:hAnsi="Times New Roman" w:cs="David"/>
          <w:sz w:val="24"/>
          <w:szCs w:val="24"/>
          <w:rtl/>
          <w:lang w:eastAsia="he-IL"/>
        </w:rPr>
        <w:tab/>
        <w:t>הכנת תכניות עבודה מוקדמות מפורטות ומוסברות של הפרויקט, כד</w:t>
      </w:r>
      <w:r w:rsidR="00D53CB3">
        <w:rPr>
          <w:rFonts w:ascii="Times New Roman" w:eastAsia="Times New Roman" w:hAnsi="Times New Roman" w:cs="David"/>
          <w:sz w:val="24"/>
          <w:szCs w:val="24"/>
          <w:rtl/>
          <w:lang w:eastAsia="he-IL"/>
        </w:rPr>
        <w:t>רוש לביצוע העבודה, לרבות הכנת ת</w:t>
      </w:r>
      <w:r w:rsidRPr="0045396B" w:rsidDel="00C7497C">
        <w:rPr>
          <w:rFonts w:ascii="Times New Roman" w:eastAsia="Times New Roman" w:hAnsi="Times New Roman" w:cs="David"/>
          <w:sz w:val="24"/>
          <w:szCs w:val="24"/>
          <w:rtl/>
          <w:lang w:eastAsia="he-IL"/>
        </w:rPr>
        <w:t xml:space="preserve">כניות מנחות לעבודות היועצים, </w:t>
      </w:r>
      <w:r w:rsidRPr="0045396B">
        <w:rPr>
          <w:rFonts w:ascii="Times New Roman" w:eastAsia="Times New Roman" w:hAnsi="Times New Roman" w:cs="David"/>
          <w:sz w:val="24"/>
          <w:szCs w:val="24"/>
          <w:rtl/>
          <w:lang w:eastAsia="he-IL"/>
        </w:rPr>
        <w:t>הכ</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ל</w:t>
      </w:r>
      <w:r w:rsidRPr="0045396B" w:rsidDel="00C7497C">
        <w:rPr>
          <w:rFonts w:ascii="Times New Roman" w:eastAsia="Times New Roman" w:hAnsi="Times New Roman" w:cs="David"/>
          <w:sz w:val="24"/>
          <w:szCs w:val="24"/>
          <w:rtl/>
          <w:lang w:eastAsia="he-IL"/>
        </w:rPr>
        <w:t xml:space="preserve"> בקנ"מ המאפשר ביצוע מושלם של העבודה. תיאום התכניות עם היועצים.</w:t>
      </w:r>
    </w:p>
    <w:p w14:paraId="76A1ACF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375207A"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מ</w:t>
      </w:r>
      <w:r w:rsidR="00D53CB3">
        <w:rPr>
          <w:rFonts w:ascii="Times New Roman" w:eastAsia="Times New Roman" w:hAnsi="Times New Roman" w:cs="David"/>
          <w:sz w:val="24"/>
          <w:szCs w:val="24"/>
          <w:rtl/>
          <w:lang w:eastAsia="he-IL"/>
        </w:rPr>
        <w:t>פורטות ומוסברות של כל חלקי הפרו</w:t>
      </w:r>
      <w:r w:rsidRPr="0045396B">
        <w:rPr>
          <w:rFonts w:ascii="Times New Roman" w:eastAsia="Times New Roman" w:hAnsi="Times New Roman" w:cs="David"/>
          <w:sz w:val="24"/>
          <w:szCs w:val="24"/>
          <w:rtl/>
          <w:lang w:eastAsia="he-IL"/>
        </w:rPr>
        <w:t>יקט כולל פרטי בניין בקנ"מ מתאים ורשימות</w:t>
      </w:r>
      <w:r w:rsidRPr="0045396B">
        <w:rPr>
          <w:rFonts w:ascii="Times New Roman" w:eastAsia="Times New Roman" w:hAnsi="Times New Roman" w:cs="David" w:hint="cs"/>
          <w:sz w:val="24"/>
          <w:szCs w:val="24"/>
          <w:rtl/>
          <w:lang w:eastAsia="he-IL"/>
        </w:rPr>
        <w:t>, ופרטי ריהוט נדרשים</w:t>
      </w:r>
      <w:r w:rsidRPr="0045396B">
        <w:rPr>
          <w:rFonts w:ascii="Times New Roman" w:eastAsia="Times New Roman" w:hAnsi="Times New Roman" w:cs="David"/>
          <w:sz w:val="24"/>
          <w:szCs w:val="24"/>
          <w:rtl/>
          <w:lang w:eastAsia="he-IL"/>
        </w:rPr>
        <w:t>.</w:t>
      </w:r>
    </w:p>
    <w:p w14:paraId="2F6BAA5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07259B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תאום, ביקורת ואישור התאמת תכניות </w:t>
      </w:r>
      <w:r w:rsidRPr="0045396B">
        <w:rPr>
          <w:rFonts w:ascii="Times New Roman" w:eastAsia="Times New Roman" w:hAnsi="Times New Roman" w:cs="David" w:hint="cs"/>
          <w:sz w:val="24"/>
          <w:szCs w:val="24"/>
          <w:rtl/>
          <w:lang w:eastAsia="he-IL"/>
        </w:rPr>
        <w:t>האדריכל ו</w:t>
      </w:r>
      <w:r w:rsidRPr="0045396B">
        <w:rPr>
          <w:rFonts w:ascii="Times New Roman" w:eastAsia="Times New Roman" w:hAnsi="Times New Roman" w:cs="David"/>
          <w:sz w:val="24"/>
          <w:szCs w:val="24"/>
          <w:rtl/>
          <w:lang w:eastAsia="he-IL"/>
        </w:rPr>
        <w:t>היועצים לתכניות אדריכלות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xml:space="preserve"> וביניהן.</w:t>
      </w:r>
    </w:p>
    <w:p w14:paraId="4DE7BAD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DF76DE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מפרטים המתאימים למפרטים הכלליים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2840C9D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588BB4B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ה</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תאום המפרטים וכתבי הכמויות של</w:t>
      </w:r>
      <w:r w:rsidRPr="0045396B">
        <w:rPr>
          <w:rFonts w:ascii="Times New Roman" w:eastAsia="Times New Roman" w:hAnsi="Times New Roman" w:cs="David" w:hint="cs"/>
          <w:sz w:val="24"/>
          <w:szCs w:val="24"/>
          <w:rtl/>
          <w:lang w:eastAsia="he-IL"/>
        </w:rPr>
        <w:t xml:space="preserve"> המתכנן במפרטים וכתבי כמויות של</w:t>
      </w:r>
      <w:r w:rsidRPr="0045396B">
        <w:rPr>
          <w:rFonts w:ascii="Times New Roman" w:eastAsia="Times New Roman" w:hAnsi="Times New Roman" w:cs="David"/>
          <w:sz w:val="24"/>
          <w:szCs w:val="24"/>
          <w:rtl/>
          <w:lang w:eastAsia="he-IL"/>
        </w:rPr>
        <w:t xml:space="preserve"> ה</w:t>
      </w:r>
      <w:r w:rsidRPr="0045396B">
        <w:rPr>
          <w:rFonts w:ascii="Times New Roman" w:eastAsia="Times New Roman" w:hAnsi="Times New Roman" w:cs="David" w:hint="cs"/>
          <w:sz w:val="24"/>
          <w:szCs w:val="24"/>
          <w:rtl/>
          <w:lang w:eastAsia="he-IL"/>
        </w:rPr>
        <w:t>אדריכל וה</w:t>
      </w:r>
      <w:r w:rsidRPr="0045396B">
        <w:rPr>
          <w:rFonts w:ascii="Times New Roman" w:eastAsia="Times New Roman" w:hAnsi="Times New Roman" w:cs="David"/>
          <w:sz w:val="24"/>
          <w:szCs w:val="24"/>
          <w:rtl/>
          <w:lang w:eastAsia="he-IL"/>
        </w:rPr>
        <w:t>יועצים האחרים</w:t>
      </w:r>
      <w:r w:rsidRPr="0045396B">
        <w:rPr>
          <w:rFonts w:ascii="Times New Roman" w:eastAsia="Times New Roman" w:hAnsi="Times New Roman" w:cs="David" w:hint="cs"/>
          <w:sz w:val="24"/>
          <w:szCs w:val="24"/>
          <w:rtl/>
          <w:lang w:eastAsia="he-IL"/>
        </w:rPr>
        <w:t>.</w:t>
      </w:r>
    </w:p>
    <w:p w14:paraId="02A09D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B8F43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להשלמת תכנון אדריכל</w:t>
      </w:r>
      <w:r w:rsidRPr="0045396B">
        <w:rPr>
          <w:rFonts w:ascii="Times New Roman" w:eastAsia="Times New Roman" w:hAnsi="Times New Roman" w:cs="David" w:hint="cs"/>
          <w:sz w:val="24"/>
          <w:szCs w:val="24"/>
          <w:rtl/>
          <w:lang w:eastAsia="he-IL"/>
        </w:rPr>
        <w:t>ות הפנים</w:t>
      </w:r>
      <w:r w:rsidRPr="0045396B">
        <w:rPr>
          <w:rFonts w:ascii="Times New Roman" w:eastAsia="Times New Roman" w:hAnsi="Times New Roman" w:cs="David"/>
          <w:sz w:val="24"/>
          <w:szCs w:val="24"/>
          <w:rtl/>
          <w:lang w:eastAsia="he-IL"/>
        </w:rPr>
        <w:t xml:space="preserve"> המפורט ולעריכת המסמכים האדריכליים, אשר דרושים לעריכת המכרזים.</w:t>
      </w:r>
    </w:p>
    <w:p w14:paraId="607E048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D7F928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ז</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לעדכון מפרטי המכר ואשור הנוסח וההתאמה לתכנון.</w:t>
      </w:r>
    </w:p>
    <w:p w14:paraId="0224C10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70CD7D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ח</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להכנת אומדן מפורט של ערך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 xml:space="preserve">ת </w:t>
      </w:r>
      <w:r w:rsidRPr="0045396B">
        <w:rPr>
          <w:rFonts w:ascii="Times New Roman" w:eastAsia="Times New Roman" w:hAnsi="Times New Roman" w:cs="David" w:hint="cs"/>
          <w:sz w:val="24"/>
          <w:szCs w:val="24"/>
          <w:rtl/>
          <w:lang w:eastAsia="he-IL"/>
        </w:rPr>
        <w:t xml:space="preserve">הפנים </w:t>
      </w:r>
      <w:r w:rsidRPr="0045396B">
        <w:rPr>
          <w:rFonts w:ascii="Times New Roman" w:eastAsia="Times New Roman" w:hAnsi="Times New Roman" w:cs="David"/>
          <w:sz w:val="24"/>
          <w:szCs w:val="24"/>
          <w:rtl/>
          <w:lang w:eastAsia="he-IL"/>
        </w:rPr>
        <w:t>המבוסס על המפרטים וכתבי הכמויות.</w:t>
      </w:r>
    </w:p>
    <w:p w14:paraId="22C05D5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8C8EEF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ט</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ככל שיתחייב להתאמת התכנון למסגרת התקציבית, אשר תקבע על ידי המזמין.</w:t>
      </w:r>
    </w:p>
    <w:p w14:paraId="5F83CA26"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5DEF06E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הכנסת שינויים בתכניות לפי דרישת המזמין.</w:t>
      </w:r>
    </w:p>
    <w:p w14:paraId="35E8590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DAC599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יא</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מתן חוות דעת ויעוץ בכל הקשור בהכנת המכרזים ופרסומם.</w:t>
      </w:r>
    </w:p>
    <w:p w14:paraId="47F55C2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ADD38C2"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י</w:t>
      </w:r>
      <w:r w:rsidRPr="0045396B">
        <w:rPr>
          <w:rFonts w:ascii="Times New Roman" w:eastAsia="Times New Roman" w:hAnsi="Times New Roman" w:cs="David" w:hint="cs"/>
          <w:sz w:val="24"/>
          <w:szCs w:val="24"/>
          <w:rtl/>
          <w:lang w:eastAsia="he-IL"/>
        </w:rPr>
        <w:t>ב</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03D7363C"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7248416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יג</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מתן חוות דעת בכל הקשור להצעות הקבלנים. </w:t>
      </w:r>
    </w:p>
    <w:p w14:paraId="59023A0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4578F3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יד</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השלמת תכניות עבודה ופרטי בניה, רשימות ומפרטים משלימים כפי ש</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ידרש לביצוע הפרויקט.</w:t>
      </w:r>
    </w:p>
    <w:p w14:paraId="4C14625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50CF779" w14:textId="77777777" w:rsidR="0045396B" w:rsidRPr="0045396B" w:rsidRDefault="0045396B" w:rsidP="004539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xml:space="preserve">מובהר בזאת שהמתכנן יכין, באם יידרש, מסמכים למכרזים </w:t>
      </w:r>
      <w:r w:rsidRPr="0045396B">
        <w:rPr>
          <w:rFonts w:ascii="Times New Roman" w:eastAsia="Times New Roman" w:hAnsi="Times New Roman" w:cs="David"/>
          <w:sz w:val="24"/>
          <w:szCs w:val="24"/>
          <w:lang w:eastAsia="he-IL"/>
        </w:rPr>
        <w:t>–</w:t>
      </w:r>
      <w:r w:rsidRPr="0045396B">
        <w:rPr>
          <w:rFonts w:ascii="Times New Roman" w:eastAsia="Times New Roman" w:hAnsi="Times New Roman" w:cs="David"/>
          <w:sz w:val="24"/>
          <w:szCs w:val="24"/>
          <w:rtl/>
          <w:lang w:eastAsia="he-IL"/>
        </w:rPr>
        <w:t xml:space="preserve"> עוד לפני השלמת התכנון המפורט והמסמכים המפורטים לביצוע.</w:t>
      </w:r>
    </w:p>
    <w:p w14:paraId="1D7EB753"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p>
    <w:p w14:paraId="214BA0E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פיקוח עליון</w:t>
      </w:r>
      <w:r w:rsidRPr="0045396B">
        <w:rPr>
          <w:rFonts w:ascii="Times New Roman" w:eastAsia="Times New Roman" w:hAnsi="Times New Roman" w:cs="David"/>
          <w:sz w:val="20"/>
          <w:szCs w:val="24"/>
          <w:rtl/>
          <w:lang w:eastAsia="he-IL"/>
        </w:rPr>
        <w:t>:</w:t>
      </w:r>
    </w:p>
    <w:p w14:paraId="6D679447"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39B05F01" w14:textId="77777777" w:rsidR="0045396B" w:rsidRPr="0045396B" w:rsidRDefault="0045396B" w:rsidP="0045396B">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א.</w:t>
      </w:r>
      <w:r w:rsidRPr="0045396B">
        <w:rPr>
          <w:rFonts w:ascii="Times New Roman" w:eastAsia="Times New Roman" w:hAnsi="Times New Roman" w:cs="David"/>
          <w:sz w:val="24"/>
          <w:szCs w:val="24"/>
          <w:rtl/>
          <w:lang w:eastAsia="he-IL"/>
        </w:rPr>
        <w:tab/>
        <w:t>הפקוח העליון של המתכנן על בצוע העבודה האדריכלית יכלול:</w:t>
      </w:r>
    </w:p>
    <w:p w14:paraId="3E3982E7"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F5FB41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פיקוח עליון על ביצוע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558C4D23"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782ACF"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שילוב הפיקוח העליון של היועצים עם הפיקוח העליון על ביצוע עבוד</w:t>
      </w:r>
      <w:r w:rsidRPr="0045396B">
        <w:rPr>
          <w:rFonts w:ascii="Times New Roman" w:eastAsia="Times New Roman" w:hAnsi="Times New Roman" w:cs="David" w:hint="cs"/>
          <w:sz w:val="24"/>
          <w:szCs w:val="24"/>
          <w:rtl/>
          <w:lang w:eastAsia="he-IL"/>
        </w:rPr>
        <w:t xml:space="preserve">ת </w:t>
      </w:r>
      <w:r w:rsidRPr="0045396B">
        <w:rPr>
          <w:rFonts w:ascii="Times New Roman" w:eastAsia="Times New Roman" w:hAnsi="Times New Roman" w:cs="David"/>
          <w:sz w:val="24"/>
          <w:szCs w:val="24"/>
          <w:rtl/>
          <w:lang w:eastAsia="he-IL"/>
        </w:rPr>
        <w:t>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570EFAA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4B39085"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הדרכה ומתן הסברים למנהל, ליועצים, לקבלנים ולמפקח, במידה ונתמנה כזה לפקוח על העבודות, הדרכה ומתן הסברים לקבלני העבודות באתר ומחוצה לו.</w:t>
      </w:r>
    </w:p>
    <w:p w14:paraId="27BC2EB6"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958C146" w14:textId="77777777" w:rsidR="0045396B" w:rsidRPr="0045396B" w:rsidRDefault="0045396B" w:rsidP="0045396B">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            ייעוץ והמלצה לגבי בחירה, בדיקה ואישור של חומרים וציוד.</w:t>
      </w:r>
    </w:p>
    <w:p w14:paraId="5CFB8D5E"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396B4191"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דווח למנהל על הממצאים ועל התקדמות ביצוע העבודה האדריכלית לאחר כל ביקור של המתכנן באתר ו/או בבית המלאכה.</w:t>
      </w:r>
    </w:p>
    <w:p w14:paraId="62BF1929"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583530A8"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0B98730D"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282814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אשרור תכניות </w:t>
      </w:r>
      <w:r w:rsidRPr="0045396B">
        <w:rPr>
          <w:rFonts w:ascii="Times New Roman" w:eastAsia="Times New Roman" w:hAnsi="Times New Roman" w:cs="David"/>
          <w:sz w:val="24"/>
          <w:szCs w:val="24"/>
          <w:lang w:eastAsia="he-IL"/>
        </w:rPr>
        <w:t>AS MADE</w:t>
      </w:r>
      <w:r w:rsidRPr="0045396B">
        <w:rPr>
          <w:rFonts w:ascii="Times New Roman" w:eastAsia="Times New Roman" w:hAnsi="Times New Roman" w:cs="David"/>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13A66C8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29ECBC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השתתפות בקבלת העבודות ואישור גמר ביצוע העבודות, בתיאום עם היועצים. העברת רשימות ליקויים לתיקון.</w:t>
      </w:r>
    </w:p>
    <w:p w14:paraId="50FBEBAE"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B8D4527"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למנהל והשתתפות בדיונים ובבירורים עם הקבלנים בקשר עם ביצוע העבודה האדריכלית ובפקוח העליון עליהן ועל התאמתן לתנאי החוזים עם קבלני העבודות, הן לפני מסירת העבודות והן בתקופת הבדק.</w:t>
      </w:r>
    </w:p>
    <w:p w14:paraId="25A2EC4B"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64FCE49" w14:textId="77777777" w:rsidR="0045396B" w:rsidRPr="0045396B" w:rsidRDefault="0045396B" w:rsidP="00D53CB3">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ייעוץ לפתרונות במקרים בהם יתגלו כש</w:t>
      </w:r>
      <w:r w:rsidR="00D53CB3">
        <w:rPr>
          <w:rFonts w:ascii="Times New Roman" w:eastAsia="Times New Roman" w:hAnsi="Times New Roman" w:cs="David"/>
          <w:sz w:val="24"/>
          <w:szCs w:val="24"/>
          <w:rtl/>
          <w:lang w:eastAsia="he-IL"/>
        </w:rPr>
        <w:t>לים בבצוע העבודות לעומת התכנון.</w:t>
      </w:r>
    </w:p>
    <w:p w14:paraId="6EA9CCF0"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ab/>
      </w:r>
    </w:p>
    <w:p w14:paraId="03280E4C"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32B93DDF" w14:textId="77777777" w:rsidR="0045396B" w:rsidRPr="0045396B" w:rsidRDefault="0045396B" w:rsidP="0045396B">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78759B3"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סיוע למזמין במתן מענה לפניות, אשר יופנו אליו, בקשר לתכנון ובצוע עבוד</w:t>
      </w:r>
      <w:r w:rsidRPr="0045396B">
        <w:rPr>
          <w:rFonts w:ascii="Times New Roman" w:eastAsia="Times New Roman" w:hAnsi="Times New Roman" w:cs="David" w:hint="cs"/>
          <w:sz w:val="24"/>
          <w:szCs w:val="24"/>
          <w:rtl/>
          <w:lang w:eastAsia="he-IL"/>
        </w:rPr>
        <w:t>ות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w:t>
      </w:r>
    </w:p>
    <w:p w14:paraId="6E88EFA8"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65EF2C0"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r>
      <w:r w:rsidRPr="0045396B">
        <w:rPr>
          <w:rFonts w:ascii="Times New Roman" w:eastAsia="Times New Roman" w:hAnsi="Times New Roman" w:cs="David" w:hint="cs"/>
          <w:sz w:val="24"/>
          <w:szCs w:val="24"/>
          <w:rtl/>
          <w:lang w:eastAsia="he-IL"/>
        </w:rPr>
        <w:t>סיוע ל</w:t>
      </w:r>
      <w:r w:rsidRPr="0045396B">
        <w:rPr>
          <w:rFonts w:ascii="Times New Roman" w:eastAsia="Times New Roman" w:hAnsi="Times New Roman" w:cs="David"/>
          <w:sz w:val="24"/>
          <w:szCs w:val="24"/>
          <w:rtl/>
          <w:lang w:eastAsia="he-IL"/>
        </w:rPr>
        <w:t>מזמין בהגנה בפני תביעות בקשר עם תכנון ובצוע עבוד</w:t>
      </w:r>
      <w:r w:rsidRPr="0045396B">
        <w:rPr>
          <w:rFonts w:ascii="Times New Roman" w:eastAsia="Times New Roman" w:hAnsi="Times New Roman" w:cs="David" w:hint="cs"/>
          <w:sz w:val="24"/>
          <w:szCs w:val="24"/>
          <w:rtl/>
          <w:lang w:eastAsia="he-IL"/>
        </w:rPr>
        <w:t>ת</w:t>
      </w:r>
      <w:r w:rsidRPr="0045396B">
        <w:rPr>
          <w:rFonts w:ascii="Times New Roman" w:eastAsia="Times New Roman" w:hAnsi="Times New Roman" w:cs="David"/>
          <w:sz w:val="24"/>
          <w:szCs w:val="24"/>
          <w:rtl/>
          <w:lang w:eastAsia="he-IL"/>
        </w:rPr>
        <w:t xml:space="preserve"> אדריכל</w:t>
      </w:r>
      <w:r w:rsidRPr="0045396B">
        <w:rPr>
          <w:rFonts w:ascii="Times New Roman" w:eastAsia="Times New Roman" w:hAnsi="Times New Roman" w:cs="David" w:hint="cs"/>
          <w:sz w:val="24"/>
          <w:szCs w:val="24"/>
          <w:rtl/>
          <w:lang w:eastAsia="he-IL"/>
        </w:rPr>
        <w:t>ו</w:t>
      </w:r>
      <w:r w:rsidRPr="0045396B">
        <w:rPr>
          <w:rFonts w:ascii="Times New Roman" w:eastAsia="Times New Roman" w:hAnsi="Times New Roman" w:cs="David"/>
          <w:sz w:val="24"/>
          <w:szCs w:val="24"/>
          <w:rtl/>
          <w:lang w:eastAsia="he-IL"/>
        </w:rPr>
        <w:t>ת</w:t>
      </w:r>
      <w:r w:rsidRPr="0045396B">
        <w:rPr>
          <w:rFonts w:ascii="Times New Roman" w:eastAsia="Times New Roman" w:hAnsi="Times New Roman" w:cs="David" w:hint="cs"/>
          <w:sz w:val="24"/>
          <w:szCs w:val="24"/>
          <w:rtl/>
          <w:lang w:eastAsia="he-IL"/>
        </w:rPr>
        <w:t xml:space="preserve"> הפנים</w:t>
      </w:r>
      <w:r w:rsidRPr="0045396B">
        <w:rPr>
          <w:rFonts w:ascii="Times New Roman" w:eastAsia="Times New Roman" w:hAnsi="Times New Roman" w:cs="David"/>
          <w:sz w:val="24"/>
          <w:szCs w:val="24"/>
          <w:rtl/>
          <w:lang w:eastAsia="he-IL"/>
        </w:rPr>
        <w:t>,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r w:rsidRPr="0045396B">
        <w:rPr>
          <w:rFonts w:ascii="Times New Roman" w:eastAsia="Times New Roman" w:hAnsi="Times New Roman" w:cs="David" w:hint="cs"/>
          <w:sz w:val="24"/>
          <w:szCs w:val="24"/>
          <w:rtl/>
          <w:lang w:eastAsia="he-IL"/>
        </w:rPr>
        <w:t xml:space="preserve"> וכן על דרך של הצטרפות כנתבע במקרה של טעות או מחדל של המתכנן</w:t>
      </w:r>
      <w:r w:rsidRPr="0045396B">
        <w:rPr>
          <w:rFonts w:ascii="Times New Roman" w:eastAsia="Times New Roman" w:hAnsi="Times New Roman" w:cs="David"/>
          <w:sz w:val="24"/>
          <w:szCs w:val="24"/>
          <w:rtl/>
          <w:lang w:eastAsia="he-IL"/>
        </w:rPr>
        <w:t>.</w:t>
      </w:r>
    </w:p>
    <w:p w14:paraId="539366D2"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DC7389" w14:textId="77777777" w:rsidR="0045396B" w:rsidRPr="0045396B" w:rsidRDefault="0045396B" w:rsidP="0045396B">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כל יתר הדרוש לפיקוח עליון, ולביקורת על הבצוע.</w:t>
      </w:r>
    </w:p>
    <w:p w14:paraId="1C49222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CB0857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w:t>
      </w:r>
      <w:r w:rsidRPr="0045396B">
        <w:rPr>
          <w:rFonts w:ascii="Times New Roman" w:eastAsia="Times New Roman" w:hAnsi="Times New Roman" w:cs="David"/>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5AFD08C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845F536"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בחירת חומרי הריצוף והחיפוי.</w:t>
      </w:r>
    </w:p>
    <w:p w14:paraId="6EDCE052" w14:textId="77777777" w:rsidR="0045396B" w:rsidRPr="0045396B" w:rsidRDefault="0045396B" w:rsidP="0045396B">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בחירת ספק</w:t>
      </w:r>
      <w:r w:rsidRPr="0045396B">
        <w:rPr>
          <w:rFonts w:ascii="Times New Roman" w:eastAsia="Times New Roman" w:hAnsi="Times New Roman" w:cs="David" w:hint="cs"/>
          <w:sz w:val="24"/>
          <w:szCs w:val="24"/>
          <w:rtl/>
          <w:lang w:eastAsia="he-IL"/>
        </w:rPr>
        <w:t>י</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רהיטים, גופי התאורה, אביזרי הפנים שונים</w:t>
      </w:r>
      <w:r w:rsidRPr="0045396B">
        <w:rPr>
          <w:rFonts w:ascii="Times New Roman" w:eastAsia="Times New Roman" w:hAnsi="Times New Roman" w:cs="David"/>
          <w:sz w:val="24"/>
          <w:szCs w:val="24"/>
          <w:rtl/>
          <w:lang w:eastAsia="he-IL"/>
        </w:rPr>
        <w:t>.</w:t>
      </w:r>
    </w:p>
    <w:p w14:paraId="2A96A379"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דלתות כניסה ודלתות פנים.</w:t>
      </w:r>
    </w:p>
    <w:p w14:paraId="700A3232" w14:textId="77777777" w:rsidR="0045396B" w:rsidRPr="0045396B" w:rsidRDefault="0045396B" w:rsidP="0045396B">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לבדיקת ואשור פריטים אופייניים בדירה אופיינית.</w:t>
      </w:r>
    </w:p>
    <w:p w14:paraId="52348ED1" w14:textId="77777777" w:rsidR="0045396B" w:rsidRPr="0045396B" w:rsidRDefault="0045396B" w:rsidP="004539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בעת ביצוע עבודות גמר במבואת הכניסה</w:t>
      </w:r>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 xml:space="preserve"> במבואת הקומתיות</w:t>
      </w:r>
      <w:r w:rsidRPr="0045396B">
        <w:rPr>
          <w:rFonts w:ascii="Times New Roman" w:eastAsia="Times New Roman" w:hAnsi="Times New Roman" w:cs="David" w:hint="cs"/>
          <w:sz w:val="24"/>
          <w:szCs w:val="24"/>
          <w:rtl/>
          <w:lang w:eastAsia="he-IL"/>
        </w:rPr>
        <w:t>, במועדון הדיירים, במבנה המכירות ובדירה מבנה מכירות ודירה לדוגמא</w:t>
      </w:r>
      <w:r w:rsidRPr="0045396B">
        <w:rPr>
          <w:rFonts w:ascii="Times New Roman" w:eastAsia="Times New Roman" w:hAnsi="Times New Roman" w:cs="David"/>
          <w:sz w:val="24"/>
          <w:szCs w:val="24"/>
          <w:rtl/>
          <w:lang w:eastAsia="he-IL"/>
        </w:rPr>
        <w:t>.</w:t>
      </w:r>
    </w:p>
    <w:p w14:paraId="4557BC12"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1D6D7B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ג.</w:t>
      </w:r>
      <w:r w:rsidRPr="0045396B">
        <w:rPr>
          <w:rFonts w:ascii="Times New Roman" w:eastAsia="Times New Roman" w:hAnsi="Times New Roman" w:cs="David"/>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3A1DF41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A29550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ד.</w:t>
      </w:r>
      <w:r w:rsidRPr="0045396B">
        <w:rPr>
          <w:rFonts w:ascii="Times New Roman" w:eastAsia="Times New Roman" w:hAnsi="Times New Roman" w:cs="David"/>
          <w:sz w:val="24"/>
          <w:szCs w:val="24"/>
          <w:rtl/>
          <w:lang w:eastAsia="he-IL"/>
        </w:rPr>
        <w:tab/>
        <w:t>לאחר כל בקור של המתכנן באתר יגיש המתכנן לנציג המזמין דו"ח בכתב ובו יציין את התרשמותו ואת הערותיו לגבי בצוע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0EAF6BA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ab/>
      </w:r>
    </w:p>
    <w:p w14:paraId="7AC26A9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2</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 xml:space="preserve">המתכנן מתחייב לשמור על </w:t>
      </w:r>
      <w:r w:rsidRPr="0045396B">
        <w:rPr>
          <w:rFonts w:ascii="Times New Roman" w:eastAsia="Times New Roman" w:hAnsi="Times New Roman" w:cs="David" w:hint="cs"/>
          <w:sz w:val="24"/>
          <w:szCs w:val="24"/>
          <w:rtl/>
          <w:lang w:eastAsia="he-IL"/>
        </w:rPr>
        <w:t>קבצים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ואוריגינלי</w:t>
      </w:r>
      <w:r w:rsidRPr="0045396B">
        <w:rPr>
          <w:rFonts w:ascii="Times New Roman" w:eastAsia="Times New Roman" w:hAnsi="Times New Roman" w:cs="David" w:hint="eastAsia"/>
          <w:sz w:val="24"/>
          <w:szCs w:val="24"/>
          <w:rtl/>
          <w:lang w:eastAsia="he-IL"/>
        </w:rPr>
        <w:t>ים</w:t>
      </w:r>
      <w:r w:rsidRPr="0045396B">
        <w:rPr>
          <w:rFonts w:ascii="Times New Roman" w:eastAsia="Times New Roman" w:hAnsi="Times New Roman" w:cs="David"/>
          <w:sz w:val="24"/>
          <w:szCs w:val="24"/>
          <w:rtl/>
          <w:lang w:eastAsia="he-IL"/>
        </w:rPr>
        <w:t xml:space="preserve"> </w:t>
      </w:r>
      <w:r w:rsidRPr="0045396B">
        <w:rPr>
          <w:rFonts w:ascii="Times New Roman" w:eastAsia="Times New Roman" w:hAnsi="Times New Roman" w:cs="David" w:hint="cs"/>
          <w:sz w:val="24"/>
          <w:szCs w:val="24"/>
          <w:rtl/>
          <w:lang w:eastAsia="he-IL"/>
        </w:rPr>
        <w:t>של</w:t>
      </w:r>
      <w:r w:rsidRPr="0045396B">
        <w:rPr>
          <w:rFonts w:ascii="Times New Roman" w:eastAsia="Times New Roman" w:hAnsi="Times New Roman" w:cs="David"/>
          <w:sz w:val="24"/>
          <w:szCs w:val="24"/>
          <w:rtl/>
          <w:lang w:eastAsia="he-IL"/>
        </w:rPr>
        <w:t xml:space="preserve"> התוכניות עד לאחר סיום הביצוע בשטח של העבודות נשוא התכנון, כך שניתן יהיה לבצע מהם העתקות, צילומים וכו' וכן כך שניתן יהיה לבצע בהם תיקונים ושינויים.</w:t>
      </w:r>
    </w:p>
    <w:p w14:paraId="0F7F28A7"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C47386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45396B">
        <w:rPr>
          <w:rFonts w:ascii="Times New Roman" w:eastAsia="Times New Roman" w:hAnsi="Times New Roman" w:cs="David" w:hint="cs"/>
          <w:sz w:val="24"/>
          <w:szCs w:val="24"/>
          <w:rtl/>
          <w:lang w:eastAsia="he-IL"/>
        </w:rPr>
        <w:t>3</w:t>
      </w:r>
      <w:r w:rsidRPr="0045396B">
        <w:rPr>
          <w:rFonts w:ascii="Times New Roman" w:eastAsia="Times New Roman" w:hAnsi="Times New Roman" w:cs="David"/>
          <w:sz w:val="24"/>
          <w:szCs w:val="24"/>
          <w:rtl/>
          <w:lang w:eastAsia="he-IL"/>
        </w:rPr>
        <w:t>.</w:t>
      </w:r>
      <w:r w:rsidRPr="0045396B">
        <w:rPr>
          <w:rFonts w:ascii="Times New Roman" w:eastAsia="Times New Roman" w:hAnsi="Times New Roman" w:cs="David"/>
          <w:sz w:val="24"/>
          <w:szCs w:val="24"/>
          <w:rtl/>
          <w:lang w:eastAsia="he-IL"/>
        </w:rPr>
        <w:tab/>
        <w:t>נציג המזמין רשאי להזמין מהמתכנן את כל שלבי התכנון המפורטים בנספח זה ו/או חלק מהם ו/או שירותים נוספים מעבר להם.</w:t>
      </w:r>
    </w:p>
    <w:p w14:paraId="302AEB0A" w14:textId="77777777" w:rsidR="007C4AAD" w:rsidRDefault="007C4AAD">
      <w:pPr>
        <w:bidi w:val="0"/>
        <w:spacing w:before="0" w:beforeAutospacing="0" w:after="160" w:afterAutospacing="0" w:line="259" w:lineRule="auto"/>
        <w:rPr>
          <w:ins w:id="33" w:author="Meryl Etman [2]" w:date="2022-04-04T15:05:00Z"/>
          <w:rFonts w:ascii="Times New Roman" w:eastAsia="Times New Roman" w:hAnsi="Times New Roman" w:cs="David"/>
          <w:bCs/>
          <w:sz w:val="20"/>
          <w:szCs w:val="24"/>
          <w:u w:val="single"/>
          <w:rtl/>
          <w:lang w:eastAsia="he-IL"/>
        </w:rPr>
      </w:pPr>
      <w:ins w:id="34" w:author="Meryl Etman [2]" w:date="2022-04-04T15:05:00Z">
        <w:r>
          <w:rPr>
            <w:rFonts w:ascii="Times New Roman" w:eastAsia="Times New Roman" w:hAnsi="Times New Roman" w:cs="David"/>
            <w:bCs/>
            <w:sz w:val="20"/>
            <w:szCs w:val="24"/>
            <w:u w:val="single"/>
            <w:rtl/>
            <w:lang w:eastAsia="he-IL"/>
          </w:rPr>
          <w:br w:type="page"/>
        </w:r>
      </w:ins>
    </w:p>
    <w:p w14:paraId="734BA7EC" w14:textId="0F46F4D3" w:rsidR="0045396B" w:rsidRPr="0045396B" w:rsidRDefault="0045396B" w:rsidP="00D53CB3">
      <w:pPr>
        <w:widowControl w:val="0"/>
        <w:spacing w:before="0" w:beforeAutospacing="0" w:after="0" w:afterAutospacing="0" w:line="240" w:lineRule="auto"/>
        <w:ind w:left="720" w:hanging="720"/>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 xml:space="preserve">נספח </w:t>
      </w:r>
      <w:r w:rsidR="00D53CB3">
        <w:rPr>
          <w:rFonts w:ascii="Times New Roman" w:eastAsia="Times New Roman" w:hAnsi="Times New Roman" w:cs="David" w:hint="cs"/>
          <w:bCs/>
          <w:sz w:val="20"/>
          <w:szCs w:val="24"/>
          <w:u w:val="single"/>
          <w:rtl/>
          <w:lang w:eastAsia="he-IL"/>
        </w:rPr>
        <w:t>"</w:t>
      </w:r>
      <w:r w:rsidRPr="0045396B">
        <w:rPr>
          <w:rFonts w:ascii="Times New Roman" w:eastAsia="Times New Roman" w:hAnsi="Times New Roman" w:cs="David"/>
          <w:bCs/>
          <w:sz w:val="20"/>
          <w:szCs w:val="24"/>
          <w:u w:val="single"/>
          <w:rtl/>
          <w:lang w:eastAsia="he-IL"/>
        </w:rPr>
        <w:t>ג'</w:t>
      </w:r>
      <w:r w:rsidR="00D53CB3">
        <w:rPr>
          <w:rFonts w:ascii="Times New Roman" w:eastAsia="Times New Roman" w:hAnsi="Times New Roman" w:cs="David" w:hint="cs"/>
          <w:bCs/>
          <w:sz w:val="20"/>
          <w:szCs w:val="24"/>
          <w:u w:val="single"/>
          <w:rtl/>
          <w:lang w:eastAsia="he-IL"/>
        </w:rPr>
        <w:t>'</w:t>
      </w:r>
    </w:p>
    <w:p w14:paraId="38760724"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2FCB40A"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45396B">
        <w:rPr>
          <w:rFonts w:ascii="Times New Roman" w:eastAsia="Times New Roman" w:hAnsi="Times New Roman" w:cs="David"/>
          <w:bCs/>
          <w:sz w:val="20"/>
          <w:szCs w:val="24"/>
          <w:u w:val="single"/>
          <w:rtl/>
          <w:lang w:eastAsia="he-IL"/>
        </w:rPr>
        <w:t>לוח זמנים ושלבי עבודה</w:t>
      </w:r>
    </w:p>
    <w:p w14:paraId="5393B3CE"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465CD4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08249FC"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115D0CC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9C126E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41FD8318"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9B0523"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720EC4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14399A"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53F2A76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F0E02AD"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78966E9"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sz w:val="20"/>
          <w:szCs w:val="24"/>
          <w:u w:val="single"/>
          <w:rtl/>
          <w:lang w:eastAsia="he-IL"/>
        </w:rPr>
        <w:br w:type="page"/>
      </w: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ד'</w:t>
      </w:r>
      <w:r w:rsidR="00D53CB3">
        <w:rPr>
          <w:rFonts w:ascii="Times New Roman" w:eastAsia="Times New Roman" w:hAnsi="Times New Roman" w:cs="David" w:hint="cs"/>
          <w:bCs/>
          <w:sz w:val="24"/>
          <w:szCs w:val="24"/>
          <w:u w:val="single"/>
          <w:rtl/>
          <w:lang w:eastAsia="he-IL"/>
        </w:rPr>
        <w:t>'</w:t>
      </w:r>
    </w:p>
    <w:p w14:paraId="6D3DDE18"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7E3CD2"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שכר המתכנן</w:t>
      </w:r>
    </w:p>
    <w:p w14:paraId="7AF03919" w14:textId="77777777" w:rsidR="0045396B" w:rsidRPr="0045396B" w:rsidRDefault="0045396B" w:rsidP="004539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CCB7B2D"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תמורת בצוע מלוא שרותי המתכנן, כמפורט בנספח ב'</w:t>
      </w:r>
      <w:r w:rsidRPr="0045396B">
        <w:rPr>
          <w:rFonts w:ascii="Times New Roman" w:eastAsia="Times New Roman" w:hAnsi="Times New Roman" w:cs="David" w:hint="cs"/>
          <w:sz w:val="20"/>
          <w:szCs w:val="24"/>
          <w:rtl/>
          <w:lang w:eastAsia="he-IL"/>
        </w:rPr>
        <w:t xml:space="preserve"> ובנספח ח'</w:t>
      </w:r>
      <w:r w:rsidRPr="0045396B">
        <w:rPr>
          <w:rFonts w:ascii="Times New Roman" w:eastAsia="Times New Roman" w:hAnsi="Times New Roman" w:cs="David"/>
          <w:sz w:val="20"/>
          <w:szCs w:val="24"/>
          <w:rtl/>
          <w:lang w:eastAsia="he-IL"/>
        </w:rPr>
        <w:t>, ישלם המזמין למתכנן את שכר המתכנן בשעורים ובמועדים כדלקמן:</w:t>
      </w:r>
    </w:p>
    <w:p w14:paraId="55415A5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4734AD14" w14:textId="17806E2A"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del w:id="35" w:author="Meryl Etman [2]" w:date="2022-04-04T15:13:00Z">
        <w:r w:rsidRPr="0045396B" w:rsidDel="006841DB">
          <w:rPr>
            <w:rFonts w:ascii="Times New Roman" w:eastAsia="Times New Roman" w:hAnsi="Times New Roman" w:cs="David" w:hint="cs"/>
            <w:b/>
            <w:bCs/>
            <w:sz w:val="20"/>
            <w:szCs w:val="24"/>
            <w:rtl/>
            <w:lang w:eastAsia="he-IL"/>
          </w:rPr>
          <w:delText>_____________</w:delText>
        </w:r>
        <w:r w:rsidRPr="0045396B" w:rsidDel="006841DB">
          <w:rPr>
            <w:rFonts w:ascii="Times New Roman" w:eastAsia="Times New Roman" w:hAnsi="Times New Roman" w:cs="David" w:hint="cs"/>
            <w:sz w:val="20"/>
            <w:szCs w:val="24"/>
            <w:rtl/>
            <w:lang w:eastAsia="he-IL"/>
          </w:rPr>
          <w:delText>(</w:delText>
        </w:r>
      </w:del>
      <w:ins w:id="36" w:author="Meryl Etman [2]" w:date="2022-04-04T15:13:00Z">
        <w:r w:rsidR="006841DB">
          <w:rPr>
            <w:rFonts w:ascii="Times New Roman" w:eastAsia="Times New Roman" w:hAnsi="Times New Roman" w:cs="David" w:hint="cs"/>
            <w:b/>
            <w:bCs/>
            <w:sz w:val="20"/>
            <w:szCs w:val="24"/>
            <w:rtl/>
            <w:lang w:eastAsia="he-IL"/>
          </w:rPr>
          <w:t xml:space="preserve">18,000 ₪ </w:t>
        </w:r>
        <w:r w:rsidR="006841DB" w:rsidRPr="0045396B">
          <w:rPr>
            <w:rFonts w:ascii="Times New Roman" w:eastAsia="Times New Roman" w:hAnsi="Times New Roman" w:cs="David" w:hint="cs"/>
            <w:sz w:val="20"/>
            <w:szCs w:val="24"/>
            <w:rtl/>
            <w:lang w:eastAsia="he-IL"/>
          </w:rPr>
          <w:t>(</w:t>
        </w:r>
      </w:ins>
      <w:r w:rsidRPr="0045396B">
        <w:rPr>
          <w:rFonts w:ascii="Times New Roman" w:eastAsia="Times New Roman" w:hAnsi="Times New Roman" w:cs="David" w:hint="cs"/>
          <w:sz w:val="20"/>
          <w:szCs w:val="24"/>
          <w:rtl/>
          <w:lang w:eastAsia="he-IL"/>
        </w:rPr>
        <w:t xml:space="preserve">במילים: </w:t>
      </w:r>
      <w:del w:id="37" w:author="Meryl Etman [2]" w:date="2022-04-04T15:13:00Z">
        <w:r w:rsidRPr="0045396B" w:rsidDel="006841DB">
          <w:rPr>
            <w:rFonts w:ascii="Times New Roman" w:eastAsia="Times New Roman" w:hAnsi="Times New Roman" w:cs="David" w:hint="cs"/>
            <w:sz w:val="20"/>
            <w:szCs w:val="24"/>
            <w:rtl/>
            <w:lang w:eastAsia="he-IL"/>
          </w:rPr>
          <w:delText xml:space="preserve">___________ </w:delText>
        </w:r>
      </w:del>
      <w:ins w:id="38" w:author="Meryl Etman [2]" w:date="2022-04-04T15:13:00Z">
        <w:r w:rsidR="006841DB">
          <w:rPr>
            <w:rFonts w:ascii="Times New Roman" w:eastAsia="Times New Roman" w:hAnsi="Times New Roman" w:cs="David" w:hint="cs"/>
            <w:sz w:val="20"/>
            <w:szCs w:val="24"/>
            <w:rtl/>
            <w:lang w:eastAsia="he-IL"/>
          </w:rPr>
          <w:t xml:space="preserve">שמונה עשר אלף </w:t>
        </w:r>
        <w:r w:rsidR="006841DB"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לתכנון לוב</w:t>
      </w:r>
      <w:del w:id="39" w:author="Meryl Etman [2]" w:date="2022-05-16T14:30:00Z">
        <w:r w:rsidRPr="0045396B" w:rsidDel="005E15CF">
          <w:rPr>
            <w:rFonts w:ascii="Times New Roman" w:eastAsia="Times New Roman" w:hAnsi="Times New Roman" w:cs="David" w:hint="cs"/>
            <w:sz w:val="20"/>
            <w:szCs w:val="24"/>
            <w:rtl/>
            <w:lang w:eastAsia="he-IL"/>
          </w:rPr>
          <w:delText>א</w:delText>
        </w:r>
      </w:del>
      <w:r w:rsidRPr="0045396B">
        <w:rPr>
          <w:rFonts w:ascii="Times New Roman" w:eastAsia="Times New Roman" w:hAnsi="Times New Roman" w:cs="David" w:hint="cs"/>
          <w:sz w:val="20"/>
          <w:szCs w:val="24"/>
          <w:rtl/>
          <w:lang w:eastAsia="he-IL"/>
        </w:rPr>
        <w:t>י</w:t>
      </w:r>
      <w:ins w:id="40" w:author="Meryl Etman [2]" w:date="2022-04-04T15:13:00Z">
        <w:r w:rsidR="006841DB">
          <w:rPr>
            <w:rFonts w:ascii="Times New Roman" w:eastAsia="Times New Roman" w:hAnsi="Times New Roman" w:cs="David" w:hint="cs"/>
            <w:sz w:val="20"/>
            <w:szCs w:val="24"/>
            <w:rtl/>
            <w:lang w:eastAsia="he-IL"/>
          </w:rPr>
          <w:t xml:space="preserve"> מגורים</w:t>
        </w:r>
      </w:ins>
      <w:del w:id="41" w:author="Meryl Etman [2]" w:date="2022-04-04T15:13:00Z">
        <w:r w:rsidRPr="0045396B" w:rsidDel="006841DB">
          <w:rPr>
            <w:rFonts w:ascii="Times New Roman" w:eastAsia="Times New Roman" w:hAnsi="Times New Roman" w:cs="David" w:hint="cs"/>
            <w:sz w:val="20"/>
            <w:szCs w:val="24"/>
            <w:rtl/>
            <w:lang w:eastAsia="he-IL"/>
          </w:rPr>
          <w:delText>ם</w:delText>
        </w:r>
      </w:del>
      <w:r w:rsidRPr="0045396B">
        <w:rPr>
          <w:rFonts w:ascii="Times New Roman" w:eastAsia="Times New Roman" w:hAnsi="Times New Roman" w:cs="David" w:hint="cs"/>
          <w:sz w:val="20"/>
          <w:szCs w:val="24"/>
          <w:rtl/>
          <w:lang w:eastAsia="he-IL"/>
        </w:rPr>
        <w:t xml:space="preserve"> ראשי</w:t>
      </w:r>
      <w:del w:id="42" w:author="Meryl Etman [2]" w:date="2022-04-04T15:13:00Z">
        <w:r w:rsidRPr="0045396B" w:rsidDel="006841DB">
          <w:rPr>
            <w:rFonts w:ascii="Times New Roman" w:eastAsia="Times New Roman" w:hAnsi="Times New Roman" w:cs="David" w:hint="cs"/>
            <w:sz w:val="20"/>
            <w:szCs w:val="24"/>
            <w:rtl/>
            <w:lang w:eastAsia="he-IL"/>
          </w:rPr>
          <w:delText>ים</w:delText>
        </w:r>
      </w:del>
      <w:r w:rsidRPr="0045396B">
        <w:rPr>
          <w:rFonts w:ascii="Times New Roman" w:eastAsia="Times New Roman" w:hAnsi="Times New Roman" w:cs="David" w:hint="cs"/>
          <w:sz w:val="20"/>
          <w:szCs w:val="24"/>
          <w:rtl/>
          <w:lang w:eastAsia="he-IL"/>
        </w:rPr>
        <w:t xml:space="preserve"> </w:t>
      </w:r>
      <w:del w:id="43" w:author="Meryl Etman [2]" w:date="2022-04-04T15:13:00Z">
        <w:r w:rsidRPr="0045396B" w:rsidDel="00225060">
          <w:rPr>
            <w:rFonts w:ascii="Times New Roman" w:eastAsia="Times New Roman" w:hAnsi="Times New Roman" w:cs="David" w:hint="cs"/>
            <w:sz w:val="20"/>
            <w:szCs w:val="24"/>
            <w:rtl/>
            <w:lang w:eastAsia="he-IL"/>
          </w:rPr>
          <w:delText>כפולים וכל השטחים הציבוריים בקומה.*</w:delText>
        </w:r>
      </w:del>
      <w:ins w:id="44" w:author="Meryl Etman [2]" w:date="2022-04-04T15:13:00Z">
        <w:r w:rsidR="00225060">
          <w:rPr>
            <w:rFonts w:ascii="Times New Roman" w:eastAsia="Times New Roman" w:hAnsi="Times New Roman" w:cs="David" w:hint="cs"/>
            <w:sz w:val="20"/>
            <w:szCs w:val="24"/>
            <w:rtl/>
            <w:lang w:eastAsia="he-IL"/>
          </w:rPr>
          <w:t>בקומת הקרקע.</w:t>
        </w:r>
      </w:ins>
    </w:p>
    <w:p w14:paraId="4AE0A571" w14:textId="4FA379A5" w:rsidR="0045396B" w:rsidRPr="0045396B" w:rsidRDefault="0045396B" w:rsidP="0045396B">
      <w:pPr>
        <w:widowControl w:val="0"/>
        <w:numPr>
          <w:ilvl w:val="0"/>
          <w:numId w:val="40"/>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סכום קבוע ומוחלט של </w:t>
      </w:r>
      <w:ins w:id="45" w:author="Meryl Etman [2]" w:date="2022-04-04T15:45:00Z">
        <w:r w:rsidR="003A45CA" w:rsidRPr="003A45CA">
          <w:rPr>
            <w:rFonts w:ascii="Times New Roman" w:eastAsia="Times New Roman" w:hAnsi="Times New Roman" w:cs="David"/>
            <w:b/>
            <w:bCs/>
            <w:sz w:val="20"/>
            <w:szCs w:val="24"/>
            <w:rtl/>
            <w:lang w:eastAsia="he-IL"/>
            <w:rPrChange w:id="46" w:author="Meryl Etman [2]" w:date="2022-04-04T15:46:00Z">
              <w:rPr>
                <w:rFonts w:ascii="Times New Roman" w:eastAsia="Times New Roman" w:hAnsi="Times New Roman" w:cs="David"/>
                <w:sz w:val="20"/>
                <w:szCs w:val="24"/>
                <w:rtl/>
                <w:lang w:eastAsia="he-IL"/>
              </w:rPr>
            </w:rPrChange>
          </w:rPr>
          <w:t xml:space="preserve">2,000 </w:t>
        </w:r>
        <w:r w:rsidR="003A45CA" w:rsidRPr="003A45CA">
          <w:rPr>
            <w:rFonts w:ascii="Times New Roman" w:eastAsia="Times New Roman" w:hAnsi="Times New Roman" w:cs="David" w:hint="eastAsia"/>
            <w:b/>
            <w:bCs/>
            <w:sz w:val="20"/>
            <w:szCs w:val="24"/>
            <w:rtl/>
            <w:lang w:eastAsia="he-IL"/>
            <w:rPrChange w:id="47" w:author="Meryl Etman [2]" w:date="2022-04-04T15:46:00Z">
              <w:rPr>
                <w:rFonts w:ascii="Times New Roman" w:eastAsia="Times New Roman" w:hAnsi="Times New Roman" w:cs="David" w:hint="eastAsia"/>
                <w:sz w:val="20"/>
                <w:szCs w:val="24"/>
                <w:rtl/>
                <w:lang w:eastAsia="he-IL"/>
              </w:rPr>
            </w:rPrChange>
          </w:rPr>
          <w:t>ש</w:t>
        </w:r>
        <w:r w:rsidR="003A45CA" w:rsidRPr="003A45CA">
          <w:rPr>
            <w:rFonts w:ascii="Times New Roman" w:eastAsia="Times New Roman" w:hAnsi="Times New Roman" w:cs="David"/>
            <w:b/>
            <w:bCs/>
            <w:sz w:val="20"/>
            <w:szCs w:val="24"/>
            <w:rtl/>
            <w:lang w:eastAsia="he-IL"/>
            <w:rPrChange w:id="48" w:author="Meryl Etman [2]" w:date="2022-04-04T15:46:00Z">
              <w:rPr>
                <w:rFonts w:ascii="Times New Roman" w:eastAsia="Times New Roman" w:hAnsi="Times New Roman" w:cs="David"/>
                <w:sz w:val="20"/>
                <w:szCs w:val="24"/>
                <w:rtl/>
                <w:lang w:eastAsia="he-IL"/>
              </w:rPr>
            </w:rPrChange>
          </w:rPr>
          <w:t>"ח</w:t>
        </w:r>
        <w:r w:rsidR="003A45CA" w:rsidRPr="0045396B" w:rsidDel="003A45CA">
          <w:rPr>
            <w:rFonts w:ascii="Times New Roman" w:eastAsia="Times New Roman" w:hAnsi="Times New Roman" w:cs="David" w:hint="cs"/>
            <w:b/>
            <w:bCs/>
            <w:sz w:val="20"/>
            <w:szCs w:val="24"/>
            <w:rtl/>
            <w:lang w:eastAsia="he-IL"/>
          </w:rPr>
          <w:t xml:space="preserve"> </w:t>
        </w:r>
      </w:ins>
      <w:del w:id="49" w:author="Meryl Etman [2]" w:date="2022-04-04T15:45:00Z">
        <w:r w:rsidRPr="0045396B" w:rsidDel="003A45CA">
          <w:rPr>
            <w:rFonts w:ascii="Times New Roman" w:eastAsia="Times New Roman" w:hAnsi="Times New Roman" w:cs="David" w:hint="cs"/>
            <w:b/>
            <w:bCs/>
            <w:sz w:val="20"/>
            <w:szCs w:val="24"/>
            <w:rtl/>
            <w:lang w:eastAsia="he-IL"/>
          </w:rPr>
          <w:delText>____________</w:delText>
        </w:r>
      </w:del>
      <w:r w:rsidRPr="0045396B">
        <w:rPr>
          <w:rFonts w:ascii="Times New Roman" w:eastAsia="Times New Roman" w:hAnsi="Times New Roman" w:cs="David" w:hint="cs"/>
          <w:sz w:val="20"/>
          <w:szCs w:val="24"/>
          <w:rtl/>
          <w:lang w:eastAsia="he-IL"/>
        </w:rPr>
        <w:t xml:space="preserve">(במילים: </w:t>
      </w:r>
      <w:del w:id="50" w:author="Meryl Etman [2]" w:date="2022-04-04T15:46:00Z">
        <w:r w:rsidRPr="0045396B" w:rsidDel="003A45CA">
          <w:rPr>
            <w:rFonts w:ascii="Times New Roman" w:eastAsia="Times New Roman" w:hAnsi="Times New Roman" w:cs="David" w:hint="cs"/>
            <w:sz w:val="20"/>
            <w:szCs w:val="24"/>
            <w:rtl/>
            <w:lang w:eastAsia="he-IL"/>
          </w:rPr>
          <w:delText xml:space="preserve">_________ </w:delText>
        </w:r>
      </w:del>
      <w:ins w:id="51" w:author="Meryl Etman [2]" w:date="2022-04-04T15:46:00Z">
        <w:r w:rsidR="003A45CA">
          <w:rPr>
            <w:rFonts w:ascii="Times New Roman" w:eastAsia="Times New Roman" w:hAnsi="Times New Roman" w:cs="David" w:hint="cs"/>
            <w:sz w:val="20"/>
            <w:szCs w:val="24"/>
            <w:rtl/>
            <w:lang w:eastAsia="he-IL"/>
          </w:rPr>
          <w:t>אלפיים</w:t>
        </w:r>
        <w:r w:rsidR="003A45CA"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לתכנון לובאים קומתיים</w:t>
      </w:r>
      <w:ins w:id="52" w:author="Meryl Etman [2]" w:date="2022-05-16T14:31:00Z">
        <w:r w:rsidR="005E15CF">
          <w:rPr>
            <w:rFonts w:ascii="Times New Roman" w:eastAsia="Times New Roman" w:hAnsi="Times New Roman" w:cs="David" w:hint="cs"/>
            <w:sz w:val="20"/>
            <w:szCs w:val="24"/>
            <w:rtl/>
            <w:lang w:eastAsia="he-IL"/>
          </w:rPr>
          <w:t xml:space="preserve"> בקומות המגורים</w:t>
        </w:r>
      </w:ins>
      <w:r w:rsidRPr="0045396B">
        <w:rPr>
          <w:rFonts w:ascii="Times New Roman" w:eastAsia="Times New Roman" w:hAnsi="Times New Roman" w:cs="David" w:hint="cs"/>
          <w:sz w:val="20"/>
          <w:szCs w:val="24"/>
          <w:rtl/>
          <w:lang w:eastAsia="he-IL"/>
        </w:rPr>
        <w:t>*</w:t>
      </w:r>
    </w:p>
    <w:p w14:paraId="2737BD57" w14:textId="43763046" w:rsidR="0045396B" w:rsidRDefault="0045396B" w:rsidP="0045396B">
      <w:pPr>
        <w:widowControl w:val="0"/>
        <w:numPr>
          <w:ilvl w:val="0"/>
          <w:numId w:val="40"/>
        </w:numPr>
        <w:spacing w:before="0" w:beforeAutospacing="0" w:after="0" w:afterAutospacing="0" w:line="240" w:lineRule="auto"/>
        <w:jc w:val="both"/>
        <w:rPr>
          <w:ins w:id="53" w:author="Meryl Etman [2]" w:date="2022-04-04T15:49:00Z"/>
          <w:rFonts w:ascii="Times New Roman" w:eastAsia="Times New Roman" w:hAnsi="Times New Roman" w:cs="David"/>
          <w:sz w:val="20"/>
          <w:szCs w:val="24"/>
          <w:lang w:eastAsia="he-IL"/>
        </w:rPr>
      </w:pPr>
      <w:r w:rsidRPr="0045396B">
        <w:rPr>
          <w:rFonts w:ascii="Times New Roman" w:eastAsia="Times New Roman" w:hAnsi="Times New Roman" w:cs="David" w:hint="cs"/>
          <w:sz w:val="20"/>
          <w:szCs w:val="24"/>
          <w:rtl/>
          <w:lang w:eastAsia="he-IL"/>
        </w:rPr>
        <w:t xml:space="preserve">סכום קבוע ומוחלט של </w:t>
      </w:r>
      <w:del w:id="54" w:author="Meryl Etman [2]" w:date="2022-04-04T15:47:00Z">
        <w:r w:rsidRPr="0045396B" w:rsidDel="003A45CA">
          <w:rPr>
            <w:rFonts w:ascii="Times New Roman" w:eastAsia="Times New Roman" w:hAnsi="Times New Roman" w:cs="David" w:hint="cs"/>
            <w:b/>
            <w:bCs/>
            <w:sz w:val="20"/>
            <w:szCs w:val="24"/>
            <w:rtl/>
            <w:lang w:eastAsia="he-IL"/>
          </w:rPr>
          <w:delText>_________</w:delText>
        </w:r>
        <w:r w:rsidRPr="0045396B" w:rsidDel="003A45CA">
          <w:rPr>
            <w:rFonts w:ascii="Times New Roman" w:eastAsia="Times New Roman" w:hAnsi="Times New Roman" w:cs="David" w:hint="cs"/>
            <w:sz w:val="20"/>
            <w:szCs w:val="24"/>
            <w:rtl/>
            <w:lang w:eastAsia="he-IL"/>
          </w:rPr>
          <w:delText xml:space="preserve">₪ </w:delText>
        </w:r>
      </w:del>
      <w:ins w:id="55" w:author="Meryl Etman [2]" w:date="2022-04-04T15:47:00Z">
        <w:r w:rsidR="003A45CA">
          <w:rPr>
            <w:rFonts w:ascii="Times New Roman" w:eastAsia="Times New Roman" w:hAnsi="Times New Roman" w:cs="David" w:hint="cs"/>
            <w:b/>
            <w:bCs/>
            <w:sz w:val="20"/>
            <w:szCs w:val="24"/>
            <w:rtl/>
            <w:lang w:eastAsia="he-IL"/>
          </w:rPr>
          <w:t xml:space="preserve">18,000 </w:t>
        </w:r>
        <w:r w:rsidR="003A45CA"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xml:space="preserve">(במילים: </w:t>
      </w:r>
      <w:del w:id="56" w:author="Meryl Etman [2]" w:date="2022-04-04T15:48:00Z">
        <w:r w:rsidRPr="0045396B" w:rsidDel="003A45CA">
          <w:rPr>
            <w:rFonts w:ascii="Times New Roman" w:eastAsia="Times New Roman" w:hAnsi="Times New Roman" w:cs="David" w:hint="cs"/>
            <w:sz w:val="20"/>
            <w:szCs w:val="24"/>
            <w:rtl/>
            <w:lang w:eastAsia="he-IL"/>
          </w:rPr>
          <w:delText xml:space="preserve">_______ </w:delText>
        </w:r>
      </w:del>
      <w:ins w:id="57" w:author="Meryl Etman [2]" w:date="2022-04-04T15:48:00Z">
        <w:r w:rsidR="003A45CA">
          <w:rPr>
            <w:rFonts w:ascii="Times New Roman" w:eastAsia="Times New Roman" w:hAnsi="Times New Roman" w:cs="David" w:hint="cs"/>
            <w:sz w:val="20"/>
            <w:szCs w:val="24"/>
            <w:rtl/>
            <w:lang w:eastAsia="he-IL"/>
          </w:rPr>
          <w:t>שמונה עשר אלף</w:t>
        </w:r>
        <w:r w:rsidR="003A45CA" w:rsidRPr="0045396B">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hint="cs"/>
          <w:sz w:val="20"/>
          <w:szCs w:val="24"/>
          <w:rtl/>
          <w:lang w:eastAsia="he-IL"/>
        </w:rPr>
        <w:t>₪)  לתכנון לוב</w:t>
      </w:r>
      <w:del w:id="58" w:author="Meryl Etman [2]" w:date="2022-04-04T15:48:00Z">
        <w:r w:rsidRPr="0045396B" w:rsidDel="003A45CA">
          <w:rPr>
            <w:rFonts w:ascii="Times New Roman" w:eastAsia="Times New Roman" w:hAnsi="Times New Roman" w:cs="David" w:hint="cs"/>
            <w:sz w:val="20"/>
            <w:szCs w:val="24"/>
            <w:rtl/>
            <w:lang w:eastAsia="he-IL"/>
          </w:rPr>
          <w:delText>א</w:delText>
        </w:r>
      </w:del>
      <w:ins w:id="59" w:author="Meryl Etman [2]" w:date="2022-04-04T15:48:00Z">
        <w:r w:rsidR="003A45CA">
          <w:rPr>
            <w:rFonts w:ascii="Times New Roman" w:eastAsia="Times New Roman" w:hAnsi="Times New Roman" w:cs="David" w:hint="cs"/>
            <w:sz w:val="20"/>
            <w:szCs w:val="24"/>
            <w:rtl/>
            <w:lang w:eastAsia="he-IL"/>
          </w:rPr>
          <w:t>י</w:t>
        </w:r>
      </w:ins>
      <w:del w:id="60" w:author="Meryl Etman [2]" w:date="2022-04-04T15:48:00Z">
        <w:r w:rsidRPr="0045396B" w:rsidDel="003A45CA">
          <w:rPr>
            <w:rFonts w:ascii="Times New Roman" w:eastAsia="Times New Roman" w:hAnsi="Times New Roman" w:cs="David" w:hint="cs"/>
            <w:sz w:val="20"/>
            <w:szCs w:val="24"/>
            <w:rtl/>
            <w:lang w:eastAsia="he-IL"/>
          </w:rPr>
          <w:delText>ים</w:delText>
        </w:r>
      </w:del>
      <w:r w:rsidRPr="0045396B">
        <w:rPr>
          <w:rFonts w:ascii="Times New Roman" w:eastAsia="Times New Roman" w:hAnsi="Times New Roman" w:cs="David" w:hint="cs"/>
          <w:sz w:val="20"/>
          <w:szCs w:val="24"/>
          <w:rtl/>
          <w:lang w:eastAsia="he-IL"/>
        </w:rPr>
        <w:t xml:space="preserve"> </w:t>
      </w:r>
      <w:del w:id="61" w:author="Meryl Etman [2]" w:date="2022-04-04T15:48:00Z">
        <w:r w:rsidRPr="0045396B" w:rsidDel="003A45CA">
          <w:rPr>
            <w:rFonts w:ascii="Times New Roman" w:eastAsia="Times New Roman" w:hAnsi="Times New Roman" w:cs="David" w:hint="cs"/>
            <w:sz w:val="20"/>
            <w:szCs w:val="24"/>
            <w:rtl/>
            <w:lang w:eastAsia="he-IL"/>
          </w:rPr>
          <w:delText>שונים (ק' פנטהוז, ק' חניה)</w:delText>
        </w:r>
      </w:del>
      <w:ins w:id="62" w:author="Meryl Etman [2]" w:date="2022-04-04T15:48:00Z">
        <w:r w:rsidR="003A45CA">
          <w:rPr>
            <w:rFonts w:ascii="Times New Roman" w:eastAsia="Times New Roman" w:hAnsi="Times New Roman" w:cs="David" w:hint="cs"/>
            <w:sz w:val="20"/>
            <w:szCs w:val="24"/>
            <w:rtl/>
            <w:lang w:eastAsia="he-IL"/>
          </w:rPr>
          <w:t>כניסה ראשי לתעסוקה בקומת הקרקע</w:t>
        </w:r>
      </w:ins>
      <w:del w:id="63" w:author="Meryl Etman [2]" w:date="2022-04-04T15:49:00Z">
        <w:r w:rsidRPr="0045396B" w:rsidDel="003A45CA">
          <w:rPr>
            <w:rFonts w:ascii="Times New Roman" w:eastAsia="Times New Roman" w:hAnsi="Times New Roman" w:cs="David" w:hint="cs"/>
            <w:sz w:val="20"/>
            <w:szCs w:val="24"/>
            <w:rtl/>
            <w:lang w:eastAsia="he-IL"/>
          </w:rPr>
          <w:delText>*</w:delText>
        </w:r>
      </w:del>
    </w:p>
    <w:p w14:paraId="2826C2ED" w14:textId="443B8974" w:rsidR="003A45CA" w:rsidRDefault="003A45CA" w:rsidP="0045396B">
      <w:pPr>
        <w:widowControl w:val="0"/>
        <w:numPr>
          <w:ilvl w:val="0"/>
          <w:numId w:val="40"/>
        </w:numPr>
        <w:spacing w:before="0" w:beforeAutospacing="0" w:after="0" w:afterAutospacing="0" w:line="240" w:lineRule="auto"/>
        <w:jc w:val="both"/>
        <w:rPr>
          <w:ins w:id="64" w:author="Meryl Etman [2]" w:date="2022-04-04T15:51:00Z"/>
          <w:rFonts w:ascii="Times New Roman" w:eastAsia="Times New Roman" w:hAnsi="Times New Roman" w:cs="David"/>
          <w:sz w:val="20"/>
          <w:szCs w:val="24"/>
          <w:lang w:eastAsia="he-IL"/>
        </w:rPr>
      </w:pPr>
      <w:ins w:id="65" w:author="Meryl Etman [2]" w:date="2022-04-04T15:49:00Z">
        <w:r w:rsidRPr="0045396B">
          <w:rPr>
            <w:rFonts w:ascii="Times New Roman" w:eastAsia="Times New Roman" w:hAnsi="Times New Roman" w:cs="David" w:hint="cs"/>
            <w:sz w:val="20"/>
            <w:szCs w:val="24"/>
            <w:rtl/>
            <w:lang w:eastAsia="he-IL"/>
          </w:rPr>
          <w:t xml:space="preserve">סכום קבוע ומוחלט של </w:t>
        </w:r>
      </w:ins>
      <w:ins w:id="66" w:author="Meryl Etman [2]" w:date="2022-04-04T15:50:00Z">
        <w:r>
          <w:rPr>
            <w:rFonts w:ascii="Times New Roman" w:eastAsia="Times New Roman" w:hAnsi="Times New Roman" w:cs="David" w:hint="cs"/>
            <w:b/>
            <w:bCs/>
            <w:sz w:val="20"/>
            <w:szCs w:val="24"/>
            <w:rtl/>
            <w:lang w:eastAsia="he-IL"/>
          </w:rPr>
          <w:t>4</w:t>
        </w:r>
      </w:ins>
      <w:ins w:id="67" w:author="Meryl Etman [2]" w:date="2022-04-04T15:49:00Z">
        <w:r>
          <w:rPr>
            <w:rFonts w:ascii="Times New Roman" w:eastAsia="Times New Roman" w:hAnsi="Times New Roman" w:cs="David" w:hint="cs"/>
            <w:b/>
            <w:bCs/>
            <w:sz w:val="20"/>
            <w:szCs w:val="24"/>
            <w:rtl/>
            <w:lang w:eastAsia="he-IL"/>
          </w:rPr>
          <w:t xml:space="preserve">,000 </w:t>
        </w:r>
        <w:r w:rsidRPr="0045396B">
          <w:rPr>
            <w:rFonts w:ascii="Times New Roman" w:eastAsia="Times New Roman" w:hAnsi="Times New Roman" w:cs="David" w:hint="cs"/>
            <w:sz w:val="20"/>
            <w:szCs w:val="24"/>
            <w:rtl/>
            <w:lang w:eastAsia="he-IL"/>
          </w:rPr>
          <w:t xml:space="preserve">₪ (במילים: </w:t>
        </w:r>
      </w:ins>
      <w:ins w:id="68" w:author="Meryl Etman [2]" w:date="2022-04-04T15:50:00Z">
        <w:r>
          <w:rPr>
            <w:rFonts w:ascii="Times New Roman" w:eastAsia="Times New Roman" w:hAnsi="Times New Roman" w:cs="David" w:hint="cs"/>
            <w:sz w:val="20"/>
            <w:szCs w:val="24"/>
            <w:rtl/>
            <w:lang w:eastAsia="he-IL"/>
          </w:rPr>
          <w:t>ארבעת אלפים</w:t>
        </w:r>
      </w:ins>
      <w:ins w:id="69" w:author="Meryl Etman [2]" w:date="2022-04-04T15:49:00Z">
        <w:r w:rsidRPr="0045396B">
          <w:rPr>
            <w:rFonts w:ascii="Times New Roman" w:eastAsia="Times New Roman" w:hAnsi="Times New Roman" w:cs="David" w:hint="cs"/>
            <w:sz w:val="20"/>
            <w:szCs w:val="24"/>
            <w:rtl/>
            <w:lang w:eastAsia="he-IL"/>
          </w:rPr>
          <w:t xml:space="preserve"> ₪)  לתכנון לוב</w:t>
        </w:r>
        <w:r>
          <w:rPr>
            <w:rFonts w:ascii="Times New Roman" w:eastAsia="Times New Roman" w:hAnsi="Times New Roman" w:cs="David" w:hint="cs"/>
            <w:sz w:val="20"/>
            <w:szCs w:val="24"/>
            <w:rtl/>
            <w:lang w:eastAsia="he-IL"/>
          </w:rPr>
          <w:t>י</w:t>
        </w:r>
        <w:r w:rsidRPr="0045396B">
          <w:rPr>
            <w:rFonts w:ascii="Times New Roman" w:eastAsia="Times New Roman" w:hAnsi="Times New Roman" w:cs="David" w:hint="cs"/>
            <w:sz w:val="20"/>
            <w:szCs w:val="24"/>
            <w:rtl/>
            <w:lang w:eastAsia="he-IL"/>
          </w:rPr>
          <w:t xml:space="preserve"> </w:t>
        </w:r>
      </w:ins>
      <w:ins w:id="70" w:author="Meryl Etman [2]" w:date="2022-04-04T15:50:00Z">
        <w:r>
          <w:rPr>
            <w:rFonts w:ascii="Times New Roman" w:eastAsia="Times New Roman" w:hAnsi="Times New Roman" w:cs="David" w:hint="cs"/>
            <w:sz w:val="20"/>
            <w:szCs w:val="24"/>
            <w:rtl/>
            <w:lang w:eastAsia="he-IL"/>
          </w:rPr>
          <w:t>קומתי</w:t>
        </w:r>
      </w:ins>
      <w:ins w:id="71" w:author="Meryl Etman [2]" w:date="2022-04-04T15:49:00Z">
        <w:r>
          <w:rPr>
            <w:rFonts w:ascii="Times New Roman" w:eastAsia="Times New Roman" w:hAnsi="Times New Roman" w:cs="David" w:hint="cs"/>
            <w:sz w:val="20"/>
            <w:szCs w:val="24"/>
            <w:rtl/>
            <w:lang w:eastAsia="he-IL"/>
          </w:rPr>
          <w:t xml:space="preserve"> לתעסוקה בקומ</w:t>
        </w:r>
      </w:ins>
      <w:ins w:id="72" w:author="Meryl Etman [2]" w:date="2022-04-04T15:50:00Z">
        <w:r>
          <w:rPr>
            <w:rFonts w:ascii="Times New Roman" w:eastAsia="Times New Roman" w:hAnsi="Times New Roman" w:cs="David" w:hint="cs"/>
            <w:sz w:val="20"/>
            <w:szCs w:val="24"/>
            <w:rtl/>
            <w:lang w:eastAsia="he-IL"/>
          </w:rPr>
          <w:t>ה הראשונה.</w:t>
        </w:r>
      </w:ins>
    </w:p>
    <w:p w14:paraId="2D0D85CE" w14:textId="7B13F4C9" w:rsidR="00EF2670" w:rsidRPr="0045396B" w:rsidRDefault="00EF2670" w:rsidP="00EF2670">
      <w:pPr>
        <w:widowControl w:val="0"/>
        <w:numPr>
          <w:ilvl w:val="0"/>
          <w:numId w:val="40"/>
        </w:numPr>
        <w:spacing w:before="0" w:beforeAutospacing="0" w:after="0" w:afterAutospacing="0" w:line="240" w:lineRule="auto"/>
        <w:jc w:val="both"/>
        <w:rPr>
          <w:ins w:id="73" w:author="Meryl Etman [2]" w:date="2022-04-04T15:51:00Z"/>
          <w:rFonts w:ascii="Times New Roman" w:eastAsia="Times New Roman" w:hAnsi="Times New Roman" w:cs="David"/>
          <w:sz w:val="20"/>
          <w:szCs w:val="24"/>
          <w:rtl/>
          <w:lang w:eastAsia="he-IL"/>
        </w:rPr>
      </w:pPr>
      <w:ins w:id="74" w:author="Meryl Etman [2]" w:date="2022-04-04T15:51:00Z">
        <w:r w:rsidRPr="0045396B">
          <w:rPr>
            <w:rFonts w:ascii="Times New Roman" w:eastAsia="Times New Roman" w:hAnsi="Times New Roman" w:cs="David" w:hint="cs"/>
            <w:sz w:val="20"/>
            <w:szCs w:val="24"/>
            <w:rtl/>
            <w:lang w:eastAsia="he-IL"/>
          </w:rPr>
          <w:t xml:space="preserve">סכום קבוע ומוחלט של </w:t>
        </w:r>
        <w:r w:rsidRPr="00960A05">
          <w:rPr>
            <w:rFonts w:ascii="Times New Roman" w:eastAsia="Times New Roman" w:hAnsi="Times New Roman" w:cs="David" w:hint="cs"/>
            <w:b/>
            <w:bCs/>
            <w:sz w:val="20"/>
            <w:szCs w:val="24"/>
            <w:rtl/>
            <w:lang w:eastAsia="he-IL"/>
          </w:rPr>
          <w:t>2,000 ש"ח</w:t>
        </w:r>
        <w:r w:rsidRPr="0045396B" w:rsidDel="003A45CA">
          <w:rPr>
            <w:rFonts w:ascii="Times New Roman" w:eastAsia="Times New Roman" w:hAnsi="Times New Roman" w:cs="David" w:hint="cs"/>
            <w:b/>
            <w:bCs/>
            <w:sz w:val="20"/>
            <w:szCs w:val="24"/>
            <w:rtl/>
            <w:lang w:eastAsia="he-IL"/>
          </w:rPr>
          <w:t xml:space="preserve"> </w:t>
        </w:r>
        <w:r w:rsidRPr="0045396B">
          <w:rPr>
            <w:rFonts w:ascii="Times New Roman" w:eastAsia="Times New Roman" w:hAnsi="Times New Roman" w:cs="David" w:hint="cs"/>
            <w:sz w:val="20"/>
            <w:szCs w:val="24"/>
            <w:rtl/>
            <w:lang w:eastAsia="he-IL"/>
          </w:rPr>
          <w:t xml:space="preserve">(במילים: </w:t>
        </w:r>
        <w:r>
          <w:rPr>
            <w:rFonts w:ascii="Times New Roman" w:eastAsia="Times New Roman" w:hAnsi="Times New Roman" w:cs="David" w:hint="cs"/>
            <w:sz w:val="20"/>
            <w:szCs w:val="24"/>
            <w:rtl/>
            <w:lang w:eastAsia="he-IL"/>
          </w:rPr>
          <w:t>אלפיים</w:t>
        </w:r>
        <w:r w:rsidRPr="0045396B">
          <w:rPr>
            <w:rFonts w:ascii="Times New Roman" w:eastAsia="Times New Roman" w:hAnsi="Times New Roman" w:cs="David" w:hint="cs"/>
            <w:sz w:val="20"/>
            <w:szCs w:val="24"/>
            <w:rtl/>
            <w:lang w:eastAsia="he-IL"/>
          </w:rPr>
          <w:t xml:space="preserve"> ₪) לתכנון לובאי</w:t>
        </w:r>
      </w:ins>
      <w:ins w:id="75" w:author="Meryl Etman [2]" w:date="2022-04-04T15:57:00Z">
        <w:r w:rsidR="00843699">
          <w:rPr>
            <w:rFonts w:ascii="Times New Roman" w:eastAsia="Times New Roman" w:hAnsi="Times New Roman" w:cs="David" w:hint="cs"/>
            <w:sz w:val="20"/>
            <w:szCs w:val="24"/>
            <w:rtl/>
            <w:lang w:eastAsia="he-IL"/>
          </w:rPr>
          <w:t xml:space="preserve"> מעליות </w:t>
        </w:r>
      </w:ins>
      <w:ins w:id="76" w:author="Meryl Etman [2]" w:date="2022-04-04T15:59:00Z">
        <w:r w:rsidR="00843699">
          <w:rPr>
            <w:rFonts w:ascii="Times New Roman" w:eastAsia="Times New Roman" w:hAnsi="Times New Roman" w:cs="David" w:hint="cs"/>
            <w:sz w:val="20"/>
            <w:szCs w:val="24"/>
            <w:rtl/>
            <w:lang w:eastAsia="he-IL"/>
          </w:rPr>
          <w:t>למגורים ולתעסוקה בקומת מרתף תחתון ובקומת מרתף עליון.</w:t>
        </w:r>
      </w:ins>
      <w:ins w:id="77" w:author="Meryl Etman [2]" w:date="2022-04-04T15:51:00Z">
        <w:r w:rsidRPr="0045396B">
          <w:rPr>
            <w:rFonts w:ascii="Times New Roman" w:eastAsia="Times New Roman" w:hAnsi="Times New Roman" w:cs="David" w:hint="cs"/>
            <w:sz w:val="20"/>
            <w:szCs w:val="24"/>
            <w:rtl/>
            <w:lang w:eastAsia="he-IL"/>
          </w:rPr>
          <w:t>*</w:t>
        </w:r>
      </w:ins>
    </w:p>
    <w:p w14:paraId="3E5BDBB9" w14:textId="717F23B9" w:rsidR="005E15CF" w:rsidRPr="0045396B" w:rsidRDefault="005E15CF" w:rsidP="005E15CF">
      <w:pPr>
        <w:widowControl w:val="0"/>
        <w:numPr>
          <w:ilvl w:val="0"/>
          <w:numId w:val="40"/>
        </w:numPr>
        <w:spacing w:before="0" w:beforeAutospacing="0" w:after="0" w:afterAutospacing="0" w:line="240" w:lineRule="auto"/>
        <w:jc w:val="both"/>
        <w:rPr>
          <w:ins w:id="78" w:author="Meryl Etman [2]" w:date="2022-05-16T14:33:00Z"/>
          <w:rFonts w:ascii="Times New Roman" w:eastAsia="Times New Roman" w:hAnsi="Times New Roman" w:cs="David"/>
          <w:sz w:val="20"/>
          <w:szCs w:val="24"/>
          <w:rtl/>
          <w:lang w:eastAsia="he-IL"/>
        </w:rPr>
      </w:pPr>
      <w:ins w:id="79" w:author="Meryl Etman [2]" w:date="2022-05-16T14:33:00Z">
        <w:r w:rsidRPr="0045396B">
          <w:rPr>
            <w:rFonts w:ascii="Times New Roman" w:eastAsia="Times New Roman" w:hAnsi="Times New Roman" w:cs="David" w:hint="cs"/>
            <w:sz w:val="20"/>
            <w:szCs w:val="24"/>
            <w:rtl/>
            <w:lang w:eastAsia="he-IL"/>
          </w:rPr>
          <w:t xml:space="preserve">סכום קבוע ומוחלט של   </w:t>
        </w:r>
      </w:ins>
      <w:ins w:id="80" w:author="Meryl Etman [2]" w:date="2022-05-16T14:34:00Z">
        <w:r>
          <w:rPr>
            <w:rFonts w:ascii="Times New Roman" w:eastAsia="Times New Roman" w:hAnsi="Times New Roman" w:cs="David" w:hint="cs"/>
            <w:b/>
            <w:bCs/>
            <w:sz w:val="20"/>
            <w:szCs w:val="24"/>
            <w:rtl/>
            <w:lang w:eastAsia="he-IL"/>
          </w:rPr>
          <w:t>9</w:t>
        </w:r>
      </w:ins>
      <w:ins w:id="81" w:author="Meryl Etman [2]" w:date="2022-05-16T14:33:00Z">
        <w:r>
          <w:rPr>
            <w:rFonts w:ascii="Times New Roman" w:eastAsia="Times New Roman" w:hAnsi="Times New Roman" w:cs="David" w:hint="cs"/>
            <w:b/>
            <w:bCs/>
            <w:sz w:val="20"/>
            <w:szCs w:val="24"/>
            <w:rtl/>
            <w:lang w:eastAsia="he-IL"/>
          </w:rPr>
          <w:t xml:space="preserve">,000 ₪ </w:t>
        </w:r>
        <w:r w:rsidRPr="0045396B">
          <w:rPr>
            <w:rFonts w:ascii="Times New Roman" w:eastAsia="Times New Roman" w:hAnsi="Times New Roman" w:cs="David" w:hint="cs"/>
            <w:sz w:val="20"/>
            <w:szCs w:val="24"/>
            <w:rtl/>
            <w:lang w:eastAsia="he-IL"/>
          </w:rPr>
          <w:t xml:space="preserve">(במילים: </w:t>
        </w:r>
      </w:ins>
      <w:ins w:id="82" w:author="Meryl Etman [2]" w:date="2022-05-16T14:34:00Z">
        <w:r>
          <w:rPr>
            <w:rFonts w:ascii="Times New Roman" w:eastAsia="Times New Roman" w:hAnsi="Times New Roman" w:cs="David" w:hint="cs"/>
            <w:sz w:val="20"/>
            <w:szCs w:val="24"/>
            <w:rtl/>
            <w:lang w:eastAsia="he-IL"/>
          </w:rPr>
          <w:t>תשעת אלפים ש"ח</w:t>
        </w:r>
      </w:ins>
      <w:ins w:id="83" w:author="Meryl Etman [2]" w:date="2022-05-16T14:33:00Z">
        <w:r>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hint="cs"/>
            <w:sz w:val="20"/>
            <w:szCs w:val="24"/>
            <w:rtl/>
            <w:lang w:eastAsia="he-IL"/>
          </w:rPr>
          <w:t xml:space="preserve"> ₪) לתכנון </w:t>
        </w:r>
      </w:ins>
      <w:ins w:id="84" w:author="Meryl Etman [2]" w:date="2022-05-16T14:34:00Z">
        <w:r>
          <w:rPr>
            <w:rFonts w:ascii="Times New Roman" w:eastAsia="Times New Roman" w:hAnsi="Times New Roman" w:cs="David" w:hint="cs"/>
            <w:sz w:val="20"/>
            <w:szCs w:val="24"/>
            <w:rtl/>
            <w:lang w:eastAsia="he-IL"/>
          </w:rPr>
          <w:t>שירותים ציבוריים בשטח התעסוקה המשותף בקומה ראשונה</w:t>
        </w:r>
      </w:ins>
      <w:ins w:id="85" w:author="Meryl Etman [2]" w:date="2022-05-16T14:33:00Z">
        <w:r>
          <w:rPr>
            <w:rFonts w:ascii="Times New Roman" w:eastAsia="Times New Roman" w:hAnsi="Times New Roman" w:cs="David" w:hint="cs"/>
            <w:sz w:val="20"/>
            <w:szCs w:val="24"/>
            <w:rtl/>
            <w:lang w:eastAsia="he-IL"/>
          </w:rPr>
          <w:t>.</w:t>
        </w:r>
      </w:ins>
    </w:p>
    <w:p w14:paraId="358A714F" w14:textId="0BFF7FB1" w:rsidR="005E15CF" w:rsidRPr="0045396B" w:rsidRDefault="005E15CF" w:rsidP="005E15CF">
      <w:pPr>
        <w:widowControl w:val="0"/>
        <w:numPr>
          <w:ilvl w:val="0"/>
          <w:numId w:val="40"/>
        </w:numPr>
        <w:spacing w:before="0" w:beforeAutospacing="0" w:after="0" w:afterAutospacing="0" w:line="240" w:lineRule="auto"/>
        <w:jc w:val="both"/>
        <w:rPr>
          <w:ins w:id="86" w:author="Meryl Etman [2]" w:date="2022-05-16T14:35:00Z"/>
          <w:rFonts w:ascii="Times New Roman" w:eastAsia="Times New Roman" w:hAnsi="Times New Roman" w:cs="David"/>
          <w:sz w:val="20"/>
          <w:szCs w:val="24"/>
          <w:rtl/>
          <w:lang w:eastAsia="he-IL"/>
        </w:rPr>
      </w:pPr>
      <w:ins w:id="87" w:author="Meryl Etman [2]" w:date="2022-05-16T14:35:00Z">
        <w:r w:rsidRPr="0045396B">
          <w:rPr>
            <w:rFonts w:ascii="Times New Roman" w:eastAsia="Times New Roman" w:hAnsi="Times New Roman" w:cs="David" w:hint="cs"/>
            <w:sz w:val="20"/>
            <w:szCs w:val="24"/>
            <w:rtl/>
            <w:lang w:eastAsia="he-IL"/>
          </w:rPr>
          <w:t xml:space="preserve">סכום קבוע ומוחלט של   </w:t>
        </w:r>
        <w:r>
          <w:rPr>
            <w:rFonts w:ascii="Times New Roman" w:eastAsia="Times New Roman" w:hAnsi="Times New Roman" w:cs="David" w:hint="cs"/>
            <w:b/>
            <w:bCs/>
            <w:sz w:val="20"/>
            <w:szCs w:val="24"/>
            <w:rtl/>
            <w:lang w:eastAsia="he-IL"/>
          </w:rPr>
          <w:t xml:space="preserve">15,000 ₪ </w:t>
        </w:r>
        <w:r w:rsidRPr="0045396B">
          <w:rPr>
            <w:rFonts w:ascii="Times New Roman" w:eastAsia="Times New Roman" w:hAnsi="Times New Roman" w:cs="David" w:hint="cs"/>
            <w:sz w:val="20"/>
            <w:szCs w:val="24"/>
            <w:rtl/>
            <w:lang w:eastAsia="he-IL"/>
          </w:rPr>
          <w:t xml:space="preserve">(במילים: </w:t>
        </w:r>
        <w:r>
          <w:rPr>
            <w:rFonts w:ascii="Times New Roman" w:eastAsia="Times New Roman" w:hAnsi="Times New Roman" w:cs="David" w:hint="cs"/>
            <w:sz w:val="20"/>
            <w:szCs w:val="24"/>
            <w:rtl/>
            <w:lang w:eastAsia="he-IL"/>
          </w:rPr>
          <w:t xml:space="preserve">חמישה עשר אלף </w:t>
        </w:r>
        <w:r w:rsidRPr="0045396B">
          <w:rPr>
            <w:rFonts w:ascii="Times New Roman" w:eastAsia="Times New Roman" w:hAnsi="Times New Roman" w:cs="David" w:hint="cs"/>
            <w:sz w:val="20"/>
            <w:szCs w:val="24"/>
            <w:rtl/>
            <w:lang w:eastAsia="he-IL"/>
          </w:rPr>
          <w:t xml:space="preserve"> ₪) לתכנון </w:t>
        </w:r>
        <w:r>
          <w:rPr>
            <w:rFonts w:ascii="Times New Roman" w:eastAsia="Times New Roman" w:hAnsi="Times New Roman" w:cs="David" w:hint="cs"/>
            <w:sz w:val="20"/>
            <w:szCs w:val="24"/>
            <w:rtl/>
            <w:lang w:eastAsia="he-IL"/>
          </w:rPr>
          <w:t>מועדון דיירים</w:t>
        </w:r>
        <w:r w:rsidRPr="0045396B">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בקומת הקרקע כולל מטבחון ושירותים.</w:t>
        </w:r>
      </w:ins>
    </w:p>
    <w:p w14:paraId="3B14EE7A" w14:textId="77777777" w:rsidR="00EF2670" w:rsidRPr="0045396B" w:rsidDel="00B344C0" w:rsidRDefault="00EF2670">
      <w:pPr>
        <w:widowControl w:val="0"/>
        <w:spacing w:before="0" w:beforeAutospacing="0" w:after="0" w:afterAutospacing="0" w:line="240" w:lineRule="auto"/>
        <w:jc w:val="both"/>
        <w:rPr>
          <w:del w:id="88" w:author="Meryl Etman [2]" w:date="2022-05-16T14:35:00Z"/>
          <w:rFonts w:ascii="Times New Roman" w:eastAsia="Times New Roman" w:hAnsi="Times New Roman" w:cs="David"/>
          <w:sz w:val="20"/>
          <w:szCs w:val="24"/>
          <w:rtl/>
          <w:lang w:eastAsia="he-IL"/>
        </w:rPr>
        <w:pPrChange w:id="89" w:author="Meryl Etman [2]" w:date="2022-05-16T14:35:00Z">
          <w:pPr>
            <w:widowControl w:val="0"/>
            <w:numPr>
              <w:numId w:val="40"/>
            </w:numPr>
            <w:tabs>
              <w:tab w:val="num" w:pos="720"/>
            </w:tabs>
            <w:spacing w:before="0" w:beforeAutospacing="0" w:after="0" w:afterAutospacing="0" w:line="240" w:lineRule="auto"/>
            <w:ind w:left="720" w:hanging="360"/>
            <w:jc w:val="both"/>
          </w:pPr>
        </w:pPrChange>
      </w:pPr>
    </w:p>
    <w:p w14:paraId="20676B8E" w14:textId="31831B4C" w:rsidR="0045396B" w:rsidRPr="00B344C0" w:rsidDel="00EF2670" w:rsidRDefault="0045396B">
      <w:pPr>
        <w:widowControl w:val="0"/>
        <w:spacing w:before="0" w:beforeAutospacing="0" w:after="0" w:afterAutospacing="0" w:line="240" w:lineRule="auto"/>
        <w:jc w:val="both"/>
        <w:rPr>
          <w:del w:id="90" w:author="Meryl Etman [2]" w:date="2022-04-04T15:51:00Z"/>
          <w:rFonts w:ascii="Times New Roman" w:eastAsia="Times New Roman" w:hAnsi="Times New Roman" w:cs="David"/>
          <w:sz w:val="20"/>
          <w:szCs w:val="24"/>
          <w:lang w:eastAsia="he-IL"/>
        </w:rPr>
        <w:pPrChange w:id="91" w:author="Meryl Etman [2]" w:date="2022-05-16T14:35:00Z">
          <w:pPr>
            <w:widowControl w:val="0"/>
            <w:numPr>
              <w:numId w:val="40"/>
            </w:numPr>
            <w:tabs>
              <w:tab w:val="num" w:pos="720"/>
            </w:tabs>
            <w:spacing w:before="0" w:beforeAutospacing="0" w:after="0" w:afterAutospacing="0" w:line="240" w:lineRule="auto"/>
            <w:ind w:left="720" w:hanging="360"/>
            <w:jc w:val="both"/>
          </w:pPr>
        </w:pPrChange>
      </w:pPr>
      <w:del w:id="92" w:author="Meryl Etman [2]" w:date="2022-04-04T15:51:00Z">
        <w:r w:rsidRPr="00B344C0" w:rsidDel="00EF2670">
          <w:rPr>
            <w:rFonts w:ascii="Times New Roman" w:eastAsia="Times New Roman" w:hAnsi="Times New Roman" w:cs="David" w:hint="eastAsia"/>
            <w:sz w:val="20"/>
            <w:szCs w:val="24"/>
            <w:rtl/>
            <w:lang w:eastAsia="he-IL"/>
          </w:rPr>
          <w:delText>סכום</w:delText>
        </w:r>
        <w:r w:rsidRPr="00B344C0" w:rsidDel="00EF2670">
          <w:rPr>
            <w:rFonts w:ascii="Times New Roman" w:eastAsia="Times New Roman" w:hAnsi="Times New Roman" w:cs="David"/>
            <w:sz w:val="20"/>
            <w:szCs w:val="24"/>
            <w:rtl/>
            <w:lang w:eastAsia="he-IL"/>
          </w:rPr>
          <w:delText xml:space="preserve"> קבוע ומוחלט של </w:delText>
        </w:r>
        <w:r w:rsidRPr="00B344C0" w:rsidDel="00EF2670">
          <w:rPr>
            <w:rFonts w:ascii="Times New Roman" w:eastAsia="Times New Roman" w:hAnsi="Times New Roman" w:cs="David"/>
            <w:b/>
            <w:bCs/>
            <w:sz w:val="20"/>
            <w:szCs w:val="24"/>
            <w:rtl/>
            <w:lang w:eastAsia="he-IL"/>
          </w:rPr>
          <w:delText>_________</w:delText>
        </w:r>
        <w:r w:rsidRPr="00B344C0" w:rsidDel="00EF2670">
          <w:rPr>
            <w:rFonts w:ascii="Times New Roman" w:eastAsia="Times New Roman" w:hAnsi="Times New Roman" w:cs="David" w:hint="eastAsia"/>
            <w:sz w:val="20"/>
            <w:szCs w:val="24"/>
            <w:rtl/>
            <w:lang w:eastAsia="he-IL"/>
          </w:rPr>
          <w:delText>₪</w:delText>
        </w:r>
        <w:r w:rsidRPr="00B344C0" w:rsidDel="00EF2670">
          <w:rPr>
            <w:rFonts w:ascii="Times New Roman" w:eastAsia="Times New Roman" w:hAnsi="Times New Roman" w:cs="David"/>
            <w:sz w:val="20"/>
            <w:szCs w:val="24"/>
            <w:rtl/>
            <w:lang w:eastAsia="he-IL"/>
          </w:rPr>
          <w:delText xml:space="preserve"> (במילים: ______ </w:delText>
        </w:r>
        <w:r w:rsidRPr="00B344C0" w:rsidDel="00EF2670">
          <w:rPr>
            <w:rFonts w:ascii="Times New Roman" w:eastAsia="Times New Roman" w:hAnsi="Times New Roman" w:cs="David" w:hint="eastAsia"/>
            <w:sz w:val="20"/>
            <w:szCs w:val="24"/>
            <w:rtl/>
            <w:lang w:eastAsia="he-IL"/>
          </w:rPr>
          <w:delText>₪</w:delText>
        </w:r>
        <w:r w:rsidRPr="00B344C0" w:rsidDel="00EF2670">
          <w:rPr>
            <w:rFonts w:ascii="Times New Roman" w:eastAsia="Times New Roman" w:hAnsi="Times New Roman" w:cs="David"/>
            <w:sz w:val="20"/>
            <w:szCs w:val="24"/>
            <w:rtl/>
            <w:lang w:eastAsia="he-IL"/>
          </w:rPr>
          <w:delText xml:space="preserve">) </w:delText>
        </w:r>
        <w:r w:rsidRPr="00B344C0" w:rsidDel="00EF2670">
          <w:rPr>
            <w:rFonts w:ascii="Times New Roman" w:eastAsia="Times New Roman" w:hAnsi="Times New Roman" w:cs="David" w:hint="eastAsia"/>
            <w:sz w:val="20"/>
            <w:szCs w:val="24"/>
            <w:rtl/>
            <w:lang w:eastAsia="he-IL"/>
          </w:rPr>
          <w:delText>להשתתפות</w:delText>
        </w:r>
        <w:r w:rsidRPr="00B344C0" w:rsidDel="00EF2670">
          <w:rPr>
            <w:rFonts w:ascii="Times New Roman" w:eastAsia="Times New Roman" w:hAnsi="Times New Roman" w:cs="David"/>
            <w:sz w:val="20"/>
            <w:szCs w:val="24"/>
            <w:rtl/>
            <w:lang w:eastAsia="he-IL"/>
          </w:rPr>
          <w:delText xml:space="preserve"> </w:delText>
        </w:r>
        <w:r w:rsidRPr="00B344C0" w:rsidDel="00EF2670">
          <w:rPr>
            <w:rFonts w:ascii="Times New Roman" w:eastAsia="Times New Roman" w:hAnsi="Times New Roman" w:cs="David" w:hint="eastAsia"/>
            <w:sz w:val="20"/>
            <w:szCs w:val="24"/>
            <w:rtl/>
            <w:lang w:eastAsia="he-IL"/>
          </w:rPr>
          <w:delText>בתכנון</w:delText>
        </w:r>
        <w:r w:rsidRPr="00B344C0" w:rsidDel="00EF2670">
          <w:rPr>
            <w:rFonts w:ascii="Times New Roman" w:eastAsia="Times New Roman" w:hAnsi="Times New Roman" w:cs="David"/>
            <w:sz w:val="20"/>
            <w:szCs w:val="24"/>
            <w:rtl/>
            <w:lang w:eastAsia="he-IL"/>
          </w:rPr>
          <w:delText xml:space="preserve"> </w:delText>
        </w:r>
        <w:r w:rsidRPr="00B344C0" w:rsidDel="00EF2670">
          <w:rPr>
            <w:rFonts w:ascii="Times New Roman" w:eastAsia="Times New Roman" w:hAnsi="Times New Roman" w:cs="David" w:hint="eastAsia"/>
            <w:sz w:val="20"/>
            <w:szCs w:val="24"/>
            <w:rtl/>
            <w:lang w:eastAsia="he-IL"/>
          </w:rPr>
          <w:delText>קומות</w:delText>
        </w:r>
        <w:r w:rsidRPr="00B344C0" w:rsidDel="00EF2670">
          <w:rPr>
            <w:rFonts w:ascii="Times New Roman" w:eastAsia="Times New Roman" w:hAnsi="Times New Roman" w:cs="David"/>
            <w:sz w:val="20"/>
            <w:szCs w:val="24"/>
            <w:rtl/>
            <w:lang w:eastAsia="he-IL"/>
          </w:rPr>
          <w:delText xml:space="preserve"> </w:delText>
        </w:r>
        <w:r w:rsidRPr="00B344C0" w:rsidDel="00EF2670">
          <w:rPr>
            <w:rFonts w:ascii="Times New Roman" w:eastAsia="Times New Roman" w:hAnsi="Times New Roman" w:cs="David" w:hint="eastAsia"/>
            <w:sz w:val="20"/>
            <w:szCs w:val="24"/>
            <w:rtl/>
            <w:lang w:eastAsia="he-IL"/>
          </w:rPr>
          <w:delText>מגורים</w:delText>
        </w:r>
        <w:r w:rsidRPr="00B344C0" w:rsidDel="00EF2670">
          <w:rPr>
            <w:rFonts w:ascii="Times New Roman" w:eastAsia="Times New Roman" w:hAnsi="Times New Roman" w:cs="David"/>
            <w:sz w:val="20"/>
            <w:szCs w:val="24"/>
            <w:rtl/>
            <w:lang w:eastAsia="he-IL"/>
          </w:rPr>
          <w:delText xml:space="preserve"> </w:delText>
        </w:r>
        <w:r w:rsidRPr="00B344C0" w:rsidDel="00EF2670">
          <w:rPr>
            <w:rFonts w:ascii="Times New Roman" w:eastAsia="Times New Roman" w:hAnsi="Times New Roman" w:cs="David" w:hint="eastAsia"/>
            <w:sz w:val="20"/>
            <w:szCs w:val="24"/>
            <w:rtl/>
            <w:lang w:eastAsia="he-IL"/>
          </w:rPr>
          <w:delText>ותכנון</w:delText>
        </w:r>
        <w:r w:rsidRPr="00B344C0" w:rsidDel="00EF2670">
          <w:rPr>
            <w:rFonts w:ascii="Times New Roman" w:eastAsia="Times New Roman" w:hAnsi="Times New Roman" w:cs="David"/>
            <w:sz w:val="20"/>
            <w:szCs w:val="24"/>
            <w:rtl/>
            <w:lang w:eastAsia="he-IL"/>
          </w:rPr>
          <w:delText xml:space="preserve"> </w:delText>
        </w:r>
        <w:r w:rsidRPr="00B344C0" w:rsidDel="00EF2670">
          <w:rPr>
            <w:rFonts w:ascii="Times New Roman" w:eastAsia="Times New Roman" w:hAnsi="Times New Roman" w:cs="David" w:hint="eastAsia"/>
            <w:sz w:val="20"/>
            <w:szCs w:val="24"/>
            <w:rtl/>
            <w:lang w:eastAsia="he-IL"/>
          </w:rPr>
          <w:delText>דירות</w:delText>
        </w:r>
        <w:r w:rsidRPr="00B344C0" w:rsidDel="00EF2670">
          <w:rPr>
            <w:rFonts w:ascii="Times New Roman" w:eastAsia="Times New Roman" w:hAnsi="Times New Roman" w:cs="David"/>
            <w:sz w:val="20"/>
            <w:szCs w:val="24"/>
            <w:rtl/>
            <w:lang w:eastAsia="he-IL"/>
          </w:rPr>
          <w:delText xml:space="preserve"> </w:delText>
        </w:r>
        <w:r w:rsidRPr="00B344C0" w:rsidDel="00EF2670">
          <w:rPr>
            <w:rFonts w:ascii="Times New Roman" w:eastAsia="Times New Roman" w:hAnsi="Times New Roman" w:cs="David" w:hint="eastAsia"/>
            <w:sz w:val="20"/>
            <w:szCs w:val="24"/>
            <w:rtl/>
            <w:lang w:eastAsia="he-IL"/>
          </w:rPr>
          <w:delText>פנטאהוז</w:delText>
        </w:r>
        <w:r w:rsidRPr="00B344C0" w:rsidDel="00EF2670">
          <w:rPr>
            <w:rFonts w:ascii="Times New Roman" w:eastAsia="Times New Roman" w:hAnsi="Times New Roman" w:cs="David"/>
            <w:sz w:val="20"/>
            <w:szCs w:val="24"/>
            <w:rtl/>
            <w:lang w:eastAsia="he-IL"/>
          </w:rPr>
          <w:delText>.*</w:delText>
        </w:r>
      </w:del>
    </w:p>
    <w:p w14:paraId="3A95DBDC" w14:textId="32C96D5B" w:rsidR="0045396B" w:rsidRPr="0045396B" w:rsidDel="00EF2670" w:rsidRDefault="0045396B">
      <w:pPr>
        <w:widowControl w:val="0"/>
        <w:spacing w:before="0" w:beforeAutospacing="0" w:after="0" w:afterAutospacing="0" w:line="240" w:lineRule="auto"/>
        <w:jc w:val="both"/>
        <w:rPr>
          <w:del w:id="93" w:author="Meryl Etman [2]" w:date="2022-04-04T15:51:00Z"/>
          <w:rFonts w:ascii="Times New Roman" w:eastAsia="Times New Roman" w:hAnsi="Times New Roman" w:cs="David"/>
          <w:sz w:val="20"/>
          <w:szCs w:val="24"/>
          <w:rtl/>
          <w:lang w:eastAsia="he-IL"/>
        </w:rPr>
        <w:pPrChange w:id="94" w:author="Meryl Etman [2]" w:date="2022-05-16T14:35:00Z">
          <w:pPr>
            <w:widowControl w:val="0"/>
            <w:spacing w:before="0" w:beforeAutospacing="0" w:after="0" w:afterAutospacing="0" w:line="240" w:lineRule="auto"/>
            <w:ind w:left="720" w:hanging="720"/>
            <w:jc w:val="both"/>
          </w:pPr>
        </w:pPrChange>
      </w:pPr>
      <w:del w:id="95" w:author="Meryl Etman [2]" w:date="2022-04-04T15:51:00Z">
        <w:r w:rsidRPr="0045396B" w:rsidDel="00EF2670">
          <w:rPr>
            <w:rFonts w:ascii="Times New Roman" w:eastAsia="Times New Roman" w:hAnsi="Times New Roman" w:cs="David" w:hint="cs"/>
            <w:sz w:val="20"/>
            <w:szCs w:val="24"/>
            <w:rtl/>
            <w:lang w:eastAsia="he-IL"/>
          </w:rPr>
          <w:delText xml:space="preserve">              תכנון הפנטהאוז כולל תכנית מערך ריהוט, הכנת סט תכניות עבודה, בחירת ריצופים, חיפויים, מטבח, ארונות אמבטיה, מקלחונים, ללא ריהוט קבוע/נייד וללא דקורציה.</w:delText>
        </w:r>
      </w:del>
    </w:p>
    <w:p w14:paraId="22206662" w14:textId="40879625" w:rsidR="0045396B" w:rsidRPr="0045396B" w:rsidDel="00EF2670" w:rsidRDefault="0045396B">
      <w:pPr>
        <w:widowControl w:val="0"/>
        <w:spacing w:before="0" w:beforeAutospacing="0" w:after="0" w:afterAutospacing="0" w:line="240" w:lineRule="auto"/>
        <w:jc w:val="both"/>
        <w:rPr>
          <w:del w:id="96" w:author="Meryl Etman [2]" w:date="2022-04-04T15:51:00Z"/>
          <w:rFonts w:ascii="Times New Roman" w:eastAsia="Times New Roman" w:hAnsi="Times New Roman" w:cs="David"/>
          <w:sz w:val="20"/>
          <w:szCs w:val="24"/>
          <w:lang w:eastAsia="he-IL"/>
        </w:rPr>
        <w:pPrChange w:id="97" w:author="Meryl Etman [2]" w:date="2022-05-16T14:35:00Z">
          <w:pPr>
            <w:widowControl w:val="0"/>
            <w:numPr>
              <w:numId w:val="40"/>
            </w:numPr>
            <w:tabs>
              <w:tab w:val="num" w:pos="720"/>
            </w:tabs>
            <w:spacing w:before="0" w:beforeAutospacing="0" w:after="0" w:afterAutospacing="0" w:line="240" w:lineRule="auto"/>
            <w:ind w:left="720" w:hanging="360"/>
            <w:jc w:val="both"/>
          </w:pPr>
        </w:pPrChange>
      </w:pPr>
      <w:del w:id="98" w:author="Meryl Etman [2]" w:date="2022-04-04T15:51:00Z">
        <w:r w:rsidRPr="0045396B" w:rsidDel="00EF2670">
          <w:rPr>
            <w:rFonts w:ascii="Times New Roman" w:eastAsia="Times New Roman" w:hAnsi="Times New Roman" w:cs="David" w:hint="cs"/>
            <w:sz w:val="20"/>
            <w:szCs w:val="24"/>
            <w:rtl/>
            <w:lang w:eastAsia="he-IL"/>
          </w:rPr>
          <w:delText xml:space="preserve">סכום קבוע ומוחלט של </w:delText>
        </w:r>
        <w:r w:rsidRPr="0045396B" w:rsidDel="00EF2670">
          <w:rPr>
            <w:rFonts w:ascii="Times New Roman" w:eastAsia="Times New Roman" w:hAnsi="Times New Roman" w:cs="David" w:hint="cs"/>
            <w:b/>
            <w:bCs/>
            <w:sz w:val="20"/>
            <w:szCs w:val="24"/>
            <w:rtl/>
            <w:lang w:eastAsia="he-IL"/>
          </w:rPr>
          <w:delText xml:space="preserve">__________ </w:delText>
        </w:r>
        <w:r w:rsidRPr="0045396B" w:rsidDel="00EF2670">
          <w:rPr>
            <w:rFonts w:ascii="Times New Roman" w:eastAsia="Times New Roman" w:hAnsi="Times New Roman" w:cs="David" w:hint="cs"/>
            <w:sz w:val="20"/>
            <w:szCs w:val="24"/>
            <w:rtl/>
            <w:lang w:eastAsia="he-IL"/>
          </w:rPr>
          <w:delText>₪ (במילים: ______ ₪) לתכנון דירה לדוגמא**.</w:delText>
        </w:r>
      </w:del>
    </w:p>
    <w:p w14:paraId="500480D0" w14:textId="1C70AD1E" w:rsidR="0045396B" w:rsidRPr="0045396B" w:rsidDel="00EF2670" w:rsidRDefault="0045396B">
      <w:pPr>
        <w:widowControl w:val="0"/>
        <w:spacing w:before="0" w:beforeAutospacing="0" w:after="0" w:afterAutospacing="0" w:line="240" w:lineRule="auto"/>
        <w:jc w:val="both"/>
        <w:rPr>
          <w:del w:id="99" w:author="Meryl Etman [2]" w:date="2022-04-04T15:51:00Z"/>
          <w:rFonts w:ascii="Times New Roman" w:eastAsia="Times New Roman" w:hAnsi="Times New Roman" w:cs="David"/>
          <w:sz w:val="20"/>
          <w:szCs w:val="24"/>
          <w:rtl/>
          <w:lang w:eastAsia="he-IL"/>
        </w:rPr>
        <w:pPrChange w:id="100" w:author="Meryl Etman [2]" w:date="2022-05-16T14:35:00Z">
          <w:pPr>
            <w:widowControl w:val="0"/>
            <w:spacing w:before="0" w:beforeAutospacing="0" w:after="0" w:afterAutospacing="0" w:line="240" w:lineRule="auto"/>
            <w:ind w:left="720" w:hanging="720"/>
            <w:jc w:val="both"/>
          </w:pPr>
        </w:pPrChange>
      </w:pPr>
      <w:del w:id="101" w:author="Meryl Etman [2]" w:date="2022-04-04T15:51:00Z">
        <w:r w:rsidRPr="0045396B" w:rsidDel="00EF2670">
          <w:rPr>
            <w:rFonts w:ascii="Times New Roman" w:eastAsia="Times New Roman" w:hAnsi="Times New Roman" w:cs="David" w:hint="cs"/>
            <w:sz w:val="20"/>
            <w:szCs w:val="24"/>
            <w:rtl/>
            <w:lang w:eastAsia="he-IL"/>
          </w:rPr>
          <w:delText xml:space="preserve">             התכנון כולל הכנת סט תכניות עבודה, בחירת ריצופים וחיפויים, מטבח, ארונות אמבטיה, מקלחונים, בחירת ריהוט קבוע/נייד, דקורציה ווילונות עד להבאתה לגמר מושלם.</w:delText>
        </w:r>
      </w:del>
    </w:p>
    <w:p w14:paraId="57CE82C7" w14:textId="3B69175F" w:rsidR="0045396B" w:rsidRPr="0045396B" w:rsidDel="00EF2670" w:rsidRDefault="0045396B">
      <w:pPr>
        <w:widowControl w:val="0"/>
        <w:spacing w:before="0" w:beforeAutospacing="0" w:after="0" w:afterAutospacing="0" w:line="240" w:lineRule="auto"/>
        <w:jc w:val="both"/>
        <w:rPr>
          <w:del w:id="102" w:author="Meryl Etman [2]" w:date="2022-04-04T15:51:00Z"/>
          <w:rFonts w:ascii="Times New Roman" w:eastAsia="Times New Roman" w:hAnsi="Times New Roman" w:cs="David"/>
          <w:sz w:val="20"/>
          <w:szCs w:val="24"/>
          <w:lang w:eastAsia="he-IL"/>
        </w:rPr>
        <w:pPrChange w:id="103" w:author="Meryl Etman [2]" w:date="2022-05-16T14:35:00Z">
          <w:pPr>
            <w:widowControl w:val="0"/>
            <w:numPr>
              <w:numId w:val="40"/>
            </w:numPr>
            <w:tabs>
              <w:tab w:val="num" w:pos="720"/>
            </w:tabs>
            <w:spacing w:before="0" w:beforeAutospacing="0" w:after="0" w:afterAutospacing="0" w:line="240" w:lineRule="auto"/>
            <w:ind w:left="720" w:hanging="360"/>
            <w:jc w:val="both"/>
          </w:pPr>
        </w:pPrChange>
      </w:pPr>
      <w:del w:id="104" w:author="Meryl Etman [2]" w:date="2022-04-04T15:51:00Z">
        <w:r w:rsidRPr="0045396B" w:rsidDel="00EF2670">
          <w:rPr>
            <w:rFonts w:ascii="Times New Roman" w:eastAsia="Times New Roman" w:hAnsi="Times New Roman" w:cs="David" w:hint="cs"/>
            <w:sz w:val="20"/>
            <w:szCs w:val="24"/>
            <w:rtl/>
            <w:lang w:eastAsia="he-IL"/>
          </w:rPr>
          <w:delText xml:space="preserve">סכום קבוע ומוחלט של </w:delText>
        </w:r>
        <w:r w:rsidRPr="0045396B" w:rsidDel="00EF2670">
          <w:rPr>
            <w:rFonts w:ascii="Times New Roman" w:eastAsia="Times New Roman" w:hAnsi="Times New Roman" w:cs="David" w:hint="cs"/>
            <w:b/>
            <w:bCs/>
            <w:sz w:val="20"/>
            <w:szCs w:val="24"/>
            <w:rtl/>
            <w:lang w:eastAsia="he-IL"/>
          </w:rPr>
          <w:delText xml:space="preserve">__________ </w:delText>
        </w:r>
        <w:r w:rsidRPr="0045396B" w:rsidDel="00EF2670">
          <w:rPr>
            <w:rFonts w:ascii="Times New Roman" w:eastAsia="Times New Roman" w:hAnsi="Times New Roman" w:cs="David" w:hint="cs"/>
            <w:sz w:val="20"/>
            <w:szCs w:val="24"/>
            <w:rtl/>
            <w:lang w:eastAsia="he-IL"/>
          </w:rPr>
          <w:delText>₪ (במילים: ______ ₪) לתכנון משרד מכירות.</w:delText>
        </w:r>
      </w:del>
    </w:p>
    <w:p w14:paraId="287BF69E" w14:textId="5B5A9665" w:rsidR="0045396B" w:rsidRPr="0045396B" w:rsidDel="00EF2670" w:rsidRDefault="0045396B">
      <w:pPr>
        <w:widowControl w:val="0"/>
        <w:spacing w:before="0" w:beforeAutospacing="0" w:after="0" w:afterAutospacing="0" w:line="240" w:lineRule="auto"/>
        <w:jc w:val="both"/>
        <w:rPr>
          <w:del w:id="105" w:author="Meryl Etman [2]" w:date="2022-04-04T15:51:00Z"/>
          <w:rFonts w:ascii="Times New Roman" w:eastAsia="Times New Roman" w:hAnsi="Times New Roman" w:cs="David"/>
          <w:sz w:val="20"/>
          <w:szCs w:val="24"/>
          <w:rtl/>
          <w:lang w:eastAsia="he-IL"/>
        </w:rPr>
        <w:pPrChange w:id="106" w:author="Meryl Etman [2]" w:date="2022-05-16T14:35:00Z">
          <w:pPr>
            <w:widowControl w:val="0"/>
            <w:spacing w:before="0" w:beforeAutospacing="0" w:after="0" w:afterAutospacing="0" w:line="240" w:lineRule="auto"/>
            <w:ind w:left="1440" w:hanging="720"/>
            <w:jc w:val="both"/>
          </w:pPr>
        </w:pPrChange>
      </w:pPr>
      <w:del w:id="107" w:author="Meryl Etman [2]" w:date="2022-04-04T15:51:00Z">
        <w:r w:rsidRPr="0045396B" w:rsidDel="00EF2670">
          <w:rPr>
            <w:rFonts w:ascii="Times New Roman" w:eastAsia="Times New Roman" w:hAnsi="Times New Roman" w:cs="David" w:hint="cs"/>
            <w:sz w:val="20"/>
            <w:szCs w:val="24"/>
            <w:rtl/>
            <w:lang w:eastAsia="he-IL"/>
          </w:rPr>
          <w:delText>התכנון כולל תכניות לשינוי משרד מכירות מועבר מפרויקט אחר לרבות פיקוח עליון.</w:delText>
        </w:r>
      </w:del>
    </w:p>
    <w:p w14:paraId="36B0DB93" w14:textId="7A2A59D3" w:rsidR="0045396B" w:rsidRPr="0045396B" w:rsidDel="00EF2670" w:rsidRDefault="0045396B">
      <w:pPr>
        <w:widowControl w:val="0"/>
        <w:spacing w:before="0" w:beforeAutospacing="0" w:after="0" w:afterAutospacing="0" w:line="240" w:lineRule="auto"/>
        <w:jc w:val="both"/>
        <w:rPr>
          <w:del w:id="108" w:author="Meryl Etman [2]" w:date="2022-04-04T15:51:00Z"/>
          <w:rFonts w:ascii="Times New Roman" w:eastAsia="Times New Roman" w:hAnsi="Times New Roman" w:cs="David"/>
          <w:sz w:val="20"/>
          <w:szCs w:val="24"/>
          <w:lang w:eastAsia="he-IL"/>
        </w:rPr>
        <w:pPrChange w:id="109" w:author="Meryl Etman [2]" w:date="2022-05-16T14:35:00Z">
          <w:pPr>
            <w:widowControl w:val="0"/>
            <w:numPr>
              <w:numId w:val="40"/>
            </w:numPr>
            <w:tabs>
              <w:tab w:val="num" w:pos="720"/>
            </w:tabs>
            <w:spacing w:before="0" w:beforeAutospacing="0" w:after="0" w:afterAutospacing="0" w:line="240" w:lineRule="auto"/>
            <w:ind w:left="720" w:hanging="360"/>
            <w:jc w:val="both"/>
          </w:pPr>
        </w:pPrChange>
      </w:pPr>
      <w:del w:id="110" w:author="Meryl Etman [2]" w:date="2022-04-04T15:51:00Z">
        <w:r w:rsidRPr="0045396B" w:rsidDel="00EF2670">
          <w:rPr>
            <w:rFonts w:ascii="Times New Roman" w:eastAsia="Times New Roman" w:hAnsi="Times New Roman" w:cs="David" w:hint="cs"/>
            <w:sz w:val="20"/>
            <w:szCs w:val="24"/>
            <w:rtl/>
            <w:lang w:eastAsia="he-IL"/>
          </w:rPr>
          <w:delText xml:space="preserve">סכום קבוע ומחלט של </w:delText>
        </w:r>
        <w:r w:rsidRPr="0045396B" w:rsidDel="00EF2670">
          <w:rPr>
            <w:rFonts w:ascii="Times New Roman" w:eastAsia="Times New Roman" w:hAnsi="Times New Roman" w:cs="David" w:hint="cs"/>
            <w:b/>
            <w:bCs/>
            <w:sz w:val="20"/>
            <w:szCs w:val="24"/>
            <w:rtl/>
            <w:lang w:eastAsia="he-IL"/>
          </w:rPr>
          <w:delText xml:space="preserve">__________ </w:delText>
        </w:r>
        <w:r w:rsidRPr="0045396B" w:rsidDel="00EF2670">
          <w:rPr>
            <w:rFonts w:ascii="Times New Roman" w:eastAsia="Times New Roman" w:hAnsi="Times New Roman" w:cs="David" w:hint="cs"/>
            <w:sz w:val="20"/>
            <w:szCs w:val="24"/>
            <w:rtl/>
            <w:lang w:eastAsia="he-IL"/>
          </w:rPr>
          <w:delText>₪ (במילים: _______ ₪)  לתכנון דירות לא מכורות*.</w:delText>
        </w:r>
      </w:del>
    </w:p>
    <w:p w14:paraId="39E45784" w14:textId="2FA3AC1E" w:rsidR="0045396B" w:rsidRPr="0045396B" w:rsidDel="00EF2670" w:rsidRDefault="0045396B">
      <w:pPr>
        <w:widowControl w:val="0"/>
        <w:spacing w:before="0" w:beforeAutospacing="0" w:after="0" w:afterAutospacing="0" w:line="240" w:lineRule="auto"/>
        <w:jc w:val="both"/>
        <w:rPr>
          <w:del w:id="111" w:author="Meryl Etman [2]" w:date="2022-04-04T15:51:00Z"/>
          <w:rFonts w:ascii="Times New Roman" w:eastAsia="Times New Roman" w:hAnsi="Times New Roman" w:cs="David"/>
          <w:sz w:val="20"/>
          <w:szCs w:val="24"/>
          <w:lang w:eastAsia="he-IL"/>
        </w:rPr>
        <w:pPrChange w:id="112" w:author="Meryl Etman [2]" w:date="2022-05-16T14:35:00Z">
          <w:pPr>
            <w:widowControl w:val="0"/>
            <w:spacing w:before="0" w:beforeAutospacing="0" w:after="0" w:afterAutospacing="0" w:line="240" w:lineRule="auto"/>
            <w:ind w:left="720" w:hanging="720"/>
            <w:jc w:val="both"/>
          </w:pPr>
        </w:pPrChange>
      </w:pPr>
      <w:del w:id="113" w:author="Meryl Etman [2]" w:date="2022-04-04T15:51:00Z">
        <w:r w:rsidRPr="0045396B" w:rsidDel="00EF2670">
          <w:rPr>
            <w:rFonts w:ascii="Times New Roman" w:eastAsia="Times New Roman" w:hAnsi="Times New Roman" w:cs="David" w:hint="cs"/>
            <w:sz w:val="20"/>
            <w:szCs w:val="24"/>
            <w:rtl/>
            <w:lang w:eastAsia="he-IL"/>
          </w:rPr>
          <w:delText xml:space="preserve">             התכנון כולל בחירת ריצופים וחיפויים, הכנת תכניות לריצוף הדירה, תכניות ריצוף וחיפוי לחדרים הרטובים, בחירת מטבח, ארונות אמבטיה, מקלחונים, סימון הנמכות תקרה לפי תכנית אדריכלות.</w:delText>
        </w:r>
      </w:del>
    </w:p>
    <w:p w14:paraId="07FE36E0" w14:textId="77777777" w:rsidR="0045396B" w:rsidRPr="0045396B" w:rsidRDefault="0045396B">
      <w:pPr>
        <w:widowControl w:val="0"/>
        <w:spacing w:before="0" w:beforeAutospacing="0" w:after="0" w:afterAutospacing="0" w:line="240" w:lineRule="auto"/>
        <w:jc w:val="both"/>
        <w:rPr>
          <w:rFonts w:ascii="David" w:eastAsia="Times New Roman" w:hAnsi="David" w:cs="David"/>
          <w:sz w:val="20"/>
          <w:szCs w:val="24"/>
          <w:rtl/>
          <w:lang w:eastAsia="he-IL"/>
        </w:rPr>
        <w:pPrChange w:id="114" w:author="Meryl Etman [2]" w:date="2022-05-16T14:35:00Z">
          <w:pPr>
            <w:widowControl w:val="0"/>
            <w:spacing w:before="0" w:beforeAutospacing="0" w:after="0" w:afterAutospacing="0" w:line="240" w:lineRule="auto"/>
            <w:ind w:left="720" w:hanging="720"/>
            <w:jc w:val="both"/>
          </w:pPr>
        </w:pPrChange>
      </w:pPr>
    </w:p>
    <w:p w14:paraId="3E8BF3A3" w14:textId="77777777" w:rsidR="0045396B" w:rsidRPr="0045396B" w:rsidRDefault="0045396B" w:rsidP="0045396B">
      <w:pPr>
        <w:widowControl w:val="0"/>
        <w:numPr>
          <w:ilvl w:val="0"/>
          <w:numId w:val="41"/>
        </w:numPr>
        <w:spacing w:before="0" w:beforeAutospacing="0" w:after="0" w:afterAutospacing="0" w:line="240" w:lineRule="auto"/>
        <w:rPr>
          <w:rFonts w:ascii="David" w:eastAsia="Calibri" w:hAnsi="David" w:cs="David"/>
          <w:rtl/>
        </w:rPr>
      </w:pPr>
      <w:r w:rsidRPr="0045396B">
        <w:rPr>
          <w:rFonts w:ascii="David" w:eastAsia="Calibri" w:hAnsi="David" w:cs="David"/>
          <w:rtl/>
        </w:rPr>
        <w:t>*עיצוב שטחים משותפים יהיה חזרתי  וללא תשלום נוסף</w:t>
      </w:r>
    </w:p>
    <w:p w14:paraId="1A0E79E7" w14:textId="534696AB" w:rsidR="0045396B" w:rsidRPr="0045396B" w:rsidDel="00486CD1" w:rsidRDefault="0045396B" w:rsidP="0045396B">
      <w:pPr>
        <w:widowControl w:val="0"/>
        <w:numPr>
          <w:ilvl w:val="0"/>
          <w:numId w:val="41"/>
        </w:numPr>
        <w:spacing w:before="0" w:beforeAutospacing="0" w:after="0" w:afterAutospacing="0" w:line="240" w:lineRule="auto"/>
        <w:rPr>
          <w:del w:id="115" w:author="Meryl Etman [2]" w:date="2022-05-16T14:37:00Z"/>
          <w:rFonts w:ascii="David" w:eastAsia="Calibri" w:hAnsi="David" w:cs="David"/>
        </w:rPr>
      </w:pPr>
      <w:del w:id="116" w:author="Meryl Etman [2]" w:date="2022-05-16T14:37:00Z">
        <w:r w:rsidRPr="0045396B" w:rsidDel="00486CD1">
          <w:rPr>
            <w:rFonts w:ascii="David" w:eastAsia="Calibri" w:hAnsi="David" w:cs="David"/>
            <w:rtl/>
          </w:rPr>
          <w:delText>**דירה לדוגמא – במידה ויתבקש עיצוב סטיילינג בלבד  העלות  תהיה ______ ₪ בלבד.</w:delText>
        </w:r>
      </w:del>
    </w:p>
    <w:p w14:paraId="3867438C" w14:textId="77777777" w:rsidR="0045396B" w:rsidRPr="0045396B" w:rsidRDefault="0045396B" w:rsidP="0045396B">
      <w:pPr>
        <w:widowControl w:val="0"/>
        <w:spacing w:before="0" w:beforeAutospacing="0" w:after="0" w:afterAutospacing="0" w:line="240" w:lineRule="auto"/>
        <w:ind w:left="720" w:hanging="720"/>
        <w:jc w:val="both"/>
        <w:rPr>
          <w:rFonts w:ascii="David" w:eastAsia="Times New Roman" w:hAnsi="David" w:cs="David"/>
          <w:sz w:val="20"/>
          <w:szCs w:val="24"/>
          <w:rtl/>
          <w:lang w:eastAsia="he-IL"/>
        </w:rPr>
      </w:pPr>
    </w:p>
    <w:p w14:paraId="6C972746" w14:textId="77777777" w:rsidR="0045396B" w:rsidRPr="0045396B" w:rsidRDefault="0045396B" w:rsidP="0045396B">
      <w:pPr>
        <w:widowControl w:val="0"/>
        <w:spacing w:before="0" w:beforeAutospacing="0" w:after="0" w:afterAutospacing="0" w:line="240" w:lineRule="auto"/>
        <w:ind w:left="360" w:hanging="8"/>
        <w:jc w:val="both"/>
        <w:rPr>
          <w:rFonts w:ascii="Times New Roman" w:eastAsia="Times New Roman" w:hAnsi="Times New Roman" w:cs="David"/>
          <w:sz w:val="20"/>
          <w:szCs w:val="24"/>
          <w:rtl/>
          <w:lang w:eastAsia="he-IL"/>
        </w:rPr>
      </w:pPr>
      <w:r w:rsidRPr="0045396B">
        <w:rPr>
          <w:rFonts w:ascii="David" w:eastAsia="Times New Roman" w:hAnsi="David" w:cs="David"/>
          <w:sz w:val="20"/>
          <w:szCs w:val="24"/>
          <w:rtl/>
          <w:lang w:eastAsia="he-IL"/>
        </w:rPr>
        <w:t>למען</w:t>
      </w:r>
      <w:r w:rsidRPr="0045396B">
        <w:rPr>
          <w:rFonts w:ascii="Times New Roman" w:eastAsia="Times New Roman" w:hAnsi="Times New Roman" w:cs="David" w:hint="cs"/>
          <w:sz w:val="20"/>
          <w:szCs w:val="24"/>
          <w:rtl/>
          <w:lang w:eastAsia="he-IL"/>
        </w:rPr>
        <w:t xml:space="preserve"> הסר ספק, המחירים הנ"ל קבועים וסופיים. מובהר בזאת כי לא חלה כל חובה על היזם להזמין את כל האפשרויות המפורטות לעיל. תשלום שכ"ט יהי לפי הסעיפים ככל ויוזמנו מהמזמין בכתב.</w:t>
      </w:r>
    </w:p>
    <w:p w14:paraId="7DCAAB53" w14:textId="77777777" w:rsidR="0045396B" w:rsidRPr="0045396B" w:rsidRDefault="0045396B" w:rsidP="0045396B">
      <w:pPr>
        <w:widowControl w:val="0"/>
        <w:spacing w:before="0" w:beforeAutospacing="0" w:after="0" w:afterAutospacing="0" w:line="240" w:lineRule="auto"/>
        <w:ind w:left="352" w:hanging="720"/>
        <w:jc w:val="both"/>
        <w:rPr>
          <w:rFonts w:ascii="Times New Roman" w:eastAsia="Times New Roman" w:hAnsi="Times New Roman" w:cs="David"/>
          <w:sz w:val="20"/>
          <w:szCs w:val="24"/>
          <w:rtl/>
          <w:lang w:eastAsia="he-IL"/>
        </w:rPr>
      </w:pPr>
    </w:p>
    <w:p w14:paraId="631B9BF1" w14:textId="77777777" w:rsidR="0045396B" w:rsidRPr="0045396B" w:rsidRDefault="0045396B" w:rsidP="0045396B">
      <w:pPr>
        <w:widowControl w:val="0"/>
        <w:spacing w:before="0" w:beforeAutospacing="0" w:after="0" w:afterAutospacing="0" w:line="240" w:lineRule="auto"/>
        <w:ind w:left="1640" w:hanging="789"/>
        <w:jc w:val="both"/>
        <w:rPr>
          <w:rFonts w:ascii="Times New Roman" w:eastAsia="Times New Roman" w:hAnsi="Times New Roman" w:cs="David"/>
          <w:sz w:val="20"/>
          <w:szCs w:val="24"/>
          <w:rtl/>
          <w:lang w:eastAsia="he-IL"/>
        </w:rPr>
      </w:pPr>
    </w:p>
    <w:p w14:paraId="353A5214"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מובהר בזאת כי למזמין הזכות להשתמש בתכניות המתכנן במבנה חוזר לרבות לערוך שינויים והתאמות והכל ללא תמורה למתכנן בתנאי שהמתכנן לא ישא באחריות למבנים החוזרים.</w:t>
      </w:r>
    </w:p>
    <w:p w14:paraId="196BA7D4"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ישתמש בתכניות היועץ בכל הבניינים בפרויקט, תשלום עברו תכנון ישולם ליועץ פעם אחת בלבד לכל תכנית ללא קשר לכמות הבניינים בהם תיושם. אף אם תבוצע בכל הבניינים או בחלקם להחלטת המזמין. ככל שיבקש המזמין מהיועץ שינויי תכנון, גובה שכ"ט יסוכם מראש בין הצדדים. למען הסר ספק, בבניינים חוזרים ככל שיתבקש היועץ לבצע פיקוח עליון, תשולם לו תוספת מחיר רק עבור הפיקוח העליון.</w:t>
      </w:r>
    </w:p>
    <w:p w14:paraId="52122C55" w14:textId="77777777" w:rsidR="0045396B" w:rsidRPr="0045396B" w:rsidRDefault="0045396B" w:rsidP="0045396B">
      <w:pPr>
        <w:widowControl w:val="0"/>
        <w:spacing w:before="0" w:beforeAutospacing="0" w:after="0" w:afterAutospacing="0" w:line="240" w:lineRule="auto"/>
        <w:ind w:left="3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 xml:space="preserve">              המזמין רשאי לבקש מהיועץ חלופות תכנון חדשות בבניינים עתידיים בפרויקט עפ"י המחירים המוסכמים ו/או שינויים חלקיים. נושא שכ"ט יוסכם במקרים אלו מראש בין הצדדים.</w:t>
      </w:r>
    </w:p>
    <w:p w14:paraId="1E3B9B30" w14:textId="77777777" w:rsidR="0045396B" w:rsidRPr="0045396B" w:rsidRDefault="0045396B" w:rsidP="0045396B">
      <w:pPr>
        <w:widowControl w:val="0"/>
        <w:spacing w:before="0" w:beforeAutospacing="0" w:after="0" w:afterAutospacing="0" w:line="240" w:lineRule="auto"/>
        <w:ind w:left="851" w:hanging="789"/>
        <w:jc w:val="both"/>
        <w:rPr>
          <w:rFonts w:ascii="Times New Roman" w:eastAsia="Times New Roman" w:hAnsi="Times New Roman" w:cs="David"/>
          <w:sz w:val="20"/>
          <w:szCs w:val="24"/>
          <w:rtl/>
          <w:lang w:eastAsia="he-IL"/>
        </w:rPr>
      </w:pPr>
    </w:p>
    <w:p w14:paraId="6FBD3FE6" w14:textId="77777777" w:rsidR="0045396B" w:rsidRPr="0045396B" w:rsidRDefault="0045396B" w:rsidP="0045396B">
      <w:pPr>
        <w:widowControl w:val="0"/>
        <w:spacing w:before="0" w:beforeAutospacing="0" w:after="0" w:afterAutospacing="0" w:line="240" w:lineRule="auto"/>
        <w:ind w:left="360" w:right="515"/>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ab/>
      </w:r>
    </w:p>
    <w:p w14:paraId="4A4954FD" w14:textId="025AA106" w:rsidR="0045396B" w:rsidRPr="0045396B" w:rsidRDefault="0045396B" w:rsidP="0045396B">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45396B">
        <w:rPr>
          <w:rFonts w:ascii="Times New Roman" w:eastAsia="Times New Roman" w:hAnsi="Times New Roman" w:cs="David" w:hint="cs"/>
          <w:sz w:val="20"/>
          <w:szCs w:val="24"/>
          <w:rtl/>
          <w:lang w:eastAsia="he-IL"/>
        </w:rPr>
        <w:t>הסכום המפורט בסעיף 1 לעיל יהיה צמוד ל</w:t>
      </w:r>
      <w:sdt>
        <w:sdtPr>
          <w:rPr>
            <w:rFonts w:ascii="Times New Roman" w:eastAsia="Times New Roman" w:hAnsi="Times New Roman" w:cs="David" w:hint="cs"/>
            <w:color w:val="008000"/>
            <w:sz w:val="24"/>
            <w:szCs w:val="24"/>
            <w:rtl/>
          </w:rPr>
          <w:alias w:val="סוג מדד כותרת"/>
          <w:tag w:val="cntMadadTypeTitle"/>
          <w:id w:val="-1939677276"/>
          <w:placeholder>
            <w:docPart w:val="CC3EDA5DE16041389F6CEE34DC87A1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17" w:author="Meryl Etman" w:date="2022-04-04T14:47:00Z">
            <w:r w:rsidR="00F82BC9">
              <w:rPr>
                <w:rFonts w:ascii="Times New Roman" w:eastAsia="Times New Roman" w:hAnsi="Times New Roman" w:cs="David" w:hint="cs"/>
                <w:color w:val="008000"/>
                <w:sz w:val="24"/>
                <w:szCs w:val="24"/>
                <w:rtl/>
              </w:rPr>
              <w:t>מדד המחירים לצרכן</w:t>
            </w:r>
          </w:ins>
        </w:sdtContent>
      </w:sdt>
      <w:r w:rsidRPr="0045396B">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652977095"/>
          <w:placeholder>
            <w:docPart w:val="403413E84F3D42BB849E90AA38AF580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18" w:author="Meryl Etman" w:date="2022-05-16T14:51:00Z">
            <w:r w:rsidR="00D933E8">
              <w:rPr>
                <w:rFonts w:ascii="Times New Roman" w:eastAsia="Times New Roman" w:hAnsi="Times New Roman" w:cs="David" w:hint="cs"/>
                <w:color w:val="008000"/>
                <w:sz w:val="24"/>
                <w:szCs w:val="24"/>
                <w:rtl/>
              </w:rPr>
              <w:t>בגין</w:t>
            </w:r>
          </w:ins>
        </w:sdtContent>
      </w:sdt>
      <w:r w:rsidRPr="0045396B">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211958901"/>
          <w:placeholder>
            <w:docPart w:val="521022A540FB4F06A441EDEAA4FD35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2-03-01T00:00:00Z">
            <w:dateFormat w:val="dd/MM/yyyy"/>
            <w:lid w:val="he-IL"/>
            <w:storeMappedDataAs w:val="dateTime"/>
            <w:calendar w:val="gregorian"/>
          </w:date>
        </w:sdtPr>
        <w:sdtEndPr/>
        <w:sdtContent>
          <w:ins w:id="119" w:author="Meryl Etman" w:date="2022-04-04T14:47:00Z">
            <w:r w:rsidR="00F82BC9">
              <w:rPr>
                <w:rFonts w:ascii="Times New Roman" w:eastAsia="Times New Roman" w:hAnsi="Times New Roman" w:cs="David" w:hint="cs"/>
                <w:color w:val="008000"/>
                <w:sz w:val="24"/>
                <w:szCs w:val="24"/>
                <w:rtl/>
              </w:rPr>
              <w:t>‏01/03/2022</w:t>
            </w:r>
          </w:ins>
        </w:sdtContent>
      </w:sdt>
      <w:r w:rsidRPr="0045396B">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1865862276"/>
          <w:placeholder>
            <w:docPart w:val="505288CA0C5547BEBD034A2F942EF26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20" w:author="Meryl Etman" w:date="2022-05-16T14:51:00Z">
            <w:r w:rsidR="00D933E8">
              <w:rPr>
                <w:rFonts w:ascii="Times New Roman" w:eastAsia="Times New Roman" w:hAnsi="Times New Roman" w:cs="David" w:hint="cs"/>
                <w:color w:val="008000"/>
                <w:sz w:val="24"/>
                <w:szCs w:val="24"/>
                <w:rtl/>
              </w:rPr>
              <w:t>232.7263</w:t>
            </w:r>
          </w:ins>
        </w:sdtContent>
      </w:sdt>
      <w:r w:rsidRPr="0045396B">
        <w:rPr>
          <w:rFonts w:ascii="Times New Roman" w:eastAsia="Times New Roman" w:hAnsi="Times New Roman" w:cs="David" w:hint="cs"/>
          <w:sz w:val="24"/>
          <w:szCs w:val="24"/>
          <w:rtl/>
        </w:rPr>
        <w:t xml:space="preserve"> נקודות) </w:t>
      </w:r>
      <w:r w:rsidRPr="0045396B">
        <w:rPr>
          <w:rFonts w:ascii="Times New Roman" w:eastAsia="Times New Roman" w:hAnsi="Times New Roman" w:cs="David" w:hint="cs"/>
          <w:sz w:val="24"/>
          <w:szCs w:val="24"/>
          <w:rtl/>
          <w:lang w:eastAsia="he-IL"/>
        </w:rPr>
        <w:t xml:space="preserve"> עד למדד הידוע ביום הגשת כל חשבון.</w:t>
      </w:r>
    </w:p>
    <w:p w14:paraId="7A4E4041"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2703EF5B" w14:textId="77777777" w:rsidR="0045396B" w:rsidRPr="0045396B" w:rsidRDefault="0045396B" w:rsidP="0045396B">
      <w:pPr>
        <w:widowControl w:val="0"/>
        <w:numPr>
          <w:ilvl w:val="0"/>
          <w:numId w:val="17"/>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w:t>
      </w:r>
    </w:p>
    <w:p w14:paraId="5D0245B5" w14:textId="77777777" w:rsidR="0045396B" w:rsidRPr="0045396B" w:rsidRDefault="0045396B" w:rsidP="0045396B">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B390DD1"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16D3D555" w14:textId="77777777" w:rsidR="0045396B" w:rsidRPr="0045396B" w:rsidRDefault="0045396B" w:rsidP="0045396B">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57ABDF84" w14:textId="77777777" w:rsidR="0045396B" w:rsidRPr="0045396B" w:rsidRDefault="0045396B" w:rsidP="0045396B">
      <w:pPr>
        <w:widowControl w:val="0"/>
        <w:numPr>
          <w:ilvl w:val="1"/>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שכר המתכנן כולל את כל המפורט בחוזה על כל נספחיו, לרבות נספח ב'.</w:t>
      </w:r>
    </w:p>
    <w:p w14:paraId="77AAA949" w14:textId="77777777" w:rsidR="0045396B" w:rsidRPr="0045396B" w:rsidRDefault="0045396B" w:rsidP="0045396B">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692D49A8"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096FA0DB" w14:textId="77777777" w:rsidR="0045396B" w:rsidRPr="0045396B" w:rsidRDefault="0045396B" w:rsidP="0045396B">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1A7A977A" w14:textId="77777777" w:rsidR="0045396B" w:rsidRPr="0045396B" w:rsidRDefault="0045396B" w:rsidP="0045396B">
      <w:pPr>
        <w:widowControl w:val="0"/>
        <w:numPr>
          <w:ilvl w:val="0"/>
          <w:numId w:val="17"/>
        </w:numPr>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C11D359" w14:textId="77777777" w:rsidR="0045396B" w:rsidRPr="0045396B" w:rsidRDefault="0045396B" w:rsidP="0045396B">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w:t>
      </w:r>
    </w:p>
    <w:p w14:paraId="02E5E7BC"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sz w:val="20"/>
          <w:szCs w:val="24"/>
          <w:rtl/>
          <w:lang w:eastAsia="he-IL"/>
        </w:rPr>
        <w:br w:type="page"/>
      </w:r>
    </w:p>
    <w:p w14:paraId="48F7C813" w14:textId="77777777" w:rsidR="0045396B" w:rsidRPr="0045396B" w:rsidRDefault="0045396B" w:rsidP="004539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4C36442"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 xml:space="preserve">נספח </w:t>
      </w:r>
      <w:r w:rsidR="00D53CB3">
        <w:rPr>
          <w:rFonts w:ascii="Times New Roman" w:eastAsia="Times New Roman" w:hAnsi="Times New Roman" w:cs="David" w:hint="cs"/>
          <w:bCs/>
          <w:sz w:val="24"/>
          <w:szCs w:val="24"/>
          <w:u w:val="single"/>
          <w:rtl/>
          <w:lang w:eastAsia="he-IL"/>
        </w:rPr>
        <w:t>"</w:t>
      </w:r>
      <w:r w:rsidRPr="0045396B">
        <w:rPr>
          <w:rFonts w:ascii="Times New Roman" w:eastAsia="Times New Roman" w:hAnsi="Times New Roman" w:cs="David"/>
          <w:bCs/>
          <w:sz w:val="24"/>
          <w:szCs w:val="24"/>
          <w:u w:val="single"/>
          <w:rtl/>
          <w:lang w:eastAsia="he-IL"/>
        </w:rPr>
        <w:t>ה'</w:t>
      </w:r>
      <w:r w:rsidR="00D53CB3">
        <w:rPr>
          <w:rFonts w:ascii="Times New Roman" w:eastAsia="Times New Roman" w:hAnsi="Times New Roman" w:cs="David" w:hint="cs"/>
          <w:bCs/>
          <w:sz w:val="24"/>
          <w:szCs w:val="24"/>
          <w:u w:val="single"/>
          <w:rtl/>
          <w:lang w:eastAsia="he-IL"/>
        </w:rPr>
        <w:t>'</w:t>
      </w:r>
    </w:p>
    <w:p w14:paraId="36EA2346" w14:textId="77777777" w:rsidR="0045396B" w:rsidRPr="0045396B" w:rsidRDefault="0045396B" w:rsidP="004539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581277" w14:textId="77777777" w:rsidR="0045396B" w:rsidRPr="0045396B" w:rsidRDefault="0045396B" w:rsidP="0045396B">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45396B">
        <w:rPr>
          <w:rFonts w:ascii="Times New Roman" w:eastAsia="Times New Roman" w:hAnsi="Times New Roman" w:cs="David"/>
          <w:bCs/>
          <w:sz w:val="24"/>
          <w:szCs w:val="24"/>
          <w:u w:val="single"/>
          <w:rtl/>
          <w:lang w:eastAsia="he-IL"/>
        </w:rPr>
        <w:t>תשלומי שכר המתכנן</w:t>
      </w:r>
    </w:p>
    <w:p w14:paraId="00C93780"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4262DBED" w14:textId="77777777" w:rsidR="0045396B" w:rsidRPr="0045396B" w:rsidRDefault="0045396B" w:rsidP="004539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59BF64D" w14:textId="77777777" w:rsidR="0045396B" w:rsidRPr="0045396B" w:rsidRDefault="0045396B" w:rsidP="0045396B">
      <w:pPr>
        <w:widowControl w:val="0"/>
        <w:numPr>
          <w:ilvl w:val="0"/>
          <w:numId w:val="14"/>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p>
    <w:p w14:paraId="2B44E029"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C5845D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p>
    <w:p w14:paraId="317CCEE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sz w:val="20"/>
          <w:szCs w:val="24"/>
          <w:rtl/>
          <w:lang w:eastAsia="he-IL"/>
        </w:rPr>
        <w:tab/>
        <w:t>א.</w:t>
      </w:r>
      <w:r w:rsidRPr="0045396B">
        <w:rPr>
          <w:rFonts w:ascii="Times New Roman" w:eastAsia="Times New Roman" w:hAnsi="Times New Roman" w:cs="David"/>
          <w:sz w:val="20"/>
          <w:szCs w:val="24"/>
          <w:rtl/>
          <w:lang w:eastAsia="he-IL"/>
        </w:rPr>
        <w:tab/>
        <w:t>לאחר גמר התכנון המוקדם, ואישור עבודות</w:t>
      </w:r>
    </w:p>
    <w:p w14:paraId="1C1A66C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10% משכר המתכנן.</w:t>
      </w:r>
    </w:p>
    <w:p w14:paraId="3BE5F1F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F7FFBAC"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ב.</w:t>
      </w:r>
      <w:r w:rsidRPr="0045396B">
        <w:rPr>
          <w:rFonts w:ascii="Times New Roman" w:eastAsia="Times New Roman" w:hAnsi="Times New Roman" w:cs="David"/>
          <w:sz w:val="20"/>
          <w:szCs w:val="24"/>
          <w:rtl/>
          <w:lang w:eastAsia="he-IL"/>
        </w:rPr>
        <w:tab/>
        <w:t>לאחר גמר התכנון הסופי, ואישור עבודות</w:t>
      </w:r>
    </w:p>
    <w:p w14:paraId="6BE6F41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שלב זה על ידי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w:t>
      </w:r>
      <w:r w:rsidRPr="0045396B">
        <w:rPr>
          <w:rFonts w:ascii="Times New Roman" w:eastAsia="Times New Roman" w:hAnsi="Times New Roman" w:cs="David"/>
          <w:sz w:val="20"/>
          <w:szCs w:val="24"/>
          <w:rtl/>
          <w:lang w:eastAsia="he-IL"/>
        </w:rPr>
        <w:t>5% משכר המתכנן.</w:t>
      </w:r>
    </w:p>
    <w:p w14:paraId="162FD57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41D742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התכנון המפורט והמכרזים, ואישור</w:t>
      </w:r>
    </w:p>
    <w:p w14:paraId="38FEA76F"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עבודות שלב  זה על ידי המזמין-</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35</w:t>
      </w:r>
      <w:r w:rsidRPr="0045396B">
        <w:rPr>
          <w:rFonts w:ascii="Times New Roman" w:eastAsia="Times New Roman" w:hAnsi="Times New Roman" w:cs="David"/>
          <w:sz w:val="20"/>
          <w:szCs w:val="24"/>
          <w:rtl/>
          <w:lang w:eastAsia="he-IL"/>
        </w:rPr>
        <w:t>% משכר המתכנן.</w:t>
      </w:r>
    </w:p>
    <w:p w14:paraId="1C6A12EF"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C652AD9"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ד</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במהלך בצוע הפקוח העליון,</w:t>
      </w:r>
    </w:p>
    <w:p w14:paraId="4029A05F"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לפי שיקול דעת המזמין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25</w:t>
      </w:r>
      <w:r w:rsidRPr="0045396B">
        <w:rPr>
          <w:rFonts w:ascii="Times New Roman" w:eastAsia="Times New Roman" w:hAnsi="Times New Roman" w:cs="David"/>
          <w:sz w:val="20"/>
          <w:szCs w:val="24"/>
          <w:rtl/>
          <w:lang w:eastAsia="he-IL"/>
        </w:rPr>
        <w:t>% משכר המתכנן.</w:t>
      </w:r>
    </w:p>
    <w:p w14:paraId="17FA38AD"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55D085B"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ה</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לאחר גמר ביצוע העבודות בהתאם לחוזה זה,</w:t>
      </w:r>
    </w:p>
    <w:p w14:paraId="0D167E27"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הפעלת הפרויקט וקבלתו על ידי המזמין, </w:t>
      </w:r>
    </w:p>
    <w:p w14:paraId="32F251A5"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 xml:space="preserve">ולאחר בדיקת החשבונות הסופיים של העבודות </w:t>
      </w:r>
    </w:p>
    <w:p w14:paraId="1532F89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ושל הספקים בתכנון המתכנן ואישורם על ידי</w:t>
      </w:r>
    </w:p>
    <w:p w14:paraId="5F78786C"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וקבלת אשור לאכלוס -</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 xml:space="preserve"> </w:t>
      </w:r>
      <w:r w:rsidRPr="0045396B">
        <w:rPr>
          <w:rFonts w:ascii="Times New Roman" w:eastAsia="Times New Roman" w:hAnsi="Times New Roman" w:cs="David"/>
          <w:sz w:val="20"/>
          <w:szCs w:val="24"/>
          <w:u w:val="single"/>
          <w:rtl/>
          <w:lang w:eastAsia="he-IL"/>
        </w:rPr>
        <w:t>5% משכר המתכנן</w:t>
      </w:r>
      <w:r w:rsidRPr="0045396B">
        <w:rPr>
          <w:rFonts w:ascii="Times New Roman" w:eastAsia="Times New Roman" w:hAnsi="Times New Roman" w:cs="David"/>
          <w:sz w:val="20"/>
          <w:szCs w:val="24"/>
          <w:rtl/>
          <w:lang w:eastAsia="he-IL"/>
        </w:rPr>
        <w:t>.</w:t>
      </w:r>
    </w:p>
    <w:p w14:paraId="2BB0BBD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36225968" w14:textId="77777777" w:rsidR="0045396B" w:rsidRPr="0045396B" w:rsidRDefault="0045396B" w:rsidP="0045396B">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5ECCB6C2"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ab/>
        <w:t>סה"כ</w:t>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r>
      <w:r w:rsidRPr="0045396B">
        <w:rPr>
          <w:rFonts w:ascii="Times New Roman" w:eastAsia="Times New Roman" w:hAnsi="Times New Roman" w:cs="David" w:hint="cs"/>
          <w:sz w:val="20"/>
          <w:szCs w:val="24"/>
          <w:rtl/>
          <w:lang w:eastAsia="he-IL"/>
        </w:rPr>
        <w:tab/>
        <w:t>100%</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r>
    </w:p>
    <w:p w14:paraId="6E8C115B" w14:textId="77777777" w:rsidR="0045396B" w:rsidRPr="0045396B" w:rsidRDefault="0045396B" w:rsidP="0045396B">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p>
    <w:p w14:paraId="0E82CAF2" w14:textId="77777777" w:rsidR="0045396B" w:rsidRPr="0045396B" w:rsidRDefault="0045396B" w:rsidP="00D53CB3">
      <w:pPr>
        <w:widowControl w:val="0"/>
        <w:spacing w:before="0" w:beforeAutospacing="0" w:after="0" w:afterAutospacing="0" w:line="36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2.</w:t>
      </w:r>
      <w:r w:rsidRPr="0045396B">
        <w:rPr>
          <w:rFonts w:ascii="Times New Roman" w:eastAsia="Times New Roman" w:hAnsi="Times New Roman" w:cs="David"/>
          <w:sz w:val="20"/>
          <w:szCs w:val="24"/>
          <w:rtl/>
          <w:lang w:eastAsia="he-IL"/>
        </w:rPr>
        <w:tab/>
        <w:t xml:space="preserve">על אף האמור בסעיף 1 לעיל, רשאי המזמין לשלם למתכנן מקדמות בגין קידום התכנון אשר </w:t>
      </w:r>
      <w:r w:rsidRPr="0045396B">
        <w:rPr>
          <w:rFonts w:ascii="Times New Roman" w:eastAsia="Times New Roman" w:hAnsi="Times New Roman" w:cs="David"/>
          <w:sz w:val="20"/>
          <w:szCs w:val="24"/>
          <w:rtl/>
          <w:lang w:eastAsia="he-IL"/>
        </w:rPr>
        <w:tab/>
        <w:t>יקוזזו משלבי התשלום, וזאת עפ"י קביעתו ושקול דעתו הבלעדי של המזמין.</w:t>
      </w:r>
    </w:p>
    <w:p w14:paraId="4AB05532"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9C12A3D" w14:textId="77777777" w:rsidR="0045396B" w:rsidRPr="0045396B" w:rsidRDefault="0045396B" w:rsidP="00D53CB3">
      <w:pPr>
        <w:widowControl w:val="0"/>
        <w:spacing w:before="0" w:beforeAutospacing="0" w:after="0" w:afterAutospacing="0" w:line="240" w:lineRule="auto"/>
        <w:ind w:left="793" w:hanging="851"/>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3.</w:t>
      </w:r>
      <w:r w:rsidRPr="0045396B">
        <w:rPr>
          <w:rFonts w:ascii="Times New Roman" w:eastAsia="Times New Roman" w:hAnsi="Times New Roman" w:cs="David"/>
          <w:sz w:val="20"/>
          <w:szCs w:val="24"/>
          <w:rtl/>
          <w:lang w:eastAsia="he-IL"/>
        </w:rPr>
        <w:tab/>
        <w:t>המתכנן יגיש חשבון לא יותר מאשר פעם בחודש. לכל חשבון י</w:t>
      </w:r>
      <w:r w:rsidR="00D53CB3">
        <w:rPr>
          <w:rFonts w:ascii="Times New Roman" w:eastAsia="Times New Roman" w:hAnsi="Times New Roman" w:cs="David"/>
          <w:sz w:val="20"/>
          <w:szCs w:val="24"/>
          <w:rtl/>
          <w:lang w:eastAsia="he-IL"/>
        </w:rPr>
        <w:t>צרף המתכנן אשור מאת חברת</w:t>
      </w:r>
      <w:r w:rsidR="00D53CB3">
        <w:rPr>
          <w:rFonts w:ascii="Times New Roman" w:eastAsia="Times New Roman" w:hAnsi="Times New Roman" w:cs="David" w:hint="cs"/>
          <w:sz w:val="20"/>
          <w:szCs w:val="24"/>
          <w:rtl/>
          <w:lang w:eastAsia="he-IL"/>
        </w:rPr>
        <w:t xml:space="preserve"> </w:t>
      </w:r>
      <w:r w:rsidRPr="0045396B">
        <w:rPr>
          <w:rFonts w:ascii="Times New Roman" w:eastAsia="Times New Roman" w:hAnsi="Times New Roman" w:cs="David"/>
          <w:sz w:val="20"/>
          <w:szCs w:val="24"/>
          <w:rtl/>
          <w:lang w:eastAsia="he-IL"/>
        </w:rPr>
        <w:t>הביטוח על קיומם של הביטוחים המפורטים בחוזה בנוסח המצ"ב כנספח ז' לחוזה.</w:t>
      </w:r>
    </w:p>
    <w:p w14:paraId="327E6683"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lang w:eastAsia="he-IL"/>
        </w:rPr>
      </w:pPr>
    </w:p>
    <w:p w14:paraId="362F8F33" w14:textId="77777777" w:rsidR="0045396B" w:rsidRPr="0045396B" w:rsidRDefault="0045396B" w:rsidP="00D53CB3">
      <w:pPr>
        <w:widowControl w:val="0"/>
        <w:spacing w:before="0" w:beforeAutospacing="0" w:after="0" w:afterAutospacing="0" w:line="240" w:lineRule="auto"/>
        <w:ind w:left="793" w:hanging="793"/>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המזמין ישלם את שכר המתכנן תוך</w:t>
      </w:r>
      <w:r w:rsidRPr="0045396B">
        <w:rPr>
          <w:rFonts w:ascii="Times New Roman" w:eastAsia="Times New Roman" w:hAnsi="Times New Roman" w:cs="David" w:hint="cs"/>
          <w:sz w:val="24"/>
          <w:szCs w:val="24"/>
          <w:rtl/>
        </w:rPr>
        <w:t xml:space="preserve"> שוטף + 60</w:t>
      </w:r>
      <w:r w:rsidRPr="0045396B">
        <w:rPr>
          <w:rFonts w:ascii="Times New Roman" w:eastAsia="Times New Roman" w:hAnsi="Times New Roman" w:cs="David"/>
          <w:sz w:val="24"/>
          <w:szCs w:val="24"/>
          <w:rtl/>
        </w:rPr>
        <w:t xml:space="preserve"> </w:t>
      </w:r>
      <w:r w:rsidRPr="0045396B">
        <w:rPr>
          <w:rFonts w:ascii="Times New Roman" w:eastAsia="Times New Roman" w:hAnsi="Times New Roman" w:cs="David"/>
          <w:sz w:val="20"/>
          <w:szCs w:val="24"/>
          <w:rtl/>
          <w:lang w:eastAsia="he-IL"/>
        </w:rPr>
        <w:t>יום מתאריך אישור החשבון ע"י המנהל.</w:t>
      </w:r>
    </w:p>
    <w:p w14:paraId="599568AC" w14:textId="77777777" w:rsidR="0045396B" w:rsidRPr="0045396B" w:rsidRDefault="0045396B" w:rsidP="0045396B">
      <w:pPr>
        <w:widowControl w:val="0"/>
        <w:spacing w:before="0" w:beforeAutospacing="0" w:after="0" w:afterAutospacing="0" w:line="240" w:lineRule="auto"/>
        <w:ind w:left="798" w:hanging="709"/>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0"/>
          <w:u w:val="single"/>
          <w:rtl/>
          <w:lang w:eastAsia="he-IL"/>
        </w:rPr>
        <w:br w:type="page"/>
      </w:r>
    </w:p>
    <w:p w14:paraId="53DD83D2" w14:textId="77777777" w:rsidR="00D53CB3" w:rsidRPr="00672C76" w:rsidRDefault="00D53CB3" w:rsidP="00D53CB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7416FA5C" w14:textId="06DA3FE1" w:rsidR="00D53CB3" w:rsidRPr="00B27B4C" w:rsidRDefault="00D53CB3" w:rsidP="00D53CB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8C01917DFFC443E98DE1B2CF5811D69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6-07T00:00:00Z">
            <w:dateFormat w:val="dd/MM/yyyy"/>
            <w:lid w:val="he-IL"/>
            <w:storeMappedDataAs w:val="dateTime"/>
            <w:calendar w:val="gregorian"/>
          </w:date>
        </w:sdtPr>
        <w:sdtEndPr>
          <w:rPr>
            <w:rFonts w:hint="cs"/>
          </w:rPr>
        </w:sdtEndPr>
        <w:sdtContent>
          <w:ins w:id="121" w:author="Meryl Etman" w:date="2022-06-07T15:49:00Z">
            <w:r w:rsidR="0001306D">
              <w:rPr>
                <w:rFonts w:ascii="Times New Roman" w:eastAsia="Times New Roman" w:hAnsi="Times New Roman" w:cs="David" w:hint="cs"/>
                <w:color w:val="008000"/>
                <w:sz w:val="24"/>
                <w:szCs w:val="24"/>
                <w:rtl/>
                <w:lang w:eastAsia="he-IL"/>
              </w:rPr>
              <w:t>‏07/06/2022</w:t>
            </w:r>
          </w:ins>
        </w:sdtContent>
      </w:sdt>
      <w:r w:rsidRPr="00B27B4C">
        <w:rPr>
          <w:rFonts w:ascii="Times New Roman" w:eastAsia="Times New Roman" w:hAnsi="Times New Roman" w:cs="David" w:hint="cs"/>
          <w:bCs/>
          <w:color w:val="FF0000"/>
          <w:sz w:val="24"/>
          <w:szCs w:val="24"/>
          <w:rtl/>
          <w:lang w:eastAsia="he-IL"/>
        </w:rPr>
        <w:br/>
      </w:r>
    </w:p>
    <w:p w14:paraId="308F8AEB"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D2D46E0196A44AC7BF27EC4B04507A2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DD117A4"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9849FE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FF66882"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B14210A"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E443FFF" w14:textId="77777777" w:rsidR="00D53CB3" w:rsidRPr="00B27B4C" w:rsidRDefault="00D53CB3" w:rsidP="00D53CB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3B57D86D"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16AFAE" w14:textId="43C6B225"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75C10C1CECC140D381C7A3CD4F15CE1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2" w:author="Meryl Etman" w:date="2022-04-04T14:46:00Z">
            <w:r w:rsidR="00F82BC9">
              <w:rPr>
                <w:rFonts w:ascii="Times New Roman" w:eastAsia="Times New Roman" w:hAnsi="Times New Roman" w:cs="David"/>
                <w:color w:val="008000"/>
                <w:sz w:val="24"/>
                <w:szCs w:val="24"/>
                <w:rtl/>
                <w:lang w:eastAsia="he-IL"/>
              </w:rPr>
              <w:t>עינת בר-און לטי</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C679AF8923284260B5AAD6F69C99903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3" w:author="Meryl Etman" w:date="2022-04-04T14:46:00Z">
            <w:r w:rsidR="00F82BC9">
              <w:rPr>
                <w:rFonts w:ascii="Times New Roman" w:eastAsia="Times New Roman" w:hAnsi="Times New Roman" w:cs="David"/>
                <w:color w:val="008000"/>
                <w:sz w:val="24"/>
                <w:szCs w:val="24"/>
                <w:rtl/>
                <w:lang w:eastAsia="he-IL"/>
              </w:rPr>
              <w:t>עינת בר-און לטי</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F6D5CE2175D4228891A0F4415E33A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4" w:author="Meryl Etman" w:date="2022-04-04T14:46:00Z">
            <w:r w:rsidR="00F82BC9">
              <w:rPr>
                <w:rFonts w:ascii="Times New Roman" w:eastAsia="Times New Roman" w:hAnsi="Times New Roman" w:cs="David"/>
                <w:color w:val="008000"/>
                <w:sz w:val="24"/>
                <w:szCs w:val="24"/>
                <w:rtl/>
                <w:lang w:eastAsia="he-IL"/>
              </w:rPr>
              <w:t>עינת בר-און לטי</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655E7722"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40D33C8" w14:textId="064A6B69"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7D7F65B777D1447A959F30616375AB6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5" w:author="Meryl Etman" w:date="2022-04-04T14:46:00Z">
            <w:r w:rsidR="00F82BC9">
              <w:rPr>
                <w:rFonts w:ascii="Times New Roman" w:eastAsia="Times New Roman" w:hAnsi="Times New Roman" w:cs="David"/>
                <w:color w:val="008000"/>
                <w:sz w:val="24"/>
                <w:szCs w:val="24"/>
                <w:rtl/>
                <w:lang w:eastAsia="he-IL"/>
              </w:rPr>
              <w:t>עינת בר-און לטי</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C396CD23D44D414C97F12D5C40BA4B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מעצב פנים</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DDFC75CB7DBC40D7B07794BCEBC820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26" w:author="Meryl Etman" w:date="2022-04-04T14:45:00Z">
            <w:r w:rsidR="00F82BC9">
              <w:rPr>
                <w:rFonts w:ascii="Times New Roman" w:eastAsia="Times New Roman" w:hAnsi="Times New Roman" w:cs="David" w:hint="cs"/>
                <w:bCs/>
                <w:color w:val="008000"/>
                <w:sz w:val="24"/>
                <w:szCs w:val="24"/>
                <w:rtl/>
                <w:lang w:eastAsia="he-IL"/>
              </w:rPr>
              <w:t>סביוני נצר סירני - בניין 31</w:t>
            </w:r>
          </w:ins>
        </w:sdtContent>
      </w:sdt>
      <w:r w:rsidRPr="00B27B4C">
        <w:rPr>
          <w:rFonts w:ascii="Times New Roman" w:eastAsia="Times New Roman" w:hAnsi="Times New Roman" w:cs="David" w:hint="cs"/>
          <w:color w:val="008000"/>
          <w:sz w:val="24"/>
          <w:szCs w:val="24"/>
          <w:rtl/>
          <w:lang w:eastAsia="he-IL"/>
        </w:rPr>
        <w:t>.</w:t>
      </w:r>
    </w:p>
    <w:p w14:paraId="39887718"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34D9BE0" w14:textId="2082E04E"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C8EC96CCE3E04422A3347626E68D11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7" w:author="Meryl Etman" w:date="2022-04-04T14:46:00Z">
            <w:r w:rsidR="00F82BC9">
              <w:rPr>
                <w:rFonts w:ascii="Times New Roman" w:eastAsia="Times New Roman" w:hAnsi="Times New Roman" w:cs="David"/>
                <w:color w:val="008000"/>
                <w:sz w:val="24"/>
                <w:szCs w:val="24"/>
                <w:rtl/>
                <w:lang w:eastAsia="he-IL"/>
              </w:rPr>
              <w:t>עינת בר-און לטי</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361B725"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6BBC6F5" w14:textId="4350E0A6" w:rsidR="00D53CB3" w:rsidRPr="00B27B4C" w:rsidRDefault="00D53CB3" w:rsidP="00D53CB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AE51C040CB3142A490D28D84441A92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8" w:author="Meryl Etman" w:date="2022-04-04T14:46:00Z">
            <w:r w:rsidR="00F82BC9">
              <w:rPr>
                <w:rFonts w:ascii="Times New Roman" w:eastAsia="Times New Roman" w:hAnsi="Times New Roman" w:cs="David"/>
                <w:color w:val="008000"/>
                <w:sz w:val="24"/>
                <w:szCs w:val="24"/>
                <w:rtl/>
                <w:lang w:eastAsia="he-IL"/>
              </w:rPr>
              <w:t>עינת בר-און לטי</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0CCC678B" w14:textId="77777777" w:rsidR="00D53CB3" w:rsidRPr="00B27B4C" w:rsidRDefault="00D53CB3" w:rsidP="00D53CB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8ACFE5D"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FA6F879"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39706C3"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3EB2148"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E68BB11" w14:textId="77777777" w:rsidR="00D53CB3" w:rsidRPr="00B27B4C" w:rsidRDefault="00D53CB3" w:rsidP="00D53CB3">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2DD7B4E" w14:textId="77777777" w:rsidR="00D53CB3" w:rsidRPr="00B27B4C" w:rsidRDefault="00D53CB3" w:rsidP="00D53CB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5D02A3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2DEF5EE3" w14:textId="77777777" w:rsidR="00D53CB3" w:rsidRPr="00435A20" w:rsidRDefault="00D53CB3" w:rsidP="00D53CB3">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317F013"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861D8ED" w14:textId="647C8EA1" w:rsidR="00D53CB3" w:rsidRPr="000525E5"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BE6898D816394EF5800DF12B6423A1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9" w:author="Meryl Etman" w:date="2022-04-04T14:46:00Z">
            <w:r w:rsidR="00F82BC9">
              <w:rPr>
                <w:rFonts w:ascii="Times New Roman" w:eastAsia="Times New Roman" w:hAnsi="Times New Roman" w:cs="David" w:hint="cs"/>
                <w:color w:val="00B0F0"/>
                <w:sz w:val="24"/>
                <w:szCs w:val="24"/>
                <w:u w:val="single"/>
                <w:rtl/>
                <w:lang w:eastAsia="he-IL"/>
              </w:rPr>
              <w:t>עינת בר-און לטי</w:t>
            </w:r>
          </w:ins>
        </w:sdtContent>
      </w:sdt>
    </w:p>
    <w:p w14:paraId="3CCBD5A3" w14:textId="77777777" w:rsidR="00D53CB3"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72CFAA6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23C80EC0"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4CEAA88D" w14:textId="77777777" w:rsidR="00D53CB3" w:rsidRPr="00B27B4C" w:rsidRDefault="00D53CB3" w:rsidP="00D53CB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61510A07" w14:textId="77777777" w:rsidR="00D53CB3" w:rsidRPr="00B27B4C" w:rsidRDefault="00D53CB3" w:rsidP="00D53CB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7CFAA274" w14:textId="77777777" w:rsidR="00D53CB3" w:rsidRPr="00776496" w:rsidRDefault="00D53CB3" w:rsidP="00D53CB3">
      <w:pPr>
        <w:widowControl w:val="0"/>
        <w:spacing w:before="120" w:beforeAutospacing="0" w:after="60" w:afterAutospacing="0" w:line="240" w:lineRule="auto"/>
        <w:jc w:val="center"/>
        <w:rPr>
          <w:rFonts w:ascii="Times New Roman" w:eastAsia="Times New Roman" w:hAnsi="Times New Roman" w:cs="David"/>
          <w:sz w:val="24"/>
          <w:szCs w:val="24"/>
          <w:rtl/>
          <w:lang w:eastAsia="he-IL"/>
        </w:rPr>
      </w:pPr>
    </w:p>
    <w:p w14:paraId="36373C45" w14:textId="77777777" w:rsidR="00D53CB3" w:rsidDel="00F70D30" w:rsidRDefault="00D53CB3" w:rsidP="00D53CB3">
      <w:pPr>
        <w:widowControl w:val="0"/>
        <w:spacing w:before="0" w:beforeAutospacing="0" w:after="0" w:afterAutospacing="0" w:line="240" w:lineRule="auto"/>
        <w:jc w:val="center"/>
        <w:rPr>
          <w:del w:id="130" w:author="Meryl Etman [2]" w:date="2022-05-16T14:38:00Z"/>
          <w:rFonts w:ascii="Times New Roman" w:eastAsia="Times New Roman" w:hAnsi="Times New Roman" w:cs="David"/>
          <w:bCs/>
          <w:sz w:val="24"/>
          <w:szCs w:val="24"/>
          <w:u w:val="single"/>
          <w:rtl/>
          <w:lang w:eastAsia="he-IL"/>
        </w:rPr>
      </w:pPr>
    </w:p>
    <w:p w14:paraId="000FEDED" w14:textId="77777777" w:rsidR="00906AB8" w:rsidRDefault="00906AB8">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Change w:id="131" w:author="Meryl Etman [2]" w:date="2022-05-16T14:38:00Z">
          <w:pPr>
            <w:widowControl w:val="0"/>
            <w:spacing w:before="0" w:beforeAutospacing="0" w:after="0" w:afterAutospacing="0" w:line="240" w:lineRule="auto"/>
            <w:jc w:val="center"/>
          </w:pPr>
        </w:pPrChange>
      </w:pPr>
      <w:r>
        <w:rPr>
          <w:rFonts w:ascii="Times New Roman" w:eastAsia="Times New Roman" w:hAnsi="Times New Roman" w:cs="David"/>
          <w:bCs/>
          <w:sz w:val="20"/>
          <w:szCs w:val="24"/>
          <w:u w:val="single"/>
          <w:rtl/>
          <w:lang w:eastAsia="he-IL"/>
        </w:rPr>
        <w:br w:type="page"/>
      </w:r>
    </w:p>
    <w:p w14:paraId="7E273BD1" w14:textId="77777777" w:rsidR="00906AB8" w:rsidRPr="00232692" w:rsidRDefault="00906AB8" w:rsidP="00906AB8">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22EACE6" w14:textId="77777777" w:rsidR="00906AB8" w:rsidRPr="0009511C" w:rsidRDefault="00906AB8" w:rsidP="00906AB8">
      <w:pPr>
        <w:widowControl w:val="0"/>
        <w:spacing w:before="0" w:beforeAutospacing="0" w:after="0" w:afterAutospacing="0" w:line="240" w:lineRule="auto"/>
        <w:jc w:val="center"/>
        <w:rPr>
          <w:rFonts w:ascii="David" w:eastAsia="Times New Roman" w:hAnsi="David" w:cs="David"/>
          <w:sz w:val="24"/>
          <w:szCs w:val="24"/>
          <w:lang w:eastAsia="he-IL"/>
        </w:rPr>
      </w:pPr>
    </w:p>
    <w:p w14:paraId="13ABD14B" w14:textId="77777777" w:rsidR="00906AB8" w:rsidRPr="002419E5" w:rsidRDefault="00906AB8" w:rsidP="00906AB8">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sidRPr="0009511C">
        <w:rPr>
          <w:rFonts w:ascii="Times New Roman" w:eastAsia="Times New Roman" w:hAnsi="Times New Roman" w:cs="David" w:hint="cs"/>
          <w:b/>
          <w:bCs/>
          <w:sz w:val="20"/>
          <w:szCs w:val="24"/>
          <w:u w:val="single"/>
          <w:rtl/>
          <w:lang w:eastAsia="he-IL"/>
        </w:rPr>
        <w:t>המתכנן</w:t>
      </w:r>
      <w:r w:rsidRPr="0009511C">
        <w:rPr>
          <w:rFonts w:ascii="David" w:eastAsia="Times New Roman" w:hAnsi="David" w:cs="David" w:hint="cs"/>
          <w:bCs/>
          <w:sz w:val="24"/>
          <w:szCs w:val="24"/>
          <w:u w:val="single"/>
          <w:rtl/>
          <w:lang w:eastAsia="he-IL"/>
        </w:rPr>
        <w:t xml:space="preserve"> </w:t>
      </w:r>
    </w:p>
    <w:p w14:paraId="4188E6A3" w14:textId="77777777" w:rsidR="00906AB8" w:rsidRPr="0009511C" w:rsidRDefault="00906AB8" w:rsidP="00906AB8">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w:t>
      </w:r>
      <w:r>
        <w:rPr>
          <w:rFonts w:ascii="David" w:eastAsia="Calibri" w:hAnsi="David" w:cs="David" w:hint="cs"/>
          <w:sz w:val="24"/>
          <w:szCs w:val="24"/>
          <w:rtl/>
        </w:rPr>
        <w:t xml:space="preserve">מתכנן </w:t>
      </w:r>
      <w:r w:rsidRPr="0009511C">
        <w:rPr>
          <w:rFonts w:ascii="David" w:eastAsia="Calibri" w:hAnsi="David" w:cs="David" w:hint="cs"/>
          <w:sz w:val="24"/>
          <w:szCs w:val="24"/>
          <w:rtl/>
        </w:rPr>
        <w:t>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3C04E47D"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w:t>
      </w:r>
      <w:r>
        <w:rPr>
          <w:rFonts w:ascii="David" w:eastAsia="Calibri" w:hAnsi="David" w:cs="David" w:hint="cs"/>
          <w:sz w:val="24"/>
          <w:szCs w:val="24"/>
          <w:rtl/>
        </w:rPr>
        <w:t>מתכנן</w:t>
      </w:r>
      <w:r w:rsidRPr="0009511C">
        <w:rPr>
          <w:rFonts w:ascii="David" w:eastAsia="Calibri" w:hAnsi="David" w:cs="David" w:hint="cs"/>
          <w:sz w:val="24"/>
          <w:szCs w:val="24"/>
          <w:rtl/>
        </w:rPr>
        <w:t xml:space="preserve"> ביחס להתחייבויותיו על פי ההסכם הנדון.</w:t>
      </w:r>
    </w:p>
    <w:p w14:paraId="22BE711E"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F066057"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כמוגדר בפוליסה ובכפוף לתנאיה ולסייגיה. הביטוח כולל מועד למפרע שאינו מאוחר ממועד תחילת ביצוע העבודות על ידי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32AADEA5"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הנזיקין (נוסח חדש) וחוק האחריות למוצרים פגומים תש"ם-1980,  כלפי כל העובדים, המועסקים על ידי </w:t>
      </w:r>
      <w:r>
        <w:rPr>
          <w:rFonts w:ascii="David" w:eastAsia="Calibri" w:hAnsi="David" w:cs="David" w:hint="cs"/>
          <w:sz w:val="24"/>
          <w:szCs w:val="24"/>
          <w:rtl/>
        </w:rPr>
        <w:t>המתכנן</w:t>
      </w:r>
      <w:r w:rsidRPr="0009511C">
        <w:rPr>
          <w:rFonts w:ascii="David" w:eastAsia="Calibri" w:hAnsi="David" w:cs="David" w:hint="cs"/>
          <w:sz w:val="24"/>
          <w:szCs w:val="24"/>
          <w:rtl/>
        </w:rPr>
        <w:t>,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602C2F4A"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נושא בחובות מעביד כלשהם כלפי מי מעובדי </w:t>
      </w:r>
      <w:r>
        <w:rPr>
          <w:rFonts w:ascii="David" w:eastAsia="Calibri" w:hAnsi="David" w:cs="David" w:hint="cs"/>
          <w:sz w:val="24"/>
          <w:szCs w:val="24"/>
          <w:rtl/>
        </w:rPr>
        <w:t>המתכנן</w:t>
      </w:r>
      <w:r w:rsidRPr="0009511C">
        <w:rPr>
          <w:rFonts w:ascii="David" w:eastAsia="Calibri" w:hAnsi="David" w:cs="David" w:hint="cs"/>
          <w:sz w:val="24"/>
          <w:szCs w:val="24"/>
          <w:rtl/>
        </w:rPr>
        <w:t>.</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A1F1170"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על פי דין בגבול אחריות שלא יפחת מ- 4,000,000 ₪ (ארבעה מיליון ₪) למקרה ולתקופת ביטוח שנתית, בגין אירועים הנובעים במישרין ו/או בעקיפין מפעולותיו של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ו/או כל מי שפועל מטעמו וכל הבאים מכוחו ויחול על כל אובדן ו/או נזק לגוף ו/או לרכוש.</w:t>
      </w:r>
    </w:p>
    <w:p w14:paraId="34ECAA37" w14:textId="77777777" w:rsidR="00906AB8" w:rsidRPr="0009511C" w:rsidRDefault="00906AB8" w:rsidP="00906AB8">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 xml:space="preserve">הביטוח מורחב לשפות את המזמין בגין אחריותו למעשי ו/או מחדלי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והבאים מטעמו, וזאת בכפוף לסעיף אחריות צולבת לפי נחשב הביטוח כאילו נערך בנפרד עבור כל אחד מיחידי המבוטח.  רכוש המזמין ייחשב כרכוש צד שלישי.</w:t>
      </w:r>
    </w:p>
    <w:p w14:paraId="764AC01E"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CB92B52"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56BFBC55"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כמו כן </w:t>
      </w:r>
      <w:r>
        <w:rPr>
          <w:rFonts w:ascii="David" w:eastAsia="Calibri" w:hAnsi="David" w:cs="David" w:hint="cs"/>
          <w:sz w:val="24"/>
          <w:szCs w:val="24"/>
          <w:rtl/>
        </w:rPr>
        <w:t>המתכנן</w:t>
      </w:r>
      <w:r w:rsidRPr="0009511C">
        <w:rPr>
          <w:rFonts w:ascii="David" w:eastAsia="Calibri" w:hAnsi="David" w:cs="David" w:hint="cs"/>
          <w:sz w:val="24"/>
          <w:szCs w:val="24"/>
          <w:rtl/>
        </w:rPr>
        <w:t xml:space="preserve"> מתחייב שהכיסוי על פי הפוליסות לא יבוטל ולא יחול בו שינוי לרעה, אלא אם תימסר הודעה כתובה בדואר רשום לידי המזמין לפחות 60 יום מראש.</w:t>
      </w:r>
    </w:p>
    <w:p w14:paraId="14A8F707" w14:textId="77777777" w:rsidR="00906AB8" w:rsidRPr="0009511C" w:rsidRDefault="00906AB8" w:rsidP="00906AB8">
      <w:pPr>
        <w:numPr>
          <w:ilvl w:val="0"/>
          <w:numId w:val="4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31197B78" w14:textId="77777777" w:rsidR="00906AB8" w:rsidRPr="0009511C" w:rsidRDefault="00906AB8" w:rsidP="00906AB8">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39A27FB7" w14:textId="77777777" w:rsidR="00906AB8" w:rsidRPr="0009511C" w:rsidRDefault="00906AB8" w:rsidP="00906AB8">
      <w:pPr>
        <w:ind w:left="364"/>
        <w:contextualSpacing/>
        <w:rPr>
          <w:rFonts w:ascii="Times New Roman" w:eastAsia="Calibri" w:hAnsi="Times New Roman" w:cs="Arial"/>
          <w:rtl/>
        </w:rPr>
      </w:pPr>
    </w:p>
    <w:p w14:paraId="2A0A5025"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8B16BE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985CCFE"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D16161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3599CA8"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DBDD5B"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0C7BD82"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9BDE8B6"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59568B5"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DEB26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D6E3025"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739CD6A"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0F8A2A69"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289BBE3"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8F9C0B7"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06310BC" w14:textId="77777777" w:rsidR="00906AB8" w:rsidRPr="0009511C" w:rsidRDefault="00906AB8" w:rsidP="00906AB8">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385D77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A88C0F"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11F762"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4C65E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EF5B10"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855B7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A12B83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B32545F"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DBAF6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E4FC0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DA56AD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DFF9856"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183EED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D6F6308"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537268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FCD4C2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1EE4DFA"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324E4E"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F2E20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2D6CCC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7B207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F99998D"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A476A9"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691353"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174081"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12572C" w14:textId="77777777" w:rsidR="00906AB8" w:rsidRPr="0009511C"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1A729AC"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Pr>
          <w:rFonts w:ascii="Times New Roman" w:eastAsia="Times New Roman" w:hAnsi="Times New Roman" w:cs="David"/>
          <w:bCs/>
          <w:sz w:val="24"/>
          <w:szCs w:val="24"/>
          <w:u w:val="single"/>
          <w:rtl/>
          <w:lang w:eastAsia="he-IL"/>
        </w:rPr>
        <w:br w:type="page"/>
      </w:r>
    </w:p>
    <w:p w14:paraId="24F67A89" w14:textId="77777777" w:rsidR="00906AB8" w:rsidRPr="002419E5" w:rsidRDefault="00906AB8" w:rsidP="00906AB8">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1EC7A573" w14:textId="77777777" w:rsidR="00906AB8" w:rsidRDefault="00906AB8"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6C22F1C9" w14:textId="77777777" w:rsidR="00906AB8" w:rsidRPr="00400B84" w:rsidRDefault="00906AB8" w:rsidP="00906AB8">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906AB8" w:rsidRPr="0009511C" w14:paraId="1762B452" w14:textId="77777777" w:rsidTr="00101222">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3A2910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EA2675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906AB8" w:rsidRPr="0009511C" w14:paraId="30FC754A" w14:textId="77777777" w:rsidTr="00101222">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40AC671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906AB8" w:rsidRPr="0009511C" w14:paraId="445653EF" w14:textId="77777777" w:rsidTr="00101222">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02C62B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21D4B1BF"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7B3B1F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43C053A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906AB8" w:rsidRPr="0009511C" w14:paraId="20D36793" w14:textId="77777777" w:rsidTr="00101222">
        <w:trPr>
          <w:trHeight w:val="551"/>
        </w:trPr>
        <w:tc>
          <w:tcPr>
            <w:tcW w:w="4068" w:type="dxa"/>
            <w:tcBorders>
              <w:top w:val="single" w:sz="4" w:space="0" w:color="auto"/>
              <w:left w:val="single" w:sz="4" w:space="0" w:color="auto"/>
              <w:bottom w:val="single" w:sz="4" w:space="0" w:color="auto"/>
              <w:right w:val="single" w:sz="4" w:space="0" w:color="auto"/>
            </w:tcBorders>
            <w:hideMark/>
          </w:tcPr>
          <w:p w14:paraId="3EDED3FD"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577546D"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DEE7FF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51AFDA35"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p w14:paraId="6252F4ED"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238B017D"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6C4E6A3"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p w14:paraId="6AD0C6F7"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66DE412"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p>
        </w:tc>
      </w:tr>
      <w:tr w:rsidR="00906AB8" w:rsidRPr="0009511C" w14:paraId="24F3508C" w14:textId="77777777" w:rsidTr="00101222">
        <w:trPr>
          <w:trHeight w:val="571"/>
        </w:trPr>
        <w:tc>
          <w:tcPr>
            <w:tcW w:w="4068" w:type="dxa"/>
            <w:tcBorders>
              <w:top w:val="single" w:sz="4" w:space="0" w:color="auto"/>
              <w:left w:val="single" w:sz="4" w:space="0" w:color="auto"/>
              <w:bottom w:val="single" w:sz="4" w:space="0" w:color="auto"/>
              <w:right w:val="single" w:sz="4" w:space="0" w:color="auto"/>
            </w:tcBorders>
            <w:hideMark/>
          </w:tcPr>
          <w:p w14:paraId="69392E7E"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51B98B8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562AF8F6"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99DC850"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1A81D3"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r>
      <w:tr w:rsidR="00906AB8" w:rsidRPr="0009511C" w14:paraId="1429375C" w14:textId="77777777" w:rsidTr="00101222">
        <w:trPr>
          <w:trHeight w:val="391"/>
        </w:trPr>
        <w:tc>
          <w:tcPr>
            <w:tcW w:w="4068" w:type="dxa"/>
            <w:tcBorders>
              <w:top w:val="single" w:sz="4" w:space="0" w:color="auto"/>
              <w:left w:val="single" w:sz="4" w:space="0" w:color="auto"/>
              <w:bottom w:val="single" w:sz="4" w:space="0" w:color="auto"/>
              <w:right w:val="single" w:sz="4" w:space="0" w:color="auto"/>
            </w:tcBorders>
            <w:hideMark/>
          </w:tcPr>
          <w:p w14:paraId="2565DCF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4FDB6605"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2EE5A9AE" w14:textId="77777777" w:rsidR="00906AB8" w:rsidRPr="0009511C" w:rsidRDefault="00906AB8" w:rsidP="00101222">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AB4636"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4B162D4" w14:textId="77777777" w:rsidR="00906AB8" w:rsidRPr="0009511C" w:rsidRDefault="00906AB8" w:rsidP="00101222">
            <w:pPr>
              <w:spacing w:before="0" w:beforeAutospacing="0" w:after="0" w:afterAutospacing="0" w:line="256" w:lineRule="auto"/>
              <w:rPr>
                <w:rFonts w:ascii="David" w:eastAsia="Calibri" w:hAnsi="David" w:cs="David"/>
                <w:b/>
                <w:sz w:val="24"/>
                <w:szCs w:val="24"/>
                <w:lang w:eastAsia="he-IL"/>
              </w:rPr>
            </w:pPr>
          </w:p>
        </w:tc>
      </w:tr>
    </w:tbl>
    <w:p w14:paraId="0C3D7DD2" w14:textId="77777777" w:rsidR="00906AB8" w:rsidRPr="0009511C" w:rsidRDefault="00906AB8" w:rsidP="00906AB8">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906AB8" w:rsidRPr="0009511C" w14:paraId="4DF12BD2" w14:textId="77777777" w:rsidTr="00101222">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2E109A0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906AB8" w:rsidRPr="0009511C" w14:paraId="2D9B81CD" w14:textId="77777777" w:rsidTr="00101222">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82B031D"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6523319F"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p w14:paraId="1233828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D23E9E8"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D15A3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B7E261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188898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6E1141A8"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710B1A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67C6780"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906AB8" w:rsidRPr="0009511C" w14:paraId="1D3655C9" w14:textId="77777777" w:rsidTr="00101222">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41CF6951"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D082C14"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4D8FEB6F"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2547D7F1"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034117D"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88FD98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4199DAB4"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4667F532" w14:textId="77777777" w:rsidR="00906AB8" w:rsidRPr="0009511C" w:rsidRDefault="00906AB8" w:rsidP="00101222">
            <w:pPr>
              <w:spacing w:before="0" w:beforeAutospacing="0" w:after="0" w:afterAutospacing="0" w:line="256" w:lineRule="auto"/>
              <w:rPr>
                <w:rFonts w:ascii="David" w:eastAsia="Calibri" w:hAnsi="David" w:cs="David"/>
                <w:sz w:val="24"/>
                <w:szCs w:val="24"/>
                <w:lang w:eastAsia="he-IL"/>
              </w:rPr>
            </w:pPr>
          </w:p>
        </w:tc>
      </w:tr>
      <w:tr w:rsidR="00906AB8" w:rsidRPr="0009511C" w14:paraId="00AC59EE"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885B29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4C21625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7C747E7"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31E32A5"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6889D9F4"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B7B42C8"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12BD9DAB"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F5666A4" w14:textId="77777777" w:rsidR="00906AB8" w:rsidRPr="0009511C" w:rsidRDefault="00906AB8" w:rsidP="001012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906AB8" w:rsidRPr="0009511C" w14:paraId="0A28AF34"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6F02A359"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3418DC2"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14E83D98"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C8FBC3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2133AB0C"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5635BFE1"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70EF061"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4328AAAE" w14:textId="77777777" w:rsidR="00906AB8" w:rsidRPr="0009511C" w:rsidRDefault="00906AB8" w:rsidP="00101222">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906AB8" w:rsidRPr="0009511C" w14:paraId="363B68D0" w14:textId="77777777" w:rsidTr="00101222">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5D61723"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11426ADE"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C0A6F43"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775B220C"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E3615D9"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BF130D2" w14:textId="77777777" w:rsidR="00906AB8" w:rsidRPr="0009511C" w:rsidRDefault="00906AB8" w:rsidP="00101222">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EEAE664" w14:textId="77777777" w:rsidR="00906AB8" w:rsidRPr="0009511C" w:rsidRDefault="00906AB8" w:rsidP="00101222">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4957F24" w14:textId="77777777" w:rsidR="00906AB8" w:rsidRPr="0009511C" w:rsidRDefault="00906AB8" w:rsidP="00101222">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2030BA26" w14:textId="77777777" w:rsidR="00906AB8" w:rsidRPr="0009511C" w:rsidRDefault="00906AB8" w:rsidP="00906AB8">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31F38FD8" w14:textId="77777777" w:rsidTr="00101222">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861FB55"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906AB8" w:rsidRPr="0009511C" w14:paraId="6BB83AF4" w14:textId="77777777" w:rsidTr="00101222">
        <w:trPr>
          <w:trHeight w:val="798"/>
        </w:trPr>
        <w:tc>
          <w:tcPr>
            <w:tcW w:w="11530" w:type="dxa"/>
            <w:tcBorders>
              <w:top w:val="single" w:sz="4" w:space="0" w:color="auto"/>
              <w:left w:val="single" w:sz="4" w:space="0" w:color="auto"/>
              <w:bottom w:val="single" w:sz="4" w:space="0" w:color="auto"/>
              <w:right w:val="single" w:sz="4" w:space="0" w:color="auto"/>
            </w:tcBorders>
            <w:hideMark/>
          </w:tcPr>
          <w:p w14:paraId="67E23280"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5BA9668" w14:textId="77777777" w:rsidR="00906AB8" w:rsidRPr="0009511C" w:rsidRDefault="00906AB8" w:rsidP="00906AB8">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906AB8" w:rsidRPr="0009511C" w14:paraId="651A167C" w14:textId="77777777" w:rsidTr="00101222">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228DFAF"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906AB8" w:rsidRPr="0009511C" w14:paraId="3338D1FE" w14:textId="77777777" w:rsidTr="00101222">
        <w:trPr>
          <w:trHeight w:val="598"/>
        </w:trPr>
        <w:tc>
          <w:tcPr>
            <w:tcW w:w="11530" w:type="dxa"/>
            <w:tcBorders>
              <w:top w:val="single" w:sz="4" w:space="0" w:color="auto"/>
              <w:left w:val="single" w:sz="4" w:space="0" w:color="auto"/>
              <w:bottom w:val="single" w:sz="4" w:space="0" w:color="auto"/>
              <w:right w:val="single" w:sz="4" w:space="0" w:color="auto"/>
            </w:tcBorders>
            <w:hideMark/>
          </w:tcPr>
          <w:p w14:paraId="34DD920D" w14:textId="77777777" w:rsidR="00906AB8" w:rsidRPr="0009511C" w:rsidRDefault="00906AB8" w:rsidP="00101222">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25DCCBE0" w14:textId="77777777" w:rsidR="00DC781C" w:rsidRDefault="00DC781C" w:rsidP="00906AB8">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DC781C" w:rsidRPr="0009511C" w14:paraId="0D6AD00C"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286189C" w14:textId="77777777" w:rsidR="00DC781C" w:rsidRPr="0009511C" w:rsidRDefault="00DC781C"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DC781C" w:rsidRPr="0009511C" w14:paraId="2C0E6707"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5BC18C0" w14:textId="77777777" w:rsidR="00DC781C" w:rsidRPr="0009511C" w:rsidRDefault="00DC781C"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3F9332E3" w14:textId="77777777" w:rsidR="00906AB8" w:rsidRPr="0009511C" w:rsidRDefault="00906AB8" w:rsidP="00906AB8">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0D1402EA" w14:textId="77777777" w:rsidR="00D53CB3" w:rsidRPr="00BD794C" w:rsidRDefault="00D53CB3" w:rsidP="00D53CB3">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3C07351" w14:textId="77777777" w:rsidR="00DC781C" w:rsidRDefault="00DC781C"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1914DFFE" w14:textId="77777777" w:rsidR="0045396B" w:rsidRPr="0045396B" w:rsidRDefault="0045396B" w:rsidP="00906AB8">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45396B">
        <w:rPr>
          <w:rFonts w:ascii="Times New Roman" w:eastAsia="Times New Roman" w:hAnsi="Times New Roman" w:cs="David"/>
          <w:b/>
          <w:bCs/>
          <w:sz w:val="20"/>
          <w:szCs w:val="24"/>
          <w:u w:val="single"/>
          <w:rtl/>
          <w:lang w:eastAsia="he-IL"/>
        </w:rPr>
        <w:t xml:space="preserve">נספח </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ח</w:t>
      </w:r>
      <w:r w:rsidR="00D53CB3">
        <w:rPr>
          <w:rFonts w:ascii="Times New Roman" w:eastAsia="Times New Roman" w:hAnsi="Times New Roman" w:cs="David" w:hint="cs"/>
          <w:b/>
          <w:bCs/>
          <w:sz w:val="20"/>
          <w:szCs w:val="24"/>
          <w:u w:val="single"/>
          <w:rtl/>
          <w:lang w:eastAsia="he-IL"/>
        </w:rPr>
        <w:t>'</w:t>
      </w:r>
      <w:r w:rsidRPr="0045396B">
        <w:rPr>
          <w:rFonts w:ascii="Times New Roman" w:eastAsia="Times New Roman" w:hAnsi="Times New Roman" w:cs="David"/>
          <w:b/>
          <w:bCs/>
          <w:sz w:val="20"/>
          <w:szCs w:val="24"/>
          <w:u w:val="single"/>
          <w:rtl/>
          <w:lang w:eastAsia="he-IL"/>
        </w:rPr>
        <w:t>'</w:t>
      </w:r>
    </w:p>
    <w:p w14:paraId="50E1C686"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rtl/>
          <w:lang w:eastAsia="he-IL"/>
        </w:rPr>
      </w:pPr>
    </w:p>
    <w:p w14:paraId="0089E5D0" w14:textId="77777777" w:rsidR="0045396B" w:rsidRPr="0045396B" w:rsidRDefault="0045396B" w:rsidP="0045396B">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45396B">
        <w:rPr>
          <w:rFonts w:ascii="Times New Roman" w:eastAsia="Times New Roman" w:hAnsi="Times New Roman" w:cs="David"/>
          <w:b/>
          <w:bCs/>
          <w:sz w:val="20"/>
          <w:szCs w:val="24"/>
          <w:u w:val="single"/>
          <w:rtl/>
          <w:lang w:eastAsia="he-IL"/>
        </w:rPr>
        <w:t>רשימת התכניות והמסמכים שעל המתכנן להנפיק</w:t>
      </w:r>
    </w:p>
    <w:p w14:paraId="45421BF4"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4372CBF"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למען הסר ספק יובהר כי מסמך זה מהווה השלמה לנספח ב' ובכל מקרה אינו גורע ממנו.</w:t>
      </w:r>
    </w:p>
    <w:p w14:paraId="23BC56CF"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B5AF841"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w:t>
      </w:r>
      <w:r w:rsidRPr="0045396B">
        <w:rPr>
          <w:rFonts w:ascii="Times New Roman" w:eastAsia="Times New Roman" w:hAnsi="Times New Roman" w:cs="David"/>
          <w:sz w:val="20"/>
          <w:szCs w:val="24"/>
          <w:rtl/>
          <w:lang w:eastAsia="he-IL"/>
        </w:rPr>
        <w:tab/>
        <w:t>כל התכניות יסופקו, עפ"י בקשת המזמין, גם בקנ"מ אחר מהמצוין.</w:t>
      </w:r>
    </w:p>
    <w:p w14:paraId="3BF279CE"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037A368"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1.1</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התכנון המוקדם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יבוצע במספר חלופות עד לקביעת החלופה הנבחרת.</w:t>
      </w:r>
    </w:p>
    <w:p w14:paraId="5184C93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E28F7AF"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פרוגרמות.</w:t>
      </w:r>
    </w:p>
    <w:p w14:paraId="34B2DC33" w14:textId="77777777"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מודלים, הדמיות ופרספקטיבות.</w:t>
      </w:r>
    </w:p>
    <w:p w14:paraId="4CB67275" w14:textId="6632855C" w:rsidR="0045396B" w:rsidRPr="0045396B" w:rsidRDefault="0045396B" w:rsidP="0045396B">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 xml:space="preserve">תכנית </w:t>
      </w:r>
      <w:r w:rsidRPr="0045396B">
        <w:rPr>
          <w:rFonts w:ascii="Times New Roman" w:eastAsia="Times New Roman" w:hAnsi="Times New Roman" w:cs="David" w:hint="cs"/>
          <w:sz w:val="20"/>
          <w:szCs w:val="24"/>
          <w:rtl/>
          <w:lang w:eastAsia="he-IL"/>
        </w:rPr>
        <w:t xml:space="preserve">לובי ראשית </w:t>
      </w:r>
      <w:r w:rsidRPr="0045396B">
        <w:rPr>
          <w:rFonts w:ascii="Times New Roman" w:eastAsia="Times New Roman" w:hAnsi="Times New Roman" w:cs="David"/>
          <w:sz w:val="20"/>
          <w:szCs w:val="24"/>
          <w:rtl/>
          <w:lang w:eastAsia="he-IL"/>
        </w:rPr>
        <w:t>קומת כניסה/קרקע</w:t>
      </w:r>
      <w:r w:rsidRPr="0045396B">
        <w:rPr>
          <w:rFonts w:ascii="Times New Roman" w:eastAsia="Times New Roman" w:hAnsi="Times New Roman" w:cs="David" w:hint="cs"/>
          <w:sz w:val="20"/>
          <w:szCs w:val="24"/>
          <w:rtl/>
          <w:lang w:eastAsia="he-IL"/>
        </w:rPr>
        <w:t>/ביניים</w:t>
      </w:r>
      <w:r w:rsidRPr="0045396B">
        <w:rPr>
          <w:rFonts w:ascii="Times New Roman" w:eastAsia="Times New Roman" w:hAnsi="Times New Roman" w:cs="David"/>
          <w:sz w:val="20"/>
          <w:szCs w:val="24"/>
          <w:rtl/>
          <w:lang w:eastAsia="he-IL"/>
        </w:rPr>
        <w:t xml:space="preserve">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ins w:id="132" w:author="Meryl Etman [2]" w:date="2022-05-16T14:39:00Z">
        <w:r w:rsidR="00F70D30">
          <w:rPr>
            <w:rFonts w:ascii="Times New Roman" w:eastAsia="Times New Roman" w:hAnsi="Times New Roman" w:cs="David" w:hint="cs"/>
            <w:sz w:val="20"/>
            <w:szCs w:val="24"/>
            <w:rtl/>
            <w:lang w:eastAsia="he-IL"/>
          </w:rPr>
          <w:t xml:space="preserve"> </w:t>
        </w:r>
      </w:ins>
      <w:r w:rsidRPr="0045396B">
        <w:rPr>
          <w:rFonts w:ascii="Times New Roman" w:eastAsia="Times New Roman" w:hAnsi="Times New Roman" w:cs="David"/>
          <w:sz w:val="20"/>
          <w:szCs w:val="24"/>
          <w:rtl/>
          <w:lang w:eastAsia="he-IL"/>
        </w:rPr>
        <w:t>(כולל קטע מהפיתוח הצמוד).</w:t>
      </w:r>
    </w:p>
    <w:p w14:paraId="0E51DBDB"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 טיפוסית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56C22DE" w14:textId="06ED2D1E" w:rsid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ins w:id="133" w:author="Meryl Etman [2]" w:date="2022-05-16T14:44:00Z"/>
          <w:rFonts w:ascii="Times New Roman" w:eastAsia="Times New Roman" w:hAnsi="Times New Roman" w:cs="David"/>
          <w:sz w:val="20"/>
          <w:szCs w:val="24"/>
          <w:lang w:eastAsia="he-IL"/>
        </w:rPr>
      </w:pPr>
      <w:r w:rsidRPr="0045396B">
        <w:rPr>
          <w:rFonts w:ascii="Times New Roman" w:eastAsia="Times New Roman" w:hAnsi="Times New Roman" w:cs="David"/>
          <w:sz w:val="20"/>
          <w:szCs w:val="24"/>
          <w:rtl/>
          <w:lang w:eastAsia="he-IL"/>
        </w:rPr>
        <w:t xml:space="preserve">תכנית </w:t>
      </w:r>
      <w:r w:rsidRPr="0045396B">
        <w:rPr>
          <w:rFonts w:ascii="Times New Roman" w:eastAsia="Times New Roman" w:hAnsi="Times New Roman" w:cs="David" w:hint="cs"/>
          <w:sz w:val="20"/>
          <w:szCs w:val="24"/>
          <w:rtl/>
          <w:lang w:eastAsia="he-IL"/>
        </w:rPr>
        <w:t>מבואות ב</w:t>
      </w:r>
      <w:r w:rsidRPr="0045396B">
        <w:rPr>
          <w:rFonts w:ascii="Times New Roman" w:eastAsia="Times New Roman" w:hAnsi="Times New Roman" w:cs="David"/>
          <w:sz w:val="20"/>
          <w:szCs w:val="24"/>
          <w:rtl/>
          <w:lang w:eastAsia="he-IL"/>
        </w:rPr>
        <w:t xml:space="preserve">קומה/קומות עליונות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53E88C1F" w14:textId="42E737B8" w:rsidR="00353D8D" w:rsidRDefault="00353D8D" w:rsidP="0045396B">
      <w:pPr>
        <w:widowControl w:val="0"/>
        <w:numPr>
          <w:ilvl w:val="0"/>
          <w:numId w:val="4"/>
        </w:numPr>
        <w:tabs>
          <w:tab w:val="left" w:pos="2352"/>
          <w:tab w:val="num" w:pos="2458"/>
        </w:tabs>
        <w:spacing w:before="0" w:beforeAutospacing="0" w:after="0" w:afterAutospacing="0" w:line="240" w:lineRule="auto"/>
        <w:ind w:left="2352" w:hanging="850"/>
        <w:jc w:val="both"/>
        <w:rPr>
          <w:ins w:id="134" w:author="Meryl Etman [2]" w:date="2022-05-16T14:44:00Z"/>
          <w:rFonts w:ascii="Times New Roman" w:eastAsia="Times New Roman" w:hAnsi="Times New Roman" w:cs="David"/>
          <w:sz w:val="20"/>
          <w:szCs w:val="24"/>
          <w:lang w:eastAsia="he-IL"/>
        </w:rPr>
      </w:pPr>
      <w:ins w:id="135" w:author="Meryl Etman [2]" w:date="2022-05-16T14:44:00Z">
        <w:r>
          <w:rPr>
            <w:rFonts w:ascii="Times New Roman" w:eastAsia="Times New Roman" w:hAnsi="Times New Roman" w:cs="David" w:hint="cs"/>
            <w:sz w:val="20"/>
            <w:szCs w:val="24"/>
            <w:rtl/>
            <w:lang w:eastAsia="he-IL"/>
          </w:rPr>
          <w:t xml:space="preserve">תכנית מועדון דיירים </w:t>
        </w:r>
        <w:r>
          <w:rPr>
            <w:rFonts w:ascii="Times New Roman" w:eastAsia="Times New Roman" w:hAnsi="Times New Roman" w:cs="David"/>
            <w:sz w:val="20"/>
            <w:szCs w:val="24"/>
            <w:rtl/>
            <w:lang w:eastAsia="he-IL"/>
          </w:rPr>
          <w:t>–</w:t>
        </w:r>
        <w:r>
          <w:rPr>
            <w:rFonts w:ascii="Times New Roman" w:eastAsia="Times New Roman" w:hAnsi="Times New Roman" w:cs="David" w:hint="cs"/>
            <w:sz w:val="20"/>
            <w:szCs w:val="24"/>
            <w:rtl/>
            <w:lang w:eastAsia="he-IL"/>
          </w:rPr>
          <w:t xml:space="preserve"> 1:100.</w:t>
        </w:r>
      </w:ins>
    </w:p>
    <w:p w14:paraId="3B516955" w14:textId="5664CA3C" w:rsidR="00353D8D" w:rsidRPr="0045396B" w:rsidRDefault="00353D8D"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ins w:id="136" w:author="Meryl Etman [2]" w:date="2022-05-16T14:44:00Z">
        <w:r>
          <w:rPr>
            <w:rFonts w:ascii="Times New Roman" w:eastAsia="Times New Roman" w:hAnsi="Times New Roman" w:cs="David" w:hint="cs"/>
            <w:sz w:val="20"/>
            <w:szCs w:val="24"/>
            <w:rtl/>
            <w:lang w:eastAsia="he-IL"/>
          </w:rPr>
          <w:t xml:space="preserve">תכנית שרותים משותפים בקומת התעסוקה </w:t>
        </w:r>
        <w:r>
          <w:rPr>
            <w:rFonts w:ascii="Times New Roman" w:eastAsia="Times New Roman" w:hAnsi="Times New Roman" w:cs="David"/>
            <w:sz w:val="20"/>
            <w:szCs w:val="24"/>
            <w:rtl/>
            <w:lang w:eastAsia="he-IL"/>
          </w:rPr>
          <w:t>–</w:t>
        </w:r>
        <w:r>
          <w:rPr>
            <w:rFonts w:ascii="Times New Roman" w:eastAsia="Times New Roman" w:hAnsi="Times New Roman" w:cs="David" w:hint="cs"/>
            <w:sz w:val="20"/>
            <w:szCs w:val="24"/>
            <w:rtl/>
            <w:lang w:eastAsia="he-IL"/>
          </w:rPr>
          <w:t xml:space="preserve"> 1:100.</w:t>
        </w:r>
      </w:ins>
    </w:p>
    <w:p w14:paraId="50829556" w14:textId="14F22DF8"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תכנית סידור פנימי/ריהוט באלטרנטיבות </w:t>
      </w:r>
      <w:r w:rsidRPr="0045396B">
        <w:rPr>
          <w:rFonts w:ascii="Times New Roman" w:eastAsia="Times New Roman" w:hAnsi="Times New Roman" w:cs="David" w:hint="cs"/>
          <w:sz w:val="20"/>
          <w:szCs w:val="24"/>
          <w:rtl/>
          <w:lang w:eastAsia="he-IL"/>
        </w:rPr>
        <w:t xml:space="preserve">במבואות, </w:t>
      </w:r>
      <w:del w:id="137" w:author="Meryl Etman [2]" w:date="2022-05-16T14:45:00Z">
        <w:r w:rsidRPr="0045396B" w:rsidDel="00353D8D">
          <w:rPr>
            <w:rFonts w:ascii="Times New Roman" w:eastAsia="Times New Roman" w:hAnsi="Times New Roman" w:cs="David" w:hint="cs"/>
            <w:sz w:val="20"/>
            <w:szCs w:val="24"/>
            <w:rtl/>
            <w:lang w:eastAsia="he-IL"/>
          </w:rPr>
          <w:delText>מבנה מכירות, דירות טיפוסיו</w:delText>
        </w:r>
      </w:del>
      <w:ins w:id="138" w:author="Meryl Etman [2]" w:date="2022-05-16T14:45:00Z">
        <w:r w:rsidR="00353D8D">
          <w:rPr>
            <w:rFonts w:ascii="Times New Roman" w:eastAsia="Times New Roman" w:hAnsi="Times New Roman" w:cs="David" w:hint="cs"/>
            <w:sz w:val="20"/>
            <w:szCs w:val="24"/>
            <w:rtl/>
            <w:lang w:eastAsia="he-IL"/>
          </w:rPr>
          <w:t xml:space="preserve">במועדון הדיירים </w:t>
        </w:r>
      </w:ins>
      <w:del w:id="139" w:author="Meryl Etman [2]" w:date="2022-05-16T14:45:00Z">
        <w:r w:rsidRPr="0045396B" w:rsidDel="00353D8D">
          <w:rPr>
            <w:rFonts w:ascii="Times New Roman" w:eastAsia="Times New Roman" w:hAnsi="Times New Roman" w:cs="David" w:hint="cs"/>
            <w:sz w:val="20"/>
            <w:szCs w:val="24"/>
            <w:rtl/>
            <w:lang w:eastAsia="he-IL"/>
          </w:rPr>
          <w:delText>ת ודירה לדוגמא</w:delText>
        </w:r>
      </w:del>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3CA7D34B" w14:textId="16956480"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חזיתות מ- 4 כיוונים</w:t>
      </w:r>
      <w:r w:rsidRPr="0045396B">
        <w:rPr>
          <w:rFonts w:ascii="Times New Roman" w:eastAsia="Times New Roman" w:hAnsi="Times New Roman" w:cs="David" w:hint="cs"/>
          <w:sz w:val="20"/>
          <w:szCs w:val="24"/>
          <w:rtl/>
          <w:lang w:eastAsia="he-IL"/>
        </w:rPr>
        <w:t xml:space="preserve"> </w:t>
      </w:r>
      <w:del w:id="140" w:author="Meryl Etman [2]" w:date="2022-05-16T14:42:00Z">
        <w:r w:rsidRPr="0045396B" w:rsidDel="00353D8D">
          <w:rPr>
            <w:rFonts w:ascii="Times New Roman" w:eastAsia="Times New Roman" w:hAnsi="Times New Roman" w:cs="David" w:hint="cs"/>
            <w:sz w:val="20"/>
            <w:szCs w:val="24"/>
            <w:rtl/>
            <w:lang w:eastAsia="he-IL"/>
          </w:rPr>
          <w:delText>(</w:delText>
        </w:r>
      </w:del>
      <w:ins w:id="141" w:author="Meryl Etman [2]" w:date="2022-05-16T14:42:00Z">
        <w:r w:rsidR="00353D8D">
          <w:rPr>
            <w:rFonts w:ascii="Times New Roman" w:eastAsia="Times New Roman" w:hAnsi="Times New Roman" w:cs="David"/>
            <w:sz w:val="20"/>
            <w:szCs w:val="24"/>
            <w:lang w:eastAsia="he-IL"/>
          </w:rPr>
          <w:t>-</w:t>
        </w:r>
      </w:ins>
      <w:del w:id="142" w:author="Meryl Etman [2]" w:date="2022-05-16T14:42:00Z">
        <w:r w:rsidRPr="0045396B" w:rsidDel="00353D8D">
          <w:rPr>
            <w:rFonts w:ascii="Times New Roman" w:eastAsia="Times New Roman" w:hAnsi="Times New Roman" w:cs="David" w:hint="cs"/>
            <w:sz w:val="20"/>
            <w:szCs w:val="24"/>
            <w:rtl/>
            <w:lang w:eastAsia="he-IL"/>
          </w:rPr>
          <w:delText>מבנה מכירות ודירה לדוגמא)</w:delText>
        </w:r>
        <w:r w:rsidRPr="0045396B" w:rsidDel="00353D8D">
          <w:rPr>
            <w:rFonts w:ascii="Times New Roman" w:eastAsia="Times New Roman" w:hAnsi="Times New Roman" w:cs="David"/>
            <w:sz w:val="20"/>
            <w:szCs w:val="24"/>
            <w:rtl/>
            <w:lang w:eastAsia="he-IL"/>
          </w:rPr>
          <w:delText xml:space="preserve"> </w:delText>
        </w:r>
        <w:r w:rsidRPr="0045396B" w:rsidDel="00353D8D">
          <w:rPr>
            <w:rFonts w:ascii="Times New Roman" w:eastAsia="Times New Roman" w:hAnsi="Times New Roman" w:cs="David"/>
            <w:sz w:val="20"/>
            <w:szCs w:val="24"/>
            <w:lang w:eastAsia="he-IL"/>
          </w:rPr>
          <w:delText>–</w:delText>
        </w:r>
      </w:del>
      <w:r w:rsidRPr="0045396B">
        <w:rPr>
          <w:rFonts w:ascii="Times New Roman" w:eastAsia="Times New Roman" w:hAnsi="Times New Roman" w:cs="David"/>
          <w:sz w:val="20"/>
          <w:szCs w:val="24"/>
          <w:rtl/>
          <w:lang w:eastAsia="he-IL"/>
        </w:rPr>
        <w:t xml:space="preserve"> 1:50.</w:t>
      </w:r>
    </w:p>
    <w:p w14:paraId="0D61AFED" w14:textId="77777777" w:rsidR="0045396B" w:rsidRPr="0045396B" w:rsidRDefault="0045396B" w:rsidP="0045396B">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 xml:space="preserve">חתכים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אורך ורוחב </w:t>
      </w:r>
      <w:r w:rsidRPr="0045396B">
        <w:rPr>
          <w:rFonts w:ascii="Times New Roman" w:eastAsia="Times New Roman" w:hAnsi="Times New Roman" w:cs="David"/>
          <w:sz w:val="20"/>
          <w:szCs w:val="24"/>
          <w:lang w:eastAsia="he-IL"/>
        </w:rPr>
        <w:t>–</w:t>
      </w:r>
      <w:r w:rsidRPr="0045396B">
        <w:rPr>
          <w:rFonts w:ascii="Times New Roman" w:eastAsia="Times New Roman" w:hAnsi="Times New Roman" w:cs="David"/>
          <w:sz w:val="20"/>
          <w:szCs w:val="24"/>
          <w:rtl/>
          <w:lang w:eastAsia="he-IL"/>
        </w:rPr>
        <w:t xml:space="preserve"> 1:100.</w:t>
      </w:r>
    </w:p>
    <w:p w14:paraId="77A6DC1B"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56DCD0"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1.2</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למכרז</w:t>
      </w:r>
    </w:p>
    <w:p w14:paraId="3A61EBB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99C57EB" w14:textId="77777777" w:rsidR="0045396B" w:rsidRPr="0045396B" w:rsidRDefault="0045396B" w:rsidP="0045396B">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המפורט בסעיף 2.4 ערוך ומוגש בקנ"מ מוקטן בחוברת או באופן אחר עפ"י דרישת המזמין.</w:t>
      </w:r>
    </w:p>
    <w:p w14:paraId="5DE5B20E"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hint="cs"/>
          <w:sz w:val="20"/>
          <w:szCs w:val="24"/>
          <w:rtl/>
          <w:lang w:eastAsia="he-IL"/>
        </w:rPr>
        <w:t>1.3</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בשלב תכנון מפורט לבצוע:</w:t>
      </w:r>
    </w:p>
    <w:p w14:paraId="4FEC9B33"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30AE4BE" w14:textId="77777777" w:rsidR="0045396B" w:rsidRPr="0045396B" w:rsidRDefault="0045396B" w:rsidP="0045396B">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כל התכניות בקנ"מ 1:50 אם לא צוין אחרת.</w:t>
      </w:r>
    </w:p>
    <w:p w14:paraId="13F63879"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7E13F90"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w:t>
      </w:r>
      <w:r w:rsidRPr="0045396B">
        <w:rPr>
          <w:rFonts w:ascii="Times New Roman" w:eastAsia="Times New Roman" w:hAnsi="Times New Roman" w:cs="David" w:hint="cs"/>
          <w:sz w:val="24"/>
          <w:szCs w:val="24"/>
          <w:rtl/>
          <w:lang w:eastAsia="he-IL"/>
        </w:rPr>
        <w:t xml:space="preserve"> מבואה </w:t>
      </w:r>
      <w:r w:rsidRPr="0045396B">
        <w:rPr>
          <w:rFonts w:ascii="Times New Roman" w:eastAsia="Times New Roman" w:hAnsi="Times New Roman" w:cs="David"/>
          <w:sz w:val="24"/>
          <w:szCs w:val="24"/>
          <w:rtl/>
          <w:lang w:eastAsia="he-IL"/>
        </w:rPr>
        <w:t>קומת קרקע/כניסה</w:t>
      </w:r>
      <w:r w:rsidRPr="0045396B">
        <w:rPr>
          <w:rFonts w:ascii="Times New Roman" w:eastAsia="Times New Roman" w:hAnsi="Times New Roman" w:cs="David" w:hint="cs"/>
          <w:sz w:val="24"/>
          <w:szCs w:val="24"/>
          <w:rtl/>
          <w:lang w:eastAsia="he-IL"/>
        </w:rPr>
        <w:t>/ביניים</w:t>
      </w:r>
      <w:r w:rsidRPr="0045396B">
        <w:rPr>
          <w:rFonts w:ascii="Times New Roman" w:eastAsia="Times New Roman" w:hAnsi="Times New Roman" w:cs="David"/>
          <w:sz w:val="24"/>
          <w:szCs w:val="24"/>
          <w:rtl/>
          <w:lang w:eastAsia="he-IL"/>
        </w:rPr>
        <w:t xml:space="preserve"> כולל קטע מהפיתוח הצמוד.</w:t>
      </w:r>
    </w:p>
    <w:p w14:paraId="47506DB3"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45396B">
        <w:rPr>
          <w:rFonts w:ascii="Times New Roman" w:eastAsia="Times New Roman" w:hAnsi="Times New Roman" w:cs="David"/>
          <w:sz w:val="24"/>
          <w:szCs w:val="24"/>
          <w:rtl/>
          <w:lang w:eastAsia="he-IL"/>
        </w:rPr>
        <w:t>תכנית "גרעין" ולובי בכל הקומות כולל פריסת חיפויים 1:20 / 1:50.</w:t>
      </w:r>
    </w:p>
    <w:p w14:paraId="738D4590"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חתכים/לנ"ל.</w:t>
      </w:r>
    </w:p>
    <w:p w14:paraId="0DB2A7D7" w14:textId="0DBDE559"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חיפויי קירות וסידור ריצוף במבואת כניסה, במבואות במרתף</w:t>
      </w:r>
      <w:ins w:id="143" w:author="Meryl Etman [2]" w:date="2022-05-16T14:38:00Z">
        <w:r w:rsidR="00F70D30">
          <w:rPr>
            <w:rFonts w:ascii="Times New Roman" w:eastAsia="Times New Roman" w:hAnsi="Times New Roman" w:cs="David" w:hint="cs"/>
            <w:sz w:val="24"/>
            <w:szCs w:val="24"/>
            <w:rtl/>
            <w:lang w:eastAsia="he-IL"/>
          </w:rPr>
          <w:t xml:space="preserve"> </w:t>
        </w:r>
      </w:ins>
      <w:del w:id="144" w:author="Meryl Etman [2]" w:date="2022-05-16T14:38:00Z">
        <w:r w:rsidRPr="0045396B" w:rsidDel="00F70D30">
          <w:rPr>
            <w:rFonts w:ascii="Times New Roman" w:eastAsia="Times New Roman" w:hAnsi="Times New Roman" w:cs="David"/>
            <w:sz w:val="24"/>
            <w:szCs w:val="24"/>
            <w:rtl/>
            <w:lang w:eastAsia="he-IL"/>
          </w:rPr>
          <w:delText xml:space="preserve"> </w:delText>
        </w:r>
      </w:del>
      <w:r w:rsidRPr="0045396B">
        <w:rPr>
          <w:rFonts w:ascii="Times New Roman" w:eastAsia="Times New Roman" w:hAnsi="Times New Roman" w:cs="David"/>
          <w:sz w:val="24"/>
          <w:szCs w:val="24"/>
          <w:rtl/>
          <w:lang w:eastAsia="he-IL"/>
        </w:rPr>
        <w:t>ובמבואות קומתיות</w:t>
      </w:r>
      <w:ins w:id="145" w:author="Meryl Etman [2]" w:date="2022-05-16T14:41:00Z">
        <w:r w:rsidR="00353D8D">
          <w:rPr>
            <w:rFonts w:ascii="Times New Roman" w:eastAsia="Times New Roman" w:hAnsi="Times New Roman" w:cs="David" w:hint="cs"/>
            <w:sz w:val="24"/>
            <w:szCs w:val="24"/>
            <w:rtl/>
            <w:lang w:eastAsia="he-IL"/>
          </w:rPr>
          <w:t>, מועדון דיירים ושרותים משותפים</w:t>
        </w:r>
      </w:ins>
      <w:r w:rsidRPr="0045396B">
        <w:rPr>
          <w:rFonts w:ascii="Times New Roman" w:eastAsia="Times New Roman" w:hAnsi="Times New Roman" w:cs="David"/>
          <w:sz w:val="24"/>
          <w:szCs w:val="24"/>
          <w:rtl/>
          <w:lang w:eastAsia="he-IL"/>
        </w:rPr>
        <w:t xml:space="preserve">  1:20 / 1:50.</w:t>
      </w:r>
    </w:p>
    <w:p w14:paraId="19DDA6C5" w14:textId="777777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תכניות תקרות אקוסטיות ותותבות 1:20 / 1:50.</w:t>
      </w:r>
    </w:p>
    <w:p w14:paraId="675387DD" w14:textId="2F35C477"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תכנית מטבחים, ארונות מטבח ופריסת קירות</w:t>
      </w:r>
      <w:r w:rsidRPr="0045396B">
        <w:rPr>
          <w:rFonts w:ascii="Times New Roman" w:eastAsia="Times New Roman" w:hAnsi="Times New Roman" w:cs="David" w:hint="cs"/>
          <w:sz w:val="24"/>
          <w:szCs w:val="24"/>
          <w:rtl/>
          <w:lang w:eastAsia="he-IL"/>
        </w:rPr>
        <w:t xml:space="preserve"> </w:t>
      </w:r>
      <w:del w:id="146" w:author="Meryl Etman [2]" w:date="2022-05-16T14:40:00Z">
        <w:r w:rsidRPr="0045396B" w:rsidDel="00F70D30">
          <w:rPr>
            <w:rFonts w:ascii="Times New Roman" w:eastAsia="Times New Roman" w:hAnsi="Times New Roman" w:cs="David" w:hint="cs"/>
            <w:sz w:val="24"/>
            <w:szCs w:val="24"/>
            <w:rtl/>
            <w:lang w:eastAsia="he-IL"/>
          </w:rPr>
          <w:delText>במבנה מכירות ודירה לדוגמא</w:delText>
        </w:r>
        <w:r w:rsidRPr="0045396B" w:rsidDel="00F70D30">
          <w:rPr>
            <w:rFonts w:ascii="Times New Roman" w:eastAsia="Times New Roman" w:hAnsi="Times New Roman" w:cs="David"/>
            <w:sz w:val="24"/>
            <w:szCs w:val="24"/>
            <w:rtl/>
            <w:lang w:eastAsia="he-IL"/>
          </w:rPr>
          <w:delText xml:space="preserve"> </w:delText>
        </w:r>
      </w:del>
      <w:r w:rsidRPr="0045396B">
        <w:rPr>
          <w:rFonts w:ascii="Times New Roman" w:eastAsia="Times New Roman" w:hAnsi="Times New Roman" w:cs="David"/>
          <w:sz w:val="24"/>
          <w:szCs w:val="24"/>
          <w:rtl/>
          <w:lang w:eastAsia="he-IL"/>
        </w:rPr>
        <w:t>1:20.</w:t>
      </w:r>
    </w:p>
    <w:p w14:paraId="0A902140" w14:textId="3BCA7830"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45396B">
        <w:rPr>
          <w:rFonts w:ascii="Times New Roman" w:eastAsia="Times New Roman" w:hAnsi="Times New Roman" w:cs="David"/>
          <w:sz w:val="24"/>
          <w:szCs w:val="24"/>
          <w:rtl/>
          <w:lang w:eastAsia="he-IL"/>
        </w:rPr>
        <w:t>רשימות נגרות</w:t>
      </w:r>
      <w:r w:rsidRPr="0045396B">
        <w:rPr>
          <w:rFonts w:ascii="Times New Roman" w:eastAsia="Times New Roman" w:hAnsi="Times New Roman" w:cs="David" w:hint="cs"/>
          <w:sz w:val="24"/>
          <w:szCs w:val="24"/>
          <w:rtl/>
          <w:lang w:eastAsia="he-IL"/>
        </w:rPr>
        <w:t xml:space="preserve"> (למבו</w:t>
      </w:r>
      <w:del w:id="147" w:author="Meryl Etman [2]" w:date="2022-05-16T14:40:00Z">
        <w:r w:rsidRPr="0045396B" w:rsidDel="00F70D30">
          <w:rPr>
            <w:rFonts w:ascii="Times New Roman" w:eastAsia="Times New Roman" w:hAnsi="Times New Roman" w:cs="David" w:hint="cs"/>
            <w:sz w:val="24"/>
            <w:szCs w:val="24"/>
            <w:rtl/>
            <w:lang w:eastAsia="he-IL"/>
          </w:rPr>
          <w:delText>ר</w:delText>
        </w:r>
      </w:del>
      <w:r w:rsidRPr="0045396B">
        <w:rPr>
          <w:rFonts w:ascii="Times New Roman" w:eastAsia="Times New Roman" w:hAnsi="Times New Roman" w:cs="David" w:hint="cs"/>
          <w:sz w:val="24"/>
          <w:szCs w:val="24"/>
          <w:rtl/>
          <w:lang w:eastAsia="he-IL"/>
        </w:rPr>
        <w:t xml:space="preserve">אות, </w:t>
      </w:r>
      <w:ins w:id="148" w:author="Meryl Etman [2]" w:date="2022-05-16T14:41:00Z">
        <w:r w:rsidR="00353D8D">
          <w:rPr>
            <w:rFonts w:ascii="Times New Roman" w:eastAsia="Times New Roman" w:hAnsi="Times New Roman" w:cs="David" w:hint="cs"/>
            <w:sz w:val="24"/>
            <w:szCs w:val="24"/>
            <w:rtl/>
            <w:lang w:eastAsia="he-IL"/>
          </w:rPr>
          <w:t>מועדון דיירים ו</w:t>
        </w:r>
      </w:ins>
      <w:del w:id="149" w:author="Meryl Etman [2]" w:date="2022-05-16T14:41:00Z">
        <w:r w:rsidRPr="0045396B" w:rsidDel="00353D8D">
          <w:rPr>
            <w:rFonts w:ascii="Times New Roman" w:eastAsia="Times New Roman" w:hAnsi="Times New Roman" w:cs="David" w:hint="cs"/>
            <w:sz w:val="24"/>
            <w:szCs w:val="24"/>
            <w:rtl/>
            <w:lang w:eastAsia="he-IL"/>
          </w:rPr>
          <w:delText>מבנה מכירות ודירה לדוגמא</w:delText>
        </w:r>
      </w:del>
      <w:ins w:id="150" w:author="Meryl Etman [2]" w:date="2022-05-16T14:41:00Z">
        <w:r w:rsidR="00353D8D">
          <w:rPr>
            <w:rFonts w:ascii="Times New Roman" w:eastAsia="Times New Roman" w:hAnsi="Times New Roman" w:cs="David" w:hint="cs"/>
            <w:sz w:val="24"/>
            <w:szCs w:val="24"/>
            <w:rtl/>
            <w:lang w:eastAsia="he-IL"/>
          </w:rPr>
          <w:t>שרותים משותפים</w:t>
        </w:r>
      </w:ins>
      <w:r w:rsidRPr="0045396B">
        <w:rPr>
          <w:rFonts w:ascii="Times New Roman" w:eastAsia="Times New Roman" w:hAnsi="Times New Roman" w:cs="David" w:hint="cs"/>
          <w:sz w:val="24"/>
          <w:szCs w:val="24"/>
          <w:rtl/>
          <w:lang w:eastAsia="he-IL"/>
        </w:rPr>
        <w:t>)</w:t>
      </w:r>
      <w:r w:rsidRPr="0045396B">
        <w:rPr>
          <w:rFonts w:ascii="Times New Roman" w:eastAsia="Times New Roman" w:hAnsi="Times New Roman" w:cs="David"/>
          <w:sz w:val="24"/>
          <w:szCs w:val="24"/>
          <w:rtl/>
          <w:lang w:eastAsia="he-IL"/>
        </w:rPr>
        <w:t>.</w:t>
      </w:r>
    </w:p>
    <w:p w14:paraId="5658404F" w14:textId="051584D1"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del w:id="151" w:author="Meryl Etman [2]" w:date="2022-05-16T14:46:00Z">
        <w:r w:rsidRPr="0045396B" w:rsidDel="000B119E">
          <w:rPr>
            <w:rFonts w:ascii="Times New Roman" w:eastAsia="Times New Roman" w:hAnsi="Times New Roman" w:cs="David"/>
            <w:sz w:val="24"/>
            <w:szCs w:val="24"/>
            <w:rtl/>
            <w:lang w:eastAsia="he-IL"/>
          </w:rPr>
          <w:delText>רשימות אלומיניום וזכוכית</w:delText>
        </w:r>
        <w:r w:rsidRPr="0045396B" w:rsidDel="000B119E">
          <w:rPr>
            <w:rFonts w:ascii="Times New Roman" w:eastAsia="Times New Roman" w:hAnsi="Times New Roman" w:cs="David" w:hint="cs"/>
            <w:sz w:val="24"/>
            <w:szCs w:val="24"/>
            <w:rtl/>
            <w:lang w:eastAsia="he-IL"/>
          </w:rPr>
          <w:delText xml:space="preserve"> (למבו</w:delText>
        </w:r>
      </w:del>
      <w:del w:id="152" w:author="Meryl Etman [2]" w:date="2022-05-16T14:45:00Z">
        <w:r w:rsidRPr="0045396B" w:rsidDel="000B119E">
          <w:rPr>
            <w:rFonts w:ascii="Times New Roman" w:eastAsia="Times New Roman" w:hAnsi="Times New Roman" w:cs="David" w:hint="cs"/>
            <w:sz w:val="24"/>
            <w:szCs w:val="24"/>
            <w:rtl/>
            <w:lang w:eastAsia="he-IL"/>
          </w:rPr>
          <w:delText>ר</w:delText>
        </w:r>
      </w:del>
      <w:del w:id="153" w:author="Meryl Etman [2]" w:date="2022-05-16T14:46:00Z">
        <w:r w:rsidRPr="0045396B" w:rsidDel="000B119E">
          <w:rPr>
            <w:rFonts w:ascii="Times New Roman" w:eastAsia="Times New Roman" w:hAnsi="Times New Roman" w:cs="David" w:hint="cs"/>
            <w:sz w:val="24"/>
            <w:szCs w:val="24"/>
            <w:rtl/>
            <w:lang w:eastAsia="he-IL"/>
          </w:rPr>
          <w:delText>אות, מבנה מכירות ודירה לדוגמא</w:delText>
        </w:r>
        <w:r w:rsidRPr="0045396B" w:rsidDel="000B119E">
          <w:rPr>
            <w:rFonts w:ascii="Times New Roman" w:eastAsia="Times New Roman" w:hAnsi="Times New Roman" w:cs="David"/>
            <w:sz w:val="24"/>
            <w:szCs w:val="24"/>
            <w:rtl/>
            <w:lang w:eastAsia="he-IL"/>
          </w:rPr>
          <w:delText>.</w:delText>
        </w:r>
      </w:del>
      <w:ins w:id="154" w:author="Meryl Etman [2]" w:date="2022-05-16T14:46:00Z">
        <w:r w:rsidR="000B119E">
          <w:rPr>
            <w:rFonts w:ascii="Times New Roman" w:eastAsia="Times New Roman" w:hAnsi="Times New Roman" w:cs="David" w:hint="cs"/>
            <w:sz w:val="24"/>
            <w:szCs w:val="24"/>
            <w:rtl/>
            <w:lang w:eastAsia="he-IL"/>
          </w:rPr>
          <w:t>מבוטל.</w:t>
        </w:r>
      </w:ins>
    </w:p>
    <w:p w14:paraId="12A7E90C" w14:textId="3D24AFED" w:rsidR="0045396B" w:rsidRPr="0045396B" w:rsidRDefault="0045396B" w:rsidP="0045396B">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del w:id="155" w:author="Meryl Etman [2]" w:date="2022-05-16T14:46:00Z">
        <w:r w:rsidRPr="0045396B" w:rsidDel="000B119E">
          <w:rPr>
            <w:rFonts w:ascii="Times New Roman" w:eastAsia="Times New Roman" w:hAnsi="Times New Roman" w:cs="David"/>
            <w:sz w:val="24"/>
            <w:szCs w:val="24"/>
            <w:rtl/>
            <w:lang w:eastAsia="he-IL"/>
          </w:rPr>
          <w:delText>תכניות תאום פיתוח חצרות</w:delText>
        </w:r>
        <w:r w:rsidRPr="0045396B" w:rsidDel="000B119E">
          <w:rPr>
            <w:rFonts w:ascii="Times New Roman" w:eastAsia="Times New Roman" w:hAnsi="Times New Roman" w:cs="David" w:hint="cs"/>
            <w:sz w:val="24"/>
            <w:szCs w:val="24"/>
            <w:rtl/>
            <w:lang w:eastAsia="he-IL"/>
          </w:rPr>
          <w:delText xml:space="preserve"> למבנה מכירות ודירה </w:delText>
        </w:r>
        <w:r w:rsidR="00D53CB3" w:rsidRPr="0045396B" w:rsidDel="000B119E">
          <w:rPr>
            <w:rFonts w:ascii="Times New Roman" w:eastAsia="Times New Roman" w:hAnsi="Times New Roman" w:cs="David" w:hint="cs"/>
            <w:sz w:val="24"/>
            <w:szCs w:val="24"/>
            <w:rtl/>
            <w:lang w:eastAsia="he-IL"/>
          </w:rPr>
          <w:delText>לדוג</w:delText>
        </w:r>
        <w:r w:rsidR="00D53CB3" w:rsidDel="000B119E">
          <w:rPr>
            <w:rFonts w:ascii="Times New Roman" w:eastAsia="Times New Roman" w:hAnsi="Times New Roman" w:cs="David" w:hint="cs"/>
            <w:sz w:val="24"/>
            <w:szCs w:val="24"/>
            <w:rtl/>
            <w:lang w:eastAsia="he-IL"/>
          </w:rPr>
          <w:delText>מ</w:delText>
        </w:r>
        <w:r w:rsidR="00D53CB3" w:rsidRPr="0045396B" w:rsidDel="000B119E">
          <w:rPr>
            <w:rFonts w:ascii="Times New Roman" w:eastAsia="Times New Roman" w:hAnsi="Times New Roman" w:cs="David" w:hint="cs"/>
            <w:sz w:val="24"/>
            <w:szCs w:val="24"/>
            <w:rtl/>
            <w:lang w:eastAsia="he-IL"/>
          </w:rPr>
          <w:delText>א</w:delText>
        </w:r>
        <w:r w:rsidRPr="0045396B" w:rsidDel="000B119E">
          <w:rPr>
            <w:rFonts w:ascii="Times New Roman" w:eastAsia="Times New Roman" w:hAnsi="Times New Roman" w:cs="David"/>
            <w:sz w:val="24"/>
            <w:szCs w:val="24"/>
            <w:rtl/>
            <w:lang w:eastAsia="he-IL"/>
          </w:rPr>
          <w:delText xml:space="preserve"> </w:delText>
        </w:r>
        <w:r w:rsidRPr="0045396B" w:rsidDel="000B119E">
          <w:rPr>
            <w:rFonts w:ascii="Times New Roman" w:eastAsia="Times New Roman" w:hAnsi="Times New Roman" w:cs="David"/>
            <w:sz w:val="24"/>
            <w:szCs w:val="24"/>
            <w:lang w:eastAsia="he-IL"/>
          </w:rPr>
          <w:delText>–</w:delText>
        </w:r>
        <w:r w:rsidRPr="0045396B" w:rsidDel="000B119E">
          <w:rPr>
            <w:rFonts w:ascii="Times New Roman" w:eastAsia="Times New Roman" w:hAnsi="Times New Roman" w:cs="David"/>
            <w:sz w:val="24"/>
            <w:szCs w:val="24"/>
            <w:rtl/>
            <w:lang w:eastAsia="he-IL"/>
          </w:rPr>
          <w:delText xml:space="preserve"> 1:10</w:delText>
        </w:r>
      </w:del>
      <w:ins w:id="156" w:author="Meryl Etman [2]" w:date="2022-05-16T14:46:00Z">
        <w:r w:rsidR="000B119E">
          <w:rPr>
            <w:rFonts w:ascii="Times New Roman" w:eastAsia="Times New Roman" w:hAnsi="Times New Roman" w:cs="David" w:hint="cs"/>
            <w:sz w:val="24"/>
            <w:szCs w:val="24"/>
            <w:rtl/>
            <w:lang w:eastAsia="he-IL"/>
          </w:rPr>
          <w:t>מבוטל</w:t>
        </w:r>
      </w:ins>
      <w:del w:id="157" w:author="Meryl Etman [2]" w:date="2022-05-16T14:46:00Z">
        <w:r w:rsidRPr="0045396B" w:rsidDel="000B119E">
          <w:rPr>
            <w:rFonts w:ascii="Times New Roman" w:eastAsia="Times New Roman" w:hAnsi="Times New Roman" w:cs="David"/>
            <w:sz w:val="24"/>
            <w:szCs w:val="24"/>
            <w:rtl/>
            <w:lang w:eastAsia="he-IL"/>
          </w:rPr>
          <w:delText>0</w:delText>
        </w:r>
      </w:del>
      <w:r w:rsidRPr="0045396B">
        <w:rPr>
          <w:rFonts w:ascii="Times New Roman" w:eastAsia="Times New Roman" w:hAnsi="Times New Roman" w:cs="David"/>
          <w:sz w:val="24"/>
          <w:szCs w:val="24"/>
          <w:rtl/>
          <w:lang w:eastAsia="he-IL"/>
        </w:rPr>
        <w:t>.</w:t>
      </w:r>
    </w:p>
    <w:p w14:paraId="4EA43CBD" w14:textId="77777777" w:rsidR="0045396B" w:rsidRPr="0045396B" w:rsidRDefault="0045396B" w:rsidP="0045396B">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DBAEE2A" w14:textId="2D642515"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1.4</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בניין עיקריים בקנ"מ 1:5, 1:10, 1:20</w:t>
      </w:r>
      <w:r w:rsidRPr="0045396B">
        <w:rPr>
          <w:rFonts w:ascii="Times New Roman" w:eastAsia="Times New Roman" w:hAnsi="Times New Roman" w:cs="David" w:hint="cs"/>
          <w:sz w:val="20"/>
          <w:szCs w:val="24"/>
          <w:u w:val="single"/>
          <w:rtl/>
          <w:lang w:eastAsia="he-IL"/>
        </w:rPr>
        <w:t xml:space="preserve"> לכל הקשור למבואות, </w:t>
      </w:r>
      <w:del w:id="158" w:author="Meryl Etman [2]" w:date="2022-05-16T14:46:00Z">
        <w:r w:rsidRPr="0045396B" w:rsidDel="000B119E">
          <w:rPr>
            <w:rFonts w:ascii="Times New Roman" w:eastAsia="Times New Roman" w:hAnsi="Times New Roman" w:cs="David" w:hint="cs"/>
            <w:sz w:val="20"/>
            <w:szCs w:val="24"/>
            <w:u w:val="single"/>
            <w:rtl/>
            <w:lang w:eastAsia="he-IL"/>
          </w:rPr>
          <w:delText>מבנה מכירות</w:delText>
        </w:r>
      </w:del>
      <w:ins w:id="159" w:author="Meryl Etman [2]" w:date="2022-05-16T14:46:00Z">
        <w:r w:rsidR="000B119E">
          <w:rPr>
            <w:rFonts w:ascii="Times New Roman" w:eastAsia="Times New Roman" w:hAnsi="Times New Roman" w:cs="David" w:hint="cs"/>
            <w:sz w:val="20"/>
            <w:szCs w:val="24"/>
            <w:u w:val="single"/>
            <w:rtl/>
            <w:lang w:eastAsia="he-IL"/>
          </w:rPr>
          <w:t>מועדון דיירים</w:t>
        </w:r>
      </w:ins>
      <w:r w:rsidRPr="0045396B">
        <w:rPr>
          <w:rFonts w:ascii="Times New Roman" w:eastAsia="Times New Roman" w:hAnsi="Times New Roman" w:cs="David" w:hint="cs"/>
          <w:sz w:val="20"/>
          <w:szCs w:val="24"/>
          <w:u w:val="single"/>
          <w:rtl/>
          <w:lang w:eastAsia="he-IL"/>
        </w:rPr>
        <w:t xml:space="preserve"> </w:t>
      </w:r>
      <w:del w:id="160" w:author="Meryl Etman [2]" w:date="2022-05-16T14:46:00Z">
        <w:r w:rsidRPr="0045396B" w:rsidDel="000B119E">
          <w:rPr>
            <w:rFonts w:ascii="Times New Roman" w:eastAsia="Times New Roman" w:hAnsi="Times New Roman" w:cs="David" w:hint="cs"/>
            <w:sz w:val="20"/>
            <w:szCs w:val="24"/>
            <w:u w:val="single"/>
            <w:rtl/>
            <w:lang w:eastAsia="he-IL"/>
          </w:rPr>
          <w:delText>ודירה לדוגמא</w:delText>
        </w:r>
      </w:del>
      <w:ins w:id="161" w:author="Meryl Etman [2]" w:date="2022-05-16T14:46:00Z">
        <w:r w:rsidR="000B119E">
          <w:rPr>
            <w:rFonts w:ascii="Times New Roman" w:eastAsia="Times New Roman" w:hAnsi="Times New Roman" w:cs="David" w:hint="cs"/>
            <w:sz w:val="20"/>
            <w:szCs w:val="24"/>
            <w:u w:val="single"/>
            <w:rtl/>
            <w:lang w:eastAsia="he-IL"/>
          </w:rPr>
          <w:t>ושרותים משותפים</w:t>
        </w:r>
      </w:ins>
      <w:r w:rsidRPr="0045396B">
        <w:rPr>
          <w:rFonts w:ascii="Times New Roman" w:eastAsia="Times New Roman" w:hAnsi="Times New Roman" w:cs="David" w:hint="cs"/>
          <w:sz w:val="20"/>
          <w:szCs w:val="24"/>
          <w:rtl/>
          <w:lang w:eastAsia="he-IL"/>
        </w:rPr>
        <w:t>:</w:t>
      </w:r>
    </w:p>
    <w:p w14:paraId="574F6A05"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CA3147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א.</w:t>
      </w:r>
      <w:r w:rsidRPr="0045396B">
        <w:rPr>
          <w:rFonts w:ascii="Times New Roman" w:eastAsia="Times New Roman" w:hAnsi="Times New Roman" w:cs="David"/>
          <w:sz w:val="20"/>
          <w:szCs w:val="24"/>
          <w:rtl/>
          <w:lang w:eastAsia="he-IL"/>
        </w:rPr>
        <w:tab/>
        <w:t>מעקות.</w:t>
      </w:r>
    </w:p>
    <w:p w14:paraId="3754DA1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פריקסטים.</w:t>
      </w:r>
    </w:p>
    <w:p w14:paraId="4D409647"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ג.</w:t>
      </w:r>
      <w:r w:rsidRPr="0045396B">
        <w:rPr>
          <w:rFonts w:ascii="Times New Roman" w:eastAsia="Times New Roman" w:hAnsi="Times New Roman" w:cs="David"/>
          <w:sz w:val="20"/>
          <w:szCs w:val="24"/>
          <w:rtl/>
          <w:lang w:eastAsia="he-IL"/>
        </w:rPr>
        <w:tab/>
        <w:t>פרטי בניה בגבס.</w:t>
      </w:r>
    </w:p>
    <w:p w14:paraId="41D1F26B"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ד.</w:t>
      </w:r>
      <w:r w:rsidRPr="0045396B">
        <w:rPr>
          <w:rFonts w:ascii="Times New Roman" w:eastAsia="Times New Roman" w:hAnsi="Times New Roman" w:cs="David"/>
          <w:sz w:val="20"/>
          <w:szCs w:val="24"/>
          <w:rtl/>
          <w:lang w:eastAsia="he-IL"/>
        </w:rPr>
        <w:tab/>
        <w:t>כרכובים.</w:t>
      </w:r>
    </w:p>
    <w:p w14:paraId="2E4DB76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אדניות.</w:t>
      </w:r>
    </w:p>
    <w:p w14:paraId="7682D88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ו.</w:t>
      </w:r>
      <w:r w:rsidRPr="0045396B">
        <w:rPr>
          <w:rFonts w:ascii="Times New Roman" w:eastAsia="Times New Roman" w:hAnsi="Times New Roman" w:cs="David"/>
          <w:sz w:val="20"/>
          <w:szCs w:val="24"/>
          <w:rtl/>
          <w:lang w:eastAsia="he-IL"/>
        </w:rPr>
        <w:tab/>
        <w:t>בסיסים לציוד (מ"א, גנרטור וכו').</w:t>
      </w:r>
    </w:p>
    <w:p w14:paraId="14B92CD4" w14:textId="77777777" w:rsid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צפויים.</w:t>
      </w:r>
    </w:p>
    <w:p w14:paraId="1EF971A5" w14:textId="77777777" w:rsidR="00D53CB3" w:rsidDel="00F70D30" w:rsidRDefault="00D53CB3" w:rsidP="0045396B">
      <w:pPr>
        <w:widowControl w:val="0"/>
        <w:spacing w:before="0" w:beforeAutospacing="0" w:after="0" w:afterAutospacing="0" w:line="240" w:lineRule="auto"/>
        <w:ind w:left="2160" w:hanging="720"/>
        <w:jc w:val="both"/>
        <w:rPr>
          <w:del w:id="162" w:author="Meryl Etman [2]" w:date="2022-05-16T14:39:00Z"/>
          <w:rFonts w:ascii="Times New Roman" w:eastAsia="Times New Roman" w:hAnsi="Times New Roman" w:cs="David"/>
          <w:sz w:val="20"/>
          <w:szCs w:val="24"/>
          <w:rtl/>
          <w:lang w:eastAsia="he-IL"/>
        </w:rPr>
      </w:pPr>
    </w:p>
    <w:p w14:paraId="62899C5C" w14:textId="77777777" w:rsidR="00D53CB3" w:rsidRPr="0045396B" w:rsidDel="00F70D30" w:rsidRDefault="00D53CB3" w:rsidP="0045396B">
      <w:pPr>
        <w:widowControl w:val="0"/>
        <w:spacing w:before="0" w:beforeAutospacing="0" w:after="0" w:afterAutospacing="0" w:line="240" w:lineRule="auto"/>
        <w:ind w:left="2160" w:hanging="720"/>
        <w:jc w:val="both"/>
        <w:rPr>
          <w:del w:id="163" w:author="Meryl Etman [2]" w:date="2022-05-16T14:39:00Z"/>
          <w:rFonts w:ascii="Times New Roman" w:eastAsia="Times New Roman" w:hAnsi="Times New Roman" w:cs="David"/>
          <w:sz w:val="20"/>
          <w:szCs w:val="24"/>
          <w:rtl/>
          <w:lang w:eastAsia="he-IL"/>
        </w:rPr>
      </w:pPr>
    </w:p>
    <w:p w14:paraId="544051F5" w14:textId="77777777" w:rsidR="0045396B" w:rsidRPr="0045396B" w:rsidRDefault="0045396B">
      <w:pPr>
        <w:widowControl w:val="0"/>
        <w:spacing w:before="0" w:beforeAutospacing="0" w:after="0" w:afterAutospacing="0" w:line="240" w:lineRule="auto"/>
        <w:jc w:val="both"/>
        <w:rPr>
          <w:rFonts w:ascii="Times New Roman" w:eastAsia="Times New Roman" w:hAnsi="Times New Roman" w:cs="David"/>
          <w:sz w:val="20"/>
          <w:szCs w:val="24"/>
          <w:rtl/>
          <w:lang w:eastAsia="he-IL"/>
        </w:rPr>
        <w:pPrChange w:id="164" w:author="Meryl Etman [2]" w:date="2022-05-16T14:39:00Z">
          <w:pPr>
            <w:widowControl w:val="0"/>
            <w:spacing w:before="0" w:beforeAutospacing="0" w:after="0" w:afterAutospacing="0" w:line="240" w:lineRule="auto"/>
            <w:ind w:left="720" w:hanging="720"/>
            <w:jc w:val="both"/>
          </w:pPr>
        </w:pPrChange>
      </w:pPr>
    </w:p>
    <w:p w14:paraId="42950A5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45396B">
        <w:rPr>
          <w:rFonts w:ascii="Times New Roman" w:eastAsia="Times New Roman" w:hAnsi="Times New Roman" w:cs="David" w:hint="cs"/>
          <w:sz w:val="20"/>
          <w:szCs w:val="24"/>
          <w:rtl/>
          <w:lang w:eastAsia="he-IL"/>
        </w:rPr>
        <w:t>1.5</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u w:val="single"/>
          <w:rtl/>
          <w:lang w:eastAsia="he-IL"/>
        </w:rPr>
        <w:t>פרטי גמר</w:t>
      </w:r>
    </w:p>
    <w:p w14:paraId="6ABB238A" w14:textId="77777777" w:rsidR="0045396B" w:rsidRPr="0045396B" w:rsidRDefault="0045396B" w:rsidP="0045396B">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84F6736"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א.</w:t>
      </w:r>
      <w:r w:rsidRPr="0045396B" w:rsidDel="00557633">
        <w:rPr>
          <w:rFonts w:ascii="Times New Roman" w:eastAsia="Times New Roman" w:hAnsi="Times New Roman" w:cs="David"/>
          <w:sz w:val="20"/>
          <w:szCs w:val="24"/>
          <w:rtl/>
          <w:lang w:eastAsia="he-IL"/>
        </w:rPr>
        <w:tab/>
        <w:t>מדרגות.</w:t>
      </w:r>
    </w:p>
    <w:p w14:paraId="093742AF"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ב.</w:t>
      </w:r>
      <w:r w:rsidRPr="0045396B">
        <w:rPr>
          <w:rFonts w:ascii="Times New Roman" w:eastAsia="Times New Roman" w:hAnsi="Times New Roman" w:cs="David"/>
          <w:sz w:val="20"/>
          <w:szCs w:val="24"/>
          <w:rtl/>
          <w:lang w:eastAsia="he-IL"/>
        </w:rPr>
        <w:tab/>
        <w:t>ריצוף וחיפויים.</w:t>
      </w:r>
    </w:p>
    <w:p w14:paraId="2805F2AA"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ג.</w:t>
      </w:r>
      <w:r w:rsidRPr="0045396B" w:rsidDel="00557633">
        <w:rPr>
          <w:rFonts w:ascii="Times New Roman" w:eastAsia="Times New Roman" w:hAnsi="Times New Roman" w:cs="David"/>
          <w:sz w:val="20"/>
          <w:szCs w:val="24"/>
          <w:rtl/>
          <w:lang w:eastAsia="he-IL"/>
        </w:rPr>
        <w:tab/>
        <w:t>אדני חלונות.</w:t>
      </w:r>
    </w:p>
    <w:p w14:paraId="073B3B5A"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sidDel="00557633">
        <w:rPr>
          <w:rFonts w:ascii="Times New Roman" w:eastAsia="Times New Roman" w:hAnsi="Times New Roman" w:cs="David"/>
          <w:sz w:val="20"/>
          <w:szCs w:val="24"/>
          <w:rtl/>
          <w:lang w:eastAsia="he-IL"/>
        </w:rPr>
        <w:t>ד.</w:t>
      </w:r>
      <w:r w:rsidRPr="0045396B" w:rsidDel="00557633">
        <w:rPr>
          <w:rFonts w:ascii="Times New Roman" w:eastAsia="Times New Roman" w:hAnsi="Times New Roman" w:cs="David"/>
          <w:sz w:val="20"/>
          <w:szCs w:val="24"/>
          <w:rtl/>
          <w:lang w:eastAsia="he-IL"/>
        </w:rPr>
        <w:tab/>
        <w:t>ספי מוזאיקה.</w:t>
      </w:r>
    </w:p>
    <w:p w14:paraId="0660AC23"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ה.</w:t>
      </w:r>
      <w:r w:rsidRPr="0045396B">
        <w:rPr>
          <w:rFonts w:ascii="Times New Roman" w:eastAsia="Times New Roman" w:hAnsi="Times New Roman" w:cs="David"/>
          <w:sz w:val="20"/>
          <w:szCs w:val="24"/>
          <w:rtl/>
          <w:lang w:eastAsia="he-IL"/>
        </w:rPr>
        <w:tab/>
        <w:t>משטחי עבודה במטבח ובחדרי שירותים.</w:t>
      </w:r>
    </w:p>
    <w:p w14:paraId="45B87648"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ו</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נגרות.</w:t>
      </w:r>
    </w:p>
    <w:p w14:paraId="509E9181"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ז</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מסגרות.</w:t>
      </w:r>
    </w:p>
    <w:p w14:paraId="6E40EA89"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ח</w:t>
      </w:r>
      <w:r w:rsidRPr="0045396B">
        <w:rPr>
          <w:rFonts w:ascii="Times New Roman" w:eastAsia="Times New Roman" w:hAnsi="Times New Roman" w:cs="David"/>
          <w:sz w:val="20"/>
          <w:szCs w:val="24"/>
          <w:rtl/>
          <w:lang w:eastAsia="he-IL"/>
        </w:rPr>
        <w:t>.</w:t>
      </w:r>
      <w:r w:rsidR="00D53CB3">
        <w:rPr>
          <w:rFonts w:ascii="Times New Roman" w:eastAsia="Times New Roman" w:hAnsi="Times New Roman" w:cs="David"/>
          <w:sz w:val="20"/>
          <w:szCs w:val="24"/>
          <w:rtl/>
          <w:lang w:eastAsia="he-IL"/>
        </w:rPr>
        <w:tab/>
        <w:t>פרטי אלומיניום עקרוניים (ת</w:t>
      </w:r>
      <w:r w:rsidRPr="0045396B">
        <w:rPr>
          <w:rFonts w:ascii="Times New Roman" w:eastAsia="Times New Roman" w:hAnsi="Times New Roman" w:cs="David"/>
          <w:sz w:val="20"/>
          <w:szCs w:val="24"/>
          <w:rtl/>
          <w:lang w:eastAsia="he-IL"/>
        </w:rPr>
        <w:t>כניות ייצור יוכנו ע"י היצרן, יבוקרו ויאושרו ע"י המתכנן) כולל חזיתות כניסה ותיבות דואר.</w:t>
      </w:r>
    </w:p>
    <w:p w14:paraId="4B728075"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ט</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מעקות.</w:t>
      </w:r>
    </w:p>
    <w:p w14:paraId="02B6D78F" w14:textId="77777777" w:rsidR="0045396B" w:rsidRPr="0045396B" w:rsidRDefault="00D53CB3"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Pr>
          <w:rFonts w:ascii="Times New Roman" w:eastAsia="Times New Roman" w:hAnsi="Times New Roman" w:cs="David"/>
          <w:sz w:val="20"/>
          <w:szCs w:val="24"/>
          <w:rtl/>
          <w:lang w:eastAsia="he-IL"/>
        </w:rPr>
        <w:t>י.</w:t>
      </w:r>
      <w:r>
        <w:rPr>
          <w:rFonts w:ascii="Times New Roman" w:eastAsia="Times New Roman" w:hAnsi="Times New Roman" w:cs="David"/>
          <w:sz w:val="20"/>
          <w:szCs w:val="24"/>
          <w:rtl/>
          <w:lang w:eastAsia="he-IL"/>
        </w:rPr>
        <w:tab/>
        <w:t>פרטי גמר ס</w:t>
      </w:r>
      <w:r w:rsidR="0045396B" w:rsidRPr="0045396B">
        <w:rPr>
          <w:rFonts w:ascii="Times New Roman" w:eastAsia="Times New Roman" w:hAnsi="Times New Roman" w:cs="David"/>
          <w:sz w:val="20"/>
          <w:szCs w:val="24"/>
          <w:rtl/>
          <w:lang w:eastAsia="he-IL"/>
        </w:rPr>
        <w:t>פים ושיפולים בחדרי מדרגות.</w:t>
      </w:r>
    </w:p>
    <w:p w14:paraId="3B782E44"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א</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t>פרטי שילוט חוץ ופנים (ועד הבית).</w:t>
      </w:r>
    </w:p>
    <w:p w14:paraId="0C93ABB8" w14:textId="77777777" w:rsidR="0045396B" w:rsidRPr="0045396B" w:rsidDel="00557633"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יב</w:t>
      </w:r>
      <w:r w:rsidRPr="0045396B" w:rsidDel="00557633">
        <w:rPr>
          <w:rFonts w:ascii="Times New Roman" w:eastAsia="Times New Roman" w:hAnsi="Times New Roman" w:cs="David"/>
          <w:sz w:val="20"/>
          <w:szCs w:val="24"/>
          <w:rtl/>
          <w:lang w:eastAsia="he-IL"/>
        </w:rPr>
        <w:t>.</w:t>
      </w:r>
      <w:r w:rsidRPr="0045396B" w:rsidDel="00557633">
        <w:rPr>
          <w:rFonts w:ascii="Times New Roman" w:eastAsia="Times New Roman" w:hAnsi="Times New Roman" w:cs="David"/>
          <w:sz w:val="20"/>
          <w:szCs w:val="24"/>
          <w:rtl/>
          <w:lang w:eastAsia="he-IL"/>
        </w:rPr>
        <w:tab/>
        <w:t>פרטי מחיצות.</w:t>
      </w:r>
    </w:p>
    <w:p w14:paraId="182F6120" w14:textId="77777777" w:rsidR="0045396B" w:rsidRPr="0045396B" w:rsidRDefault="0045396B" w:rsidP="0045396B">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י</w:t>
      </w:r>
      <w:r w:rsidRPr="0045396B">
        <w:rPr>
          <w:rFonts w:ascii="Times New Roman" w:eastAsia="Times New Roman" w:hAnsi="Times New Roman" w:cs="David" w:hint="cs"/>
          <w:sz w:val="20"/>
          <w:szCs w:val="24"/>
          <w:rtl/>
          <w:lang w:eastAsia="he-IL"/>
        </w:rPr>
        <w:t>ג</w:t>
      </w:r>
      <w:r w:rsidRPr="0045396B">
        <w:rPr>
          <w:rFonts w:ascii="Times New Roman" w:eastAsia="Times New Roman" w:hAnsi="Times New Roman" w:cs="David"/>
          <w:sz w:val="20"/>
          <w:szCs w:val="24"/>
          <w:rtl/>
          <w:lang w:eastAsia="he-IL"/>
        </w:rPr>
        <w:t>.</w:t>
      </w: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0"/>
          <w:lang w:eastAsia="he-IL"/>
        </w:rPr>
        <w:t>SKYLIGHTS</w:t>
      </w:r>
      <w:r w:rsidRPr="0045396B">
        <w:rPr>
          <w:rFonts w:ascii="Times New Roman" w:eastAsia="Times New Roman" w:hAnsi="Times New Roman" w:cs="David"/>
          <w:sz w:val="20"/>
          <w:szCs w:val="20"/>
          <w:rtl/>
          <w:lang w:eastAsia="he-IL"/>
        </w:rPr>
        <w:t>.</w:t>
      </w:r>
    </w:p>
    <w:p w14:paraId="6CADD3B3" w14:textId="77777777" w:rsidR="0045396B" w:rsidRPr="0045396B" w:rsidRDefault="0045396B" w:rsidP="0045396B">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639F7A61"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1.6</w:t>
      </w:r>
      <w:r w:rsidRPr="0045396B">
        <w:rPr>
          <w:rFonts w:ascii="Times New Roman" w:eastAsia="Times New Roman" w:hAnsi="Times New Roman" w:cs="David"/>
          <w:sz w:val="20"/>
          <w:szCs w:val="24"/>
          <w:rtl/>
          <w:lang w:eastAsia="he-IL"/>
        </w:rPr>
        <w:tab/>
        <w:t>כל תכנית ו/או פרט אחר שידרשו במהלך התכנון והביצוע לשם ביצוע התכנון והעבודות באופן מושלם, בהתאם לשקול המנהל.</w:t>
      </w:r>
    </w:p>
    <w:p w14:paraId="7826BAE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00DDC7DB"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1.7</w:t>
      </w:r>
      <w:r w:rsidRPr="0045396B">
        <w:rPr>
          <w:rFonts w:ascii="Times New Roman" w:eastAsia="Times New Roman" w:hAnsi="Times New Roman" w:cs="David"/>
          <w:sz w:val="20"/>
          <w:szCs w:val="24"/>
          <w:rtl/>
          <w:lang w:eastAsia="he-IL"/>
        </w:rPr>
        <w:tab/>
        <w:t>רשימות מעודכנות של תכניות כולל תאריך ומספר מהדורה – לפחות פעם בחודש.</w:t>
      </w:r>
    </w:p>
    <w:p w14:paraId="5748C10C"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1D22D4CF"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1.8</w:t>
      </w:r>
      <w:r w:rsidRPr="0045396B">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5C4ADA4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p>
    <w:p w14:paraId="3EA47770"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hint="cs"/>
          <w:sz w:val="20"/>
          <w:szCs w:val="24"/>
          <w:rtl/>
          <w:lang w:eastAsia="he-IL"/>
        </w:rPr>
        <w:t>1.9</w:t>
      </w:r>
      <w:r w:rsidRPr="0045396B">
        <w:rPr>
          <w:rFonts w:ascii="Times New Roman" w:eastAsia="Times New Roman" w:hAnsi="Times New Roman" w:cs="David"/>
          <w:sz w:val="20"/>
          <w:szCs w:val="24"/>
          <w:rtl/>
          <w:lang w:eastAsia="he-IL"/>
        </w:rPr>
        <w:tab/>
      </w:r>
    </w:p>
    <w:p w14:paraId="4686CC85" w14:textId="77777777" w:rsidR="0045396B" w:rsidRPr="0045396B" w:rsidRDefault="0045396B" w:rsidP="0045396B">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3C60D313"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p>
    <w:p w14:paraId="698E41B0" w14:textId="77777777" w:rsidR="0045396B" w:rsidRPr="0045396B" w:rsidRDefault="0045396B" w:rsidP="0045396B">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45396B">
        <w:rPr>
          <w:rFonts w:ascii="Times New Roman" w:eastAsia="Times New Roman" w:hAnsi="Times New Roman" w:cs="David"/>
          <w:sz w:val="20"/>
          <w:szCs w:val="24"/>
          <w:rtl/>
          <w:lang w:eastAsia="he-IL"/>
        </w:rPr>
        <w:tab/>
      </w:r>
      <w:r w:rsidRPr="0045396B">
        <w:rPr>
          <w:rFonts w:ascii="Times New Roman" w:eastAsia="Times New Roman" w:hAnsi="Times New Roman" w:cs="David"/>
          <w:sz w:val="20"/>
          <w:szCs w:val="24"/>
          <w:rtl/>
          <w:lang w:eastAsia="he-IL"/>
        </w:rPr>
        <w:tab/>
        <w:t>כל המסמכים והתוכניות יערכו בשפה העברית.</w:t>
      </w:r>
    </w:p>
    <w:p w14:paraId="117AE936"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33518227" w14:textId="77777777" w:rsidR="0045396B" w:rsidRPr="0045396B" w:rsidRDefault="0045396B" w:rsidP="0045396B">
      <w:pPr>
        <w:widowControl w:val="0"/>
        <w:spacing w:before="0" w:beforeAutospacing="0" w:after="0" w:afterAutospacing="0" w:line="240" w:lineRule="auto"/>
        <w:ind w:right="720" w:hanging="778"/>
        <w:jc w:val="both"/>
        <w:rPr>
          <w:rFonts w:ascii="Times New Roman" w:eastAsia="Times New Roman" w:hAnsi="Times New Roman" w:cs="David"/>
          <w:sz w:val="20"/>
          <w:szCs w:val="24"/>
          <w:rtl/>
          <w:lang w:eastAsia="he-IL"/>
        </w:rPr>
      </w:pPr>
    </w:p>
    <w:p w14:paraId="58FADB39" w14:textId="77777777" w:rsidR="0045396B" w:rsidRPr="0045396B" w:rsidRDefault="0045396B" w:rsidP="004539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45396B">
        <w:rPr>
          <w:rFonts w:ascii="Times New Roman" w:eastAsia="Times New Roman" w:hAnsi="Times New Roman" w:cs="David"/>
          <w:b/>
          <w:bCs/>
          <w:sz w:val="24"/>
          <w:szCs w:val="24"/>
          <w:u w:val="single"/>
          <w:rtl/>
          <w:lang w:eastAsia="he-IL"/>
        </w:rPr>
        <w:br w:type="page"/>
      </w:r>
    </w:p>
    <w:p w14:paraId="2AB8F75E" w14:textId="77777777" w:rsidR="0045396B" w:rsidRPr="0045396B" w:rsidRDefault="0045396B" w:rsidP="004539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4F6ACF0" w14:textId="77777777" w:rsidR="00D53CB3" w:rsidRPr="00B27B4C" w:rsidRDefault="00D53CB3" w:rsidP="00D53CB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56553A38"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EA757AE"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14DB5FD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EF791D8"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AA2D8CC"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63CEF9"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5407D729" w14:textId="77777777" w:rsidR="00D53CB3" w:rsidRPr="00B27B4C" w:rsidRDefault="0001306D" w:rsidP="00D53CB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EF68EF2C8D49419FA8237860F8AC51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D53CB3" w:rsidRPr="00255ACD">
            <w:rPr>
              <w:rStyle w:val="PlaceholderText"/>
              <w:color w:val="00B0F0"/>
              <w:rtl/>
            </w:rPr>
            <w:t>[צד א בחוזה]</w:t>
          </w:r>
        </w:sdtContent>
      </w:sdt>
      <w:r w:rsidR="00D53CB3" w:rsidRPr="00B27B4C">
        <w:rPr>
          <w:rFonts w:ascii="Times New Roman" w:eastAsia="Times New Roman" w:hAnsi="Times New Roman" w:cs="David" w:hint="cs"/>
          <w:color w:val="008000"/>
          <w:sz w:val="24"/>
          <w:szCs w:val="24"/>
          <w:rtl/>
          <w:lang w:eastAsia="he-IL"/>
        </w:rPr>
        <w:br/>
      </w:r>
      <w:r w:rsidR="00D53CB3" w:rsidRPr="00B27B4C">
        <w:rPr>
          <w:rFonts w:ascii="Times New Roman" w:eastAsia="Times New Roman" w:hAnsi="Times New Roman" w:cs="David" w:hint="cs"/>
          <w:sz w:val="24"/>
          <w:szCs w:val="24"/>
          <w:rtl/>
          <w:lang w:eastAsia="he-IL"/>
        </w:rPr>
        <w:t>(</w:t>
      </w:r>
      <w:r w:rsidR="00D53CB3" w:rsidRPr="009E0EE6">
        <w:rPr>
          <w:rFonts w:ascii="Times New Roman" w:eastAsia="Times New Roman" w:hAnsi="Times New Roman" w:cs="David" w:hint="cs"/>
          <w:sz w:val="24"/>
          <w:szCs w:val="24"/>
          <w:rtl/>
          <w:lang w:eastAsia="he-IL"/>
        </w:rPr>
        <w:t>המזמין)</w:t>
      </w:r>
    </w:p>
    <w:p w14:paraId="4BD61C48"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007CE92"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68C9DC3"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B8D433F"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5596FAC" w14:textId="7247F8A8" w:rsidR="00D53CB3" w:rsidRPr="00B27B4C" w:rsidRDefault="00D53CB3" w:rsidP="00D53CB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F4629E918DAA43B28378FE4653BB77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65" w:author="Meryl Etman" w:date="2022-04-04T14:46:00Z">
            <w:r w:rsidR="00F82BC9">
              <w:rPr>
                <w:rFonts w:ascii="Times New Roman" w:eastAsia="Times New Roman" w:hAnsi="Times New Roman" w:cs="David"/>
                <w:color w:val="008000"/>
                <w:sz w:val="24"/>
                <w:szCs w:val="24"/>
                <w:rtl/>
                <w:lang w:eastAsia="he-IL"/>
              </w:rPr>
              <w:t>עינת בר-און לטי</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24A63F6662424C32970C78250112E0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66" w:author="Meryl Etman" w:date="2022-04-04T14:45:00Z">
            <w:r w:rsidR="00F82BC9">
              <w:rPr>
                <w:rFonts w:ascii="Times New Roman" w:eastAsia="Times New Roman" w:hAnsi="Times New Roman" w:cs="David"/>
                <w:color w:val="008000"/>
                <w:sz w:val="24"/>
                <w:szCs w:val="24"/>
                <w:rtl/>
                <w:lang w:eastAsia="he-IL"/>
              </w:rPr>
              <w:t>סביוני נצר סירני</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30B70C1B4C8043FDBBF9432F2E8A2F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67" w:author="Meryl Etman" w:date="2022-04-04T14:45:00Z">
            <w:r w:rsidR="00F82BC9">
              <w:rPr>
                <w:rFonts w:ascii="Times New Roman" w:eastAsia="Times New Roman" w:hAnsi="Times New Roman" w:cs="David" w:hint="cs"/>
                <w:color w:val="008000"/>
                <w:sz w:val="24"/>
                <w:szCs w:val="24"/>
                <w:rtl/>
              </w:rPr>
              <w:t>עיצוב פנים בשטחים המשותפים</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131E04A3" w14:textId="77777777" w:rsidR="00D53CB3" w:rsidRPr="00B27B4C" w:rsidRDefault="00D53CB3" w:rsidP="00D53CB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1A48AF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0736CCA"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213311"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FB0BC34" w14:textId="77777777" w:rsidR="00D53CB3" w:rsidRPr="00B27B4C" w:rsidRDefault="00D53CB3" w:rsidP="00D53CB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30C861"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1C841D40"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362E08B"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4CE220" w14:textId="77777777" w:rsidR="00D53CB3"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78BD737" w14:textId="77777777" w:rsidR="00D53CB3" w:rsidRPr="00B27B4C" w:rsidRDefault="00D53CB3" w:rsidP="00D53CB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5ACC40E8" w14:textId="703A0A77" w:rsidR="00D53CB3" w:rsidRPr="00B27B4C" w:rsidRDefault="0001306D" w:rsidP="00D53CB3">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90E9F10387AB4EAA9DB58135988EE7D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68" w:author="Meryl Etman" w:date="2022-04-04T14:46:00Z">
            <w:r w:rsidR="00F82BC9">
              <w:rPr>
                <w:rFonts w:ascii="Times New Roman" w:eastAsia="Times New Roman" w:hAnsi="Times New Roman" w:cs="David" w:hint="cs"/>
                <w:color w:val="00B0F0"/>
                <w:sz w:val="24"/>
                <w:szCs w:val="24"/>
                <w:u w:val="single"/>
                <w:rtl/>
                <w:lang w:eastAsia="he-IL"/>
              </w:rPr>
              <w:t>עינת בר-און לטי</w:t>
            </w:r>
          </w:ins>
        </w:sdtContent>
      </w:sdt>
    </w:p>
    <w:p w14:paraId="68E2DBA5"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62114133"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4AFF2FD2"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3ADA7384" w14:textId="77777777" w:rsidR="00D53CB3" w:rsidRPr="00B27B4C" w:rsidRDefault="00D53CB3" w:rsidP="00D53CB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698E5BD4" w14:textId="77777777" w:rsidR="00D53CB3" w:rsidRPr="00B27B4C" w:rsidRDefault="00D53CB3" w:rsidP="00D53CB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1565BBCB" w14:textId="77777777" w:rsidR="00D53CB3" w:rsidRPr="00B27B4C" w:rsidRDefault="00D53CB3" w:rsidP="00D53CB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AE2242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4E7446D7E1B14578B18676CB1583CA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5092AC7C"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5EFFEA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0309B600"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97C33E" w14:textId="259A0E7F"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99A7248931854F288AC7FD52946BBC7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69" w:author="Meryl Etman" w:date="2022-04-04T14:45:00Z">
            <w:r w:rsidR="00F82BC9">
              <w:rPr>
                <w:rFonts w:ascii="Times New Roman" w:eastAsia="Times New Roman" w:hAnsi="Times New Roman" w:cs="David" w:hint="cs"/>
                <w:color w:val="008000"/>
                <w:sz w:val="24"/>
                <w:szCs w:val="24"/>
                <w:rtl/>
                <w:lang w:eastAsia="he-IL"/>
              </w:rPr>
              <w:t>סביוני נצר סירני</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8A765287477742AE8C1C46B5AF0ED18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2-06-07T00:00:00Z">
            <w:dateFormat w:val="dd/MM/yyyy"/>
            <w:lid w:val="he-IL"/>
            <w:storeMappedDataAs w:val="dateTime"/>
            <w:calendar w:val="gregorian"/>
          </w:date>
        </w:sdtPr>
        <w:sdtEndPr>
          <w:rPr>
            <w:rFonts w:hint="cs"/>
          </w:rPr>
        </w:sdtEndPr>
        <w:sdtContent>
          <w:ins w:id="170" w:author="Meryl Etman" w:date="2022-06-07T15:49:00Z">
            <w:r w:rsidR="0001306D">
              <w:rPr>
                <w:rFonts w:ascii="Times New Roman" w:eastAsia="Times New Roman" w:hAnsi="Times New Roman" w:cs="David" w:hint="cs"/>
                <w:color w:val="008000"/>
                <w:sz w:val="24"/>
                <w:szCs w:val="24"/>
                <w:rtl/>
                <w:lang w:eastAsia="he-IL"/>
              </w:rPr>
              <w:t>‏07/06/2022</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729DF9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C729771"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32894C2"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66DF8D9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94900FA"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B7461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4208E74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A9E540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570B8A2E"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0C0F288"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52533D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F433A7D"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27B6C3"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B9B194D" w14:textId="77777777" w:rsidR="00D53CB3" w:rsidRPr="00B27B4C" w:rsidRDefault="00D53CB3" w:rsidP="00D53CB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8267D3C"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379F3925"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2600BD1" w14:textId="77777777" w:rsidR="00D53CB3"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9B246C9" w14:textId="77777777"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7528294" w14:textId="4F6C6424" w:rsidR="00D53CB3" w:rsidRPr="009130F0" w:rsidRDefault="00D53CB3" w:rsidP="00D53CB3">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CE2645320CF54187A91080CEA39D01F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71" w:author="Meryl Etman" w:date="2022-04-04T14:46:00Z">
            <w:r w:rsidR="00F82BC9">
              <w:rPr>
                <w:rFonts w:ascii="Times New Roman" w:eastAsia="Times New Roman" w:hAnsi="Times New Roman" w:cs="David" w:hint="cs"/>
                <w:color w:val="00B0F0"/>
                <w:sz w:val="24"/>
                <w:szCs w:val="24"/>
                <w:u w:val="single"/>
                <w:rtl/>
                <w:lang w:eastAsia="he-IL"/>
              </w:rPr>
              <w:t>עינת בר-און לטי</w:t>
            </w:r>
          </w:ins>
        </w:sdtContent>
      </w:sdt>
    </w:p>
    <w:p w14:paraId="336867BF" w14:textId="77777777" w:rsidR="00D53CB3"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760C727"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6C508EB"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FF412D6"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183720F" w14:textId="77777777" w:rsidR="00D53CB3" w:rsidRPr="00B27B4C" w:rsidRDefault="00D53CB3" w:rsidP="00D53CB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ABB8CE0" w14:textId="77777777" w:rsidR="00D53CB3" w:rsidRPr="00B27B4C" w:rsidRDefault="00D53CB3" w:rsidP="00D53CB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8186F00" w14:textId="77777777" w:rsidR="00D53CB3" w:rsidRPr="00B27B4C" w:rsidRDefault="00D53CB3" w:rsidP="00D53CB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C6735FC" w14:textId="77777777" w:rsidR="00D53CB3" w:rsidRPr="00B27B4C" w:rsidRDefault="00D53CB3" w:rsidP="00D53CB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3E8EB600" w14:textId="77777777" w:rsidR="00D53CB3" w:rsidRPr="00B27B4C" w:rsidRDefault="00D53CB3" w:rsidP="00D53CB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03E8F359" w14:textId="77777777" w:rsidR="00D53CB3" w:rsidRPr="00B27B4C" w:rsidRDefault="00D53CB3" w:rsidP="00D53CB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1ACC4C8A" w14:textId="77777777" w:rsidR="00D53CB3" w:rsidRPr="00B27B4C" w:rsidRDefault="00D53CB3" w:rsidP="00D53CB3">
      <w:pPr>
        <w:spacing w:before="0" w:beforeAutospacing="0" w:after="0" w:afterAutospacing="0" w:line="240" w:lineRule="auto"/>
        <w:rPr>
          <w:rFonts w:ascii="Times New Roman" w:eastAsia="Times New Roman" w:hAnsi="Times New Roman" w:cs="David"/>
          <w:sz w:val="20"/>
          <w:szCs w:val="24"/>
          <w:rtl/>
        </w:rPr>
      </w:pPr>
    </w:p>
    <w:p w14:paraId="2AA10E3F" w14:textId="77777777" w:rsidR="001A69D5" w:rsidRPr="0045396B" w:rsidRDefault="001A69D5" w:rsidP="00D53CB3">
      <w:pPr>
        <w:widowControl w:val="0"/>
        <w:spacing w:before="0" w:beforeAutospacing="0" w:after="0" w:afterAutospacing="0" w:line="240" w:lineRule="auto"/>
        <w:jc w:val="center"/>
        <w:outlineLvl w:val="7"/>
      </w:pPr>
    </w:p>
    <w:sectPr w:rsidR="001A69D5" w:rsidRPr="0045396B"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E689DE" w14:textId="77777777" w:rsidR="00493F0B" w:rsidRDefault="00493F0B" w:rsidP="00AF234B">
      <w:pPr>
        <w:spacing w:before="0" w:after="0" w:line="240" w:lineRule="auto"/>
      </w:pPr>
      <w:r>
        <w:separator/>
      </w:r>
    </w:p>
  </w:endnote>
  <w:endnote w:type="continuationSeparator" w:id="0">
    <w:p w14:paraId="75DC68BD" w14:textId="77777777" w:rsidR="00493F0B" w:rsidRDefault="00493F0B" w:rsidP="00AF234B">
      <w:pPr>
        <w:spacing w:before="0" w:after="0" w:line="240" w:lineRule="auto"/>
      </w:pPr>
      <w:r>
        <w:continuationSeparator/>
      </w:r>
    </w:p>
  </w:endnote>
  <w:endnote w:type="continuationNotice" w:id="1">
    <w:p w14:paraId="72BA2A11" w14:textId="77777777" w:rsidR="00493F0B" w:rsidRDefault="00493F0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579"/>
      <w:gridCol w:w="2810"/>
      <w:gridCol w:w="233"/>
      <w:gridCol w:w="1044"/>
      <w:gridCol w:w="1830"/>
    </w:tblGrid>
    <w:tr w:rsidR="00EA2413" w:rsidRPr="00F9528C" w14:paraId="1D90E729" w14:textId="77777777" w:rsidTr="00623070">
      <w:tc>
        <w:tcPr>
          <w:tcW w:w="753" w:type="dxa"/>
        </w:tcPr>
        <w:p w14:paraId="7016BFE6"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3CCD836" w14:textId="1421D6B6" w:rsidR="00EA2413" w:rsidRPr="00F9528C" w:rsidRDefault="00F82BC9" w:rsidP="00623070">
              <w:pPr>
                <w:tabs>
                  <w:tab w:val="center" w:pos="4153"/>
                  <w:tab w:val="right" w:pos="8306"/>
                </w:tabs>
                <w:spacing w:before="0" w:after="0" w:line="240" w:lineRule="auto"/>
                <w:rPr>
                  <w:rFonts w:ascii="David" w:hAnsi="David"/>
                  <w:color w:val="00B0F0"/>
                  <w:sz w:val="20"/>
                  <w:szCs w:val="20"/>
                  <w:rtl/>
                </w:rPr>
              </w:pPr>
              <w:ins w:id="172" w:author="Meryl Etman" w:date="2022-04-04T14:45:00Z">
                <w:r>
                  <w:rPr>
                    <w:rFonts w:ascii="David" w:hAnsi="David"/>
                    <w:color w:val="00B0F0"/>
                    <w:sz w:val="20"/>
                    <w:szCs w:val="20"/>
                    <w:rtl/>
                  </w:rPr>
                  <w:t>סביוני נצר סירני - בניין 31</w:t>
                </w:r>
              </w:ins>
            </w:p>
          </w:tc>
        </w:sdtContent>
      </w:sdt>
      <w:tc>
        <w:tcPr>
          <w:tcW w:w="2232" w:type="dxa"/>
        </w:tcPr>
        <w:p w14:paraId="548F5A9F"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מעצב פנים</w:t>
              </w:r>
            </w:sdtContent>
          </w:sdt>
        </w:p>
      </w:tc>
      <w:tc>
        <w:tcPr>
          <w:tcW w:w="236" w:type="dxa"/>
        </w:tcPr>
        <w:p w14:paraId="1A9458C9" w14:textId="77777777" w:rsidR="00EA2413" w:rsidRPr="00F9528C" w:rsidRDefault="00EA2413" w:rsidP="00623070">
          <w:pPr>
            <w:tabs>
              <w:tab w:val="center" w:pos="4153"/>
              <w:tab w:val="right" w:pos="8306"/>
            </w:tabs>
            <w:spacing w:before="0" w:after="0" w:line="240" w:lineRule="auto"/>
            <w:rPr>
              <w:rFonts w:ascii="David" w:hAnsi="David"/>
              <w:sz w:val="16"/>
              <w:szCs w:val="16"/>
              <w:rtl/>
            </w:rPr>
          </w:pPr>
        </w:p>
      </w:tc>
      <w:tc>
        <w:tcPr>
          <w:tcW w:w="1129" w:type="dxa"/>
        </w:tcPr>
        <w:p w14:paraId="481ED463"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61C6AABC" w14:textId="5F7695D4" w:rsidR="00EA2413" w:rsidRPr="00F9528C" w:rsidRDefault="00EA2413" w:rsidP="00623070">
              <w:pPr>
                <w:tabs>
                  <w:tab w:val="center" w:pos="4153"/>
                  <w:tab w:val="right" w:pos="8306"/>
                </w:tabs>
                <w:spacing w:before="0" w:after="0" w:line="240" w:lineRule="auto"/>
                <w:rPr>
                  <w:rFonts w:ascii="David" w:hAnsi="David"/>
                  <w:sz w:val="20"/>
                  <w:szCs w:val="20"/>
                  <w:rtl/>
                </w:rPr>
              </w:pPr>
              <w:del w:id="173" w:author="Meryl Etman" w:date="2022-04-04T14:45:00Z">
                <w:r w:rsidDel="00F82BC9">
                  <w:rPr>
                    <w:rFonts w:ascii="David" w:hAnsi="David" w:hint="cs"/>
                    <w:sz w:val="20"/>
                    <w:szCs w:val="20"/>
                  </w:rPr>
                  <w:delText>CONT-5-669</w:delText>
                </w:r>
              </w:del>
              <w:ins w:id="174" w:author="Meryl Etman" w:date="2022-04-04T14:45:00Z">
                <w:r w:rsidR="00F82BC9">
                  <w:rPr>
                    <w:rFonts w:ascii="David" w:hAnsi="David" w:hint="cs"/>
                    <w:sz w:val="20"/>
                    <w:szCs w:val="20"/>
                  </w:rPr>
                  <w:t>CO</w:t>
                </w:r>
                <w:r w:rsidR="00F82BC9">
                  <w:rPr>
                    <w:rFonts w:ascii="David" w:hAnsi="David" w:hint="cs"/>
                    <w:sz w:val="20"/>
                    <w:szCs w:val="20"/>
                    <w:rtl/>
                  </w:rPr>
                  <w:t>NT-10-2182</w:t>
                </w:r>
              </w:ins>
            </w:p>
          </w:tc>
        </w:sdtContent>
      </w:sdt>
    </w:tr>
    <w:tr w:rsidR="00EA2413" w:rsidRPr="00F9528C" w14:paraId="723C8D61" w14:textId="77777777" w:rsidTr="00623070">
      <w:tc>
        <w:tcPr>
          <w:tcW w:w="753" w:type="dxa"/>
        </w:tcPr>
        <w:p w14:paraId="5B00C2D8"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73FC617" w14:textId="5CB478A2" w:rsidR="00EA2413" w:rsidRPr="00F9528C" w:rsidRDefault="00F82BC9" w:rsidP="00623070">
              <w:pPr>
                <w:tabs>
                  <w:tab w:val="center" w:pos="4153"/>
                  <w:tab w:val="right" w:pos="8306"/>
                </w:tabs>
                <w:spacing w:before="0" w:after="0" w:line="240" w:lineRule="auto"/>
                <w:rPr>
                  <w:rFonts w:ascii="David" w:hAnsi="David"/>
                  <w:color w:val="00B0F0"/>
                  <w:sz w:val="20"/>
                  <w:szCs w:val="20"/>
                  <w:rtl/>
                </w:rPr>
              </w:pPr>
              <w:ins w:id="175" w:author="Meryl Etman" w:date="2022-04-04T14:46:00Z">
                <w:r>
                  <w:rPr>
                    <w:rFonts w:ascii="David" w:hAnsi="David"/>
                    <w:color w:val="00B0F0"/>
                    <w:sz w:val="20"/>
                    <w:szCs w:val="20"/>
                    <w:rtl/>
                  </w:rPr>
                  <w:t>עינת בר-און לטי</w:t>
                </w:r>
              </w:ins>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EA2413" w:rsidRPr="00F9528C" w14:paraId="0F8924C0" w14:textId="77777777" w:rsidTr="00623070">
            <w:trPr>
              <w:trHeight w:val="201"/>
            </w:trPr>
            <w:tc>
              <w:tcPr>
                <w:tcW w:w="926" w:type="dxa"/>
              </w:tcPr>
              <w:p w14:paraId="749F303A"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A0A130A" w14:textId="1D298E3A" w:rsidR="00EA2413" w:rsidRPr="00F9528C" w:rsidRDefault="0001306D" w:rsidP="00623070">
                    <w:pPr>
                      <w:tabs>
                        <w:tab w:val="center" w:pos="4153"/>
                        <w:tab w:val="right" w:pos="8306"/>
                      </w:tabs>
                      <w:spacing w:before="0" w:after="0" w:line="240" w:lineRule="auto"/>
                      <w:ind w:left="1" w:hanging="1"/>
                      <w:rPr>
                        <w:rFonts w:ascii="David" w:hAnsi="David"/>
                        <w:color w:val="00B0F0"/>
                        <w:sz w:val="20"/>
                        <w:szCs w:val="20"/>
                        <w:rtl/>
                      </w:rPr>
                    </w:pPr>
                    <w:ins w:id="176" w:author="Meryl Etman" w:date="2022-06-07T15:49:00Z">
                      <w:r>
                        <w:rPr>
                          <w:rFonts w:ascii="David" w:hAnsi="David"/>
                          <w:color w:val="00B0F0"/>
                          <w:sz w:val="20"/>
                          <w:szCs w:val="20"/>
                          <w:rtl/>
                        </w:rPr>
                        <w:t>0.9</w:t>
                      </w:r>
                    </w:ins>
                  </w:p>
                </w:tc>
              </w:sdtContent>
            </w:sdt>
          </w:tr>
        </w:tbl>
        <w:p w14:paraId="1B53A37B"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72B37554"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69A91AF0"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177B5A1B" w14:textId="21F8D85E" w:rsidR="00EA2413" w:rsidRPr="00F9528C" w:rsidRDefault="0001306D"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77" w:author="Meryl Etman" w:date="2022-06-07T15:49:00Z">
                <w:r>
                  <w:rPr>
                    <w:rFonts w:ascii="David" w:hAnsi="David"/>
                    <w:sz w:val="20"/>
                    <w:szCs w:val="20"/>
                    <w:rtl/>
                  </w:rPr>
                  <w:t>3;#</w:t>
                </w:r>
                <w:r>
                  <w:rPr>
                    <w:rFonts w:ascii="David" w:hAnsi="David"/>
                    <w:sz w:val="20"/>
                    <w:szCs w:val="20"/>
                  </w:rPr>
                  <w:t>Draft</w:t>
                </w:r>
              </w:ins>
            </w:sdtContent>
          </w:sdt>
        </w:p>
      </w:tc>
    </w:tr>
    <w:tr w:rsidR="00EA2413" w:rsidRPr="00F9528C" w14:paraId="71BD5034" w14:textId="77777777" w:rsidTr="00623070">
      <w:trPr>
        <w:trHeight w:val="80"/>
      </w:trPr>
      <w:tc>
        <w:tcPr>
          <w:tcW w:w="753" w:type="dxa"/>
        </w:tcPr>
        <w:p w14:paraId="1808BEB2"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883" w:type="dxa"/>
        </w:tcPr>
        <w:p w14:paraId="22888144" w14:textId="77777777" w:rsidR="00EA2413" w:rsidRPr="00F9528C" w:rsidRDefault="00EA2413"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69D3D5EF"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36" w:type="dxa"/>
        </w:tcPr>
        <w:p w14:paraId="7EC30F8E"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1129" w:type="dxa"/>
        </w:tcPr>
        <w:p w14:paraId="1C38C3B5"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c>
        <w:tcPr>
          <w:tcW w:w="2073" w:type="dxa"/>
        </w:tcPr>
        <w:p w14:paraId="48B8B9D1" w14:textId="77777777" w:rsidR="00EA2413" w:rsidRPr="00F9528C" w:rsidRDefault="00EA2413" w:rsidP="00623070">
          <w:pPr>
            <w:tabs>
              <w:tab w:val="center" w:pos="4153"/>
              <w:tab w:val="right" w:pos="8306"/>
            </w:tabs>
            <w:spacing w:before="0" w:after="0" w:line="240" w:lineRule="auto"/>
            <w:rPr>
              <w:rFonts w:ascii="David" w:hAnsi="David"/>
              <w:sz w:val="20"/>
              <w:szCs w:val="20"/>
              <w:rtl/>
            </w:rPr>
          </w:pPr>
        </w:p>
      </w:tc>
    </w:tr>
  </w:tbl>
  <w:p w14:paraId="06BACD76" w14:textId="77777777" w:rsidR="009A05A4" w:rsidRPr="00EA2413" w:rsidRDefault="00EA2413" w:rsidP="00EA2413">
    <w:pPr>
      <w:spacing w:before="0" w:beforeAutospacing="0" w:after="0" w:afterAutospacing="0" w:line="240" w:lineRule="auto"/>
      <w:rPr>
        <w:rFonts w:ascii="Arial" w:hAnsi="Arial" w:cs="Arial"/>
        <w:sz w:val="16"/>
        <w:szCs w:val="16"/>
      </w:rPr>
    </w:pPr>
    <w:r w:rsidRPr="00F9528C">
      <w:rPr>
        <w:rFonts w:ascii="Arial" w:hAnsi="Arial" w:cs="Arial" w:hint="cs"/>
        <w:sz w:val="16"/>
        <w:szCs w:val="16"/>
        <w:rtl/>
      </w:rPr>
      <w:t xml:space="preserve">   </w:t>
    </w:r>
    <w:r w:rsidRPr="00F9528C">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4CAC2D9" w14:textId="77777777" w:rsidR="00493F0B" w:rsidRDefault="00493F0B" w:rsidP="00AF234B">
      <w:pPr>
        <w:spacing w:before="0" w:after="0" w:line="240" w:lineRule="auto"/>
      </w:pPr>
      <w:r>
        <w:separator/>
      </w:r>
    </w:p>
  </w:footnote>
  <w:footnote w:type="continuationSeparator" w:id="0">
    <w:p w14:paraId="74F17EF8" w14:textId="77777777" w:rsidR="00493F0B" w:rsidRDefault="00493F0B" w:rsidP="00AF234B">
      <w:pPr>
        <w:spacing w:before="0" w:after="0" w:line="240" w:lineRule="auto"/>
      </w:pPr>
      <w:r>
        <w:continuationSeparator/>
      </w:r>
    </w:p>
  </w:footnote>
  <w:footnote w:type="continuationNotice" w:id="1">
    <w:p w14:paraId="0B776DA3" w14:textId="77777777" w:rsidR="00493F0B" w:rsidRDefault="00493F0B">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17186F32" w14:textId="77777777" w:rsidR="009A05A4" w:rsidRDefault="009A05A4" w:rsidP="00CF334C">
        <w:pPr>
          <w:pStyle w:val="Header"/>
          <w:jc w:val="center"/>
        </w:pPr>
        <w:r>
          <w:fldChar w:fldCharType="begin"/>
        </w:r>
        <w:r>
          <w:instrText xml:space="preserve"> PAGE   \* MERGEFORMAT </w:instrText>
        </w:r>
        <w:r>
          <w:fldChar w:fldCharType="separate"/>
        </w:r>
        <w:r w:rsidR="0001306D">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C360AEF"/>
    <w:multiLevelType w:val="multilevel"/>
    <w:tmpl w:val="4B58D0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0"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1"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0"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4F62A8"/>
    <w:multiLevelType w:val="hybridMultilevel"/>
    <w:tmpl w:val="C000689C"/>
    <w:lvl w:ilvl="0" w:tplc="04090001">
      <w:start w:val="1"/>
      <w:numFmt w:val="bullet"/>
      <w:lvlText w:val=""/>
      <w:lvlJc w:val="left"/>
      <w:pPr>
        <w:tabs>
          <w:tab w:val="num" w:pos="720"/>
        </w:tabs>
        <w:ind w:left="720" w:hanging="360"/>
      </w:pPr>
      <w:rPr>
        <w:rFonts w:ascii="Symbol" w:hAnsi="Symbol" w:hint="default"/>
      </w:rPr>
    </w:lvl>
    <w:lvl w:ilvl="1" w:tplc="D7EAC54A">
      <w:start w:val="1"/>
      <w:numFmt w:val="bullet"/>
      <w:lvlText w:val=""/>
      <w:lvlJc w:val="left"/>
      <w:pPr>
        <w:ind w:left="1440" w:hanging="360"/>
      </w:pPr>
      <w:rPr>
        <w:rFonts w:ascii="Symbol" w:eastAsia="Calibri" w:hAnsi="Symbol"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5"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6" w15:restartNumberingAfterBreak="0">
    <w:nsid w:val="7AC82AD0"/>
    <w:multiLevelType w:val="hybridMultilevel"/>
    <w:tmpl w:val="4B2C350E"/>
    <w:lvl w:ilvl="0" w:tplc="D7EAC54A">
      <w:start w:val="1"/>
      <w:numFmt w:val="bullet"/>
      <w:lvlText w:val=""/>
      <w:lvlJc w:val="left"/>
      <w:pPr>
        <w:ind w:left="720" w:hanging="360"/>
      </w:pPr>
      <w:rPr>
        <w:rFonts w:ascii="Symbol" w:eastAsia="Calibri"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7"/>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9"/>
  </w:num>
  <w:num w:numId="13">
    <w:abstractNumId w:val="3"/>
  </w:num>
  <w:num w:numId="14">
    <w:abstractNumId w:val="12"/>
  </w:num>
  <w:num w:numId="15">
    <w:abstractNumId w:val="23"/>
  </w:num>
  <w:num w:numId="16">
    <w:abstractNumId w:val="29"/>
  </w:num>
  <w:num w:numId="17">
    <w:abstractNumId w:val="6"/>
  </w:num>
  <w:num w:numId="18">
    <w:abstractNumId w:val="11"/>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9"/>
  </w:num>
  <w:num w:numId="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
  </w:num>
  <w:num w:numId="31">
    <w:abstractNumId w:val="0"/>
    <w:lvlOverride w:ilvl="0">
      <w:startOverride w:val="1"/>
    </w:lvlOverride>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8"/>
    <w:lvlOverride w:ilvl="0">
      <w:startOverride w:val="1"/>
    </w:lvlOverride>
  </w:num>
  <w:num w:numId="34">
    <w:abstractNumId w:val="4"/>
  </w:num>
  <w:num w:numId="35">
    <w:abstractNumId w:val="8"/>
  </w:num>
  <w:num w:numId="36">
    <w:abstractNumId w:val="21"/>
  </w:num>
  <w:num w:numId="37">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9"/>
  </w:num>
  <w:num w:numId="39">
    <w:abstractNumId w:val="5"/>
  </w:num>
  <w:num w:numId="40">
    <w:abstractNumId w:val="22"/>
  </w:num>
  <w:num w:numId="41">
    <w:abstractNumId w:val="26"/>
  </w:num>
  <w:num w:numId="4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rson w15:author="Meryl Etman [2]">
    <w15:presenceInfo w15:providerId="AD" w15:userId="S::meryle@africa-israel.com::5d3372e1-6610-4ed8-96d9-3804caaefa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8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6550"/>
    <w:rsid w:val="000065AD"/>
    <w:rsid w:val="0001306D"/>
    <w:rsid w:val="00044849"/>
    <w:rsid w:val="00071854"/>
    <w:rsid w:val="000B119E"/>
    <w:rsid w:val="000C533D"/>
    <w:rsid w:val="00134C85"/>
    <w:rsid w:val="001A0C3C"/>
    <w:rsid w:val="001A69D5"/>
    <w:rsid w:val="00214ACF"/>
    <w:rsid w:val="00225060"/>
    <w:rsid w:val="00272745"/>
    <w:rsid w:val="00293B97"/>
    <w:rsid w:val="002A2F51"/>
    <w:rsid w:val="002B2234"/>
    <w:rsid w:val="0030703A"/>
    <w:rsid w:val="00321C50"/>
    <w:rsid w:val="003329AC"/>
    <w:rsid w:val="00342405"/>
    <w:rsid w:val="003434A2"/>
    <w:rsid w:val="00353D8D"/>
    <w:rsid w:val="0039685F"/>
    <w:rsid w:val="003A45CA"/>
    <w:rsid w:val="003E7D63"/>
    <w:rsid w:val="0045396B"/>
    <w:rsid w:val="00486CD1"/>
    <w:rsid w:val="00493F0B"/>
    <w:rsid w:val="004C4D46"/>
    <w:rsid w:val="00550043"/>
    <w:rsid w:val="00552E11"/>
    <w:rsid w:val="005E15CF"/>
    <w:rsid w:val="005F46C7"/>
    <w:rsid w:val="00656A43"/>
    <w:rsid w:val="00666119"/>
    <w:rsid w:val="006841DB"/>
    <w:rsid w:val="00703DC8"/>
    <w:rsid w:val="0072103C"/>
    <w:rsid w:val="0073034D"/>
    <w:rsid w:val="00733726"/>
    <w:rsid w:val="007C4AAD"/>
    <w:rsid w:val="00843699"/>
    <w:rsid w:val="008C64C6"/>
    <w:rsid w:val="00906AB8"/>
    <w:rsid w:val="00923774"/>
    <w:rsid w:val="00942177"/>
    <w:rsid w:val="009657C7"/>
    <w:rsid w:val="009A05A4"/>
    <w:rsid w:val="00A40A93"/>
    <w:rsid w:val="00A42271"/>
    <w:rsid w:val="00AF234B"/>
    <w:rsid w:val="00B344C0"/>
    <w:rsid w:val="00B57A84"/>
    <w:rsid w:val="00BD72C4"/>
    <w:rsid w:val="00BE17B4"/>
    <w:rsid w:val="00CA6B0F"/>
    <w:rsid w:val="00CB4298"/>
    <w:rsid w:val="00CE1323"/>
    <w:rsid w:val="00CF334C"/>
    <w:rsid w:val="00CF37E4"/>
    <w:rsid w:val="00D53CB3"/>
    <w:rsid w:val="00D72AD6"/>
    <w:rsid w:val="00D756F6"/>
    <w:rsid w:val="00D933E8"/>
    <w:rsid w:val="00D95DCC"/>
    <w:rsid w:val="00DC5A8B"/>
    <w:rsid w:val="00DC781C"/>
    <w:rsid w:val="00E45DA7"/>
    <w:rsid w:val="00E679C7"/>
    <w:rsid w:val="00EA2413"/>
    <w:rsid w:val="00EB2B40"/>
    <w:rsid w:val="00EC37B6"/>
    <w:rsid w:val="00EF2670"/>
    <w:rsid w:val="00F70D30"/>
    <w:rsid w:val="00F82BC9"/>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48FB085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2B2234"/>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2B2234"/>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2B2234"/>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Heading8">
    <w:name w:val="heading 8"/>
    <w:basedOn w:val="Normal"/>
    <w:next w:val="Normal"/>
    <w:link w:val="Heading8Char"/>
    <w:semiHidden/>
    <w:unhideWhenUsed/>
    <w:qFormat/>
    <w:rsid w:val="00071854"/>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B2234"/>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2B2234"/>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2B2234"/>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2B2234"/>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2B2234"/>
    <w:rPr>
      <w:rFonts w:ascii="Times New Roman" w:eastAsia="Times New Roman" w:hAnsi="Times New Roman" w:cs="David"/>
      <w:b/>
      <w:bCs/>
      <w:i/>
      <w:iCs/>
      <w:sz w:val="26"/>
      <w:szCs w:val="26"/>
      <w:lang w:eastAsia="he-IL"/>
    </w:rPr>
  </w:style>
  <w:style w:type="numbering" w:customStyle="1" w:styleId="NoList1">
    <w:name w:val="No List1"/>
    <w:next w:val="NoList"/>
    <w:semiHidden/>
    <w:rsid w:val="002B2234"/>
  </w:style>
  <w:style w:type="paragraph" w:customStyle="1" w:styleId="Heading11">
    <w:name w:val="Heading 11"/>
    <w:basedOn w:val="Normal"/>
    <w:next w:val="Normal"/>
    <w:rsid w:val="002B2234"/>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B2234"/>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B2234"/>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B2234"/>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2B2234"/>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B2234"/>
    <w:rPr>
      <w:rFonts w:ascii="Times New Roman" w:eastAsia="Times New Roman" w:hAnsi="Times New Roman" w:cs="David"/>
      <w:sz w:val="20"/>
      <w:szCs w:val="24"/>
      <w:lang w:eastAsia="he-IL"/>
    </w:rPr>
  </w:style>
  <w:style w:type="paragraph" w:styleId="Title">
    <w:name w:val="Title"/>
    <w:basedOn w:val="Normal"/>
    <w:link w:val="TitleChar"/>
    <w:qFormat/>
    <w:rsid w:val="002B2234"/>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BlockText">
    <w:name w:val="Block Text"/>
    <w:basedOn w:val="Normal"/>
    <w:rsid w:val="002B2234"/>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2B2234"/>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2B2234"/>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2B2234"/>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2B2234"/>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B2234"/>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B2234"/>
    <w:rPr>
      <w:rFonts w:ascii="Tahoma" w:eastAsia="Times New Roman" w:hAnsi="Tahoma" w:cs="Tahoma"/>
      <w:sz w:val="16"/>
      <w:szCs w:val="16"/>
      <w:lang w:eastAsia="he-IL"/>
    </w:rPr>
  </w:style>
  <w:style w:type="paragraph" w:customStyle="1" w:styleId="a">
    <w:name w:val="סגנון"/>
    <w:basedOn w:val="Normal"/>
    <w:next w:val="BlockText"/>
    <w:rsid w:val="002B2234"/>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2B2234"/>
    <w:rPr>
      <w:rFonts w:cs="Times New Roman"/>
    </w:rPr>
  </w:style>
  <w:style w:type="paragraph" w:styleId="DocumentMap">
    <w:name w:val="Document Map"/>
    <w:basedOn w:val="Normal"/>
    <w:link w:val="DocumentMapChar"/>
    <w:semiHidden/>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2B2234"/>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2B2234"/>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2B2234"/>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B2234"/>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B2234"/>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B2234"/>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2B2234"/>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2B2234"/>
    <w:pPr>
      <w:tabs>
        <w:tab w:val="left" w:pos="2880"/>
        <w:tab w:val="left" w:pos="5220"/>
        <w:tab w:val="left" w:pos="7740"/>
      </w:tabs>
      <w:ind w:left="360"/>
    </w:pPr>
    <w:rPr>
      <w:sz w:val="22"/>
      <w:szCs w:val="22"/>
    </w:rPr>
  </w:style>
  <w:style w:type="paragraph" w:customStyle="1" w:styleId="10">
    <w:name w:val="חתימה קו 1 נקודות"/>
    <w:basedOn w:val="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Heading8Char">
    <w:name w:val="Heading 8 Char"/>
    <w:basedOn w:val="DefaultParagraphFont"/>
    <w:link w:val="Heading8"/>
    <w:semiHidden/>
    <w:rsid w:val="00071854"/>
    <w:rPr>
      <w:rFonts w:ascii="Calibri" w:eastAsia="Times New Roman" w:hAnsi="Calibri" w:cs="Arial"/>
      <w:i/>
      <w:iCs/>
      <w:sz w:val="24"/>
      <w:szCs w:val="24"/>
      <w:lang w:eastAsia="he-IL"/>
    </w:rPr>
  </w:style>
  <w:style w:type="numbering" w:customStyle="1" w:styleId="NoList2">
    <w:name w:val="No List2"/>
    <w:next w:val="NoList"/>
    <w:semiHidden/>
    <w:rsid w:val="00071854"/>
  </w:style>
  <w:style w:type="paragraph" w:styleId="ListParagraph">
    <w:name w:val="List Paragraph"/>
    <w:basedOn w:val="Normal"/>
    <w:uiPriority w:val="34"/>
    <w:qFormat/>
    <w:rsid w:val="00071854"/>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NoList3">
    <w:name w:val="No List3"/>
    <w:next w:val="NoList"/>
    <w:semiHidden/>
    <w:rsid w:val="0045396B"/>
  </w:style>
  <w:style w:type="table" w:customStyle="1" w:styleId="11">
    <w:name w:val="רשת טבלה1"/>
    <w:basedOn w:val="TableNormal"/>
    <w:next w:val="TableGrid"/>
    <w:rsid w:val="00EA24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היסט_כפול"/>
    <w:basedOn w:val="Normal"/>
    <w:rsid w:val="0055004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AE9C025641495FAD8A6F22A552E0E2"/>
        <w:category>
          <w:name w:val="כללי"/>
          <w:gallery w:val="placeholder"/>
        </w:category>
        <w:types>
          <w:type w:val="bbPlcHdr"/>
        </w:types>
        <w:behaviors>
          <w:behavior w:val="content"/>
        </w:behaviors>
        <w:guid w:val="{CF638708-D87D-464E-9F69-FA8F38FEA98E}"/>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הפרויקט]</w:t>
          </w:r>
        </w:p>
      </w:docPartBody>
    </w:docPart>
    <w:docPart>
      <w:docPartPr>
        <w:name w:val="26D8EDE1EF564FB9BD899410AF8AEEF1"/>
        <w:category>
          <w:name w:val="כללי"/>
          <w:gallery w:val="placeholder"/>
        </w:category>
        <w:types>
          <w:type w:val="bbPlcHdr"/>
        </w:types>
        <w:behaviors>
          <w:behavior w:val="content"/>
        </w:behaviors>
        <w:guid w:val="{72A7514B-2323-4EA1-A741-13FD8D2EB747}"/>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אתר]</w:t>
          </w:r>
        </w:p>
      </w:docPartBody>
    </w:docPart>
    <w:docPart>
      <w:docPartPr>
        <w:name w:val="F8655416947D45DE91524A0B0107927E"/>
        <w:category>
          <w:name w:val="כללי"/>
          <w:gallery w:val="placeholder"/>
        </w:category>
        <w:types>
          <w:type w:val="bbPlcHdr"/>
        </w:types>
        <w:behaviors>
          <w:behavior w:val="content"/>
        </w:behaviors>
        <w:guid w:val="{EFF4F57D-0750-469F-8A2B-B7A56A0B5D9A}"/>
      </w:docPartPr>
      <w:docPartBody>
        <w:p w:rsidR="00B56928" w:rsidRDefault="003061B5">
          <w:r w:rsidRPr="00AA62C4">
            <w:rPr>
              <w:rStyle w:val="PlaceholderText"/>
              <w:rFonts w:hint="cs"/>
              <w:rtl/>
            </w:rPr>
            <w:t>[תאריך</w:t>
          </w:r>
          <w:r w:rsidRPr="00AA62C4">
            <w:rPr>
              <w:rStyle w:val="PlaceholderText"/>
              <w:rtl/>
            </w:rPr>
            <w:t xml:space="preserve"> </w:t>
          </w:r>
          <w:r w:rsidRPr="00AA62C4">
            <w:rPr>
              <w:rStyle w:val="PlaceholderText"/>
              <w:rFonts w:hint="cs"/>
              <w:rtl/>
            </w:rPr>
            <w:t>חתימת</w:t>
          </w:r>
          <w:r w:rsidRPr="00AA62C4">
            <w:rPr>
              <w:rStyle w:val="PlaceholderText"/>
              <w:rtl/>
            </w:rPr>
            <w:t xml:space="preserve"> </w:t>
          </w:r>
          <w:r w:rsidRPr="00AA62C4">
            <w:rPr>
              <w:rStyle w:val="PlaceholderText"/>
              <w:rFonts w:hint="cs"/>
              <w:rtl/>
            </w:rPr>
            <w:t>חוזה]</w:t>
          </w:r>
        </w:p>
      </w:docPartBody>
    </w:docPart>
    <w:docPart>
      <w:docPartPr>
        <w:name w:val="375994832DE1484AAED5F8C46BD894BC"/>
        <w:category>
          <w:name w:val="כללי"/>
          <w:gallery w:val="placeholder"/>
        </w:category>
        <w:types>
          <w:type w:val="bbPlcHdr"/>
        </w:types>
        <w:behaviors>
          <w:behavior w:val="content"/>
        </w:behaviors>
        <w:guid w:val="{0E17828F-689B-495B-A12A-5F51687932AB}"/>
      </w:docPartPr>
      <w:docPartBody>
        <w:p w:rsidR="00B56928" w:rsidRDefault="003061B5">
          <w:r w:rsidRPr="00AA62C4">
            <w:rPr>
              <w:rStyle w:val="PlaceholderText"/>
              <w:rFonts w:hint="cs"/>
              <w:rtl/>
            </w:rPr>
            <w:t>[שם</w:t>
          </w:r>
          <w:r w:rsidRPr="00AA62C4">
            <w:rPr>
              <w:rStyle w:val="PlaceholderText"/>
              <w:rtl/>
            </w:rPr>
            <w:t xml:space="preserve"> </w:t>
          </w:r>
          <w:r w:rsidRPr="00AA62C4">
            <w:rPr>
              <w:rStyle w:val="PlaceholderText"/>
              <w:rFonts w:hint="cs"/>
              <w:rtl/>
            </w:rPr>
            <w:t>צד</w:t>
          </w:r>
          <w:r w:rsidRPr="00AA62C4">
            <w:rPr>
              <w:rStyle w:val="PlaceholderText"/>
              <w:rtl/>
            </w:rPr>
            <w:t xml:space="preserve"> </w:t>
          </w:r>
          <w:r w:rsidRPr="00AA62C4">
            <w:rPr>
              <w:rStyle w:val="PlaceholderText"/>
              <w:rFonts w:hint="cs"/>
              <w:rtl/>
            </w:rPr>
            <w:t>א]</w:t>
          </w:r>
        </w:p>
      </w:docPartBody>
    </w:docPart>
    <w:docPart>
      <w:docPartPr>
        <w:name w:val="EE2AE74DC1484728BD0F5AD74A2FBDDB"/>
        <w:category>
          <w:name w:val="כללי"/>
          <w:gallery w:val="placeholder"/>
        </w:category>
        <w:types>
          <w:type w:val="bbPlcHdr"/>
        </w:types>
        <w:behaviors>
          <w:behavior w:val="content"/>
        </w:behaviors>
        <w:guid w:val="{4A25ED88-11FC-4261-9F8B-79B94FFD257C}"/>
      </w:docPartPr>
      <w:docPartBody>
        <w:p w:rsidR="00B56928" w:rsidRDefault="003061B5">
          <w:r w:rsidRPr="00AA62C4">
            <w:rPr>
              <w:rStyle w:val="PlaceholderText"/>
              <w:rFonts w:hint="cs"/>
              <w:rtl/>
            </w:rPr>
            <w:t>[צדדים</w:t>
          </w:r>
          <w:r w:rsidRPr="00AA62C4">
            <w:rPr>
              <w:rStyle w:val="PlaceholderText"/>
              <w:rtl/>
            </w:rPr>
            <w:t xml:space="preserve"> </w:t>
          </w:r>
          <w:r w:rsidRPr="00AA62C4">
            <w:rPr>
              <w:rStyle w:val="PlaceholderText"/>
              <w:rFonts w:hint="cs"/>
              <w:rtl/>
            </w:rPr>
            <w:t>נוספים]</w:t>
          </w:r>
        </w:p>
      </w:docPartBody>
    </w:docPart>
    <w:docPart>
      <w:docPartPr>
        <w:name w:val="CC3EDA5DE16041389F6CEE34DC87A16D"/>
        <w:category>
          <w:name w:val="כללי"/>
          <w:gallery w:val="placeholder"/>
        </w:category>
        <w:types>
          <w:type w:val="bbPlcHdr"/>
        </w:types>
        <w:behaviors>
          <w:behavior w:val="content"/>
        </w:behaviors>
        <w:guid w:val="{1CCDAE22-38C2-4A1C-B7B5-8F208429E793}"/>
      </w:docPartPr>
      <w:docPartBody>
        <w:p w:rsidR="00B56928" w:rsidRDefault="00B56928">
          <w:r w:rsidRPr="004B7360">
            <w:rPr>
              <w:rStyle w:val="PlaceholderText"/>
              <w:rFonts w:hint="cs"/>
              <w:rtl/>
            </w:rPr>
            <w:t>[סוג</w:t>
          </w:r>
          <w:r w:rsidRPr="004B7360">
            <w:rPr>
              <w:rStyle w:val="PlaceholderText"/>
              <w:rtl/>
            </w:rPr>
            <w:t xml:space="preserve"> </w:t>
          </w:r>
          <w:r w:rsidRPr="004B7360">
            <w:rPr>
              <w:rStyle w:val="PlaceholderText"/>
              <w:rFonts w:hint="cs"/>
              <w:rtl/>
            </w:rPr>
            <w:t>מדד</w:t>
          </w:r>
          <w:r w:rsidRPr="004B7360">
            <w:rPr>
              <w:rStyle w:val="PlaceholderText"/>
              <w:rtl/>
            </w:rPr>
            <w:t xml:space="preserve"> </w:t>
          </w:r>
          <w:r w:rsidRPr="004B7360">
            <w:rPr>
              <w:rStyle w:val="PlaceholderText"/>
              <w:rFonts w:hint="cs"/>
              <w:rtl/>
            </w:rPr>
            <w:t>כותרת]</w:t>
          </w:r>
        </w:p>
      </w:docPartBody>
    </w:docPart>
    <w:docPart>
      <w:docPartPr>
        <w:name w:val="403413E84F3D42BB849E90AA38AF580C"/>
        <w:category>
          <w:name w:val="כללי"/>
          <w:gallery w:val="placeholder"/>
        </w:category>
        <w:types>
          <w:type w:val="bbPlcHdr"/>
        </w:types>
        <w:behaviors>
          <w:behavior w:val="content"/>
        </w:behaviors>
        <w:guid w:val="{0949185E-E479-454F-BC0C-604117260551}"/>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בגין</w:t>
          </w:r>
          <w:r w:rsidRPr="004B7360">
            <w:rPr>
              <w:rStyle w:val="PlaceholderText"/>
              <w:rtl/>
            </w:rPr>
            <w:t>/</w:t>
          </w:r>
          <w:r w:rsidRPr="004B7360">
            <w:rPr>
              <w:rStyle w:val="PlaceholderText"/>
              <w:rFonts w:hint="cs"/>
              <w:rtl/>
            </w:rPr>
            <w:t>ידוע</w:t>
          </w:r>
          <w:r w:rsidRPr="004B7360">
            <w:rPr>
              <w:rStyle w:val="PlaceholderText"/>
              <w:rtl/>
            </w:rPr>
            <w:t xml:space="preserve"> - </w:t>
          </w:r>
          <w:r w:rsidRPr="004B7360">
            <w:rPr>
              <w:rStyle w:val="PlaceholderText"/>
              <w:rFonts w:hint="cs"/>
              <w:rtl/>
            </w:rPr>
            <w:t>כותרת]</w:t>
          </w:r>
        </w:p>
      </w:docPartBody>
    </w:docPart>
    <w:docPart>
      <w:docPartPr>
        <w:name w:val="521022A540FB4F06A441EDEAA4FD35EA"/>
        <w:category>
          <w:name w:val="כללי"/>
          <w:gallery w:val="placeholder"/>
        </w:category>
        <w:types>
          <w:type w:val="bbPlcHdr"/>
        </w:types>
        <w:behaviors>
          <w:behavior w:val="content"/>
        </w:behaviors>
        <w:guid w:val="{390A2995-5B91-4E11-899D-E5FDE64BFA03}"/>
      </w:docPartPr>
      <w:docPartBody>
        <w:p w:rsidR="00B56928" w:rsidRDefault="00B56928">
          <w:r w:rsidRPr="004B7360">
            <w:rPr>
              <w:rStyle w:val="PlaceholderText"/>
              <w:rFonts w:hint="cs"/>
              <w:rtl/>
            </w:rPr>
            <w:t>[מדד</w:t>
          </w:r>
          <w:r w:rsidRPr="004B7360">
            <w:rPr>
              <w:rStyle w:val="PlaceholderText"/>
              <w:rtl/>
            </w:rPr>
            <w:t xml:space="preserve"> </w:t>
          </w:r>
          <w:r w:rsidRPr="004B7360">
            <w:rPr>
              <w:rStyle w:val="PlaceholderText"/>
              <w:rFonts w:hint="cs"/>
              <w:rtl/>
            </w:rPr>
            <w:t>בסיס]</w:t>
          </w:r>
        </w:p>
      </w:docPartBody>
    </w:docPart>
    <w:docPart>
      <w:docPartPr>
        <w:name w:val="505288CA0C5547BEBD034A2F942EF26C"/>
        <w:category>
          <w:name w:val="כללי"/>
          <w:gallery w:val="placeholder"/>
        </w:category>
        <w:types>
          <w:type w:val="bbPlcHdr"/>
        </w:types>
        <w:behaviors>
          <w:behavior w:val="content"/>
        </w:behaviors>
        <w:guid w:val="{6EDD50BA-BADF-4207-82C8-66522B6FF5CA}"/>
      </w:docPartPr>
      <w:docPartBody>
        <w:p w:rsidR="00B56928" w:rsidRDefault="00B56928">
          <w:r w:rsidRPr="004B7360">
            <w:rPr>
              <w:rStyle w:val="PlaceholderText"/>
              <w:rFonts w:hint="cs"/>
              <w:rtl/>
            </w:rPr>
            <w:t>[נקודות</w:t>
          </w:r>
          <w:r w:rsidRPr="004B7360">
            <w:rPr>
              <w:rStyle w:val="PlaceholderText"/>
              <w:rtl/>
            </w:rPr>
            <w:t xml:space="preserve"> </w:t>
          </w:r>
          <w:r w:rsidRPr="004B7360">
            <w:rPr>
              <w:rStyle w:val="PlaceholderText"/>
              <w:rFonts w:hint="cs"/>
              <w:rtl/>
            </w:rPr>
            <w:t>מדד]</w:t>
          </w:r>
        </w:p>
      </w:docPartBody>
    </w:docPart>
    <w:docPart>
      <w:docPartPr>
        <w:name w:val="CC381D9B04C6458D811782040932388E"/>
        <w:category>
          <w:name w:val="כללי"/>
          <w:gallery w:val="placeholder"/>
        </w:category>
        <w:types>
          <w:type w:val="bbPlcHdr"/>
        </w:types>
        <w:behaviors>
          <w:behavior w:val="content"/>
        </w:behaviors>
        <w:guid w:val="{0E737FBB-BB68-46D6-94C4-1C73816F90EA}"/>
      </w:docPartPr>
      <w:docPartBody>
        <w:p w:rsidR="004F31E0" w:rsidRDefault="004F31E0" w:rsidP="004F31E0">
          <w:pPr>
            <w:pStyle w:val="CC381D9B04C6458D811782040932388E"/>
          </w:pPr>
          <w:r w:rsidRPr="000E16FF">
            <w:rPr>
              <w:rStyle w:val="PlaceholderText"/>
              <w:rtl/>
            </w:rPr>
            <w:t>[שם ספק]</w:t>
          </w:r>
        </w:p>
      </w:docPartBody>
    </w:docPart>
    <w:docPart>
      <w:docPartPr>
        <w:name w:val="001D182A385C4B878D3B36AE5D180CB7"/>
        <w:category>
          <w:name w:val="כללי"/>
          <w:gallery w:val="placeholder"/>
        </w:category>
        <w:types>
          <w:type w:val="bbPlcHdr"/>
        </w:types>
        <w:behaviors>
          <w:behavior w:val="content"/>
        </w:behaviors>
        <w:guid w:val="{A8EFEF37-F7A9-4D60-9CE5-BC4E6F620F1A}"/>
      </w:docPartPr>
      <w:docPartBody>
        <w:p w:rsidR="004F31E0" w:rsidRDefault="004F31E0" w:rsidP="004F31E0">
          <w:pPr>
            <w:pStyle w:val="001D182A385C4B878D3B36AE5D180CB7"/>
          </w:pPr>
          <w:r w:rsidRPr="000E16FF">
            <w:rPr>
              <w:rStyle w:val="PlaceholderText"/>
              <w:rtl/>
            </w:rPr>
            <w:t>[שם צד א]</w:t>
          </w:r>
        </w:p>
      </w:docPartBody>
    </w:docPart>
    <w:docPart>
      <w:docPartPr>
        <w:name w:val="6F4509FAAFF04AB58280FA611122F1C8"/>
        <w:category>
          <w:name w:val="כללי"/>
          <w:gallery w:val="placeholder"/>
        </w:category>
        <w:types>
          <w:type w:val="bbPlcHdr"/>
        </w:types>
        <w:behaviors>
          <w:behavior w:val="content"/>
        </w:behaviors>
        <w:guid w:val="{0B7404A4-7ED7-4E70-87BC-ED459B6083C5}"/>
      </w:docPartPr>
      <w:docPartBody>
        <w:p w:rsidR="00140A30" w:rsidRDefault="004F31E0" w:rsidP="004F31E0">
          <w:pPr>
            <w:pStyle w:val="6F4509FAAFF04AB58280FA611122F1C8"/>
          </w:pPr>
          <w:r w:rsidRPr="003059F5">
            <w:rPr>
              <w:rStyle w:val="PlaceholderText"/>
              <w:rtl/>
            </w:rPr>
            <w:t>[רשות מקומית]</w:t>
          </w:r>
        </w:p>
      </w:docPartBody>
    </w:docPart>
    <w:docPart>
      <w:docPartPr>
        <w:name w:val="54F47E8B1ECB4D4FB7B6D7487F422670"/>
        <w:category>
          <w:name w:val="כללי"/>
          <w:gallery w:val="placeholder"/>
        </w:category>
        <w:types>
          <w:type w:val="bbPlcHdr"/>
        </w:types>
        <w:behaviors>
          <w:behavior w:val="content"/>
        </w:behaviors>
        <w:guid w:val="{A1CFD4FC-A532-4F56-8373-15ED36FD3107}"/>
      </w:docPartPr>
      <w:docPartBody>
        <w:p w:rsidR="00140A30" w:rsidRDefault="004F31E0" w:rsidP="004F31E0">
          <w:pPr>
            <w:pStyle w:val="54F47E8B1ECB4D4FB7B6D7487F422670"/>
          </w:pPr>
          <w:r w:rsidRPr="003059F5">
            <w:rPr>
              <w:rStyle w:val="PlaceholderText"/>
              <w:rtl/>
            </w:rPr>
            <w:t>[שם אתר]</w:t>
          </w:r>
        </w:p>
      </w:docPartBody>
    </w:docPart>
    <w:docPart>
      <w:docPartPr>
        <w:name w:val="59911A407EF8497C83683F96D1D48826"/>
        <w:category>
          <w:name w:val="כללי"/>
          <w:gallery w:val="placeholder"/>
        </w:category>
        <w:types>
          <w:type w:val="bbPlcHdr"/>
        </w:types>
        <w:behaviors>
          <w:behavior w:val="content"/>
        </w:behaviors>
        <w:guid w:val="{A71B981F-266E-443D-BDF0-35B9546E1163}"/>
      </w:docPartPr>
      <w:docPartBody>
        <w:p w:rsidR="00140A30" w:rsidRDefault="004F31E0" w:rsidP="004F31E0">
          <w:pPr>
            <w:pStyle w:val="59911A407EF8497C83683F96D1D48826"/>
          </w:pPr>
          <w:r w:rsidRPr="003059F5">
            <w:rPr>
              <w:rStyle w:val="PlaceholderText"/>
              <w:rtl/>
            </w:rPr>
            <w:t>[שם הפרויקט]</w:t>
          </w:r>
        </w:p>
      </w:docPartBody>
    </w:docPart>
    <w:docPart>
      <w:docPartPr>
        <w:name w:val="75D26ABA50F64685BF9E7EB3D98EDD95"/>
        <w:category>
          <w:name w:val="כללי"/>
          <w:gallery w:val="placeholder"/>
        </w:category>
        <w:types>
          <w:type w:val="bbPlcHdr"/>
        </w:types>
        <w:behaviors>
          <w:behavior w:val="content"/>
        </w:behaviors>
        <w:guid w:val="{59D1CF18-FF71-40E8-86F3-B4638DC4B6F3}"/>
      </w:docPartPr>
      <w:docPartBody>
        <w:p w:rsidR="00140A30" w:rsidRDefault="004F31E0" w:rsidP="004F31E0">
          <w:pPr>
            <w:pStyle w:val="75D26ABA50F64685BF9E7EB3D98EDD95"/>
          </w:pPr>
          <w:r w:rsidRPr="003059F5">
            <w:rPr>
              <w:rStyle w:val="PlaceholderText"/>
              <w:rtl/>
            </w:rPr>
            <w:t>[שדה נוסף 2]</w:t>
          </w:r>
        </w:p>
      </w:docPartBody>
    </w:docPart>
    <w:docPart>
      <w:docPartPr>
        <w:name w:val="78E087138FE549A399F8974392FAC3C8"/>
        <w:category>
          <w:name w:val="כללי"/>
          <w:gallery w:val="placeholder"/>
        </w:category>
        <w:types>
          <w:type w:val="bbPlcHdr"/>
        </w:types>
        <w:behaviors>
          <w:behavior w:val="content"/>
        </w:behaviors>
        <w:guid w:val="{BE4B5026-FCC3-4405-B906-222DA7E82037}"/>
      </w:docPartPr>
      <w:docPartBody>
        <w:p w:rsidR="00140A30" w:rsidRDefault="004F31E0" w:rsidP="004F31E0">
          <w:pPr>
            <w:pStyle w:val="78E087138FE549A399F8974392FAC3C8"/>
          </w:pPr>
          <w:r w:rsidRPr="003059F5">
            <w:rPr>
              <w:rStyle w:val="PlaceholderText"/>
              <w:rtl/>
            </w:rPr>
            <w:t>[שדה נוסף 1]</w:t>
          </w:r>
        </w:p>
      </w:docPartBody>
    </w:docPart>
    <w:docPart>
      <w:docPartPr>
        <w:name w:val="4B658542B03D4D67834B150C3A619FC1"/>
        <w:category>
          <w:name w:val="כללי"/>
          <w:gallery w:val="placeholder"/>
        </w:category>
        <w:types>
          <w:type w:val="bbPlcHdr"/>
        </w:types>
        <w:behaviors>
          <w:behavior w:val="content"/>
        </w:behaviors>
        <w:guid w:val="{BDB46CBE-708C-4262-8035-E6A24A7B4547}"/>
      </w:docPartPr>
      <w:docPartBody>
        <w:p w:rsidR="00140A30" w:rsidRDefault="004F31E0" w:rsidP="004F31E0">
          <w:pPr>
            <w:pStyle w:val="4B658542B03D4D67834B150C3A619FC1"/>
          </w:pPr>
          <w:r w:rsidRPr="003059F5">
            <w:rPr>
              <w:rStyle w:val="PlaceholderText"/>
              <w:rtl/>
            </w:rPr>
            <w:t>[רשות מקומית]</w:t>
          </w:r>
        </w:p>
      </w:docPartBody>
    </w:docPart>
    <w:docPart>
      <w:docPartPr>
        <w:name w:val="6F7CD8EC0DD947ABAFDB672687B7B32F"/>
        <w:category>
          <w:name w:val="כללי"/>
          <w:gallery w:val="placeholder"/>
        </w:category>
        <w:types>
          <w:type w:val="bbPlcHdr"/>
        </w:types>
        <w:behaviors>
          <w:behavior w:val="content"/>
        </w:behaviors>
        <w:guid w:val="{60AA0B20-F97F-476C-AAEB-054D8A708862}"/>
      </w:docPartPr>
      <w:docPartBody>
        <w:p w:rsidR="00140A30" w:rsidRDefault="004F31E0" w:rsidP="004F31E0">
          <w:pPr>
            <w:pStyle w:val="6F7CD8EC0DD947ABAFDB672687B7B32F"/>
          </w:pPr>
          <w:r w:rsidRPr="003059F5">
            <w:rPr>
              <w:rStyle w:val="PlaceholderText"/>
              <w:rtl/>
            </w:rPr>
            <w:t>[שדה נוסף 3]</w:t>
          </w:r>
        </w:p>
      </w:docPartBody>
    </w:docPart>
    <w:docPart>
      <w:docPartPr>
        <w:name w:val="F204BB9576174FFF958E11C85D08BFE6"/>
        <w:category>
          <w:name w:val="כללי"/>
          <w:gallery w:val="placeholder"/>
        </w:category>
        <w:types>
          <w:type w:val="bbPlcHdr"/>
        </w:types>
        <w:behaviors>
          <w:behavior w:val="content"/>
        </w:behaviors>
        <w:guid w:val="{17DB7F3A-6C8F-4D11-831D-C2D040A14D15}"/>
      </w:docPartPr>
      <w:docPartBody>
        <w:p w:rsidR="00140A30" w:rsidRDefault="004F31E0" w:rsidP="004F31E0">
          <w:pPr>
            <w:pStyle w:val="F204BB9576174FFF958E11C85D08BFE6"/>
          </w:pPr>
          <w:r w:rsidRPr="003059F5">
            <w:rPr>
              <w:rStyle w:val="PlaceholderText"/>
              <w:rtl/>
            </w:rPr>
            <w:t>[שדה נוסף 4]</w:t>
          </w:r>
        </w:p>
      </w:docPartBody>
    </w:docPart>
    <w:docPart>
      <w:docPartPr>
        <w:name w:val="D806FDE681644DDC865969DC4F5E2101"/>
        <w:category>
          <w:name w:val="כללי"/>
          <w:gallery w:val="placeholder"/>
        </w:category>
        <w:types>
          <w:type w:val="bbPlcHdr"/>
        </w:types>
        <w:behaviors>
          <w:behavior w:val="content"/>
        </w:behaviors>
        <w:guid w:val="{C717BEB8-4240-4B0C-90C9-34BD390E229C}"/>
      </w:docPartPr>
      <w:docPartBody>
        <w:p w:rsidR="00140A30" w:rsidRDefault="004F31E0" w:rsidP="004F31E0">
          <w:pPr>
            <w:pStyle w:val="D806FDE681644DDC865969DC4F5E2101"/>
          </w:pPr>
          <w:r w:rsidRPr="003059F5">
            <w:rPr>
              <w:rStyle w:val="PlaceholderText"/>
              <w:rtl/>
            </w:rPr>
            <w:t>[שדה נוסף 5]</w:t>
          </w:r>
        </w:p>
      </w:docPartBody>
    </w:docPart>
    <w:docPart>
      <w:docPartPr>
        <w:name w:val="9879DDED3021444E8FCB3AC2D820C678"/>
        <w:category>
          <w:name w:val="כללי"/>
          <w:gallery w:val="placeholder"/>
        </w:category>
        <w:types>
          <w:type w:val="bbPlcHdr"/>
        </w:types>
        <w:behaviors>
          <w:behavior w:val="content"/>
        </w:behaviors>
        <w:guid w:val="{AF0FB823-267C-40C2-8A28-CE45CB06BB17}"/>
      </w:docPartPr>
      <w:docPartBody>
        <w:p w:rsidR="00140A30" w:rsidRDefault="004F31E0" w:rsidP="004F31E0">
          <w:pPr>
            <w:pStyle w:val="9879DDED3021444E8FCB3AC2D820C678"/>
          </w:pPr>
          <w:r w:rsidRPr="003059F5">
            <w:rPr>
              <w:rStyle w:val="PlaceholderText"/>
              <w:rtl/>
            </w:rPr>
            <w:t>[שדה נוסף 6]</w:t>
          </w:r>
        </w:p>
      </w:docPartBody>
    </w:docPart>
    <w:docPart>
      <w:docPartPr>
        <w:name w:val="827289AEB97042138BF35D55F694A8A3"/>
        <w:category>
          <w:name w:val="כללי"/>
          <w:gallery w:val="placeholder"/>
        </w:category>
        <w:types>
          <w:type w:val="bbPlcHdr"/>
        </w:types>
        <w:behaviors>
          <w:behavior w:val="content"/>
        </w:behaviors>
        <w:guid w:val="{525EAF9E-C3A7-4BB0-B391-092CDE83A1C4}"/>
      </w:docPartPr>
      <w:docPartBody>
        <w:p w:rsidR="00140A30" w:rsidRDefault="004F31E0" w:rsidP="004F31E0">
          <w:pPr>
            <w:pStyle w:val="827289AEB97042138BF35D55F694A8A3"/>
          </w:pPr>
          <w:r w:rsidRPr="003059F5">
            <w:rPr>
              <w:rStyle w:val="PlaceholderText"/>
              <w:rtl/>
            </w:rPr>
            <w:t>[אחוז השתתפות צד א]</w:t>
          </w:r>
        </w:p>
      </w:docPartBody>
    </w:docPart>
    <w:docPart>
      <w:docPartPr>
        <w:name w:val="8C01917DFFC443E98DE1B2CF5811D699"/>
        <w:category>
          <w:name w:val="כללי"/>
          <w:gallery w:val="placeholder"/>
        </w:category>
        <w:types>
          <w:type w:val="bbPlcHdr"/>
        </w:types>
        <w:behaviors>
          <w:behavior w:val="content"/>
        </w:behaviors>
        <w:guid w:val="{F7A6CEAD-6E93-49C7-926C-EAD9EF181622}"/>
      </w:docPartPr>
      <w:docPartBody>
        <w:p w:rsidR="00140A30" w:rsidRDefault="004F31E0" w:rsidP="004F31E0">
          <w:pPr>
            <w:pStyle w:val="8C01917DFFC443E98DE1B2CF5811D699"/>
          </w:pPr>
          <w:r w:rsidRPr="003059F5">
            <w:rPr>
              <w:rStyle w:val="PlaceholderText"/>
              <w:rtl/>
            </w:rPr>
            <w:t>[תאריך חתימת חוזה]</w:t>
          </w:r>
        </w:p>
      </w:docPartBody>
    </w:docPart>
    <w:docPart>
      <w:docPartPr>
        <w:name w:val="D2D46E0196A44AC7BF27EC4B04507A2F"/>
        <w:category>
          <w:name w:val="כללי"/>
          <w:gallery w:val="placeholder"/>
        </w:category>
        <w:types>
          <w:type w:val="bbPlcHdr"/>
        </w:types>
        <w:behaviors>
          <w:behavior w:val="content"/>
        </w:behaviors>
        <w:guid w:val="{7E7C750B-67D5-4DFF-AF3F-8AC9756705F3}"/>
      </w:docPartPr>
      <w:docPartBody>
        <w:p w:rsidR="00140A30" w:rsidRDefault="004F31E0" w:rsidP="004F31E0">
          <w:pPr>
            <w:pStyle w:val="D2D46E0196A44AC7BF27EC4B04507A2F"/>
          </w:pPr>
          <w:r w:rsidRPr="0027244C">
            <w:rPr>
              <w:rStyle w:val="PlaceholderText"/>
              <w:rtl/>
            </w:rPr>
            <w:t>[צד א בחוזה]</w:t>
          </w:r>
        </w:p>
      </w:docPartBody>
    </w:docPart>
    <w:docPart>
      <w:docPartPr>
        <w:name w:val="75C10C1CECC140D381C7A3CD4F15CE16"/>
        <w:category>
          <w:name w:val="כללי"/>
          <w:gallery w:val="placeholder"/>
        </w:category>
        <w:types>
          <w:type w:val="bbPlcHdr"/>
        </w:types>
        <w:behaviors>
          <w:behavior w:val="content"/>
        </w:behaviors>
        <w:guid w:val="{1D0E3D04-2C3B-41E8-BDB9-36B9718D2290}"/>
      </w:docPartPr>
      <w:docPartBody>
        <w:p w:rsidR="00140A30" w:rsidRDefault="004F31E0" w:rsidP="004F31E0">
          <w:pPr>
            <w:pStyle w:val="75C10C1CECC140D381C7A3CD4F15CE16"/>
          </w:pPr>
          <w:r w:rsidRPr="003059F5">
            <w:rPr>
              <w:rStyle w:val="PlaceholderText"/>
              <w:rtl/>
            </w:rPr>
            <w:t>[שם ספק]</w:t>
          </w:r>
        </w:p>
      </w:docPartBody>
    </w:docPart>
    <w:docPart>
      <w:docPartPr>
        <w:name w:val="C679AF8923284260B5AAD6F69C999039"/>
        <w:category>
          <w:name w:val="כללי"/>
          <w:gallery w:val="placeholder"/>
        </w:category>
        <w:types>
          <w:type w:val="bbPlcHdr"/>
        </w:types>
        <w:behaviors>
          <w:behavior w:val="content"/>
        </w:behaviors>
        <w:guid w:val="{A2AED12E-CC78-4A36-9E3A-FE1AF8A65080}"/>
      </w:docPartPr>
      <w:docPartBody>
        <w:p w:rsidR="00140A30" w:rsidRDefault="004F31E0" w:rsidP="004F31E0">
          <w:pPr>
            <w:pStyle w:val="C679AF8923284260B5AAD6F69C999039"/>
          </w:pPr>
          <w:r w:rsidRPr="003059F5">
            <w:rPr>
              <w:rStyle w:val="PlaceholderText"/>
              <w:rtl/>
            </w:rPr>
            <w:t>[שם ספק]</w:t>
          </w:r>
        </w:p>
      </w:docPartBody>
    </w:docPart>
    <w:docPart>
      <w:docPartPr>
        <w:name w:val="9F6D5CE2175D4228891A0F4415E33AB6"/>
        <w:category>
          <w:name w:val="כללי"/>
          <w:gallery w:val="placeholder"/>
        </w:category>
        <w:types>
          <w:type w:val="bbPlcHdr"/>
        </w:types>
        <w:behaviors>
          <w:behavior w:val="content"/>
        </w:behaviors>
        <w:guid w:val="{DD1AD9F0-4698-4A52-AA34-1EB070D09578}"/>
      </w:docPartPr>
      <w:docPartBody>
        <w:p w:rsidR="00140A30" w:rsidRDefault="004F31E0" w:rsidP="004F31E0">
          <w:pPr>
            <w:pStyle w:val="9F6D5CE2175D4228891A0F4415E33AB6"/>
          </w:pPr>
          <w:r w:rsidRPr="003059F5">
            <w:rPr>
              <w:rStyle w:val="PlaceholderText"/>
              <w:rtl/>
            </w:rPr>
            <w:t>[שם ספק]</w:t>
          </w:r>
        </w:p>
      </w:docPartBody>
    </w:docPart>
    <w:docPart>
      <w:docPartPr>
        <w:name w:val="7D7F65B777D1447A959F30616375AB68"/>
        <w:category>
          <w:name w:val="כללי"/>
          <w:gallery w:val="placeholder"/>
        </w:category>
        <w:types>
          <w:type w:val="bbPlcHdr"/>
        </w:types>
        <w:behaviors>
          <w:behavior w:val="content"/>
        </w:behaviors>
        <w:guid w:val="{5B7023A4-F09C-4AA2-827B-D069E32AD9C1}"/>
      </w:docPartPr>
      <w:docPartBody>
        <w:p w:rsidR="00140A30" w:rsidRDefault="004F31E0" w:rsidP="004F31E0">
          <w:pPr>
            <w:pStyle w:val="7D7F65B777D1447A959F30616375AB68"/>
          </w:pPr>
          <w:r w:rsidRPr="003059F5">
            <w:rPr>
              <w:rStyle w:val="PlaceholderText"/>
              <w:rtl/>
            </w:rPr>
            <w:t>[שם ספק]</w:t>
          </w:r>
        </w:p>
      </w:docPartBody>
    </w:docPart>
    <w:docPart>
      <w:docPartPr>
        <w:name w:val="C396CD23D44D414C97F12D5C40BA4B80"/>
        <w:category>
          <w:name w:val="כללי"/>
          <w:gallery w:val="placeholder"/>
        </w:category>
        <w:types>
          <w:type w:val="bbPlcHdr"/>
        </w:types>
        <w:behaviors>
          <w:behavior w:val="content"/>
        </w:behaviors>
        <w:guid w:val="{32AAF547-2D58-4D9F-9BB5-8B594A820F04}"/>
      </w:docPartPr>
      <w:docPartBody>
        <w:p w:rsidR="00140A30" w:rsidRDefault="004F31E0" w:rsidP="004F31E0">
          <w:pPr>
            <w:pStyle w:val="C396CD23D44D414C97F12D5C40BA4B80"/>
          </w:pPr>
          <w:r w:rsidRPr="003059F5">
            <w:rPr>
              <w:rStyle w:val="PlaceholderText"/>
              <w:rtl/>
            </w:rPr>
            <w:t>[תבנית חוזה]</w:t>
          </w:r>
        </w:p>
      </w:docPartBody>
    </w:docPart>
    <w:docPart>
      <w:docPartPr>
        <w:name w:val="DDFC75CB7DBC40D7B07794BCEBC82081"/>
        <w:category>
          <w:name w:val="כללי"/>
          <w:gallery w:val="placeholder"/>
        </w:category>
        <w:types>
          <w:type w:val="bbPlcHdr"/>
        </w:types>
        <w:behaviors>
          <w:behavior w:val="content"/>
        </w:behaviors>
        <w:guid w:val="{BEC16259-7B1B-4B32-96E9-09CC1116D22D}"/>
      </w:docPartPr>
      <w:docPartBody>
        <w:p w:rsidR="00140A30" w:rsidRDefault="004F31E0" w:rsidP="004F31E0">
          <w:pPr>
            <w:pStyle w:val="DDFC75CB7DBC40D7B07794BCEBC82081"/>
          </w:pPr>
          <w:r w:rsidRPr="009D00D7">
            <w:rPr>
              <w:rStyle w:val="PlaceholderText"/>
              <w:rtl/>
            </w:rPr>
            <w:t>[שם הפרויקט]</w:t>
          </w:r>
        </w:p>
      </w:docPartBody>
    </w:docPart>
    <w:docPart>
      <w:docPartPr>
        <w:name w:val="C8EC96CCE3E04422A3347626E68D11DA"/>
        <w:category>
          <w:name w:val="כללי"/>
          <w:gallery w:val="placeholder"/>
        </w:category>
        <w:types>
          <w:type w:val="bbPlcHdr"/>
        </w:types>
        <w:behaviors>
          <w:behavior w:val="content"/>
        </w:behaviors>
        <w:guid w:val="{BD56C994-09E7-40FE-8F26-F5040657340A}"/>
      </w:docPartPr>
      <w:docPartBody>
        <w:p w:rsidR="00140A30" w:rsidRDefault="004F31E0" w:rsidP="004F31E0">
          <w:pPr>
            <w:pStyle w:val="C8EC96CCE3E04422A3347626E68D11DA"/>
          </w:pPr>
          <w:r w:rsidRPr="003059F5">
            <w:rPr>
              <w:rStyle w:val="PlaceholderText"/>
              <w:rtl/>
            </w:rPr>
            <w:t>[שם ספק]</w:t>
          </w:r>
        </w:p>
      </w:docPartBody>
    </w:docPart>
    <w:docPart>
      <w:docPartPr>
        <w:name w:val="AE51C040CB3142A490D28D84441A92E6"/>
        <w:category>
          <w:name w:val="כללי"/>
          <w:gallery w:val="placeholder"/>
        </w:category>
        <w:types>
          <w:type w:val="bbPlcHdr"/>
        </w:types>
        <w:behaviors>
          <w:behavior w:val="content"/>
        </w:behaviors>
        <w:guid w:val="{9EADAD84-86A4-4A35-8A15-5772C48A4F38}"/>
      </w:docPartPr>
      <w:docPartBody>
        <w:p w:rsidR="00140A30" w:rsidRDefault="004F31E0" w:rsidP="004F31E0">
          <w:pPr>
            <w:pStyle w:val="AE51C040CB3142A490D28D84441A92E6"/>
          </w:pPr>
          <w:r w:rsidRPr="003059F5">
            <w:rPr>
              <w:rStyle w:val="PlaceholderText"/>
              <w:rtl/>
            </w:rPr>
            <w:t>[שם ספק]</w:t>
          </w:r>
        </w:p>
      </w:docPartBody>
    </w:docPart>
    <w:docPart>
      <w:docPartPr>
        <w:name w:val="BE6898D816394EF5800DF12B6423A109"/>
        <w:category>
          <w:name w:val="כללי"/>
          <w:gallery w:val="placeholder"/>
        </w:category>
        <w:types>
          <w:type w:val="bbPlcHdr"/>
        </w:types>
        <w:behaviors>
          <w:behavior w:val="content"/>
        </w:behaviors>
        <w:guid w:val="{66339757-AB4D-4412-9E28-D6AEBF170703}"/>
      </w:docPartPr>
      <w:docPartBody>
        <w:p w:rsidR="00140A30" w:rsidRDefault="004F31E0" w:rsidP="004F31E0">
          <w:pPr>
            <w:pStyle w:val="BE6898D816394EF5800DF12B6423A109"/>
          </w:pPr>
          <w:r w:rsidRPr="000E16FF">
            <w:rPr>
              <w:rStyle w:val="PlaceholderText"/>
              <w:rtl/>
            </w:rPr>
            <w:t>[שם ספק]</w:t>
          </w:r>
        </w:p>
      </w:docPartBody>
    </w:docPart>
    <w:docPart>
      <w:docPartPr>
        <w:name w:val="EF68EF2C8D49419FA8237860F8AC5112"/>
        <w:category>
          <w:name w:val="כללי"/>
          <w:gallery w:val="placeholder"/>
        </w:category>
        <w:types>
          <w:type w:val="bbPlcHdr"/>
        </w:types>
        <w:behaviors>
          <w:behavior w:val="content"/>
        </w:behaviors>
        <w:guid w:val="{F156577D-0EA6-49E7-BBDE-C762AD9B4826}"/>
      </w:docPartPr>
      <w:docPartBody>
        <w:p w:rsidR="00140A30" w:rsidRDefault="004F31E0" w:rsidP="004F31E0">
          <w:pPr>
            <w:pStyle w:val="EF68EF2C8D49419FA8237860F8AC5112"/>
          </w:pPr>
          <w:r w:rsidRPr="00C5438E">
            <w:rPr>
              <w:rStyle w:val="PlaceholderText"/>
              <w:rtl/>
            </w:rPr>
            <w:t>[צד א בחוזה]</w:t>
          </w:r>
        </w:p>
      </w:docPartBody>
    </w:docPart>
    <w:docPart>
      <w:docPartPr>
        <w:name w:val="F4629E918DAA43B28378FE4653BB7779"/>
        <w:category>
          <w:name w:val="כללי"/>
          <w:gallery w:val="placeholder"/>
        </w:category>
        <w:types>
          <w:type w:val="bbPlcHdr"/>
        </w:types>
        <w:behaviors>
          <w:behavior w:val="content"/>
        </w:behaviors>
        <w:guid w:val="{09CBCE6B-A4C5-4FE8-A44D-EFDA7B24E6E2}"/>
      </w:docPartPr>
      <w:docPartBody>
        <w:p w:rsidR="00140A30" w:rsidRDefault="004F31E0" w:rsidP="004F31E0">
          <w:pPr>
            <w:pStyle w:val="F4629E918DAA43B28378FE4653BB7779"/>
          </w:pPr>
          <w:r w:rsidRPr="003059F5">
            <w:rPr>
              <w:rStyle w:val="PlaceholderText"/>
              <w:rtl/>
            </w:rPr>
            <w:t>[שם ספק]</w:t>
          </w:r>
        </w:p>
      </w:docPartBody>
    </w:docPart>
    <w:docPart>
      <w:docPartPr>
        <w:name w:val="24A63F6662424C32970C78250112E0BC"/>
        <w:category>
          <w:name w:val="כללי"/>
          <w:gallery w:val="placeholder"/>
        </w:category>
        <w:types>
          <w:type w:val="bbPlcHdr"/>
        </w:types>
        <w:behaviors>
          <w:behavior w:val="content"/>
        </w:behaviors>
        <w:guid w:val="{270B5609-BBD1-4C78-8205-C2006896B249}"/>
      </w:docPartPr>
      <w:docPartBody>
        <w:p w:rsidR="00140A30" w:rsidRDefault="004F31E0" w:rsidP="004F31E0">
          <w:pPr>
            <w:pStyle w:val="24A63F6662424C32970C78250112E0BC"/>
          </w:pPr>
          <w:r w:rsidRPr="003059F5">
            <w:rPr>
              <w:rStyle w:val="PlaceholderText"/>
              <w:rtl/>
            </w:rPr>
            <w:t>[שם אתר]</w:t>
          </w:r>
        </w:p>
      </w:docPartBody>
    </w:docPart>
    <w:docPart>
      <w:docPartPr>
        <w:name w:val="30B70C1B4C8043FDBBF9432F2E8A2F21"/>
        <w:category>
          <w:name w:val="כללי"/>
          <w:gallery w:val="placeholder"/>
        </w:category>
        <w:types>
          <w:type w:val="bbPlcHdr"/>
        </w:types>
        <w:behaviors>
          <w:behavior w:val="content"/>
        </w:behaviors>
        <w:guid w:val="{1111D997-F80D-4896-8A19-ED5CE5B909CD}"/>
      </w:docPartPr>
      <w:docPartBody>
        <w:p w:rsidR="00140A30" w:rsidRDefault="004F31E0" w:rsidP="004F31E0">
          <w:pPr>
            <w:pStyle w:val="30B70C1B4C8043FDBBF9432F2E8A2F21"/>
          </w:pPr>
          <w:r w:rsidRPr="003059F5">
            <w:rPr>
              <w:rStyle w:val="PlaceholderText"/>
              <w:rtl/>
            </w:rPr>
            <w:t>[תיאור עבודה]</w:t>
          </w:r>
        </w:p>
      </w:docPartBody>
    </w:docPart>
    <w:docPart>
      <w:docPartPr>
        <w:name w:val="90E9F10387AB4EAA9DB58135988EE7DC"/>
        <w:category>
          <w:name w:val="כללי"/>
          <w:gallery w:val="placeholder"/>
        </w:category>
        <w:types>
          <w:type w:val="bbPlcHdr"/>
        </w:types>
        <w:behaviors>
          <w:behavior w:val="content"/>
        </w:behaviors>
        <w:guid w:val="{4142C1AD-AEE2-49DC-BD35-2FAC95EF1BA2}"/>
      </w:docPartPr>
      <w:docPartBody>
        <w:p w:rsidR="00140A30" w:rsidRDefault="004F31E0" w:rsidP="004F31E0">
          <w:pPr>
            <w:pStyle w:val="90E9F10387AB4EAA9DB58135988EE7DC"/>
          </w:pPr>
          <w:r w:rsidRPr="000E16FF">
            <w:rPr>
              <w:rStyle w:val="PlaceholderText"/>
              <w:rtl/>
            </w:rPr>
            <w:t>[שם ספק]</w:t>
          </w:r>
        </w:p>
      </w:docPartBody>
    </w:docPart>
    <w:docPart>
      <w:docPartPr>
        <w:name w:val="4E7446D7E1B14578B18676CB1583CAF6"/>
        <w:category>
          <w:name w:val="כללי"/>
          <w:gallery w:val="placeholder"/>
        </w:category>
        <w:types>
          <w:type w:val="bbPlcHdr"/>
        </w:types>
        <w:behaviors>
          <w:behavior w:val="content"/>
        </w:behaviors>
        <w:guid w:val="{BC5AF6CC-2AAF-4578-BC2C-CC842DBC0A04}"/>
      </w:docPartPr>
      <w:docPartBody>
        <w:p w:rsidR="00140A30" w:rsidRDefault="004F31E0" w:rsidP="004F31E0">
          <w:pPr>
            <w:pStyle w:val="4E7446D7E1B14578B18676CB1583CAF6"/>
          </w:pPr>
          <w:r w:rsidRPr="00C5438E">
            <w:rPr>
              <w:rStyle w:val="PlaceholderText"/>
              <w:rtl/>
            </w:rPr>
            <w:t>[צד א בחוזה]</w:t>
          </w:r>
        </w:p>
      </w:docPartBody>
    </w:docPart>
    <w:docPart>
      <w:docPartPr>
        <w:name w:val="99A7248931854F288AC7FD52946BBC79"/>
        <w:category>
          <w:name w:val="כללי"/>
          <w:gallery w:val="placeholder"/>
        </w:category>
        <w:types>
          <w:type w:val="bbPlcHdr"/>
        </w:types>
        <w:behaviors>
          <w:behavior w:val="content"/>
        </w:behaviors>
        <w:guid w:val="{B78C4EBC-0E90-4C22-BFDA-EFD8A0C9A2DF}"/>
      </w:docPartPr>
      <w:docPartBody>
        <w:p w:rsidR="00140A30" w:rsidRDefault="004F31E0" w:rsidP="004F31E0">
          <w:pPr>
            <w:pStyle w:val="99A7248931854F288AC7FD52946BBC79"/>
          </w:pPr>
          <w:r w:rsidRPr="003059F5">
            <w:rPr>
              <w:rStyle w:val="PlaceholderText"/>
              <w:rtl/>
            </w:rPr>
            <w:t>[שם אתר]</w:t>
          </w:r>
        </w:p>
      </w:docPartBody>
    </w:docPart>
    <w:docPart>
      <w:docPartPr>
        <w:name w:val="8A765287477742AE8C1C46B5AF0ED185"/>
        <w:category>
          <w:name w:val="כללי"/>
          <w:gallery w:val="placeholder"/>
        </w:category>
        <w:types>
          <w:type w:val="bbPlcHdr"/>
        </w:types>
        <w:behaviors>
          <w:behavior w:val="content"/>
        </w:behaviors>
        <w:guid w:val="{08DCFE5C-3938-4141-BA18-551534FA2D23}"/>
      </w:docPartPr>
      <w:docPartBody>
        <w:p w:rsidR="00140A30" w:rsidRDefault="004F31E0" w:rsidP="004F31E0">
          <w:pPr>
            <w:pStyle w:val="8A765287477742AE8C1C46B5AF0ED185"/>
          </w:pPr>
          <w:r w:rsidRPr="003059F5">
            <w:rPr>
              <w:rStyle w:val="PlaceholderText"/>
              <w:rtl/>
            </w:rPr>
            <w:t>[תאריך חתימת חוזה]</w:t>
          </w:r>
        </w:p>
      </w:docPartBody>
    </w:docPart>
    <w:docPart>
      <w:docPartPr>
        <w:name w:val="CE2645320CF54187A91080CEA39D01FE"/>
        <w:category>
          <w:name w:val="כללי"/>
          <w:gallery w:val="placeholder"/>
        </w:category>
        <w:types>
          <w:type w:val="bbPlcHdr"/>
        </w:types>
        <w:behaviors>
          <w:behavior w:val="content"/>
        </w:behaviors>
        <w:guid w:val="{A38214FA-4913-40EB-BD59-B29A81C6B337}"/>
      </w:docPartPr>
      <w:docPartBody>
        <w:p w:rsidR="00140A30" w:rsidRDefault="004F31E0" w:rsidP="004F31E0">
          <w:pPr>
            <w:pStyle w:val="CE2645320CF54187A91080CEA39D01FE"/>
          </w:pPr>
          <w:r w:rsidRPr="000E16FF">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40A30"/>
    <w:rsid w:val="003061B5"/>
    <w:rsid w:val="0032380B"/>
    <w:rsid w:val="003D3172"/>
    <w:rsid w:val="004F31E0"/>
    <w:rsid w:val="005D545C"/>
    <w:rsid w:val="00675168"/>
    <w:rsid w:val="006865A5"/>
    <w:rsid w:val="006D1ED5"/>
    <w:rsid w:val="00774E71"/>
    <w:rsid w:val="007855BA"/>
    <w:rsid w:val="00990C9D"/>
    <w:rsid w:val="00B56928"/>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F31E0"/>
    <w:rPr>
      <w:color w:val="808080"/>
    </w:rPr>
  </w:style>
  <w:style w:type="paragraph" w:customStyle="1" w:styleId="CC381D9B04C6458D811782040932388E">
    <w:name w:val="CC381D9B04C6458D811782040932388E"/>
    <w:rsid w:val="004F31E0"/>
    <w:pPr>
      <w:bidi/>
    </w:pPr>
  </w:style>
  <w:style w:type="paragraph" w:customStyle="1" w:styleId="001D182A385C4B878D3B36AE5D180CB7">
    <w:name w:val="001D182A385C4B878D3B36AE5D180CB7"/>
    <w:rsid w:val="004F31E0"/>
    <w:pPr>
      <w:bidi/>
    </w:pPr>
  </w:style>
  <w:style w:type="paragraph" w:customStyle="1" w:styleId="6F4509FAAFF04AB58280FA611122F1C8">
    <w:name w:val="6F4509FAAFF04AB58280FA611122F1C8"/>
    <w:rsid w:val="004F31E0"/>
    <w:pPr>
      <w:bidi/>
    </w:pPr>
  </w:style>
  <w:style w:type="paragraph" w:customStyle="1" w:styleId="54F47E8B1ECB4D4FB7B6D7487F422670">
    <w:name w:val="54F47E8B1ECB4D4FB7B6D7487F422670"/>
    <w:rsid w:val="004F31E0"/>
    <w:pPr>
      <w:bidi/>
    </w:pPr>
  </w:style>
  <w:style w:type="paragraph" w:customStyle="1" w:styleId="59911A407EF8497C83683F96D1D48826">
    <w:name w:val="59911A407EF8497C83683F96D1D48826"/>
    <w:rsid w:val="004F31E0"/>
    <w:pPr>
      <w:bidi/>
    </w:pPr>
  </w:style>
  <w:style w:type="paragraph" w:customStyle="1" w:styleId="75D26ABA50F64685BF9E7EB3D98EDD95">
    <w:name w:val="75D26ABA50F64685BF9E7EB3D98EDD95"/>
    <w:rsid w:val="004F31E0"/>
    <w:pPr>
      <w:bidi/>
    </w:pPr>
  </w:style>
  <w:style w:type="paragraph" w:customStyle="1" w:styleId="78E087138FE549A399F8974392FAC3C8">
    <w:name w:val="78E087138FE549A399F8974392FAC3C8"/>
    <w:rsid w:val="004F31E0"/>
    <w:pPr>
      <w:bidi/>
    </w:pPr>
  </w:style>
  <w:style w:type="paragraph" w:customStyle="1" w:styleId="4B658542B03D4D67834B150C3A619FC1">
    <w:name w:val="4B658542B03D4D67834B150C3A619FC1"/>
    <w:rsid w:val="004F31E0"/>
    <w:pPr>
      <w:bidi/>
    </w:pPr>
  </w:style>
  <w:style w:type="paragraph" w:customStyle="1" w:styleId="6F7CD8EC0DD947ABAFDB672687B7B32F">
    <w:name w:val="6F7CD8EC0DD947ABAFDB672687B7B32F"/>
    <w:rsid w:val="004F31E0"/>
    <w:pPr>
      <w:bidi/>
    </w:pPr>
  </w:style>
  <w:style w:type="paragraph" w:customStyle="1" w:styleId="F204BB9576174FFF958E11C85D08BFE6">
    <w:name w:val="F204BB9576174FFF958E11C85D08BFE6"/>
    <w:rsid w:val="004F31E0"/>
    <w:pPr>
      <w:bidi/>
    </w:pPr>
  </w:style>
  <w:style w:type="paragraph" w:customStyle="1" w:styleId="D806FDE681644DDC865969DC4F5E2101">
    <w:name w:val="D806FDE681644DDC865969DC4F5E2101"/>
    <w:rsid w:val="004F31E0"/>
    <w:pPr>
      <w:bidi/>
    </w:pPr>
  </w:style>
  <w:style w:type="paragraph" w:customStyle="1" w:styleId="9879DDED3021444E8FCB3AC2D820C678">
    <w:name w:val="9879DDED3021444E8FCB3AC2D820C678"/>
    <w:rsid w:val="004F31E0"/>
    <w:pPr>
      <w:bidi/>
    </w:pPr>
  </w:style>
  <w:style w:type="paragraph" w:customStyle="1" w:styleId="827289AEB97042138BF35D55F694A8A3">
    <w:name w:val="827289AEB97042138BF35D55F694A8A3"/>
    <w:rsid w:val="004F31E0"/>
    <w:pPr>
      <w:bidi/>
    </w:pPr>
  </w:style>
  <w:style w:type="paragraph" w:customStyle="1" w:styleId="8C01917DFFC443E98DE1B2CF5811D699">
    <w:name w:val="8C01917DFFC443E98DE1B2CF5811D699"/>
    <w:rsid w:val="004F31E0"/>
    <w:pPr>
      <w:bidi/>
    </w:pPr>
  </w:style>
  <w:style w:type="paragraph" w:customStyle="1" w:styleId="D2D46E0196A44AC7BF27EC4B04507A2F">
    <w:name w:val="D2D46E0196A44AC7BF27EC4B04507A2F"/>
    <w:rsid w:val="004F31E0"/>
    <w:pPr>
      <w:bidi/>
    </w:pPr>
  </w:style>
  <w:style w:type="paragraph" w:customStyle="1" w:styleId="75C10C1CECC140D381C7A3CD4F15CE16">
    <w:name w:val="75C10C1CECC140D381C7A3CD4F15CE16"/>
    <w:rsid w:val="004F31E0"/>
    <w:pPr>
      <w:bidi/>
    </w:pPr>
  </w:style>
  <w:style w:type="paragraph" w:customStyle="1" w:styleId="C679AF8923284260B5AAD6F69C999039">
    <w:name w:val="C679AF8923284260B5AAD6F69C999039"/>
    <w:rsid w:val="004F31E0"/>
    <w:pPr>
      <w:bidi/>
    </w:pPr>
  </w:style>
  <w:style w:type="paragraph" w:customStyle="1" w:styleId="9F6D5CE2175D4228891A0F4415E33AB6">
    <w:name w:val="9F6D5CE2175D4228891A0F4415E33AB6"/>
    <w:rsid w:val="004F31E0"/>
    <w:pPr>
      <w:bidi/>
    </w:pPr>
  </w:style>
  <w:style w:type="paragraph" w:customStyle="1" w:styleId="7D7F65B777D1447A959F30616375AB68">
    <w:name w:val="7D7F65B777D1447A959F30616375AB68"/>
    <w:rsid w:val="004F31E0"/>
    <w:pPr>
      <w:bidi/>
    </w:pPr>
  </w:style>
  <w:style w:type="paragraph" w:customStyle="1" w:styleId="C396CD23D44D414C97F12D5C40BA4B80">
    <w:name w:val="C396CD23D44D414C97F12D5C40BA4B80"/>
    <w:rsid w:val="004F31E0"/>
    <w:pPr>
      <w:bidi/>
    </w:pPr>
  </w:style>
  <w:style w:type="paragraph" w:customStyle="1" w:styleId="DDFC75CB7DBC40D7B07794BCEBC82081">
    <w:name w:val="DDFC75CB7DBC40D7B07794BCEBC82081"/>
    <w:rsid w:val="004F31E0"/>
    <w:pPr>
      <w:bidi/>
    </w:pPr>
  </w:style>
  <w:style w:type="paragraph" w:customStyle="1" w:styleId="C8EC96CCE3E04422A3347626E68D11DA">
    <w:name w:val="C8EC96CCE3E04422A3347626E68D11DA"/>
    <w:rsid w:val="004F31E0"/>
    <w:pPr>
      <w:bidi/>
    </w:pPr>
  </w:style>
  <w:style w:type="paragraph" w:customStyle="1" w:styleId="AE51C040CB3142A490D28D84441A92E6">
    <w:name w:val="AE51C040CB3142A490D28D84441A92E6"/>
    <w:rsid w:val="004F31E0"/>
    <w:pPr>
      <w:bidi/>
    </w:pPr>
  </w:style>
  <w:style w:type="paragraph" w:customStyle="1" w:styleId="BE6898D816394EF5800DF12B6423A109">
    <w:name w:val="BE6898D816394EF5800DF12B6423A109"/>
    <w:rsid w:val="004F31E0"/>
    <w:pPr>
      <w:bidi/>
    </w:pPr>
  </w:style>
  <w:style w:type="paragraph" w:customStyle="1" w:styleId="EF68EF2C8D49419FA8237860F8AC5112">
    <w:name w:val="EF68EF2C8D49419FA8237860F8AC5112"/>
    <w:rsid w:val="004F31E0"/>
    <w:pPr>
      <w:bidi/>
    </w:pPr>
  </w:style>
  <w:style w:type="paragraph" w:customStyle="1" w:styleId="F4629E918DAA43B28378FE4653BB7779">
    <w:name w:val="F4629E918DAA43B28378FE4653BB7779"/>
    <w:rsid w:val="004F31E0"/>
    <w:pPr>
      <w:bidi/>
    </w:pPr>
  </w:style>
  <w:style w:type="paragraph" w:customStyle="1" w:styleId="24A63F6662424C32970C78250112E0BC">
    <w:name w:val="24A63F6662424C32970C78250112E0BC"/>
    <w:rsid w:val="004F31E0"/>
    <w:pPr>
      <w:bidi/>
    </w:pPr>
  </w:style>
  <w:style w:type="paragraph" w:customStyle="1" w:styleId="30B70C1B4C8043FDBBF9432F2E8A2F21">
    <w:name w:val="30B70C1B4C8043FDBBF9432F2E8A2F21"/>
    <w:rsid w:val="004F31E0"/>
    <w:pPr>
      <w:bidi/>
    </w:pPr>
  </w:style>
  <w:style w:type="paragraph" w:customStyle="1" w:styleId="90E9F10387AB4EAA9DB58135988EE7DC">
    <w:name w:val="90E9F10387AB4EAA9DB58135988EE7DC"/>
    <w:rsid w:val="004F31E0"/>
    <w:pPr>
      <w:bidi/>
    </w:pPr>
  </w:style>
  <w:style w:type="paragraph" w:customStyle="1" w:styleId="4E7446D7E1B14578B18676CB1583CAF6">
    <w:name w:val="4E7446D7E1B14578B18676CB1583CAF6"/>
    <w:rsid w:val="004F31E0"/>
    <w:pPr>
      <w:bidi/>
    </w:pPr>
  </w:style>
  <w:style w:type="paragraph" w:customStyle="1" w:styleId="99A7248931854F288AC7FD52946BBC79">
    <w:name w:val="99A7248931854F288AC7FD52946BBC79"/>
    <w:rsid w:val="004F31E0"/>
    <w:pPr>
      <w:bidi/>
    </w:pPr>
  </w:style>
  <w:style w:type="paragraph" w:customStyle="1" w:styleId="8A765287477742AE8C1C46B5AF0ED185">
    <w:name w:val="8A765287477742AE8C1C46B5AF0ED185"/>
    <w:rsid w:val="004F31E0"/>
    <w:pPr>
      <w:bidi/>
    </w:pPr>
  </w:style>
  <w:style w:type="paragraph" w:customStyle="1" w:styleId="CE2645320CF54187A91080CEA39D01FE">
    <w:name w:val="CE2645320CF54187A91080CEA39D01FE"/>
    <w:rsid w:val="004F31E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F4303D40-D17C-4298-9293-843ADCD92B43}"/>
</file>

<file path=customXml/itemProps3.xml><?xml version="1.0" encoding="utf-8"?>
<ds:datastoreItem xmlns:ds="http://schemas.openxmlformats.org/officeDocument/2006/customXml" ds:itemID="{81709D4C-33DC-48CC-AC7E-130A245806EE}">
  <ds:schemaRefs>
    <ds:schemaRef ds:uri="http://purl.org/dc/dcmitype/"/>
    <ds:schemaRef ds:uri="http://schemas.microsoft.com/office/2006/documentManagement/type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infopath/2007/PartnerControls"/>
    <ds:schemaRef ds:uri="e82e0497-401b-493b-ab66-61f85c09ed30"/>
    <ds:schemaRef ds:uri="http://www.w3.org/XML/1998/namespace"/>
  </ds:schemaRefs>
</ds:datastoreItem>
</file>

<file path=customXml/itemProps4.xml><?xml version="1.0" encoding="utf-8"?>
<ds:datastoreItem xmlns:ds="http://schemas.openxmlformats.org/officeDocument/2006/customXml" ds:itemID="{51F8AE8B-0917-40A0-92A5-5F03296C0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2C60074-936C-484E-9113-99EC5F69D257}">
  <ds:schemaRefs>
    <ds:schemaRef ds:uri="http://schemas.microsoft.com/office/2006/metadata/customXsn"/>
  </ds:schemaRefs>
</ds:datastoreItem>
</file>

<file path=customXml/itemProps6.xml><?xml version="1.0" encoding="utf-8"?>
<ds:datastoreItem xmlns:ds="http://schemas.openxmlformats.org/officeDocument/2006/customXml" ds:itemID="{F9E1346B-26E3-4BD3-A02C-773967E4ED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34</Pages>
  <Words>10374</Words>
  <Characters>51875</Characters>
  <Application>Microsoft Office Word</Application>
  <DocSecurity>0</DocSecurity>
  <Lines>432</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62125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13</cp:revision>
  <dcterms:created xsi:type="dcterms:W3CDTF">2022-04-04T11:37:00Z</dcterms:created>
  <dcterms:modified xsi:type="dcterms:W3CDTF">2022-06-07T12:50:00Z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c2adba1c-4bdd-476d-9050-06e8f880f701</vt:lpwstr>
  </property>
</Properties>
</file>