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2D1BB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bookmarkStart w:id="0" w:name="_GoBack"/>
      <w:bookmarkEnd w:id="0"/>
    </w:p>
    <w:p w14:paraId="2D8DF6B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3E377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E20B5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DB182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9394A9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5EF107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235FB0">
        <w:rPr>
          <w:rFonts w:ascii="Times New Roman" w:eastAsia="Times New Roman" w:hAnsi="Times New Roman" w:cs="David"/>
          <w:bCs/>
          <w:i/>
          <w:iCs/>
          <w:noProof/>
          <w:sz w:val="24"/>
          <w:szCs w:val="24"/>
        </w:rPr>
        <w:drawing>
          <wp:inline distT="0" distB="0" distL="0" distR="0" wp14:anchorId="78C093E4" wp14:editId="0EF67D6E">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F588E0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4CD39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5D50A6"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EBA428"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0560AE"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5ADE5B"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113F8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 xml:space="preserve">חוזה </w:t>
      </w:r>
      <w:r>
        <w:rPr>
          <w:rFonts w:ascii="Times New Roman" w:eastAsia="Times New Roman" w:hAnsi="Times New Roman" w:cs="David" w:hint="cs"/>
          <w:bCs/>
          <w:sz w:val="32"/>
          <w:szCs w:val="32"/>
          <w:u w:val="single"/>
          <w:rtl/>
          <w:lang w:eastAsia="he-IL"/>
        </w:rPr>
        <w:t>אחראי לביקורת פרויקטים</w:t>
      </w:r>
    </w:p>
    <w:p w14:paraId="54BEB1E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BBA3A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81914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B06F8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B329C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56262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01CFB4"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FB6B81FCCA14F9883C452A6CFFED8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B89EEB3"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55973FB6"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2416404A20654346A6E18C3CE653B3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6741E88"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4FC41315"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1CF801"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62FD0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90E38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74CB6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AB9B0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669A4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398DF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08972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9B52C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C3DBE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D7586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67361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9305E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56E1F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2863A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84C99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36E60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2430A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6C404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ABF0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B05F1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3BE6F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19739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7549F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3733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87700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E08F3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E3C57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1B554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33F9C" w14:textId="77777777" w:rsidR="0041563C" w:rsidRPr="003C30D7" w:rsidRDefault="0041563C" w:rsidP="0041563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Pr>
          <w:rFonts w:ascii="Times New Roman" w:eastAsia="Times New Roman" w:hAnsi="Times New Roman" w:cs="David" w:hint="cs"/>
          <w:bCs/>
          <w:i/>
          <w:iCs/>
          <w:sz w:val="32"/>
          <w:szCs w:val="32"/>
          <w:u w:val="single"/>
          <w:rtl/>
          <w:lang w:eastAsia="he-IL"/>
        </w:rPr>
        <w:t xml:space="preserve"> </w:t>
      </w:r>
      <w:r w:rsidRPr="00776496">
        <w:rPr>
          <w:rFonts w:ascii="Times New Roman" w:eastAsia="Times New Roman" w:hAnsi="Times New Roman" w:cs="David" w:hint="cs"/>
          <w:bCs/>
          <w:sz w:val="32"/>
          <w:szCs w:val="32"/>
          <w:u w:val="single"/>
          <w:rtl/>
          <w:lang w:eastAsia="he-IL"/>
        </w:rPr>
        <w:t>א</w:t>
      </w:r>
      <w:r>
        <w:rPr>
          <w:rFonts w:ascii="Times New Roman" w:eastAsia="Times New Roman" w:hAnsi="Times New Roman" w:cs="David" w:hint="cs"/>
          <w:bCs/>
          <w:sz w:val="32"/>
          <w:szCs w:val="32"/>
          <w:u w:val="single"/>
          <w:rtl/>
          <w:lang w:eastAsia="he-IL"/>
        </w:rPr>
        <w:t>חראי לביקורת פרויקטים</w:t>
      </w:r>
    </w:p>
    <w:p w14:paraId="08CC3425" w14:textId="77777777" w:rsidR="0041563C" w:rsidRPr="003C30D7" w:rsidRDefault="0041563C" w:rsidP="0041563C">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CF9153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5BC4E6C6DCBC4B1A83EE8E46E4829F3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1AAF5AB6" w14:textId="77777777" w:rsidR="0041563C" w:rsidRPr="00776496" w:rsidRDefault="0041563C" w:rsidP="0041563C">
      <w:pPr>
        <w:widowControl w:val="0"/>
        <w:spacing w:before="0" w:beforeAutospacing="0" w:after="0" w:afterAutospacing="0" w:line="240" w:lineRule="auto"/>
        <w:rPr>
          <w:rFonts w:ascii="Times New Roman" w:eastAsia="Times New Roman" w:hAnsi="Times New Roman" w:cs="David"/>
          <w:sz w:val="24"/>
          <w:szCs w:val="24"/>
          <w:rtl/>
        </w:rPr>
      </w:pPr>
    </w:p>
    <w:p w14:paraId="5437C46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A762D1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AC6907" w14:textId="77777777" w:rsidR="0041563C" w:rsidRPr="00776496" w:rsidRDefault="0041563C" w:rsidP="0041563C">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1F3502C19F06402D85F80613DFC46F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B4608AF"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3C30D7">
            <w:rPr>
              <w:rStyle w:val="AutoFieldsChar"/>
              <w:color w:val="00B0F0"/>
              <w:rtl/>
            </w:rPr>
            <w:t>[צד א בחוזה]</w:t>
          </w:r>
        </w:p>
      </w:sdtContent>
    </w:sdt>
    <w:p w14:paraId="58C804EE"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0C71F2C2"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0A7ABD38" w14:textId="77777777" w:rsidR="0041563C" w:rsidRPr="00776496" w:rsidRDefault="0041563C" w:rsidP="0041563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21B9BE6D" w14:textId="77777777" w:rsidR="0041563C" w:rsidRPr="00776496" w:rsidRDefault="0041563C" w:rsidP="0041563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6DCB0E19"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3457D8D4DC374DD492A7398A2DDE08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1E8BF42" w14:textId="77777777" w:rsidR="0041563C" w:rsidRPr="00776496" w:rsidRDefault="00B815D5"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1" w:author="Kook Sec" w:date="2022-12-01T14:19:00Z">
            <w:r>
              <w:rPr>
                <w:rFonts w:ascii="Times New Roman" w:eastAsia="Times New Roman" w:hAnsi="Times New Roman" w:cs="David"/>
                <w:color w:val="800080"/>
                <w:sz w:val="24"/>
                <w:szCs w:val="24"/>
                <w:rtl/>
              </w:rPr>
              <w:br/>
              <w:t>אורן הנדסה ניהול פרויקטים בע"מ</w:t>
            </w:r>
            <w:r>
              <w:rPr>
                <w:rFonts w:ascii="Times New Roman" w:eastAsia="Times New Roman" w:hAnsi="Times New Roman" w:cs="David"/>
                <w:color w:val="800080"/>
                <w:sz w:val="24"/>
                <w:szCs w:val="24"/>
                <w:rtl/>
              </w:rPr>
              <w:br/>
              <w:t>מגדל צ'מפיון ק30 דרך ששת הימים 30 בני ברק</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78FE0949"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44B72C35"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4227BC4E"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96FC804" w14:textId="77777777" w:rsidR="0041563C" w:rsidRPr="00776496" w:rsidRDefault="0041563C" w:rsidP="0041563C">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0590677" w14:textId="77777777" w:rsidR="0041563C" w:rsidRPr="00776496" w:rsidRDefault="0041563C" w:rsidP="0041563C">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1259C1E0" w14:textId="77777777" w:rsidR="0041563C" w:rsidRPr="00776496" w:rsidRDefault="0041563C" w:rsidP="0041563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186F5C29" w14:textId="77777777" w:rsidR="0041563C" w:rsidRPr="00776496" w:rsidRDefault="0041563C" w:rsidP="0041563C">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032F43B3" w14:textId="77777777" w:rsidR="0041563C" w:rsidRPr="00776496"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744E359"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38D2A573"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220EA3"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29983F3C"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50BEA73B"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225262"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8BF4C2C"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DA1445"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2485E35"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52C124"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5AC84A29"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0D1EDB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2098A799"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1B625B9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275FB25A"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49F705"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99649DE"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9C9553"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73197C86"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CB05AF"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A5DEB9"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0C5E1203"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0FE5B66A"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A93B242"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0F2A7F3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5E665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7C884ABA"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13A7B3FD"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B0B279"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4CBBA353" w14:textId="77777777" w:rsidR="0041563C" w:rsidRPr="00776496" w:rsidRDefault="0041563C" w:rsidP="0041563C">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5575790C" w14:textId="77777777" w:rsidR="0041563C" w:rsidRPr="00776496" w:rsidRDefault="0041563C" w:rsidP="0041563C">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6B1AFA8"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39AC81E5"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29FFFB12" w14:textId="77777777" w:rsidR="0041563C" w:rsidRPr="00776496" w:rsidRDefault="0041563C" w:rsidP="0041563C">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C4FA2F3"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762B3411"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727970AD"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37E48A78"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55A0ED8B"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19C5C012"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52662C75" w14:textId="77777777" w:rsidR="00B26EBF" w:rsidRDefault="00B26EBF" w:rsidP="00B26EB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4C46E01" w14:textId="77777777" w:rsidR="00B26EBF" w:rsidRDefault="00B26EBF" w:rsidP="00B26EB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EBCEC9C"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60CE0B1D"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5B8D4DD8" w14:textId="77777777" w:rsidR="0041563C" w:rsidRPr="00776496" w:rsidRDefault="0041563C" w:rsidP="0041563C">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56F05067"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5C495FB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05E93F8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6036EE4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36607B54"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E68155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w:t>
      </w:r>
      <w:r w:rsidRPr="00776496">
        <w:rPr>
          <w:rFonts w:ascii="Times New Roman" w:eastAsia="Times New Roman" w:hAnsi="Times New Roman" w:cs="David"/>
          <w:sz w:val="24"/>
          <w:szCs w:val="24"/>
          <w:rtl/>
          <w:lang w:eastAsia="he-IL"/>
        </w:rPr>
        <w:lastRenderedPageBreak/>
        <w:t>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6A06890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17C4ECF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78C3F53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10A2C98C"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01ACAD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2EE5534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2EB9BB1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64A4BF3"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0B507BC7"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29A9343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5B461C2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BB2875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AFDFA0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w:t>
      </w:r>
      <w:r w:rsidRPr="00776496">
        <w:rPr>
          <w:rFonts w:ascii="Times New Roman" w:eastAsia="Times New Roman" w:hAnsi="Times New Roman" w:cs="David"/>
          <w:sz w:val="24"/>
          <w:szCs w:val="24"/>
          <w:rtl/>
          <w:lang w:eastAsia="he-IL"/>
        </w:rPr>
        <w:lastRenderedPageBreak/>
        <w:t xml:space="preserve">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7C6DC2F2"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9DCA70B"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100FE7A"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5E2F71F9"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5D344DA0"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3A92C9BE"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2C5256F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6DDF0C82"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20EFBBB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2800D88F"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4380BC91"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3CCEDF9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7657B2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3B3351D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3AD6FBB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4849E09"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4EAF9C54"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420D334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0F75392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1F1E91D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2CEBF6C"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09280E8"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0F6802B3"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243C4C4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846BDBC"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CE99C2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7917F421" w14:textId="77777777" w:rsidR="0041563C" w:rsidRPr="00776496" w:rsidRDefault="0041563C" w:rsidP="0041563C">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26FD9B2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w:t>
      </w:r>
      <w:r w:rsidRPr="00776496">
        <w:rPr>
          <w:rFonts w:ascii="Times New Roman" w:eastAsia="Times New Roman" w:hAnsi="Times New Roman" w:cs="David"/>
          <w:sz w:val="24"/>
          <w:szCs w:val="24"/>
          <w:rtl/>
          <w:lang w:eastAsia="he-IL"/>
        </w:rPr>
        <w:lastRenderedPageBreak/>
        <w:t>בקיום לוח הזמנים.</w:t>
      </w:r>
    </w:p>
    <w:p w14:paraId="6A355F0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C8AD301"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14CD89D5" w14:textId="77777777" w:rsidR="0041563C" w:rsidRDefault="0041563C" w:rsidP="0041563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C2D7A42" w14:textId="77777777" w:rsidR="0041563C" w:rsidRPr="00776496" w:rsidRDefault="0041563C" w:rsidP="0041563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7B8138F"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1BD35022"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14B5F382"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234B7CD3"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22005FC7"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036726D2"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2748EB6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37ABEB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06F2F0C3"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310B1580"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11448CDF"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DDCF16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70268EBA"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23E754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 xml:space="preserve">במפורש אחרת. תנאי </w:t>
      </w:r>
      <w:r w:rsidRPr="00776496">
        <w:rPr>
          <w:rFonts w:ascii="Times New Roman" w:eastAsia="Times New Roman" w:hAnsi="Times New Roman" w:cs="David"/>
          <w:sz w:val="24"/>
          <w:szCs w:val="24"/>
          <w:rtl/>
          <w:lang w:eastAsia="he-IL"/>
        </w:rPr>
        <w:lastRenderedPageBreak/>
        <w:t>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0124DF8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7E9F4E19"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084070D" w14:textId="77777777" w:rsidR="0041563C" w:rsidRPr="00776496" w:rsidRDefault="0041563C" w:rsidP="0041563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40F4761"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79321CE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28C448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2A2EC5B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5F62E36D"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6FBBBB6A"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1011C427"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49EBC5A"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28AC744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AF6A33B" w14:textId="77777777" w:rsidR="0041563C" w:rsidRPr="00776496" w:rsidRDefault="0041563C" w:rsidP="0041563C">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62E118E6"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7085232B" w14:textId="77777777" w:rsidR="000B0645" w:rsidRPr="00013687" w:rsidRDefault="000B0645" w:rsidP="000B064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EA30CE0" w14:textId="77777777" w:rsidR="000B0645" w:rsidRPr="00013687" w:rsidRDefault="000B0645" w:rsidP="000B0645">
      <w:pPr>
        <w:pStyle w:val="af7"/>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031C8B7" w14:textId="77777777" w:rsidR="000B0645" w:rsidRPr="00013687" w:rsidRDefault="000B0645" w:rsidP="000B064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0EDD810" w14:textId="77777777" w:rsidR="000B0645" w:rsidRPr="00013687" w:rsidRDefault="000B0645" w:rsidP="000B064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F86D7DF" w14:textId="77777777" w:rsidR="000B0645" w:rsidRDefault="000B0645" w:rsidP="000B06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3145BBC" w14:textId="77777777" w:rsidR="00B26EBF" w:rsidRPr="00013687" w:rsidRDefault="00B26EBF" w:rsidP="00B26EB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F0FE6FC" w14:textId="77777777" w:rsidR="00B26EBF" w:rsidRDefault="00B26EBF" w:rsidP="00B26EB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1D010C"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3BE2FB5"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2390074"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6FD349D7"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7C4A5EF"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6E1E79CB"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23354E3"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lastRenderedPageBreak/>
        <w:t>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64C50EC"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8C93A03"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AC35B7C"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3996814"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F3AC4C5"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C9B9CFE"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8E2BDE7" w14:textId="77777777" w:rsidR="00B26EBF" w:rsidRPr="00A42052"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D9C03B0"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5463655"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719F019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7C0DE0B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3B72AFE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9D358FC"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C097F21"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135F0F0D"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0D11527" w14:textId="77777777" w:rsidR="0041563C" w:rsidRPr="00776496" w:rsidRDefault="0041563C" w:rsidP="0041563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3025522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22CEA6D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6CE2A6A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E1FF86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Pr="00776496">
        <w:rPr>
          <w:rFonts w:ascii="Times New Roman" w:eastAsia="Times New Roman" w:hAnsi="Times New Roman" w:cs="David" w:hint="cs"/>
          <w:sz w:val="24"/>
          <w:szCs w:val="24"/>
          <w:rtl/>
          <w:lang w:eastAsia="he-IL"/>
        </w:rPr>
        <w:t>ייש</w:t>
      </w:r>
      <w:r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3B89A05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9D945C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0F55EBA3" w14:textId="77777777" w:rsidR="0041563C"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6E3D7C9E" w14:textId="77777777" w:rsidR="0041563C"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7E2A046" w14:textId="77777777" w:rsidR="0041563C"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C2B8667"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CD0099E" w14:textId="77777777" w:rsidR="0041563C" w:rsidRPr="00776496" w:rsidRDefault="0041563C" w:rsidP="0041563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lastRenderedPageBreak/>
        <w:t>הבאת החוזה לגמר או ביטולו</w:t>
      </w:r>
    </w:p>
    <w:p w14:paraId="240DB0F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C4AC0E8" w14:textId="77777777" w:rsidR="0041563C" w:rsidRPr="00776496" w:rsidRDefault="0041563C" w:rsidP="0041563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1AD76192" w14:textId="77777777" w:rsidR="0041563C" w:rsidRPr="00776496" w:rsidRDefault="0041563C" w:rsidP="0041563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53C6D6FC"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0E325D30"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3D2DB389"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1D4D51FC"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A4EE167"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7F29F060"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06F7896A"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615F68C5"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24432F6D"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407F249E"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68AC87D4"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 xml:space="preserve">לאותו שלב כפי </w:t>
      </w:r>
      <w:r w:rsidRPr="00776496">
        <w:rPr>
          <w:rFonts w:ascii="Times New Roman" w:eastAsia="Times New Roman" w:hAnsi="Times New Roman" w:cs="David"/>
          <w:sz w:val="24"/>
          <w:szCs w:val="24"/>
          <w:rtl/>
          <w:lang w:eastAsia="he-IL"/>
        </w:rPr>
        <w:lastRenderedPageBreak/>
        <w:t>שיקבע המנהל, וזאת לסילוק כל המגיע ליועץ מהמזמין.</w:t>
      </w:r>
    </w:p>
    <w:p w14:paraId="3DE3C654"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663C571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33E5C74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111AB1E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828C7B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F82593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6A4C954"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ACC6027" w14:textId="77777777" w:rsidR="0041563C" w:rsidRPr="00776496" w:rsidRDefault="0041563C" w:rsidP="0041563C">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D917A55" w14:textId="77777777" w:rsidR="0041563C" w:rsidRPr="00776496" w:rsidRDefault="0041563C" w:rsidP="0041563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410ED14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707EF4F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5189A59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28A177B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557B026C" w14:textId="77777777" w:rsidR="0041563C"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B18B9A1" w14:textId="77777777" w:rsidR="0041563C"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E9651DF"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7CF9F91" w14:textId="77777777" w:rsidR="0041563C" w:rsidRPr="00776496" w:rsidRDefault="0041563C" w:rsidP="0041563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5329696C"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76BE35B7"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A1F9361"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2865F1A4"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69F3EEB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E1A40B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031A2F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6B44D80E"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4B218F7D"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618A98BB"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1D123479" w14:textId="77777777" w:rsidR="0041563C" w:rsidRPr="00776496" w:rsidRDefault="0041563C" w:rsidP="0041563C">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5E73C711"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AA8D176"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5978602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7A0C97A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5023787A"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BD1B5CF"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3738D01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992FE6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736BAA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49A2FDC5" w14:textId="77777777" w:rsidR="0041563C" w:rsidRPr="00776496" w:rsidRDefault="0041563C" w:rsidP="0041563C">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0CEE4064"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B28FD4B"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5E89EC3A"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C385FE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49C53F1F" w14:textId="77777777" w:rsidR="0041563C" w:rsidRPr="00776496" w:rsidRDefault="0041563C" w:rsidP="0041563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2F13664C"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64849E1"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E46EF2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252017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0F0EF897" w14:textId="77777777" w:rsidR="0041563C" w:rsidRDefault="0041563C" w:rsidP="0041563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4C6381D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78C57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543B133B" w14:textId="77777777" w:rsidR="0041563C" w:rsidRPr="00776496"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95DAB73" w14:textId="77777777" w:rsidR="0041563C" w:rsidRPr="00B27B4C"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98765FF" w14:textId="77777777" w:rsidR="0041563C" w:rsidRPr="00B27B4C"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D410E59338C4AE1A8ABAA4441FC5D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 w:author="Kook Sec" w:date="2022-12-01T14:19:00Z">
            <w:r w:rsidR="00B815D5">
              <w:rPr>
                <w:rFonts w:ascii="Times New Roman" w:eastAsia="Times New Roman" w:hAnsi="Times New Roman" w:cs="David"/>
                <w:color w:val="00B0F0"/>
                <w:sz w:val="20"/>
                <w:szCs w:val="24"/>
                <w:u w:val="single"/>
                <w:rtl/>
                <w:lang w:eastAsia="he-IL"/>
              </w:rPr>
              <w:t>אורן הנדסה ניהול פרויקטים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DE350D24F2D4264AF616067E48159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3" w:author="Kook Sec" w:date="2022-12-01T14:17:00Z">
            <w:r w:rsidR="00B815D5">
              <w:rPr>
                <w:rFonts w:ascii="Times New Roman" w:eastAsia="Times New Roman" w:hAnsi="Times New Roman" w:cs="David"/>
                <w:sz w:val="20"/>
                <w:szCs w:val="24"/>
                <w:rtl/>
                <w:lang w:eastAsia="he-IL"/>
              </w:rPr>
              <w:t>אפריקה ישראל מגורים בע"מ</w:t>
            </w:r>
          </w:ins>
        </w:sdtContent>
      </w:sdt>
    </w:p>
    <w:p w14:paraId="7A60ADFE" w14:textId="77777777" w:rsidR="0041563C" w:rsidRPr="00B27B4C" w:rsidRDefault="0041563C" w:rsidP="0041563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9FFD89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25FC3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4A9E02"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49C7124"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AD57AF"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50993B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B759838"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5D7F06"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2DEEB7D"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CFCD9DF"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B3F3A71"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3B1F99C"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DC1B98E" w14:textId="77777777" w:rsidR="0041563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BF83501" w14:textId="77777777" w:rsidR="0041563C" w:rsidRPr="00B27B4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C165EF3"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1456638"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6F594C"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D44B283CDCD48C5AC9F1FE9CEA996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a7"/>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591BD98F04A4703AB79303E1EE188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54F602408FF42ABA15D206792508E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0C1821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A973A5"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6160928A92284C87A71C337F1E8A20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532FAC2AFB54261B7C2C2AD282AE4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41C64401"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E2BA3A4"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31BD25"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2ACFB74736AB43F68E1ECB3308132D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a7"/>
              <w:color w:val="00B0F0"/>
              <w:rtl/>
            </w:rPr>
            <w:t>[רשות מקומית]</w:t>
          </w:r>
        </w:sdtContent>
      </w:sdt>
      <w:r w:rsidRPr="00B27B4C">
        <w:rPr>
          <w:rFonts w:ascii="Times New Roman" w:eastAsia="Times New Roman" w:hAnsi="Times New Roman" w:cs="David" w:hint="cs"/>
          <w:color w:val="008000"/>
          <w:sz w:val="24"/>
          <w:szCs w:val="24"/>
          <w:rtl/>
        </w:rPr>
        <w:t>.</w:t>
      </w:r>
    </w:p>
    <w:p w14:paraId="5E3203F0"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color w:val="FF0000"/>
          <w:sz w:val="24"/>
          <w:szCs w:val="24"/>
          <w:rtl/>
        </w:rPr>
      </w:pPr>
    </w:p>
    <w:p w14:paraId="3FCE03AD"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D6FD67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848707"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59A68B70EB045CCA37AA94B3B9AC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 w:author="Kook Sec" w:date="2022-12-01T14:20:00Z">
            <w:r w:rsidR="00B815D5">
              <w:rPr>
                <w:rFonts w:ascii="Times New Roman" w:eastAsia="Times New Roman" w:hAnsi="Times New Roman" w:cs="David" w:hint="cs"/>
                <w:sz w:val="24"/>
                <w:szCs w:val="24"/>
                <w:rtl/>
                <w:lang w:eastAsia="he-IL"/>
              </w:rPr>
              <w:t>אבי ברטי לוי</w:t>
            </w:r>
          </w:ins>
        </w:sdtContent>
      </w:sdt>
    </w:p>
    <w:p w14:paraId="453CD68F"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9FFFC92" w14:textId="77777777" w:rsidR="0041563C" w:rsidRPr="00DE0948" w:rsidRDefault="0041563C" w:rsidP="0041563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C8957F5" w14:textId="77777777" w:rsidR="0041563C" w:rsidRPr="00B27B4C" w:rsidRDefault="0041563C" w:rsidP="0041563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C0059E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4869FC1"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AB93F7"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96E86C399CE40D28DD0DAFDF7F078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5" w:author="Kook Sec" w:date="2022-12-01T14:20:00Z">
            <w:r w:rsidR="00B815D5">
              <w:rPr>
                <w:rFonts w:ascii="Times New Roman" w:eastAsia="Times New Roman" w:hAnsi="Times New Roman" w:cs="David"/>
                <w:color w:val="008000"/>
                <w:sz w:val="24"/>
                <w:szCs w:val="24"/>
                <w:rtl/>
                <w:lang w:eastAsia="he-IL"/>
              </w:rPr>
              <w:t>אבירם אורן</w:t>
            </w:r>
          </w:ins>
        </w:sdtContent>
      </w:sdt>
    </w:p>
    <w:p w14:paraId="30585774" w14:textId="77777777" w:rsidR="0041563C" w:rsidRPr="00B27B4C" w:rsidRDefault="0041563C" w:rsidP="0041563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024F3F523C346C8B8FF8B0058CA86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81FC632"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0349D4"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73820A439754F279AA62996650D94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6" w:author="Kook Sec" w:date="2022-12-01T14:20:00Z">
            <w:r w:rsidR="00B815D5">
              <w:rPr>
                <w:rFonts w:ascii="Times New Roman" w:eastAsia="Times New Roman" w:hAnsi="Times New Roman" w:cs="David"/>
                <w:color w:val="008000"/>
                <w:sz w:val="24"/>
                <w:szCs w:val="24"/>
                <w:rtl/>
                <w:lang w:eastAsia="he-IL"/>
              </w:rPr>
              <w:t>אבירם אורן</w:t>
            </w:r>
          </w:ins>
        </w:sdtContent>
      </w:sdt>
    </w:p>
    <w:p w14:paraId="4733FF70"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DB5916"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9F55BF5"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5C456"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7D9D429"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AACF639"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86EAD90"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9056ABE"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FDCD78F" w14:textId="77777777" w:rsidR="0041563C" w:rsidRPr="00B27B4C" w:rsidRDefault="0041563C" w:rsidP="0041563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6466F4E" w14:textId="77777777" w:rsidR="0041563C" w:rsidRDefault="0041563C" w:rsidP="0041563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1563C" w14:paraId="356B24CE" w14:textId="77777777" w:rsidTr="0041563C">
        <w:trPr>
          <w:trHeight w:val="80"/>
        </w:trPr>
        <w:tc>
          <w:tcPr>
            <w:tcW w:w="3366" w:type="dxa"/>
          </w:tcPr>
          <w:p w14:paraId="5728BB9B" w14:textId="77777777" w:rsidR="0041563C" w:rsidRDefault="00B815D5"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B33FE5C228CB4578A22DAEA7EE6925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7" w:author="Kook Sec" w:date="2022-12-01T14:17:00Z">
                  <w:r>
                    <w:rPr>
                      <w:rFonts w:ascii="Times New Roman" w:eastAsia="Times New Roman" w:hAnsi="Times New Roman" w:cs="David" w:hint="cs"/>
                      <w:color w:val="008000"/>
                      <w:sz w:val="24"/>
                      <w:szCs w:val="24"/>
                      <w:rtl/>
                      <w:lang w:eastAsia="he-IL"/>
                    </w:rPr>
                    <w:t>100%</w:t>
                  </w:r>
                </w:ins>
              </w:sdtContent>
            </w:sdt>
          </w:p>
          <w:p w14:paraId="50B212F5"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5A8E1F30"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94F5AA4"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455162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F3EAD95"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4295EC72"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0C9C978D"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6E6EB04C"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276E36AB"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4A33F6B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468BC376"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7AD6539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0B50C96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354A50B3"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7F06C149" w14:textId="77777777" w:rsidR="0041563C" w:rsidRDefault="0041563C" w:rsidP="0041563C">
            <w:pPr>
              <w:widowControl w:val="0"/>
              <w:spacing w:before="0" w:beforeAutospacing="0" w:after="0" w:afterAutospacing="0" w:line="240" w:lineRule="auto"/>
              <w:ind w:left="720"/>
              <w:outlineLvl w:val="2"/>
            </w:pPr>
          </w:p>
          <w:p w14:paraId="4131FAB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A6FB7C5" w14:textId="77777777" w:rsidR="0041563C" w:rsidRPr="00776496" w:rsidRDefault="0041563C" w:rsidP="0041563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t>נספח "ב"</w:t>
      </w:r>
    </w:p>
    <w:p w14:paraId="5AE9DE9A" w14:textId="77777777" w:rsidR="0041563C" w:rsidRDefault="0041563C" w:rsidP="0041563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590D9236" w14:textId="77777777" w:rsidR="0041563C" w:rsidRPr="00776496" w:rsidRDefault="0041563C" w:rsidP="0041563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8AEFA67" w14:textId="77777777" w:rsidR="0041563C" w:rsidRDefault="0041563C" w:rsidP="0041563C">
      <w:pPr>
        <w:pStyle w:val="af6"/>
        <w:numPr>
          <w:ilvl w:val="0"/>
          <w:numId w:val="32"/>
        </w:numPr>
        <w:spacing w:line="480" w:lineRule="auto"/>
        <w:rPr>
          <w:sz w:val="24"/>
          <w:szCs w:val="24"/>
        </w:rPr>
      </w:pPr>
      <w:r>
        <w:rPr>
          <w:rFonts w:hint="cs"/>
          <w:sz w:val="24"/>
          <w:szCs w:val="24"/>
          <w:rtl/>
        </w:rPr>
        <w:t>חתימה על טופס מינוי אחראי לביקורת.</w:t>
      </w:r>
    </w:p>
    <w:p w14:paraId="6BC94AFC" w14:textId="77777777" w:rsidR="0041563C" w:rsidRPr="00426F74" w:rsidRDefault="0041563C" w:rsidP="0041563C">
      <w:pPr>
        <w:pStyle w:val="af6"/>
        <w:numPr>
          <w:ilvl w:val="0"/>
          <w:numId w:val="32"/>
        </w:numPr>
        <w:spacing w:line="480" w:lineRule="auto"/>
        <w:rPr>
          <w:sz w:val="24"/>
          <w:szCs w:val="24"/>
          <w:rtl/>
        </w:rPr>
      </w:pPr>
      <w:r w:rsidRPr="00426F74">
        <w:rPr>
          <w:rFonts w:hint="cs"/>
          <w:sz w:val="24"/>
          <w:szCs w:val="24"/>
          <w:rtl/>
        </w:rPr>
        <w:t xml:space="preserve">חתימה על </w:t>
      </w:r>
      <w:r>
        <w:rPr>
          <w:rFonts w:hint="cs"/>
          <w:sz w:val="24"/>
          <w:szCs w:val="24"/>
          <w:rtl/>
        </w:rPr>
        <w:t xml:space="preserve">טפסי דיווח עריכת ביקורת באתרי הבניה וחתימה על </w:t>
      </w:r>
      <w:r w:rsidRPr="00426F74">
        <w:rPr>
          <w:rFonts w:hint="cs"/>
          <w:sz w:val="24"/>
          <w:szCs w:val="24"/>
          <w:rtl/>
        </w:rPr>
        <w:t>כל הטפסים המוגדרים בחוק וברשו</w:t>
      </w:r>
      <w:r>
        <w:rPr>
          <w:rFonts w:hint="cs"/>
          <w:sz w:val="24"/>
          <w:szCs w:val="24"/>
          <w:rtl/>
        </w:rPr>
        <w:t>יו</w:t>
      </w:r>
      <w:r w:rsidRPr="00426F74">
        <w:rPr>
          <w:rFonts w:hint="cs"/>
          <w:sz w:val="24"/>
          <w:szCs w:val="24"/>
          <w:rtl/>
        </w:rPr>
        <w:t>ת המקומי</w:t>
      </w:r>
      <w:r>
        <w:rPr>
          <w:rFonts w:hint="cs"/>
          <w:sz w:val="24"/>
          <w:szCs w:val="24"/>
          <w:rtl/>
        </w:rPr>
        <w:t>ות הרלוונטיות למילוי מחויבות</w:t>
      </w:r>
      <w:r w:rsidRPr="00426F74">
        <w:rPr>
          <w:rFonts w:hint="cs"/>
          <w:sz w:val="24"/>
          <w:szCs w:val="24"/>
          <w:rtl/>
        </w:rPr>
        <w:t xml:space="preserve"> שוטפו</w:t>
      </w:r>
      <w:r>
        <w:rPr>
          <w:rFonts w:hint="cs"/>
          <w:sz w:val="24"/>
          <w:szCs w:val="24"/>
          <w:rtl/>
        </w:rPr>
        <w:t>ת כולל עדכוני בקשה להיתר וכיו"צ לרבות חוק התכנון והבניה.</w:t>
      </w:r>
    </w:p>
    <w:p w14:paraId="244E9245" w14:textId="77777777" w:rsidR="0041563C" w:rsidRDefault="0041563C" w:rsidP="0041563C">
      <w:pPr>
        <w:pStyle w:val="af6"/>
        <w:numPr>
          <w:ilvl w:val="0"/>
          <w:numId w:val="32"/>
        </w:numPr>
        <w:spacing w:line="480" w:lineRule="auto"/>
        <w:rPr>
          <w:sz w:val="24"/>
          <w:szCs w:val="24"/>
        </w:rPr>
      </w:pPr>
      <w:r>
        <w:rPr>
          <w:rFonts w:hint="cs"/>
          <w:sz w:val="24"/>
          <w:szCs w:val="24"/>
          <w:rtl/>
        </w:rPr>
        <w:t>סיורים קבועים ע"ב חודשי בתאום מול צוות הביצוע ו/או לפי דרישה ובהתאם להתקדמות הבנייה.</w:t>
      </w:r>
    </w:p>
    <w:p w14:paraId="754E2A1E" w14:textId="77777777" w:rsidR="0041563C" w:rsidRDefault="0041563C" w:rsidP="0041563C">
      <w:pPr>
        <w:pStyle w:val="af6"/>
        <w:numPr>
          <w:ilvl w:val="0"/>
          <w:numId w:val="32"/>
        </w:numPr>
        <w:spacing w:line="480" w:lineRule="auto"/>
        <w:rPr>
          <w:sz w:val="24"/>
          <w:szCs w:val="24"/>
        </w:rPr>
      </w:pPr>
      <w:r>
        <w:rPr>
          <w:rFonts w:hint="cs"/>
          <w:sz w:val="24"/>
          <w:szCs w:val="24"/>
          <w:rtl/>
        </w:rPr>
        <w:t>השתתפות בדיונים עם המזמין ככל ויידרשו.</w:t>
      </w:r>
    </w:p>
    <w:p w14:paraId="52B2C4EC" w14:textId="77777777" w:rsidR="0041563C" w:rsidRDefault="0041563C" w:rsidP="0041563C">
      <w:pPr>
        <w:pStyle w:val="af6"/>
        <w:numPr>
          <w:ilvl w:val="0"/>
          <w:numId w:val="32"/>
        </w:numPr>
        <w:spacing w:line="480" w:lineRule="auto"/>
        <w:rPr>
          <w:sz w:val="24"/>
          <w:szCs w:val="24"/>
        </w:rPr>
      </w:pPr>
      <w:r>
        <w:rPr>
          <w:rFonts w:hint="cs"/>
          <w:sz w:val="24"/>
          <w:szCs w:val="24"/>
          <w:rtl/>
        </w:rPr>
        <w:t>השתתפות בסיורי קבלה לפי צרכי המזמין ומנהל הפרויקט, בדיקת ספר המתקן, בדיקת מעבדה חיצונית, אישור גמר ביצוע, הכל לטובת קבלן טופס 4 ע"י הקבלן המבצע.</w:t>
      </w:r>
    </w:p>
    <w:p w14:paraId="2F396DAC" w14:textId="77777777" w:rsidR="0041563C" w:rsidRPr="00426F74" w:rsidRDefault="0041563C" w:rsidP="0041563C">
      <w:pPr>
        <w:pStyle w:val="af6"/>
        <w:spacing w:line="240" w:lineRule="auto"/>
        <w:ind w:left="1080"/>
        <w:rPr>
          <w:sz w:val="24"/>
          <w:szCs w:val="24"/>
          <w:rtl/>
        </w:rPr>
      </w:pPr>
    </w:p>
    <w:p w14:paraId="49313474" w14:textId="77777777" w:rsidR="0041563C" w:rsidRDefault="0041563C" w:rsidP="0041563C">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FB61F3A" w14:textId="77777777" w:rsidR="0041563C" w:rsidRPr="00776496" w:rsidRDefault="0041563C" w:rsidP="0041563C">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lastRenderedPageBreak/>
        <w:t xml:space="preserve">נספח </w:t>
      </w:r>
      <w:r>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Pr>
          <w:rFonts w:ascii="Times New Roman" w:eastAsia="Times New Roman" w:hAnsi="Times New Roman" w:cs="David" w:hint="cs"/>
          <w:bCs/>
          <w:sz w:val="24"/>
          <w:szCs w:val="24"/>
          <w:u w:val="single"/>
          <w:rtl/>
          <w:lang w:eastAsia="he-IL"/>
        </w:rPr>
        <w:t>'</w:t>
      </w:r>
    </w:p>
    <w:p w14:paraId="08D8F32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F4D50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1C9DD17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79FDEC"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C0F474F"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w:t>
      </w:r>
      <w:r>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 xml:space="preserve">כל אחד מהשלבים של הפרויקט יהיה כפי שייקבע מעת לעת ע"י המנהל. </w:t>
      </w:r>
    </w:p>
    <w:p w14:paraId="712F963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9A280D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358F3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73C5473D"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4AE9F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על </w:t>
      </w:r>
      <w:r w:rsidRPr="00776496">
        <w:rPr>
          <w:rFonts w:ascii="Times New Roman" w:eastAsia="Times New Roman" w:hAnsi="Times New Roman" w:cs="David"/>
          <w:sz w:val="24"/>
          <w:szCs w:val="24"/>
          <w:rtl/>
          <w:lang w:eastAsia="he-IL"/>
        </w:rPr>
        <w:t>היועץ</w:t>
      </w:r>
      <w:r>
        <w:rPr>
          <w:rFonts w:ascii="Times New Roman" w:eastAsia="Times New Roman" w:hAnsi="Times New Roman" w:cs="David" w:hint="cs"/>
          <w:sz w:val="24"/>
          <w:szCs w:val="24"/>
          <w:rtl/>
          <w:lang w:eastAsia="he-IL"/>
        </w:rPr>
        <w:t xml:space="preserve"> לעמוד בלוח הזמנים אשר הוגדר לו ולמלא את כל דרישות הרשויות וחוק התכנון והבניה.</w:t>
      </w:r>
      <w:r>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על היועץ להיות זמין למילוי מחויבויותיו באופן שלא יעכב את אישורי הרשויות (היתר בניה, טופס 4, תעודת גמר וכו') </w:t>
      </w:r>
    </w:p>
    <w:p w14:paraId="3EFE9DD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FA3DB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העביר המזמין ליועץ הערות או הנחיות נוספות לגבי </w:t>
      </w:r>
      <w:r>
        <w:rPr>
          <w:rFonts w:ascii="Times New Roman" w:eastAsia="Times New Roman" w:hAnsi="Times New Roman" w:cs="David" w:hint="cs"/>
          <w:sz w:val="24"/>
          <w:szCs w:val="24"/>
          <w:rtl/>
          <w:lang w:eastAsia="he-IL"/>
        </w:rPr>
        <w:t>עבודתו</w:t>
      </w:r>
      <w:r w:rsidRPr="00776496">
        <w:rPr>
          <w:rFonts w:ascii="Times New Roman" w:eastAsia="Times New Roman" w:hAnsi="Times New Roman" w:cs="David"/>
          <w:sz w:val="24"/>
          <w:szCs w:val="24"/>
          <w:rtl/>
          <w:lang w:eastAsia="he-IL"/>
        </w:rPr>
        <w:t>, י</w:t>
      </w:r>
      <w:r>
        <w:rPr>
          <w:rFonts w:ascii="Times New Roman" w:eastAsia="Times New Roman" w:hAnsi="Times New Roman" w:cs="David" w:hint="cs"/>
          <w:sz w:val="24"/>
          <w:szCs w:val="24"/>
          <w:rtl/>
          <w:lang w:eastAsia="he-IL"/>
        </w:rPr>
        <w:t xml:space="preserve">טפל </w:t>
      </w:r>
      <w:r w:rsidRPr="00776496">
        <w:rPr>
          <w:rFonts w:ascii="Times New Roman" w:eastAsia="Times New Roman" w:hAnsi="Times New Roman" w:cs="David"/>
          <w:sz w:val="24"/>
          <w:szCs w:val="24"/>
          <w:rtl/>
          <w:lang w:eastAsia="he-IL"/>
        </w:rPr>
        <w:t xml:space="preserve">היועץ </w:t>
      </w:r>
      <w:r>
        <w:rPr>
          <w:rFonts w:ascii="Times New Roman" w:eastAsia="Times New Roman" w:hAnsi="Times New Roman" w:cs="David" w:hint="cs"/>
          <w:sz w:val="24"/>
          <w:szCs w:val="24"/>
          <w:rtl/>
          <w:lang w:eastAsia="he-IL"/>
        </w:rPr>
        <w:t xml:space="preserve">בדבר </w:t>
      </w:r>
      <w:r w:rsidRPr="00776496">
        <w:rPr>
          <w:rFonts w:ascii="Times New Roman" w:eastAsia="Times New Roman" w:hAnsi="Times New Roman" w:cs="David"/>
          <w:sz w:val="24"/>
          <w:szCs w:val="24"/>
          <w:rtl/>
          <w:lang w:eastAsia="he-IL"/>
        </w:rPr>
        <w:t xml:space="preserve">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r>
        <w:rPr>
          <w:rFonts w:ascii="Times New Roman" w:eastAsia="Times New Roman" w:hAnsi="Times New Roman" w:cs="David" w:hint="cs"/>
          <w:sz w:val="24"/>
          <w:szCs w:val="24"/>
          <w:rtl/>
          <w:lang w:eastAsia="he-IL"/>
        </w:rPr>
        <w:t>עבודתו</w:t>
      </w:r>
      <w:r>
        <w:rPr>
          <w:rFonts w:ascii="Times New Roman" w:eastAsia="Times New Roman" w:hAnsi="Times New Roman" w:cs="David"/>
          <w:sz w:val="24"/>
          <w:szCs w:val="24"/>
          <w:rtl/>
          <w:lang w:eastAsia="he-IL"/>
        </w:rPr>
        <w:t xml:space="preserve"> של</w:t>
      </w:r>
      <w:r w:rsidRPr="00776496">
        <w:rPr>
          <w:rFonts w:ascii="Times New Roman" w:eastAsia="Times New Roman" w:hAnsi="Times New Roman" w:cs="David"/>
          <w:sz w:val="24"/>
          <w:szCs w:val="24"/>
          <w:rtl/>
          <w:lang w:eastAsia="he-IL"/>
        </w:rPr>
        <w:t xml:space="preserve"> היועץ בתוך 30 יום ממועד הגשתן למזמין.</w:t>
      </w:r>
    </w:p>
    <w:p w14:paraId="431E4B9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464C2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FE43069" w14:textId="77777777" w:rsidR="0041563C" w:rsidRPr="00DE118F"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Pr="00DE118F">
        <w:rPr>
          <w:rFonts w:ascii="Times New Roman" w:eastAsia="Times New Roman" w:hAnsi="Times New Roman" w:cs="David"/>
          <w:b/>
          <w:bCs/>
          <w:sz w:val="24"/>
          <w:szCs w:val="24"/>
          <w:u w:val="single"/>
          <w:rtl/>
          <w:lang w:eastAsia="he-IL"/>
        </w:rPr>
        <w:lastRenderedPageBreak/>
        <w:t xml:space="preserve">נספח </w:t>
      </w:r>
      <w:r w:rsidRPr="00DE118F">
        <w:rPr>
          <w:rFonts w:ascii="Times New Roman" w:eastAsia="Times New Roman" w:hAnsi="Times New Roman" w:cs="David" w:hint="cs"/>
          <w:b/>
          <w:bCs/>
          <w:sz w:val="24"/>
          <w:szCs w:val="24"/>
          <w:u w:val="single"/>
          <w:rtl/>
          <w:lang w:eastAsia="he-IL"/>
        </w:rPr>
        <w:t>"</w:t>
      </w:r>
      <w:r w:rsidRPr="00DE118F">
        <w:rPr>
          <w:rFonts w:ascii="Times New Roman" w:eastAsia="Times New Roman" w:hAnsi="Times New Roman" w:cs="David"/>
          <w:b/>
          <w:bCs/>
          <w:sz w:val="24"/>
          <w:szCs w:val="24"/>
          <w:u w:val="single"/>
          <w:rtl/>
          <w:lang w:eastAsia="he-IL"/>
        </w:rPr>
        <w:t>ד</w:t>
      </w:r>
      <w:r w:rsidRPr="00DE118F">
        <w:rPr>
          <w:rFonts w:ascii="Times New Roman" w:eastAsia="Times New Roman" w:hAnsi="Times New Roman" w:cs="David" w:hint="cs"/>
          <w:b/>
          <w:bCs/>
          <w:sz w:val="24"/>
          <w:szCs w:val="24"/>
          <w:u w:val="single"/>
          <w:rtl/>
          <w:lang w:eastAsia="he-IL"/>
        </w:rPr>
        <w:t>'</w:t>
      </w:r>
      <w:r w:rsidRPr="00DE118F">
        <w:rPr>
          <w:rFonts w:ascii="Times New Roman" w:eastAsia="Times New Roman" w:hAnsi="Times New Roman" w:cs="David"/>
          <w:b/>
          <w:bCs/>
          <w:sz w:val="24"/>
          <w:szCs w:val="24"/>
          <w:u w:val="single"/>
          <w:rtl/>
          <w:lang w:eastAsia="he-IL"/>
        </w:rPr>
        <w:t>'</w:t>
      </w:r>
    </w:p>
    <w:p w14:paraId="6022077B" w14:textId="77777777" w:rsidR="0041563C" w:rsidRPr="00DE118F" w:rsidRDefault="0041563C" w:rsidP="0041563C">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1485E3A3" w14:textId="77777777" w:rsidR="0041563C" w:rsidRPr="00DE118F" w:rsidRDefault="0041563C" w:rsidP="0041563C">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F7A918B" w14:textId="77777777" w:rsidR="0041563C" w:rsidRPr="00DE118F" w:rsidRDefault="0041563C" w:rsidP="0041563C">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C2E7D94" w14:textId="77777777" w:rsidR="0041563C" w:rsidRPr="003F2FE4" w:rsidRDefault="0041563C" w:rsidP="0041563C">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3F2FE4">
        <w:rPr>
          <w:rFonts w:ascii="Times New Roman" w:eastAsia="Times New Roman" w:hAnsi="Times New Roman" w:cs="David"/>
          <w:sz w:val="24"/>
          <w:szCs w:val="24"/>
          <w:rtl/>
          <w:lang w:eastAsia="he-IL"/>
        </w:rPr>
        <w:t>1.1</w:t>
      </w:r>
      <w:r w:rsidRPr="003F2FE4">
        <w:rPr>
          <w:rFonts w:ascii="Times New Roman" w:eastAsia="Times New Roman" w:hAnsi="Times New Roman" w:cs="David"/>
          <w:sz w:val="24"/>
          <w:szCs w:val="24"/>
          <w:rtl/>
          <w:lang w:eastAsia="he-IL"/>
        </w:rPr>
        <w:tab/>
      </w:r>
      <w:r w:rsidRPr="003F2FE4">
        <w:rPr>
          <w:rFonts w:ascii="Times New Roman" w:eastAsia="Times New Roman" w:hAnsi="Times New Roman" w:cs="David" w:hint="eastAsia"/>
          <w:sz w:val="24"/>
          <w:szCs w:val="24"/>
          <w:rtl/>
          <w:lang w:eastAsia="he-IL"/>
        </w:rPr>
        <w:t>תמורת</w:t>
      </w:r>
      <w:r w:rsidRPr="003F2FE4">
        <w:rPr>
          <w:rFonts w:ascii="Times New Roman" w:eastAsia="Times New Roman" w:hAnsi="Times New Roman" w:cs="David"/>
          <w:sz w:val="24"/>
          <w:szCs w:val="24"/>
          <w:rtl/>
          <w:lang w:eastAsia="he-IL"/>
        </w:rPr>
        <w:t xml:space="preserve"> ביצוע שירותי היועץ ישולם סכום קבוע ומוחלט של _________ ש"ח (במילים ______________  ש"ח). </w:t>
      </w:r>
    </w:p>
    <w:p w14:paraId="2E9468D0" w14:textId="77777777" w:rsidR="0041563C" w:rsidRPr="00DE118F" w:rsidRDefault="0041563C" w:rsidP="0041563C">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3F2FE4" w:rsidDel="00841EA9">
        <w:rPr>
          <w:rFonts w:ascii="Times New Roman" w:eastAsia="Times New Roman" w:hAnsi="Times New Roman" w:cs="David"/>
          <w:sz w:val="24"/>
          <w:szCs w:val="24"/>
          <w:rtl/>
          <w:lang w:eastAsia="he-IL"/>
        </w:rPr>
        <w:t xml:space="preserve"> </w:t>
      </w:r>
    </w:p>
    <w:p w14:paraId="0E85C96F" w14:textId="77777777" w:rsidR="0041563C" w:rsidRPr="00DE118F" w:rsidRDefault="0041563C" w:rsidP="0041563C">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63BD619802948309A75431CE5A036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EC0E6C44D9B5420BBFC85C17F4087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55D47B45F264B21960AA65A30171B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E91F5547633449A9FA6EDC3CC6F52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3D8D60F2" w14:textId="77777777" w:rsidR="0041563C" w:rsidRPr="00DE118F" w:rsidRDefault="0041563C" w:rsidP="0041563C">
      <w:pPr>
        <w:widowControl w:val="0"/>
        <w:spacing w:before="120" w:beforeAutospacing="0" w:after="60" w:afterAutospacing="0" w:line="240" w:lineRule="auto"/>
        <w:ind w:right="-181"/>
        <w:rPr>
          <w:rFonts w:ascii="Times New Roman" w:eastAsia="Times New Roman" w:hAnsi="Times New Roman" w:cs="David"/>
          <w:sz w:val="24"/>
          <w:szCs w:val="24"/>
          <w:rtl/>
          <w:lang w:eastAsia="he-IL"/>
        </w:rPr>
      </w:pPr>
    </w:p>
    <w:p w14:paraId="73CCF189" w14:textId="77777777" w:rsidR="0041563C" w:rsidRPr="00DE118F" w:rsidRDefault="0041563C" w:rsidP="0041563C">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t>בנוסף לכל תשלום ישולם ל</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185B1BDE" w14:textId="77777777" w:rsidR="0041563C" w:rsidRPr="00DE118F" w:rsidRDefault="0041563C" w:rsidP="0041563C">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7A48DA4D"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7EBC730"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0B456929"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00E012E1"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F40F212"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9935615"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45A5C26"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98E1159" w14:textId="77777777" w:rsidR="0041563C" w:rsidRPr="00776496"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4A3C3A4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393AEE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53AA6F5F" w14:textId="77777777" w:rsidR="0041563C" w:rsidRPr="00776496" w:rsidRDefault="0041563C" w:rsidP="0041563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C7F6EF8"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p>
    <w:p w14:paraId="4FD109AB" w14:textId="77777777" w:rsidR="0041563C" w:rsidRPr="00B27B4C" w:rsidRDefault="0041563C" w:rsidP="0041563C">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216CBC57" w14:textId="77777777" w:rsidR="0041563C" w:rsidRPr="00776496"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rPr>
      </w:pPr>
    </w:p>
    <w:p w14:paraId="63821990"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r>
      <w:r>
        <w:rPr>
          <w:rFonts w:ascii="Times New Roman" w:eastAsia="Times New Roman" w:hAnsi="Times New Roman" w:cs="David" w:hint="cs"/>
          <w:sz w:val="24"/>
          <w:szCs w:val="24"/>
          <w:rtl/>
        </w:rPr>
        <w:t>אבני דרך ואחוזי תשלום:</w:t>
      </w:r>
    </w:p>
    <w:p w14:paraId="111B9FDA"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חתימה כאחראי ביקורת ברשויות </w:t>
      </w:r>
      <w:r w:rsidRPr="00776496">
        <w:rPr>
          <w:rFonts w:ascii="Times New Roman" w:eastAsia="Times New Roman" w:hAnsi="Times New Roman" w:cs="David"/>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Pr>
          <w:rFonts w:ascii="Times New Roman" w:eastAsia="Times New Roman" w:hAnsi="Times New Roman" w:cs="David" w:hint="cs"/>
          <w:sz w:val="24"/>
          <w:szCs w:val="24"/>
          <w:rtl/>
        </w:rPr>
        <w:t>5</w:t>
      </w:r>
      <w:r w:rsidRPr="00776496">
        <w:rPr>
          <w:rFonts w:ascii="Times New Roman" w:eastAsia="Times New Roman" w:hAnsi="Times New Roman" w:cs="David"/>
          <w:sz w:val="24"/>
          <w:szCs w:val="24"/>
          <w:rtl/>
        </w:rPr>
        <w:t>%</w:t>
      </w:r>
    </w:p>
    <w:p w14:paraId="6BD02F4E" w14:textId="77777777" w:rsidR="0041563C"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גמר יסודות ואישור מיקומם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rtl/>
        </w:rPr>
        <w:t>20%</w:t>
      </w:r>
    </w:p>
    <w:p w14:paraId="2CB3BD9F"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ג.           עם אישור מיקום ומפלס יציקת רצפת 0.0 </w:t>
      </w:r>
      <w:r w:rsidRPr="00646FA7">
        <w:rPr>
          <w:rFonts w:ascii="Times New Roman" w:eastAsia="Times New Roman" w:hAnsi="Times New Roman" w:cs="David" w:hint="cs"/>
          <w:sz w:val="24"/>
          <w:szCs w:val="24"/>
          <w:u w:val="dotted"/>
          <w:rtl/>
        </w:rPr>
        <w:t xml:space="preserve"> </w:t>
      </w:r>
      <w:r w:rsidRPr="00646FA7">
        <w:rPr>
          <w:rFonts w:ascii="Times New Roman" w:eastAsia="Times New Roman" w:hAnsi="Times New Roman" w:cs="David"/>
          <w:sz w:val="24"/>
          <w:szCs w:val="24"/>
          <w:u w:val="dotted"/>
          <w:rtl/>
        </w:rPr>
        <w:t xml:space="preserve"> </w:t>
      </w:r>
      <w:r>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067E4106"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ד.          עם גמר שלד ואישורו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349148DD"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ה.          גמר בניה וחתימה על טפסים נדרשים לטופס 4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44A51D47" w14:textId="77777777" w:rsidR="0041563C" w:rsidRPr="00776496"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ו.           קבלת טופס 5</w:t>
      </w:r>
      <w:r>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hint="cs"/>
          <w:sz w:val="24"/>
          <w:szCs w:val="24"/>
          <w:u w:val="dotted"/>
          <w:rtl/>
        </w:rPr>
        <w:tab/>
      </w:r>
      <w:r>
        <w:rPr>
          <w:rFonts w:ascii="Times New Roman" w:eastAsia="Times New Roman" w:hAnsi="Times New Roman" w:cs="David" w:hint="cs"/>
          <w:sz w:val="24"/>
          <w:szCs w:val="24"/>
          <w:rtl/>
        </w:rPr>
        <w:t>15</w:t>
      </w:r>
      <w:r w:rsidRPr="00776496">
        <w:rPr>
          <w:rFonts w:ascii="Times New Roman" w:eastAsia="Times New Roman" w:hAnsi="Times New Roman" w:cs="David"/>
          <w:sz w:val="24"/>
          <w:szCs w:val="24"/>
          <w:rtl/>
        </w:rPr>
        <w:t>%</w:t>
      </w:r>
    </w:p>
    <w:p w14:paraId="0D610237" w14:textId="77777777" w:rsidR="0041563C" w:rsidRPr="00776496" w:rsidRDefault="0041563C" w:rsidP="0041563C">
      <w:pPr>
        <w:spacing w:before="0" w:beforeAutospacing="0" w:after="0" w:afterAutospacing="0" w:line="360" w:lineRule="auto"/>
        <w:ind w:left="720" w:right="360"/>
        <w:rPr>
          <w:rFonts w:ascii="Times New Roman" w:eastAsia="Times New Roman" w:hAnsi="Times New Roman" w:cs="David"/>
          <w:color w:val="008000"/>
          <w:sz w:val="24"/>
          <w:szCs w:val="24"/>
        </w:rPr>
      </w:pPr>
    </w:p>
    <w:p w14:paraId="5D9EAE27" w14:textId="77777777" w:rsidR="0041563C" w:rsidRPr="00776496" w:rsidRDefault="0041563C" w:rsidP="0041563C">
      <w:pPr>
        <w:spacing w:before="0" w:beforeAutospacing="0" w:after="0" w:afterAutospacing="0" w:line="360" w:lineRule="auto"/>
        <w:rPr>
          <w:rFonts w:ascii="Times New Roman" w:eastAsia="Times New Roman" w:hAnsi="Times New Roman" w:cs="David"/>
          <w:sz w:val="24"/>
          <w:szCs w:val="24"/>
          <w:rtl/>
        </w:rPr>
      </w:pPr>
    </w:p>
    <w:p w14:paraId="2B8BF486" w14:textId="77777777" w:rsidR="0041563C" w:rsidRDefault="0041563C" w:rsidP="0041563C">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Pr>
      </w:pPr>
      <w:r>
        <w:rPr>
          <w:rFonts w:ascii="Times New Roman" w:eastAsia="Times New Roman" w:hAnsi="Times New Roman" w:cs="David" w:hint="cs"/>
          <w:sz w:val="24"/>
          <w:szCs w:val="24"/>
          <w:rtl/>
        </w:rPr>
        <w:t>כל המפורט בסעיף 1 יעמוד בדרישות הרשויות המקומיות ובהתאם לחוק התכנון והבניה.</w:t>
      </w:r>
    </w:p>
    <w:p w14:paraId="333070CD" w14:textId="77777777" w:rsidR="0041563C" w:rsidRDefault="0041563C" w:rsidP="0041563C">
      <w:pPr>
        <w:pStyle w:val="af6"/>
        <w:rPr>
          <w:sz w:val="24"/>
          <w:szCs w:val="24"/>
          <w:rtl/>
        </w:rPr>
      </w:pPr>
    </w:p>
    <w:p w14:paraId="6464442F" w14:textId="77777777" w:rsidR="0041563C" w:rsidRPr="00776496" w:rsidRDefault="0041563C" w:rsidP="0041563C">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7598A580"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p>
    <w:p w14:paraId="7C1204F3" w14:textId="77777777" w:rsidR="0041563C" w:rsidRPr="00776496" w:rsidRDefault="0041563C" w:rsidP="0041563C">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5A54DC61" w14:textId="77777777" w:rsidR="0041563C" w:rsidRPr="00776496" w:rsidRDefault="0041563C" w:rsidP="0041563C">
      <w:pPr>
        <w:spacing w:before="0" w:beforeAutospacing="0" w:after="0" w:afterAutospacing="0" w:line="360" w:lineRule="auto"/>
        <w:rPr>
          <w:rFonts w:ascii="Times New Roman" w:eastAsia="Times New Roman" w:hAnsi="Times New Roman" w:cs="David"/>
          <w:sz w:val="24"/>
          <w:szCs w:val="24"/>
          <w:rtl/>
        </w:rPr>
      </w:pPr>
    </w:p>
    <w:p w14:paraId="04976A0E" w14:textId="77777777" w:rsidR="0041563C" w:rsidRPr="00672C76" w:rsidRDefault="0041563C" w:rsidP="0041563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CC5561" w14:textId="77777777" w:rsidR="0041563C" w:rsidRPr="00B27B4C" w:rsidRDefault="0041563C" w:rsidP="0041563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CA983FEFF164563B136A028D8A58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CF45038"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FD2C88A1E7814FB68431A8087E6DD0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3B62FFC"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7"/>
              <w:color w:val="00B0F0"/>
              <w:rtl/>
            </w:rPr>
            <w:t>[צד א בחוזה]</w:t>
          </w:r>
        </w:p>
      </w:sdtContent>
    </w:sdt>
    <w:p w14:paraId="5F5BC6D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EE8F0D6"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96C38C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7CC025D" w14:textId="77777777" w:rsidR="0041563C" w:rsidRPr="00B27B4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8838739"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E75C97"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5C503440F5AA40B4B836A4C976B9E9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7941323DEFD4F92A83A3E18C4911E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1288A751A1B42E492CC6E35A7D226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ED7E040"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C2D774"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AA8338AFD6CE4E3488EB082369CFD6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4A41921E2A4F4F3E849721F0AE6867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235FB0">
            <w:rPr>
              <w:rFonts w:ascii="Times New Roman" w:eastAsia="Times New Roman" w:hAnsi="Times New Roman" w:cs="David" w:hint="cs"/>
              <w:bCs/>
              <w:color w:val="00B0F0"/>
              <w:sz w:val="24"/>
              <w:szCs w:val="24"/>
              <w:rtl/>
              <w:lang w:eastAsia="he-IL"/>
            </w:rPr>
            <w:t>אחראי לביקורת פרויקטים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7FA15F8B4F954D1CA2FEB5E14B2DAB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1FD08609"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B2DBB7"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28820BF26174F6A88CE06B24BD7D1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1A3CA27" w14:textId="77777777" w:rsidR="0041563C" w:rsidRPr="00B27B4C" w:rsidRDefault="0041563C" w:rsidP="0041563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38F2FBB" w14:textId="77777777" w:rsidR="0041563C" w:rsidRPr="00B27B4C" w:rsidRDefault="0041563C" w:rsidP="0041563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C344F02150848F3A292CBD216D8A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726F2A0" w14:textId="77777777" w:rsidR="0041563C" w:rsidRPr="00B27B4C" w:rsidRDefault="0041563C" w:rsidP="0041563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C36A7DC"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7D2848D"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340911"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14C7D9B"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7B9880"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6961D47"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EDD7CD"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A7CB75B" w14:textId="77777777" w:rsidR="0041563C" w:rsidRPr="00435A20" w:rsidRDefault="0041563C" w:rsidP="0041563C">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D92D667"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381E09" w14:textId="77777777" w:rsidR="0041563C" w:rsidRPr="000525E5"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99BC6C60D98D4DF3A36E296D36E619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 w:author="Kook Sec" w:date="2022-12-01T14:19:00Z">
            <w:r w:rsidR="00B815D5">
              <w:rPr>
                <w:rFonts w:ascii="Times New Roman" w:eastAsia="Times New Roman" w:hAnsi="Times New Roman" w:cs="David" w:hint="cs"/>
                <w:color w:val="00B0F0"/>
                <w:sz w:val="24"/>
                <w:szCs w:val="24"/>
                <w:u w:val="single"/>
                <w:rtl/>
                <w:lang w:eastAsia="he-IL"/>
              </w:rPr>
              <w:t>אורן הנדסה ניהול פרויקטים בע"מ</w:t>
            </w:r>
          </w:ins>
        </w:sdtContent>
      </w:sdt>
    </w:p>
    <w:p w14:paraId="44E51969" w14:textId="77777777" w:rsidR="0041563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40C9854"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23C976D"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989D9F5"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87B7008" w14:textId="77777777" w:rsidR="0041563C" w:rsidRPr="00B27B4C" w:rsidRDefault="0041563C" w:rsidP="0041563C">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85CF8E"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br w:type="page"/>
      </w:r>
    </w:p>
    <w:p w14:paraId="52783CBF"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BF5422" w14:textId="77777777" w:rsidR="00B26EBF" w:rsidRPr="00232692" w:rsidRDefault="00B26EBF" w:rsidP="00B26EBF">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6C0B9A01" w14:textId="77777777" w:rsidR="00B26EBF" w:rsidRPr="0009511C" w:rsidRDefault="00B26EBF" w:rsidP="00B26EBF">
      <w:pPr>
        <w:widowControl w:val="0"/>
        <w:spacing w:before="0" w:beforeAutospacing="0" w:after="0" w:afterAutospacing="0" w:line="240" w:lineRule="auto"/>
        <w:jc w:val="center"/>
        <w:rPr>
          <w:rFonts w:ascii="David" w:eastAsia="Times New Roman" w:hAnsi="David" w:cs="David"/>
          <w:sz w:val="24"/>
          <w:szCs w:val="24"/>
          <w:lang w:eastAsia="he-IL"/>
        </w:rPr>
      </w:pPr>
    </w:p>
    <w:p w14:paraId="142009A8" w14:textId="77777777" w:rsidR="00B26EBF" w:rsidRPr="002419E5" w:rsidRDefault="00B26EBF" w:rsidP="00B26EB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2C1F3E16" w14:textId="77777777" w:rsidR="00B26EBF" w:rsidRPr="0009511C" w:rsidRDefault="00B26EBF" w:rsidP="00B26EB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59D937B"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492FA615"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40349A6"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D2D2CDC"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91EDFAB"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077849B"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426EDD9"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47F78DE"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94CD116"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2FE1D52"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9B7B4F3"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7A57FF5" w14:textId="77777777" w:rsidR="00B26EBF" w:rsidRPr="0009511C" w:rsidRDefault="00B26EBF" w:rsidP="00B26EBF">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32A9DE3" w14:textId="77777777" w:rsidR="00B26EBF" w:rsidRPr="0009511C" w:rsidRDefault="00B26EBF" w:rsidP="00B26EBF">
      <w:pPr>
        <w:ind w:left="364"/>
        <w:contextualSpacing/>
        <w:rPr>
          <w:rFonts w:ascii="Times New Roman" w:eastAsia="Calibri" w:hAnsi="Times New Roman" w:cs="Arial"/>
          <w:rtl/>
        </w:rPr>
      </w:pPr>
    </w:p>
    <w:p w14:paraId="74F7FD08"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B30780"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33B369"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5768AED"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BC8063"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962B15"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FFABA8"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691C82"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775DDA"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5837A1"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5B079D"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3FC9A1"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271D26"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9617B7"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18AA4F"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4A8905"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77430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52746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494521"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EDBA0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07BEB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B860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C2CDA8"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588890"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7BD0A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019148"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2F4A7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49038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1A6B9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9EC6F1"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42D6C7"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367839"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AED3B6"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FCBF0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38D2C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FAB300"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B1D2E7"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F4C1D6"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BCE106"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15217"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86FB97"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6EADB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0C1C5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A889BB" w14:textId="77777777" w:rsidR="00B26EBF" w:rsidRDefault="00B26EBF" w:rsidP="00B26EB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7B88706" w14:textId="77777777" w:rsidR="00B26EBF" w:rsidRPr="002419E5" w:rsidRDefault="00B26EBF" w:rsidP="00B26EB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D20E4F2" w14:textId="77777777" w:rsidR="00B26EBF" w:rsidRDefault="00B26EBF" w:rsidP="00B26EB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1FBE3BD" w14:textId="77777777" w:rsidR="00B26EBF" w:rsidRPr="00400B84" w:rsidRDefault="00B26EBF" w:rsidP="00B26EB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6EBF" w:rsidRPr="0009511C" w14:paraId="7A4C2673"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75CC2F9"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CB080D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26EBF" w:rsidRPr="0009511C" w14:paraId="089FA12E"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66C024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6EBF" w:rsidRPr="0009511C" w14:paraId="00D00BBE"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EF71735"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842409F"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0B5CAAF"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92D7AE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26EBF" w:rsidRPr="0009511C" w14:paraId="6B07E695"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485F311E"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6EC357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ECC45A4"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D986085"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p w14:paraId="09BBB426"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0FAC397"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F2E2AA9"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p w14:paraId="19274EB8"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403A61A"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tc>
      </w:tr>
      <w:tr w:rsidR="00B26EBF" w:rsidRPr="0009511C" w14:paraId="6D476048"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2925CDFD"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A5C3BB4"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F6B253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803528"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840884"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r>
      <w:tr w:rsidR="00B26EBF" w:rsidRPr="0009511C" w14:paraId="7753977F"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66458A10"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4CE74D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F64F43B" w14:textId="77777777" w:rsidR="00B26EBF" w:rsidRPr="0009511C" w:rsidRDefault="00B26EBF"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A6801"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74CFC6"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r>
    </w:tbl>
    <w:p w14:paraId="5CE7E8A8" w14:textId="77777777" w:rsidR="00B26EBF" w:rsidRPr="0009511C" w:rsidRDefault="00B26EBF" w:rsidP="00B26EB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6EBF" w:rsidRPr="0009511C" w14:paraId="61336529"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7D5693F"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26EBF" w:rsidRPr="0009511C" w14:paraId="5242E5FF"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BBCB67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1B14554"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p w14:paraId="68BD8DA4"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EFBC85"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202264"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DD43BA1"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007F8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82866F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039355"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1382728"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26EBF" w:rsidRPr="0009511C" w14:paraId="08B007DC"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B7E57E1"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8FE3052"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A90B50B"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C7E5F7C"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721CE85"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6FCA02E"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99D2B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C356D54"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r>
      <w:tr w:rsidR="00B26EBF" w:rsidRPr="0009511C" w14:paraId="40E45E7E"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42A3C51"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358CE8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0F73E5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81EBB9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E10381E"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F45DF0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68A847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B095A92" w14:textId="77777777" w:rsidR="00B26EBF" w:rsidRPr="0009511C" w:rsidRDefault="00B26EB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26EBF" w:rsidRPr="0009511C" w14:paraId="08DEBB44"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409DE3E"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99FBB87"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FE9FD10"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E9E328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605CF4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7ED5C90"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804D9A0"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D1DBCBF" w14:textId="77777777" w:rsidR="00B26EBF" w:rsidRPr="0009511C" w:rsidRDefault="00B26EB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26EBF" w:rsidRPr="0009511C" w14:paraId="75CBD6C3"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3C2C4F1"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20A35F4"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CC4BAC4"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23DC4F9"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BA6124"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72D965E"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AEE6A64"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7745ACA" w14:textId="77777777" w:rsidR="00B26EBF" w:rsidRPr="0009511C" w:rsidRDefault="00B26EBF"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7FAFFD0" w14:textId="77777777" w:rsidR="00B26EBF" w:rsidRPr="0009511C" w:rsidRDefault="00B26EBF" w:rsidP="00B26EB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26EBF" w:rsidRPr="0009511C" w14:paraId="70A708B7"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3348389"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26EBF" w:rsidRPr="0009511C" w14:paraId="33FFD9ED"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3064E8A"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958321C" w14:textId="77777777" w:rsidR="00B26EBF" w:rsidRPr="0009511C" w:rsidRDefault="00B26EBF" w:rsidP="00B26EB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26EBF" w:rsidRPr="0009511C" w14:paraId="2DB92E97"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7875448"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B26EBF" w:rsidRPr="0009511C" w14:paraId="6F72CD6C"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43D27EE" w14:textId="77777777" w:rsidR="00B26EBF" w:rsidRDefault="00B26EBF" w:rsidP="007F75C0">
            <w:pPr>
              <w:spacing w:before="0" w:beforeAutospacing="0" w:after="0" w:afterAutospacing="0" w:line="240" w:lineRule="auto"/>
              <w:ind w:left="50" w:right="78"/>
              <w:rPr>
                <w:ins w:id="15" w:author="רינת הראל" w:date="2020-05-19T11:35:00Z"/>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p w14:paraId="29319D78" w14:textId="77777777" w:rsidR="00DD0D91" w:rsidRPr="0009511C" w:rsidRDefault="00DD0D91" w:rsidP="007F75C0">
            <w:pPr>
              <w:spacing w:before="0" w:beforeAutospacing="0" w:after="0" w:afterAutospacing="0" w:line="240" w:lineRule="auto"/>
              <w:ind w:left="50" w:right="78"/>
              <w:rPr>
                <w:rFonts w:ascii="David" w:eastAsia="Calibri" w:hAnsi="David" w:cs="David"/>
                <w:b/>
                <w:sz w:val="24"/>
                <w:szCs w:val="24"/>
                <w:rtl/>
                <w:lang w:eastAsia="he-IL"/>
              </w:rPr>
            </w:pPr>
          </w:p>
        </w:tc>
      </w:tr>
    </w:tbl>
    <w:p w14:paraId="223F975B" w14:textId="77777777" w:rsidR="00DD0D91" w:rsidRDefault="00DD0D91" w:rsidP="00B26EBF">
      <w:pPr>
        <w:spacing w:before="0" w:beforeAutospacing="0" w:after="200" w:afterAutospacing="0" w:line="276" w:lineRule="auto"/>
        <w:rPr>
          <w:ins w:id="16" w:author="רינת הראל" w:date="2020-05-19T11:35:00Z"/>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D0D91" w:rsidRPr="0009511C" w14:paraId="5E070D9C" w14:textId="77777777" w:rsidTr="00786BFA">
        <w:trPr>
          <w:trHeight w:val="227"/>
          <w:tblHeader/>
          <w:ins w:id="17" w:author="רינת הראל" w:date="2020-05-19T11:3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C9E3FEB" w14:textId="77777777" w:rsidR="00DD0D91" w:rsidRPr="0009511C" w:rsidRDefault="00DD0D91" w:rsidP="00786BFA">
            <w:pPr>
              <w:spacing w:before="0" w:beforeAutospacing="0" w:after="0" w:afterAutospacing="0" w:line="240" w:lineRule="auto"/>
              <w:ind w:left="50" w:right="78"/>
              <w:rPr>
                <w:ins w:id="18" w:author="רינת הראל" w:date="2020-05-19T11:35:00Z"/>
                <w:rFonts w:ascii="David" w:eastAsia="Calibri" w:hAnsi="David" w:cs="David"/>
                <w:b/>
                <w:sz w:val="24"/>
                <w:szCs w:val="24"/>
                <w:rtl/>
                <w:lang w:eastAsia="he-IL"/>
              </w:rPr>
            </w:pPr>
            <w:ins w:id="19" w:author="רינת הראל" w:date="2020-05-19T11:35:00Z">
              <w:r w:rsidRPr="0009511C">
                <w:rPr>
                  <w:rFonts w:ascii="David" w:eastAsia="Calibri" w:hAnsi="David" w:cs="David" w:hint="cs"/>
                  <w:b/>
                  <w:sz w:val="24"/>
                  <w:szCs w:val="24"/>
                  <w:rtl/>
                  <w:lang w:eastAsia="he-IL"/>
                </w:rPr>
                <w:lastRenderedPageBreak/>
                <w:t>ביטול/שינוי הפוליסה *</w:t>
              </w:r>
            </w:ins>
          </w:p>
        </w:tc>
      </w:tr>
      <w:tr w:rsidR="00DD0D91" w:rsidRPr="0009511C" w14:paraId="152421F4" w14:textId="77777777" w:rsidTr="00786BFA">
        <w:trPr>
          <w:trHeight w:val="334"/>
          <w:ins w:id="20" w:author="רינת הראל" w:date="2020-05-19T11:35:00Z"/>
        </w:trPr>
        <w:tc>
          <w:tcPr>
            <w:tcW w:w="11530" w:type="dxa"/>
            <w:tcBorders>
              <w:top w:val="single" w:sz="4" w:space="0" w:color="auto"/>
              <w:left w:val="single" w:sz="4" w:space="0" w:color="auto"/>
              <w:bottom w:val="single" w:sz="4" w:space="0" w:color="auto"/>
              <w:right w:val="single" w:sz="4" w:space="0" w:color="auto"/>
            </w:tcBorders>
            <w:vAlign w:val="center"/>
            <w:hideMark/>
          </w:tcPr>
          <w:p w14:paraId="4FA20199" w14:textId="77777777" w:rsidR="00DD0D91" w:rsidRPr="0009511C" w:rsidRDefault="00DD0D91" w:rsidP="00786BFA">
            <w:pPr>
              <w:spacing w:before="0" w:beforeAutospacing="0" w:after="0" w:afterAutospacing="0" w:line="240" w:lineRule="auto"/>
              <w:rPr>
                <w:ins w:id="21" w:author="רינת הראל" w:date="2020-05-19T11:35:00Z"/>
                <w:rFonts w:ascii="David" w:eastAsia="Calibri" w:hAnsi="David" w:cs="David"/>
                <w:bCs/>
                <w:sz w:val="24"/>
                <w:szCs w:val="24"/>
                <w:rtl/>
                <w:lang w:eastAsia="he-IL"/>
              </w:rPr>
            </w:pPr>
            <w:ins w:id="22" w:author="רינת הראל" w:date="2020-05-19T11:35:00Z">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ins>
          </w:p>
        </w:tc>
      </w:tr>
    </w:tbl>
    <w:p w14:paraId="2637392D" w14:textId="77777777" w:rsidR="00DD0D91" w:rsidRDefault="00DD0D91" w:rsidP="00B26EBF">
      <w:pPr>
        <w:spacing w:before="0" w:beforeAutospacing="0" w:after="200" w:afterAutospacing="0" w:line="276" w:lineRule="auto"/>
        <w:rPr>
          <w:ins w:id="23" w:author="רינת הראל" w:date="2020-05-19T11:35:00Z"/>
          <w:rFonts w:ascii="David" w:eastAsia="Calibri" w:hAnsi="David" w:cs="David"/>
          <w:b/>
          <w:bCs/>
          <w:sz w:val="24"/>
          <w:szCs w:val="24"/>
          <w:u w:val="single"/>
          <w:rtl/>
          <w:lang w:eastAsia="he-IL"/>
        </w:rPr>
      </w:pPr>
    </w:p>
    <w:p w14:paraId="2F993B48" w14:textId="77777777" w:rsidR="00B26EBF" w:rsidRPr="0009511C" w:rsidRDefault="00B26EBF" w:rsidP="00B26EB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483FB05" w14:textId="77777777" w:rsidR="0041563C" w:rsidRPr="00BD794C" w:rsidRDefault="0041563C" w:rsidP="0041563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641BBB1"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CA5D13"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6191C5"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2213AD" w14:textId="77777777" w:rsidR="0041563C" w:rsidRPr="00776496" w:rsidRDefault="0041563C" w:rsidP="0041563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5996E9"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FF31E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2B1D4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50FE26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6D2B3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01F8D6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57FCFA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4D23F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69715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2E737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1194E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89F328" w14:textId="77777777" w:rsidR="00DD0D91" w:rsidRDefault="00DD0D91" w:rsidP="00066F27">
      <w:pPr>
        <w:widowControl w:val="0"/>
        <w:spacing w:before="0" w:beforeAutospacing="0" w:after="0" w:afterAutospacing="0" w:line="240" w:lineRule="auto"/>
        <w:jc w:val="center"/>
        <w:rPr>
          <w:ins w:id="24" w:author="רינת הראל" w:date="2020-05-19T11:38:00Z"/>
          <w:rFonts w:ascii="Times New Roman" w:eastAsia="Times New Roman" w:hAnsi="Times New Roman" w:cs="David"/>
          <w:b/>
          <w:bCs/>
          <w:sz w:val="24"/>
          <w:szCs w:val="24"/>
          <w:u w:val="single"/>
          <w:rtl/>
        </w:rPr>
      </w:pPr>
      <w:ins w:id="25" w:author="רינת הראל" w:date="2020-05-19T11:38:00Z">
        <w:r>
          <w:rPr>
            <w:rFonts w:ascii="Times New Roman" w:eastAsia="Times New Roman" w:hAnsi="Times New Roman" w:cs="David"/>
            <w:b/>
            <w:bCs/>
            <w:sz w:val="24"/>
            <w:szCs w:val="24"/>
            <w:u w:val="single"/>
            <w:rtl/>
          </w:rPr>
          <w:br w:type="page"/>
        </w:r>
      </w:ins>
    </w:p>
    <w:p w14:paraId="5241F077" w14:textId="77777777" w:rsidR="0041563C" w:rsidRPr="00776496" w:rsidRDefault="00066F27" w:rsidP="00066F2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rPr>
        <w:lastRenderedPageBreak/>
        <w:t>נספח "ח"</w:t>
      </w:r>
      <w:r w:rsidR="0041563C">
        <w:rPr>
          <w:rFonts w:ascii="Times New Roman" w:eastAsia="Times New Roman" w:hAnsi="Times New Roman" w:cs="David" w:hint="cs"/>
          <w:b/>
          <w:bCs/>
          <w:sz w:val="24"/>
          <w:szCs w:val="24"/>
          <w:u w:val="single"/>
          <w:rtl/>
        </w:rPr>
        <w:t xml:space="preserve"> - מבוטל</w:t>
      </w:r>
    </w:p>
    <w:p w14:paraId="46B2E22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9A61E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8AAF18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1007F4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1F288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56267D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363769"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9F899AD"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12C563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F46A0C"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95480B"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F9A73C"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918F73"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33902C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D2C312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366B375"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5FF66F2"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21D2AC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3FEFE77" w14:textId="77777777" w:rsidR="0041563C" w:rsidRPr="00B27B4C" w:rsidRDefault="0041563C" w:rsidP="0041563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87503D4"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C20CBBC"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134BE8B"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7EACC4"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B6C5F9"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D5DB84"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E532CAB" w14:textId="77777777" w:rsidR="0041563C" w:rsidRPr="00B27B4C" w:rsidRDefault="00B815D5" w:rsidP="0041563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A6AE50428E047E0832841E0E8BFD1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1563C" w:rsidRPr="00255ACD">
            <w:rPr>
              <w:rStyle w:val="a7"/>
              <w:color w:val="00B0F0"/>
              <w:rtl/>
            </w:rPr>
            <w:t>[צד א בחוזה]</w:t>
          </w:r>
        </w:sdtContent>
      </w:sdt>
      <w:r w:rsidR="0041563C" w:rsidRPr="00B27B4C">
        <w:rPr>
          <w:rFonts w:ascii="Times New Roman" w:eastAsia="Times New Roman" w:hAnsi="Times New Roman" w:cs="David" w:hint="cs"/>
          <w:color w:val="008000"/>
          <w:sz w:val="24"/>
          <w:szCs w:val="24"/>
          <w:rtl/>
          <w:lang w:eastAsia="he-IL"/>
        </w:rPr>
        <w:br/>
      </w:r>
      <w:r w:rsidR="0041563C" w:rsidRPr="00B27B4C">
        <w:rPr>
          <w:rFonts w:ascii="Times New Roman" w:eastAsia="Times New Roman" w:hAnsi="Times New Roman" w:cs="David" w:hint="cs"/>
          <w:sz w:val="24"/>
          <w:szCs w:val="24"/>
          <w:rtl/>
          <w:lang w:eastAsia="he-IL"/>
        </w:rPr>
        <w:t>(</w:t>
      </w:r>
      <w:r w:rsidR="0041563C" w:rsidRPr="009E0EE6">
        <w:rPr>
          <w:rFonts w:ascii="Times New Roman" w:eastAsia="Times New Roman" w:hAnsi="Times New Roman" w:cs="David" w:hint="cs"/>
          <w:sz w:val="24"/>
          <w:szCs w:val="24"/>
          <w:rtl/>
          <w:lang w:eastAsia="he-IL"/>
        </w:rPr>
        <w:t>המזמין)</w:t>
      </w:r>
    </w:p>
    <w:p w14:paraId="37E59488"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D7FFB45"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D78C6A"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328C36"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39B4F4" w14:textId="77777777" w:rsidR="0041563C" w:rsidRPr="00B27B4C" w:rsidRDefault="0041563C" w:rsidP="0041563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228600D4C04A4090AC0C27865923EB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2-12-01T14:19:00Z">
            <w:r w:rsidR="00B815D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65EE55C27E49C3B775278642EC9B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FF6335AC65444C80145587C7FAEA4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3DFDD78"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3FFC92"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C91474"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226E73"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F3F01F"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4F8D88"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EF5840E"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D7EB46"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699C45"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9CD39C" w14:textId="77777777" w:rsidR="0041563C" w:rsidRPr="00B27B4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E6F11FD" w14:textId="77777777" w:rsidR="0041563C" w:rsidRPr="00B27B4C" w:rsidRDefault="00B815D5" w:rsidP="0041563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AEC348B56CF94D9C89A7AC7FE8F02C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Kook Sec" w:date="2022-12-01T14:19:00Z">
            <w:r>
              <w:rPr>
                <w:rFonts w:ascii="Times New Roman" w:eastAsia="Times New Roman" w:hAnsi="Times New Roman" w:cs="David" w:hint="cs"/>
                <w:color w:val="00B0F0"/>
                <w:sz w:val="24"/>
                <w:szCs w:val="24"/>
                <w:u w:val="single"/>
                <w:rtl/>
                <w:lang w:eastAsia="he-IL"/>
              </w:rPr>
              <w:t>אורן הנדסה ניהול פרויקטים בע"מ</w:t>
            </w:r>
          </w:ins>
        </w:sdtContent>
      </w:sdt>
    </w:p>
    <w:p w14:paraId="4611FCBD"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B19B2BB"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3EA8221"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68F0FCB"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95DB67D"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B2EA7CA" w14:textId="77777777" w:rsidR="0041563C" w:rsidRPr="00B27B4C" w:rsidRDefault="0041563C" w:rsidP="0041563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7E7A3B6"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A12AB4122014926832C4EC4D13C684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a7"/>
              <w:color w:val="00B0F0"/>
              <w:rtl/>
            </w:rPr>
            <w:t>[צד א בחוזה]</w:t>
          </w:r>
        </w:sdtContent>
      </w:sdt>
    </w:p>
    <w:p w14:paraId="2C8040D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44CCD4"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D72AE7E"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9CEA91"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2B86BFB4F6AE4AD88B92E2D717D049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F2C5E63C9D9467591E39D8631E272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5DFB1DD"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1B7486C"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62289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3BCA630"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7405E2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68A20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81DF384"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13CF2C"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2FF71A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B7BCA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CD47D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14B31B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BF356A"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E70E79D" w14:textId="77777777" w:rsidR="0041563C" w:rsidRPr="00B27B4C" w:rsidRDefault="0041563C" w:rsidP="0041563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C727681"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E393876"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437DB9D"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DF0DA38"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BF07B6C"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5FDE60AF45B44AEF94EE04628D9F13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Kook Sec" w:date="2022-12-01T14:19:00Z">
            <w:r w:rsidR="00B815D5">
              <w:rPr>
                <w:rFonts w:ascii="Times New Roman" w:eastAsia="Times New Roman" w:hAnsi="Times New Roman" w:cs="David" w:hint="cs"/>
                <w:color w:val="00B0F0"/>
                <w:sz w:val="24"/>
                <w:szCs w:val="24"/>
                <w:u w:val="single"/>
                <w:rtl/>
                <w:lang w:eastAsia="he-IL"/>
              </w:rPr>
              <w:t>אורן הנדסה ניהול פרויקטים בע"מ</w:t>
            </w:r>
          </w:ins>
        </w:sdtContent>
      </w:sdt>
    </w:p>
    <w:p w14:paraId="63BBB96C" w14:textId="77777777" w:rsidR="0041563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C5403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3E8CD3"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AD4F9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ED45FDA"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46E06EA" w14:textId="77777777" w:rsidR="0041563C" w:rsidRPr="00B27B4C" w:rsidRDefault="0041563C" w:rsidP="0041563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C0BF4E1" w14:textId="77777777" w:rsidR="0041563C" w:rsidRPr="00B27B4C" w:rsidRDefault="0041563C" w:rsidP="0041563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1BE4C94" w14:textId="77777777" w:rsidR="0041563C" w:rsidRPr="00B27B4C" w:rsidRDefault="0041563C" w:rsidP="0041563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C8CB8BD" w14:textId="77777777" w:rsidR="0041563C" w:rsidRPr="00B27B4C" w:rsidRDefault="0041563C" w:rsidP="0041563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D97DE84"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64015BE" w14:textId="77777777" w:rsidR="0041563C" w:rsidRPr="00B27B4C" w:rsidRDefault="0041563C" w:rsidP="0041563C">
      <w:pPr>
        <w:spacing w:before="0" w:beforeAutospacing="0" w:after="0" w:afterAutospacing="0" w:line="240" w:lineRule="auto"/>
        <w:rPr>
          <w:rFonts w:ascii="Times New Roman" w:eastAsia="Times New Roman" w:hAnsi="Times New Roman" w:cs="David"/>
          <w:sz w:val="20"/>
          <w:szCs w:val="24"/>
          <w:rtl/>
        </w:rPr>
      </w:pPr>
    </w:p>
    <w:p w14:paraId="338EDECF" w14:textId="77777777" w:rsidR="0041563C" w:rsidRPr="00B27B4C" w:rsidRDefault="0041563C" w:rsidP="0041563C">
      <w:pPr>
        <w:spacing w:before="0" w:beforeAutospacing="0" w:after="0" w:afterAutospacing="0" w:line="240" w:lineRule="auto"/>
        <w:rPr>
          <w:rFonts w:ascii="Times New Roman" w:eastAsia="Times New Roman" w:hAnsi="Times New Roman" w:cs="David"/>
          <w:sz w:val="20"/>
          <w:szCs w:val="24"/>
          <w:rtl/>
        </w:rPr>
      </w:pPr>
    </w:p>
    <w:p w14:paraId="0B067B4D" w14:textId="77777777" w:rsidR="0041563C" w:rsidRPr="00B27B4C" w:rsidRDefault="0041563C" w:rsidP="0041563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2B4F31F" w14:textId="77777777" w:rsidR="0041563C" w:rsidRPr="0047052D" w:rsidRDefault="0041563C" w:rsidP="0041563C">
      <w:pPr>
        <w:widowControl w:val="0"/>
        <w:spacing w:before="0" w:beforeAutospacing="0" w:after="0" w:afterAutospacing="0" w:line="240" w:lineRule="auto"/>
        <w:jc w:val="both"/>
      </w:pPr>
    </w:p>
    <w:p w14:paraId="42DF9DF0" w14:textId="77777777" w:rsidR="00B26EBF" w:rsidRDefault="00B26EBF" w:rsidP="0047052D">
      <w:pPr>
        <w:widowControl w:val="0"/>
        <w:spacing w:before="0" w:beforeAutospacing="0" w:after="0" w:afterAutospacing="0" w:line="240" w:lineRule="auto"/>
        <w:jc w:val="both"/>
        <w:rPr>
          <w:ins w:id="29" w:author="רינת הראל" w:date="2020-05-13T09:30:00Z"/>
        </w:rPr>
      </w:pPr>
    </w:p>
    <w:p w14:paraId="17BAEA70" w14:textId="77777777" w:rsidR="001A69D5" w:rsidRPr="00B26EBF" w:rsidRDefault="001A69D5" w:rsidP="00B26EBF">
      <w:pPr>
        <w:widowControl w:val="0"/>
        <w:spacing w:before="0" w:beforeAutospacing="0" w:after="0" w:afterAutospacing="0" w:line="240" w:lineRule="auto"/>
        <w:jc w:val="both"/>
      </w:pPr>
    </w:p>
    <w:sectPr w:rsidR="001A69D5" w:rsidRPr="00B26EBF"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B352A9" w14:textId="77777777" w:rsidR="00B815D5" w:rsidRDefault="00B815D5" w:rsidP="00AF234B">
      <w:pPr>
        <w:spacing w:before="0" w:after="0" w:line="240" w:lineRule="auto"/>
      </w:pPr>
      <w:r>
        <w:separator/>
      </w:r>
    </w:p>
  </w:endnote>
  <w:endnote w:type="continuationSeparator" w:id="0">
    <w:p w14:paraId="03AC0BF1" w14:textId="77777777" w:rsidR="00B815D5" w:rsidRDefault="00B815D5" w:rsidP="00AF234B">
      <w:pPr>
        <w:spacing w:before="0" w:after="0" w:line="240" w:lineRule="auto"/>
      </w:pPr>
      <w:r>
        <w:continuationSeparator/>
      </w:r>
    </w:p>
  </w:endnote>
  <w:endnote w:type="continuationNotice" w:id="1">
    <w:p w14:paraId="53968A26" w14:textId="77777777" w:rsidR="00B815D5" w:rsidRDefault="00B815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1563C" w:rsidRPr="003D5B2E" w14:paraId="7C9AB5EF" w14:textId="77777777" w:rsidTr="003D5B2E">
      <w:tc>
        <w:tcPr>
          <w:tcW w:w="810" w:type="dxa"/>
        </w:tcPr>
        <w:p w14:paraId="08DDDC2E"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4254762D" w14:textId="77777777" w:rsidR="0041563C" w:rsidRPr="003D5B2E" w:rsidRDefault="0041563C"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הפרויקט]</w:t>
              </w:r>
            </w:p>
          </w:tc>
        </w:sdtContent>
      </w:sdt>
      <w:tc>
        <w:tcPr>
          <w:tcW w:w="2810" w:type="dxa"/>
        </w:tcPr>
        <w:p w14:paraId="3D466F4B"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235FB0">
                <w:rPr>
                  <w:rFonts w:ascii="David" w:hAnsi="David" w:hint="cs"/>
                  <w:sz w:val="20"/>
                  <w:szCs w:val="20"/>
                  <w:rtl/>
                </w:rPr>
                <w:t>אחראי לביקורת פרויקטים</w:t>
              </w:r>
            </w:sdtContent>
          </w:sdt>
        </w:p>
      </w:tc>
      <w:tc>
        <w:tcPr>
          <w:tcW w:w="233" w:type="dxa"/>
        </w:tcPr>
        <w:p w14:paraId="52286D02" w14:textId="77777777" w:rsidR="0041563C" w:rsidRPr="003D5B2E" w:rsidRDefault="0041563C" w:rsidP="003D5B2E">
          <w:pPr>
            <w:tabs>
              <w:tab w:val="center" w:pos="4153"/>
              <w:tab w:val="right" w:pos="8306"/>
            </w:tabs>
            <w:spacing w:before="0" w:after="0" w:line="240" w:lineRule="auto"/>
            <w:rPr>
              <w:rFonts w:ascii="David" w:hAnsi="David"/>
              <w:sz w:val="16"/>
              <w:szCs w:val="16"/>
              <w:rtl/>
            </w:rPr>
          </w:pPr>
        </w:p>
      </w:tc>
      <w:tc>
        <w:tcPr>
          <w:tcW w:w="1044" w:type="dxa"/>
        </w:tcPr>
        <w:p w14:paraId="73EABA9E"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F0637E3"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del w:id="30" w:author="רינת הראל" w:date="2019-08-08T13:02:00Z">
                <w:r w:rsidDel="00235FB0">
                  <w:rPr>
                    <w:rFonts w:ascii="David" w:hAnsi="David" w:hint="cs"/>
                    <w:sz w:val="20"/>
                    <w:szCs w:val="20"/>
                  </w:rPr>
                  <w:delText>CONT-5-657</w:delText>
                </w:r>
              </w:del>
              <w:ins w:id="31" w:author="רינת הראל" w:date="2019-08-08T13:02:00Z">
                <w:r w:rsidR="00235FB0">
                  <w:rPr>
                    <w:rFonts w:ascii="David" w:hAnsi="David" w:hint="cs"/>
                    <w:sz w:val="20"/>
                    <w:szCs w:val="20"/>
                    <w:rtl/>
                  </w:rPr>
                  <w:t>CONT-5-715</w:t>
                </w:r>
              </w:ins>
            </w:p>
          </w:tc>
        </w:sdtContent>
      </w:sdt>
    </w:tr>
    <w:tr w:rsidR="0041563C" w:rsidRPr="003D5B2E" w14:paraId="791C9113" w14:textId="77777777" w:rsidTr="003D5B2E">
      <w:tc>
        <w:tcPr>
          <w:tcW w:w="810" w:type="dxa"/>
        </w:tcPr>
        <w:p w14:paraId="5642940C"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33684DF" w14:textId="77777777" w:rsidR="0041563C" w:rsidRPr="003D5B2E" w:rsidRDefault="00B815D5" w:rsidP="003D5B2E">
              <w:pPr>
                <w:tabs>
                  <w:tab w:val="center" w:pos="4153"/>
                  <w:tab w:val="right" w:pos="8306"/>
                </w:tabs>
                <w:spacing w:before="0" w:after="0" w:line="240" w:lineRule="auto"/>
                <w:rPr>
                  <w:rFonts w:ascii="David" w:hAnsi="David"/>
                  <w:color w:val="00B0F0"/>
                  <w:sz w:val="20"/>
                  <w:szCs w:val="20"/>
                  <w:rtl/>
                </w:rPr>
              </w:pPr>
              <w:ins w:id="32" w:author="Kook Sec" w:date="2022-12-01T14:19:00Z">
                <w:r>
                  <w:rPr>
                    <w:rFonts w:ascii="David" w:hAnsi="David"/>
                    <w:color w:val="00B0F0"/>
                    <w:sz w:val="20"/>
                    <w:szCs w:val="20"/>
                    <w:rtl/>
                  </w:rPr>
                  <w:t>אורן הנדסה ניהול פרויקטים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1563C" w:rsidRPr="003D5B2E" w14:paraId="7B5DAEDA" w14:textId="77777777" w:rsidTr="0041563C">
            <w:trPr>
              <w:trHeight w:val="201"/>
            </w:trPr>
            <w:tc>
              <w:tcPr>
                <w:tcW w:w="926" w:type="dxa"/>
              </w:tcPr>
              <w:p w14:paraId="6D944A28"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CEDD6FE" w14:textId="77777777" w:rsidR="0041563C" w:rsidRPr="003D5B2E" w:rsidRDefault="0041563C"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5409E6A4"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233" w:type="dxa"/>
        </w:tcPr>
        <w:p w14:paraId="1AE20EC0"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044" w:type="dxa"/>
        </w:tcPr>
        <w:p w14:paraId="6D5CA82D"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16ACAAAE" w14:textId="77777777" w:rsidR="0041563C" w:rsidRPr="003D5B2E" w:rsidRDefault="00B815D5"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1563C" w:rsidRPr="003D5B2E">
                <w:rPr>
                  <w:rFonts w:ascii="David" w:hAnsi="David"/>
                  <w:color w:val="00B0F0"/>
                  <w:sz w:val="20"/>
                  <w:szCs w:val="20"/>
                  <w:rtl/>
                </w:rPr>
                <w:t>[סטטוס חוזה]</w:t>
              </w:r>
            </w:sdtContent>
          </w:sdt>
        </w:p>
      </w:tc>
    </w:tr>
    <w:tr w:rsidR="0041563C" w:rsidRPr="003D5B2E" w14:paraId="071DE10C" w14:textId="77777777" w:rsidTr="003D5B2E">
      <w:trPr>
        <w:trHeight w:val="80"/>
      </w:trPr>
      <w:tc>
        <w:tcPr>
          <w:tcW w:w="810" w:type="dxa"/>
        </w:tcPr>
        <w:p w14:paraId="57F68B20"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646" w:type="dxa"/>
        </w:tcPr>
        <w:p w14:paraId="284422F8" w14:textId="77777777" w:rsidR="0041563C" w:rsidRPr="003D5B2E" w:rsidRDefault="0041563C"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58FE3D7D"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233" w:type="dxa"/>
        </w:tcPr>
        <w:p w14:paraId="2C89C37F"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044" w:type="dxa"/>
        </w:tcPr>
        <w:p w14:paraId="3C1DA5DF"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763" w:type="dxa"/>
        </w:tcPr>
        <w:p w14:paraId="58712178"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r>
  </w:tbl>
  <w:p w14:paraId="204F44C8" w14:textId="77777777" w:rsidR="0041563C" w:rsidRPr="003D5B2E" w:rsidRDefault="0041563C" w:rsidP="003D5B2E">
    <w:pPr>
      <w:spacing w:before="0" w:beforeAutospacing="0" w:after="0" w:afterAutospacing="0" w:line="240" w:lineRule="auto"/>
      <w:rPr>
        <w:rFonts w:ascii="Arial" w:hAnsi="Arial" w:cs="Arial"/>
        <w:sz w:val="16"/>
        <w:szCs w:val="16"/>
        <w:rtl/>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BDC388" w14:textId="77777777" w:rsidR="00B815D5" w:rsidRDefault="00B815D5" w:rsidP="00AF234B">
      <w:pPr>
        <w:spacing w:before="0" w:after="0" w:line="240" w:lineRule="auto"/>
      </w:pPr>
      <w:r>
        <w:separator/>
      </w:r>
    </w:p>
  </w:footnote>
  <w:footnote w:type="continuationSeparator" w:id="0">
    <w:p w14:paraId="16746C49" w14:textId="77777777" w:rsidR="00B815D5" w:rsidRDefault="00B815D5" w:rsidP="00AF234B">
      <w:pPr>
        <w:spacing w:before="0" w:after="0" w:line="240" w:lineRule="auto"/>
      </w:pPr>
      <w:r>
        <w:continuationSeparator/>
      </w:r>
    </w:p>
  </w:footnote>
  <w:footnote w:type="continuationNotice" w:id="1">
    <w:p w14:paraId="2192916F" w14:textId="77777777" w:rsidR="00B815D5" w:rsidRDefault="00B815D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DB7D7AE" w14:textId="77777777" w:rsidR="0041563C" w:rsidRDefault="0041563C" w:rsidP="00CF334C">
        <w:pPr>
          <w:pStyle w:val="a3"/>
          <w:jc w:val="center"/>
        </w:pPr>
        <w:r>
          <w:fldChar w:fldCharType="begin"/>
        </w:r>
        <w:r>
          <w:instrText xml:space="preserve"> PAGE   \* MERGEFORMAT </w:instrText>
        </w:r>
        <w:r>
          <w:fldChar w:fldCharType="separate"/>
        </w:r>
        <w:r w:rsidR="00B815D5">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2733C5"/>
    <w:multiLevelType w:val="hybridMultilevel"/>
    <w:tmpl w:val="DA069BF4"/>
    <w:lvl w:ilvl="0" w:tplc="2D6E58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
  </w:num>
  <w:num w:numId="14">
    <w:abstractNumId w:val="11"/>
  </w:num>
  <w:num w:numId="15">
    <w:abstractNumId w:val="21"/>
  </w:num>
  <w:num w:numId="16">
    <w:abstractNumId w:val="26"/>
  </w:num>
  <w:num w:numId="17">
    <w:abstractNumId w:val="4"/>
  </w:num>
  <w:num w:numId="18">
    <w:abstractNumId w:val="9"/>
  </w:num>
  <w:num w:numId="19">
    <w:abstractNumId w:val="13"/>
  </w:num>
  <w:num w:numId="20">
    <w:abstractNumId w:val="12"/>
  </w:num>
  <w:num w:numId="21">
    <w:abstractNumId w:val="16"/>
  </w:num>
  <w:num w:numId="22">
    <w:abstractNumId w:val="15"/>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num>
  <w:num w:numId="29">
    <w:abstractNumId w:val="3"/>
  </w:num>
  <w:num w:numId="30">
    <w:abstractNumId w:val="6"/>
  </w:num>
  <w:num w:numId="31">
    <w:abstractNumId w:val="20"/>
  </w:num>
  <w:num w:numId="32">
    <w:abstractNumId w:val="10"/>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66F27"/>
    <w:rsid w:val="00087931"/>
    <w:rsid w:val="000B0645"/>
    <w:rsid w:val="000C729C"/>
    <w:rsid w:val="000F5BD1"/>
    <w:rsid w:val="00134C85"/>
    <w:rsid w:val="001607C8"/>
    <w:rsid w:val="0016188F"/>
    <w:rsid w:val="00165E87"/>
    <w:rsid w:val="001A0C3C"/>
    <w:rsid w:val="001A69D5"/>
    <w:rsid w:val="001B14FD"/>
    <w:rsid w:val="00201F06"/>
    <w:rsid w:val="00214ACF"/>
    <w:rsid w:val="00235FB0"/>
    <w:rsid w:val="003C30D7"/>
    <w:rsid w:val="003D5B2E"/>
    <w:rsid w:val="0041563C"/>
    <w:rsid w:val="00450CD1"/>
    <w:rsid w:val="0047052D"/>
    <w:rsid w:val="005047EF"/>
    <w:rsid w:val="00552E11"/>
    <w:rsid w:val="006503BD"/>
    <w:rsid w:val="00666119"/>
    <w:rsid w:val="0072103C"/>
    <w:rsid w:val="00776496"/>
    <w:rsid w:val="007E46A2"/>
    <w:rsid w:val="008640B5"/>
    <w:rsid w:val="008C64C6"/>
    <w:rsid w:val="00942177"/>
    <w:rsid w:val="00A06D7B"/>
    <w:rsid w:val="00A42271"/>
    <w:rsid w:val="00A87F99"/>
    <w:rsid w:val="00AC04FE"/>
    <w:rsid w:val="00AF234B"/>
    <w:rsid w:val="00B26EBF"/>
    <w:rsid w:val="00B815D5"/>
    <w:rsid w:val="00BD72C4"/>
    <w:rsid w:val="00BE17B4"/>
    <w:rsid w:val="00CA65CB"/>
    <w:rsid w:val="00CF334C"/>
    <w:rsid w:val="00CF7A18"/>
    <w:rsid w:val="00DC5FD7"/>
    <w:rsid w:val="00DD0D91"/>
    <w:rsid w:val="00DE118F"/>
    <w:rsid w:val="00E679C7"/>
    <w:rsid w:val="00EC37B6"/>
    <w:rsid w:val="00ED380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840A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0B064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FB6B81FCCA14F9883C452A6CFFED81E"/>
        <w:category>
          <w:name w:val="כללי"/>
          <w:gallery w:val="placeholder"/>
        </w:category>
        <w:types>
          <w:type w:val="bbPlcHdr"/>
        </w:types>
        <w:behaviors>
          <w:behavior w:val="content"/>
        </w:behaviors>
        <w:guid w:val="{128DC73A-50F9-4AF9-8B91-E97471970368}"/>
      </w:docPartPr>
      <w:docPartBody>
        <w:p w:rsidR="00446C9D" w:rsidRDefault="00446C9D" w:rsidP="00446C9D">
          <w:pPr>
            <w:pStyle w:val="CFB6B81FCCA14F9883C452A6CFFED81E"/>
          </w:pPr>
          <w:r w:rsidRPr="00F11BAF">
            <w:rPr>
              <w:rStyle w:val="a3"/>
              <w:rtl/>
            </w:rPr>
            <w:t>[שם הפרויקט]</w:t>
          </w:r>
        </w:p>
      </w:docPartBody>
    </w:docPart>
    <w:docPart>
      <w:docPartPr>
        <w:name w:val="2416404A20654346A6E18C3CE653B353"/>
        <w:category>
          <w:name w:val="כללי"/>
          <w:gallery w:val="placeholder"/>
        </w:category>
        <w:types>
          <w:type w:val="bbPlcHdr"/>
        </w:types>
        <w:behaviors>
          <w:behavior w:val="content"/>
        </w:behaviors>
        <w:guid w:val="{E5192D2C-7432-4A39-9A11-5934F16898AF}"/>
      </w:docPartPr>
      <w:docPartBody>
        <w:p w:rsidR="00446C9D" w:rsidRDefault="00446C9D" w:rsidP="00446C9D">
          <w:pPr>
            <w:pStyle w:val="2416404A20654346A6E18C3CE653B353"/>
          </w:pPr>
          <w:r w:rsidRPr="00F11BAF">
            <w:rPr>
              <w:rStyle w:val="a3"/>
              <w:rtl/>
            </w:rPr>
            <w:t>[שם אתר]</w:t>
          </w:r>
        </w:p>
      </w:docPartBody>
    </w:docPart>
    <w:docPart>
      <w:docPartPr>
        <w:name w:val="5BC4E6C6DCBC4B1A83EE8E46E4829F33"/>
        <w:category>
          <w:name w:val="כללי"/>
          <w:gallery w:val="placeholder"/>
        </w:category>
        <w:types>
          <w:type w:val="bbPlcHdr"/>
        </w:types>
        <w:behaviors>
          <w:behavior w:val="content"/>
        </w:behaviors>
        <w:guid w:val="{25EDCA9A-3585-4F7C-A561-68E13B0EA6A4}"/>
      </w:docPartPr>
      <w:docPartBody>
        <w:p w:rsidR="00446C9D" w:rsidRDefault="00446C9D" w:rsidP="00446C9D">
          <w:pPr>
            <w:pStyle w:val="5BC4E6C6DCBC4B1A83EE8E46E4829F33"/>
          </w:pPr>
          <w:r w:rsidRPr="00852C72">
            <w:rPr>
              <w:rStyle w:val="a3"/>
              <w:rtl/>
            </w:rPr>
            <w:t>[תאריך חתימת חוזה]</w:t>
          </w:r>
        </w:p>
      </w:docPartBody>
    </w:docPart>
    <w:docPart>
      <w:docPartPr>
        <w:name w:val="1F3502C19F06402D85F80613DFC46F90"/>
        <w:category>
          <w:name w:val="כללי"/>
          <w:gallery w:val="placeholder"/>
        </w:category>
        <w:types>
          <w:type w:val="bbPlcHdr"/>
        </w:types>
        <w:behaviors>
          <w:behavior w:val="content"/>
        </w:behaviors>
        <w:guid w:val="{6388676E-9B7F-4B33-B1CF-95D157B3E4CE}"/>
      </w:docPartPr>
      <w:docPartBody>
        <w:p w:rsidR="00446C9D" w:rsidRDefault="00446C9D" w:rsidP="00446C9D">
          <w:pPr>
            <w:pStyle w:val="1F3502C19F06402D85F80613DFC46F90"/>
          </w:pPr>
          <w:r w:rsidRPr="00852C72">
            <w:rPr>
              <w:rStyle w:val="a3"/>
              <w:rtl/>
            </w:rPr>
            <w:t>[צד א בחוזה]</w:t>
          </w:r>
        </w:p>
      </w:docPartBody>
    </w:docPart>
    <w:docPart>
      <w:docPartPr>
        <w:name w:val="3457D8D4DC374DD492A7398A2DDE0859"/>
        <w:category>
          <w:name w:val="כללי"/>
          <w:gallery w:val="placeholder"/>
        </w:category>
        <w:types>
          <w:type w:val="bbPlcHdr"/>
        </w:types>
        <w:behaviors>
          <w:behavior w:val="content"/>
        </w:behaviors>
        <w:guid w:val="{B1146B21-34E9-441C-8C4D-FEA87145007B}"/>
      </w:docPartPr>
      <w:docPartBody>
        <w:p w:rsidR="00446C9D" w:rsidRDefault="00446C9D" w:rsidP="00446C9D">
          <w:pPr>
            <w:pStyle w:val="3457D8D4DC374DD492A7398A2DDE0859"/>
          </w:pPr>
          <w:r w:rsidRPr="00852C72">
            <w:rPr>
              <w:rStyle w:val="a3"/>
              <w:rtl/>
            </w:rPr>
            <w:t>[צדדים נוספים]</w:t>
          </w:r>
        </w:p>
      </w:docPartBody>
    </w:docPart>
    <w:docPart>
      <w:docPartPr>
        <w:name w:val="1D410E59338C4AE1A8ABAA4441FC5DA4"/>
        <w:category>
          <w:name w:val="כללי"/>
          <w:gallery w:val="placeholder"/>
        </w:category>
        <w:types>
          <w:type w:val="bbPlcHdr"/>
        </w:types>
        <w:behaviors>
          <w:behavior w:val="content"/>
        </w:behaviors>
        <w:guid w:val="{49B7C1B1-B2E8-40A5-92AB-F2C97205D32F}"/>
      </w:docPartPr>
      <w:docPartBody>
        <w:p w:rsidR="00446C9D" w:rsidRDefault="00446C9D" w:rsidP="00446C9D">
          <w:pPr>
            <w:pStyle w:val="1D410E59338C4AE1A8ABAA4441FC5DA4"/>
          </w:pPr>
          <w:r w:rsidRPr="000E16FF">
            <w:rPr>
              <w:rStyle w:val="a3"/>
              <w:rtl/>
            </w:rPr>
            <w:t>[שם ספק]</w:t>
          </w:r>
        </w:p>
      </w:docPartBody>
    </w:docPart>
    <w:docPart>
      <w:docPartPr>
        <w:name w:val="2DE350D24F2D4264AF616067E4815989"/>
        <w:category>
          <w:name w:val="כללי"/>
          <w:gallery w:val="placeholder"/>
        </w:category>
        <w:types>
          <w:type w:val="bbPlcHdr"/>
        </w:types>
        <w:behaviors>
          <w:behavior w:val="content"/>
        </w:behaviors>
        <w:guid w:val="{E6B284E6-6981-4B96-B0BD-7D670378EFB4}"/>
      </w:docPartPr>
      <w:docPartBody>
        <w:p w:rsidR="00446C9D" w:rsidRDefault="00446C9D" w:rsidP="00446C9D">
          <w:pPr>
            <w:pStyle w:val="2DE350D24F2D4264AF616067E4815989"/>
          </w:pPr>
          <w:r w:rsidRPr="000E16FF">
            <w:rPr>
              <w:rStyle w:val="a3"/>
              <w:rtl/>
            </w:rPr>
            <w:t>[שם צד א]</w:t>
          </w:r>
        </w:p>
      </w:docPartBody>
    </w:docPart>
    <w:docPart>
      <w:docPartPr>
        <w:name w:val="BD44B283CDCD48C5AC9F1FE9CEA9962E"/>
        <w:category>
          <w:name w:val="כללי"/>
          <w:gallery w:val="placeholder"/>
        </w:category>
        <w:types>
          <w:type w:val="bbPlcHdr"/>
        </w:types>
        <w:behaviors>
          <w:behavior w:val="content"/>
        </w:behaviors>
        <w:guid w:val="{5ACAD873-6E09-45FF-9AC8-DF5B6EE5FB8A}"/>
      </w:docPartPr>
      <w:docPartBody>
        <w:p w:rsidR="00446C9D" w:rsidRDefault="00446C9D" w:rsidP="00446C9D">
          <w:pPr>
            <w:pStyle w:val="BD44B283CDCD48C5AC9F1FE9CEA9962E"/>
          </w:pPr>
          <w:r w:rsidRPr="003059F5">
            <w:rPr>
              <w:rStyle w:val="a3"/>
              <w:rtl/>
            </w:rPr>
            <w:t>[רשות מקומית]</w:t>
          </w:r>
        </w:p>
      </w:docPartBody>
    </w:docPart>
    <w:docPart>
      <w:docPartPr>
        <w:name w:val="4591BD98F04A4703AB79303E1EE188E8"/>
        <w:category>
          <w:name w:val="כללי"/>
          <w:gallery w:val="placeholder"/>
        </w:category>
        <w:types>
          <w:type w:val="bbPlcHdr"/>
        </w:types>
        <w:behaviors>
          <w:behavior w:val="content"/>
        </w:behaviors>
        <w:guid w:val="{DB6C32A7-B88B-416F-BD87-743C45FFDD21}"/>
      </w:docPartPr>
      <w:docPartBody>
        <w:p w:rsidR="00446C9D" w:rsidRDefault="00446C9D" w:rsidP="00446C9D">
          <w:pPr>
            <w:pStyle w:val="4591BD98F04A4703AB79303E1EE188E8"/>
          </w:pPr>
          <w:r w:rsidRPr="003059F5">
            <w:rPr>
              <w:rStyle w:val="a3"/>
              <w:rtl/>
            </w:rPr>
            <w:t>[שם אתר]</w:t>
          </w:r>
        </w:p>
      </w:docPartBody>
    </w:docPart>
    <w:docPart>
      <w:docPartPr>
        <w:name w:val="454F602408FF42ABA15D206792508E98"/>
        <w:category>
          <w:name w:val="כללי"/>
          <w:gallery w:val="placeholder"/>
        </w:category>
        <w:types>
          <w:type w:val="bbPlcHdr"/>
        </w:types>
        <w:behaviors>
          <w:behavior w:val="content"/>
        </w:behaviors>
        <w:guid w:val="{827D590F-75EF-42D9-A796-546D8C52287D}"/>
      </w:docPartPr>
      <w:docPartBody>
        <w:p w:rsidR="00446C9D" w:rsidRDefault="00446C9D" w:rsidP="00446C9D">
          <w:pPr>
            <w:pStyle w:val="454F602408FF42ABA15D206792508E98"/>
          </w:pPr>
          <w:r w:rsidRPr="003059F5">
            <w:rPr>
              <w:rStyle w:val="a3"/>
              <w:rtl/>
            </w:rPr>
            <w:t>[שם הפרויקט]</w:t>
          </w:r>
        </w:p>
      </w:docPartBody>
    </w:docPart>
    <w:docPart>
      <w:docPartPr>
        <w:name w:val="6160928A92284C87A71C337F1E8A208B"/>
        <w:category>
          <w:name w:val="כללי"/>
          <w:gallery w:val="placeholder"/>
        </w:category>
        <w:types>
          <w:type w:val="bbPlcHdr"/>
        </w:types>
        <w:behaviors>
          <w:behavior w:val="content"/>
        </w:behaviors>
        <w:guid w:val="{9C8884E3-96B2-42C4-9D05-6B5D1E1F75F4}"/>
      </w:docPartPr>
      <w:docPartBody>
        <w:p w:rsidR="00446C9D" w:rsidRDefault="00446C9D" w:rsidP="00446C9D">
          <w:pPr>
            <w:pStyle w:val="6160928A92284C87A71C337F1E8A208B"/>
          </w:pPr>
          <w:r w:rsidRPr="003059F5">
            <w:rPr>
              <w:rStyle w:val="a3"/>
              <w:rtl/>
            </w:rPr>
            <w:t>[שדה נוסף 2]</w:t>
          </w:r>
        </w:p>
      </w:docPartBody>
    </w:docPart>
    <w:docPart>
      <w:docPartPr>
        <w:name w:val="C532FAC2AFB54261B7C2C2AD282AE4BA"/>
        <w:category>
          <w:name w:val="כללי"/>
          <w:gallery w:val="placeholder"/>
        </w:category>
        <w:types>
          <w:type w:val="bbPlcHdr"/>
        </w:types>
        <w:behaviors>
          <w:behavior w:val="content"/>
        </w:behaviors>
        <w:guid w:val="{F6AFB422-7701-4165-800A-4E70D926CCDC}"/>
      </w:docPartPr>
      <w:docPartBody>
        <w:p w:rsidR="00446C9D" w:rsidRDefault="00446C9D" w:rsidP="00446C9D">
          <w:pPr>
            <w:pStyle w:val="C532FAC2AFB54261B7C2C2AD282AE4BA"/>
          </w:pPr>
          <w:r w:rsidRPr="003059F5">
            <w:rPr>
              <w:rStyle w:val="a3"/>
              <w:rtl/>
            </w:rPr>
            <w:t>[שדה נוסף 1]</w:t>
          </w:r>
        </w:p>
      </w:docPartBody>
    </w:docPart>
    <w:docPart>
      <w:docPartPr>
        <w:name w:val="2ACFB74736AB43F68E1ECB3308132DC0"/>
        <w:category>
          <w:name w:val="כללי"/>
          <w:gallery w:val="placeholder"/>
        </w:category>
        <w:types>
          <w:type w:val="bbPlcHdr"/>
        </w:types>
        <w:behaviors>
          <w:behavior w:val="content"/>
        </w:behaviors>
        <w:guid w:val="{59946063-7418-4EF4-83EA-69C08EAFF42F}"/>
      </w:docPartPr>
      <w:docPartBody>
        <w:p w:rsidR="00446C9D" w:rsidRDefault="00446C9D" w:rsidP="00446C9D">
          <w:pPr>
            <w:pStyle w:val="2ACFB74736AB43F68E1ECB3308132DC0"/>
          </w:pPr>
          <w:r w:rsidRPr="003059F5">
            <w:rPr>
              <w:rStyle w:val="a3"/>
              <w:rtl/>
            </w:rPr>
            <w:t>[רשות מקומית]</w:t>
          </w:r>
        </w:p>
      </w:docPartBody>
    </w:docPart>
    <w:docPart>
      <w:docPartPr>
        <w:name w:val="A59A68B70EB045CCA37AA94B3B9ACCDE"/>
        <w:category>
          <w:name w:val="כללי"/>
          <w:gallery w:val="placeholder"/>
        </w:category>
        <w:types>
          <w:type w:val="bbPlcHdr"/>
        </w:types>
        <w:behaviors>
          <w:behavior w:val="content"/>
        </w:behaviors>
        <w:guid w:val="{E589AF8B-181F-43B5-A56F-C4F48311A3D0}"/>
      </w:docPartPr>
      <w:docPartBody>
        <w:p w:rsidR="00446C9D" w:rsidRDefault="00446C9D" w:rsidP="00446C9D">
          <w:pPr>
            <w:pStyle w:val="A59A68B70EB045CCA37AA94B3B9ACCDE"/>
          </w:pPr>
          <w:r w:rsidRPr="003059F5">
            <w:rPr>
              <w:rStyle w:val="a3"/>
              <w:rtl/>
            </w:rPr>
            <w:t>[שדה נוסף 3]</w:t>
          </w:r>
        </w:p>
      </w:docPartBody>
    </w:docPart>
    <w:docPart>
      <w:docPartPr>
        <w:name w:val="296E86C399CE40D28DD0DAFDF7F0789A"/>
        <w:category>
          <w:name w:val="כללי"/>
          <w:gallery w:val="placeholder"/>
        </w:category>
        <w:types>
          <w:type w:val="bbPlcHdr"/>
        </w:types>
        <w:behaviors>
          <w:behavior w:val="content"/>
        </w:behaviors>
        <w:guid w:val="{96D9403E-7A7F-4582-BF7C-803CE03A9771}"/>
      </w:docPartPr>
      <w:docPartBody>
        <w:p w:rsidR="00446C9D" w:rsidRDefault="00446C9D" w:rsidP="00446C9D">
          <w:pPr>
            <w:pStyle w:val="296E86C399CE40D28DD0DAFDF7F0789A"/>
          </w:pPr>
          <w:r w:rsidRPr="003059F5">
            <w:rPr>
              <w:rStyle w:val="a3"/>
              <w:rtl/>
            </w:rPr>
            <w:t>[שדה נוסף 4]</w:t>
          </w:r>
        </w:p>
      </w:docPartBody>
    </w:docPart>
    <w:docPart>
      <w:docPartPr>
        <w:name w:val="3024F3F523C346C8B8FF8B0058CA8611"/>
        <w:category>
          <w:name w:val="כללי"/>
          <w:gallery w:val="placeholder"/>
        </w:category>
        <w:types>
          <w:type w:val="bbPlcHdr"/>
        </w:types>
        <w:behaviors>
          <w:behavior w:val="content"/>
        </w:behaviors>
        <w:guid w:val="{13D59778-65E2-40A9-B2EC-D3CC74ED77BD}"/>
      </w:docPartPr>
      <w:docPartBody>
        <w:p w:rsidR="00446C9D" w:rsidRDefault="00446C9D" w:rsidP="00446C9D">
          <w:pPr>
            <w:pStyle w:val="3024F3F523C346C8B8FF8B0058CA8611"/>
          </w:pPr>
          <w:r w:rsidRPr="003059F5">
            <w:rPr>
              <w:rStyle w:val="a3"/>
              <w:rtl/>
            </w:rPr>
            <w:t>[שדה נוסף 5]</w:t>
          </w:r>
        </w:p>
      </w:docPartBody>
    </w:docPart>
    <w:docPart>
      <w:docPartPr>
        <w:name w:val="973820A439754F279AA62996650D94FA"/>
        <w:category>
          <w:name w:val="כללי"/>
          <w:gallery w:val="placeholder"/>
        </w:category>
        <w:types>
          <w:type w:val="bbPlcHdr"/>
        </w:types>
        <w:behaviors>
          <w:behavior w:val="content"/>
        </w:behaviors>
        <w:guid w:val="{7CC97DC2-E46B-4851-8D29-916E394A01C7}"/>
      </w:docPartPr>
      <w:docPartBody>
        <w:p w:rsidR="00446C9D" w:rsidRDefault="00446C9D" w:rsidP="00446C9D">
          <w:pPr>
            <w:pStyle w:val="973820A439754F279AA62996650D94FA"/>
          </w:pPr>
          <w:r w:rsidRPr="003059F5">
            <w:rPr>
              <w:rStyle w:val="a3"/>
              <w:rtl/>
            </w:rPr>
            <w:t>[שדה נוסף 6]</w:t>
          </w:r>
        </w:p>
      </w:docPartBody>
    </w:docPart>
    <w:docPart>
      <w:docPartPr>
        <w:name w:val="B33FE5C228CB4578A22DAEA7EE6925B5"/>
        <w:category>
          <w:name w:val="כללי"/>
          <w:gallery w:val="placeholder"/>
        </w:category>
        <w:types>
          <w:type w:val="bbPlcHdr"/>
        </w:types>
        <w:behaviors>
          <w:behavior w:val="content"/>
        </w:behaviors>
        <w:guid w:val="{719ECB2B-CAE3-4188-B816-5B71412A6B56}"/>
      </w:docPartPr>
      <w:docPartBody>
        <w:p w:rsidR="00446C9D" w:rsidRDefault="00446C9D" w:rsidP="00446C9D">
          <w:pPr>
            <w:pStyle w:val="B33FE5C228CB4578A22DAEA7EE6925B5"/>
          </w:pPr>
          <w:r w:rsidRPr="003059F5">
            <w:rPr>
              <w:rStyle w:val="a3"/>
              <w:rtl/>
            </w:rPr>
            <w:t>[אחוז השתתפות צד א]</w:t>
          </w:r>
        </w:p>
      </w:docPartBody>
    </w:docPart>
    <w:docPart>
      <w:docPartPr>
        <w:name w:val="D63BD619802948309A75431CE5A03612"/>
        <w:category>
          <w:name w:val="כללי"/>
          <w:gallery w:val="placeholder"/>
        </w:category>
        <w:types>
          <w:type w:val="bbPlcHdr"/>
        </w:types>
        <w:behaviors>
          <w:behavior w:val="content"/>
        </w:behaviors>
        <w:guid w:val="{C434CB66-506F-4F05-B21F-79C6A49A0148}"/>
      </w:docPartPr>
      <w:docPartBody>
        <w:p w:rsidR="00446C9D" w:rsidRDefault="00446C9D" w:rsidP="00446C9D">
          <w:pPr>
            <w:pStyle w:val="D63BD619802948309A75431CE5A03612"/>
          </w:pPr>
          <w:r w:rsidRPr="00064388">
            <w:rPr>
              <w:rStyle w:val="a3"/>
              <w:rtl/>
            </w:rPr>
            <w:t>[סוג מדד כותרת]</w:t>
          </w:r>
        </w:p>
      </w:docPartBody>
    </w:docPart>
    <w:docPart>
      <w:docPartPr>
        <w:name w:val="EC0E6C44D9B5420BBFC85C17F40877F2"/>
        <w:category>
          <w:name w:val="כללי"/>
          <w:gallery w:val="placeholder"/>
        </w:category>
        <w:types>
          <w:type w:val="bbPlcHdr"/>
        </w:types>
        <w:behaviors>
          <w:behavior w:val="content"/>
        </w:behaviors>
        <w:guid w:val="{296B3383-A9E0-48B8-9695-FC585AA291C3}"/>
      </w:docPartPr>
      <w:docPartBody>
        <w:p w:rsidR="00446C9D" w:rsidRDefault="00446C9D" w:rsidP="00446C9D">
          <w:pPr>
            <w:pStyle w:val="EC0E6C44D9B5420BBFC85C17F40877F2"/>
          </w:pPr>
          <w:r w:rsidRPr="00033B28">
            <w:rPr>
              <w:rStyle w:val="a3"/>
              <w:rtl/>
            </w:rPr>
            <w:t>[מדד בגין/ידוע - כותרת]</w:t>
          </w:r>
        </w:p>
      </w:docPartBody>
    </w:docPart>
    <w:docPart>
      <w:docPartPr>
        <w:name w:val="655D47B45F264B21960AA65A30171B0D"/>
        <w:category>
          <w:name w:val="כללי"/>
          <w:gallery w:val="placeholder"/>
        </w:category>
        <w:types>
          <w:type w:val="bbPlcHdr"/>
        </w:types>
        <w:behaviors>
          <w:behavior w:val="content"/>
        </w:behaviors>
        <w:guid w:val="{1A4BDCBF-FA20-47B1-ADD2-8EE20045E326}"/>
      </w:docPartPr>
      <w:docPartBody>
        <w:p w:rsidR="00446C9D" w:rsidRDefault="00446C9D" w:rsidP="00446C9D">
          <w:pPr>
            <w:pStyle w:val="655D47B45F264B21960AA65A30171B0D"/>
          </w:pPr>
          <w:r w:rsidRPr="003059F5">
            <w:rPr>
              <w:rStyle w:val="a3"/>
              <w:rtl/>
            </w:rPr>
            <w:t>[מדד בסיס]</w:t>
          </w:r>
        </w:p>
      </w:docPartBody>
    </w:docPart>
    <w:docPart>
      <w:docPartPr>
        <w:name w:val="4E91F5547633449A9FA6EDC3CC6F522A"/>
        <w:category>
          <w:name w:val="כללי"/>
          <w:gallery w:val="placeholder"/>
        </w:category>
        <w:types>
          <w:type w:val="bbPlcHdr"/>
        </w:types>
        <w:behaviors>
          <w:behavior w:val="content"/>
        </w:behaviors>
        <w:guid w:val="{C48A32AC-C9E2-4A2C-9E32-919AB191A2F9}"/>
      </w:docPartPr>
      <w:docPartBody>
        <w:p w:rsidR="00446C9D" w:rsidRDefault="00446C9D" w:rsidP="00446C9D">
          <w:pPr>
            <w:pStyle w:val="4E91F5547633449A9FA6EDC3CC6F522A"/>
          </w:pPr>
          <w:r w:rsidRPr="003059F5">
            <w:rPr>
              <w:rStyle w:val="a3"/>
              <w:rtl/>
            </w:rPr>
            <w:t>[נקודות מדד]</w:t>
          </w:r>
        </w:p>
      </w:docPartBody>
    </w:docPart>
    <w:docPart>
      <w:docPartPr>
        <w:name w:val="1CA983FEFF164563B136A028D8A58BF2"/>
        <w:category>
          <w:name w:val="כללי"/>
          <w:gallery w:val="placeholder"/>
        </w:category>
        <w:types>
          <w:type w:val="bbPlcHdr"/>
        </w:types>
        <w:behaviors>
          <w:behavior w:val="content"/>
        </w:behaviors>
        <w:guid w:val="{470DA2CB-869D-4E6C-AA95-6ACFEF174734}"/>
      </w:docPartPr>
      <w:docPartBody>
        <w:p w:rsidR="00446C9D" w:rsidRDefault="00446C9D" w:rsidP="00446C9D">
          <w:pPr>
            <w:pStyle w:val="1CA983FEFF164563B136A028D8A58BF2"/>
          </w:pPr>
          <w:r w:rsidRPr="003059F5">
            <w:rPr>
              <w:rStyle w:val="a3"/>
              <w:rtl/>
            </w:rPr>
            <w:t>[תאריך חתימת חוזה]</w:t>
          </w:r>
        </w:p>
      </w:docPartBody>
    </w:docPart>
    <w:docPart>
      <w:docPartPr>
        <w:name w:val="FD2C88A1E7814FB68431A8087E6DD00B"/>
        <w:category>
          <w:name w:val="כללי"/>
          <w:gallery w:val="placeholder"/>
        </w:category>
        <w:types>
          <w:type w:val="bbPlcHdr"/>
        </w:types>
        <w:behaviors>
          <w:behavior w:val="content"/>
        </w:behaviors>
        <w:guid w:val="{5BEC03B5-7362-44E3-8EC2-0C41575C2EA3}"/>
      </w:docPartPr>
      <w:docPartBody>
        <w:p w:rsidR="00446C9D" w:rsidRDefault="00446C9D" w:rsidP="00446C9D">
          <w:pPr>
            <w:pStyle w:val="FD2C88A1E7814FB68431A8087E6DD00B"/>
          </w:pPr>
          <w:r w:rsidRPr="0027244C">
            <w:rPr>
              <w:rStyle w:val="a3"/>
              <w:rtl/>
            </w:rPr>
            <w:t>[צד א בחוזה]</w:t>
          </w:r>
        </w:p>
      </w:docPartBody>
    </w:docPart>
    <w:docPart>
      <w:docPartPr>
        <w:name w:val="5C503440F5AA40B4B836A4C976B9E9C8"/>
        <w:category>
          <w:name w:val="כללי"/>
          <w:gallery w:val="placeholder"/>
        </w:category>
        <w:types>
          <w:type w:val="bbPlcHdr"/>
        </w:types>
        <w:behaviors>
          <w:behavior w:val="content"/>
        </w:behaviors>
        <w:guid w:val="{6A7F8728-4086-4021-888B-6478A6FC893F}"/>
      </w:docPartPr>
      <w:docPartBody>
        <w:p w:rsidR="00446C9D" w:rsidRDefault="00446C9D" w:rsidP="00446C9D">
          <w:pPr>
            <w:pStyle w:val="5C503440F5AA40B4B836A4C976B9E9C8"/>
          </w:pPr>
          <w:r w:rsidRPr="003059F5">
            <w:rPr>
              <w:rStyle w:val="a3"/>
              <w:rtl/>
            </w:rPr>
            <w:t>[שם ספק]</w:t>
          </w:r>
        </w:p>
      </w:docPartBody>
    </w:docPart>
    <w:docPart>
      <w:docPartPr>
        <w:name w:val="17941323DEFD4F92A83A3E18C4911E46"/>
        <w:category>
          <w:name w:val="כללי"/>
          <w:gallery w:val="placeholder"/>
        </w:category>
        <w:types>
          <w:type w:val="bbPlcHdr"/>
        </w:types>
        <w:behaviors>
          <w:behavior w:val="content"/>
        </w:behaviors>
        <w:guid w:val="{CE5C99A2-0C6D-43EE-978A-4B011D775A22}"/>
      </w:docPartPr>
      <w:docPartBody>
        <w:p w:rsidR="00446C9D" w:rsidRDefault="00446C9D" w:rsidP="00446C9D">
          <w:pPr>
            <w:pStyle w:val="17941323DEFD4F92A83A3E18C4911E46"/>
          </w:pPr>
          <w:r w:rsidRPr="003059F5">
            <w:rPr>
              <w:rStyle w:val="a3"/>
              <w:rtl/>
            </w:rPr>
            <w:t>[שם ספק]</w:t>
          </w:r>
        </w:p>
      </w:docPartBody>
    </w:docPart>
    <w:docPart>
      <w:docPartPr>
        <w:name w:val="51288A751A1B42E492CC6E35A7D226A3"/>
        <w:category>
          <w:name w:val="כללי"/>
          <w:gallery w:val="placeholder"/>
        </w:category>
        <w:types>
          <w:type w:val="bbPlcHdr"/>
        </w:types>
        <w:behaviors>
          <w:behavior w:val="content"/>
        </w:behaviors>
        <w:guid w:val="{FAD5CB4B-3CC5-4B3C-A4C4-03DB44AD4CFD}"/>
      </w:docPartPr>
      <w:docPartBody>
        <w:p w:rsidR="00446C9D" w:rsidRDefault="00446C9D" w:rsidP="00446C9D">
          <w:pPr>
            <w:pStyle w:val="51288A751A1B42E492CC6E35A7D226A3"/>
          </w:pPr>
          <w:r w:rsidRPr="003059F5">
            <w:rPr>
              <w:rStyle w:val="a3"/>
              <w:rtl/>
            </w:rPr>
            <w:t>[שם ספק]</w:t>
          </w:r>
        </w:p>
      </w:docPartBody>
    </w:docPart>
    <w:docPart>
      <w:docPartPr>
        <w:name w:val="AA8338AFD6CE4E3488EB082369CFD6FF"/>
        <w:category>
          <w:name w:val="כללי"/>
          <w:gallery w:val="placeholder"/>
        </w:category>
        <w:types>
          <w:type w:val="bbPlcHdr"/>
        </w:types>
        <w:behaviors>
          <w:behavior w:val="content"/>
        </w:behaviors>
        <w:guid w:val="{655793E0-B907-461E-AD2A-290CE25D1967}"/>
      </w:docPartPr>
      <w:docPartBody>
        <w:p w:rsidR="00446C9D" w:rsidRDefault="00446C9D" w:rsidP="00446C9D">
          <w:pPr>
            <w:pStyle w:val="AA8338AFD6CE4E3488EB082369CFD6FF"/>
          </w:pPr>
          <w:r w:rsidRPr="003059F5">
            <w:rPr>
              <w:rStyle w:val="a3"/>
              <w:rtl/>
            </w:rPr>
            <w:t>[שם ספק]</w:t>
          </w:r>
        </w:p>
      </w:docPartBody>
    </w:docPart>
    <w:docPart>
      <w:docPartPr>
        <w:name w:val="4A41921E2A4F4F3E849721F0AE68670F"/>
        <w:category>
          <w:name w:val="כללי"/>
          <w:gallery w:val="placeholder"/>
        </w:category>
        <w:types>
          <w:type w:val="bbPlcHdr"/>
        </w:types>
        <w:behaviors>
          <w:behavior w:val="content"/>
        </w:behaviors>
        <w:guid w:val="{B5B229FA-D007-4226-9EAB-9DA4E68FAA29}"/>
      </w:docPartPr>
      <w:docPartBody>
        <w:p w:rsidR="00446C9D" w:rsidRDefault="00446C9D" w:rsidP="00446C9D">
          <w:pPr>
            <w:pStyle w:val="4A41921E2A4F4F3E849721F0AE68670F"/>
          </w:pPr>
          <w:r w:rsidRPr="003059F5">
            <w:rPr>
              <w:rStyle w:val="a3"/>
              <w:rtl/>
            </w:rPr>
            <w:t>[תבנית חוזה]</w:t>
          </w:r>
        </w:p>
      </w:docPartBody>
    </w:docPart>
    <w:docPart>
      <w:docPartPr>
        <w:name w:val="7FA15F8B4F954D1CA2FEB5E14B2DAB00"/>
        <w:category>
          <w:name w:val="כללי"/>
          <w:gallery w:val="placeholder"/>
        </w:category>
        <w:types>
          <w:type w:val="bbPlcHdr"/>
        </w:types>
        <w:behaviors>
          <w:behavior w:val="content"/>
        </w:behaviors>
        <w:guid w:val="{2B2CA238-5B6E-4408-88F9-0DFB988093CC}"/>
      </w:docPartPr>
      <w:docPartBody>
        <w:p w:rsidR="00446C9D" w:rsidRDefault="00446C9D" w:rsidP="00446C9D">
          <w:pPr>
            <w:pStyle w:val="7FA15F8B4F954D1CA2FEB5E14B2DAB00"/>
          </w:pPr>
          <w:r w:rsidRPr="009D00D7">
            <w:rPr>
              <w:rStyle w:val="a3"/>
              <w:rtl/>
            </w:rPr>
            <w:t>[שם הפרויקט]</w:t>
          </w:r>
        </w:p>
      </w:docPartBody>
    </w:docPart>
    <w:docPart>
      <w:docPartPr>
        <w:name w:val="428820BF26174F6A88CE06B24BD7D116"/>
        <w:category>
          <w:name w:val="כללי"/>
          <w:gallery w:val="placeholder"/>
        </w:category>
        <w:types>
          <w:type w:val="bbPlcHdr"/>
        </w:types>
        <w:behaviors>
          <w:behavior w:val="content"/>
        </w:behaviors>
        <w:guid w:val="{151A68D1-48A0-471C-8605-CEE9BEB61B49}"/>
      </w:docPartPr>
      <w:docPartBody>
        <w:p w:rsidR="00446C9D" w:rsidRDefault="00446C9D" w:rsidP="00446C9D">
          <w:pPr>
            <w:pStyle w:val="428820BF26174F6A88CE06B24BD7D116"/>
          </w:pPr>
          <w:r w:rsidRPr="003059F5">
            <w:rPr>
              <w:rStyle w:val="a3"/>
              <w:rtl/>
            </w:rPr>
            <w:t>[שם ספק]</w:t>
          </w:r>
        </w:p>
      </w:docPartBody>
    </w:docPart>
    <w:docPart>
      <w:docPartPr>
        <w:name w:val="FC344F02150848F3A292CBD216D8AE77"/>
        <w:category>
          <w:name w:val="כללי"/>
          <w:gallery w:val="placeholder"/>
        </w:category>
        <w:types>
          <w:type w:val="bbPlcHdr"/>
        </w:types>
        <w:behaviors>
          <w:behavior w:val="content"/>
        </w:behaviors>
        <w:guid w:val="{2C203BDB-485D-491F-8249-E7D6595DEB25}"/>
      </w:docPartPr>
      <w:docPartBody>
        <w:p w:rsidR="00446C9D" w:rsidRDefault="00446C9D" w:rsidP="00446C9D">
          <w:pPr>
            <w:pStyle w:val="FC344F02150848F3A292CBD216D8AE77"/>
          </w:pPr>
          <w:r w:rsidRPr="003059F5">
            <w:rPr>
              <w:rStyle w:val="a3"/>
              <w:rtl/>
            </w:rPr>
            <w:t>[שם ספק]</w:t>
          </w:r>
        </w:p>
      </w:docPartBody>
    </w:docPart>
    <w:docPart>
      <w:docPartPr>
        <w:name w:val="99BC6C60D98D4DF3A36E296D36E61997"/>
        <w:category>
          <w:name w:val="כללי"/>
          <w:gallery w:val="placeholder"/>
        </w:category>
        <w:types>
          <w:type w:val="bbPlcHdr"/>
        </w:types>
        <w:behaviors>
          <w:behavior w:val="content"/>
        </w:behaviors>
        <w:guid w:val="{1AE2D311-BC0C-4A90-AE6B-6DDD71D7DAEA}"/>
      </w:docPartPr>
      <w:docPartBody>
        <w:p w:rsidR="00446C9D" w:rsidRDefault="00446C9D" w:rsidP="00446C9D">
          <w:pPr>
            <w:pStyle w:val="99BC6C60D98D4DF3A36E296D36E61997"/>
          </w:pPr>
          <w:r w:rsidRPr="000E16FF">
            <w:rPr>
              <w:rStyle w:val="a3"/>
              <w:rtl/>
            </w:rPr>
            <w:t>[שם ספק]</w:t>
          </w:r>
        </w:p>
      </w:docPartBody>
    </w:docPart>
    <w:docPart>
      <w:docPartPr>
        <w:name w:val="BA6AE50428E047E0832841E0E8BFD1DD"/>
        <w:category>
          <w:name w:val="כללי"/>
          <w:gallery w:val="placeholder"/>
        </w:category>
        <w:types>
          <w:type w:val="bbPlcHdr"/>
        </w:types>
        <w:behaviors>
          <w:behavior w:val="content"/>
        </w:behaviors>
        <w:guid w:val="{DF539332-B157-4228-AD01-00BBA15A3596}"/>
      </w:docPartPr>
      <w:docPartBody>
        <w:p w:rsidR="00446C9D" w:rsidRDefault="00446C9D" w:rsidP="00446C9D">
          <w:pPr>
            <w:pStyle w:val="BA6AE50428E047E0832841E0E8BFD1DD"/>
          </w:pPr>
          <w:r w:rsidRPr="00C5438E">
            <w:rPr>
              <w:rStyle w:val="a3"/>
              <w:rtl/>
            </w:rPr>
            <w:t>[צד א בחוזה]</w:t>
          </w:r>
        </w:p>
      </w:docPartBody>
    </w:docPart>
    <w:docPart>
      <w:docPartPr>
        <w:name w:val="228600D4C04A4090AC0C27865923EB88"/>
        <w:category>
          <w:name w:val="כללי"/>
          <w:gallery w:val="placeholder"/>
        </w:category>
        <w:types>
          <w:type w:val="bbPlcHdr"/>
        </w:types>
        <w:behaviors>
          <w:behavior w:val="content"/>
        </w:behaviors>
        <w:guid w:val="{9B00BEFE-293F-4437-ACCB-D89BBC99A6D8}"/>
      </w:docPartPr>
      <w:docPartBody>
        <w:p w:rsidR="00446C9D" w:rsidRDefault="00446C9D" w:rsidP="00446C9D">
          <w:pPr>
            <w:pStyle w:val="228600D4C04A4090AC0C27865923EB88"/>
          </w:pPr>
          <w:r w:rsidRPr="003059F5">
            <w:rPr>
              <w:rStyle w:val="a3"/>
              <w:rtl/>
            </w:rPr>
            <w:t>[שם ספק]</w:t>
          </w:r>
        </w:p>
      </w:docPartBody>
    </w:docPart>
    <w:docPart>
      <w:docPartPr>
        <w:name w:val="1065EE55C27E49C3B775278642EC9BB1"/>
        <w:category>
          <w:name w:val="כללי"/>
          <w:gallery w:val="placeholder"/>
        </w:category>
        <w:types>
          <w:type w:val="bbPlcHdr"/>
        </w:types>
        <w:behaviors>
          <w:behavior w:val="content"/>
        </w:behaviors>
        <w:guid w:val="{0D5F74AA-8DD2-42AA-8B34-1BD68DEFD128}"/>
      </w:docPartPr>
      <w:docPartBody>
        <w:p w:rsidR="00446C9D" w:rsidRDefault="00446C9D" w:rsidP="00446C9D">
          <w:pPr>
            <w:pStyle w:val="1065EE55C27E49C3B775278642EC9BB1"/>
          </w:pPr>
          <w:r w:rsidRPr="003059F5">
            <w:rPr>
              <w:rStyle w:val="a3"/>
              <w:rtl/>
            </w:rPr>
            <w:t>[שם אתר]</w:t>
          </w:r>
        </w:p>
      </w:docPartBody>
    </w:docPart>
    <w:docPart>
      <w:docPartPr>
        <w:name w:val="86FF6335AC65444C80145587C7FAEA48"/>
        <w:category>
          <w:name w:val="כללי"/>
          <w:gallery w:val="placeholder"/>
        </w:category>
        <w:types>
          <w:type w:val="bbPlcHdr"/>
        </w:types>
        <w:behaviors>
          <w:behavior w:val="content"/>
        </w:behaviors>
        <w:guid w:val="{80688703-E1B5-4494-874F-23E866485183}"/>
      </w:docPartPr>
      <w:docPartBody>
        <w:p w:rsidR="00446C9D" w:rsidRDefault="00446C9D" w:rsidP="00446C9D">
          <w:pPr>
            <w:pStyle w:val="86FF6335AC65444C80145587C7FAEA48"/>
          </w:pPr>
          <w:r w:rsidRPr="003059F5">
            <w:rPr>
              <w:rStyle w:val="a3"/>
              <w:rtl/>
            </w:rPr>
            <w:t>[תיאור עבודה]</w:t>
          </w:r>
        </w:p>
      </w:docPartBody>
    </w:docPart>
    <w:docPart>
      <w:docPartPr>
        <w:name w:val="AEC348B56CF94D9C89A7AC7FE8F02CED"/>
        <w:category>
          <w:name w:val="כללי"/>
          <w:gallery w:val="placeholder"/>
        </w:category>
        <w:types>
          <w:type w:val="bbPlcHdr"/>
        </w:types>
        <w:behaviors>
          <w:behavior w:val="content"/>
        </w:behaviors>
        <w:guid w:val="{1736A215-8DC5-49EC-BDC0-79BFDF3BA936}"/>
      </w:docPartPr>
      <w:docPartBody>
        <w:p w:rsidR="00446C9D" w:rsidRDefault="00446C9D" w:rsidP="00446C9D">
          <w:pPr>
            <w:pStyle w:val="AEC348B56CF94D9C89A7AC7FE8F02CED"/>
          </w:pPr>
          <w:r w:rsidRPr="000E16FF">
            <w:rPr>
              <w:rStyle w:val="a3"/>
              <w:rtl/>
            </w:rPr>
            <w:t>[שם ספק]</w:t>
          </w:r>
        </w:p>
      </w:docPartBody>
    </w:docPart>
    <w:docPart>
      <w:docPartPr>
        <w:name w:val="FA12AB4122014926832C4EC4D13C684A"/>
        <w:category>
          <w:name w:val="כללי"/>
          <w:gallery w:val="placeholder"/>
        </w:category>
        <w:types>
          <w:type w:val="bbPlcHdr"/>
        </w:types>
        <w:behaviors>
          <w:behavior w:val="content"/>
        </w:behaviors>
        <w:guid w:val="{08514B64-8A05-4EB9-8F9E-05541631AEFD}"/>
      </w:docPartPr>
      <w:docPartBody>
        <w:p w:rsidR="00446C9D" w:rsidRDefault="00446C9D" w:rsidP="00446C9D">
          <w:pPr>
            <w:pStyle w:val="FA12AB4122014926832C4EC4D13C684A"/>
          </w:pPr>
          <w:r w:rsidRPr="00C5438E">
            <w:rPr>
              <w:rStyle w:val="a3"/>
              <w:rtl/>
            </w:rPr>
            <w:t>[צד א בחוזה]</w:t>
          </w:r>
        </w:p>
      </w:docPartBody>
    </w:docPart>
    <w:docPart>
      <w:docPartPr>
        <w:name w:val="2B86BFB4F6AE4AD88B92E2D717D0499D"/>
        <w:category>
          <w:name w:val="כללי"/>
          <w:gallery w:val="placeholder"/>
        </w:category>
        <w:types>
          <w:type w:val="bbPlcHdr"/>
        </w:types>
        <w:behaviors>
          <w:behavior w:val="content"/>
        </w:behaviors>
        <w:guid w:val="{02BB8064-73C5-4DF2-80BC-7B6B32F230DD}"/>
      </w:docPartPr>
      <w:docPartBody>
        <w:p w:rsidR="00446C9D" w:rsidRDefault="00446C9D" w:rsidP="00446C9D">
          <w:pPr>
            <w:pStyle w:val="2B86BFB4F6AE4AD88B92E2D717D0499D"/>
          </w:pPr>
          <w:r w:rsidRPr="003059F5">
            <w:rPr>
              <w:rStyle w:val="a3"/>
              <w:rtl/>
            </w:rPr>
            <w:t>[שם אתר]</w:t>
          </w:r>
        </w:p>
      </w:docPartBody>
    </w:docPart>
    <w:docPart>
      <w:docPartPr>
        <w:name w:val="0F2C5E63C9D9467591E39D8631E272D3"/>
        <w:category>
          <w:name w:val="כללי"/>
          <w:gallery w:val="placeholder"/>
        </w:category>
        <w:types>
          <w:type w:val="bbPlcHdr"/>
        </w:types>
        <w:behaviors>
          <w:behavior w:val="content"/>
        </w:behaviors>
        <w:guid w:val="{AA6C0B87-DE6E-4C58-B5B8-4248666ADF82}"/>
      </w:docPartPr>
      <w:docPartBody>
        <w:p w:rsidR="00446C9D" w:rsidRDefault="00446C9D" w:rsidP="00446C9D">
          <w:pPr>
            <w:pStyle w:val="0F2C5E63C9D9467591E39D8631E272D3"/>
          </w:pPr>
          <w:r w:rsidRPr="003059F5">
            <w:rPr>
              <w:rStyle w:val="a3"/>
              <w:rtl/>
            </w:rPr>
            <w:t>[תאריך חתימת חוזה]</w:t>
          </w:r>
        </w:p>
      </w:docPartBody>
    </w:docPart>
    <w:docPart>
      <w:docPartPr>
        <w:name w:val="5FDE60AF45B44AEF94EE04628D9F1392"/>
        <w:category>
          <w:name w:val="כללי"/>
          <w:gallery w:val="placeholder"/>
        </w:category>
        <w:types>
          <w:type w:val="bbPlcHdr"/>
        </w:types>
        <w:behaviors>
          <w:behavior w:val="content"/>
        </w:behaviors>
        <w:guid w:val="{C8D89CB0-5B4F-4D80-8796-3D797AE351E7}"/>
      </w:docPartPr>
      <w:docPartBody>
        <w:p w:rsidR="00446C9D" w:rsidRDefault="00446C9D" w:rsidP="00446C9D">
          <w:pPr>
            <w:pStyle w:val="5FDE60AF45B44AEF94EE04628D9F139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446C9D"/>
    <w:rsid w:val="006865A5"/>
    <w:rsid w:val="006F4F3E"/>
    <w:rsid w:val="007401A6"/>
    <w:rsid w:val="009837A9"/>
    <w:rsid w:val="00BB6840"/>
    <w:rsid w:val="00CF2645"/>
    <w:rsid w:val="00DF35B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46C9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CFB6B81FCCA14F9883C452A6CFFED81E">
    <w:name w:val="CFB6B81FCCA14F9883C452A6CFFED81E"/>
    <w:rsid w:val="00446C9D"/>
    <w:pPr>
      <w:bidi/>
    </w:pPr>
  </w:style>
  <w:style w:type="paragraph" w:customStyle="1" w:styleId="2416404A20654346A6E18C3CE653B353">
    <w:name w:val="2416404A20654346A6E18C3CE653B353"/>
    <w:rsid w:val="00446C9D"/>
    <w:pPr>
      <w:bidi/>
    </w:pPr>
  </w:style>
  <w:style w:type="paragraph" w:customStyle="1" w:styleId="5BC4E6C6DCBC4B1A83EE8E46E4829F33">
    <w:name w:val="5BC4E6C6DCBC4B1A83EE8E46E4829F33"/>
    <w:rsid w:val="00446C9D"/>
    <w:pPr>
      <w:bidi/>
    </w:pPr>
  </w:style>
  <w:style w:type="paragraph" w:customStyle="1" w:styleId="1F3502C19F06402D85F80613DFC46F90">
    <w:name w:val="1F3502C19F06402D85F80613DFC46F90"/>
    <w:rsid w:val="00446C9D"/>
    <w:pPr>
      <w:bidi/>
    </w:pPr>
  </w:style>
  <w:style w:type="paragraph" w:customStyle="1" w:styleId="3457D8D4DC374DD492A7398A2DDE0859">
    <w:name w:val="3457D8D4DC374DD492A7398A2DDE0859"/>
    <w:rsid w:val="00446C9D"/>
    <w:pPr>
      <w:bidi/>
    </w:pPr>
  </w:style>
  <w:style w:type="paragraph" w:customStyle="1" w:styleId="1D410E59338C4AE1A8ABAA4441FC5DA4">
    <w:name w:val="1D410E59338C4AE1A8ABAA4441FC5DA4"/>
    <w:rsid w:val="00446C9D"/>
    <w:pPr>
      <w:bidi/>
    </w:pPr>
  </w:style>
  <w:style w:type="paragraph" w:customStyle="1" w:styleId="2DE350D24F2D4264AF616067E4815989">
    <w:name w:val="2DE350D24F2D4264AF616067E4815989"/>
    <w:rsid w:val="00446C9D"/>
    <w:pPr>
      <w:bidi/>
    </w:pPr>
  </w:style>
  <w:style w:type="paragraph" w:customStyle="1" w:styleId="BD44B283CDCD48C5AC9F1FE9CEA9962E">
    <w:name w:val="BD44B283CDCD48C5AC9F1FE9CEA9962E"/>
    <w:rsid w:val="00446C9D"/>
    <w:pPr>
      <w:bidi/>
    </w:pPr>
  </w:style>
  <w:style w:type="paragraph" w:customStyle="1" w:styleId="4591BD98F04A4703AB79303E1EE188E8">
    <w:name w:val="4591BD98F04A4703AB79303E1EE188E8"/>
    <w:rsid w:val="00446C9D"/>
    <w:pPr>
      <w:bidi/>
    </w:pPr>
  </w:style>
  <w:style w:type="paragraph" w:customStyle="1" w:styleId="454F602408FF42ABA15D206792508E98">
    <w:name w:val="454F602408FF42ABA15D206792508E98"/>
    <w:rsid w:val="00446C9D"/>
    <w:pPr>
      <w:bidi/>
    </w:pPr>
  </w:style>
  <w:style w:type="paragraph" w:customStyle="1" w:styleId="6160928A92284C87A71C337F1E8A208B">
    <w:name w:val="6160928A92284C87A71C337F1E8A208B"/>
    <w:rsid w:val="00446C9D"/>
    <w:pPr>
      <w:bidi/>
    </w:pPr>
  </w:style>
  <w:style w:type="paragraph" w:customStyle="1" w:styleId="C532FAC2AFB54261B7C2C2AD282AE4BA">
    <w:name w:val="C532FAC2AFB54261B7C2C2AD282AE4BA"/>
    <w:rsid w:val="00446C9D"/>
    <w:pPr>
      <w:bidi/>
    </w:pPr>
  </w:style>
  <w:style w:type="paragraph" w:customStyle="1" w:styleId="2ACFB74736AB43F68E1ECB3308132DC0">
    <w:name w:val="2ACFB74736AB43F68E1ECB3308132DC0"/>
    <w:rsid w:val="00446C9D"/>
    <w:pPr>
      <w:bidi/>
    </w:pPr>
  </w:style>
  <w:style w:type="paragraph" w:customStyle="1" w:styleId="A59A68B70EB045CCA37AA94B3B9ACCDE">
    <w:name w:val="A59A68B70EB045CCA37AA94B3B9ACCDE"/>
    <w:rsid w:val="00446C9D"/>
    <w:pPr>
      <w:bidi/>
    </w:pPr>
  </w:style>
  <w:style w:type="paragraph" w:customStyle="1" w:styleId="296E86C399CE40D28DD0DAFDF7F0789A">
    <w:name w:val="296E86C399CE40D28DD0DAFDF7F0789A"/>
    <w:rsid w:val="00446C9D"/>
    <w:pPr>
      <w:bidi/>
    </w:pPr>
  </w:style>
  <w:style w:type="paragraph" w:customStyle="1" w:styleId="3024F3F523C346C8B8FF8B0058CA8611">
    <w:name w:val="3024F3F523C346C8B8FF8B0058CA8611"/>
    <w:rsid w:val="00446C9D"/>
    <w:pPr>
      <w:bidi/>
    </w:pPr>
  </w:style>
  <w:style w:type="paragraph" w:customStyle="1" w:styleId="973820A439754F279AA62996650D94FA">
    <w:name w:val="973820A439754F279AA62996650D94FA"/>
    <w:rsid w:val="00446C9D"/>
    <w:pPr>
      <w:bidi/>
    </w:pPr>
  </w:style>
  <w:style w:type="paragraph" w:customStyle="1" w:styleId="B33FE5C228CB4578A22DAEA7EE6925B5">
    <w:name w:val="B33FE5C228CB4578A22DAEA7EE6925B5"/>
    <w:rsid w:val="00446C9D"/>
    <w:pPr>
      <w:bidi/>
    </w:pPr>
  </w:style>
  <w:style w:type="paragraph" w:customStyle="1" w:styleId="D63BD619802948309A75431CE5A03612">
    <w:name w:val="D63BD619802948309A75431CE5A03612"/>
    <w:rsid w:val="00446C9D"/>
    <w:pPr>
      <w:bidi/>
    </w:pPr>
  </w:style>
  <w:style w:type="paragraph" w:customStyle="1" w:styleId="EC0E6C44D9B5420BBFC85C17F40877F2">
    <w:name w:val="EC0E6C44D9B5420BBFC85C17F40877F2"/>
    <w:rsid w:val="00446C9D"/>
    <w:pPr>
      <w:bidi/>
    </w:pPr>
  </w:style>
  <w:style w:type="paragraph" w:customStyle="1" w:styleId="655D47B45F264B21960AA65A30171B0D">
    <w:name w:val="655D47B45F264B21960AA65A30171B0D"/>
    <w:rsid w:val="00446C9D"/>
    <w:pPr>
      <w:bidi/>
    </w:pPr>
  </w:style>
  <w:style w:type="paragraph" w:customStyle="1" w:styleId="4E91F5547633449A9FA6EDC3CC6F522A">
    <w:name w:val="4E91F5547633449A9FA6EDC3CC6F522A"/>
    <w:rsid w:val="00446C9D"/>
    <w:pPr>
      <w:bidi/>
    </w:pPr>
  </w:style>
  <w:style w:type="paragraph" w:customStyle="1" w:styleId="1CA983FEFF164563B136A028D8A58BF2">
    <w:name w:val="1CA983FEFF164563B136A028D8A58BF2"/>
    <w:rsid w:val="00446C9D"/>
    <w:pPr>
      <w:bidi/>
    </w:pPr>
  </w:style>
  <w:style w:type="paragraph" w:customStyle="1" w:styleId="FD2C88A1E7814FB68431A8087E6DD00B">
    <w:name w:val="FD2C88A1E7814FB68431A8087E6DD00B"/>
    <w:rsid w:val="00446C9D"/>
    <w:pPr>
      <w:bidi/>
    </w:pPr>
  </w:style>
  <w:style w:type="paragraph" w:customStyle="1" w:styleId="5C503440F5AA40B4B836A4C976B9E9C8">
    <w:name w:val="5C503440F5AA40B4B836A4C976B9E9C8"/>
    <w:rsid w:val="00446C9D"/>
    <w:pPr>
      <w:bidi/>
    </w:pPr>
  </w:style>
  <w:style w:type="paragraph" w:customStyle="1" w:styleId="17941323DEFD4F92A83A3E18C4911E46">
    <w:name w:val="17941323DEFD4F92A83A3E18C4911E46"/>
    <w:rsid w:val="00446C9D"/>
    <w:pPr>
      <w:bidi/>
    </w:pPr>
  </w:style>
  <w:style w:type="paragraph" w:customStyle="1" w:styleId="51288A751A1B42E492CC6E35A7D226A3">
    <w:name w:val="51288A751A1B42E492CC6E35A7D226A3"/>
    <w:rsid w:val="00446C9D"/>
    <w:pPr>
      <w:bidi/>
    </w:pPr>
  </w:style>
  <w:style w:type="paragraph" w:customStyle="1" w:styleId="AA8338AFD6CE4E3488EB082369CFD6FF">
    <w:name w:val="AA8338AFD6CE4E3488EB082369CFD6FF"/>
    <w:rsid w:val="00446C9D"/>
    <w:pPr>
      <w:bidi/>
    </w:pPr>
  </w:style>
  <w:style w:type="paragraph" w:customStyle="1" w:styleId="4A41921E2A4F4F3E849721F0AE68670F">
    <w:name w:val="4A41921E2A4F4F3E849721F0AE68670F"/>
    <w:rsid w:val="00446C9D"/>
    <w:pPr>
      <w:bidi/>
    </w:pPr>
  </w:style>
  <w:style w:type="paragraph" w:customStyle="1" w:styleId="7FA15F8B4F954D1CA2FEB5E14B2DAB00">
    <w:name w:val="7FA15F8B4F954D1CA2FEB5E14B2DAB00"/>
    <w:rsid w:val="00446C9D"/>
    <w:pPr>
      <w:bidi/>
    </w:pPr>
  </w:style>
  <w:style w:type="paragraph" w:customStyle="1" w:styleId="428820BF26174F6A88CE06B24BD7D116">
    <w:name w:val="428820BF26174F6A88CE06B24BD7D116"/>
    <w:rsid w:val="00446C9D"/>
    <w:pPr>
      <w:bidi/>
    </w:pPr>
  </w:style>
  <w:style w:type="paragraph" w:customStyle="1" w:styleId="FC344F02150848F3A292CBD216D8AE77">
    <w:name w:val="FC344F02150848F3A292CBD216D8AE77"/>
    <w:rsid w:val="00446C9D"/>
    <w:pPr>
      <w:bidi/>
    </w:pPr>
  </w:style>
  <w:style w:type="paragraph" w:customStyle="1" w:styleId="99BC6C60D98D4DF3A36E296D36E61997">
    <w:name w:val="99BC6C60D98D4DF3A36E296D36E61997"/>
    <w:rsid w:val="00446C9D"/>
    <w:pPr>
      <w:bidi/>
    </w:pPr>
  </w:style>
  <w:style w:type="paragraph" w:customStyle="1" w:styleId="30F702F5644C4576819551D9DBB5903A">
    <w:name w:val="30F702F5644C4576819551D9DBB5903A"/>
    <w:rsid w:val="00446C9D"/>
    <w:pPr>
      <w:bidi/>
    </w:pPr>
  </w:style>
  <w:style w:type="paragraph" w:customStyle="1" w:styleId="BA445544C5D3484FBD74462B4B16801F">
    <w:name w:val="BA445544C5D3484FBD74462B4B16801F"/>
    <w:rsid w:val="00446C9D"/>
    <w:pPr>
      <w:bidi/>
    </w:pPr>
  </w:style>
  <w:style w:type="paragraph" w:customStyle="1" w:styleId="9BF8B7C5108242C59D965AA5D1812DC8">
    <w:name w:val="9BF8B7C5108242C59D965AA5D1812DC8"/>
    <w:rsid w:val="00446C9D"/>
    <w:pPr>
      <w:bidi/>
    </w:pPr>
  </w:style>
  <w:style w:type="paragraph" w:customStyle="1" w:styleId="10D2619CD3F149E1B44436B378D73BD1">
    <w:name w:val="10D2619CD3F149E1B44436B378D73BD1"/>
    <w:rsid w:val="00446C9D"/>
    <w:pPr>
      <w:bidi/>
    </w:pPr>
  </w:style>
  <w:style w:type="paragraph" w:customStyle="1" w:styleId="BA6AE50428E047E0832841E0E8BFD1DD">
    <w:name w:val="BA6AE50428E047E0832841E0E8BFD1DD"/>
    <w:rsid w:val="00446C9D"/>
    <w:pPr>
      <w:bidi/>
    </w:pPr>
  </w:style>
  <w:style w:type="paragraph" w:customStyle="1" w:styleId="228600D4C04A4090AC0C27865923EB88">
    <w:name w:val="228600D4C04A4090AC0C27865923EB88"/>
    <w:rsid w:val="00446C9D"/>
    <w:pPr>
      <w:bidi/>
    </w:pPr>
  </w:style>
  <w:style w:type="paragraph" w:customStyle="1" w:styleId="1065EE55C27E49C3B775278642EC9BB1">
    <w:name w:val="1065EE55C27E49C3B775278642EC9BB1"/>
    <w:rsid w:val="00446C9D"/>
    <w:pPr>
      <w:bidi/>
    </w:pPr>
  </w:style>
  <w:style w:type="paragraph" w:customStyle="1" w:styleId="86FF6335AC65444C80145587C7FAEA48">
    <w:name w:val="86FF6335AC65444C80145587C7FAEA48"/>
    <w:rsid w:val="00446C9D"/>
    <w:pPr>
      <w:bidi/>
    </w:pPr>
  </w:style>
  <w:style w:type="paragraph" w:customStyle="1" w:styleId="AEC348B56CF94D9C89A7AC7FE8F02CED">
    <w:name w:val="AEC348B56CF94D9C89A7AC7FE8F02CED"/>
    <w:rsid w:val="00446C9D"/>
    <w:pPr>
      <w:bidi/>
    </w:pPr>
  </w:style>
  <w:style w:type="paragraph" w:customStyle="1" w:styleId="FA12AB4122014926832C4EC4D13C684A">
    <w:name w:val="FA12AB4122014926832C4EC4D13C684A"/>
    <w:rsid w:val="00446C9D"/>
    <w:pPr>
      <w:bidi/>
    </w:pPr>
  </w:style>
  <w:style w:type="paragraph" w:customStyle="1" w:styleId="2B86BFB4F6AE4AD88B92E2D717D0499D">
    <w:name w:val="2B86BFB4F6AE4AD88B92E2D717D0499D"/>
    <w:rsid w:val="00446C9D"/>
    <w:pPr>
      <w:bidi/>
    </w:pPr>
  </w:style>
  <w:style w:type="paragraph" w:customStyle="1" w:styleId="0F2C5E63C9D9467591E39D8631E272D3">
    <w:name w:val="0F2C5E63C9D9467591E39D8631E272D3"/>
    <w:rsid w:val="00446C9D"/>
    <w:pPr>
      <w:bidi/>
    </w:pPr>
  </w:style>
  <w:style w:type="paragraph" w:customStyle="1" w:styleId="5FDE60AF45B44AEF94EE04628D9F1392">
    <w:name w:val="5FDE60AF45B44AEF94EE04628D9F1392"/>
    <w:rsid w:val="00446C9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2F6F3-9795-44E3-AD02-AC90AAA6128D}"/>
</file>

<file path=customXml/itemProps2.xml><?xml version="1.0" encoding="utf-8"?>
<ds:datastoreItem xmlns:ds="http://schemas.openxmlformats.org/officeDocument/2006/customXml" ds:itemID="{02AEA72D-18E5-4C1C-8B53-248C21BD92E4}"/>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BB9FFED3-9D69-41AB-8703-CBE64BA08EB5}"/>
</file>

<file path=docProps/app.xml><?xml version="1.0" encoding="utf-8"?>
<Properties xmlns="http://schemas.openxmlformats.org/officeDocument/2006/extended-properties" xmlns:vt="http://schemas.openxmlformats.org/officeDocument/2006/docPropsVTypes">
  <Template>Normal</Template>
  <TotalTime>5</TotalTime>
  <Pages>29</Pages>
  <Words>8139</Words>
  <Characters>40698</Characters>
  <Application>Microsoft Office Word</Application>
  <DocSecurity>0</DocSecurity>
  <Lines>339</Lines>
  <Paragraphs>97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2022-12-01T12:16:00Z</dcterms:created>
  <dcterms:modified xsi:type="dcterms:W3CDTF">2022-12-01T12:21:00Z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2a73f4b7-ac0e-44fe-a100-b33a16fa4afd</vt:lpwstr>
  </property>
</Properties>
</file>