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67602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bookmarkEnd w:id="0"/>
    </w:p>
    <w:p w14:paraId="0EE16D4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28EE1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1D6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AC0D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7543A3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54A287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4F994E5B" wp14:editId="475FE841">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FF714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AA9FAB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04790E"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A4CC80"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6301A"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B03AFA"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D3411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6674F90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8179B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2695C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4DC82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03F1D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62442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DBE6D"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7DF13DE" w14:textId="3ED6F312" w:rsidR="003C30D7" w:rsidRPr="00B27B4C" w:rsidRDefault="003928D1"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30T14:22:00Z">
            <w:r>
              <w:rPr>
                <w:rFonts w:ascii="Times New Roman" w:eastAsia="Times New Roman" w:hAnsi="Times New Roman" w:cs="David"/>
                <w:bCs/>
                <w:sz w:val="32"/>
                <w:szCs w:val="32"/>
                <w:u w:val="single"/>
                <w:rtl/>
                <w:lang w:eastAsia="he-IL"/>
              </w:rPr>
              <w:t>סביוני נצר סירני - בניין 31</w:t>
            </w:r>
          </w:ins>
        </w:p>
      </w:sdtContent>
    </w:sdt>
    <w:p w14:paraId="540A154C"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1DFE2CC" w14:textId="0E8DE5E3" w:rsidR="003C30D7" w:rsidRPr="00B27B4C" w:rsidRDefault="003928D1"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1-05-30T14:22:00Z">
            <w:r>
              <w:rPr>
                <w:rFonts w:ascii="Times New Roman" w:eastAsia="Times New Roman" w:hAnsi="Times New Roman" w:cs="David"/>
                <w:bCs/>
                <w:sz w:val="32"/>
                <w:szCs w:val="32"/>
                <w:u w:val="single"/>
                <w:rtl/>
                <w:lang w:eastAsia="he-IL"/>
              </w:rPr>
              <w:t>סביוני נצר סירני</w:t>
            </w:r>
          </w:ins>
        </w:p>
      </w:sdtContent>
    </w:sdt>
    <w:p w14:paraId="250C6BF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9619D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69979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9FA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4E820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DFBA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00177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90A2F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C8D82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19957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8766F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8529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9BE0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FCCF7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B018B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B01FE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C5E14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6119C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26696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A5FE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1FEC9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C4B3D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33845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69AE0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468FB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03863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41C58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4819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2BA59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7C6CB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649B8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AF501A"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1FA0C8EB"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648A02E" w14:textId="1A084BD1"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30T00:00:00Z">
            <w:dateFormat w:val="dd/MM/yyyy"/>
            <w:lid w:val="he-IL"/>
            <w:storeMappedDataAs w:val="dateTime"/>
            <w:calendar w:val="gregorian"/>
          </w:date>
        </w:sdtPr>
        <w:sdtEndPr>
          <w:rPr>
            <w:rFonts w:hint="cs"/>
          </w:rPr>
        </w:sdtEndPr>
        <w:sdtContent>
          <w:ins w:id="3" w:author="Meryl Etman" w:date="2021-12-30T15:18:00Z">
            <w:r w:rsidR="00F36774">
              <w:rPr>
                <w:rFonts w:ascii="Times New Roman" w:eastAsia="Times New Roman" w:hAnsi="Times New Roman" w:cs="David" w:hint="cs"/>
                <w:color w:val="800080"/>
                <w:sz w:val="24"/>
                <w:szCs w:val="24"/>
                <w:rtl/>
                <w:lang w:eastAsia="he-IL"/>
              </w:rPr>
              <w:t>‏30/12/2021</w:t>
            </w:r>
          </w:ins>
        </w:sdtContent>
      </w:sdt>
    </w:p>
    <w:p w14:paraId="5B36097C"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4316AEC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83C65E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1F408B"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9FBC93E" w14:textId="65055D19" w:rsidR="00776496" w:rsidRPr="00776496" w:rsidRDefault="003928D1"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1-05-30T14:23: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7B644AED"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519B6C85"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529EFF0F"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8ABCCFF"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31E437B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B3A4299" w14:textId="3B3F99AD" w:rsidR="00776496" w:rsidRPr="00776496" w:rsidRDefault="003928D1"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Meryl Etman" w:date="2021-05-30T14:23:00Z">
            <w:r>
              <w:rPr>
                <w:rFonts w:ascii="Times New Roman" w:eastAsia="Times New Roman" w:hAnsi="Times New Roman" w:cs="David"/>
                <w:color w:val="800080"/>
                <w:sz w:val="24"/>
                <w:szCs w:val="24"/>
                <w:rtl/>
              </w:rPr>
              <w:br/>
              <w:t>מ.ג. יועצים לאקוסטיקה בע"מ</w:t>
            </w:r>
            <w:r>
              <w:rPr>
                <w:rFonts w:ascii="Times New Roman" w:eastAsia="Times New Roman" w:hAnsi="Times New Roman" w:cs="David"/>
                <w:color w:val="800080"/>
                <w:sz w:val="24"/>
                <w:szCs w:val="24"/>
                <w:rtl/>
              </w:rPr>
              <w:br/>
              <w:t>רח' השופטים 1, ת.ד. 5212, הרצליה 4644708</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25199644"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1A66865"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47FFE5A6"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F19EDEB"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0C91754"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lastRenderedPageBreak/>
        <w:t>לפיכך הותנה והוסכם בין הצדדים כדלקמן:</w:t>
      </w:r>
    </w:p>
    <w:p w14:paraId="1D90CBE2"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56EA52D3"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76784B8E"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F77DC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54A1D4A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F67C08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2A525EF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3512656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C9E0D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4C259B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F8864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F43AEC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95CEF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18324B3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C7CB3F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3710873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101FE7D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330E69B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FB65CE"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7D6A2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B5D22B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4F0ABA0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990553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213C2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530D679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44C6B11"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2B44923"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1966950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6F710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414EEFD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C53884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9F298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חוזה</w:t>
      </w:r>
    </w:p>
    <w:p w14:paraId="240A4E22"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3A643981"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1FEEAD2"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1B8355C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187E84D1"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8BA1161"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25398CB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2BD7C6C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0FF0D380"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24EE92D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6F851F6B"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611344BB"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B409353"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760A561"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11B545F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724AED3F"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3F7C9122"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28D899F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1896B58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68BEC2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794BB15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7E018D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1B2705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431DB91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66527C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0586B49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BCB15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590C056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3D386C6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8A299E8"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50F73CD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37E6AD1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278C590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E3F2D9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8C3E1F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xml:space="preserve">"). החלפת המנהל </w:t>
      </w:r>
      <w:r w:rsidRPr="00776496">
        <w:rPr>
          <w:rFonts w:ascii="Times New Roman" w:eastAsia="Times New Roman" w:hAnsi="Times New Roman" w:cs="David"/>
          <w:sz w:val="24"/>
          <w:szCs w:val="24"/>
          <w:rtl/>
          <w:lang w:eastAsia="he-IL"/>
        </w:rPr>
        <w:lastRenderedPageBreak/>
        <w:t>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3DC1068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124CA5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B73BFF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5297C4A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235F88B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230BC23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1526C8F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0BF897C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5AE3844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6556B9F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4B2808B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59E3878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8D457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w:t>
      </w:r>
      <w:r w:rsidRPr="00776496">
        <w:rPr>
          <w:rFonts w:ascii="Times New Roman" w:eastAsia="Times New Roman" w:hAnsi="Times New Roman" w:cs="David"/>
          <w:sz w:val="24"/>
          <w:szCs w:val="24"/>
          <w:rtl/>
          <w:lang w:eastAsia="he-IL"/>
        </w:rPr>
        <w:lastRenderedPageBreak/>
        <w:t xml:space="preserve">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552B19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716C54B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3FA161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0C2F54A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0ECEE5F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32589B5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0C4BCF9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3689BA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F28BC9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8D80C6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635FB42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698E86D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BD6F38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2049D964"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4C25862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5698622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EFB5AA6" w14:textId="77777777" w:rsidR="00776496" w:rsidRPr="00776496" w:rsidDel="00EE79E3" w:rsidRDefault="00776496" w:rsidP="00776496">
      <w:pPr>
        <w:widowControl w:val="0"/>
        <w:numPr>
          <w:ilvl w:val="1"/>
          <w:numId w:val="1"/>
        </w:numPr>
        <w:spacing w:before="0" w:beforeAutospacing="0" w:after="240" w:afterAutospacing="0" w:line="240" w:lineRule="auto"/>
        <w:ind w:left="788" w:hanging="431"/>
        <w:jc w:val="both"/>
        <w:rPr>
          <w:del w:id="6" w:author="Meryl Etman" w:date="2021-05-30T14:25:00Z"/>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7BD16745" w14:textId="77777777" w:rsidR="00776496" w:rsidRPr="00EE79E3" w:rsidDel="00E215F5" w:rsidRDefault="00776496">
      <w:pPr>
        <w:widowControl w:val="0"/>
        <w:numPr>
          <w:ilvl w:val="1"/>
          <w:numId w:val="1"/>
        </w:numPr>
        <w:spacing w:before="0" w:beforeAutospacing="0" w:after="240" w:afterAutospacing="0" w:line="240" w:lineRule="auto"/>
        <w:ind w:left="788" w:hanging="431"/>
        <w:jc w:val="both"/>
        <w:rPr>
          <w:del w:id="7" w:author="Meryl Etman" w:date="2021-05-30T14:29:00Z"/>
          <w:rFonts w:ascii="Times New Roman" w:eastAsia="Times New Roman" w:hAnsi="Times New Roman" w:cs="David"/>
          <w:sz w:val="24"/>
          <w:szCs w:val="24"/>
          <w:rtl/>
          <w:lang w:eastAsia="he-IL"/>
        </w:rPr>
        <w:pPrChange w:id="8" w:author="Meryl Etman" w:date="2021-05-30T14:25:00Z">
          <w:pPr>
            <w:widowControl w:val="0"/>
            <w:spacing w:before="0" w:beforeAutospacing="0" w:after="240" w:afterAutospacing="0" w:line="240" w:lineRule="auto"/>
            <w:ind w:left="788"/>
            <w:jc w:val="both"/>
          </w:pPr>
        </w:pPrChange>
      </w:pPr>
    </w:p>
    <w:p w14:paraId="2B73C185" w14:textId="77777777" w:rsidR="00F865AA" w:rsidRPr="00E215F5" w:rsidRDefault="00F865A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9" w:author="Meryl Etman" w:date="2021-05-30T14:29:00Z">
          <w:pPr>
            <w:widowControl w:val="0"/>
            <w:spacing w:before="0" w:beforeAutospacing="0" w:after="240" w:afterAutospacing="0" w:line="240" w:lineRule="auto"/>
            <w:ind w:left="788"/>
            <w:jc w:val="both"/>
          </w:pPr>
        </w:pPrChange>
      </w:pPr>
    </w:p>
    <w:p w14:paraId="12D3E41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65E2C30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476036D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5123928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5CB9B53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5B68D25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5F5A66F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A2DDCC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3C7B116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5857CA8D" w14:textId="6B0DC8D8" w:rsid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ins w:id="10" w:author="Meryl Etman" w:date="2021-07-11T13:36:00Z"/>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שליחויות.</w:t>
      </w:r>
    </w:p>
    <w:p w14:paraId="0ADEED0D" w14:textId="0DDECBF7" w:rsidR="00F80156" w:rsidRPr="00776496" w:rsidRDefault="00F8015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ins w:id="11" w:author="Meryl Etman" w:date="2021-07-11T13:36:00Z">
        <w:r>
          <w:rPr>
            <w:rFonts w:ascii="Times New Roman" w:eastAsia="Times New Roman" w:hAnsi="Times New Roman" w:cs="David" w:hint="cs"/>
            <w:sz w:val="24"/>
            <w:szCs w:val="24"/>
            <w:rtl/>
            <w:lang w:eastAsia="he-IL"/>
          </w:rPr>
          <w:t>מדידות אקוסטיות מעבר לאלו הנדרשות לצורך קבלת טופס 4.</w:t>
        </w:r>
      </w:ins>
    </w:p>
    <w:p w14:paraId="3B02622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w:t>
      </w:r>
      <w:r w:rsidRPr="00776496">
        <w:rPr>
          <w:rFonts w:ascii="Times New Roman" w:eastAsia="Times New Roman" w:hAnsi="Times New Roman" w:cs="David"/>
          <w:sz w:val="24"/>
          <w:szCs w:val="24"/>
          <w:rtl/>
          <w:lang w:eastAsia="he-IL"/>
        </w:rPr>
        <w:lastRenderedPageBreak/>
        <w:t xml:space="preserve">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57C77B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73088F0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A62DAB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2D6CED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46EDA274" w14:textId="77777777" w:rsidR="00776496" w:rsidRPr="00776496" w:rsidDel="00E215F5" w:rsidRDefault="00776496" w:rsidP="00776496">
      <w:pPr>
        <w:widowControl w:val="0"/>
        <w:numPr>
          <w:ilvl w:val="1"/>
          <w:numId w:val="1"/>
        </w:numPr>
        <w:spacing w:before="0" w:beforeAutospacing="0" w:after="240" w:afterAutospacing="0" w:line="240" w:lineRule="auto"/>
        <w:ind w:left="788" w:hanging="431"/>
        <w:jc w:val="both"/>
        <w:rPr>
          <w:del w:id="12" w:author="Meryl Etman" w:date="2021-05-30T14:29:00Z"/>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57E2950" w14:textId="77777777" w:rsidR="00776496" w:rsidRPr="00E215F5" w:rsidRDefault="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13" w:author="Meryl Etman" w:date="2021-05-30T14:29:00Z">
          <w:pPr>
            <w:widowControl w:val="0"/>
            <w:spacing w:before="0" w:beforeAutospacing="0" w:after="240" w:afterAutospacing="0" w:line="240" w:lineRule="auto"/>
            <w:ind w:left="788"/>
            <w:jc w:val="both"/>
          </w:pPr>
        </w:pPrChange>
      </w:pPr>
    </w:p>
    <w:p w14:paraId="7403AE7D"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4C49D5B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79995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6A182AA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3C2A7A2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449C15C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32FD8D8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42B3A0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495DEB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30EF04B" w14:textId="70032324" w:rsidR="00E215F5" w:rsidRDefault="00776496" w:rsidP="00776496">
      <w:pPr>
        <w:widowControl w:val="0"/>
        <w:spacing w:before="0" w:beforeAutospacing="0" w:after="240" w:afterAutospacing="0" w:line="240" w:lineRule="auto"/>
        <w:ind w:left="794"/>
        <w:jc w:val="both"/>
        <w:rPr>
          <w:ins w:id="14" w:author="Meryl Etman" w:date="2021-05-30T14:29:00Z"/>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5444D744" w14:textId="5E52CA26" w:rsidR="00776496" w:rsidRPr="00776496" w:rsidRDefault="00E215F5">
      <w:pPr>
        <w:bidi w:val="0"/>
        <w:spacing w:before="0" w:beforeAutospacing="0" w:after="160" w:afterAutospacing="0" w:line="259" w:lineRule="auto"/>
        <w:rPr>
          <w:rFonts w:ascii="Times New Roman" w:eastAsia="Times New Roman" w:hAnsi="Times New Roman" w:cs="David"/>
          <w:sz w:val="24"/>
          <w:szCs w:val="24"/>
          <w:rtl/>
          <w:lang w:eastAsia="he-IL"/>
        </w:rPr>
        <w:pPrChange w:id="15" w:author="Meryl Etman" w:date="2021-05-30T14:29:00Z">
          <w:pPr>
            <w:widowControl w:val="0"/>
            <w:spacing w:before="0" w:beforeAutospacing="0" w:after="240" w:afterAutospacing="0" w:line="240" w:lineRule="auto"/>
            <w:ind w:left="794"/>
            <w:jc w:val="both"/>
          </w:pPr>
        </w:pPrChange>
      </w:pPr>
      <w:ins w:id="16" w:author="Meryl Etman" w:date="2021-05-30T14:29:00Z">
        <w:r>
          <w:rPr>
            <w:rFonts w:ascii="Times New Roman" w:eastAsia="Times New Roman" w:hAnsi="Times New Roman" w:cs="David"/>
            <w:sz w:val="24"/>
            <w:szCs w:val="24"/>
            <w:rtl/>
            <w:lang w:eastAsia="he-IL"/>
          </w:rPr>
          <w:br w:type="page"/>
        </w:r>
      </w:ins>
    </w:p>
    <w:p w14:paraId="5F254B4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lastRenderedPageBreak/>
        <w:t>אחריות וביטוח</w:t>
      </w:r>
    </w:p>
    <w:p w14:paraId="34C5E16C"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665C507"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9445A63" w14:textId="77777777" w:rsidR="00B67F92" w:rsidRPr="00013687" w:rsidRDefault="00B67F92" w:rsidP="00B67F92">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E4C4E53"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0658F23" w14:textId="77777777" w:rsidR="00B67F92" w:rsidDel="00E215F5" w:rsidRDefault="00B67F92" w:rsidP="00B67F92">
      <w:pPr>
        <w:widowControl w:val="0"/>
        <w:spacing w:before="0" w:beforeAutospacing="0" w:after="200" w:afterAutospacing="0" w:line="240" w:lineRule="auto"/>
        <w:ind w:left="368" w:firstLine="425"/>
        <w:rPr>
          <w:del w:id="17" w:author="Meryl Etman" w:date="2021-05-30T14:29:00Z"/>
          <w:rFonts w:ascii="Times New Roman" w:eastAsia="Times New Roman" w:hAnsi="Times New Roman" w:cs="David"/>
          <w:b/>
          <w:bCs/>
          <w:sz w:val="20"/>
          <w:szCs w:val="24"/>
          <w:u w:val="single"/>
          <w:rtl/>
          <w:lang w:eastAsia="he-IL"/>
        </w:rPr>
      </w:pPr>
    </w:p>
    <w:p w14:paraId="2330E20C" w14:textId="77777777" w:rsidR="00B67F92" w:rsidRDefault="00B67F92">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18" w:author="Meryl Etman" w:date="2021-05-30T14:29:00Z">
          <w:pPr>
            <w:widowControl w:val="0"/>
            <w:spacing w:before="0" w:beforeAutospacing="0" w:after="200" w:afterAutospacing="0" w:line="240" w:lineRule="auto"/>
            <w:ind w:left="368" w:firstLine="425"/>
          </w:pPr>
        </w:pPrChange>
      </w:pPr>
    </w:p>
    <w:p w14:paraId="255C9FE8"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D6F4DF0"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20DD50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7B2CD5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17CE50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F6B8754"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B335B0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C393B7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AAB4F8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91694E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25C52B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DE11A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458A92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85D594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03740E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2C2A427"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0206720"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621219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5013B94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1FB80E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730844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F33485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0D6B70C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6DD1373C"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E40EF90"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6C33170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7F07CF8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69B108F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7B0E77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68AD430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9F1729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EC58E74"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1BF6C731" w14:textId="77777777" w:rsidR="003C30D7" w:rsidDel="00EE79E3" w:rsidRDefault="003C30D7" w:rsidP="003C30D7">
      <w:pPr>
        <w:widowControl w:val="0"/>
        <w:spacing w:before="0" w:beforeAutospacing="0" w:after="240" w:afterAutospacing="0" w:line="240" w:lineRule="auto"/>
        <w:jc w:val="both"/>
        <w:rPr>
          <w:del w:id="19" w:author="Meryl Etman" w:date="2021-05-30T14:25:00Z"/>
          <w:rFonts w:ascii="Times New Roman" w:eastAsia="Times New Roman" w:hAnsi="Times New Roman" w:cs="David"/>
          <w:sz w:val="24"/>
          <w:szCs w:val="24"/>
          <w:rtl/>
          <w:lang w:eastAsia="he-IL"/>
        </w:rPr>
      </w:pPr>
    </w:p>
    <w:p w14:paraId="65446E7A" w14:textId="77777777" w:rsidR="003C30D7" w:rsidDel="00EE79E3" w:rsidRDefault="003C30D7" w:rsidP="003C30D7">
      <w:pPr>
        <w:widowControl w:val="0"/>
        <w:spacing w:before="0" w:beforeAutospacing="0" w:after="240" w:afterAutospacing="0" w:line="240" w:lineRule="auto"/>
        <w:jc w:val="both"/>
        <w:rPr>
          <w:del w:id="20" w:author="Meryl Etman" w:date="2021-05-30T14:25:00Z"/>
          <w:rFonts w:ascii="Times New Roman" w:eastAsia="Times New Roman" w:hAnsi="Times New Roman" w:cs="David"/>
          <w:sz w:val="24"/>
          <w:szCs w:val="24"/>
          <w:rtl/>
          <w:lang w:eastAsia="he-IL"/>
        </w:rPr>
      </w:pPr>
    </w:p>
    <w:p w14:paraId="0D4F29B2"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0FF504E"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4DB8947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D250BD9"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51446384"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47AA9712"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7672586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1BB5DFC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w:t>
      </w:r>
      <w:r w:rsidRPr="00776496">
        <w:rPr>
          <w:rFonts w:ascii="Times New Roman" w:eastAsia="Times New Roman" w:hAnsi="Times New Roman" w:cs="David"/>
          <w:sz w:val="24"/>
          <w:szCs w:val="24"/>
          <w:rtl/>
          <w:lang w:eastAsia="he-IL"/>
        </w:rPr>
        <w:lastRenderedPageBreak/>
        <w:t>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2B569B0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4871FAF"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3ED74DDF"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64D340E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176E8091"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0547048F"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1086992D"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16AF01CE"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2E506FD"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749F8D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2BDD382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60BF683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A0EB79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ולאחר שקיבל מהמזמין התראה בכתב </w:t>
      </w:r>
      <w:r w:rsidRPr="00776496">
        <w:rPr>
          <w:rFonts w:ascii="Times New Roman" w:eastAsia="Times New Roman" w:hAnsi="Times New Roman" w:cs="David"/>
          <w:sz w:val="24"/>
          <w:szCs w:val="24"/>
          <w:rtl/>
          <w:lang w:eastAsia="he-IL"/>
        </w:rPr>
        <w:lastRenderedPageBreak/>
        <w:t>בגין כך, יהיה המזמין זכאי לבצע התחייבות זאת באמצעות בעל מקצוע אחר וזאת מבלי לגרוע מאיזה מזכויותיו של המזמין לפי החוזה.</w:t>
      </w:r>
    </w:p>
    <w:p w14:paraId="11A6D881" w14:textId="77777777" w:rsidR="00776496" w:rsidRPr="00776496" w:rsidDel="00E215F5" w:rsidRDefault="00776496" w:rsidP="00776496">
      <w:pPr>
        <w:widowControl w:val="0"/>
        <w:numPr>
          <w:ilvl w:val="1"/>
          <w:numId w:val="1"/>
        </w:numPr>
        <w:spacing w:before="0" w:beforeAutospacing="0" w:after="200" w:afterAutospacing="0" w:line="240" w:lineRule="auto"/>
        <w:jc w:val="both"/>
        <w:rPr>
          <w:del w:id="21" w:author="Meryl Etman" w:date="2021-05-30T14:29:00Z"/>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8CC97DE" w14:textId="77777777" w:rsidR="00776496" w:rsidRPr="00E215F5" w:rsidDel="00E215F5" w:rsidRDefault="00776496">
      <w:pPr>
        <w:widowControl w:val="0"/>
        <w:numPr>
          <w:ilvl w:val="1"/>
          <w:numId w:val="1"/>
        </w:numPr>
        <w:spacing w:before="0" w:beforeAutospacing="0" w:after="200" w:afterAutospacing="0" w:line="240" w:lineRule="auto"/>
        <w:jc w:val="both"/>
        <w:rPr>
          <w:del w:id="22" w:author="Meryl Etman" w:date="2021-05-30T14:29:00Z"/>
          <w:rFonts w:ascii="Times New Roman" w:eastAsia="Times New Roman" w:hAnsi="Times New Roman" w:cs="David"/>
          <w:sz w:val="24"/>
          <w:szCs w:val="24"/>
          <w:lang w:eastAsia="he-IL"/>
        </w:rPr>
        <w:pPrChange w:id="23" w:author="Meryl Etman" w:date="2021-05-30T14:29:00Z">
          <w:pPr>
            <w:widowControl w:val="0"/>
            <w:spacing w:before="0" w:beforeAutospacing="0" w:after="200" w:afterAutospacing="0" w:line="240" w:lineRule="auto"/>
            <w:ind w:left="792"/>
            <w:jc w:val="both"/>
          </w:pPr>
        </w:pPrChange>
      </w:pPr>
    </w:p>
    <w:p w14:paraId="6BEAF2AB" w14:textId="77777777" w:rsidR="00776496" w:rsidRPr="00776496" w:rsidRDefault="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Change w:id="24" w:author="Meryl Etman" w:date="2021-05-30T14:29:00Z">
          <w:pPr>
            <w:widowControl w:val="0"/>
            <w:spacing w:before="0" w:beforeAutospacing="0" w:after="200" w:afterAutospacing="0" w:line="240" w:lineRule="auto"/>
            <w:jc w:val="both"/>
          </w:pPr>
        </w:pPrChange>
      </w:pPr>
    </w:p>
    <w:p w14:paraId="2F6C6DDA"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6DBF150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5697207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7EC5243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6C0B012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7D3952B2" w14:textId="77777777" w:rsidR="00776496" w:rsidDel="00E215F5" w:rsidRDefault="00776496" w:rsidP="00776496">
      <w:pPr>
        <w:widowControl w:val="0"/>
        <w:numPr>
          <w:ilvl w:val="1"/>
          <w:numId w:val="1"/>
        </w:numPr>
        <w:spacing w:before="0" w:beforeAutospacing="0" w:after="240" w:afterAutospacing="0" w:line="240" w:lineRule="auto"/>
        <w:ind w:left="788" w:hanging="431"/>
        <w:jc w:val="both"/>
        <w:rPr>
          <w:del w:id="25" w:author="Meryl Etman" w:date="2021-05-30T14:29:00Z"/>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B2662CA" w14:textId="77777777" w:rsidR="003C30D7" w:rsidRPr="00E215F5" w:rsidDel="00E215F5" w:rsidRDefault="003C30D7">
      <w:pPr>
        <w:widowControl w:val="0"/>
        <w:numPr>
          <w:ilvl w:val="1"/>
          <w:numId w:val="1"/>
        </w:numPr>
        <w:spacing w:before="0" w:beforeAutospacing="0" w:after="240" w:afterAutospacing="0" w:line="240" w:lineRule="auto"/>
        <w:ind w:left="788" w:hanging="431"/>
        <w:jc w:val="both"/>
        <w:rPr>
          <w:del w:id="26" w:author="Meryl Etman" w:date="2021-05-30T14:29:00Z"/>
          <w:rFonts w:ascii="Times New Roman" w:eastAsia="Times New Roman" w:hAnsi="Times New Roman" w:cs="David"/>
          <w:sz w:val="24"/>
          <w:szCs w:val="24"/>
          <w:rtl/>
          <w:lang w:eastAsia="he-IL"/>
        </w:rPr>
        <w:pPrChange w:id="27" w:author="Meryl Etman" w:date="2021-05-30T14:29:00Z">
          <w:pPr>
            <w:widowControl w:val="0"/>
            <w:spacing w:before="0" w:beforeAutospacing="0" w:after="240" w:afterAutospacing="0" w:line="240" w:lineRule="auto"/>
            <w:jc w:val="both"/>
          </w:pPr>
        </w:pPrChange>
      </w:pPr>
    </w:p>
    <w:p w14:paraId="2AA8970E" w14:textId="77777777" w:rsidR="003C30D7" w:rsidRPr="00776496" w:rsidRDefault="003C30D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28" w:author="Meryl Etman" w:date="2021-05-30T14:29:00Z">
          <w:pPr>
            <w:widowControl w:val="0"/>
            <w:spacing w:before="0" w:beforeAutospacing="0" w:after="240" w:afterAutospacing="0" w:line="240" w:lineRule="auto"/>
            <w:jc w:val="both"/>
          </w:pPr>
        </w:pPrChange>
      </w:pPr>
    </w:p>
    <w:p w14:paraId="20B7CC5B"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4627717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7239854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3B9D4F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2B2C1D8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5675084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2CA5B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 xml:space="preserve">על פי כל דין, ינקוט היועץ בכל אמצעי סביר כדי לשמור שמירה מעולה </w:t>
      </w:r>
      <w:r w:rsidRPr="00776496">
        <w:rPr>
          <w:rFonts w:ascii="Times New Roman" w:eastAsia="Times New Roman" w:hAnsi="Times New Roman" w:cs="David"/>
          <w:sz w:val="24"/>
          <w:szCs w:val="24"/>
          <w:rtl/>
          <w:lang w:eastAsia="he-IL"/>
        </w:rPr>
        <w:lastRenderedPageBreak/>
        <w:t>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81355A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68CA3C16"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3170165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34152B12"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2B221EDE"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5706EF82"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01F254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05E68AA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7861414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4611B46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43BB0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3169BD1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087661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56407D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98DEFF8"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253BB24B"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E33BFB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224F7CF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E7AF31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2DCD8D62"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41B5A70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0D52A0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CBB409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6AAA5A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0BA27AC6"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w:t>
      </w:r>
      <w:r w:rsidRPr="00776496">
        <w:rPr>
          <w:rFonts w:ascii="Times New Roman" w:eastAsia="Times New Roman" w:hAnsi="Times New Roman" w:cs="David"/>
          <w:sz w:val="24"/>
          <w:szCs w:val="24"/>
          <w:rtl/>
          <w:lang w:eastAsia="he-IL"/>
        </w:rPr>
        <w:lastRenderedPageBreak/>
        <w:t xml:space="preserve">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734CB5E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EB2CB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91E711F"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FE67E89"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914A87" w14:textId="2842A013"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Meryl Etman" w:date="2021-05-30T14:23:00Z">
            <w:r w:rsidR="003928D1">
              <w:rPr>
                <w:rFonts w:ascii="Times New Roman" w:eastAsia="Times New Roman" w:hAnsi="Times New Roman" w:cs="David"/>
                <w:color w:val="00B0F0"/>
                <w:sz w:val="20"/>
                <w:szCs w:val="24"/>
                <w:u w:val="single"/>
                <w:rtl/>
                <w:lang w:eastAsia="he-IL"/>
              </w:rPr>
              <w:t>מ.ג. יועצים לאקוסטיקה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30" w:author="Meryl Etman" w:date="2021-05-30T14:23:00Z">
            <w:r w:rsidR="003928D1" w:rsidRPr="000E16FF">
              <w:rPr>
                <w:rStyle w:val="PlaceholderText"/>
                <w:rtl/>
              </w:rPr>
              <w:t>[שם צד א]</w:t>
            </w:r>
          </w:ins>
        </w:sdtContent>
      </w:sdt>
    </w:p>
    <w:p w14:paraId="68E4E113"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F9B936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72E02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0D730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701FAE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034E55"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3E0C14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062EB8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F26FC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8B65DE2"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73CA356"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C52D403"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09C52A7"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D790D6B" w14:textId="77777777" w:rsidR="00EE79E3" w:rsidRDefault="00EE79E3">
      <w:pPr>
        <w:bidi w:val="0"/>
        <w:spacing w:before="0" w:beforeAutospacing="0" w:after="160" w:afterAutospacing="0" w:line="259" w:lineRule="auto"/>
        <w:rPr>
          <w:ins w:id="31" w:author="Meryl Etman" w:date="2021-05-30T14:25:00Z"/>
          <w:rFonts w:ascii="Times New Roman" w:eastAsia="Times New Roman" w:hAnsi="Times New Roman" w:cs="David"/>
          <w:bCs/>
          <w:sz w:val="20"/>
          <w:szCs w:val="24"/>
          <w:u w:val="single"/>
          <w:rtl/>
          <w:lang w:eastAsia="he-IL"/>
        </w:rPr>
      </w:pPr>
      <w:ins w:id="32" w:author="Meryl Etman" w:date="2021-05-30T14:25:00Z">
        <w:r>
          <w:rPr>
            <w:rFonts w:ascii="Times New Roman" w:eastAsia="Times New Roman" w:hAnsi="Times New Roman" w:cs="David"/>
            <w:bCs/>
            <w:sz w:val="20"/>
            <w:szCs w:val="24"/>
            <w:u w:val="single"/>
            <w:rtl/>
            <w:lang w:eastAsia="he-IL"/>
          </w:rPr>
          <w:br w:type="page"/>
        </w:r>
      </w:ins>
    </w:p>
    <w:p w14:paraId="181BA929" w14:textId="78436B51"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8355139"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079F4E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1B57C9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88C0F" w14:textId="02D9ED5C" w:rsidR="003C30D7" w:rsidRPr="00B27B4C" w:rsidRDefault="003C30D7" w:rsidP="00F8015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33" w:author="Meryl Etman" w:date="2021-05-30T14:25:00Z">
        <w:r w:rsidRPr="00B27B4C" w:rsidDel="00EE79E3">
          <w:rPr>
            <w:rFonts w:ascii="Times New Roman" w:eastAsia="Times New Roman" w:hAnsi="Times New Roman" w:cs="David" w:hint="cs"/>
            <w:sz w:val="24"/>
            <w:szCs w:val="24"/>
            <w:rtl/>
            <w:lang w:eastAsia="he-IL"/>
          </w:rPr>
          <w:delText>מסחר ומשרדים</w:delText>
        </w:r>
      </w:del>
      <w:ins w:id="34" w:author="Meryl Etman" w:date="2021-05-30T14:25:00Z">
        <w:r w:rsidR="00EE79E3">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5" w:author="Meryl Etman" w:date="2021-05-30T14:22:00Z">
            <w:r w:rsidR="003928D1">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 w:author="Meryl Etman" w:date="2021-05-30T14:22:00Z">
            <w:r w:rsidR="003928D1">
              <w:rPr>
                <w:rFonts w:ascii="Times New Roman" w:eastAsia="Times New Roman" w:hAnsi="Times New Roman" w:cs="David" w:hint="cs"/>
                <w:color w:val="00B0F0"/>
                <w:sz w:val="24"/>
                <w:szCs w:val="24"/>
                <w:rtl/>
              </w:rPr>
              <w:t>סביוני נצר סירני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7" w:author="Meryl Etman" w:date="2021-05-30T14:22:00Z">
            <w:r w:rsidR="003928D1">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DA1FCE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711C5E" w14:textId="31FAAC3E"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8" w:author="Meryl Etman" w:date="2021-05-30T14:24:00Z">
            <w:r w:rsidR="00443683">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9" w:author="Meryl Etman" w:date="2021-05-30T14:24:00Z">
            <w:r w:rsidR="00443683">
              <w:rPr>
                <w:rFonts w:ascii="Times New Roman" w:eastAsia="Times New Roman" w:hAnsi="Times New Roman" w:cs="David" w:hint="cs"/>
                <w:sz w:val="24"/>
                <w:szCs w:val="24"/>
                <w:rtl/>
                <w:lang w:eastAsia="he-IL"/>
              </w:rPr>
              <w:t>4722</w:t>
            </w:r>
          </w:ins>
        </w:sdtContent>
      </w:sdt>
      <w:ins w:id="40" w:author="Meryl Etman" w:date="2021-05-30T14:26:00Z">
        <w:r w:rsidR="00EE79E3">
          <w:rPr>
            <w:rFonts w:ascii="Times New Roman" w:eastAsia="Times New Roman" w:hAnsi="Times New Roman" w:cs="David" w:hint="cs"/>
            <w:sz w:val="24"/>
            <w:szCs w:val="24"/>
            <w:rtl/>
            <w:lang w:eastAsia="he-IL"/>
          </w:rPr>
          <w:t>, חלקה 82.</w:t>
        </w:r>
      </w:ins>
      <w:del w:id="41" w:author="Meryl Etman" w:date="2021-05-30T14:26:00Z">
        <w:r w:rsidRPr="00B27B4C" w:rsidDel="00EE79E3">
          <w:rPr>
            <w:rFonts w:ascii="Times New Roman" w:eastAsia="Times New Roman" w:hAnsi="Times New Roman" w:cs="David" w:hint="cs"/>
            <w:sz w:val="24"/>
            <w:szCs w:val="24"/>
            <w:rtl/>
            <w:lang w:eastAsia="he-IL"/>
          </w:rPr>
          <w:delText>.</w:delText>
        </w:r>
      </w:del>
    </w:p>
    <w:p w14:paraId="3059F6D3"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65ECABB"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9425BF" w14:textId="0E0E2010"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2" w:author="Meryl Etman" w:date="2021-05-30T14:22:00Z">
            <w:r w:rsidR="003928D1">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37790AF8"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39A6AC3A"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A2A08A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9A0757" w14:textId="4592218C"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3" w:author="Meryl Etman" w:date="2021-05-30T14:24:00Z">
            <w:r w:rsidR="00443683">
              <w:rPr>
                <w:rFonts w:ascii="Times New Roman" w:eastAsia="Times New Roman" w:hAnsi="Times New Roman" w:cs="David" w:hint="cs"/>
                <w:sz w:val="24"/>
                <w:szCs w:val="24"/>
                <w:rtl/>
                <w:lang w:eastAsia="he-IL"/>
              </w:rPr>
              <w:t>מרול אטמן</w:t>
            </w:r>
          </w:ins>
        </w:sdtContent>
      </w:sdt>
    </w:p>
    <w:p w14:paraId="3518824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84B9AD1"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77F0B68"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FE5798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175488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6D2EC0" w14:textId="2F56972D"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4" w:author="Meryl Etman" w:date="2021-05-30T14:24:00Z">
            <w:r w:rsidR="00443683">
              <w:rPr>
                <w:rFonts w:ascii="Times New Roman" w:eastAsia="Times New Roman" w:hAnsi="Times New Roman" w:cs="David"/>
                <w:color w:val="008000"/>
                <w:sz w:val="24"/>
                <w:szCs w:val="24"/>
                <w:rtl/>
                <w:lang w:eastAsia="he-IL"/>
              </w:rPr>
              <w:t>יוסי פרלה</w:t>
            </w:r>
          </w:ins>
        </w:sdtContent>
      </w:sdt>
    </w:p>
    <w:p w14:paraId="56A75A4F"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6D406B8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6A0A49" w14:textId="23B58994"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5" w:author="Meryl Etman" w:date="2021-05-30T14:24:00Z">
            <w:r w:rsidR="00443683">
              <w:rPr>
                <w:rFonts w:ascii="Times New Roman" w:eastAsia="Times New Roman" w:hAnsi="Times New Roman" w:cs="David"/>
                <w:color w:val="008000"/>
                <w:sz w:val="24"/>
                <w:szCs w:val="24"/>
                <w:rtl/>
                <w:lang w:eastAsia="he-IL"/>
              </w:rPr>
              <w:t>יוסי פרלה</w:t>
            </w:r>
          </w:ins>
        </w:sdtContent>
      </w:sdt>
    </w:p>
    <w:p w14:paraId="0E19704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F4505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7BC0F6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A883F1"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FDA947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F7E398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871AE89"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C4183F9"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870EF39"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F966302"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47B09EB8" w14:textId="77777777" w:rsidTr="00DC5FD7">
        <w:trPr>
          <w:trHeight w:val="80"/>
        </w:trPr>
        <w:tc>
          <w:tcPr>
            <w:tcW w:w="3366" w:type="dxa"/>
          </w:tcPr>
          <w:p w14:paraId="6760FC98" w14:textId="1BEBAFD6" w:rsidR="003C30D7" w:rsidRDefault="00F36774"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6" w:author="Meryl Etman" w:date="2021-05-30T14:23:00Z">
                  <w:r w:rsidR="003928D1">
                    <w:rPr>
                      <w:rFonts w:ascii="Times New Roman" w:eastAsia="Times New Roman" w:hAnsi="Times New Roman" w:cs="David" w:hint="cs"/>
                      <w:color w:val="008000"/>
                      <w:sz w:val="24"/>
                      <w:szCs w:val="24"/>
                      <w:rtl/>
                      <w:lang w:eastAsia="he-IL"/>
                    </w:rPr>
                    <w:t>50%</w:t>
                  </w:r>
                </w:ins>
              </w:sdtContent>
            </w:sdt>
          </w:p>
          <w:p w14:paraId="0EC74E41"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F11D0D5" w14:textId="77777777" w:rsidR="003C30D7" w:rsidRDefault="003C30D7" w:rsidP="006503BD">
            <w:pPr>
              <w:widowControl w:val="0"/>
              <w:spacing w:before="0" w:beforeAutospacing="0" w:after="0" w:afterAutospacing="0" w:line="240" w:lineRule="auto"/>
              <w:ind w:left="720"/>
              <w:outlineLvl w:val="2"/>
            </w:pPr>
          </w:p>
          <w:p w14:paraId="39853E37"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DC5D168"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8FF7773"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96232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9CEBD9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B4B6B4B"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760139B"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DD08C9"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79A6DAF0"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112A13D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1646D853"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36E59FC0"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222E5A0D"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67415B45"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515748E5"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1C946970"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49DA4EA"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2ECC537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6FAAC762"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05AFDB90"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4686D89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3E2FD1F4"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4B9640DA"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5E42C269"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4229207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ECF6BC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366625A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7C0582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7901D49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64650B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629379F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EBB9BE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0E58C13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DF91BB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58A9394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F077E7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0D8B3FA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215819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7E1895B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034082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3729EAC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E20C4F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2A31D89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54E883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0CCC01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09F2BE0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06FD8F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1DE298AD"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1907F9BE"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6204C025"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6B4C284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63B207A7"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3FDC862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0A147DDD"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F2D3105"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13BE6D54"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B74E13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1DEFFF0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B185EE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10FE95B3"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11C1A13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4C525C66"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0EAF8F59"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01AF81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25AC4B05"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DC6CF4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2F0B3542"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C06E39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0F56F88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689C5A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3E70C41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71F0B6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4D04797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FB4429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016B607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F608542"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04E4E82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CAB07D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2858488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DE3A34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00FCEAFD"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01CFA4DC"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15F4413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5676061F"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08D5B47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0979B35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E1F69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23BD942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AE8CCAB"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1000A0A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320DD8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1EE00F6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4BB266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6ABD1B4D"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3CD49A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258FDFC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892AE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7840276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337BF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lastRenderedPageBreak/>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6226C64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92A4E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8CD3AD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445611E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34FAC588" w14:textId="63716BCA" w:rsidR="00776496" w:rsidRPr="00776496" w:rsidRDefault="00776496" w:rsidP="00F8015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w:t>
      </w:r>
      <w:del w:id="47" w:author="Meryl Etman" w:date="2021-07-11T13:39:00Z">
        <w:r w:rsidRPr="00776496" w:rsidDel="00F80156">
          <w:rPr>
            <w:rFonts w:ascii="Times New Roman" w:eastAsia="Times New Roman" w:hAnsi="Times New Roman" w:cs="David"/>
            <w:sz w:val="24"/>
            <w:szCs w:val="24"/>
            <w:rtl/>
            <w:lang w:eastAsia="he-IL"/>
          </w:rPr>
          <w:delText xml:space="preserve">לרבות בצוע בדיקות אקוסטיות באמצעות מכשירי מדידה ע"פ תקנים ישראליים (ובהעדר תקנים ישראליים עפ"י תקנים </w:delText>
        </w:r>
        <w:r w:rsidRPr="00776496" w:rsidDel="00F80156">
          <w:rPr>
            <w:rFonts w:ascii="Times New Roman" w:eastAsia="Times New Roman" w:hAnsi="Times New Roman" w:cs="David" w:hint="cs"/>
            <w:sz w:val="24"/>
            <w:szCs w:val="24"/>
            <w:rtl/>
            <w:lang w:eastAsia="he-IL"/>
          </w:rPr>
          <w:delText>אירופאיים</w:delText>
        </w:r>
        <w:r w:rsidRPr="00776496" w:rsidDel="00F80156">
          <w:rPr>
            <w:rFonts w:ascii="Times New Roman" w:eastAsia="Times New Roman" w:hAnsi="Times New Roman" w:cs="David"/>
            <w:sz w:val="24"/>
            <w:szCs w:val="24"/>
            <w:rtl/>
            <w:lang w:eastAsia="he-IL"/>
          </w:rPr>
          <w:delText xml:space="preserve"> או תקנים אמריקאיים), נ</w:delText>
        </w:r>
        <w:r w:rsidR="0016188F" w:rsidDel="00F80156">
          <w:rPr>
            <w:rFonts w:ascii="Times New Roman" w:eastAsia="Times New Roman" w:hAnsi="Times New Roman" w:cs="David" w:hint="cs"/>
            <w:sz w:val="24"/>
            <w:szCs w:val="24"/>
            <w:rtl/>
            <w:lang w:eastAsia="he-IL"/>
          </w:rPr>
          <w:delText>י</w:delText>
        </w:r>
        <w:r w:rsidRPr="00776496" w:rsidDel="00F80156">
          <w:rPr>
            <w:rFonts w:ascii="Times New Roman" w:eastAsia="Times New Roman" w:hAnsi="Times New Roman" w:cs="David"/>
            <w:sz w:val="24"/>
            <w:szCs w:val="24"/>
            <w:rtl/>
            <w:lang w:eastAsia="he-IL"/>
          </w:rPr>
          <w:delText xml:space="preserve">תוח תוצאות הבדיקות, </w:delText>
        </w:r>
      </w:del>
      <w:r w:rsidRPr="00776496">
        <w:rPr>
          <w:rFonts w:ascii="Times New Roman" w:eastAsia="Times New Roman" w:hAnsi="Times New Roman" w:cs="David"/>
          <w:sz w:val="24"/>
          <w:szCs w:val="24"/>
          <w:rtl/>
          <w:lang w:eastAsia="he-IL"/>
        </w:rPr>
        <w:t>ובמקרה הצורך הכנת פרטים נוספים ומתן הנחיות להשגת התוצאות הדרושות.</w:t>
      </w:r>
    </w:p>
    <w:p w14:paraId="1378C5B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B4649D0"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728A70D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4182F3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6ED7361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43725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238646D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158EB7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7B4E1F0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F083D0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7A1B3E3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22FA99E"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798AC4D2"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5BADB5D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226965C"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0D630E4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C2899BC"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2C9E7B2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56E6F69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58F930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2008D4B4"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DD4D0CA"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385A8F3A"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0535869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1799650"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60886921"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lastRenderedPageBreak/>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6C3610BF"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712D4F98"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72535CBF"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31A0633"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86C7AEB"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14B439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025FD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3323BBE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EC965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B50400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0B51DD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469E0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0328E24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7DD47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04D0A8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92B4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D1E9EB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BB640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1F8B443"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7D283AC3"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0B635589"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CD524A2"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7EB6014" w14:textId="0D43E34A" w:rsidR="00DE118F" w:rsidRPr="00DE118F" w:rsidRDefault="00DE118F" w:rsidP="00F8015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w:t>
      </w:r>
      <w:del w:id="48" w:author="Meryl Etman" w:date="2021-05-30T14:26:00Z">
        <w:r w:rsidRPr="00DE118F" w:rsidDel="00EE79E3">
          <w:rPr>
            <w:rFonts w:ascii="Times New Roman" w:eastAsia="Times New Roman" w:hAnsi="Times New Roman" w:cs="David"/>
            <w:sz w:val="24"/>
            <w:szCs w:val="24"/>
            <w:rtl/>
            <w:lang w:eastAsia="he-IL"/>
          </w:rPr>
          <w:delText xml:space="preserve">_________ </w:delText>
        </w:r>
      </w:del>
      <w:ins w:id="49" w:author="Meryl Etman" w:date="2021-05-30T14:26:00Z">
        <w:r w:rsidR="00EE79E3">
          <w:rPr>
            <w:rFonts w:ascii="Times New Roman" w:eastAsia="Times New Roman" w:hAnsi="Times New Roman" w:cs="David" w:hint="cs"/>
            <w:sz w:val="24"/>
            <w:szCs w:val="24"/>
            <w:rtl/>
            <w:lang w:eastAsia="he-IL"/>
          </w:rPr>
          <w:t>27,500</w:t>
        </w:r>
        <w:r w:rsidR="00EE79E3" w:rsidRPr="00DE118F">
          <w:rPr>
            <w:rFonts w:ascii="Times New Roman" w:eastAsia="Times New Roman" w:hAnsi="Times New Roman" w:cs="David"/>
            <w:sz w:val="24"/>
            <w:szCs w:val="24"/>
            <w:rtl/>
            <w:lang w:eastAsia="he-IL"/>
          </w:rPr>
          <w:t xml:space="preserve"> </w:t>
        </w:r>
      </w:ins>
      <w:r w:rsidRPr="00DE118F">
        <w:rPr>
          <w:rFonts w:ascii="Times New Roman" w:eastAsia="Times New Roman" w:hAnsi="Times New Roman" w:cs="David"/>
          <w:sz w:val="24"/>
          <w:szCs w:val="24"/>
          <w:rtl/>
          <w:lang w:eastAsia="he-IL"/>
        </w:rPr>
        <w:t xml:space="preserve">ש"ח (במילים </w:t>
      </w:r>
      <w:del w:id="50" w:author="Meryl Etman" w:date="2021-05-30T14:26:00Z">
        <w:r w:rsidRPr="00DE118F" w:rsidDel="00EE79E3">
          <w:rPr>
            <w:rFonts w:ascii="Times New Roman" w:eastAsia="Times New Roman" w:hAnsi="Times New Roman" w:cs="David"/>
            <w:sz w:val="24"/>
            <w:szCs w:val="24"/>
            <w:rtl/>
            <w:lang w:eastAsia="he-IL"/>
          </w:rPr>
          <w:delText xml:space="preserve">______________  </w:delText>
        </w:r>
      </w:del>
      <w:ins w:id="51" w:author="Meryl Etman" w:date="2021-05-30T14:26:00Z">
        <w:r w:rsidR="00EE79E3">
          <w:rPr>
            <w:rFonts w:ascii="Times New Roman" w:eastAsia="Times New Roman" w:hAnsi="Times New Roman" w:cs="David" w:hint="cs"/>
            <w:sz w:val="24"/>
            <w:szCs w:val="24"/>
            <w:rtl/>
            <w:lang w:eastAsia="he-IL"/>
          </w:rPr>
          <w:t>עשרים ושבעה אלף וחמש מאות</w:t>
        </w:r>
        <w:r w:rsidR="00EE79E3" w:rsidRPr="00DE118F">
          <w:rPr>
            <w:rFonts w:ascii="Times New Roman" w:eastAsia="Times New Roman" w:hAnsi="Times New Roman" w:cs="David"/>
            <w:sz w:val="24"/>
            <w:szCs w:val="24"/>
            <w:rtl/>
            <w:lang w:eastAsia="he-IL"/>
          </w:rPr>
          <w:t xml:space="preserve">  </w:t>
        </w:r>
      </w:ins>
      <w:r w:rsidRPr="00DE118F">
        <w:rPr>
          <w:rFonts w:ascii="Times New Roman" w:eastAsia="Times New Roman" w:hAnsi="Times New Roman" w:cs="David"/>
          <w:sz w:val="24"/>
          <w:szCs w:val="24"/>
          <w:rtl/>
          <w:lang w:eastAsia="he-IL"/>
        </w:rPr>
        <w:t>ש"ח)</w:t>
      </w:r>
      <w:del w:id="52" w:author="Meryl Etman" w:date="2021-05-30T14:26:00Z">
        <w:r w:rsidRPr="00DE118F" w:rsidDel="00EE79E3">
          <w:rPr>
            <w:rFonts w:ascii="Times New Roman" w:eastAsia="Times New Roman" w:hAnsi="Times New Roman" w:cs="David"/>
            <w:sz w:val="24"/>
            <w:szCs w:val="24"/>
            <w:rtl/>
            <w:lang w:eastAsia="he-IL"/>
          </w:rPr>
          <w:delText>לכל מבנה ראשוני.</w:delText>
        </w:r>
      </w:del>
      <w:ins w:id="53" w:author="Meryl Etman" w:date="2021-05-30T14:26:00Z">
        <w:r w:rsidR="00EE79E3">
          <w:rPr>
            <w:rFonts w:ascii="Times New Roman" w:eastAsia="Times New Roman" w:hAnsi="Times New Roman" w:cs="David" w:hint="cs"/>
            <w:sz w:val="24"/>
            <w:szCs w:val="24"/>
            <w:rtl/>
            <w:lang w:eastAsia="he-IL"/>
          </w:rPr>
          <w:t>.</w:t>
        </w:r>
      </w:ins>
      <w:r w:rsidRPr="00DE118F">
        <w:rPr>
          <w:rFonts w:ascii="Times New Roman" w:eastAsia="Times New Roman" w:hAnsi="Times New Roman" w:cs="David"/>
          <w:sz w:val="24"/>
          <w:szCs w:val="24"/>
          <w:rtl/>
          <w:lang w:eastAsia="he-IL"/>
        </w:rPr>
        <w:t xml:space="preserve"> </w:t>
      </w:r>
    </w:p>
    <w:p w14:paraId="3BD1913E" w14:textId="7FD35036" w:rsidR="00DE118F" w:rsidRPr="00DE118F" w:rsidDel="00EE79E3" w:rsidRDefault="00DE118F" w:rsidP="00185340">
      <w:pPr>
        <w:widowControl w:val="0"/>
        <w:spacing w:before="120" w:beforeAutospacing="0" w:after="60" w:afterAutospacing="0" w:line="240" w:lineRule="auto"/>
        <w:ind w:left="1440" w:hanging="720"/>
        <w:jc w:val="both"/>
        <w:rPr>
          <w:del w:id="54" w:author="Meryl Etman" w:date="2021-05-30T14:27:00Z"/>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del w:id="55" w:author="Meryl Etman" w:date="2021-05-30T14:26:00Z">
        <w:r w:rsidRPr="00DE118F" w:rsidDel="00EE79E3">
          <w:rPr>
            <w:rFonts w:ascii="Times New Roman" w:eastAsia="Times New Roman" w:hAnsi="Times New Roman" w:cs="David" w:hint="cs"/>
            <w:sz w:val="24"/>
            <w:szCs w:val="24"/>
            <w:rtl/>
            <w:lang w:eastAsia="he-IL"/>
          </w:rPr>
          <w:delText xml:space="preserve">תמורת ביצוע שירותי היועץ ישולם </w:delText>
        </w:r>
        <w:r w:rsidRPr="00DE118F" w:rsidDel="00EE79E3">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56" w:author="Meryl Etman" w:date="2021-05-30T14:26:00Z">
        <w:r w:rsidR="00EE79E3">
          <w:rPr>
            <w:rFonts w:ascii="Times New Roman" w:eastAsia="Times New Roman" w:hAnsi="Times New Roman" w:cs="David" w:hint="cs"/>
            <w:sz w:val="24"/>
            <w:szCs w:val="24"/>
            <w:rtl/>
            <w:lang w:eastAsia="he-IL"/>
          </w:rPr>
          <w:t>מבוטל</w:t>
        </w:r>
      </w:ins>
      <w:r w:rsidRPr="00DE118F">
        <w:rPr>
          <w:rFonts w:ascii="Times New Roman" w:eastAsia="Times New Roman" w:hAnsi="Times New Roman" w:cs="David"/>
          <w:sz w:val="24"/>
          <w:szCs w:val="24"/>
          <w:rtl/>
          <w:lang w:eastAsia="he-IL"/>
        </w:rPr>
        <w:t xml:space="preserve">. </w:t>
      </w:r>
    </w:p>
    <w:p w14:paraId="71BDD747" w14:textId="77777777" w:rsidR="00DE118F" w:rsidRPr="00DE118F" w:rsidRDefault="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57" w:author="Meryl Etman" w:date="2021-05-30T14:27:00Z">
          <w:pPr>
            <w:widowControl w:val="0"/>
            <w:spacing w:before="120" w:beforeAutospacing="0" w:after="60" w:afterAutospacing="0" w:line="240" w:lineRule="auto"/>
            <w:ind w:left="720" w:right="-181"/>
          </w:pPr>
        </w:pPrChange>
      </w:pPr>
    </w:p>
    <w:p w14:paraId="1AF8C43E" w14:textId="7EC0B148" w:rsidR="00DE118F" w:rsidRPr="00DE118F" w:rsidDel="00EE79E3" w:rsidRDefault="00DE118F">
      <w:pPr>
        <w:widowControl w:val="0"/>
        <w:spacing w:before="120" w:beforeAutospacing="0" w:after="60" w:afterAutospacing="0" w:line="240" w:lineRule="auto"/>
        <w:ind w:left="720" w:right="-181"/>
        <w:jc w:val="both"/>
        <w:rPr>
          <w:del w:id="58" w:author="Meryl Etman" w:date="2021-05-30T14:26:00Z"/>
          <w:rFonts w:ascii="Times New Roman" w:eastAsia="Times New Roman" w:hAnsi="Times New Roman" w:cs="David"/>
          <w:sz w:val="24"/>
          <w:szCs w:val="24"/>
          <w:rtl/>
          <w:lang w:eastAsia="he-IL"/>
        </w:rPr>
        <w:pPrChange w:id="59" w:author="Meryl Etman" w:date="2021-05-30T14:27:00Z">
          <w:pPr>
            <w:widowControl w:val="0"/>
            <w:spacing w:before="120" w:beforeAutospacing="0" w:after="60" w:afterAutospacing="0" w:line="240" w:lineRule="auto"/>
            <w:ind w:left="720" w:right="-181"/>
          </w:pPr>
        </w:pPrChange>
      </w:pPr>
      <w:del w:id="60" w:author="Meryl Etman" w:date="2021-05-30T14:26:00Z">
        <w:r w:rsidRPr="00DE118F" w:rsidDel="00EE79E3">
          <w:rPr>
            <w:rFonts w:ascii="Times New Roman" w:eastAsia="Times New Roman" w:hAnsi="Times New Roman" w:cs="David"/>
            <w:sz w:val="24"/>
            <w:szCs w:val="24"/>
            <w:rtl/>
            <w:lang w:eastAsia="he-IL"/>
          </w:rPr>
          <w:delText>בסעיף זה:</w:delText>
        </w:r>
      </w:del>
    </w:p>
    <w:p w14:paraId="548D4554" w14:textId="1D61B974" w:rsidR="00DE118F" w:rsidRPr="00DE118F" w:rsidDel="00EE79E3" w:rsidRDefault="00DE118F" w:rsidP="00F80156">
      <w:pPr>
        <w:widowControl w:val="0"/>
        <w:spacing w:before="120" w:beforeAutospacing="0" w:after="60" w:afterAutospacing="0" w:line="240" w:lineRule="auto"/>
        <w:ind w:left="720" w:right="-181"/>
        <w:jc w:val="both"/>
        <w:rPr>
          <w:del w:id="61" w:author="Meryl Etman" w:date="2021-05-30T14:26:00Z"/>
          <w:rFonts w:ascii="Times New Roman" w:eastAsia="Times New Roman" w:hAnsi="Times New Roman" w:cs="David"/>
          <w:sz w:val="24"/>
          <w:szCs w:val="24"/>
          <w:rtl/>
          <w:lang w:eastAsia="he-IL"/>
        </w:rPr>
      </w:pPr>
      <w:del w:id="62" w:author="Meryl Etman" w:date="2021-05-30T14:26:00Z">
        <w:r w:rsidRPr="00DE118F" w:rsidDel="00EE79E3">
          <w:rPr>
            <w:rFonts w:ascii="Times New Roman" w:eastAsia="Times New Roman" w:hAnsi="Times New Roman" w:cs="David"/>
            <w:sz w:val="24"/>
            <w:szCs w:val="24"/>
            <w:rtl/>
            <w:lang w:eastAsia="he-IL"/>
          </w:rPr>
          <w:delText>מבנה ראשוני - המבנה שהוקם לראשונה עפ"י תכניותיו של ה</w:delText>
        </w:r>
        <w:r w:rsidR="00450CD1" w:rsidDel="00EE79E3">
          <w:rPr>
            <w:rFonts w:ascii="Times New Roman" w:eastAsia="Times New Roman" w:hAnsi="Times New Roman" w:cs="David"/>
            <w:sz w:val="24"/>
            <w:szCs w:val="24"/>
            <w:rtl/>
            <w:lang w:eastAsia="he-IL"/>
          </w:rPr>
          <w:delText>יועץ</w:delText>
        </w:r>
        <w:r w:rsidRPr="00DE118F" w:rsidDel="00EE79E3">
          <w:rPr>
            <w:rFonts w:ascii="Times New Roman" w:eastAsia="Times New Roman" w:hAnsi="Times New Roman" w:cs="David"/>
            <w:sz w:val="24"/>
            <w:szCs w:val="24"/>
            <w:rtl/>
            <w:lang w:eastAsia="he-IL"/>
          </w:rPr>
          <w:delText xml:space="preserve">. </w:delText>
        </w:r>
      </w:del>
    </w:p>
    <w:p w14:paraId="4AA99A4E" w14:textId="2A208557" w:rsidR="00DE118F" w:rsidRPr="00DE118F" w:rsidDel="00EE79E3" w:rsidRDefault="00DE118F" w:rsidP="00185340">
      <w:pPr>
        <w:widowControl w:val="0"/>
        <w:spacing w:before="120" w:beforeAutospacing="0" w:after="60" w:afterAutospacing="0" w:line="240" w:lineRule="auto"/>
        <w:ind w:left="720" w:right="-181"/>
        <w:jc w:val="both"/>
        <w:rPr>
          <w:del w:id="63" w:author="Meryl Etman" w:date="2021-05-30T14:26:00Z"/>
          <w:rFonts w:ascii="Times New Roman" w:eastAsia="Times New Roman" w:hAnsi="Times New Roman" w:cs="David"/>
          <w:sz w:val="24"/>
          <w:szCs w:val="24"/>
          <w:rtl/>
          <w:lang w:eastAsia="he-IL"/>
        </w:rPr>
      </w:pPr>
      <w:del w:id="64" w:author="Meryl Etman" w:date="2021-05-30T14:26:00Z">
        <w:r w:rsidRPr="00DE118F" w:rsidDel="00EE79E3">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679186AA" w14:textId="415E2140" w:rsidR="00DE118F" w:rsidRPr="00DE118F" w:rsidDel="00EE79E3" w:rsidRDefault="00DE118F" w:rsidP="00F36774">
      <w:pPr>
        <w:widowControl w:val="0"/>
        <w:spacing w:before="120" w:beforeAutospacing="0" w:after="60" w:afterAutospacing="0" w:line="240" w:lineRule="auto"/>
        <w:ind w:left="720" w:right="-181"/>
        <w:jc w:val="both"/>
        <w:rPr>
          <w:del w:id="65" w:author="Meryl Etman" w:date="2021-05-30T14:26:00Z"/>
          <w:rFonts w:ascii="Times New Roman" w:eastAsia="Times New Roman" w:hAnsi="Times New Roman" w:cs="David"/>
          <w:sz w:val="24"/>
          <w:szCs w:val="24"/>
          <w:rtl/>
          <w:lang w:eastAsia="he-IL"/>
        </w:rPr>
      </w:pPr>
      <w:del w:id="66" w:author="Meryl Etman" w:date="2021-05-30T14:26:00Z">
        <w:r w:rsidRPr="00DE118F" w:rsidDel="00EE79E3">
          <w:rPr>
            <w:rFonts w:ascii="Times New Roman" w:eastAsia="Times New Roman" w:hAnsi="Times New Roman" w:cs="David"/>
            <w:sz w:val="24"/>
            <w:szCs w:val="24"/>
            <w:rtl/>
            <w:lang w:eastAsia="he-IL"/>
          </w:rPr>
          <w:delText>מבנה חוזר - מבנה נוסף המוקם בשלמותו או בחלקו עפ"י תכניותיו של ה</w:delText>
        </w:r>
        <w:r w:rsidR="00450CD1" w:rsidDel="00EE79E3">
          <w:rPr>
            <w:rFonts w:ascii="Times New Roman" w:eastAsia="Times New Roman" w:hAnsi="Times New Roman" w:cs="David"/>
            <w:sz w:val="24"/>
            <w:szCs w:val="24"/>
            <w:rtl/>
            <w:lang w:eastAsia="he-IL"/>
          </w:rPr>
          <w:delText>יועץ</w:delText>
        </w:r>
        <w:r w:rsidRPr="00DE118F" w:rsidDel="00EE79E3">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450CD1" w:rsidDel="00EE79E3">
          <w:rPr>
            <w:rFonts w:ascii="Times New Roman" w:eastAsia="Times New Roman" w:hAnsi="Times New Roman" w:cs="David"/>
            <w:sz w:val="24"/>
            <w:szCs w:val="24"/>
            <w:rtl/>
            <w:lang w:eastAsia="he-IL"/>
          </w:rPr>
          <w:delText>יועץ</w:delText>
        </w:r>
        <w:r w:rsidRPr="00DE118F" w:rsidDel="00EE79E3">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54E809EA" w14:textId="32E36787" w:rsidR="00DE118F" w:rsidRPr="00DE118F" w:rsidRDefault="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Change w:id="67" w:author="Meryl Etman" w:date="2021-05-30T14:27:00Z">
          <w:pPr>
            <w:widowControl w:val="0"/>
            <w:spacing w:before="120" w:beforeAutospacing="0" w:after="60" w:afterAutospacing="0" w:line="240" w:lineRule="auto"/>
            <w:ind w:left="720" w:right="-181"/>
            <w:jc w:val="both"/>
          </w:pPr>
        </w:pPrChange>
      </w:pPr>
      <w:del w:id="68" w:author="Meryl Etman" w:date="2021-05-30T14:27:00Z">
        <w:r w:rsidRPr="00DE118F" w:rsidDel="00EE79E3">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64D12DE6" w14:textId="101DD9C1"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9" w:author="Meryl Etman" w:date="2021-05-30T14:24:00Z">
            <w:r w:rsidR="00443683">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70" w:author="Meryl Etman" w:date="2021-05-30T14:24:00Z">
            <w:r w:rsidR="00443683">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01T00:00:00Z">
            <w:dateFormat w:val="dd/MM/yyyy"/>
            <w:lid w:val="he-IL"/>
            <w:storeMappedDataAs w:val="dateTime"/>
            <w:calendar w:val="gregorian"/>
          </w:date>
        </w:sdtPr>
        <w:sdtEndPr/>
        <w:sdtContent>
          <w:ins w:id="71" w:author="Meryl Etman" w:date="2021-05-30T14:24:00Z">
            <w:r w:rsidR="00443683">
              <w:rPr>
                <w:rFonts w:ascii="Times New Roman" w:eastAsia="Times New Roman" w:hAnsi="Times New Roman" w:cs="David" w:hint="cs"/>
                <w:color w:val="008000"/>
                <w:sz w:val="24"/>
                <w:szCs w:val="24"/>
                <w:rtl/>
              </w:rPr>
              <w:t>‏01/12/2020</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2" w:author="Meryl Etman" w:date="2021-05-30T14:24:00Z">
            <w:r w:rsidR="00443683">
              <w:rPr>
                <w:rFonts w:ascii="Times New Roman" w:eastAsia="Times New Roman" w:hAnsi="Times New Roman" w:cs="David" w:hint="cs"/>
                <w:color w:val="008000"/>
                <w:sz w:val="24"/>
                <w:szCs w:val="24"/>
                <w:rtl/>
              </w:rPr>
              <w:t>223.1145</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47DAACDE"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2B269219"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01BF8D92"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CA6CE44"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643D156" w14:textId="08DC6877" w:rsidR="00DE118F" w:rsidRDefault="00DE118F" w:rsidP="00DE118F">
      <w:pPr>
        <w:widowControl w:val="0"/>
        <w:spacing w:before="120" w:beforeAutospacing="0" w:after="60" w:afterAutospacing="0" w:line="240" w:lineRule="auto"/>
        <w:ind w:left="1440" w:hanging="720"/>
        <w:jc w:val="both"/>
        <w:rPr>
          <w:ins w:id="73" w:author="Meryl Etman" w:date="2021-07-11T13:41:00Z"/>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0AA06431" w14:textId="4B0D8DC8" w:rsidR="00F80156" w:rsidRPr="00DE118F" w:rsidRDefault="00F80156" w:rsidP="00F8015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74" w:author="Meryl Etman" w:date="2021-07-11T13:41:00Z">
        <w:r>
          <w:rPr>
            <w:rFonts w:ascii="Times New Roman" w:eastAsia="Times New Roman" w:hAnsi="Times New Roman" w:cs="David" w:hint="cs"/>
            <w:sz w:val="24"/>
            <w:szCs w:val="24"/>
            <w:rtl/>
            <w:lang w:eastAsia="he-IL"/>
          </w:rPr>
          <w:t>3.4</w:t>
        </w:r>
        <w:r>
          <w:rPr>
            <w:rFonts w:ascii="Times New Roman" w:eastAsia="Times New Roman" w:hAnsi="Times New Roman" w:cs="David" w:hint="cs"/>
            <w:sz w:val="24"/>
            <w:szCs w:val="24"/>
            <w:rtl/>
            <w:lang w:eastAsia="he-IL"/>
          </w:rPr>
          <w:tab/>
          <w:t>ככל שיידרשו מדידות אקוסטיות, כמפורט בנס</w:t>
        </w:r>
      </w:ins>
      <w:ins w:id="75" w:author="Meryl Etman" w:date="2021-07-11T13:43:00Z">
        <w:r>
          <w:rPr>
            <w:rFonts w:ascii="Times New Roman" w:eastAsia="Times New Roman" w:hAnsi="Times New Roman" w:cs="David" w:hint="cs"/>
            <w:sz w:val="24"/>
            <w:szCs w:val="24"/>
            <w:rtl/>
            <w:lang w:eastAsia="he-IL"/>
          </w:rPr>
          <w:t>פ</w:t>
        </w:r>
      </w:ins>
      <w:ins w:id="76" w:author="Meryl Etman" w:date="2021-07-11T13:41:00Z">
        <w:r>
          <w:rPr>
            <w:rFonts w:ascii="Times New Roman" w:eastAsia="Times New Roman" w:hAnsi="Times New Roman" w:cs="David" w:hint="cs"/>
            <w:sz w:val="24"/>
            <w:szCs w:val="24"/>
            <w:rtl/>
            <w:lang w:eastAsia="he-IL"/>
          </w:rPr>
          <w:t xml:space="preserve">ח </w:t>
        </w:r>
      </w:ins>
      <w:ins w:id="77" w:author="Meryl Etman" w:date="2021-07-11T13:43:00Z">
        <w:r>
          <w:rPr>
            <w:rFonts w:ascii="Times New Roman" w:eastAsia="Times New Roman" w:hAnsi="Times New Roman" w:cs="David" w:hint="cs"/>
            <w:sz w:val="24"/>
            <w:szCs w:val="24"/>
            <w:rtl/>
            <w:lang w:eastAsia="he-IL"/>
          </w:rPr>
          <w:t>ב</w:t>
        </w:r>
      </w:ins>
      <w:ins w:id="78" w:author="Meryl Etman" w:date="2021-07-11T13:41:00Z">
        <w:r>
          <w:rPr>
            <w:rFonts w:ascii="Times New Roman" w:eastAsia="Times New Roman" w:hAnsi="Times New Roman" w:cs="David" w:hint="cs"/>
            <w:sz w:val="24"/>
            <w:szCs w:val="24"/>
            <w:rtl/>
            <w:lang w:eastAsia="he-IL"/>
          </w:rPr>
          <w:t>', סעיף 2.5 י', תש</w:t>
        </w:r>
      </w:ins>
      <w:ins w:id="79" w:author="Meryl Etman" w:date="2021-07-11T13:43:00Z">
        <w:r>
          <w:rPr>
            <w:rFonts w:ascii="Times New Roman" w:eastAsia="Times New Roman" w:hAnsi="Times New Roman" w:cs="David" w:hint="cs"/>
            <w:sz w:val="24"/>
            <w:szCs w:val="24"/>
            <w:rtl/>
            <w:lang w:eastAsia="he-IL"/>
          </w:rPr>
          <w:t>ו</w:t>
        </w:r>
      </w:ins>
      <w:ins w:id="80" w:author="Meryl Etman" w:date="2021-07-11T13:44:00Z">
        <w:r>
          <w:rPr>
            <w:rFonts w:ascii="Times New Roman" w:eastAsia="Times New Roman" w:hAnsi="Times New Roman" w:cs="David" w:hint="cs"/>
            <w:sz w:val="24"/>
            <w:szCs w:val="24"/>
            <w:rtl/>
            <w:lang w:eastAsia="he-IL"/>
          </w:rPr>
          <w:t>ל</w:t>
        </w:r>
      </w:ins>
      <w:ins w:id="81" w:author="Meryl Etman" w:date="2021-07-11T13:41:00Z">
        <w:r>
          <w:rPr>
            <w:rFonts w:ascii="Times New Roman" w:eastAsia="Times New Roman" w:hAnsi="Times New Roman" w:cs="David" w:hint="cs"/>
            <w:sz w:val="24"/>
            <w:szCs w:val="24"/>
            <w:rtl/>
            <w:lang w:eastAsia="he-IL"/>
          </w:rPr>
          <w:t xml:space="preserve">ם ליועץ תוספת </w:t>
        </w:r>
      </w:ins>
      <w:ins w:id="82" w:author="Meryl Etman" w:date="2021-07-11T13:42:00Z">
        <w:r>
          <w:rPr>
            <w:rFonts w:ascii="Times New Roman" w:eastAsia="Times New Roman" w:hAnsi="Times New Roman" w:cs="David" w:hint="cs"/>
            <w:sz w:val="24"/>
            <w:szCs w:val="24"/>
            <w:rtl/>
            <w:lang w:eastAsia="he-IL"/>
          </w:rPr>
          <w:t>ש</w:t>
        </w:r>
      </w:ins>
      <w:ins w:id="83" w:author="Meryl Etman" w:date="2021-07-11T13:41:00Z">
        <w:r>
          <w:rPr>
            <w:rFonts w:ascii="Times New Roman" w:eastAsia="Times New Roman" w:hAnsi="Times New Roman" w:cs="David" w:hint="cs"/>
            <w:sz w:val="24"/>
            <w:szCs w:val="24"/>
            <w:rtl/>
            <w:lang w:eastAsia="he-IL"/>
          </w:rPr>
          <w:t>תקבע בין הצדדים מראש ובכתב, בהתאם לסוג המדידות וכמות המדידות שהמזמין יבקש לבצע.</w:t>
        </w:r>
      </w:ins>
    </w:p>
    <w:p w14:paraId="42C2976D"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3E37F981"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046B999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EEFF386"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65E21F6"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449C2B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CC0CDD6"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BA56A46"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3EAEFF9"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704F68E"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647369E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AB34F6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0BF95BD7"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844F68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08B2BECA"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4C4DF6C4"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66009D8F" w14:textId="162A17B1" w:rsidR="00776496" w:rsidRPr="00776496" w:rsidDel="00EE79E3" w:rsidRDefault="00776496" w:rsidP="00776496">
      <w:pPr>
        <w:spacing w:before="0" w:beforeAutospacing="0" w:after="0" w:afterAutospacing="0" w:line="360" w:lineRule="auto"/>
        <w:ind w:left="720"/>
        <w:rPr>
          <w:del w:id="84" w:author="Meryl Etman" w:date="2021-05-30T14:27:00Z"/>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r>
      <w:del w:id="85" w:author="Meryl Etman" w:date="2021-05-30T14:27:00Z">
        <w:r w:rsidRPr="00776496" w:rsidDel="00EE79E3">
          <w:rPr>
            <w:rFonts w:ascii="Times New Roman" w:eastAsia="Times New Roman" w:hAnsi="Times New Roman" w:cs="David"/>
            <w:sz w:val="24"/>
            <w:szCs w:val="24"/>
            <w:rtl/>
          </w:rPr>
          <w:delText>עבור הכנת חוות דעת סביבתית:</w:delText>
        </w:r>
      </w:del>
    </w:p>
    <w:p w14:paraId="40A9676B" w14:textId="150F2C6F" w:rsidR="00776496" w:rsidRPr="00776496" w:rsidDel="00EE79E3" w:rsidRDefault="00776496" w:rsidP="006503BD">
      <w:pPr>
        <w:spacing w:before="0" w:beforeAutospacing="0" w:after="0" w:afterAutospacing="0" w:line="360" w:lineRule="auto"/>
        <w:ind w:left="720"/>
        <w:rPr>
          <w:del w:id="86" w:author="Meryl Etman" w:date="2021-05-30T14:27:00Z"/>
          <w:rFonts w:ascii="Times New Roman" w:eastAsia="Times New Roman" w:hAnsi="Times New Roman" w:cs="David"/>
          <w:sz w:val="24"/>
          <w:szCs w:val="24"/>
          <w:rtl/>
        </w:rPr>
      </w:pPr>
      <w:del w:id="87" w:author="Meryl Etman" w:date="2021-05-30T14:27:00Z">
        <w:r w:rsidRPr="00776496" w:rsidDel="00EE79E3">
          <w:rPr>
            <w:rFonts w:ascii="Times New Roman" w:eastAsia="Times New Roman" w:hAnsi="Times New Roman" w:cs="David"/>
            <w:sz w:val="24"/>
            <w:szCs w:val="24"/>
            <w:rtl/>
          </w:rPr>
          <w:tab/>
          <w:delText>א.</w:delText>
        </w:r>
        <w:r w:rsidRPr="00776496" w:rsidDel="00EE79E3">
          <w:rPr>
            <w:rFonts w:ascii="Times New Roman" w:eastAsia="Times New Roman" w:hAnsi="Times New Roman" w:cs="David"/>
            <w:sz w:val="24"/>
            <w:szCs w:val="24"/>
            <w:rtl/>
          </w:rPr>
          <w:tab/>
          <w:delText xml:space="preserve">לאחר מסירת חוות דעת ראשונית </w:delText>
        </w:r>
        <w:r w:rsidRPr="006503BD" w:rsidDel="00EE79E3">
          <w:rPr>
            <w:rFonts w:ascii="Times New Roman" w:eastAsia="Times New Roman" w:hAnsi="Times New Roman" w:cs="David" w:hint="cs"/>
            <w:sz w:val="24"/>
            <w:szCs w:val="24"/>
            <w:u w:val="dotted"/>
            <w:rtl/>
          </w:rPr>
          <w:tab/>
        </w:r>
        <w:r w:rsidRPr="006503BD" w:rsidDel="00EE79E3">
          <w:rPr>
            <w:rFonts w:ascii="Times New Roman" w:eastAsia="Times New Roman" w:hAnsi="Times New Roman" w:cs="David"/>
            <w:sz w:val="24"/>
            <w:szCs w:val="24"/>
            <w:u w:val="dotted"/>
            <w:rtl/>
          </w:rPr>
          <w:tab/>
        </w:r>
        <w:r w:rsidRPr="006503BD" w:rsidDel="00EE79E3">
          <w:rPr>
            <w:rFonts w:ascii="Times New Roman" w:eastAsia="Times New Roman" w:hAnsi="Times New Roman" w:cs="David"/>
            <w:sz w:val="24"/>
            <w:szCs w:val="24"/>
            <w:u w:val="dotted"/>
            <w:rtl/>
          </w:rPr>
          <w:tab/>
        </w:r>
        <w:r w:rsidRPr="00776496" w:rsidDel="00EE79E3">
          <w:rPr>
            <w:rFonts w:ascii="Times New Roman" w:eastAsia="Times New Roman" w:hAnsi="Times New Roman" w:cs="David"/>
            <w:sz w:val="24"/>
            <w:szCs w:val="24"/>
            <w:rtl/>
          </w:rPr>
          <w:delText>40%</w:delText>
        </w:r>
      </w:del>
    </w:p>
    <w:p w14:paraId="3DF14000" w14:textId="43103DB0" w:rsidR="00776496" w:rsidRPr="00776496" w:rsidDel="00EE79E3" w:rsidRDefault="006503BD" w:rsidP="00776496">
      <w:pPr>
        <w:spacing w:before="0" w:beforeAutospacing="0" w:after="0" w:afterAutospacing="0" w:line="360" w:lineRule="auto"/>
        <w:ind w:left="720"/>
        <w:rPr>
          <w:del w:id="88" w:author="Meryl Etman" w:date="2021-05-30T14:27:00Z"/>
          <w:rFonts w:ascii="Times New Roman" w:eastAsia="Times New Roman" w:hAnsi="Times New Roman" w:cs="David"/>
          <w:sz w:val="24"/>
          <w:szCs w:val="24"/>
          <w:rtl/>
        </w:rPr>
      </w:pPr>
      <w:del w:id="89" w:author="Meryl Etman" w:date="2021-05-30T14:27:00Z">
        <w:r w:rsidDel="00EE79E3">
          <w:rPr>
            <w:rFonts w:ascii="Times New Roman" w:eastAsia="Times New Roman" w:hAnsi="Times New Roman" w:cs="David"/>
            <w:sz w:val="24"/>
            <w:szCs w:val="24"/>
            <w:rtl/>
          </w:rPr>
          <w:tab/>
          <w:delText>ב.</w:delText>
        </w:r>
        <w:r w:rsidDel="00EE79E3">
          <w:rPr>
            <w:rFonts w:ascii="Times New Roman" w:eastAsia="Times New Roman" w:hAnsi="Times New Roman" w:cs="David"/>
            <w:sz w:val="24"/>
            <w:szCs w:val="24"/>
            <w:rtl/>
          </w:rPr>
          <w:tab/>
          <w:delText xml:space="preserve">לאחר אישור הרשויות </w:delText>
        </w:r>
        <w:r w:rsidR="00776496" w:rsidRPr="006503BD" w:rsidDel="00EE79E3">
          <w:rPr>
            <w:rFonts w:ascii="Times New Roman" w:eastAsia="Times New Roman" w:hAnsi="Times New Roman" w:cs="David"/>
            <w:sz w:val="24"/>
            <w:szCs w:val="24"/>
            <w:u w:val="dotted"/>
            <w:rtl/>
          </w:rPr>
          <w:tab/>
        </w:r>
        <w:r w:rsidR="00776496" w:rsidRPr="006503BD" w:rsidDel="00EE79E3">
          <w:rPr>
            <w:rFonts w:ascii="Times New Roman" w:eastAsia="Times New Roman" w:hAnsi="Times New Roman" w:cs="David"/>
            <w:sz w:val="24"/>
            <w:szCs w:val="24"/>
            <w:u w:val="dotted"/>
            <w:rtl/>
          </w:rPr>
          <w:tab/>
        </w:r>
        <w:r w:rsidR="00776496" w:rsidRPr="006503BD" w:rsidDel="00EE79E3">
          <w:rPr>
            <w:rFonts w:ascii="Times New Roman" w:eastAsia="Times New Roman" w:hAnsi="Times New Roman" w:cs="David"/>
            <w:sz w:val="24"/>
            <w:szCs w:val="24"/>
            <w:u w:val="dotted"/>
            <w:rtl/>
          </w:rPr>
          <w:tab/>
        </w:r>
        <w:r w:rsidR="00776496" w:rsidRPr="006503BD" w:rsidDel="00EE79E3">
          <w:rPr>
            <w:rFonts w:ascii="Times New Roman" w:eastAsia="Times New Roman" w:hAnsi="Times New Roman" w:cs="David" w:hint="cs"/>
            <w:sz w:val="24"/>
            <w:szCs w:val="24"/>
            <w:u w:val="dotted"/>
            <w:rtl/>
          </w:rPr>
          <w:tab/>
        </w:r>
        <w:r w:rsidR="00776496" w:rsidRPr="006503BD" w:rsidDel="00EE79E3">
          <w:rPr>
            <w:rFonts w:ascii="Times New Roman" w:eastAsia="Times New Roman" w:hAnsi="Times New Roman" w:cs="David"/>
            <w:sz w:val="24"/>
            <w:szCs w:val="24"/>
            <w:u w:val="dotted"/>
            <w:rtl/>
          </w:rPr>
          <w:tab/>
        </w:r>
        <w:r w:rsidR="00776496" w:rsidRPr="00776496" w:rsidDel="00EE79E3">
          <w:rPr>
            <w:rFonts w:ascii="Times New Roman" w:eastAsia="Times New Roman" w:hAnsi="Times New Roman" w:cs="David"/>
            <w:sz w:val="24"/>
            <w:szCs w:val="24"/>
            <w:rtl/>
          </w:rPr>
          <w:delText>40%</w:delText>
        </w:r>
      </w:del>
    </w:p>
    <w:p w14:paraId="6B310874" w14:textId="76246C0F" w:rsidR="00776496" w:rsidRPr="00776496" w:rsidRDefault="00776496" w:rsidP="00F80156">
      <w:pPr>
        <w:spacing w:before="0" w:beforeAutospacing="0" w:after="0" w:afterAutospacing="0" w:line="360" w:lineRule="auto"/>
        <w:ind w:left="720"/>
        <w:rPr>
          <w:rFonts w:ascii="Times New Roman" w:eastAsia="Times New Roman" w:hAnsi="Times New Roman" w:cs="David"/>
          <w:sz w:val="24"/>
          <w:szCs w:val="24"/>
          <w:rtl/>
        </w:rPr>
      </w:pPr>
      <w:del w:id="90" w:author="Meryl Etman" w:date="2021-05-30T14:27:00Z">
        <w:r w:rsidRPr="00776496" w:rsidDel="00EE79E3">
          <w:rPr>
            <w:rFonts w:ascii="Times New Roman" w:eastAsia="Times New Roman" w:hAnsi="Times New Roman" w:cs="David"/>
            <w:sz w:val="24"/>
            <w:szCs w:val="24"/>
            <w:rtl/>
          </w:rPr>
          <w:tab/>
          <w:delText>ג.</w:delText>
        </w:r>
        <w:r w:rsidRPr="00776496" w:rsidDel="00EE79E3">
          <w:rPr>
            <w:rFonts w:ascii="Times New Roman" w:eastAsia="Times New Roman" w:hAnsi="Times New Roman" w:cs="David"/>
            <w:sz w:val="24"/>
            <w:szCs w:val="24"/>
            <w:rtl/>
          </w:rPr>
          <w:tab/>
          <w:delText>לאחר גמר ה</w:delText>
        </w:r>
        <w:r w:rsidR="0016188F" w:rsidDel="00EE79E3">
          <w:rPr>
            <w:rFonts w:ascii="Times New Roman" w:eastAsia="Times New Roman" w:hAnsi="Times New Roman" w:cs="David" w:hint="cs"/>
            <w:sz w:val="24"/>
            <w:szCs w:val="24"/>
            <w:rtl/>
          </w:rPr>
          <w:delText>י</w:delText>
        </w:r>
        <w:r w:rsidR="006503BD" w:rsidDel="00EE79E3">
          <w:rPr>
            <w:rFonts w:ascii="Times New Roman" w:eastAsia="Times New Roman" w:hAnsi="Times New Roman" w:cs="David"/>
            <w:sz w:val="24"/>
            <w:szCs w:val="24"/>
            <w:rtl/>
          </w:rPr>
          <w:delText xml:space="preserve">יעוץ הסופי </w:delText>
        </w:r>
        <w:r w:rsidR="006503BD" w:rsidDel="00EE79E3">
          <w:rPr>
            <w:rFonts w:ascii="Times New Roman" w:eastAsia="Times New Roman" w:hAnsi="Times New Roman" w:cs="David" w:hint="cs"/>
            <w:sz w:val="24"/>
            <w:szCs w:val="24"/>
            <w:rtl/>
          </w:rPr>
          <w:delText xml:space="preserve"> </w:delText>
        </w:r>
        <w:r w:rsidRPr="006503BD" w:rsidDel="00EE79E3">
          <w:rPr>
            <w:rFonts w:ascii="Times New Roman" w:eastAsia="Times New Roman" w:hAnsi="Times New Roman" w:cs="David"/>
            <w:sz w:val="24"/>
            <w:szCs w:val="24"/>
            <w:u w:val="dotted"/>
            <w:rtl/>
          </w:rPr>
          <w:tab/>
        </w:r>
        <w:r w:rsidRPr="006503BD" w:rsidDel="00EE79E3">
          <w:rPr>
            <w:rFonts w:ascii="Times New Roman" w:eastAsia="Times New Roman" w:hAnsi="Times New Roman" w:cs="David"/>
            <w:sz w:val="24"/>
            <w:szCs w:val="24"/>
            <w:u w:val="dotted"/>
            <w:rtl/>
          </w:rPr>
          <w:tab/>
        </w:r>
        <w:r w:rsidRPr="006503BD" w:rsidDel="00EE79E3">
          <w:rPr>
            <w:rFonts w:ascii="Times New Roman" w:eastAsia="Times New Roman" w:hAnsi="Times New Roman" w:cs="David"/>
            <w:sz w:val="24"/>
            <w:szCs w:val="24"/>
            <w:u w:val="dotted"/>
            <w:rtl/>
          </w:rPr>
          <w:tab/>
        </w:r>
        <w:r w:rsidRPr="006503BD" w:rsidDel="00EE79E3">
          <w:rPr>
            <w:rFonts w:ascii="Times New Roman" w:eastAsia="Times New Roman" w:hAnsi="Times New Roman" w:cs="David" w:hint="cs"/>
            <w:sz w:val="24"/>
            <w:szCs w:val="24"/>
            <w:u w:val="dotted"/>
            <w:rtl/>
          </w:rPr>
          <w:tab/>
        </w:r>
        <w:r w:rsidRPr="00776496" w:rsidDel="00EE79E3">
          <w:rPr>
            <w:rFonts w:ascii="Times New Roman" w:eastAsia="Times New Roman" w:hAnsi="Times New Roman" w:cs="David"/>
            <w:sz w:val="24"/>
            <w:szCs w:val="24"/>
            <w:rtl/>
          </w:rPr>
          <w:delText>20%</w:delText>
        </w:r>
      </w:del>
      <w:ins w:id="91" w:author="Meryl Etman" w:date="2021-05-30T14:27:00Z">
        <w:r w:rsidR="00EE79E3">
          <w:rPr>
            <w:rFonts w:ascii="Times New Roman" w:eastAsia="Times New Roman" w:hAnsi="Times New Roman" w:cs="David" w:hint="cs"/>
            <w:sz w:val="24"/>
            <w:szCs w:val="24"/>
            <w:rtl/>
          </w:rPr>
          <w:t>מבוטל</w:t>
        </w:r>
      </w:ins>
    </w:p>
    <w:p w14:paraId="531E3CC8"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4A0E9B33" w14:textId="77AF9818" w:rsidR="00776496" w:rsidRPr="00776496" w:rsidRDefault="00776496" w:rsidP="00F8015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w:t>
      </w:r>
      <w:del w:id="92" w:author="Meryl Etman" w:date="2021-05-30T14:27:00Z">
        <w:r w:rsidRPr="00776496" w:rsidDel="00EE79E3">
          <w:rPr>
            <w:rFonts w:ascii="Times New Roman" w:eastAsia="Times New Roman" w:hAnsi="Times New Roman" w:cs="David"/>
            <w:sz w:val="24"/>
            <w:szCs w:val="24"/>
            <w:rtl/>
          </w:rPr>
          <w:delText xml:space="preserve"> </w:delText>
        </w:r>
      </w:del>
      <w:ins w:id="93" w:author="Meryl Etman" w:date="2021-05-30T14:27:00Z">
        <w:r w:rsidR="00EE79E3">
          <w:rPr>
            <w:rFonts w:ascii="Times New Roman" w:eastAsia="Times New Roman" w:hAnsi="Times New Roman" w:cs="David" w:hint="cs"/>
            <w:sz w:val="24"/>
            <w:szCs w:val="24"/>
            <w:rtl/>
          </w:rPr>
          <w:t xml:space="preserve"> המבנה</w:t>
        </w:r>
      </w:ins>
      <w:del w:id="94" w:author="Meryl Etman" w:date="2021-05-30T14:27:00Z">
        <w:r w:rsidRPr="00776496" w:rsidDel="00EE79E3">
          <w:rPr>
            <w:rFonts w:ascii="Times New Roman" w:eastAsia="Times New Roman" w:hAnsi="Times New Roman" w:cs="David"/>
            <w:sz w:val="24"/>
            <w:szCs w:val="24"/>
            <w:rtl/>
          </w:rPr>
          <w:delText>מבנה מגורים</w:delText>
        </w:r>
      </w:del>
      <w:r w:rsidRPr="00776496">
        <w:rPr>
          <w:rFonts w:ascii="Times New Roman" w:eastAsia="Times New Roman" w:hAnsi="Times New Roman" w:cs="David"/>
          <w:sz w:val="24"/>
          <w:szCs w:val="24"/>
          <w:rtl/>
        </w:rPr>
        <w:t>:</w:t>
      </w:r>
    </w:p>
    <w:p w14:paraId="2D64C58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0DF98E67"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39D8C329"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4BC3C925"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310874B2"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2C71ABD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1FDAA63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22271B31"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514AFBC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44A98DA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37AC3EB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65F0019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437B219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65C4FFEA"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519A8E39"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314EEEDC"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3C2E32B5"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535C19D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0F58A0B5"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lastRenderedPageBreak/>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5619F16E"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3C4FF336"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623227D2" w14:textId="07A8B5DF"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30T00:00:00Z">
            <w:dateFormat w:val="dd/MM/yyyy"/>
            <w:lid w:val="he-IL"/>
            <w:storeMappedDataAs w:val="dateTime"/>
            <w:calendar w:val="gregorian"/>
          </w:date>
        </w:sdtPr>
        <w:sdtEndPr>
          <w:rPr>
            <w:rFonts w:hint="cs"/>
          </w:rPr>
        </w:sdtEndPr>
        <w:sdtContent>
          <w:ins w:id="95" w:author="Meryl Etman" w:date="2021-12-30T15:18:00Z">
            <w:r w:rsidR="00F36774">
              <w:rPr>
                <w:rFonts w:ascii="Times New Roman" w:eastAsia="Times New Roman" w:hAnsi="Times New Roman" w:cs="David" w:hint="cs"/>
                <w:color w:val="008000"/>
                <w:sz w:val="24"/>
                <w:szCs w:val="24"/>
                <w:rtl/>
                <w:lang w:eastAsia="he-IL"/>
              </w:rPr>
              <w:t>‏30/12/2021</w:t>
            </w:r>
          </w:ins>
        </w:sdtContent>
      </w:sdt>
      <w:r w:rsidRPr="00B27B4C">
        <w:rPr>
          <w:rFonts w:ascii="Times New Roman" w:eastAsia="Times New Roman" w:hAnsi="Times New Roman" w:cs="David" w:hint="cs"/>
          <w:bCs/>
          <w:color w:val="FF0000"/>
          <w:sz w:val="24"/>
          <w:szCs w:val="24"/>
          <w:rtl/>
          <w:lang w:eastAsia="he-IL"/>
        </w:rPr>
        <w:br/>
      </w:r>
    </w:p>
    <w:p w14:paraId="392E8EE3"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A2C6E02" w14:textId="6CAD8FCA" w:rsidR="0047052D" w:rsidRPr="00B27B4C" w:rsidDel="00EE79E3" w:rsidRDefault="003928D1">
          <w:pPr>
            <w:widowControl w:val="0"/>
            <w:spacing w:before="0" w:beforeAutospacing="0" w:after="0" w:afterAutospacing="0" w:line="240" w:lineRule="auto"/>
            <w:rPr>
              <w:del w:id="96" w:author="Meryl Etman" w:date="2021-05-30T14:27:00Z"/>
              <w:rFonts w:ascii="Times New Roman" w:eastAsia="Times New Roman" w:hAnsi="Times New Roman" w:cs="David"/>
              <w:color w:val="008000"/>
              <w:sz w:val="24"/>
              <w:szCs w:val="24"/>
              <w:rtl/>
              <w:lang w:eastAsia="he-IL"/>
            </w:rPr>
            <w:pPrChange w:id="97" w:author="Meryl Etman" w:date="2021-05-30T14:27:00Z">
              <w:pPr>
                <w:widowControl w:val="0"/>
                <w:spacing w:before="0" w:beforeAutospacing="0" w:after="0" w:afterAutospacing="0" w:line="240" w:lineRule="auto"/>
                <w:jc w:val="both"/>
              </w:pPr>
            </w:pPrChange>
          </w:pPr>
          <w:ins w:id="98" w:author="Meryl Etman" w:date="2021-05-30T14:2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258530E0" w14:textId="77777777" w:rsidR="0047052D" w:rsidRPr="00B27B4C" w:rsidRDefault="0047052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99" w:author="Meryl Etman" w:date="2021-05-30T14:27:00Z">
          <w:pPr>
            <w:widowControl w:val="0"/>
            <w:spacing w:before="0" w:beforeAutospacing="0" w:after="0" w:afterAutospacing="0" w:line="240" w:lineRule="auto"/>
            <w:jc w:val="both"/>
          </w:pPr>
        </w:pPrChange>
      </w:pPr>
    </w:p>
    <w:p w14:paraId="01B0B54E" w14:textId="77777777" w:rsidR="0047052D" w:rsidRPr="00B27B4C" w:rsidDel="00EE79E3" w:rsidRDefault="0047052D" w:rsidP="0047052D">
      <w:pPr>
        <w:widowControl w:val="0"/>
        <w:spacing w:before="0" w:beforeAutospacing="0" w:after="0" w:afterAutospacing="0" w:line="240" w:lineRule="auto"/>
        <w:jc w:val="both"/>
        <w:rPr>
          <w:del w:id="100" w:author="Meryl Etman" w:date="2021-05-30T14:2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3282017" w14:textId="77777777" w:rsidR="0047052D" w:rsidRPr="00B27B4C" w:rsidRDefault="0047052D" w:rsidP="00F8015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563F962"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7630C1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32F30" w14:textId="51E7E693"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1"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3"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9C608B2"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4880B5" w14:textId="31E64E4E"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4"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5" w:author="Meryl Etman" w:date="2021-05-30T14:22:00Z">
            <w:r w:rsidR="003928D1">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117E9D1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5E10AA" w14:textId="6B889071"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6"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B22D43"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E7F4592" w14:textId="693CB821"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7"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39CD0E6"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206DFBF"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CC27436"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F0FC9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A16A61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EF7331"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A22CB4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DE6B7F"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56CE99CA" w14:textId="1D28DF08" w:rsidR="0047052D" w:rsidRPr="00435A20" w:rsidDel="00EE79E3" w:rsidRDefault="0047052D" w:rsidP="0047052D">
      <w:pPr>
        <w:widowControl w:val="0"/>
        <w:spacing w:before="0" w:beforeAutospacing="0" w:after="0" w:afterAutospacing="0" w:line="360" w:lineRule="auto"/>
        <w:ind w:left="5040"/>
        <w:jc w:val="both"/>
        <w:rPr>
          <w:del w:id="108" w:author="Meryl Etman" w:date="2021-05-30T14:28:00Z"/>
          <w:rFonts w:ascii="Times New Roman" w:eastAsia="Times New Roman" w:hAnsi="Times New Roman" w:cs="David"/>
          <w:sz w:val="24"/>
          <w:szCs w:val="24"/>
          <w:rtl/>
          <w:lang w:eastAsia="he-IL"/>
        </w:rPr>
      </w:pPr>
    </w:p>
    <w:p w14:paraId="4EEEAC21"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4E4E59" w14:textId="7E3677C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del w:id="109" w:author="Meryl Etman" w:date="2021-05-30T14:28:00Z">
        <w:r w:rsidRPr="009130F0" w:rsidDel="00EE79E3">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0" w:author="Meryl Etman" w:date="2021-05-30T14:23:00Z">
            <w:r w:rsidR="003928D1">
              <w:rPr>
                <w:rFonts w:ascii="Times New Roman" w:eastAsia="Times New Roman" w:hAnsi="Times New Roman" w:cs="David" w:hint="cs"/>
                <w:color w:val="00B0F0"/>
                <w:sz w:val="24"/>
                <w:szCs w:val="24"/>
                <w:u w:val="single"/>
                <w:rtl/>
                <w:lang w:eastAsia="he-IL"/>
              </w:rPr>
              <w:t>מ.ג. יועצים לאקוסטיקה בע"מ</w:t>
            </w:r>
          </w:ins>
        </w:sdtContent>
      </w:sdt>
    </w:p>
    <w:p w14:paraId="18207670"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06C72D1"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B7D8462"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94C6FE1"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46CE121"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EE79E3">
        <w:rPr>
          <w:rFonts w:ascii="Times New Roman" w:eastAsia="Times New Roman" w:hAnsi="Times New Roman" w:cs="David"/>
          <w:sz w:val="24"/>
          <w:szCs w:val="24"/>
          <w:rtl/>
          <w:lang w:eastAsia="he-IL"/>
          <w:rPrChange w:id="111" w:author="Meryl Etman" w:date="2021-05-30T14:28:00Z">
            <w:rPr>
              <w:rFonts w:ascii="Times New Roman" w:eastAsia="Times New Roman" w:hAnsi="Times New Roman" w:cs="David"/>
              <w:sz w:val="24"/>
              <w:szCs w:val="24"/>
              <w:highlight w:val="yellow"/>
              <w:rtl/>
              <w:lang w:eastAsia="he-IL"/>
            </w:rPr>
          </w:rPrChange>
        </w:rPr>
        <w:t xml:space="preserve">*מחק </w:t>
      </w:r>
      <w:r w:rsidRPr="00EE79E3">
        <w:rPr>
          <w:rFonts w:ascii="Times New Roman" w:eastAsia="Times New Roman" w:hAnsi="Times New Roman" w:cs="David" w:hint="eastAsia"/>
          <w:sz w:val="24"/>
          <w:szCs w:val="24"/>
          <w:rtl/>
          <w:lang w:eastAsia="he-IL"/>
          <w:rPrChange w:id="112" w:author="Meryl Etman" w:date="2021-05-30T14:28:00Z">
            <w:rPr>
              <w:rFonts w:ascii="Times New Roman" w:eastAsia="Times New Roman" w:hAnsi="Times New Roman" w:cs="David" w:hint="eastAsia"/>
              <w:sz w:val="24"/>
              <w:szCs w:val="24"/>
              <w:highlight w:val="yellow"/>
              <w:rtl/>
              <w:lang w:eastAsia="he-IL"/>
            </w:rPr>
          </w:rPrChange>
        </w:rPr>
        <w:t>את</w:t>
      </w:r>
      <w:r w:rsidRPr="00EE79E3">
        <w:rPr>
          <w:rFonts w:ascii="Times New Roman" w:eastAsia="Times New Roman" w:hAnsi="Times New Roman" w:cs="David"/>
          <w:sz w:val="24"/>
          <w:szCs w:val="24"/>
          <w:rtl/>
          <w:lang w:eastAsia="he-IL"/>
          <w:rPrChange w:id="113" w:author="Meryl Etman" w:date="2021-05-30T14:28:00Z">
            <w:rPr>
              <w:rFonts w:ascii="Times New Roman" w:eastAsia="Times New Roman" w:hAnsi="Times New Roman" w:cs="David"/>
              <w:sz w:val="24"/>
              <w:szCs w:val="24"/>
              <w:highlight w:val="yellow"/>
              <w:rtl/>
              <w:lang w:eastAsia="he-IL"/>
            </w:rPr>
          </w:rPrChange>
        </w:rPr>
        <w:t xml:space="preserve"> </w:t>
      </w:r>
      <w:r w:rsidRPr="00EE79E3">
        <w:rPr>
          <w:rFonts w:ascii="Times New Roman" w:eastAsia="Times New Roman" w:hAnsi="Times New Roman" w:cs="David" w:hint="eastAsia"/>
          <w:sz w:val="24"/>
          <w:szCs w:val="24"/>
          <w:rtl/>
          <w:lang w:eastAsia="he-IL"/>
          <w:rPrChange w:id="114" w:author="Meryl Etman" w:date="2021-05-30T14:28:00Z">
            <w:rPr>
              <w:rFonts w:ascii="Times New Roman" w:eastAsia="Times New Roman" w:hAnsi="Times New Roman" w:cs="David" w:hint="eastAsia"/>
              <w:sz w:val="24"/>
              <w:szCs w:val="24"/>
              <w:highlight w:val="yellow"/>
              <w:rtl/>
              <w:lang w:eastAsia="he-IL"/>
            </w:rPr>
          </w:rPrChange>
        </w:rPr>
        <w:t>המיותר</w:t>
      </w:r>
    </w:p>
    <w:p w14:paraId="10059964" w14:textId="25DEF96C" w:rsidR="00F865AA" w:rsidDel="00EE79E3" w:rsidRDefault="00F865AA" w:rsidP="00776496">
      <w:pPr>
        <w:widowControl w:val="0"/>
        <w:spacing w:before="0" w:beforeAutospacing="0" w:after="0" w:afterAutospacing="0" w:line="240" w:lineRule="auto"/>
        <w:jc w:val="center"/>
        <w:rPr>
          <w:del w:id="115" w:author="Meryl Etman" w:date="2021-05-30T14:28:00Z"/>
          <w:rFonts w:ascii="Times New Roman" w:eastAsia="Times New Roman" w:hAnsi="Times New Roman" w:cs="David"/>
          <w:sz w:val="24"/>
          <w:szCs w:val="24"/>
          <w:rtl/>
          <w:lang w:eastAsia="he-IL"/>
        </w:rPr>
      </w:pPr>
      <w:del w:id="116" w:author="Meryl Etman" w:date="2021-05-30T14:28:00Z">
        <w:r w:rsidDel="00EE79E3">
          <w:rPr>
            <w:rFonts w:ascii="Times New Roman" w:eastAsia="Times New Roman" w:hAnsi="Times New Roman" w:cs="David"/>
            <w:sz w:val="24"/>
            <w:szCs w:val="24"/>
            <w:rtl/>
            <w:lang w:eastAsia="he-IL"/>
          </w:rPr>
          <w:br w:type="page"/>
        </w:r>
      </w:del>
    </w:p>
    <w:p w14:paraId="41DA421B"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6E929"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8CBC48E"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0C403C67"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759F378"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0DDF0F9"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D726B02"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97FEA97"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B578BE8"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89F103C"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93E962D"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1142804"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D502268"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644BA7B"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5B3048F"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7FC2AFCC"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ADF1ABF"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0C11F21F"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78255EC"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E26FD39"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597E3476" w14:textId="77777777" w:rsidTr="00F8015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8CD6047"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9F36534"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3AB6443F" w14:textId="77777777" w:rsidTr="00F8015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9AF7206"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3D586AC7" w14:textId="77777777" w:rsidTr="00F8015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D64E63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2E1018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D049CBE"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4FDF2CD"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2E7EDC37" w14:textId="77777777" w:rsidTr="00F80156">
        <w:trPr>
          <w:trHeight w:val="551"/>
        </w:trPr>
        <w:tc>
          <w:tcPr>
            <w:tcW w:w="4068" w:type="dxa"/>
            <w:tcBorders>
              <w:top w:val="single" w:sz="4" w:space="0" w:color="auto"/>
              <w:left w:val="single" w:sz="4" w:space="0" w:color="auto"/>
              <w:bottom w:val="single" w:sz="4" w:space="0" w:color="auto"/>
              <w:right w:val="single" w:sz="4" w:space="0" w:color="auto"/>
            </w:tcBorders>
            <w:hideMark/>
          </w:tcPr>
          <w:p w14:paraId="04053900"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7686D45"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C34D9B7"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2911FAA"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p>
          <w:p w14:paraId="4478A2F6"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31087EA"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C3AFFF7"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p>
          <w:p w14:paraId="4E7A660B"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8A9A07E"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55DD0BD0" w14:textId="77777777" w:rsidTr="00F80156">
        <w:trPr>
          <w:trHeight w:val="571"/>
        </w:trPr>
        <w:tc>
          <w:tcPr>
            <w:tcW w:w="4068" w:type="dxa"/>
            <w:tcBorders>
              <w:top w:val="single" w:sz="4" w:space="0" w:color="auto"/>
              <w:left w:val="single" w:sz="4" w:space="0" w:color="auto"/>
              <w:bottom w:val="single" w:sz="4" w:space="0" w:color="auto"/>
              <w:right w:val="single" w:sz="4" w:space="0" w:color="auto"/>
            </w:tcBorders>
            <w:hideMark/>
          </w:tcPr>
          <w:p w14:paraId="53D2E6AC"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CE83344"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303AF4A"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687FD3" w14:textId="77777777" w:rsidR="00B67F92" w:rsidRPr="0009511C" w:rsidRDefault="00B67F92" w:rsidP="00F8015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FCA89A" w14:textId="77777777" w:rsidR="00B67F92" w:rsidRPr="0009511C" w:rsidRDefault="00B67F92" w:rsidP="00F80156">
            <w:pPr>
              <w:spacing w:before="0" w:beforeAutospacing="0" w:after="0" w:afterAutospacing="0" w:line="256" w:lineRule="auto"/>
              <w:rPr>
                <w:rFonts w:ascii="David" w:eastAsia="Calibri" w:hAnsi="David" w:cs="David"/>
                <w:b/>
                <w:sz w:val="24"/>
                <w:szCs w:val="24"/>
                <w:lang w:eastAsia="he-IL"/>
              </w:rPr>
            </w:pPr>
          </w:p>
        </w:tc>
      </w:tr>
      <w:tr w:rsidR="00B67F92" w:rsidRPr="0009511C" w14:paraId="15C24932" w14:textId="77777777" w:rsidTr="00F80156">
        <w:trPr>
          <w:trHeight w:val="391"/>
        </w:trPr>
        <w:tc>
          <w:tcPr>
            <w:tcW w:w="4068" w:type="dxa"/>
            <w:tcBorders>
              <w:top w:val="single" w:sz="4" w:space="0" w:color="auto"/>
              <w:left w:val="single" w:sz="4" w:space="0" w:color="auto"/>
              <w:bottom w:val="single" w:sz="4" w:space="0" w:color="auto"/>
              <w:right w:val="single" w:sz="4" w:space="0" w:color="auto"/>
            </w:tcBorders>
            <w:hideMark/>
          </w:tcPr>
          <w:p w14:paraId="1C1B0BBF"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49E686A"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C189607" w14:textId="77777777" w:rsidR="00B67F92" w:rsidRPr="0009511C" w:rsidRDefault="00B67F92" w:rsidP="00F80156">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407D7C" w14:textId="77777777" w:rsidR="00B67F92" w:rsidRPr="0009511C" w:rsidRDefault="00B67F92" w:rsidP="00F8015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1AC9F3" w14:textId="77777777" w:rsidR="00B67F92" w:rsidRPr="0009511C" w:rsidRDefault="00B67F92" w:rsidP="00F80156">
            <w:pPr>
              <w:spacing w:before="0" w:beforeAutospacing="0" w:after="0" w:afterAutospacing="0" w:line="256" w:lineRule="auto"/>
              <w:rPr>
                <w:rFonts w:ascii="David" w:eastAsia="Calibri" w:hAnsi="David" w:cs="David"/>
                <w:b/>
                <w:sz w:val="24"/>
                <w:szCs w:val="24"/>
                <w:lang w:eastAsia="he-IL"/>
              </w:rPr>
            </w:pPr>
          </w:p>
        </w:tc>
      </w:tr>
    </w:tbl>
    <w:p w14:paraId="597EB571"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3B1E6964" w14:textId="77777777" w:rsidTr="00F8015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D038551"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57BB4558" w14:textId="77777777" w:rsidTr="00F8015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8BDE9A3"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8B8D08E"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p w14:paraId="7525B638"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CC6BFE"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57CD9C"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77A773"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5FAF16"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4CC9D55"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BCA484"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8001F3E"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6EBDEB0F" w14:textId="77777777" w:rsidTr="00F8015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660272C"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1CB9388"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9E7AC5D"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7CC2B40"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EA40A52"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62CBDFC"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D81505A"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4F46470" w14:textId="77777777" w:rsidR="00B67F92" w:rsidRPr="0009511C" w:rsidRDefault="00B67F92" w:rsidP="00F80156">
            <w:pPr>
              <w:spacing w:before="0" w:beforeAutospacing="0" w:after="0" w:afterAutospacing="0" w:line="256" w:lineRule="auto"/>
              <w:rPr>
                <w:rFonts w:ascii="David" w:eastAsia="Calibri" w:hAnsi="David" w:cs="David"/>
                <w:sz w:val="24"/>
                <w:szCs w:val="24"/>
                <w:lang w:eastAsia="he-IL"/>
              </w:rPr>
            </w:pPr>
          </w:p>
        </w:tc>
      </w:tr>
      <w:tr w:rsidR="00B67F92" w:rsidRPr="0009511C" w14:paraId="572FDFCD" w14:textId="77777777" w:rsidTr="00F801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6EF9E81"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1A07EAD"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5287515"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C20965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34A793"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40DAB0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B676331"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855306E" w14:textId="77777777" w:rsidR="00B67F92" w:rsidRPr="0009511C" w:rsidRDefault="00B67F92" w:rsidP="00F8015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44A55959" w14:textId="77777777" w:rsidTr="00F801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2A98E44"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DC3BBE5"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90BF6F6"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B0E331A"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ACB507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4DB1E9A"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531E253"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5C43EAE" w14:textId="77777777" w:rsidR="00B67F92" w:rsidRPr="0009511C" w:rsidRDefault="00B67F92" w:rsidP="00F8015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0753932A" w14:textId="77777777" w:rsidTr="00F8015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66197C2"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9079A96" w14:textId="77777777" w:rsidR="00B67F92" w:rsidRPr="0009511C" w:rsidRDefault="00B67F92" w:rsidP="00F80156">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3C22D4D" w14:textId="77777777" w:rsidR="00B67F92" w:rsidRPr="0009511C" w:rsidRDefault="00B67F92" w:rsidP="00F80156">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B50E7BE" w14:textId="77777777" w:rsidR="00B67F92" w:rsidRPr="0009511C" w:rsidRDefault="00B67F92" w:rsidP="00F80156">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9D75F21" w14:textId="77777777" w:rsidR="00B67F92" w:rsidRPr="0009511C" w:rsidRDefault="00B67F92" w:rsidP="00F80156">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6695F9D" w14:textId="77777777" w:rsidR="00B67F92" w:rsidRPr="0009511C" w:rsidRDefault="00B67F92" w:rsidP="00F80156">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385CFB9" w14:textId="77777777" w:rsidR="00B67F92" w:rsidRPr="0009511C" w:rsidRDefault="00B67F92" w:rsidP="00F8015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F7E9CD7" w14:textId="77777777" w:rsidR="00B67F92" w:rsidRPr="0009511C" w:rsidRDefault="00B67F92" w:rsidP="00F80156">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C41686F"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72741D8B" w14:textId="77777777" w:rsidTr="00F8015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4502A50"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35C54A78" w14:textId="77777777" w:rsidTr="00F8015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B9E5F92"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CC69CC2"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202D451A" w14:textId="77777777" w:rsidTr="00F8015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A789D0A"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67F92" w:rsidRPr="0009511C" w14:paraId="149F0DBE" w14:textId="77777777" w:rsidTr="00F8015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3C0C054" w14:textId="77777777" w:rsidR="00B67F92" w:rsidRPr="0009511C" w:rsidRDefault="00B67F92"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4DEE07B"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655699D6"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4D5AB984" w14:textId="77777777" w:rsidTr="00F8015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5887B3" w14:textId="77777777" w:rsidR="00BC286D" w:rsidRPr="0009511C" w:rsidRDefault="00BC286D" w:rsidP="00F8015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0A7CE9C7" w14:textId="77777777" w:rsidTr="00F8015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C8BCE7A" w14:textId="77777777" w:rsidR="00BC286D" w:rsidRPr="0009511C" w:rsidRDefault="00BC286D" w:rsidP="00F80156">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5212765"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13F13F10"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90CF58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134C03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FBE0AD2"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8B1C6E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"ח"</w:t>
      </w:r>
    </w:p>
    <w:p w14:paraId="272735C6"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2646C1D3"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03868DC7"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BF9C1C4"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78B5811"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57BE522D"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3B63658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6F3BF74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6A8AB1A4"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65CDBFC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2144633C"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579FB203"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247D064B"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6B671F9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6E34EF53"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7FCE37F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2545DF7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049A9EE4"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3ACE4F52"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7C5C30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8D6920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AAD8EE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511F9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636E49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ED2A6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7FD92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6BA880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D0267A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04FB1C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643B5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C466CB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C4EA1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1545C4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C63E76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B23B2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39533D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DF2C11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4E7084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350247"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2A5350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6EF780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BDD5AE6"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5F4EAAB"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FDB760A"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14C484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7CD1A8"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84176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8211D9"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BF3865A" w14:textId="3E91654C" w:rsidR="0047052D" w:rsidRPr="00B27B4C" w:rsidRDefault="00F36774"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7" w:author="Meryl Etman" w:date="2021-05-30T14:23:00Z">
            <w:r w:rsidR="003928D1">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3928D1">
              <w:rPr>
                <w:rFonts w:ascii="Times New Roman" w:eastAsia="Times New Roman" w:hAnsi="Times New Roman" w:cs="David" w:hint="cs"/>
                <w:color w:val="008000"/>
                <w:sz w:val="24"/>
                <w:szCs w:val="24"/>
                <w:rtl/>
                <w:lang w:eastAsia="he-IL"/>
              </w:rPr>
              <w:br/>
              <w:t>יוני נתניהו 1 ג' אור יהודה</w:t>
            </w:r>
            <w:r w:rsidR="003928D1">
              <w:rPr>
                <w:rFonts w:ascii="Times New Roman" w:eastAsia="Times New Roman" w:hAnsi="Times New Roman" w:cs="David" w:hint="cs"/>
                <w:color w:val="008000"/>
                <w:sz w:val="24"/>
                <w:szCs w:val="24"/>
                <w:rtl/>
                <w:lang w:eastAsia="he-IL"/>
              </w:rPr>
              <w:br/>
              <w:t>558075404</w:t>
            </w:r>
            <w:r w:rsidR="003928D1">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3876005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F7D4B0"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BA71790"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3FCEE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F204E1" w14:textId="660C38F1"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8" w:author="Meryl Etman" w:date="2021-05-30T14:23:00Z">
            <w:r w:rsidR="003928D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9" w:author="Meryl Etman" w:date="2021-05-30T14:22:00Z">
            <w:r w:rsidR="003928D1">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0" w:author="Meryl Etman" w:date="2021-05-30T14:22:00Z">
            <w:r w:rsidR="003928D1">
              <w:rPr>
                <w:rFonts w:ascii="Times New Roman" w:eastAsia="Times New Roman" w:hAnsi="Times New Roman" w:cs="David" w:hint="cs"/>
                <w:color w:val="008000"/>
                <w:sz w:val="24"/>
                <w:szCs w:val="24"/>
                <w:rtl/>
              </w:rPr>
              <w:t>ייעוץ אקוסטיקה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5B22113"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DABC120"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1CBFB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F2C5B0"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96C95B"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B7686D"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82DD233"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E5B5A2"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75F026"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8ADC04"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42742BF" w14:textId="6BA9D457" w:rsidR="0047052D" w:rsidRPr="00B27B4C" w:rsidRDefault="00F36774"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1" w:author="Meryl Etman" w:date="2021-05-30T14:23:00Z">
            <w:r w:rsidR="003928D1">
              <w:rPr>
                <w:rFonts w:ascii="Times New Roman" w:eastAsia="Times New Roman" w:hAnsi="Times New Roman" w:cs="David" w:hint="cs"/>
                <w:color w:val="00B0F0"/>
                <w:sz w:val="24"/>
                <w:szCs w:val="24"/>
                <w:u w:val="single"/>
                <w:rtl/>
                <w:lang w:eastAsia="he-IL"/>
              </w:rPr>
              <w:t>מ.ג. יועצים לאקוסטיקה בע"מ</w:t>
            </w:r>
          </w:ins>
        </w:sdtContent>
      </w:sdt>
    </w:p>
    <w:p w14:paraId="41386331"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B42256B"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A252D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254FC05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F92AE15"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92D4BB9"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9BEC7DC" w14:textId="366A6BB1"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2" w:author="Meryl Etman" w:date="2021-05-30T14:23:00Z">
            <w:r w:rsidR="003928D1">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3928D1">
              <w:rPr>
                <w:rFonts w:ascii="Times New Roman" w:eastAsia="Times New Roman" w:hAnsi="Times New Roman" w:cs="David" w:hint="cs"/>
                <w:color w:val="008000"/>
                <w:sz w:val="24"/>
                <w:szCs w:val="24"/>
                <w:rtl/>
                <w:lang w:eastAsia="he-IL"/>
              </w:rPr>
              <w:br/>
              <w:t>יוני נתניהו 1 ג' אור יהודה</w:t>
            </w:r>
            <w:r w:rsidR="003928D1">
              <w:rPr>
                <w:rFonts w:ascii="Times New Roman" w:eastAsia="Times New Roman" w:hAnsi="Times New Roman" w:cs="David" w:hint="cs"/>
                <w:color w:val="008000"/>
                <w:sz w:val="24"/>
                <w:szCs w:val="24"/>
                <w:rtl/>
                <w:lang w:eastAsia="he-IL"/>
              </w:rPr>
              <w:br/>
              <w:t>558075404</w:t>
            </w:r>
            <w:r w:rsidR="003928D1">
              <w:rPr>
                <w:rFonts w:ascii="Times New Roman" w:eastAsia="Times New Roman" w:hAnsi="Times New Roman" w:cs="David" w:hint="cs"/>
                <w:color w:val="008000"/>
                <w:sz w:val="24"/>
                <w:szCs w:val="24"/>
                <w:rtl/>
                <w:lang w:eastAsia="he-IL"/>
              </w:rPr>
              <w:br/>
            </w:r>
          </w:ins>
        </w:sdtContent>
      </w:sdt>
    </w:p>
    <w:p w14:paraId="4705F99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46132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A5A1A4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AE3450" w14:textId="7950EF6C"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3" w:author="Meryl Etman" w:date="2021-05-30T14:22:00Z">
            <w:r w:rsidR="003928D1">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30T00:00:00Z">
            <w:dateFormat w:val="dd/MM/yyyy"/>
            <w:lid w:val="he-IL"/>
            <w:storeMappedDataAs w:val="dateTime"/>
            <w:calendar w:val="gregorian"/>
          </w:date>
        </w:sdtPr>
        <w:sdtEndPr>
          <w:rPr>
            <w:rFonts w:hint="cs"/>
          </w:rPr>
        </w:sdtEndPr>
        <w:sdtContent>
          <w:ins w:id="124" w:author="Meryl Etman" w:date="2021-12-30T15:18:00Z">
            <w:r w:rsidR="00F36774">
              <w:rPr>
                <w:rFonts w:ascii="Times New Roman" w:eastAsia="Times New Roman" w:hAnsi="Times New Roman" w:cs="David" w:hint="cs"/>
                <w:color w:val="008000"/>
                <w:sz w:val="24"/>
                <w:szCs w:val="24"/>
                <w:rtl/>
                <w:lang w:eastAsia="he-IL"/>
              </w:rPr>
              <w:t>‏30/12/2021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F19AED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755366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153ED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918E97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BC163F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246CC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16E89D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AA5AF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A6F899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FF69D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8BFEC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DB8D49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C020E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3BA6655"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0F47165"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CAEF11A"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E64623D"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C19984D"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CF48927" w14:textId="5AD189FA"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5" w:author="Meryl Etman" w:date="2021-05-30T14:23:00Z">
            <w:r w:rsidR="003928D1">
              <w:rPr>
                <w:rFonts w:ascii="Times New Roman" w:eastAsia="Times New Roman" w:hAnsi="Times New Roman" w:cs="David" w:hint="cs"/>
                <w:color w:val="00B0F0"/>
                <w:sz w:val="24"/>
                <w:szCs w:val="24"/>
                <w:u w:val="single"/>
                <w:rtl/>
                <w:lang w:eastAsia="he-IL"/>
              </w:rPr>
              <w:t>מ.ג. יועצים לאקוסטיקה בע"מ</w:t>
            </w:r>
          </w:ins>
        </w:sdtContent>
      </w:sdt>
    </w:p>
    <w:p w14:paraId="7C3E8C6F"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69E747D"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E7A42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90026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BB89AF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41D80AC"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ADE0DE4"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3C7C1A3"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15C73F0"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2D8A358"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BFF22B0"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45E28ADC"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1EF5FA5B"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D924621"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A24B73" w14:textId="77777777" w:rsidR="00F80156" w:rsidRDefault="00F80156" w:rsidP="00AF234B">
      <w:pPr>
        <w:spacing w:before="0" w:after="0" w:line="240" w:lineRule="auto"/>
      </w:pPr>
      <w:r>
        <w:separator/>
      </w:r>
    </w:p>
  </w:endnote>
  <w:endnote w:type="continuationSeparator" w:id="0">
    <w:p w14:paraId="5EDB33FF" w14:textId="77777777" w:rsidR="00F80156" w:rsidRDefault="00F80156" w:rsidP="00AF234B">
      <w:pPr>
        <w:spacing w:before="0" w:after="0" w:line="240" w:lineRule="auto"/>
      </w:pPr>
      <w:r>
        <w:continuationSeparator/>
      </w:r>
    </w:p>
  </w:endnote>
  <w:endnote w:type="continuationNotice" w:id="1">
    <w:p w14:paraId="6F4378AB" w14:textId="77777777" w:rsidR="00F80156" w:rsidRDefault="00F8015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F80156" w:rsidRPr="003D5B2E" w14:paraId="64747677" w14:textId="77777777" w:rsidTr="003D5B2E">
      <w:tc>
        <w:tcPr>
          <w:tcW w:w="810" w:type="dxa"/>
        </w:tcPr>
        <w:p w14:paraId="03FB0577"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00D54FC" w14:textId="29971BB5" w:rsidR="00F80156" w:rsidRPr="003D5B2E" w:rsidRDefault="00F80156" w:rsidP="003D5B2E">
              <w:pPr>
                <w:tabs>
                  <w:tab w:val="center" w:pos="4153"/>
                  <w:tab w:val="right" w:pos="8306"/>
                </w:tabs>
                <w:spacing w:before="0" w:after="0" w:line="240" w:lineRule="auto"/>
                <w:rPr>
                  <w:rFonts w:ascii="David" w:hAnsi="David"/>
                  <w:color w:val="00B0F0"/>
                  <w:sz w:val="20"/>
                  <w:szCs w:val="20"/>
                  <w:rtl/>
                </w:rPr>
              </w:pPr>
              <w:ins w:id="126" w:author="Meryl Etman" w:date="2021-05-30T14:22:00Z">
                <w:r>
                  <w:rPr>
                    <w:rFonts w:ascii="David" w:hAnsi="David"/>
                    <w:color w:val="00B0F0"/>
                    <w:sz w:val="20"/>
                    <w:szCs w:val="20"/>
                    <w:rtl/>
                  </w:rPr>
                  <w:t>סביוני נצר סירני - בניין 31</w:t>
                </w:r>
              </w:ins>
            </w:p>
          </w:tc>
        </w:sdtContent>
      </w:sdt>
      <w:tc>
        <w:tcPr>
          <w:tcW w:w="2810" w:type="dxa"/>
        </w:tcPr>
        <w:p w14:paraId="2A822E93"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5F418DE0" w14:textId="77777777" w:rsidR="00F80156" w:rsidRPr="003D5B2E" w:rsidRDefault="00F80156" w:rsidP="003D5B2E">
          <w:pPr>
            <w:tabs>
              <w:tab w:val="center" w:pos="4153"/>
              <w:tab w:val="right" w:pos="8306"/>
            </w:tabs>
            <w:spacing w:before="0" w:after="0" w:line="240" w:lineRule="auto"/>
            <w:rPr>
              <w:rFonts w:ascii="David" w:hAnsi="David"/>
              <w:sz w:val="16"/>
              <w:szCs w:val="16"/>
              <w:rtl/>
            </w:rPr>
          </w:pPr>
        </w:p>
      </w:tc>
      <w:tc>
        <w:tcPr>
          <w:tcW w:w="1044" w:type="dxa"/>
        </w:tcPr>
        <w:p w14:paraId="70ECA75C"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1DD5E39" w14:textId="7DB070FE" w:rsidR="00F80156" w:rsidRPr="003D5B2E" w:rsidRDefault="00F80156" w:rsidP="003D5B2E">
              <w:pPr>
                <w:tabs>
                  <w:tab w:val="center" w:pos="4153"/>
                  <w:tab w:val="right" w:pos="8306"/>
                </w:tabs>
                <w:spacing w:before="0" w:after="0" w:line="240" w:lineRule="auto"/>
                <w:rPr>
                  <w:rFonts w:ascii="David" w:hAnsi="David"/>
                  <w:sz w:val="20"/>
                  <w:szCs w:val="20"/>
                  <w:rtl/>
                </w:rPr>
              </w:pPr>
              <w:del w:id="127" w:author="Meryl Etman" w:date="2021-05-30T14:22:00Z">
                <w:r w:rsidDel="003928D1">
                  <w:rPr>
                    <w:rFonts w:ascii="David" w:hAnsi="David" w:hint="cs"/>
                    <w:sz w:val="20"/>
                    <w:szCs w:val="20"/>
                  </w:rPr>
                  <w:delText>CONT-5-657</w:delText>
                </w:r>
              </w:del>
              <w:ins w:id="128" w:author="Meryl Etman" w:date="2021-05-30T14:22:00Z">
                <w:r>
                  <w:rPr>
                    <w:rFonts w:ascii="David" w:hAnsi="David" w:hint="cs"/>
                    <w:sz w:val="20"/>
                    <w:szCs w:val="20"/>
                  </w:rPr>
                  <w:t>CO</w:t>
                </w:r>
                <w:r>
                  <w:rPr>
                    <w:rFonts w:ascii="David" w:hAnsi="David" w:hint="cs"/>
                    <w:sz w:val="20"/>
                    <w:szCs w:val="20"/>
                    <w:rtl/>
                  </w:rPr>
                  <w:t>NT-10-2065</w:t>
                </w:r>
              </w:ins>
            </w:p>
          </w:tc>
        </w:sdtContent>
      </w:sdt>
    </w:tr>
    <w:tr w:rsidR="00F80156" w:rsidRPr="003D5B2E" w14:paraId="7D51D49C" w14:textId="77777777" w:rsidTr="003D5B2E">
      <w:tc>
        <w:tcPr>
          <w:tcW w:w="810" w:type="dxa"/>
        </w:tcPr>
        <w:p w14:paraId="62F19130"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85BD619" w14:textId="5720FC28" w:rsidR="00F80156" w:rsidRPr="003D5B2E" w:rsidRDefault="00F80156" w:rsidP="003D5B2E">
              <w:pPr>
                <w:tabs>
                  <w:tab w:val="center" w:pos="4153"/>
                  <w:tab w:val="right" w:pos="8306"/>
                </w:tabs>
                <w:spacing w:before="0" w:after="0" w:line="240" w:lineRule="auto"/>
                <w:rPr>
                  <w:rFonts w:ascii="David" w:hAnsi="David"/>
                  <w:color w:val="00B0F0"/>
                  <w:sz w:val="20"/>
                  <w:szCs w:val="20"/>
                  <w:rtl/>
                </w:rPr>
              </w:pPr>
              <w:ins w:id="129" w:author="Meryl Etman" w:date="2021-05-30T14:23:00Z">
                <w:r>
                  <w:rPr>
                    <w:rFonts w:ascii="David" w:hAnsi="David"/>
                    <w:color w:val="00B0F0"/>
                    <w:sz w:val="20"/>
                    <w:szCs w:val="20"/>
                    <w:rtl/>
                  </w:rPr>
                  <w:t>מ.ג. יועצים לאקוסטיקה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80156" w:rsidRPr="003D5B2E" w14:paraId="5F18FDB0" w14:textId="77777777" w:rsidTr="00F80156">
            <w:trPr>
              <w:trHeight w:val="201"/>
            </w:trPr>
            <w:tc>
              <w:tcPr>
                <w:tcW w:w="926" w:type="dxa"/>
              </w:tcPr>
              <w:p w14:paraId="263159FF"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E56481A" w14:textId="3B1DA880" w:rsidR="00F80156" w:rsidRPr="003D5B2E" w:rsidRDefault="00F36774" w:rsidP="003D5B2E">
                    <w:pPr>
                      <w:tabs>
                        <w:tab w:val="center" w:pos="4153"/>
                        <w:tab w:val="right" w:pos="8306"/>
                      </w:tabs>
                      <w:spacing w:before="0" w:after="0" w:line="240" w:lineRule="auto"/>
                      <w:ind w:left="1" w:hanging="1"/>
                      <w:rPr>
                        <w:rFonts w:ascii="David" w:hAnsi="David"/>
                        <w:color w:val="00B0F0"/>
                        <w:sz w:val="20"/>
                        <w:szCs w:val="20"/>
                        <w:rtl/>
                      </w:rPr>
                    </w:pPr>
                    <w:ins w:id="130" w:author="Meryl Etman" w:date="2021-12-30T15:18:00Z">
                      <w:r>
                        <w:rPr>
                          <w:rFonts w:ascii="David" w:hAnsi="David"/>
                          <w:color w:val="00B0F0"/>
                          <w:sz w:val="20"/>
                          <w:szCs w:val="20"/>
                          <w:rtl/>
                        </w:rPr>
                        <w:t>0.3</w:t>
                      </w:r>
                    </w:ins>
                  </w:p>
                </w:tc>
              </w:sdtContent>
            </w:sdt>
          </w:tr>
        </w:tbl>
        <w:p w14:paraId="5CC92686"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233" w:type="dxa"/>
        </w:tcPr>
        <w:p w14:paraId="2BD7B780"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1044" w:type="dxa"/>
        </w:tcPr>
        <w:p w14:paraId="0DA774A8"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6C330B9F" w14:textId="6689992C" w:rsidR="00F80156" w:rsidRPr="003D5B2E" w:rsidRDefault="00F36774"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31" w:author="Meryl Etman" w:date="2021-05-30T14:22:00Z">
                <w:r w:rsidR="00F80156">
                  <w:rPr>
                    <w:rFonts w:ascii="David" w:hAnsi="David"/>
                    <w:sz w:val="20"/>
                    <w:szCs w:val="20"/>
                    <w:rtl/>
                  </w:rPr>
                  <w:t>3;#</w:t>
                </w:r>
                <w:r w:rsidR="00F80156">
                  <w:rPr>
                    <w:rFonts w:ascii="David" w:hAnsi="David"/>
                    <w:sz w:val="20"/>
                    <w:szCs w:val="20"/>
                  </w:rPr>
                  <w:t>Draft</w:t>
                </w:r>
              </w:ins>
            </w:sdtContent>
          </w:sdt>
        </w:p>
      </w:tc>
    </w:tr>
    <w:tr w:rsidR="00F80156" w:rsidRPr="003D5B2E" w14:paraId="2314940A" w14:textId="77777777" w:rsidTr="003D5B2E">
      <w:trPr>
        <w:trHeight w:val="80"/>
      </w:trPr>
      <w:tc>
        <w:tcPr>
          <w:tcW w:w="810" w:type="dxa"/>
        </w:tcPr>
        <w:p w14:paraId="47565CA2"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1646" w:type="dxa"/>
        </w:tcPr>
        <w:p w14:paraId="572C8559" w14:textId="77777777" w:rsidR="00F80156" w:rsidRPr="003D5B2E" w:rsidRDefault="00F80156"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620480A5"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233" w:type="dxa"/>
        </w:tcPr>
        <w:p w14:paraId="61C8278F"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1044" w:type="dxa"/>
        </w:tcPr>
        <w:p w14:paraId="56A28F2F"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c>
        <w:tcPr>
          <w:tcW w:w="1763" w:type="dxa"/>
        </w:tcPr>
        <w:p w14:paraId="355BF00B" w14:textId="77777777" w:rsidR="00F80156" w:rsidRPr="003D5B2E" w:rsidRDefault="00F80156" w:rsidP="003D5B2E">
          <w:pPr>
            <w:tabs>
              <w:tab w:val="center" w:pos="4153"/>
              <w:tab w:val="right" w:pos="8306"/>
            </w:tabs>
            <w:spacing w:before="0" w:after="0" w:line="240" w:lineRule="auto"/>
            <w:rPr>
              <w:rFonts w:ascii="David" w:hAnsi="David"/>
              <w:sz w:val="20"/>
              <w:szCs w:val="20"/>
              <w:rtl/>
            </w:rPr>
          </w:pPr>
        </w:p>
      </w:tc>
    </w:tr>
  </w:tbl>
  <w:p w14:paraId="67800664" w14:textId="77777777" w:rsidR="00F80156" w:rsidRPr="003D5B2E" w:rsidRDefault="00F80156"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2D44D" w14:textId="77777777" w:rsidR="00F80156" w:rsidRDefault="00F80156" w:rsidP="00AF234B">
      <w:pPr>
        <w:spacing w:before="0" w:after="0" w:line="240" w:lineRule="auto"/>
      </w:pPr>
      <w:r>
        <w:separator/>
      </w:r>
    </w:p>
  </w:footnote>
  <w:footnote w:type="continuationSeparator" w:id="0">
    <w:p w14:paraId="3439CAA3" w14:textId="77777777" w:rsidR="00F80156" w:rsidRDefault="00F80156" w:rsidP="00AF234B">
      <w:pPr>
        <w:spacing w:before="0" w:after="0" w:line="240" w:lineRule="auto"/>
      </w:pPr>
      <w:r>
        <w:continuationSeparator/>
      </w:r>
    </w:p>
  </w:footnote>
  <w:footnote w:type="continuationNotice" w:id="1">
    <w:p w14:paraId="5F216CBA" w14:textId="77777777" w:rsidR="00F80156" w:rsidRDefault="00F8015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45C1D63" w14:textId="312EC117" w:rsidR="00F80156" w:rsidRDefault="00F80156" w:rsidP="00CF334C">
        <w:pPr>
          <w:pStyle w:val="Header"/>
          <w:jc w:val="center"/>
        </w:pPr>
        <w:r>
          <w:fldChar w:fldCharType="begin"/>
        </w:r>
        <w:r>
          <w:instrText xml:space="preserve"> PAGE   \* MERGEFORMAT </w:instrText>
        </w:r>
        <w:r>
          <w:fldChar w:fldCharType="separate"/>
        </w:r>
        <w:r w:rsidR="00F36774">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85340"/>
    <w:rsid w:val="001A0C3C"/>
    <w:rsid w:val="001A69D5"/>
    <w:rsid w:val="001B14FD"/>
    <w:rsid w:val="00201F06"/>
    <w:rsid w:val="00214ACF"/>
    <w:rsid w:val="002F30F3"/>
    <w:rsid w:val="003928D1"/>
    <w:rsid w:val="003C30D7"/>
    <w:rsid w:val="003D5B2E"/>
    <w:rsid w:val="00443683"/>
    <w:rsid w:val="00450CD1"/>
    <w:rsid w:val="0047052D"/>
    <w:rsid w:val="005047EF"/>
    <w:rsid w:val="00552E11"/>
    <w:rsid w:val="006503BD"/>
    <w:rsid w:val="00666119"/>
    <w:rsid w:val="0072103C"/>
    <w:rsid w:val="00776496"/>
    <w:rsid w:val="007E46A2"/>
    <w:rsid w:val="008C64C6"/>
    <w:rsid w:val="00942177"/>
    <w:rsid w:val="00A06D7B"/>
    <w:rsid w:val="00A42271"/>
    <w:rsid w:val="00AC04FE"/>
    <w:rsid w:val="00AF234B"/>
    <w:rsid w:val="00B17F97"/>
    <w:rsid w:val="00B67F92"/>
    <w:rsid w:val="00BC286D"/>
    <w:rsid w:val="00BD72C4"/>
    <w:rsid w:val="00BE17B4"/>
    <w:rsid w:val="00CA65CB"/>
    <w:rsid w:val="00CF334C"/>
    <w:rsid w:val="00CF7A18"/>
    <w:rsid w:val="00DC5FD7"/>
    <w:rsid w:val="00DE118F"/>
    <w:rsid w:val="00E215F5"/>
    <w:rsid w:val="00E679C7"/>
    <w:rsid w:val="00EC37B6"/>
    <w:rsid w:val="00ED380F"/>
    <w:rsid w:val="00EE79E3"/>
    <w:rsid w:val="00F36774"/>
    <w:rsid w:val="00F80156"/>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5E4EFD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PlaceholderText"/>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824A20"/>
    <w:rsid w:val="009837A9"/>
    <w:rsid w:val="00BA7D45"/>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sharepoint/v3"/>
    <ds:schemaRef ds:uri="http://schemas.microsoft.com/office/infopath/2007/PartnerControls"/>
    <ds:schemaRef ds:uri="e82e0497-401b-493b-ab66-61f85c09ed30"/>
    <ds:schemaRef ds:uri="http://www.w3.org/XML/1998/namespac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D88A7F84-1C5B-431D-9F83-B2EEC6040F59}"/>
</file>

<file path=customXml/itemProps4.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5.xml><?xml version="1.0" encoding="utf-8"?>
<ds:datastoreItem xmlns:ds="http://schemas.openxmlformats.org/officeDocument/2006/customXml" ds:itemID="{A7556F8E-520C-4154-8977-D15B478C9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36</Pages>
  <Words>9571</Words>
  <Characters>47859</Characters>
  <Application>Microsoft Office Word</Application>
  <DocSecurity>0</DocSecurity>
  <Lines>398</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2021-05-30T08:35:00Z</dcterms:created>
  <dcterms:modified xsi:type="dcterms:W3CDTF">2021-12-30T13:19:00Z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f1f055af-faab-4065-a69a-829295da90f8</vt:lpwstr>
  </property>
</Properties>
</file>