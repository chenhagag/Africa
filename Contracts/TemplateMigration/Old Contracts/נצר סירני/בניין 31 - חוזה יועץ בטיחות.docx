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FE108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CCC2B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56BEB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E07E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5567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B7558D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FDD0EC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10864DBF" wp14:editId="0B6161E5">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E8D0C1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415848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A1566"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63A22D"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517410"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DE49E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C4FBD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69FDCB9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78E01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3A741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84F2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633E6C"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A5E858E"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7368E00" w14:textId="77777777" w:rsidR="006323AD" w:rsidRPr="006323AD" w:rsidRDefault="005D37B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Meryl Etman" w:date="2021-05-20T10:11:00Z">
            <w:r>
              <w:rPr>
                <w:rFonts w:ascii="Times New Roman" w:eastAsia="Times New Roman" w:hAnsi="Times New Roman" w:cs="David"/>
                <w:bCs/>
                <w:color w:val="00B0F0"/>
                <w:sz w:val="32"/>
                <w:szCs w:val="32"/>
                <w:u w:val="single"/>
                <w:rtl/>
                <w:lang w:eastAsia="he-IL"/>
              </w:rPr>
              <w:t>סביוני נצר סירני - בניין 31</w:t>
            </w:r>
          </w:ins>
        </w:p>
      </w:sdtContent>
    </w:sdt>
    <w:p w14:paraId="12F261AE"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79A1538" w14:textId="77777777" w:rsidR="006323AD" w:rsidRPr="006323AD" w:rsidRDefault="005D37B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Meryl Etman" w:date="2021-05-20T10:11:00Z">
            <w:r>
              <w:rPr>
                <w:rFonts w:ascii="Times New Roman" w:eastAsia="Times New Roman" w:hAnsi="Times New Roman" w:cs="David"/>
                <w:bCs/>
                <w:color w:val="00B0F0"/>
                <w:sz w:val="32"/>
                <w:szCs w:val="32"/>
                <w:u w:val="single"/>
                <w:rtl/>
                <w:lang w:eastAsia="he-IL"/>
              </w:rPr>
              <w:t>סביוני נצר סירני</w:t>
            </w:r>
          </w:ins>
        </w:p>
      </w:sdtContent>
    </w:sdt>
    <w:p w14:paraId="6D2CEA58"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F272C7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E21D8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94DDA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0910C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D6C2A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F7027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279CF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BCF5D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2EF6B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BCAA1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D72B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B059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5C25A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1DE6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30780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794FE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FC177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1CAD9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3D05C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1451E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97E3B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08A0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F0FD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2E455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274D8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D6515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FA746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4F931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C9C752"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21F06DF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7095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4BED8D45"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73515A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319D4D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06420C"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820A452" w14:textId="77777777" w:rsidR="00876F47" w:rsidRPr="00876F47" w:rsidRDefault="005D37BD"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Meryl Etman" w:date="2021-05-20T10:13:00Z">
            <w:r>
              <w:rPr>
                <w:rFonts w:ascii="Times New Roman" w:eastAsia="Times New Roman" w:hAnsi="Times New Roman" w:cs="David" w:hint="cs"/>
                <w:color w:val="008000"/>
                <w:sz w:val="24"/>
                <w:szCs w:val="24"/>
                <w:rtl/>
              </w:rPr>
              <w:br/>
              <w:t>אפריקה ישראל מגורים בע"מ וישראל אדלר ובנו חברה להשקעות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558075404</w:t>
            </w:r>
            <w:r>
              <w:rPr>
                <w:rFonts w:ascii="Times New Roman" w:eastAsia="Times New Roman" w:hAnsi="Times New Roman" w:cs="David" w:hint="cs"/>
                <w:color w:val="008000"/>
                <w:sz w:val="24"/>
                <w:szCs w:val="24"/>
                <w:rtl/>
              </w:rPr>
              <w:br/>
            </w:r>
          </w:ins>
        </w:p>
      </w:sdtContent>
    </w:sdt>
    <w:p w14:paraId="274CAF17"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43E5BBE7"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5F666FBF"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7D9E2A0"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7CD8181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92065CD" w14:textId="77777777" w:rsidR="00876F47" w:rsidRPr="00876F47" w:rsidRDefault="005D37BD"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3" w:author="Meryl Etman" w:date="2021-05-20T10:15:00Z">
            <w:r>
              <w:rPr>
                <w:rFonts w:ascii="Times New Roman" w:eastAsia="Times New Roman" w:hAnsi="Times New Roman" w:cs="David"/>
                <w:color w:val="800080"/>
                <w:sz w:val="24"/>
                <w:szCs w:val="24"/>
                <w:rtl/>
              </w:rPr>
              <w:br/>
              <w:t>אלי כחלון הנדסת בטיחות אש בע"מ</w:t>
            </w:r>
            <w:r>
              <w:rPr>
                <w:rFonts w:ascii="Times New Roman" w:eastAsia="Times New Roman" w:hAnsi="Times New Roman" w:cs="David"/>
                <w:color w:val="800080"/>
                <w:sz w:val="24"/>
                <w:szCs w:val="24"/>
                <w:rtl/>
              </w:rPr>
              <w:br/>
              <w:t>הנדיב 71, הרצליה 4648583</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AEE154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5AB43524"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4E677DD2"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352AFA9"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629E672"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507A8D96"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08969C19"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14EF0E14"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FBC21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22511E3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009FC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3BFEB54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357CC3F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77123C"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903350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1728D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22866FE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801324"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3E6B093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4D8B9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58F0654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1969938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024D9A3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228A65"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624310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7A303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4B9870D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22CDCA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1A3E5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4FD5C47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56DE68EF"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D6C8E03"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3890E63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DD107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20CCA2E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6593632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50593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3F7C5339" w14:textId="4D868D4D" w:rsidR="00876F47" w:rsidRDefault="00876F47" w:rsidP="00876F47">
      <w:pPr>
        <w:widowControl w:val="0"/>
        <w:tabs>
          <w:tab w:val="left" w:pos="1932"/>
        </w:tabs>
        <w:spacing w:before="0" w:beforeAutospacing="0" w:after="0" w:afterAutospacing="0" w:line="240" w:lineRule="auto"/>
        <w:ind w:left="798"/>
        <w:jc w:val="both"/>
        <w:rPr>
          <w:ins w:id="4" w:author="Meryl Etman" w:date="2021-06-21T13:27:00Z"/>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3DE7A3C8" w14:textId="3EE67A38" w:rsidR="00732774" w:rsidRDefault="00732774" w:rsidP="00876F47">
      <w:pPr>
        <w:widowControl w:val="0"/>
        <w:tabs>
          <w:tab w:val="left" w:pos="1932"/>
        </w:tabs>
        <w:spacing w:before="0" w:beforeAutospacing="0" w:after="0" w:afterAutospacing="0" w:line="240" w:lineRule="auto"/>
        <w:ind w:left="798"/>
        <w:jc w:val="both"/>
        <w:rPr>
          <w:ins w:id="5" w:author="Meryl Etman" w:date="2021-06-21T13:27:00Z"/>
          <w:rFonts w:ascii="Times New Roman" w:eastAsia="Times New Roman" w:hAnsi="Times New Roman" w:cs="David"/>
          <w:sz w:val="24"/>
          <w:szCs w:val="24"/>
          <w:rtl/>
          <w:lang w:eastAsia="he-IL"/>
        </w:rPr>
      </w:pPr>
    </w:p>
    <w:p w14:paraId="2AEB883E" w14:textId="08DD36D0" w:rsidR="00732774" w:rsidRPr="00732774" w:rsidRDefault="00732774"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b/>
          <w:bCs/>
          <w:sz w:val="24"/>
          <w:szCs w:val="24"/>
          <w:rtl/>
          <w:lang w:eastAsia="he-IL"/>
          <w:rPrChange w:id="6" w:author="Meryl Etman" w:date="2021-06-21T13:27:00Z">
            <w:rPr>
              <w:rFonts w:ascii="Times New Roman" w:eastAsia="Times New Roman" w:hAnsi="Times New Roman" w:cs="David"/>
              <w:sz w:val="24"/>
              <w:szCs w:val="24"/>
              <w:rtl/>
              <w:lang w:eastAsia="he-IL"/>
            </w:rPr>
          </w:rPrChange>
        </w:rPr>
      </w:pPr>
      <w:ins w:id="7" w:author="Meryl Etman" w:date="2021-06-21T13:27:00Z">
        <w:r w:rsidRPr="00732774">
          <w:rPr>
            <w:rFonts w:ascii="Times New Roman" w:eastAsia="Times New Roman" w:hAnsi="Times New Roman" w:cs="David"/>
            <w:b/>
            <w:bCs/>
            <w:sz w:val="24"/>
            <w:szCs w:val="24"/>
            <w:rtl/>
            <w:lang w:eastAsia="he-IL"/>
            <w:rPrChange w:id="8" w:author="Meryl Etman" w:date="2021-06-21T13:27:00Z">
              <w:rPr>
                <w:rFonts w:ascii="Times New Roman" w:eastAsia="Times New Roman" w:hAnsi="Times New Roman" w:cs="David"/>
                <w:sz w:val="24"/>
                <w:szCs w:val="24"/>
                <w:rtl/>
                <w:lang w:eastAsia="he-IL"/>
              </w:rPr>
            </w:rPrChange>
          </w:rPr>
          <w:t>"בטיחות"</w:t>
        </w:r>
        <w:r>
          <w:rPr>
            <w:rFonts w:ascii="Times New Roman" w:eastAsia="Times New Roman" w:hAnsi="Times New Roman" w:cs="David" w:hint="cs"/>
            <w:b/>
            <w:bCs/>
            <w:sz w:val="24"/>
            <w:szCs w:val="24"/>
            <w:rtl/>
            <w:lang w:eastAsia="he-IL"/>
          </w:rPr>
          <w:t xml:space="preserve"> </w:t>
        </w:r>
        <w:r>
          <w:rPr>
            <w:rFonts w:ascii="Times New Roman" w:eastAsia="Times New Roman" w:hAnsi="Times New Roman" w:cs="David" w:hint="cs"/>
            <w:sz w:val="24"/>
            <w:szCs w:val="24"/>
            <w:rtl/>
            <w:lang w:eastAsia="he-IL"/>
          </w:rPr>
          <w:t>-</w:t>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בכל מקום בו מופיעה המילה בטיחות, הכוונה לבטיחות אש.</w:t>
        </w:r>
      </w:ins>
    </w:p>
    <w:p w14:paraId="1F919849"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F8BF58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2757CB3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6E1B97CD"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39B94B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72A563C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4DF1E30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lastRenderedPageBreak/>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53A012B5"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3EFA914E"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2DA5383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366AC936"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9B5E2AD"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1C5DA52"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6E553C9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5702BE5B"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1F4D7DC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7AE00C0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003A00E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4C412C6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7B50614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5AFBE9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522EDDA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6AFA17B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176DF08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6FB215E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הנמצאות </w:t>
      </w:r>
      <w:r w:rsidRPr="00876F47">
        <w:rPr>
          <w:rFonts w:ascii="Times New Roman" w:eastAsia="Times New Roman" w:hAnsi="Times New Roman" w:cs="David"/>
          <w:sz w:val="24"/>
          <w:szCs w:val="24"/>
          <w:rtl/>
          <w:lang w:eastAsia="he-IL"/>
        </w:rPr>
        <w:lastRenderedPageBreak/>
        <w:t>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E003AF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09E2874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526C39B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CEFA8B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3127DF3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61AA914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6793296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3A836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73F9D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xml:space="preserve">"). החלפת המנהל הראשי בממלא </w:t>
      </w:r>
      <w:r w:rsidRPr="00876F47">
        <w:rPr>
          <w:rFonts w:ascii="Times New Roman" w:eastAsia="Times New Roman" w:hAnsi="Times New Roman" w:cs="David"/>
          <w:sz w:val="24"/>
          <w:szCs w:val="24"/>
          <w:rtl/>
          <w:lang w:eastAsia="he-IL"/>
        </w:rPr>
        <w:lastRenderedPageBreak/>
        <w:t>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1E8718AB"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FCA293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99B2B2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60D3FFD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4009BDA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50BEA45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3CB449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6B7BF73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0DC7289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2C6CB9D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6223360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7BDD06E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95ED3F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75F7655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2EF822B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05955A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7E37827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3295F6A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3E24A65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1F0EDFA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8A6E76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עבודותיהם ובאופן שיבטיח ביצועם בהתאם </w:t>
      </w:r>
      <w:r w:rsidRPr="00876F47">
        <w:rPr>
          <w:rFonts w:ascii="Times New Roman" w:eastAsia="Times New Roman" w:hAnsi="Times New Roman" w:cs="David"/>
          <w:sz w:val="24"/>
          <w:szCs w:val="24"/>
          <w:rtl/>
          <w:lang w:eastAsia="he-IL"/>
        </w:rPr>
        <w:lastRenderedPageBreak/>
        <w:t>ללוחות הזמנים שיהיו רצופים לחוזים שיחתמו עמם.</w:t>
      </w:r>
    </w:p>
    <w:p w14:paraId="56083D2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51FAA4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7AD387A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009190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811A39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77BCC7D7"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204B7EF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0B5286F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80FDB1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1355C247"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C0AD01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25DD17CF"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2DE72EC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18FB36B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786E751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40902F6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767685A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מודלים, פרוספקטים ופרספקטיבות, המוזמנים לצורכי שיווק (למעט מודלים ופרספקטיבות לצורכי עבודה והחלטה).</w:t>
      </w:r>
    </w:p>
    <w:p w14:paraId="3BF2940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64260FF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234013E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6C48918E"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3704F2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53D69F1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BA10E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1CC41D4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2AA3594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7A3B1C8"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DE8351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1048F79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A4E2B1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03D84B7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1BD468A8" w14:textId="544C3DB4" w:rsidR="00876F47" w:rsidRPr="00876F47" w:rsidRDefault="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Change w:id="9" w:author="Meryl Etman" w:date="2021-07-07T10:39:00Z">
          <w:pPr>
            <w:widowControl w:val="0"/>
            <w:numPr>
              <w:ilvl w:val="2"/>
              <w:numId w:val="1"/>
            </w:numPr>
            <w:tabs>
              <w:tab w:val="num" w:pos="1224"/>
              <w:tab w:val="num" w:pos="1507"/>
            </w:tabs>
            <w:spacing w:before="0" w:beforeAutospacing="0" w:after="200" w:afterAutospacing="0" w:line="240" w:lineRule="auto"/>
            <w:ind w:left="1507" w:hanging="425"/>
            <w:jc w:val="both"/>
          </w:pPr>
        </w:pPrChange>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w:t>
      </w:r>
      <w:del w:id="10" w:author="Meryl Etman" w:date="2021-06-21T13:29:00Z">
        <w:r w:rsidRPr="00876F47" w:rsidDel="00732774">
          <w:rPr>
            <w:rFonts w:ascii="Times New Roman" w:eastAsia="Times New Roman" w:hAnsi="Times New Roman" w:cs="David"/>
            <w:sz w:val="24"/>
            <w:szCs w:val="24"/>
            <w:rtl/>
            <w:lang w:eastAsia="he-IL"/>
          </w:rPr>
          <w:delText xml:space="preserve">ו/או באומדן </w:delText>
        </w:r>
      </w:del>
      <w:r w:rsidRPr="00876F47">
        <w:rPr>
          <w:rFonts w:ascii="Times New Roman" w:eastAsia="Times New Roman" w:hAnsi="Times New Roman" w:cs="David"/>
          <w:sz w:val="24"/>
          <w:szCs w:val="24"/>
          <w:rtl/>
          <w:lang w:eastAsia="he-IL"/>
        </w:rPr>
        <w:t>של היועץ</w:t>
      </w:r>
      <w:del w:id="11" w:author="Meryl Etman" w:date="2021-07-07T10:39:00Z">
        <w:r w:rsidRPr="00876F47" w:rsidDel="00153AC7">
          <w:rPr>
            <w:rFonts w:ascii="Times New Roman" w:eastAsia="Times New Roman" w:hAnsi="Times New Roman" w:cs="David"/>
            <w:sz w:val="24"/>
            <w:szCs w:val="24"/>
            <w:rtl/>
            <w:lang w:eastAsia="he-IL"/>
          </w:rPr>
          <w:delText xml:space="preserve"> </w:delText>
        </w:r>
        <w:r w:rsidRPr="00876F47" w:rsidDel="00153AC7">
          <w:rPr>
            <w:rFonts w:ascii="Times New Roman" w:eastAsia="Times New Roman" w:hAnsi="Times New Roman" w:cs="David" w:hint="cs"/>
            <w:sz w:val="24"/>
            <w:szCs w:val="24"/>
            <w:rtl/>
            <w:lang w:eastAsia="he-IL"/>
          </w:rPr>
          <w:delText>ו/</w:delText>
        </w:r>
        <w:r w:rsidRPr="00876F47" w:rsidDel="00153AC7">
          <w:rPr>
            <w:rFonts w:ascii="Times New Roman" w:eastAsia="Times New Roman" w:hAnsi="Times New Roman" w:cs="David"/>
            <w:sz w:val="24"/>
            <w:szCs w:val="24"/>
            <w:rtl/>
            <w:lang w:eastAsia="he-IL"/>
          </w:rPr>
          <w:delText>או של היועצים</w:delText>
        </w:r>
      </w:del>
      <w:r w:rsidRPr="00876F47">
        <w:rPr>
          <w:rFonts w:ascii="Times New Roman" w:eastAsia="Times New Roman" w:hAnsi="Times New Roman" w:cs="David"/>
          <w:sz w:val="24"/>
          <w:szCs w:val="24"/>
          <w:rtl/>
          <w:lang w:eastAsia="he-IL"/>
        </w:rPr>
        <w:t>.</w:t>
      </w:r>
    </w:p>
    <w:p w14:paraId="3EBFA6A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5968782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7D57DAE" w14:textId="676219E5" w:rsidR="00876F47" w:rsidRPr="00876F47" w:rsidRDefault="00876F47" w:rsidP="00153AC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w:t>
      </w:r>
      <w:ins w:id="12" w:author="Meryl Etman" w:date="2021-07-07T10:43:00Z">
        <w:r w:rsidR="00153AC7">
          <w:rPr>
            <w:rFonts w:ascii="Times New Roman" w:eastAsia="Times New Roman" w:hAnsi="Times New Roman" w:cs="David" w:hint="cs"/>
            <w:sz w:val="24"/>
            <w:szCs w:val="24"/>
            <w:rtl/>
          </w:rPr>
          <w:t>רשות הכיבוי</w:t>
        </w:r>
      </w:ins>
      <w:del w:id="13" w:author="Meryl Etman" w:date="2021-07-07T10:43:00Z">
        <w:r w:rsidRPr="00876F47" w:rsidDel="00153AC7">
          <w:rPr>
            <w:rFonts w:ascii="Times New Roman" w:eastAsia="Times New Roman" w:hAnsi="Times New Roman" w:cs="David"/>
            <w:sz w:val="24"/>
            <w:szCs w:val="24"/>
            <w:rtl/>
            <w:lang w:eastAsia="he-IL"/>
          </w:rPr>
          <w:delText>רשויות מוסמכות</w:delText>
        </w:r>
      </w:del>
      <w:r w:rsidRPr="00876F47">
        <w:rPr>
          <w:rFonts w:ascii="Times New Roman" w:eastAsia="Times New Roman" w:hAnsi="Times New Roman" w:cs="David"/>
          <w:sz w:val="24"/>
          <w:szCs w:val="24"/>
          <w:rtl/>
          <w:lang w:eastAsia="he-IL"/>
        </w:rPr>
        <w:t xml:space="preserve">. </w:t>
      </w:r>
    </w:p>
    <w:p w14:paraId="7443411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324269B"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2CE9E4D9"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23FD18D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3FAE0EC6"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3799DA5"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w:t>
      </w:r>
      <w:r w:rsidRPr="00013687">
        <w:rPr>
          <w:rFonts w:eastAsia="Times New Roman" w:cs="David" w:hint="cs"/>
          <w:color w:val="auto"/>
          <w:szCs w:val="24"/>
          <w:rtl/>
        </w:rPr>
        <w:lastRenderedPageBreak/>
        <w:t>ו/או עובדיו ו/או שלוחיו ו/או כל מי מטעמו בקשר עם ביצוע התחייבויותיו על פי חוזה זה. המתכנן פוטר את המזמין מכל אחריות בגין נזקים שייגרמו כאמור לעיל.</w:t>
      </w:r>
    </w:p>
    <w:p w14:paraId="3BA18301" w14:textId="77777777" w:rsidR="00E0492B" w:rsidRPr="00013687" w:rsidRDefault="00E0492B" w:rsidP="00E0492B">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E2BA2D1"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B120385"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D1DC5C1"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A385F0C"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FA3126B"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E068284"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AC9CE28"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AF6A3F4"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2FCB628"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3E519A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7164F6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w:t>
      </w:r>
      <w:r>
        <w:rPr>
          <w:rFonts w:ascii="Times New Roman" w:eastAsia="Times New Roman" w:hAnsi="Times New Roman" w:cs="David" w:hint="cs"/>
          <w:sz w:val="20"/>
          <w:szCs w:val="24"/>
          <w:rtl/>
          <w:lang w:eastAsia="he-IL"/>
        </w:rPr>
        <w:lastRenderedPageBreak/>
        <w:t xml:space="preserve">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DF1B2B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C61A6B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9468A7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23A96A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CB1561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A405B4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1FB02C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5A70894"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400DFA6"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090B18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79F77A2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261642F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3F1325D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C9F807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E1073D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0839607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C3783A3"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18C1D11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5E7F47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53D8ACC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w:t>
      </w:r>
      <w:r w:rsidRPr="00876F47">
        <w:rPr>
          <w:rFonts w:ascii="Times New Roman" w:eastAsia="Times New Roman" w:hAnsi="Times New Roman" w:cs="David"/>
          <w:color w:val="000000"/>
          <w:sz w:val="24"/>
          <w:szCs w:val="24"/>
          <w:rtl/>
          <w:lang w:eastAsia="he-IL"/>
        </w:rPr>
        <w:lastRenderedPageBreak/>
        <w:t>ו/או בסיומם והם יהיו מנועים מהגשת כל תביעה שהיא כאמור כנגד המזמין.</w:t>
      </w:r>
    </w:p>
    <w:p w14:paraId="3A694EC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7500AF4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651992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36D3CF7"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40C8BABA"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6FB05A1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B7D3378"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6D2C5A08"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5986E422"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hint="cs"/>
          <w:sz w:val="24"/>
          <w:szCs w:val="24"/>
          <w:rtl/>
          <w:lang w:eastAsia="he-IL"/>
        </w:rPr>
        <w:lastRenderedPageBreak/>
        <w:t>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26EAD6A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1A3A7B0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508E564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7F914F2A"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0496E8E2"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2C70EBDC"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031534E3"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5F9A9366"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48158CF8"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חל שינוי בהחזקת המניות ו/או בהרכב המנהלים של היועץ.</w:t>
      </w:r>
    </w:p>
    <w:p w14:paraId="7DCDD98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D20507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w:t>
      </w:r>
      <w:r w:rsidRPr="00876F47">
        <w:rPr>
          <w:rFonts w:ascii="Times New Roman" w:eastAsia="Times New Roman" w:hAnsi="Times New Roman" w:cs="David"/>
          <w:sz w:val="24"/>
          <w:szCs w:val="24"/>
          <w:rtl/>
          <w:lang w:eastAsia="he-IL"/>
        </w:rPr>
        <w:lastRenderedPageBreak/>
        <w:t>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3BBCA9E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4FCE91E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42C0315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231E26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EC820D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EA02574"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0C9B512"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5345CE4"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44DC594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545A4A2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26DB344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427047A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687A9C2D"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היועץ.</w:t>
      </w:r>
    </w:p>
    <w:p w14:paraId="42C64C81"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C71C8C1"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442F706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6AF8D70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75EABD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35F3583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538BC1D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397639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1D46A9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5D09779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4F3EF00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3C8AC0D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3213D2F7"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מזכויות המזמין על פי חוזה זה, יהא המזמין רשאי עם ביטול </w:t>
      </w:r>
      <w:r w:rsidRPr="00876F47">
        <w:rPr>
          <w:rFonts w:ascii="Times New Roman" w:eastAsia="Times New Roman" w:hAnsi="Times New Roman" w:cs="David"/>
          <w:sz w:val="24"/>
          <w:szCs w:val="24"/>
          <w:rtl/>
          <w:lang w:eastAsia="he-IL"/>
        </w:rPr>
        <w:lastRenderedPageBreak/>
        <w:t>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3D911AAF"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2B973F6"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1FA2435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2EFD2E9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41F0BE6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4BC6538F"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280676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630A79D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3F1B84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B38317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05CEBE16"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675EFE46"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24DAAA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3899BA9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C98037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6ECA4A3E"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618F0E2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81EE21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3D4196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ADF026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86BBA34" w14:textId="77777777" w:rsidR="00876F47" w:rsidRPr="00876F47" w:rsidDel="007505B2" w:rsidRDefault="00876F47" w:rsidP="00876F47">
      <w:pPr>
        <w:widowControl w:val="0"/>
        <w:numPr>
          <w:ilvl w:val="1"/>
          <w:numId w:val="1"/>
        </w:numPr>
        <w:spacing w:before="0" w:beforeAutospacing="0" w:after="720" w:afterAutospacing="0" w:line="240" w:lineRule="auto"/>
        <w:ind w:left="788" w:hanging="431"/>
        <w:jc w:val="both"/>
        <w:rPr>
          <w:del w:id="14" w:author="Meryl Etman" w:date="2021-05-20T11:06:00Z"/>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17D32ABE" w14:textId="77777777" w:rsidR="00876F47" w:rsidRPr="007505B2" w:rsidDel="007505B2" w:rsidRDefault="00876F47">
      <w:pPr>
        <w:widowControl w:val="0"/>
        <w:numPr>
          <w:ilvl w:val="1"/>
          <w:numId w:val="1"/>
        </w:numPr>
        <w:spacing w:before="0" w:beforeAutospacing="0" w:after="720" w:afterAutospacing="0" w:line="240" w:lineRule="auto"/>
        <w:ind w:left="788" w:hanging="431"/>
        <w:jc w:val="both"/>
        <w:rPr>
          <w:del w:id="15" w:author="Meryl Etman" w:date="2021-05-20T11:06:00Z"/>
          <w:rFonts w:ascii="Times New Roman" w:eastAsia="Times New Roman" w:hAnsi="Times New Roman" w:cs="David"/>
          <w:sz w:val="24"/>
          <w:szCs w:val="24"/>
          <w:rtl/>
          <w:lang w:eastAsia="he-IL"/>
        </w:rPr>
        <w:pPrChange w:id="16" w:author="Meryl Etman" w:date="2021-05-20T11:06:00Z">
          <w:pPr>
            <w:widowControl w:val="0"/>
            <w:spacing w:before="0" w:beforeAutospacing="0" w:after="720" w:afterAutospacing="0" w:line="240" w:lineRule="auto"/>
            <w:jc w:val="both"/>
          </w:pPr>
        </w:pPrChange>
      </w:pPr>
    </w:p>
    <w:p w14:paraId="1B1B8A4D" w14:textId="77777777" w:rsidR="00876F47" w:rsidRPr="007505B2" w:rsidRDefault="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rtl/>
          <w:lang w:eastAsia="he-IL"/>
        </w:rPr>
        <w:pPrChange w:id="17" w:author="Meryl Etman" w:date="2021-05-20T11:06:00Z">
          <w:pPr>
            <w:widowControl w:val="0"/>
            <w:spacing w:before="0" w:beforeAutospacing="0" w:after="720" w:afterAutospacing="0" w:line="240" w:lineRule="auto"/>
            <w:jc w:val="both"/>
          </w:pPr>
        </w:pPrChange>
      </w:pPr>
    </w:p>
    <w:p w14:paraId="0A95663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7E44D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27229F54"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6472318"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21A37C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2DB4C1F" w14:textId="77777777"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 w:author="Meryl Etman" w:date="2021-05-20T10:15:00Z">
            <w:r w:rsidR="005D37BD">
              <w:rPr>
                <w:rFonts w:ascii="Times New Roman" w:eastAsia="Times New Roman" w:hAnsi="Times New Roman" w:cs="David"/>
                <w:sz w:val="24"/>
                <w:szCs w:val="24"/>
                <w:rtl/>
                <w:lang w:eastAsia="he-IL"/>
              </w:rPr>
              <w:t>אלי כחלון הנדסת בטיחות אש בע"מ</w:t>
            </w:r>
          </w:ins>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9" w:author="Meryl Etman" w:date="2021-05-20T10:13:00Z">
            <w:r w:rsidR="005D37BD" w:rsidRPr="002540C2">
              <w:rPr>
                <w:rStyle w:val="a7"/>
                <w:rtl/>
              </w:rPr>
              <w:t>[שם צד א]</w:t>
            </w:r>
          </w:ins>
        </w:sdtContent>
      </w:sdt>
    </w:p>
    <w:p w14:paraId="12043840"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46EEB3C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74EDC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D1F1F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F3D277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1FCEAF"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748C9F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E780F7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F75906"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21F0582"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6B232D42"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3F8C1F6F"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7D9EB2DF"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4C41152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D4D0EE" w14:textId="77777777" w:rsidR="006323AD" w:rsidRPr="006323AD" w:rsidRDefault="006323AD" w:rsidP="006323AD">
      <w:pPr>
        <w:pStyle w:val="af6"/>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3A6025E9" w14:textId="77777777" w:rsidR="006323AD" w:rsidRDefault="006323AD" w:rsidP="006323AD">
      <w:pPr>
        <w:pStyle w:val="af6"/>
        <w:widowControl w:val="0"/>
        <w:spacing w:line="240" w:lineRule="auto"/>
        <w:ind w:left="716"/>
        <w:rPr>
          <w:sz w:val="24"/>
          <w:szCs w:val="24"/>
          <w:rtl/>
          <w:lang w:eastAsia="he-IL"/>
        </w:rPr>
      </w:pPr>
    </w:p>
    <w:p w14:paraId="159B2168" w14:textId="36C44E1A" w:rsidR="00876F47" w:rsidRPr="006323AD" w:rsidRDefault="00876F47" w:rsidP="00F54C8A">
      <w:pPr>
        <w:pStyle w:val="af6"/>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 xml:space="preserve">פרויקט לבניית יחידות דיור, </w:t>
      </w:r>
      <w:del w:id="20" w:author="Meryl Etman" w:date="2021-05-20T10:21:00Z">
        <w:r w:rsidRPr="006323AD" w:rsidDel="00CB7D56">
          <w:rPr>
            <w:sz w:val="24"/>
            <w:szCs w:val="24"/>
            <w:rtl/>
            <w:lang w:eastAsia="he-IL"/>
          </w:rPr>
          <w:delText>שטחי מסחר ומשרדים</w:delText>
        </w:r>
      </w:del>
      <w:ins w:id="21" w:author="Meryl Etman" w:date="2021-05-20T10:21:00Z">
        <w:r w:rsidR="00CB7D56">
          <w:rPr>
            <w:rFonts w:hint="cs"/>
            <w:sz w:val="24"/>
            <w:szCs w:val="24"/>
            <w:rtl/>
            <w:lang w:eastAsia="he-IL"/>
          </w:rPr>
          <w:t>תעסוקה ומוסד ציבורי</w:t>
        </w:r>
      </w:ins>
      <w:r w:rsidRPr="006323AD">
        <w:rPr>
          <w:sz w:val="24"/>
          <w:szCs w:val="24"/>
          <w:rtl/>
          <w:lang w:eastAsia="he-IL"/>
        </w:rPr>
        <w:t>,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2" w:author="Meryl Etman" w:date="2021-05-20T10:12:00Z">
            <w:r w:rsidR="005D37BD">
              <w:rPr>
                <w:color w:val="008000"/>
                <w:rtl/>
                <w:lang w:eastAsia="he-IL"/>
              </w:rPr>
              <w:t>נס ציונה</w:t>
            </w:r>
          </w:ins>
        </w:sdtContent>
      </w:sdt>
      <w:del w:id="23" w:author="Meryl Etman" w:date="2021-05-20T10:57:00Z">
        <w:r w:rsidRPr="006323AD" w:rsidDel="00F54C8A">
          <w:rPr>
            <w:sz w:val="24"/>
            <w:szCs w:val="24"/>
            <w:rtl/>
            <w:lang w:eastAsia="he-IL"/>
          </w:rPr>
          <w:delText xml:space="preserve"> - </w:delText>
        </w:r>
      </w:del>
      <w:customXmlDelRangeStart w:id="24" w:author="Meryl Etman" w:date="2021-05-20T10:57:00Z"/>
      <w:sdt>
        <w:sdtPr>
          <w:rPr>
            <w:color w:val="008000"/>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4"/>
          <w:customXmlDelRangeStart w:id="25" w:author="Meryl Etman" w:date="2021-05-20T10:57:00Z"/>
        </w:sdtContent>
      </w:sdt>
      <w:customXmlDelRangeEnd w:id="25"/>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6" w:author="Meryl Etman" w:date="2021-05-20T10:11:00Z">
            <w:r w:rsidR="005D37BD">
              <w:rPr>
                <w:color w:val="008000"/>
                <w:rtl/>
                <w:lang w:eastAsia="he-IL"/>
              </w:rPr>
              <w:t>סביוני נצר סירני - בניין 31</w:t>
            </w:r>
          </w:ins>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7B5D4A60"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44FB3C89" w14:textId="13EEF6E6"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27" w:author="Meryl Etman" w:date="2021-05-20T10:20:00Z">
            <w:r w:rsidR="00CB7D56">
              <w:rPr>
                <w:rFonts w:ascii="Times New Roman" w:eastAsia="Times New Roman" w:hAnsi="Times New Roman" w:cs="David"/>
                <w:sz w:val="24"/>
                <w:szCs w:val="24"/>
                <w:rtl/>
                <w:lang w:eastAsia="he-IL"/>
              </w:rPr>
              <w:t>מרול אטמן</w:t>
            </w:r>
          </w:ins>
        </w:sdtContent>
      </w:sdt>
    </w:p>
    <w:p w14:paraId="754E30C1"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B145E9" w14:textId="077FD440"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8" w:author="Meryl Etman" w:date="2021-05-20T10:20:00Z">
            <w:r w:rsidR="00CB7D56">
              <w:rPr>
                <w:rFonts w:ascii="Times New Roman" w:eastAsia="Times New Roman" w:hAnsi="Times New Roman" w:cs="David"/>
                <w:color w:val="008000"/>
                <w:sz w:val="24"/>
                <w:szCs w:val="24"/>
                <w:rtl/>
                <w:lang w:eastAsia="he-IL"/>
              </w:rPr>
              <w:t>407-0508069</w:t>
            </w:r>
          </w:ins>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9" w:author="Meryl Etman" w:date="2021-05-20T10:20:00Z">
            <w:r w:rsidR="00CB7D56">
              <w:rPr>
                <w:rFonts w:ascii="Times New Roman" w:eastAsia="Times New Roman" w:hAnsi="Times New Roman" w:cs="David"/>
                <w:color w:val="008000"/>
                <w:sz w:val="24"/>
                <w:szCs w:val="24"/>
                <w:rtl/>
                <w:lang w:eastAsia="he-IL"/>
              </w:rPr>
              <w:t>4722</w:t>
            </w:r>
          </w:ins>
        </w:sdtContent>
      </w:sdt>
      <w:ins w:id="30" w:author="Meryl Etman" w:date="2021-05-20T10:57:00Z">
        <w:r w:rsidR="00F54C8A">
          <w:rPr>
            <w:rFonts w:ascii="Times New Roman" w:eastAsia="Times New Roman" w:hAnsi="Times New Roman" w:cs="David" w:hint="cs"/>
            <w:sz w:val="24"/>
            <w:szCs w:val="24"/>
            <w:rtl/>
            <w:lang w:eastAsia="he-IL"/>
          </w:rPr>
          <w:t>, חלקה 82</w:t>
        </w:r>
      </w:ins>
      <w:del w:id="31" w:author="Meryl Etman" w:date="2021-05-20T10:57:00Z">
        <w:r w:rsidRPr="00876F47" w:rsidDel="00F54C8A">
          <w:rPr>
            <w:rFonts w:ascii="Times New Roman" w:eastAsia="Times New Roman" w:hAnsi="Times New Roman" w:cs="David"/>
            <w:sz w:val="24"/>
            <w:szCs w:val="24"/>
            <w:rtl/>
            <w:lang w:eastAsia="he-IL"/>
          </w:rPr>
          <w:delText xml:space="preserve"> </w:delText>
        </w:r>
      </w:del>
      <w:r w:rsidRPr="00876F47">
        <w:rPr>
          <w:rFonts w:ascii="Times New Roman" w:eastAsia="Times New Roman" w:hAnsi="Times New Roman" w:cs="David"/>
          <w:sz w:val="24"/>
          <w:szCs w:val="24"/>
          <w:rtl/>
          <w:lang w:eastAsia="he-IL"/>
        </w:rPr>
        <w:t>.</w:t>
      </w:r>
    </w:p>
    <w:p w14:paraId="52D3E7C4"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266F282A"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164A48F"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2" w:author="Meryl Etman" w:date="2021-05-20T10:12:00Z">
            <w:r w:rsidR="005D37BD">
              <w:rPr>
                <w:rFonts w:ascii="Times New Roman" w:eastAsia="Times New Roman" w:hAnsi="Times New Roman" w:cs="David"/>
                <w:color w:val="008000"/>
                <w:sz w:val="24"/>
                <w:szCs w:val="24"/>
                <w:rtl/>
                <w:lang w:eastAsia="he-IL"/>
              </w:rPr>
              <w:t>נס ציונה</w:t>
            </w:r>
          </w:ins>
        </w:sdtContent>
      </w:sdt>
      <w:r w:rsidRPr="00876F47">
        <w:rPr>
          <w:rFonts w:ascii="Times New Roman" w:eastAsia="Times New Roman" w:hAnsi="Times New Roman" w:cs="David"/>
          <w:color w:val="008000"/>
          <w:sz w:val="24"/>
          <w:szCs w:val="24"/>
          <w:rtl/>
          <w:lang w:eastAsia="he-IL"/>
        </w:rPr>
        <w:t>.</w:t>
      </w:r>
    </w:p>
    <w:p w14:paraId="5D09B87F"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58F7C2F7"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3FF6DF9"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692AC70A" w14:textId="53193B98"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3" w:author="Meryl Etman" w:date="2021-05-20T10:20:00Z">
            <w:r w:rsidR="00CB7D56">
              <w:rPr>
                <w:rFonts w:ascii="Times New Roman" w:eastAsia="Times New Roman" w:hAnsi="Times New Roman" w:cs="David" w:hint="cs"/>
                <w:color w:val="00B0F0"/>
                <w:sz w:val="24"/>
                <w:szCs w:val="24"/>
                <w:rtl/>
                <w:lang w:eastAsia="he-IL"/>
              </w:rPr>
              <w:t>מרול אטמן</w:t>
            </w:r>
          </w:ins>
        </w:sdtContent>
      </w:sdt>
    </w:p>
    <w:p w14:paraId="2922C5D1"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360BAE14" w14:textId="2278494C" w:rsidR="005603EE" w:rsidRDefault="005603EE" w:rsidP="005603EE">
      <w:pPr>
        <w:widowControl w:val="0"/>
        <w:spacing w:before="0" w:beforeAutospacing="0" w:after="0" w:afterAutospacing="0" w:line="240" w:lineRule="auto"/>
        <w:ind w:left="720" w:right="720" w:hanging="720"/>
        <w:jc w:val="both"/>
        <w:rPr>
          <w:ins w:id="34" w:author="Meryl Etman" w:date="2021-06-21T13:30: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BA09F14" w14:textId="20B3B0E1" w:rsidR="00732774" w:rsidRPr="00DE0948" w:rsidRDefault="00732774"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ins w:id="35" w:author="Meryl Etman" w:date="2021-06-21T13:30: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יובהר כי תכנון בטיחות אש יבוצע בתוכנת אוטוקאד.</w:t>
        </w:r>
      </w:ins>
    </w:p>
    <w:p w14:paraId="79221638"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2BBB643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4EFFA3C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3A4243" w14:textId="39FC123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6" w:author="Meryl Etman" w:date="2021-05-20T10:20:00Z">
            <w:r w:rsidR="00CB7D56">
              <w:rPr>
                <w:rFonts w:ascii="Times New Roman" w:eastAsia="Times New Roman" w:hAnsi="Times New Roman" w:cs="David"/>
                <w:color w:val="008000"/>
                <w:sz w:val="24"/>
                <w:szCs w:val="24"/>
                <w:rtl/>
                <w:lang w:eastAsia="he-IL"/>
              </w:rPr>
              <w:t>אלי כחלון</w:t>
            </w:r>
          </w:ins>
        </w:sdtContent>
      </w:sdt>
    </w:p>
    <w:p w14:paraId="160CD6B0"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0594E952"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3CC797ED"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501C2E39" w14:textId="1CC6898F" w:rsidR="00876F47" w:rsidRDefault="006323AD" w:rsidP="00732774">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המנהל הראשי במשרד היועץ הוא</w:t>
      </w:r>
      <w:del w:id="37" w:author="Meryl Etman" w:date="2021-06-21T13:30:00Z">
        <w:r w:rsidR="00876F47" w:rsidRPr="00876F47" w:rsidDel="00732774">
          <w:rPr>
            <w:rFonts w:ascii="Times New Roman" w:eastAsia="Times New Roman" w:hAnsi="Times New Roman" w:cs="David"/>
            <w:sz w:val="24"/>
            <w:szCs w:val="24"/>
            <w:rtl/>
            <w:lang w:eastAsia="he-IL"/>
          </w:rPr>
          <w:delText xml:space="preserve"> אדריכל/מהנדס</w:delText>
        </w:r>
      </w:del>
      <w:r w:rsidR="00876F47" w:rsidRPr="00876F47">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8" w:author="Meryl Etman" w:date="2021-05-20T10:20:00Z">
            <w:r w:rsidR="00CB7D56">
              <w:rPr>
                <w:rFonts w:ascii="Times New Roman" w:eastAsia="Times New Roman" w:hAnsi="Times New Roman" w:cs="David"/>
                <w:color w:val="FF0000"/>
                <w:sz w:val="24"/>
                <w:szCs w:val="24"/>
                <w:rtl/>
                <w:lang w:eastAsia="he-IL"/>
              </w:rPr>
              <w:t>אלי כחלון</w:t>
            </w:r>
          </w:ins>
        </w:sdtContent>
      </w:sdt>
    </w:p>
    <w:p w14:paraId="6426135A"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23C14AF3"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49650B4B"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6F0CD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34D8B91"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0F0419A"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C11513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F667603"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8CA4929"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036599FE"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D14E8E"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57BFA102" w14:textId="77777777" w:rsidR="00876F47" w:rsidRPr="00876F47" w:rsidRDefault="005D37BD"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ins w:id="39" w:author="Meryl Etman" w:date="2021-05-20T10:13:00Z">
            <w:r>
              <w:rPr>
                <w:rFonts w:ascii="Times New Roman" w:eastAsia="Times New Roman" w:hAnsi="Times New Roman" w:cs="David"/>
                <w:color w:val="008000"/>
                <w:sz w:val="24"/>
                <w:szCs w:val="24"/>
                <w:rtl/>
                <w:lang w:eastAsia="he-IL"/>
              </w:rPr>
              <w:t>50%</w:t>
            </w:r>
          </w:ins>
        </w:p>
      </w:sdtContent>
    </w:sdt>
    <w:p w14:paraId="6D90BAA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4551B83"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300D6D32"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0E22F3A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6DE92082"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2390FDD6"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0C66AFB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5A6FE96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25AF4A9" w14:textId="0EFEE86D"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שרותי היועץ: מתייחסים לכלל מערך </w:t>
      </w:r>
      <w:del w:id="40" w:author="Meryl Etman" w:date="2021-06-21T13:31:00Z">
        <w:r w:rsidRPr="00876F47" w:rsidDel="00732774">
          <w:rPr>
            <w:rFonts w:ascii="Times New Roman" w:eastAsia="Times New Roman" w:hAnsi="Times New Roman" w:cs="David"/>
            <w:sz w:val="24"/>
            <w:szCs w:val="24"/>
            <w:rtl/>
            <w:lang w:eastAsia="he-IL"/>
          </w:rPr>
          <w:delText>ה</w:delText>
        </w:r>
      </w:del>
      <w:r w:rsidRPr="00876F47">
        <w:rPr>
          <w:rFonts w:ascii="Times New Roman" w:eastAsia="Times New Roman" w:hAnsi="Times New Roman" w:cs="David"/>
          <w:sz w:val="24"/>
          <w:szCs w:val="24"/>
          <w:rtl/>
          <w:lang w:eastAsia="he-IL"/>
        </w:rPr>
        <w:t xml:space="preserve">בטיחות </w:t>
      </w:r>
      <w:ins w:id="41" w:author="Meryl Etman" w:date="2021-06-21T13:31:00Z">
        <w:r w:rsidR="00732774">
          <w:rPr>
            <w:rFonts w:ascii="Times New Roman" w:eastAsia="Times New Roman" w:hAnsi="Times New Roman" w:cs="David" w:hint="cs"/>
            <w:sz w:val="24"/>
            <w:szCs w:val="24"/>
            <w:rtl/>
            <w:lang w:eastAsia="he-IL"/>
          </w:rPr>
          <w:t xml:space="preserve">האש </w:t>
        </w:r>
      </w:ins>
      <w:r w:rsidRPr="00876F47">
        <w:rPr>
          <w:rFonts w:ascii="Times New Roman" w:eastAsia="Times New Roman" w:hAnsi="Times New Roman" w:cs="David"/>
          <w:sz w:val="24"/>
          <w:szCs w:val="24"/>
          <w:rtl/>
          <w:lang w:eastAsia="he-IL"/>
        </w:rPr>
        <w:t>בפרויקט ובין היתר לגבי הנושאים המפורטים להלן:</w:t>
      </w:r>
    </w:p>
    <w:p w14:paraId="4668A6C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7D1E5C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0A6998F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101E8EC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7F59427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1E57899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1F469F9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7365BBCC" w14:textId="0158D63D" w:rsidR="00876F47" w:rsidRPr="00876F47" w:rsidRDefault="00876F47" w:rsidP="00732774">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del w:id="42" w:author="Meryl Etman" w:date="2021-06-21T13:31:00Z">
        <w:r w:rsidRPr="00876F47" w:rsidDel="00732774">
          <w:rPr>
            <w:rFonts w:ascii="Times New Roman" w:eastAsia="Times New Roman" w:hAnsi="Times New Roman" w:cs="David" w:hint="cs"/>
            <w:sz w:val="24"/>
            <w:szCs w:val="24"/>
            <w:rtl/>
          </w:rPr>
          <w:delText xml:space="preserve"> - למעט בטיחות תנועת כלי רכב</w:delText>
        </w:r>
      </w:del>
      <w:ins w:id="43" w:author="Meryl Etman" w:date="2021-06-21T13:31:00Z">
        <w:r w:rsidR="00732774">
          <w:rPr>
            <w:rFonts w:ascii="Times New Roman" w:eastAsia="Times New Roman" w:hAnsi="Times New Roman" w:cs="David" w:hint="cs"/>
            <w:sz w:val="24"/>
            <w:szCs w:val="24"/>
            <w:rtl/>
          </w:rPr>
          <w:t>.</w:t>
        </w:r>
      </w:ins>
      <w:r w:rsidRPr="00876F47">
        <w:rPr>
          <w:rFonts w:ascii="Times New Roman" w:eastAsia="Times New Roman" w:hAnsi="Times New Roman" w:cs="David"/>
          <w:sz w:val="24"/>
          <w:szCs w:val="24"/>
          <w:rtl/>
        </w:rPr>
        <w:t>.</w:t>
      </w:r>
    </w:p>
    <w:p w14:paraId="20E26DA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29968DB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0FC6A53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52BC96E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27F6F68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485CC9F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2ABC438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13763F4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3A6615A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795899F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5717F984" w14:textId="4825ABD0" w:rsidR="00876F47" w:rsidRPr="00876F47" w:rsidRDefault="00876F47" w:rsidP="004A1DCC">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Change w:id="44" w:author="Meryl Etman" w:date="2021-07-08T08:33:00Z">
          <w:pPr>
            <w:widowControl w:val="0"/>
            <w:numPr>
              <w:numId w:val="33"/>
            </w:numPr>
            <w:tabs>
              <w:tab w:val="num" w:pos="2160"/>
            </w:tabs>
            <w:spacing w:before="0" w:beforeAutospacing="0" w:after="0" w:afterAutospacing="0" w:line="360" w:lineRule="auto"/>
            <w:ind w:left="2160" w:hanging="720"/>
            <w:jc w:val="both"/>
          </w:pPr>
        </w:pPrChange>
      </w:pPr>
      <w:r w:rsidRPr="00876F47">
        <w:rPr>
          <w:rFonts w:ascii="Times New Roman" w:eastAsia="Times New Roman" w:hAnsi="Times New Roman" w:cs="David"/>
          <w:sz w:val="24"/>
          <w:szCs w:val="24"/>
          <w:rtl/>
        </w:rPr>
        <w:t xml:space="preserve">כל הקשור בנושא בטיחות </w:t>
      </w:r>
      <w:del w:id="45" w:author="Meryl Etman" w:date="2021-07-08T08:33:00Z">
        <w:r w:rsidRPr="00876F47" w:rsidDel="004A1DCC">
          <w:rPr>
            <w:rFonts w:ascii="Times New Roman" w:eastAsia="Times New Roman" w:hAnsi="Times New Roman" w:cs="David"/>
            <w:sz w:val="24"/>
            <w:szCs w:val="24"/>
            <w:rtl/>
          </w:rPr>
          <w:delText>הציבור</w:delText>
        </w:r>
      </w:del>
      <w:ins w:id="46" w:author="Meryl Etman" w:date="2021-07-08T08:33:00Z">
        <w:r w:rsidR="004A1DCC">
          <w:rPr>
            <w:rFonts w:ascii="Times New Roman" w:eastAsia="Times New Roman" w:hAnsi="Times New Roman" w:cs="David" w:hint="cs"/>
            <w:sz w:val="24"/>
            <w:szCs w:val="24"/>
            <w:rtl/>
          </w:rPr>
          <w:t>אש</w:t>
        </w:r>
      </w:ins>
      <w:r w:rsidRPr="00876F47">
        <w:rPr>
          <w:rFonts w:ascii="Times New Roman" w:eastAsia="Times New Roman" w:hAnsi="Times New Roman" w:cs="David"/>
          <w:sz w:val="24"/>
          <w:szCs w:val="24"/>
          <w:rtl/>
        </w:rPr>
        <w:t>, מניעת שרפות וכדומה ואשר לא הוזכר לעיל.</w:t>
      </w:r>
      <w:bookmarkStart w:id="47" w:name="_GoBack"/>
      <w:bookmarkEnd w:id="47"/>
    </w:p>
    <w:p w14:paraId="4DCC13C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29204098"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555AC5A2"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165CBD7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EDCF0AA"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D09AEAD"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777F2C0A"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4C96BF3"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E3F2DE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78D0F4F2"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0351D5B0"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757F787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63D113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5FC9A34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558994C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1A1DD37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05472E8B"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16D12C9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71A86921"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64D613BE"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03C04A80"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02F6C840"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506CF81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F7791E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2926520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E26502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5EDCDD8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5A2C42B6"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6F082DC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 xml:space="preserve">שיון </w:t>
      </w:r>
      <w:r w:rsidRPr="00876F47">
        <w:rPr>
          <w:rFonts w:ascii="Times New Roman" w:eastAsia="Times New Roman" w:hAnsi="Times New Roman" w:cs="David"/>
          <w:sz w:val="24"/>
          <w:szCs w:val="24"/>
          <w:rtl/>
        </w:rPr>
        <w:lastRenderedPageBreak/>
        <w:t>לביצוע הפרויקט.</w:t>
      </w:r>
    </w:p>
    <w:p w14:paraId="27D25B68"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4C096C56"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208E0AF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4486D6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9997B3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4019617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8BD2D09"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7C757015"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4059D036"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509587C0"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1385AC5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0A30518E"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7AB57BE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F5FBD3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36EAAE8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436A984"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20120E70"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6FC09E3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4B82F21C"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798EEA5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7AC036E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השתתפות בסיורי פיקוח וביקורת של גורמי כיבוי אש </w:t>
      </w:r>
      <w:r w:rsidRPr="00876F47">
        <w:rPr>
          <w:rFonts w:ascii="Times New Roman" w:eastAsia="Times New Roman" w:hAnsi="Times New Roman" w:cs="David"/>
          <w:sz w:val="24"/>
          <w:szCs w:val="24"/>
          <w:rtl/>
        </w:rPr>
        <w:lastRenderedPageBreak/>
        <w:t>ורשויות אחרות למתן אישורי אכלוס לחלקים בפרויקט והסדרת האישורים הנדרשים.</w:t>
      </w:r>
    </w:p>
    <w:p w14:paraId="3B08657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4C2841D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3F72D23C"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32F82EAD"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7623656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46F545D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4A84BF24"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61A59BD9"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2958B08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A78AC3E"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2749CC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EAEE7A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6FA4424"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3A14FBAF"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520843E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222B9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13EF39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8D9BB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29C009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15D0834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48A7A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2D55D89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61ED0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4CFABF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041A7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1E77050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084B7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7444B68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1A4045"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09203C9C"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34C1E0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CC3C35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4D2A029A"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5FB29C8B"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622C6F1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DAEA317" w14:textId="28B8B95B" w:rsidR="00876F47" w:rsidRPr="00876F47" w:rsidRDefault="00876F47" w:rsidP="0077332F">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w:t>
      </w:r>
      <w:del w:id="48" w:author="Meryl Etman" w:date="2021-05-20T10:58:00Z">
        <w:r w:rsidRPr="00876F47" w:rsidDel="00F54C8A">
          <w:rPr>
            <w:rFonts w:ascii="Times New Roman" w:eastAsia="Times New Roman" w:hAnsi="Times New Roman" w:cs="David"/>
            <w:sz w:val="24"/>
            <w:szCs w:val="24"/>
            <w:rtl/>
          </w:rPr>
          <w:delText xml:space="preserve">__________ </w:delText>
        </w:r>
      </w:del>
      <w:ins w:id="49" w:author="Meryl Etman" w:date="2021-05-20T10:58:00Z">
        <w:r w:rsidR="00F54C8A">
          <w:rPr>
            <w:rFonts w:ascii="Times New Roman" w:eastAsia="Times New Roman" w:hAnsi="Times New Roman" w:cs="David" w:hint="cs"/>
            <w:sz w:val="24"/>
            <w:szCs w:val="24"/>
            <w:rtl/>
          </w:rPr>
          <w:t>28,000</w:t>
        </w:r>
        <w:r w:rsidR="00F54C8A" w:rsidRPr="00876F47">
          <w:rPr>
            <w:rFonts w:ascii="Times New Roman" w:eastAsia="Times New Roman" w:hAnsi="Times New Roman" w:cs="David"/>
            <w:sz w:val="24"/>
            <w:szCs w:val="24"/>
            <w:rtl/>
          </w:rPr>
          <w:t xml:space="preserve"> </w:t>
        </w:r>
      </w:ins>
      <w:r w:rsidRPr="00876F47">
        <w:rPr>
          <w:rFonts w:ascii="Times New Roman" w:eastAsia="Times New Roman" w:hAnsi="Times New Roman" w:cs="David"/>
          <w:sz w:val="24"/>
          <w:szCs w:val="24"/>
          <w:rtl/>
        </w:rPr>
        <w:t xml:space="preserve">ש"ח (במילים: </w:t>
      </w:r>
      <w:del w:id="50" w:author="Meryl Etman" w:date="2021-05-20T10:58:00Z">
        <w:r w:rsidRPr="00876F47" w:rsidDel="00F54C8A">
          <w:rPr>
            <w:rFonts w:ascii="Times New Roman" w:eastAsia="Times New Roman" w:hAnsi="Times New Roman" w:cs="David"/>
            <w:sz w:val="24"/>
            <w:szCs w:val="24"/>
            <w:rtl/>
          </w:rPr>
          <w:delText xml:space="preserve">____________ </w:delText>
        </w:r>
      </w:del>
      <w:ins w:id="51" w:author="Meryl Etman" w:date="2021-05-20T10:58:00Z">
        <w:r w:rsidR="00F54C8A">
          <w:rPr>
            <w:rFonts w:ascii="Times New Roman" w:eastAsia="Times New Roman" w:hAnsi="Times New Roman" w:cs="David" w:hint="cs"/>
            <w:sz w:val="24"/>
            <w:szCs w:val="24"/>
            <w:rtl/>
          </w:rPr>
          <w:t xml:space="preserve">עשרים ושמונה אלף </w:t>
        </w:r>
      </w:ins>
      <w:r w:rsidRPr="00876F47">
        <w:rPr>
          <w:rFonts w:ascii="Times New Roman" w:eastAsia="Times New Roman" w:hAnsi="Times New Roman" w:cs="David"/>
          <w:sz w:val="24"/>
          <w:szCs w:val="24"/>
          <w:rtl/>
        </w:rPr>
        <w:t xml:space="preserve">ש"ח) </w:t>
      </w:r>
      <w:ins w:id="52" w:author="Meryl Etman" w:date="2021-05-20T11:19:00Z">
        <w:r w:rsidR="0077332F">
          <w:rPr>
            <w:rFonts w:ascii="Times New Roman" w:eastAsia="Times New Roman" w:hAnsi="Times New Roman" w:cs="David" w:hint="cs"/>
            <w:sz w:val="24"/>
            <w:szCs w:val="24"/>
            <w:rtl/>
          </w:rPr>
          <w:t>.</w:t>
        </w:r>
      </w:ins>
      <w:del w:id="53" w:author="Meryl Etman" w:date="2021-05-20T11:19:00Z">
        <w:r w:rsidRPr="00876F47" w:rsidDel="0077332F">
          <w:rPr>
            <w:rFonts w:ascii="Times New Roman" w:eastAsia="Times New Roman" w:hAnsi="Times New Roman" w:cs="David" w:hint="cs"/>
            <w:sz w:val="24"/>
            <w:szCs w:val="24"/>
            <w:rtl/>
          </w:rPr>
          <w:delText>ל</w:delText>
        </w:r>
        <w:r w:rsidRPr="00876F47" w:rsidDel="0077332F">
          <w:rPr>
            <w:rFonts w:ascii="Times New Roman" w:eastAsia="Times New Roman" w:hAnsi="Times New Roman" w:cs="David"/>
            <w:sz w:val="24"/>
            <w:szCs w:val="24"/>
            <w:rtl/>
          </w:rPr>
          <w:delText>כל יחידת דיור</w:delText>
        </w:r>
        <w:r w:rsidRPr="00876F47" w:rsidDel="0077332F">
          <w:rPr>
            <w:rFonts w:ascii="Times New Roman" w:eastAsia="Times New Roman" w:hAnsi="Times New Roman" w:cs="David" w:hint="cs"/>
            <w:sz w:val="24"/>
            <w:szCs w:val="24"/>
            <w:rtl/>
          </w:rPr>
          <w:delText xml:space="preserve"> במבנה ראשוני</w:delText>
        </w:r>
        <w:r w:rsidRPr="00876F47" w:rsidDel="0077332F">
          <w:rPr>
            <w:rFonts w:ascii="Times New Roman" w:eastAsia="Times New Roman" w:hAnsi="Times New Roman" w:cs="David"/>
            <w:sz w:val="24"/>
            <w:szCs w:val="24"/>
            <w:rtl/>
          </w:rPr>
          <w:delText>.</w:delText>
        </w:r>
      </w:del>
    </w:p>
    <w:p w14:paraId="0FB38C1D" w14:textId="535C28BB" w:rsidR="00876F47" w:rsidRPr="00876F47" w:rsidRDefault="00876F47" w:rsidP="00F54C8A">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r>
      <w:del w:id="54" w:author="Meryl Etman" w:date="2021-05-20T10:59:00Z">
        <w:r w:rsidRPr="00876F47" w:rsidDel="00F54C8A">
          <w:rPr>
            <w:rFonts w:ascii="Times New Roman" w:eastAsia="Times New Roman" w:hAnsi="Times New Roman" w:cs="David" w:hint="cs"/>
            <w:sz w:val="24"/>
            <w:szCs w:val="24"/>
            <w:rtl/>
          </w:rPr>
          <w:delText>סכום קבוע ומוחלט של ___________ ש"ח (במילים: ____________ ש"ח) לכל יחידת דיור במבנה חוזר</w:delText>
        </w:r>
      </w:del>
      <w:ins w:id="55" w:author="Meryl Etman" w:date="2021-05-20T10:59:00Z">
        <w:r w:rsidR="00F54C8A">
          <w:rPr>
            <w:rFonts w:ascii="Times New Roman" w:eastAsia="Times New Roman" w:hAnsi="Times New Roman" w:cs="David" w:hint="cs"/>
            <w:sz w:val="24"/>
            <w:szCs w:val="24"/>
            <w:rtl/>
          </w:rPr>
          <w:t>מבוטל</w:t>
        </w:r>
      </w:ins>
      <w:r w:rsidRPr="00876F47">
        <w:rPr>
          <w:rFonts w:ascii="Times New Roman" w:eastAsia="Times New Roman" w:hAnsi="Times New Roman" w:cs="David" w:hint="cs"/>
          <w:sz w:val="24"/>
          <w:szCs w:val="24"/>
          <w:rtl/>
        </w:rPr>
        <w:t>.</w:t>
      </w:r>
    </w:p>
    <w:p w14:paraId="7612F771" w14:textId="56A34865" w:rsidR="00876F47" w:rsidRPr="00876F47" w:rsidRDefault="00876F47" w:rsidP="00F54C8A">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r>
      <w:del w:id="56" w:author="Meryl Etman" w:date="2021-05-20T11:01:00Z">
        <w:r w:rsidRPr="00876F47" w:rsidDel="00F54C8A">
          <w:rPr>
            <w:rFonts w:ascii="Times New Roman" w:eastAsia="Times New Roman" w:hAnsi="Times New Roman" w:cs="David" w:hint="cs"/>
            <w:sz w:val="24"/>
            <w:szCs w:val="24"/>
            <w:rtl/>
          </w:rPr>
          <w:delText>סכום קבוע ומוחלט של ___________ ש"ח (במילים: ____________ ש"ח) לכל מ"ר בנוי ומקורה מתחת למפלס הכניסה לבניינים</w:delText>
        </w:r>
      </w:del>
      <w:ins w:id="57" w:author="Meryl Etman" w:date="2021-05-20T11:01:00Z">
        <w:r w:rsidR="00F54C8A">
          <w:rPr>
            <w:rFonts w:ascii="Times New Roman" w:eastAsia="Times New Roman" w:hAnsi="Times New Roman" w:cs="David" w:hint="cs"/>
            <w:sz w:val="24"/>
            <w:szCs w:val="24"/>
            <w:rtl/>
          </w:rPr>
          <w:t>מבוטל</w:t>
        </w:r>
      </w:ins>
      <w:r w:rsidRPr="00876F47">
        <w:rPr>
          <w:rFonts w:ascii="Times New Roman" w:eastAsia="Times New Roman" w:hAnsi="Times New Roman" w:cs="David" w:hint="cs"/>
          <w:sz w:val="24"/>
          <w:szCs w:val="24"/>
          <w:rtl/>
        </w:rPr>
        <w:t>.</w:t>
      </w:r>
    </w:p>
    <w:p w14:paraId="50ABB21F"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5DD23B4" w14:textId="68EF25F8" w:rsidR="00876F47" w:rsidRPr="00876F47" w:rsidDel="00F54C8A" w:rsidRDefault="00876F47" w:rsidP="00876F47">
      <w:pPr>
        <w:spacing w:before="0" w:beforeAutospacing="0" w:after="0" w:afterAutospacing="0" w:line="240" w:lineRule="auto"/>
        <w:ind w:left="1440" w:hanging="720"/>
        <w:jc w:val="both"/>
        <w:rPr>
          <w:del w:id="58" w:author="Meryl Etman" w:date="2021-05-20T11:03:00Z"/>
          <w:rFonts w:ascii="Times New Roman" w:eastAsia="Times New Roman" w:hAnsi="Times New Roman" w:cs="David"/>
          <w:sz w:val="24"/>
          <w:szCs w:val="24"/>
          <w:rtl/>
        </w:rPr>
      </w:pPr>
      <w:del w:id="59" w:author="Meryl Etman" w:date="2021-05-20T11:03:00Z">
        <w:r w:rsidRPr="00876F47" w:rsidDel="00F54C8A">
          <w:rPr>
            <w:rFonts w:ascii="Times New Roman" w:eastAsia="Times New Roman" w:hAnsi="Times New Roman" w:cs="David" w:hint="cs"/>
            <w:sz w:val="24"/>
            <w:szCs w:val="24"/>
            <w:rtl/>
          </w:rPr>
          <w:delText>בסעיף זה:</w:delText>
        </w:r>
      </w:del>
    </w:p>
    <w:p w14:paraId="6FAFA56D" w14:textId="399087AA" w:rsidR="00876F47" w:rsidRPr="00876F47" w:rsidDel="00F54C8A" w:rsidRDefault="00876F47" w:rsidP="00876F47">
      <w:pPr>
        <w:spacing w:before="0" w:beforeAutospacing="0" w:after="0" w:afterAutospacing="0" w:line="240" w:lineRule="auto"/>
        <w:ind w:left="720"/>
        <w:jc w:val="both"/>
        <w:rPr>
          <w:del w:id="60" w:author="Meryl Etman" w:date="2021-05-20T11:03:00Z"/>
          <w:rFonts w:ascii="Times New Roman" w:eastAsia="Times New Roman" w:hAnsi="Times New Roman" w:cs="David"/>
          <w:sz w:val="24"/>
          <w:szCs w:val="24"/>
          <w:rtl/>
        </w:rPr>
      </w:pPr>
    </w:p>
    <w:p w14:paraId="406A3C29" w14:textId="098D7AC5" w:rsidR="00876F47" w:rsidRPr="00876F47" w:rsidDel="00F54C8A" w:rsidRDefault="00876F47" w:rsidP="00876F47">
      <w:pPr>
        <w:spacing w:before="0" w:beforeAutospacing="0" w:after="0" w:afterAutospacing="0" w:line="240" w:lineRule="auto"/>
        <w:ind w:left="720"/>
        <w:jc w:val="both"/>
        <w:rPr>
          <w:del w:id="61" w:author="Meryl Etman" w:date="2021-05-20T11:03:00Z"/>
          <w:rFonts w:ascii="Times New Roman" w:eastAsia="Times New Roman" w:hAnsi="Times New Roman" w:cs="David"/>
          <w:sz w:val="24"/>
          <w:szCs w:val="24"/>
          <w:rtl/>
        </w:rPr>
      </w:pPr>
      <w:del w:id="62" w:author="Meryl Etman" w:date="2021-05-20T11:03:00Z">
        <w:r w:rsidRPr="00876F47" w:rsidDel="00F54C8A">
          <w:rPr>
            <w:rFonts w:ascii="Times New Roman" w:eastAsia="Times New Roman" w:hAnsi="Times New Roman" w:cs="David" w:hint="cs"/>
            <w:sz w:val="24"/>
            <w:szCs w:val="24"/>
            <w:rtl/>
          </w:rPr>
          <w:delText>מבנה ראשו</w:delText>
        </w:r>
        <w:r w:rsidR="005603EE" w:rsidDel="00F54C8A">
          <w:rPr>
            <w:rFonts w:ascii="Times New Roman" w:eastAsia="Times New Roman" w:hAnsi="Times New Roman" w:cs="David" w:hint="cs"/>
            <w:sz w:val="24"/>
            <w:szCs w:val="24"/>
            <w:rtl/>
          </w:rPr>
          <w:delText>ני - המבנה שהוקם לראשונה עפ"י ת</w:delText>
        </w:r>
        <w:r w:rsidRPr="00876F47" w:rsidDel="00F54C8A">
          <w:rPr>
            <w:rFonts w:ascii="Times New Roman" w:eastAsia="Times New Roman" w:hAnsi="Times New Roman" w:cs="David" w:hint="cs"/>
            <w:sz w:val="24"/>
            <w:szCs w:val="24"/>
            <w:rtl/>
          </w:rPr>
          <w:delText>כניותיו ו/או הנחיותיו של היועץ. במקרים בהם מתוכננים במקביל מספר מבנים ראשונים וחוזרים יחשב המבנה שבו מספר  היחידות הרב ביותר כמבנה ראשוני.</w:delText>
        </w:r>
      </w:del>
    </w:p>
    <w:p w14:paraId="4692CA95" w14:textId="13AB9A68" w:rsidR="00876F47" w:rsidRPr="00876F47" w:rsidDel="00F54C8A" w:rsidRDefault="00876F47" w:rsidP="00876F47">
      <w:pPr>
        <w:spacing w:before="0" w:beforeAutospacing="0" w:after="0" w:afterAutospacing="0" w:line="240" w:lineRule="auto"/>
        <w:ind w:left="720"/>
        <w:jc w:val="both"/>
        <w:rPr>
          <w:del w:id="63" w:author="Meryl Etman" w:date="2021-05-20T11:03:00Z"/>
          <w:rFonts w:ascii="Times New Roman" w:eastAsia="Times New Roman" w:hAnsi="Times New Roman" w:cs="David"/>
          <w:sz w:val="24"/>
          <w:szCs w:val="24"/>
          <w:rtl/>
        </w:rPr>
      </w:pPr>
    </w:p>
    <w:p w14:paraId="0872A03B" w14:textId="53A55602" w:rsidR="00876F47" w:rsidRPr="00876F47" w:rsidDel="00F54C8A" w:rsidRDefault="00876F47" w:rsidP="00876F47">
      <w:pPr>
        <w:spacing w:before="0" w:beforeAutospacing="0" w:after="0" w:afterAutospacing="0" w:line="240" w:lineRule="auto"/>
        <w:ind w:left="720"/>
        <w:jc w:val="both"/>
        <w:rPr>
          <w:del w:id="64" w:author="Meryl Etman" w:date="2021-05-20T11:03:00Z"/>
          <w:rFonts w:ascii="Times New Roman" w:eastAsia="Times New Roman" w:hAnsi="Times New Roman" w:cs="David"/>
          <w:sz w:val="24"/>
          <w:szCs w:val="24"/>
          <w:rtl/>
        </w:rPr>
      </w:pPr>
      <w:del w:id="65" w:author="Meryl Etman" w:date="2021-05-20T11:03:00Z">
        <w:r w:rsidRPr="00876F47" w:rsidDel="00F54C8A">
          <w:rPr>
            <w:rFonts w:ascii="Times New Roman" w:eastAsia="Times New Roman" w:hAnsi="Times New Roman" w:cs="David" w:hint="cs"/>
            <w:sz w:val="24"/>
            <w:szCs w:val="24"/>
            <w:rtl/>
          </w:rPr>
          <w:delText>מבנה חוזר - מבנה נוסף</w:delText>
        </w:r>
        <w:r w:rsidR="005603EE" w:rsidDel="00F54C8A">
          <w:rPr>
            <w:rFonts w:ascii="Times New Roman" w:eastAsia="Times New Roman" w:hAnsi="Times New Roman" w:cs="David" w:hint="cs"/>
            <w:sz w:val="24"/>
            <w:szCs w:val="24"/>
            <w:rtl/>
          </w:rPr>
          <w:delText>, המוקם בשלמותו או בחלקו עפ"י ת</w:delText>
        </w:r>
        <w:r w:rsidRPr="00876F47" w:rsidDel="00F54C8A">
          <w:rPr>
            <w:rFonts w:ascii="Times New Roman" w:eastAsia="Times New Roman" w:hAnsi="Times New Roman" w:cs="David" w:hint="cs"/>
            <w:sz w:val="24"/>
            <w:szCs w:val="24"/>
            <w:rtl/>
          </w:rPr>
          <w:delTex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3079B2B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47C970DE" w14:textId="3AD194AE"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6" w:author="Meryl Etman" w:date="2021-05-20T10:17:00Z">
            <w:r w:rsidR="00CB7D56">
              <w:rPr>
                <w:rFonts w:ascii="Times New Roman" w:eastAsia="Times New Roman" w:hAnsi="Times New Roman" w:cs="David"/>
                <w:color w:val="008000"/>
                <w:sz w:val="24"/>
                <w:szCs w:val="24"/>
                <w:rtl/>
              </w:rPr>
              <w:t>מדד המחירים לצרכן</w:t>
            </w:r>
          </w:ins>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67" w:author="Meryl Etman" w:date="2021-05-20T10:18:00Z">
            <w:r w:rsidR="00CB7D56">
              <w:rPr>
                <w:rFonts w:ascii="Times New Roman" w:eastAsia="Times New Roman" w:hAnsi="Times New Roman" w:cs="David"/>
                <w:color w:val="008000"/>
                <w:sz w:val="24"/>
                <w:szCs w:val="24"/>
                <w:rtl/>
              </w:rPr>
              <w:t>בגין</w:t>
            </w:r>
          </w:ins>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EndPr/>
        <w:sdtContent>
          <w:ins w:id="68" w:author="Meryl Etman" w:date="2021-05-20T10:18:00Z">
            <w:r w:rsidR="00CB7D56">
              <w:rPr>
                <w:rFonts w:ascii="Times New Roman" w:eastAsia="Times New Roman" w:hAnsi="Times New Roman" w:cs="David" w:hint="cs"/>
                <w:color w:val="008000"/>
                <w:sz w:val="24"/>
                <w:szCs w:val="24"/>
                <w:rtl/>
              </w:rPr>
              <w:t>‏01/11/2020</w:t>
            </w:r>
          </w:ins>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69" w:author="Meryl Etman" w:date="2021-05-20T10:18:00Z">
            <w:r w:rsidR="00CB7D56">
              <w:rPr>
                <w:rFonts w:ascii="Times New Roman" w:eastAsia="Times New Roman" w:hAnsi="Times New Roman" w:cs="David"/>
                <w:color w:val="008000"/>
                <w:sz w:val="24"/>
                <w:szCs w:val="24"/>
                <w:rtl/>
              </w:rPr>
              <w:t>223.3374</w:t>
            </w:r>
          </w:ins>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15FBC77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71F2F3C"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0264144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46B790E" w14:textId="194682AC" w:rsidR="00876F47" w:rsidRPr="00876F47" w:rsidRDefault="00876F47" w:rsidP="00732774">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r>
      <w:del w:id="70" w:author="Meryl Etman" w:date="2021-06-21T13:32:00Z">
        <w:r w:rsidRPr="00876F47" w:rsidDel="00732774">
          <w:rPr>
            <w:rFonts w:ascii="Times New Roman" w:eastAsia="Times New Roman" w:hAnsi="Times New Roman" w:cs="David"/>
            <w:sz w:val="20"/>
            <w:szCs w:val="24"/>
            <w:rtl/>
            <w:lang w:eastAsia="he-IL"/>
          </w:rPr>
          <w:delText>שכר היועץ יחושב על פי מספר יחידות הדיור שבתכנון ושבכוונת המ</w:delText>
        </w:r>
        <w:r w:rsidR="005603EE" w:rsidDel="00732774">
          <w:rPr>
            <w:rFonts w:ascii="Times New Roman" w:eastAsia="Times New Roman" w:hAnsi="Times New Roman" w:cs="David"/>
            <w:sz w:val="20"/>
            <w:szCs w:val="24"/>
            <w:rtl/>
            <w:lang w:eastAsia="he-IL"/>
          </w:rPr>
          <w:delText>זמין לבצעם בכל קטע וקטע של הפרו</w:delText>
        </w:r>
        <w:r w:rsidRPr="00876F47" w:rsidDel="00732774">
          <w:rPr>
            <w:rFonts w:ascii="Times New Roman" w:eastAsia="Times New Roman" w:hAnsi="Times New Roman" w:cs="David"/>
            <w:sz w:val="20"/>
            <w:szCs w:val="24"/>
            <w:rtl/>
            <w:lang w:eastAsia="he-IL"/>
          </w:rPr>
          <w:delTex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delText>
        </w:r>
      </w:del>
      <w:ins w:id="71" w:author="Meryl Etman" w:date="2021-06-21T13:32:00Z">
        <w:r w:rsidR="00732774">
          <w:rPr>
            <w:rFonts w:ascii="Times New Roman" w:eastAsia="Times New Roman" w:hAnsi="Times New Roman" w:cs="David" w:hint="cs"/>
            <w:sz w:val="20"/>
            <w:szCs w:val="24"/>
            <w:rtl/>
            <w:lang w:eastAsia="he-IL"/>
          </w:rPr>
          <w:t>מבוטל</w:t>
        </w:r>
      </w:ins>
      <w:r w:rsidRPr="00876F47">
        <w:rPr>
          <w:rFonts w:ascii="Times New Roman" w:eastAsia="Times New Roman" w:hAnsi="Times New Roman" w:cs="David"/>
          <w:sz w:val="20"/>
          <w:szCs w:val="24"/>
          <w:rtl/>
          <w:lang w:eastAsia="he-IL"/>
        </w:rPr>
        <w:t>.</w:t>
      </w:r>
    </w:p>
    <w:p w14:paraId="3A0FF8F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CDDA6B"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2140FC7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52105B1"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6EE4293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0D5175"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FADDB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1A191BD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4CBBF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D42F40"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0B760D66" w14:textId="77777777" w:rsidR="007505B2" w:rsidRDefault="007505B2">
      <w:pPr>
        <w:bidi w:val="0"/>
        <w:spacing w:before="0" w:beforeAutospacing="0" w:after="160" w:afterAutospacing="0" w:line="259" w:lineRule="auto"/>
        <w:rPr>
          <w:ins w:id="72" w:author="Meryl Etman" w:date="2021-05-20T11:07:00Z"/>
          <w:rFonts w:ascii="Times New Roman" w:eastAsia="Times New Roman" w:hAnsi="Times New Roman" w:cs="David"/>
          <w:b/>
          <w:bCs/>
          <w:sz w:val="24"/>
          <w:szCs w:val="24"/>
          <w:u w:val="single"/>
          <w:rtl/>
        </w:rPr>
      </w:pPr>
      <w:ins w:id="73" w:author="Meryl Etman" w:date="2021-05-20T11:07:00Z">
        <w:r>
          <w:rPr>
            <w:rFonts w:ascii="Times New Roman" w:eastAsia="Times New Roman" w:hAnsi="Times New Roman" w:cs="David"/>
            <w:b/>
            <w:bCs/>
            <w:sz w:val="24"/>
            <w:szCs w:val="24"/>
            <w:u w:val="single"/>
            <w:rtl/>
          </w:rPr>
          <w:br w:type="page"/>
        </w:r>
      </w:ins>
    </w:p>
    <w:p w14:paraId="29258464" w14:textId="6DFFDAB4"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1F54B78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010E58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734108DC"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0FDC3F4" w14:textId="77777777" w:rsidR="005603EE" w:rsidRPr="005603EE" w:rsidRDefault="005603EE" w:rsidP="005603EE">
      <w:pPr>
        <w:pStyle w:val="af6"/>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42532E00"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26644814" w14:textId="1D49620E" w:rsidR="00F845F3" w:rsidRPr="00F845F3" w:rsidRDefault="00876F47">
      <w:pPr>
        <w:pStyle w:val="af6"/>
        <w:numPr>
          <w:ilvl w:val="1"/>
          <w:numId w:val="14"/>
        </w:numPr>
        <w:rPr>
          <w:ins w:id="74" w:author="Meryl Etman" w:date="2021-06-21T13:48:00Z"/>
          <w:sz w:val="24"/>
          <w:szCs w:val="24"/>
          <w:rtl/>
          <w:rPrChange w:id="75" w:author="Meryl Etman" w:date="2021-06-21T13:48:00Z">
            <w:rPr>
              <w:ins w:id="76" w:author="Meryl Etman" w:date="2021-06-21T13:48:00Z"/>
              <w:rtl/>
            </w:rPr>
          </w:rPrChange>
        </w:rPr>
        <w:pPrChange w:id="77" w:author="Meryl Etman" w:date="2021-06-21T13:48:00Z">
          <w:pPr>
            <w:spacing w:before="0" w:beforeAutospacing="0" w:after="0" w:afterAutospacing="0" w:line="360" w:lineRule="auto"/>
            <w:ind w:left="720"/>
          </w:pPr>
        </w:pPrChange>
      </w:pPr>
      <w:del w:id="78" w:author="Meryl Etman" w:date="2021-06-21T13:48:00Z">
        <w:r w:rsidRPr="00F845F3" w:rsidDel="00F845F3">
          <w:rPr>
            <w:sz w:val="24"/>
            <w:szCs w:val="24"/>
            <w:rtl/>
            <w:rPrChange w:id="79" w:author="Meryl Etman" w:date="2021-06-21T13:48:00Z">
              <w:rPr>
                <w:rtl/>
              </w:rPr>
            </w:rPrChange>
          </w:rPr>
          <w:delText>1.1</w:delText>
        </w:r>
        <w:r w:rsidRPr="00F845F3" w:rsidDel="00F845F3">
          <w:rPr>
            <w:sz w:val="24"/>
            <w:szCs w:val="24"/>
            <w:rtl/>
            <w:rPrChange w:id="80" w:author="Meryl Etman" w:date="2021-06-21T13:48:00Z">
              <w:rPr>
                <w:rtl/>
              </w:rPr>
            </w:rPrChange>
          </w:rPr>
          <w:tab/>
        </w:r>
      </w:del>
      <w:r w:rsidRPr="00F845F3">
        <w:rPr>
          <w:sz w:val="24"/>
          <w:szCs w:val="24"/>
          <w:rtl/>
          <w:rPrChange w:id="81" w:author="Meryl Etman" w:date="2021-06-21T13:48:00Z">
            <w:rPr>
              <w:rtl/>
            </w:rPr>
          </w:rPrChange>
        </w:rPr>
        <w:t>לאחר גמר הי</w:t>
      </w:r>
      <w:r w:rsidR="005603EE" w:rsidRPr="00F845F3">
        <w:rPr>
          <w:rFonts w:hint="eastAsia"/>
          <w:sz w:val="24"/>
          <w:szCs w:val="24"/>
          <w:rtl/>
          <w:rPrChange w:id="82" w:author="Meryl Etman" w:date="2021-06-21T13:48:00Z">
            <w:rPr>
              <w:rFonts w:hint="eastAsia"/>
              <w:rtl/>
            </w:rPr>
          </w:rPrChange>
        </w:rPr>
        <w:t>י</w:t>
      </w:r>
      <w:r w:rsidRPr="00F845F3">
        <w:rPr>
          <w:sz w:val="24"/>
          <w:szCs w:val="24"/>
          <w:rtl/>
          <w:rPrChange w:id="83" w:author="Meryl Etman" w:date="2021-06-21T13:48:00Z">
            <w:rPr>
              <w:rtl/>
            </w:rPr>
          </w:rPrChange>
        </w:rPr>
        <w:t>עוץ המוקדם</w:t>
      </w:r>
      <w:ins w:id="84" w:author="Meryl Etman" w:date="2021-06-21T13:47:00Z">
        <w:r w:rsidR="00F845F3" w:rsidRPr="00F845F3">
          <w:rPr>
            <w:sz w:val="24"/>
            <w:szCs w:val="24"/>
            <w:rtl/>
            <w:rPrChange w:id="85" w:author="Meryl Etman" w:date="2021-06-21T13:48:00Z">
              <w:rPr>
                <w:rtl/>
              </w:rPr>
            </w:rPrChange>
          </w:rPr>
          <w:t xml:space="preserve">, הכנת תכניות ופרוגרמת </w:t>
        </w:r>
      </w:ins>
    </w:p>
    <w:p w14:paraId="0C187EFC" w14:textId="57DC38ED" w:rsidR="00876F47" w:rsidRPr="00F845F3" w:rsidRDefault="00F845F3">
      <w:pPr>
        <w:pStyle w:val="af6"/>
        <w:ind w:left="1440"/>
        <w:rPr>
          <w:sz w:val="24"/>
          <w:szCs w:val="24"/>
          <w:rtl/>
          <w:rPrChange w:id="86" w:author="Meryl Etman" w:date="2021-06-21T13:48:00Z">
            <w:rPr>
              <w:rtl/>
            </w:rPr>
          </w:rPrChange>
        </w:rPr>
        <w:pPrChange w:id="87" w:author="Meryl Etman" w:date="2021-06-21T13:48:00Z">
          <w:pPr>
            <w:spacing w:before="0" w:beforeAutospacing="0" w:after="0" w:afterAutospacing="0" w:line="360" w:lineRule="auto"/>
            <w:ind w:left="720"/>
          </w:pPr>
        </w:pPrChange>
      </w:pPr>
      <w:ins w:id="88" w:author="Meryl Etman" w:date="2021-06-21T13:47:00Z">
        <w:r w:rsidRPr="00F845F3">
          <w:rPr>
            <w:rFonts w:hint="eastAsia"/>
            <w:sz w:val="24"/>
            <w:szCs w:val="24"/>
            <w:rtl/>
            <w:rPrChange w:id="89" w:author="Meryl Etman" w:date="2021-06-21T13:48:00Z">
              <w:rPr>
                <w:rFonts w:hint="eastAsia"/>
                <w:rtl/>
              </w:rPr>
            </w:rPrChange>
          </w:rPr>
          <w:t>בטיחות</w:t>
        </w:r>
        <w:r w:rsidRPr="00F845F3">
          <w:rPr>
            <w:sz w:val="24"/>
            <w:szCs w:val="24"/>
            <w:rtl/>
            <w:rPrChange w:id="90" w:author="Meryl Etman" w:date="2021-06-21T13:48:00Z">
              <w:rPr>
                <w:rtl/>
              </w:rPr>
            </w:rPrChange>
          </w:rPr>
          <w:t xml:space="preserve"> </w:t>
        </w:r>
        <w:r w:rsidRPr="00F845F3">
          <w:rPr>
            <w:rFonts w:hint="eastAsia"/>
            <w:sz w:val="24"/>
            <w:szCs w:val="24"/>
            <w:rtl/>
            <w:rPrChange w:id="91" w:author="Meryl Etman" w:date="2021-06-21T13:48:00Z">
              <w:rPr>
                <w:rFonts w:hint="eastAsia"/>
                <w:rtl/>
              </w:rPr>
            </w:rPrChange>
          </w:rPr>
          <w:t>מתואמות</w:t>
        </w:r>
        <w:r w:rsidRPr="00F845F3">
          <w:rPr>
            <w:sz w:val="24"/>
            <w:szCs w:val="24"/>
            <w:rtl/>
            <w:rPrChange w:id="92" w:author="Meryl Etman" w:date="2021-06-21T13:48:00Z">
              <w:rPr>
                <w:rtl/>
              </w:rPr>
            </w:rPrChange>
          </w:rPr>
          <w:t xml:space="preserve"> </w:t>
        </w:r>
        <w:r w:rsidRPr="00F845F3">
          <w:rPr>
            <w:rFonts w:hint="eastAsia"/>
            <w:sz w:val="24"/>
            <w:szCs w:val="24"/>
            <w:rtl/>
            <w:rPrChange w:id="93" w:author="Meryl Etman" w:date="2021-06-21T13:48:00Z">
              <w:rPr>
                <w:rFonts w:hint="eastAsia"/>
                <w:rtl/>
              </w:rPr>
            </w:rPrChange>
          </w:rPr>
          <w:t>עם</w:t>
        </w:r>
        <w:r w:rsidRPr="00F845F3">
          <w:rPr>
            <w:sz w:val="24"/>
            <w:szCs w:val="24"/>
            <w:rtl/>
            <w:rPrChange w:id="94" w:author="Meryl Etman" w:date="2021-06-21T13:48:00Z">
              <w:rPr>
                <w:rtl/>
              </w:rPr>
            </w:rPrChange>
          </w:rPr>
          <w:t xml:space="preserve"> </w:t>
        </w:r>
        <w:r w:rsidRPr="00F845F3">
          <w:rPr>
            <w:rFonts w:hint="eastAsia"/>
            <w:sz w:val="24"/>
            <w:szCs w:val="24"/>
            <w:rtl/>
            <w:rPrChange w:id="95" w:author="Meryl Etman" w:date="2021-06-21T13:48:00Z">
              <w:rPr>
                <w:rFonts w:hint="eastAsia"/>
                <w:rtl/>
              </w:rPr>
            </w:rPrChange>
          </w:rPr>
          <w:t>היועצים</w:t>
        </w:r>
        <w:r w:rsidRPr="00F845F3">
          <w:rPr>
            <w:sz w:val="24"/>
            <w:szCs w:val="24"/>
            <w:rtl/>
            <w:rPrChange w:id="96" w:author="Meryl Etman" w:date="2021-06-21T13:48:00Z">
              <w:rPr>
                <w:rtl/>
              </w:rPr>
            </w:rPrChange>
          </w:rPr>
          <w:t>.</w:t>
        </w:r>
      </w:ins>
      <w:r w:rsidR="00876F47" w:rsidRPr="00F845F3">
        <w:rPr>
          <w:sz w:val="24"/>
          <w:szCs w:val="24"/>
          <w:rtl/>
          <w:rPrChange w:id="97" w:author="Meryl Etman" w:date="2021-06-21T13:48:00Z">
            <w:rPr>
              <w:rtl/>
            </w:rPr>
          </w:rPrChange>
        </w:rPr>
        <w:tab/>
      </w:r>
      <w:r w:rsidR="00876F47" w:rsidRPr="00F845F3">
        <w:rPr>
          <w:sz w:val="24"/>
          <w:szCs w:val="24"/>
          <w:rtl/>
          <w:rPrChange w:id="98" w:author="Meryl Etman" w:date="2021-06-21T13:48:00Z">
            <w:rPr>
              <w:rtl/>
            </w:rPr>
          </w:rPrChange>
        </w:rPr>
        <w:tab/>
      </w:r>
      <w:r w:rsidR="00876F47" w:rsidRPr="00F845F3">
        <w:rPr>
          <w:sz w:val="24"/>
          <w:szCs w:val="24"/>
          <w:rtl/>
          <w:rPrChange w:id="99" w:author="Meryl Etman" w:date="2021-06-21T13:48:00Z">
            <w:rPr>
              <w:rtl/>
            </w:rPr>
          </w:rPrChange>
        </w:rPr>
        <w:tab/>
      </w:r>
      <w:r w:rsidR="00876F47" w:rsidRPr="00F845F3">
        <w:rPr>
          <w:sz w:val="24"/>
          <w:szCs w:val="24"/>
          <w:rtl/>
          <w:rPrChange w:id="100" w:author="Meryl Etman" w:date="2021-06-21T13:48:00Z">
            <w:rPr>
              <w:rtl/>
            </w:rPr>
          </w:rPrChange>
        </w:rPr>
        <w:tab/>
      </w:r>
      <w:del w:id="101" w:author="Meryl Etman" w:date="2021-06-21T13:48:00Z">
        <w:r w:rsidR="00876F47" w:rsidRPr="00F845F3" w:rsidDel="00F845F3">
          <w:rPr>
            <w:sz w:val="24"/>
            <w:szCs w:val="24"/>
            <w:rtl/>
            <w:rPrChange w:id="102" w:author="Meryl Etman" w:date="2021-06-21T13:48:00Z">
              <w:rPr>
                <w:rtl/>
              </w:rPr>
            </w:rPrChange>
          </w:rPr>
          <w:delText>25</w:delText>
        </w:r>
      </w:del>
      <w:ins w:id="103" w:author="Meryl Etman" w:date="2021-06-21T13:48:00Z">
        <w:r>
          <w:rPr>
            <w:rFonts w:hint="cs"/>
            <w:sz w:val="24"/>
            <w:szCs w:val="24"/>
            <w:rtl/>
          </w:rPr>
          <w:t>40</w:t>
        </w:r>
      </w:ins>
      <w:r w:rsidR="00876F47" w:rsidRPr="00F845F3">
        <w:rPr>
          <w:sz w:val="24"/>
          <w:szCs w:val="24"/>
          <w:rtl/>
          <w:rPrChange w:id="104" w:author="Meryl Etman" w:date="2021-06-21T13:48:00Z">
            <w:rPr>
              <w:rtl/>
            </w:rPr>
          </w:rPrChange>
        </w:rPr>
        <w:t>%</w:t>
      </w:r>
    </w:p>
    <w:p w14:paraId="22CC39E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0FD52649" w14:textId="10AD6E82" w:rsidR="00876F47" w:rsidRPr="00876F47" w:rsidRDefault="00876F47" w:rsidP="00F845F3">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del w:id="105" w:author="Meryl Etman" w:date="2021-06-21T13:49:00Z">
        <w:r w:rsidRPr="00876F47" w:rsidDel="00F845F3">
          <w:rPr>
            <w:rFonts w:ascii="Times New Roman" w:eastAsia="Times New Roman" w:hAnsi="Times New Roman" w:cs="David"/>
            <w:sz w:val="24"/>
            <w:szCs w:val="24"/>
            <w:rtl/>
          </w:rPr>
          <w:delText>20</w:delText>
        </w:r>
      </w:del>
      <w:ins w:id="106" w:author="Meryl Etman" w:date="2021-06-21T13:49:00Z">
        <w:r w:rsidR="00F845F3">
          <w:rPr>
            <w:rFonts w:ascii="Times New Roman" w:eastAsia="Times New Roman" w:hAnsi="Times New Roman" w:cs="David" w:hint="cs"/>
            <w:sz w:val="24"/>
            <w:szCs w:val="24"/>
            <w:rtl/>
          </w:rPr>
          <w:t>40</w:t>
        </w:r>
      </w:ins>
      <w:r w:rsidRPr="00876F47">
        <w:rPr>
          <w:rFonts w:ascii="Times New Roman" w:eastAsia="Times New Roman" w:hAnsi="Times New Roman" w:cs="David"/>
          <w:sz w:val="24"/>
          <w:szCs w:val="24"/>
          <w:rtl/>
        </w:rPr>
        <w:t>%</w:t>
      </w:r>
    </w:p>
    <w:p w14:paraId="7F2A852C" w14:textId="44127816" w:rsidR="00876F47" w:rsidRPr="00876F47" w:rsidDel="00F845F3" w:rsidRDefault="00876F47">
      <w:pPr>
        <w:spacing w:before="0" w:beforeAutospacing="0" w:after="0" w:afterAutospacing="0" w:line="360" w:lineRule="auto"/>
        <w:ind w:left="720"/>
        <w:rPr>
          <w:del w:id="107" w:author="Meryl Etman" w:date="2021-06-21T13:53:00Z"/>
          <w:rFonts w:ascii="Times New Roman" w:eastAsia="Times New Roman" w:hAnsi="Times New Roman" w:cs="David"/>
          <w:sz w:val="24"/>
          <w:szCs w:val="24"/>
          <w:rtl/>
        </w:rPr>
        <w:pPrChange w:id="108" w:author="Meryl Etman" w:date="2021-06-21T15:17:00Z">
          <w:pPr>
            <w:spacing w:before="0" w:beforeAutospacing="0" w:after="0" w:afterAutospacing="0" w:line="360" w:lineRule="auto"/>
            <w:ind w:left="720"/>
          </w:pPr>
        </w:pPrChange>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r>
      <w:del w:id="109" w:author="Meryl Etman" w:date="2021-06-21T13:50:00Z">
        <w:r w:rsidRPr="00876F47" w:rsidDel="00F845F3">
          <w:rPr>
            <w:rFonts w:ascii="Times New Roman" w:eastAsia="Times New Roman" w:hAnsi="Times New Roman" w:cs="David"/>
            <w:sz w:val="24"/>
            <w:szCs w:val="24"/>
            <w:rtl/>
          </w:rPr>
          <w:delText>לאחר גמר הי</w:delText>
        </w:r>
        <w:r w:rsidR="005603EE" w:rsidDel="00F845F3">
          <w:rPr>
            <w:rFonts w:ascii="Times New Roman" w:eastAsia="Times New Roman" w:hAnsi="Times New Roman" w:cs="David" w:hint="cs"/>
            <w:sz w:val="24"/>
            <w:szCs w:val="24"/>
            <w:rtl/>
          </w:rPr>
          <w:delText>י</w:delText>
        </w:r>
        <w:r w:rsidRPr="00876F47" w:rsidDel="00F845F3">
          <w:rPr>
            <w:rFonts w:ascii="Times New Roman" w:eastAsia="Times New Roman" w:hAnsi="Times New Roman" w:cs="David"/>
            <w:sz w:val="24"/>
            <w:szCs w:val="24"/>
            <w:rtl/>
          </w:rPr>
          <w:delText>עוץ בשלבי התכנון המפורט של המבנה</w:delText>
        </w:r>
      </w:del>
      <w:ins w:id="110" w:author="Meryl Etman" w:date="2021-06-21T13:50:00Z">
        <w:r w:rsidR="00F845F3">
          <w:rPr>
            <w:rFonts w:ascii="Times New Roman" w:eastAsia="Times New Roman" w:hAnsi="Times New Roman" w:cs="David" w:hint="cs"/>
            <w:sz w:val="24"/>
            <w:szCs w:val="24"/>
            <w:rtl/>
          </w:rPr>
          <w:t>לאחר קבלת</w:t>
        </w:r>
      </w:ins>
      <w:ins w:id="111" w:author="Meryl Etman" w:date="2021-06-21T13:52:00Z">
        <w:r w:rsidR="00F845F3">
          <w:rPr>
            <w:rFonts w:ascii="Times New Roman" w:eastAsia="Times New Roman" w:hAnsi="Times New Roman" w:cs="David" w:hint="cs"/>
            <w:sz w:val="24"/>
            <w:szCs w:val="24"/>
            <w:rtl/>
          </w:rPr>
          <w:t xml:space="preserve"> אישור</w:t>
        </w:r>
      </w:ins>
      <w:ins w:id="112" w:author="Meryl Etman" w:date="2021-06-21T13:50:00Z">
        <w:r w:rsidR="00F845F3">
          <w:rPr>
            <w:rFonts w:ascii="Times New Roman" w:eastAsia="Times New Roman" w:hAnsi="Times New Roman" w:cs="David" w:hint="cs"/>
            <w:sz w:val="24"/>
            <w:szCs w:val="24"/>
            <w:rtl/>
          </w:rPr>
          <w:t xml:space="preserve"> רשות</w:t>
        </w:r>
      </w:ins>
      <w:ins w:id="113" w:author="Meryl Etman" w:date="2021-06-21T13:52:00Z">
        <w:r w:rsidR="00F845F3">
          <w:rPr>
            <w:rFonts w:ascii="Times New Roman" w:eastAsia="Times New Roman" w:hAnsi="Times New Roman" w:cs="David" w:hint="cs"/>
            <w:sz w:val="24"/>
            <w:szCs w:val="24"/>
            <w:rtl/>
          </w:rPr>
          <w:t xml:space="preserve"> הכיבוי לטופס 4</w:t>
        </w:r>
      </w:ins>
      <w:r w:rsidRPr="00876F47">
        <w:rPr>
          <w:rFonts w:ascii="Times New Roman" w:eastAsia="Times New Roman" w:hAnsi="Times New Roman" w:cs="David"/>
          <w:sz w:val="24"/>
          <w:szCs w:val="24"/>
          <w:rtl/>
        </w:rPr>
        <w:tab/>
      </w:r>
      <w:del w:id="114" w:author="Meryl Etman" w:date="2021-06-21T13:53:00Z">
        <w:r w:rsidRPr="00876F47" w:rsidDel="00F845F3">
          <w:rPr>
            <w:rFonts w:ascii="Times New Roman" w:eastAsia="Times New Roman" w:hAnsi="Times New Roman" w:cs="David" w:hint="cs"/>
            <w:sz w:val="24"/>
            <w:szCs w:val="24"/>
            <w:rtl/>
          </w:rPr>
          <w:delText>10</w:delText>
        </w:r>
      </w:del>
      <w:ins w:id="115" w:author="Meryl Etman" w:date="2021-06-21T13:53:00Z">
        <w:r w:rsidR="00F845F3">
          <w:rPr>
            <w:rFonts w:ascii="Times New Roman" w:eastAsia="Times New Roman" w:hAnsi="Times New Roman" w:cs="David"/>
            <w:sz w:val="24"/>
            <w:szCs w:val="24"/>
            <w:rtl/>
          </w:rPr>
          <w:tab/>
        </w:r>
        <w:r w:rsidR="00F845F3">
          <w:rPr>
            <w:rFonts w:ascii="Times New Roman" w:eastAsia="Times New Roman" w:hAnsi="Times New Roman" w:cs="David"/>
            <w:sz w:val="24"/>
            <w:szCs w:val="24"/>
            <w:rtl/>
          </w:rPr>
          <w:tab/>
        </w:r>
      </w:ins>
      <w:ins w:id="116" w:author="Meryl Etman" w:date="2021-06-21T15:17:00Z">
        <w:r w:rsidR="00B4498C">
          <w:rPr>
            <w:rFonts w:ascii="Times New Roman" w:eastAsia="Times New Roman" w:hAnsi="Times New Roman" w:cs="David" w:hint="cs"/>
            <w:sz w:val="24"/>
            <w:szCs w:val="24"/>
            <w:rtl/>
          </w:rPr>
          <w:t>2</w:t>
        </w:r>
      </w:ins>
      <w:ins w:id="117" w:author="Meryl Etman" w:date="2021-06-21T13:53:00Z">
        <w:r w:rsidR="00F845F3" w:rsidRPr="00876F47">
          <w:rPr>
            <w:rFonts w:ascii="Times New Roman" w:eastAsia="Times New Roman" w:hAnsi="Times New Roman" w:cs="David" w:hint="cs"/>
            <w:sz w:val="24"/>
            <w:szCs w:val="24"/>
            <w:rtl/>
          </w:rPr>
          <w:t>0</w:t>
        </w:r>
      </w:ins>
      <w:r w:rsidRPr="00876F47">
        <w:rPr>
          <w:rFonts w:ascii="Times New Roman" w:eastAsia="Times New Roman" w:hAnsi="Times New Roman" w:cs="David"/>
          <w:sz w:val="24"/>
          <w:szCs w:val="24"/>
          <w:rtl/>
        </w:rPr>
        <w:t>%</w:t>
      </w:r>
      <w:ins w:id="118" w:author="Meryl Etman" w:date="2021-06-21T13:53:00Z">
        <w:r w:rsidR="00F845F3">
          <w:rPr>
            <w:rFonts w:ascii="Times New Roman" w:eastAsia="Times New Roman" w:hAnsi="Times New Roman" w:cs="David"/>
            <w:sz w:val="24"/>
            <w:szCs w:val="24"/>
            <w:rtl/>
          </w:rPr>
          <w:tab/>
        </w:r>
        <w:r w:rsidR="00F845F3">
          <w:rPr>
            <w:rFonts w:ascii="Times New Roman" w:eastAsia="Times New Roman" w:hAnsi="Times New Roman" w:cs="David"/>
            <w:sz w:val="24"/>
            <w:szCs w:val="24"/>
            <w:rtl/>
          </w:rPr>
          <w:tab/>
        </w:r>
      </w:ins>
    </w:p>
    <w:p w14:paraId="1D43F434" w14:textId="1B72AA1F" w:rsidR="00876F47" w:rsidRPr="00876F47" w:rsidDel="00F845F3" w:rsidRDefault="00876F47" w:rsidP="00B4498C">
      <w:pPr>
        <w:spacing w:before="0" w:beforeAutospacing="0" w:after="0" w:afterAutospacing="0" w:line="360" w:lineRule="auto"/>
        <w:ind w:left="720"/>
        <w:rPr>
          <w:del w:id="119" w:author="Meryl Etman" w:date="2021-06-21T13:53:00Z"/>
          <w:rFonts w:ascii="Times New Roman" w:eastAsia="Times New Roman" w:hAnsi="Times New Roman" w:cs="David"/>
          <w:sz w:val="24"/>
          <w:szCs w:val="24"/>
          <w:rtl/>
        </w:rPr>
      </w:pPr>
      <w:del w:id="120" w:author="Meryl Etman" w:date="2021-06-21T13:53:00Z">
        <w:r w:rsidRPr="00876F47" w:rsidDel="00F845F3">
          <w:rPr>
            <w:rFonts w:ascii="Times New Roman" w:eastAsia="Times New Roman" w:hAnsi="Times New Roman" w:cs="David"/>
            <w:sz w:val="24"/>
            <w:szCs w:val="24"/>
            <w:rtl/>
          </w:rPr>
          <w:delText>1.4</w:delText>
        </w:r>
        <w:r w:rsidRPr="00876F47" w:rsidDel="00F845F3">
          <w:rPr>
            <w:rFonts w:ascii="Times New Roman" w:eastAsia="Times New Roman" w:hAnsi="Times New Roman" w:cs="David"/>
            <w:sz w:val="24"/>
            <w:szCs w:val="24"/>
            <w:rtl/>
          </w:rPr>
          <w:tab/>
          <w:delText>במהלך הפיקוח העליון</w:delText>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sz w:val="24"/>
            <w:szCs w:val="24"/>
            <w:rtl/>
          </w:rPr>
          <w:tab/>
          <w:delText>15%</w:delText>
        </w:r>
      </w:del>
    </w:p>
    <w:p w14:paraId="52FC353F" w14:textId="65886461" w:rsidR="00876F47" w:rsidRPr="00876F47" w:rsidDel="00F845F3" w:rsidRDefault="00876F47">
      <w:pPr>
        <w:spacing w:before="0" w:beforeAutospacing="0" w:after="0" w:afterAutospacing="0" w:line="360" w:lineRule="auto"/>
        <w:ind w:left="720"/>
        <w:rPr>
          <w:del w:id="121" w:author="Meryl Etman" w:date="2021-06-21T13:53:00Z"/>
          <w:rFonts w:ascii="Times New Roman" w:eastAsia="Times New Roman" w:hAnsi="Times New Roman" w:cs="David"/>
          <w:sz w:val="24"/>
          <w:szCs w:val="24"/>
          <w:rtl/>
        </w:rPr>
        <w:pPrChange w:id="122" w:author="Meryl Etman" w:date="2021-06-21T13:53:00Z">
          <w:pPr>
            <w:spacing w:before="0" w:beforeAutospacing="0" w:after="0" w:afterAutospacing="0" w:line="360" w:lineRule="auto"/>
            <w:ind w:left="720"/>
          </w:pPr>
        </w:pPrChange>
      </w:pPr>
      <w:del w:id="123" w:author="Meryl Etman" w:date="2021-06-21T13:53:00Z">
        <w:r w:rsidRPr="00876F47" w:rsidDel="00F845F3">
          <w:rPr>
            <w:rFonts w:ascii="Times New Roman" w:eastAsia="Times New Roman" w:hAnsi="Times New Roman" w:cs="David"/>
            <w:sz w:val="24"/>
            <w:szCs w:val="24"/>
            <w:rtl/>
          </w:rPr>
          <w:delText>1.5</w:delText>
        </w:r>
        <w:r w:rsidRPr="00876F47" w:rsidDel="00F845F3">
          <w:rPr>
            <w:rFonts w:ascii="Times New Roman" w:eastAsia="Times New Roman" w:hAnsi="Times New Roman" w:cs="David"/>
            <w:sz w:val="24"/>
            <w:szCs w:val="24"/>
            <w:rtl/>
          </w:rPr>
          <w:tab/>
          <w:delText xml:space="preserve">לאחר השתתפות בסיורי בקורת של גורמי כיבוי אש ו/או </w:delText>
        </w:r>
      </w:del>
    </w:p>
    <w:p w14:paraId="3093A13B" w14:textId="60799AC0" w:rsidR="00876F47" w:rsidRPr="00876F47" w:rsidDel="00F845F3" w:rsidRDefault="00876F47">
      <w:pPr>
        <w:spacing w:before="0" w:beforeAutospacing="0" w:after="0" w:afterAutospacing="0" w:line="360" w:lineRule="auto"/>
        <w:ind w:left="720"/>
        <w:rPr>
          <w:del w:id="124" w:author="Meryl Etman" w:date="2021-06-21T13:53:00Z"/>
          <w:rFonts w:ascii="Times New Roman" w:eastAsia="Times New Roman" w:hAnsi="Times New Roman" w:cs="David"/>
          <w:sz w:val="24"/>
          <w:szCs w:val="24"/>
          <w:rtl/>
        </w:rPr>
        <w:pPrChange w:id="125" w:author="Meryl Etman" w:date="2021-06-21T13:53:00Z">
          <w:pPr>
            <w:spacing w:before="0" w:beforeAutospacing="0" w:after="0" w:afterAutospacing="0" w:line="360" w:lineRule="auto"/>
            <w:ind w:left="720"/>
          </w:pPr>
        </w:pPrChange>
      </w:pPr>
      <w:del w:id="126" w:author="Meryl Etman" w:date="2021-06-21T13:53:00Z">
        <w:r w:rsidRPr="00876F47" w:rsidDel="00F845F3">
          <w:rPr>
            <w:rFonts w:ascii="Times New Roman" w:eastAsia="Times New Roman" w:hAnsi="Times New Roman" w:cs="David"/>
            <w:sz w:val="24"/>
            <w:szCs w:val="24"/>
            <w:rtl/>
          </w:rPr>
          <w:tab/>
          <w:delText>רשויות אחרות למתן אישור אכלוס, והסדרת אישור זה</w:delText>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hint="cs"/>
            <w:sz w:val="24"/>
            <w:szCs w:val="24"/>
            <w:rtl/>
          </w:rPr>
          <w:delText>25</w:delText>
        </w:r>
        <w:r w:rsidRPr="00876F47" w:rsidDel="00F845F3">
          <w:rPr>
            <w:rFonts w:ascii="Times New Roman" w:eastAsia="Times New Roman" w:hAnsi="Times New Roman" w:cs="David"/>
            <w:sz w:val="24"/>
            <w:szCs w:val="24"/>
            <w:rtl/>
          </w:rPr>
          <w:delText>%</w:delText>
        </w:r>
      </w:del>
    </w:p>
    <w:p w14:paraId="2A9D2B21" w14:textId="14CE4B19" w:rsidR="00876F47" w:rsidRPr="00876F47" w:rsidDel="00F845F3" w:rsidRDefault="00876F47">
      <w:pPr>
        <w:spacing w:before="0" w:beforeAutospacing="0" w:after="0" w:afterAutospacing="0" w:line="360" w:lineRule="auto"/>
        <w:ind w:left="720"/>
        <w:rPr>
          <w:del w:id="127" w:author="Meryl Etman" w:date="2021-06-21T13:53:00Z"/>
          <w:rFonts w:ascii="Times New Roman" w:eastAsia="Times New Roman" w:hAnsi="Times New Roman" w:cs="David"/>
          <w:sz w:val="24"/>
          <w:szCs w:val="24"/>
          <w:rtl/>
        </w:rPr>
        <w:pPrChange w:id="128" w:author="Meryl Etman" w:date="2021-06-21T13:53:00Z">
          <w:pPr>
            <w:spacing w:before="0" w:beforeAutospacing="0" w:after="0" w:afterAutospacing="0" w:line="360" w:lineRule="auto"/>
            <w:ind w:left="720"/>
          </w:pPr>
        </w:pPrChange>
      </w:pPr>
      <w:del w:id="129" w:author="Meryl Etman" w:date="2021-06-21T13:53:00Z">
        <w:r w:rsidRPr="00876F47" w:rsidDel="00F845F3">
          <w:rPr>
            <w:rFonts w:ascii="Times New Roman" w:eastAsia="Times New Roman" w:hAnsi="Times New Roman" w:cs="David"/>
            <w:sz w:val="24"/>
            <w:szCs w:val="24"/>
            <w:rtl/>
          </w:rPr>
          <w:delText>1.6</w:delText>
        </w:r>
        <w:r w:rsidRPr="00876F47" w:rsidDel="00F845F3">
          <w:rPr>
            <w:rFonts w:ascii="Times New Roman" w:eastAsia="Times New Roman" w:hAnsi="Times New Roman" w:cs="David"/>
            <w:sz w:val="24"/>
            <w:szCs w:val="24"/>
            <w:rtl/>
          </w:rPr>
          <w:tab/>
          <w:delText>לאחר סיום התחייבויות היועץ לפי הסכם זה, השתתפות</w:delText>
        </w:r>
      </w:del>
    </w:p>
    <w:p w14:paraId="6A8C4A88" w14:textId="79768B95" w:rsidR="00876F47" w:rsidRPr="00876F47" w:rsidDel="00F845F3" w:rsidRDefault="00876F47">
      <w:pPr>
        <w:spacing w:before="0" w:beforeAutospacing="0" w:after="0" w:afterAutospacing="0" w:line="360" w:lineRule="auto"/>
        <w:ind w:left="720"/>
        <w:rPr>
          <w:del w:id="130" w:author="Meryl Etman" w:date="2021-06-21T13:53:00Z"/>
          <w:rFonts w:ascii="Times New Roman" w:eastAsia="Times New Roman" w:hAnsi="Times New Roman" w:cs="David"/>
          <w:sz w:val="24"/>
          <w:szCs w:val="24"/>
          <w:rtl/>
        </w:rPr>
        <w:pPrChange w:id="131" w:author="Meryl Etman" w:date="2021-06-21T13:53:00Z">
          <w:pPr>
            <w:spacing w:before="0" w:beforeAutospacing="0" w:after="0" w:afterAutospacing="0" w:line="360" w:lineRule="auto"/>
            <w:ind w:left="720"/>
          </w:pPr>
        </w:pPrChange>
      </w:pPr>
      <w:del w:id="132" w:author="Meryl Etman" w:date="2021-06-21T13:53:00Z">
        <w:r w:rsidRPr="00876F47" w:rsidDel="00F845F3">
          <w:rPr>
            <w:rFonts w:ascii="Times New Roman" w:eastAsia="Times New Roman" w:hAnsi="Times New Roman" w:cs="David"/>
            <w:sz w:val="24"/>
            <w:szCs w:val="24"/>
            <w:rtl/>
          </w:rPr>
          <w:tab/>
          <w:delText xml:space="preserve">בסיור ביקורת של גורמי כיבוי אש ו/או רשויות אחרות </w:delText>
        </w:r>
      </w:del>
    </w:p>
    <w:p w14:paraId="2314306E" w14:textId="49526844" w:rsidR="00876F47" w:rsidRPr="00876F47" w:rsidDel="00F845F3" w:rsidRDefault="00876F47">
      <w:pPr>
        <w:spacing w:before="0" w:beforeAutospacing="0" w:after="0" w:afterAutospacing="0" w:line="360" w:lineRule="auto"/>
        <w:ind w:left="720"/>
        <w:rPr>
          <w:del w:id="133" w:author="Meryl Etman" w:date="2021-06-21T13:53:00Z"/>
          <w:rFonts w:ascii="Times New Roman" w:eastAsia="Times New Roman" w:hAnsi="Times New Roman" w:cs="David"/>
          <w:sz w:val="24"/>
          <w:szCs w:val="24"/>
          <w:rtl/>
        </w:rPr>
        <w:pPrChange w:id="134" w:author="Meryl Etman" w:date="2021-06-21T13:53:00Z">
          <w:pPr>
            <w:spacing w:before="0" w:beforeAutospacing="0" w:after="0" w:afterAutospacing="0" w:line="360" w:lineRule="auto"/>
            <w:ind w:left="720"/>
          </w:pPr>
        </w:pPrChange>
      </w:pPr>
      <w:del w:id="135" w:author="Meryl Etman" w:date="2021-06-21T13:53:00Z">
        <w:r w:rsidRPr="00876F47" w:rsidDel="00F845F3">
          <w:rPr>
            <w:rFonts w:ascii="Times New Roman" w:eastAsia="Times New Roman" w:hAnsi="Times New Roman" w:cs="David"/>
            <w:sz w:val="24"/>
            <w:szCs w:val="24"/>
            <w:rtl/>
          </w:rPr>
          <w:tab/>
          <w:delText>למתן תעודת גמר, הסדרת אישו זה ואישור היועץ בכתב</w:delText>
        </w:r>
      </w:del>
    </w:p>
    <w:p w14:paraId="5892AA73" w14:textId="5FD0E0A6" w:rsidR="00876F47" w:rsidRPr="00876F47" w:rsidDel="00F845F3" w:rsidRDefault="00876F47">
      <w:pPr>
        <w:spacing w:before="0" w:beforeAutospacing="0" w:after="0" w:afterAutospacing="0" w:line="360" w:lineRule="auto"/>
        <w:ind w:left="720"/>
        <w:rPr>
          <w:del w:id="136" w:author="Meryl Etman" w:date="2021-06-21T13:53:00Z"/>
          <w:rFonts w:ascii="Times New Roman" w:eastAsia="Times New Roman" w:hAnsi="Times New Roman" w:cs="David"/>
          <w:sz w:val="24"/>
          <w:szCs w:val="24"/>
          <w:rtl/>
        </w:rPr>
        <w:pPrChange w:id="137" w:author="Meryl Etman" w:date="2021-06-21T13:53:00Z">
          <w:pPr>
            <w:spacing w:before="0" w:beforeAutospacing="0" w:after="0" w:afterAutospacing="0" w:line="360" w:lineRule="auto"/>
            <w:ind w:left="720"/>
          </w:pPr>
        </w:pPrChange>
      </w:pPr>
      <w:del w:id="138" w:author="Meryl Etman" w:date="2021-06-21T13:53:00Z">
        <w:r w:rsidRPr="00876F47" w:rsidDel="00F845F3">
          <w:rPr>
            <w:rFonts w:ascii="Times New Roman" w:eastAsia="Times New Roman" w:hAnsi="Times New Roman" w:cs="David"/>
            <w:sz w:val="24"/>
            <w:szCs w:val="24"/>
            <w:rtl/>
          </w:rPr>
          <w:tab/>
          <w:delText>לביצוע העבודות בהתאם לתכניותיו, הנחיותיו, תקנים</w:delText>
        </w:r>
      </w:del>
    </w:p>
    <w:p w14:paraId="0DA1EA5A" w14:textId="6B471E0A" w:rsidR="00876F47" w:rsidRPr="00876F47" w:rsidRDefault="00876F47">
      <w:pPr>
        <w:spacing w:before="0" w:beforeAutospacing="0" w:after="0" w:afterAutospacing="0" w:line="360" w:lineRule="auto"/>
        <w:ind w:left="720"/>
        <w:rPr>
          <w:rFonts w:ascii="Times New Roman" w:eastAsia="Times New Roman" w:hAnsi="Times New Roman" w:cs="David"/>
          <w:sz w:val="24"/>
          <w:szCs w:val="24"/>
          <w:rtl/>
        </w:rPr>
        <w:pPrChange w:id="139" w:author="Meryl Etman" w:date="2021-06-21T13:53:00Z">
          <w:pPr>
            <w:spacing w:before="0" w:beforeAutospacing="0" w:after="0" w:afterAutospacing="0" w:line="360" w:lineRule="auto"/>
            <w:ind w:left="720"/>
          </w:pPr>
        </w:pPrChange>
      </w:pPr>
      <w:del w:id="140" w:author="Meryl Etman" w:date="2021-06-21T13:53:00Z">
        <w:r w:rsidRPr="00876F47" w:rsidDel="00F845F3">
          <w:rPr>
            <w:rFonts w:ascii="Times New Roman" w:eastAsia="Times New Roman" w:hAnsi="Times New Roman" w:cs="David"/>
            <w:sz w:val="24"/>
            <w:szCs w:val="24"/>
            <w:rtl/>
          </w:rPr>
          <w:tab/>
          <w:delText>רלוונטיים ולשביעות רצונו</w:delText>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sz w:val="24"/>
            <w:szCs w:val="24"/>
            <w:rtl/>
          </w:rPr>
          <w:tab/>
        </w:r>
        <w:r w:rsidRPr="00876F47" w:rsidDel="00F845F3">
          <w:rPr>
            <w:rFonts w:ascii="Times New Roman" w:eastAsia="Times New Roman" w:hAnsi="Times New Roman" w:cs="David"/>
            <w:sz w:val="24"/>
            <w:szCs w:val="24"/>
            <w:rtl/>
          </w:rPr>
          <w:tab/>
          <w:delText>5%</w:delText>
        </w:r>
      </w:del>
    </w:p>
    <w:p w14:paraId="17A839B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2BBBE699"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28A3460"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6B083AF0"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35C9F0E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1F2B1D4B"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540F7E24"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167183F"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1B1A1BAE"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3A4A02D"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6DA1C080"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162ECC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B21847F" w14:textId="77777777" w:rsidR="005603EE" w:rsidRPr="00B27B4C" w:rsidRDefault="005D37B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41" w:author="Meryl Etman" w:date="2021-05-20T11:04:00Z">
              <w:pPr>
                <w:widowControl w:val="0"/>
                <w:spacing w:before="0" w:beforeAutospacing="0" w:after="0" w:afterAutospacing="0" w:line="240" w:lineRule="auto"/>
                <w:jc w:val="both"/>
              </w:pPr>
            </w:pPrChange>
          </w:pPr>
          <w:ins w:id="142" w:author="Meryl Etman" w:date="2021-05-20T10:1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4FE4FAF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E7DA9A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5E3560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D67E78B"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62A7E4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3B989B"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3"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4"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5"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45A1CD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125114"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6"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47" w:author="Meryl Etman" w:date="2021-05-20T10:11:00Z">
            <w:r w:rsidR="005D37BD">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39BD63B4"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A6B866"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8"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3FCE9E2"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A57238"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9"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E1BB67E"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834EC33"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1560DB5"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58C6E7"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1D33FF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4AD654"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20D334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75E232"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בכבוד רב,</w:t>
      </w:r>
    </w:p>
    <w:p w14:paraId="08736E1C"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F53E8C2"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1154A58" w14:textId="77777777" w:rsidR="005603EE" w:rsidRPr="009130F0" w:rsidRDefault="005603EE">
      <w:pPr>
        <w:widowControl w:val="0"/>
        <w:spacing w:before="0" w:beforeAutospacing="0" w:after="0" w:afterAutospacing="0" w:line="240" w:lineRule="auto"/>
        <w:ind w:left="4364"/>
        <w:rPr>
          <w:rFonts w:ascii="Times New Roman" w:eastAsia="Times New Roman" w:hAnsi="Times New Roman" w:cs="David"/>
          <w:color w:val="00B0F0"/>
          <w:sz w:val="24"/>
          <w:szCs w:val="24"/>
          <w:rtl/>
          <w:lang w:eastAsia="he-IL"/>
        </w:rPr>
        <w:pPrChange w:id="150" w:author="Meryl Etman" w:date="2021-05-20T11:05:00Z">
          <w:pPr>
            <w:widowControl w:val="0"/>
            <w:spacing w:before="0" w:beforeAutospacing="0" w:after="0" w:afterAutospacing="0" w:line="240" w:lineRule="auto"/>
            <w:ind w:left="4435" w:hanging="71"/>
          </w:pPr>
        </w:pPrChange>
      </w:pPr>
      <w:del w:id="151" w:author="Meryl Etman" w:date="2021-05-20T11:05:00Z">
        <w:r w:rsidRPr="009130F0" w:rsidDel="00F54C8A">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2"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p>
    <w:p w14:paraId="08D1F314"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9670953"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0DDA4CD"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207F276"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5ED763B"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54C8A">
        <w:rPr>
          <w:rFonts w:ascii="Times New Roman" w:eastAsia="Times New Roman" w:hAnsi="Times New Roman" w:cs="David"/>
          <w:sz w:val="24"/>
          <w:szCs w:val="24"/>
          <w:rtl/>
          <w:lang w:eastAsia="he-IL"/>
          <w:rPrChange w:id="153" w:author="Meryl Etman" w:date="2021-05-20T11:05:00Z">
            <w:rPr>
              <w:rFonts w:ascii="Times New Roman" w:eastAsia="Times New Roman" w:hAnsi="Times New Roman" w:cs="David"/>
              <w:sz w:val="24"/>
              <w:szCs w:val="24"/>
              <w:highlight w:val="yellow"/>
              <w:rtl/>
              <w:lang w:eastAsia="he-IL"/>
            </w:rPr>
          </w:rPrChange>
        </w:rPr>
        <w:t xml:space="preserve">*מחק </w:t>
      </w:r>
      <w:r w:rsidRPr="00F54C8A">
        <w:rPr>
          <w:rFonts w:ascii="Times New Roman" w:eastAsia="Times New Roman" w:hAnsi="Times New Roman" w:cs="David" w:hint="eastAsia"/>
          <w:sz w:val="24"/>
          <w:szCs w:val="24"/>
          <w:rtl/>
          <w:lang w:eastAsia="he-IL"/>
          <w:rPrChange w:id="154" w:author="Meryl Etman" w:date="2021-05-20T11:05:00Z">
            <w:rPr>
              <w:rFonts w:ascii="Times New Roman" w:eastAsia="Times New Roman" w:hAnsi="Times New Roman" w:cs="David" w:hint="eastAsia"/>
              <w:sz w:val="24"/>
              <w:szCs w:val="24"/>
              <w:highlight w:val="yellow"/>
              <w:rtl/>
              <w:lang w:eastAsia="he-IL"/>
            </w:rPr>
          </w:rPrChange>
        </w:rPr>
        <w:t>את</w:t>
      </w:r>
      <w:r w:rsidRPr="00F54C8A">
        <w:rPr>
          <w:rFonts w:ascii="Times New Roman" w:eastAsia="Times New Roman" w:hAnsi="Times New Roman" w:cs="David"/>
          <w:sz w:val="24"/>
          <w:szCs w:val="24"/>
          <w:rtl/>
          <w:lang w:eastAsia="he-IL"/>
          <w:rPrChange w:id="155" w:author="Meryl Etman" w:date="2021-05-20T11:05:00Z">
            <w:rPr>
              <w:rFonts w:ascii="Times New Roman" w:eastAsia="Times New Roman" w:hAnsi="Times New Roman" w:cs="David"/>
              <w:sz w:val="24"/>
              <w:szCs w:val="24"/>
              <w:highlight w:val="yellow"/>
              <w:rtl/>
              <w:lang w:eastAsia="he-IL"/>
            </w:rPr>
          </w:rPrChange>
        </w:rPr>
        <w:t xml:space="preserve"> </w:t>
      </w:r>
      <w:r w:rsidRPr="00F54C8A">
        <w:rPr>
          <w:rFonts w:ascii="Times New Roman" w:eastAsia="Times New Roman" w:hAnsi="Times New Roman" w:cs="David" w:hint="eastAsia"/>
          <w:sz w:val="24"/>
          <w:szCs w:val="24"/>
          <w:rtl/>
          <w:lang w:eastAsia="he-IL"/>
          <w:rPrChange w:id="156" w:author="Meryl Etman" w:date="2021-05-20T11:05:00Z">
            <w:rPr>
              <w:rFonts w:ascii="Times New Roman" w:eastAsia="Times New Roman" w:hAnsi="Times New Roman" w:cs="David" w:hint="eastAsia"/>
              <w:sz w:val="24"/>
              <w:szCs w:val="24"/>
              <w:highlight w:val="yellow"/>
              <w:rtl/>
              <w:lang w:eastAsia="he-IL"/>
            </w:rPr>
          </w:rPrChange>
        </w:rPr>
        <w:t>המיותר</w:t>
      </w:r>
    </w:p>
    <w:p w14:paraId="51DD80D0"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39A37B10"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4FB4E3F0"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99940D5"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375912A2"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6F2C8FDD" w14:textId="77777777" w:rsidR="00E0492B" w:rsidRPr="0009511C" w:rsidRDefault="00E0492B" w:rsidP="00E0492B">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B980846"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328229FD" w14:textId="5FDF8889" w:rsidR="00E0492B" w:rsidRPr="0009511C" w:rsidRDefault="00E0492B" w:rsidP="00B4498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w:t>
      </w:r>
      <w:del w:id="157" w:author="Meryl Etman" w:date="2021-06-21T15:15:00Z">
        <w:r w:rsidRPr="0009511C" w:rsidDel="00B4498C">
          <w:rPr>
            <w:rFonts w:ascii="David" w:eastAsia="Calibri" w:hAnsi="David" w:cs="David" w:hint="cs"/>
            <w:sz w:val="24"/>
            <w:szCs w:val="24"/>
            <w:rtl/>
          </w:rPr>
          <w:delText>4</w:delText>
        </w:r>
      </w:del>
      <w:ins w:id="158" w:author="Meryl Etman" w:date="2021-06-21T15:15:00Z">
        <w:r w:rsidR="00B4498C">
          <w:rPr>
            <w:rFonts w:ascii="David" w:eastAsia="Calibri" w:hAnsi="David" w:cs="David" w:hint="cs"/>
            <w:sz w:val="24"/>
            <w:szCs w:val="24"/>
            <w:rtl/>
          </w:rPr>
          <w:t>1</w:t>
        </w:r>
      </w:ins>
      <w:r w:rsidRPr="0009511C">
        <w:rPr>
          <w:rFonts w:ascii="David" w:eastAsia="Calibri" w:hAnsi="David" w:cs="David" w:hint="cs"/>
          <w:sz w:val="24"/>
          <w:szCs w:val="24"/>
          <w:rtl/>
        </w:rPr>
        <w:t>,</w:t>
      </w:r>
      <w:del w:id="159" w:author="Meryl Etman" w:date="2021-06-21T15:15:00Z">
        <w:r w:rsidRPr="0009511C" w:rsidDel="00B4498C">
          <w:rPr>
            <w:rFonts w:ascii="David" w:eastAsia="Calibri" w:hAnsi="David" w:cs="David" w:hint="cs"/>
            <w:sz w:val="24"/>
            <w:szCs w:val="24"/>
            <w:rtl/>
          </w:rPr>
          <w:delText>000</w:delText>
        </w:r>
      </w:del>
      <w:ins w:id="160" w:author="Meryl Etman" w:date="2021-06-21T15:15:00Z">
        <w:r w:rsidR="00B4498C">
          <w:rPr>
            <w:rFonts w:ascii="David" w:eastAsia="Calibri" w:hAnsi="David" w:cs="David" w:hint="cs"/>
            <w:sz w:val="24"/>
            <w:szCs w:val="24"/>
            <w:rtl/>
          </w:rPr>
          <w:t>2</w:t>
        </w:r>
        <w:r w:rsidR="00B4498C" w:rsidRPr="0009511C">
          <w:rPr>
            <w:rFonts w:ascii="David" w:eastAsia="Calibri" w:hAnsi="David" w:cs="David" w:hint="cs"/>
            <w:sz w:val="24"/>
            <w:szCs w:val="24"/>
            <w:rtl/>
          </w:rPr>
          <w:t>00</w:t>
        </w:r>
      </w:ins>
      <w:r w:rsidRPr="0009511C">
        <w:rPr>
          <w:rFonts w:ascii="David" w:eastAsia="Calibri" w:hAnsi="David" w:cs="David" w:hint="cs"/>
          <w:sz w:val="24"/>
          <w:szCs w:val="24"/>
          <w:rtl/>
        </w:rPr>
        <w:t>,000 ₪  (</w:t>
      </w:r>
      <w:del w:id="161" w:author="Meryl Etman" w:date="2021-06-21T15:16:00Z">
        <w:r w:rsidRPr="0009511C" w:rsidDel="00B4498C">
          <w:rPr>
            <w:rFonts w:ascii="David" w:eastAsia="Calibri" w:hAnsi="David" w:cs="David" w:hint="cs"/>
            <w:sz w:val="24"/>
            <w:szCs w:val="24"/>
            <w:rtl/>
          </w:rPr>
          <w:delText xml:space="preserve">ארבעה </w:delText>
        </w:r>
      </w:del>
      <w:r w:rsidRPr="0009511C">
        <w:rPr>
          <w:rFonts w:ascii="David" w:eastAsia="Calibri" w:hAnsi="David" w:cs="David" w:hint="cs"/>
          <w:sz w:val="24"/>
          <w:szCs w:val="24"/>
          <w:rtl/>
        </w:rPr>
        <w:t>מ</w:t>
      </w:r>
      <w:ins w:id="162" w:author="Meryl Etman" w:date="2021-06-21T15:16:00Z">
        <w:r w:rsidR="00B4498C">
          <w:rPr>
            <w:rFonts w:ascii="David" w:eastAsia="Calibri" w:hAnsi="David" w:cs="David" w:hint="cs"/>
            <w:sz w:val="24"/>
            <w:szCs w:val="24"/>
            <w:rtl/>
          </w:rPr>
          <w:t>י</w:t>
        </w:r>
      </w:ins>
      <w:r w:rsidRPr="0009511C">
        <w:rPr>
          <w:rFonts w:ascii="David" w:eastAsia="Calibri" w:hAnsi="David" w:cs="David" w:hint="cs"/>
          <w:sz w:val="24"/>
          <w:szCs w:val="24"/>
          <w:rtl/>
        </w:rPr>
        <w:t>ליון</w:t>
      </w:r>
      <w:ins w:id="163" w:author="Meryl Etman" w:date="2021-06-21T15:16:00Z">
        <w:r w:rsidR="00B4498C">
          <w:rPr>
            <w:rFonts w:ascii="David" w:eastAsia="Calibri" w:hAnsi="David" w:cs="David" w:hint="cs"/>
            <w:sz w:val="24"/>
            <w:szCs w:val="24"/>
            <w:rtl/>
          </w:rPr>
          <w:t xml:space="preserve"> ומאתים אלף</w:t>
        </w:r>
      </w:ins>
      <w:r w:rsidRPr="0009511C">
        <w:rPr>
          <w:rFonts w:ascii="David" w:eastAsia="Calibri" w:hAnsi="David" w:cs="David" w:hint="cs"/>
          <w:sz w:val="24"/>
          <w:szCs w:val="24"/>
          <w:rtl/>
        </w:rPr>
        <w:t xml:space="preserve"> ₪) לאירוע ובסה"כ לתקופת הביטוח.</w:t>
      </w:r>
    </w:p>
    <w:p w14:paraId="4691B077"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E2BB21A"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D5C665D"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CCFCC3C" w14:textId="64418B9C" w:rsidR="00E0492B" w:rsidRPr="0009511C" w:rsidRDefault="00E0492B" w:rsidP="00B4498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w:t>
      </w:r>
      <w:del w:id="164" w:author="Meryl Etman" w:date="2021-06-21T15:16:00Z">
        <w:r w:rsidRPr="0009511C" w:rsidDel="00B4498C">
          <w:rPr>
            <w:rFonts w:ascii="David" w:eastAsia="Calibri" w:hAnsi="David" w:cs="David" w:hint="cs"/>
            <w:sz w:val="24"/>
            <w:szCs w:val="24"/>
            <w:rtl/>
          </w:rPr>
          <w:delText>4</w:delText>
        </w:r>
      </w:del>
      <w:ins w:id="165" w:author="Meryl Etman" w:date="2021-06-21T15:16:00Z">
        <w:r w:rsidR="00B4498C">
          <w:rPr>
            <w:rFonts w:ascii="David" w:eastAsia="Calibri" w:hAnsi="David" w:cs="David" w:hint="cs"/>
            <w:sz w:val="24"/>
            <w:szCs w:val="24"/>
            <w:rtl/>
          </w:rPr>
          <w:t>1</w:t>
        </w:r>
      </w:ins>
      <w:r w:rsidRPr="0009511C">
        <w:rPr>
          <w:rFonts w:ascii="David" w:eastAsia="Calibri" w:hAnsi="David" w:cs="David" w:hint="cs"/>
          <w:sz w:val="24"/>
          <w:szCs w:val="24"/>
          <w:rtl/>
        </w:rPr>
        <w:t>,</w:t>
      </w:r>
      <w:del w:id="166" w:author="Meryl Etman" w:date="2021-06-21T15:16:00Z">
        <w:r w:rsidRPr="0009511C" w:rsidDel="00B4498C">
          <w:rPr>
            <w:rFonts w:ascii="David" w:eastAsia="Calibri" w:hAnsi="David" w:cs="David" w:hint="cs"/>
            <w:sz w:val="24"/>
            <w:szCs w:val="24"/>
            <w:rtl/>
          </w:rPr>
          <w:delText>000</w:delText>
        </w:r>
      </w:del>
      <w:ins w:id="167" w:author="Meryl Etman" w:date="2021-06-21T15:16:00Z">
        <w:r w:rsidR="00B4498C">
          <w:rPr>
            <w:rFonts w:ascii="David" w:eastAsia="Calibri" w:hAnsi="David" w:cs="David" w:hint="cs"/>
            <w:sz w:val="24"/>
            <w:szCs w:val="24"/>
            <w:rtl/>
          </w:rPr>
          <w:t>2</w:t>
        </w:r>
        <w:r w:rsidR="00B4498C" w:rsidRPr="0009511C">
          <w:rPr>
            <w:rFonts w:ascii="David" w:eastAsia="Calibri" w:hAnsi="David" w:cs="David" w:hint="cs"/>
            <w:sz w:val="24"/>
            <w:szCs w:val="24"/>
            <w:rtl/>
          </w:rPr>
          <w:t>00</w:t>
        </w:r>
      </w:ins>
      <w:r w:rsidRPr="0009511C">
        <w:rPr>
          <w:rFonts w:ascii="David" w:eastAsia="Calibri" w:hAnsi="David" w:cs="David" w:hint="cs"/>
          <w:sz w:val="24"/>
          <w:szCs w:val="24"/>
          <w:rtl/>
        </w:rPr>
        <w:t>,000 ₪ (</w:t>
      </w:r>
      <w:del w:id="168" w:author="Meryl Etman" w:date="2021-06-21T15:16:00Z">
        <w:r w:rsidRPr="0009511C" w:rsidDel="00B4498C">
          <w:rPr>
            <w:rFonts w:ascii="David" w:eastAsia="Calibri" w:hAnsi="David" w:cs="David" w:hint="cs"/>
            <w:sz w:val="24"/>
            <w:szCs w:val="24"/>
            <w:rtl/>
          </w:rPr>
          <w:delText xml:space="preserve">ארבעה </w:delText>
        </w:r>
      </w:del>
      <w:r w:rsidRPr="0009511C">
        <w:rPr>
          <w:rFonts w:ascii="David" w:eastAsia="Calibri" w:hAnsi="David" w:cs="David" w:hint="cs"/>
          <w:sz w:val="24"/>
          <w:szCs w:val="24"/>
          <w:rtl/>
        </w:rPr>
        <w:t>מיליון</w:t>
      </w:r>
      <w:ins w:id="169" w:author="Meryl Etman" w:date="2021-06-21T15:16:00Z">
        <w:r w:rsidR="00B4498C">
          <w:rPr>
            <w:rFonts w:ascii="David" w:eastAsia="Calibri" w:hAnsi="David" w:cs="David" w:hint="cs"/>
            <w:sz w:val="24"/>
            <w:szCs w:val="24"/>
            <w:rtl/>
          </w:rPr>
          <w:t xml:space="preserve"> ומאתים אלף</w:t>
        </w:r>
      </w:ins>
      <w:r w:rsidRPr="0009511C">
        <w:rPr>
          <w:rFonts w:ascii="David" w:eastAsia="Calibri" w:hAnsi="David" w:cs="David" w:hint="cs"/>
          <w:sz w:val="24"/>
          <w:szCs w:val="24"/>
          <w:rtl/>
        </w:rPr>
        <w:t xml:space="preserve">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ADAFA73"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w:t>
      </w:r>
      <w:r w:rsidRPr="0009511C">
        <w:rPr>
          <w:rFonts w:ascii="David" w:eastAsia="Calibri" w:hAnsi="David" w:cs="David" w:hint="cs"/>
          <w:sz w:val="24"/>
          <w:szCs w:val="24"/>
          <w:rtl/>
        </w:rPr>
        <w:lastRenderedPageBreak/>
        <w:t xml:space="preserve">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DC71A45"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A4792B9"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6D48BE3"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630764A5"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DACFE56"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60A5EE66"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8B7B1FE"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1A344F8B" w14:textId="77777777" w:rsidR="00E0492B" w:rsidRPr="00400B84" w:rsidRDefault="00E0492B" w:rsidP="00E0492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492B" w:rsidRPr="0009511C" w14:paraId="20561945" w14:textId="77777777" w:rsidTr="00CB7D56">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3DC3B0B"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2D21401"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492B" w:rsidRPr="0009511C" w14:paraId="7D1B7A59" w14:textId="77777777" w:rsidTr="00CB7D56">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2143AAB"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492B" w:rsidRPr="0009511C" w14:paraId="0F4614F0" w14:textId="77777777" w:rsidTr="00CB7D56">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231AC6F"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6B0DACA"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9C667A1"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B8242B6"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492B" w:rsidRPr="0009511C" w14:paraId="750F33FC" w14:textId="77777777" w:rsidTr="00CB7D56">
        <w:trPr>
          <w:trHeight w:val="551"/>
        </w:trPr>
        <w:tc>
          <w:tcPr>
            <w:tcW w:w="4068" w:type="dxa"/>
            <w:tcBorders>
              <w:top w:val="single" w:sz="4" w:space="0" w:color="auto"/>
              <w:left w:val="single" w:sz="4" w:space="0" w:color="auto"/>
              <w:bottom w:val="single" w:sz="4" w:space="0" w:color="auto"/>
              <w:right w:val="single" w:sz="4" w:space="0" w:color="auto"/>
            </w:tcBorders>
            <w:hideMark/>
          </w:tcPr>
          <w:p w14:paraId="0E9E0658"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F661890"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DB185EF" w14:textId="77777777" w:rsidR="00E0492B" w:rsidRPr="004A1DCC" w:rsidRDefault="00E0492B" w:rsidP="00CB7D56">
            <w:pPr>
              <w:spacing w:before="0" w:beforeAutospacing="0" w:after="0" w:afterAutospacing="0" w:line="240" w:lineRule="auto"/>
              <w:rPr>
                <w:ins w:id="170" w:author="Meryl Etman" w:date="2021-07-08T08:31:00Z"/>
                <w:rFonts w:ascii="David" w:eastAsia="Calibri" w:hAnsi="David" w:cs="David"/>
                <w:sz w:val="24"/>
                <w:szCs w:val="24"/>
                <w:rtl/>
                <w:lang w:eastAsia="he-IL"/>
                <w:rPrChange w:id="171" w:author="Meryl Etman" w:date="2021-07-08T08:32:00Z">
                  <w:rPr>
                    <w:ins w:id="172" w:author="Meryl Etman" w:date="2021-07-08T08:31:00Z"/>
                    <w:rFonts w:ascii="David" w:eastAsia="Calibri" w:hAnsi="David" w:cs="David"/>
                    <w:sz w:val="24"/>
                    <w:szCs w:val="24"/>
                    <w:rtl/>
                    <w:lang w:eastAsia="he-IL"/>
                  </w:rPr>
                </w:rPrChange>
              </w:rPr>
            </w:pPr>
            <w:r w:rsidRPr="004A1DCC">
              <w:rPr>
                <w:rFonts w:ascii="David" w:eastAsia="Calibri" w:hAnsi="David" w:cs="David"/>
                <w:sz w:val="24"/>
                <w:szCs w:val="24"/>
                <w:rtl/>
                <w:lang w:eastAsia="he-IL"/>
                <w:rPrChange w:id="173" w:author="Meryl Etman" w:date="2021-07-08T08:32:00Z">
                  <w:rPr>
                    <w:rFonts w:ascii="David" w:eastAsia="Calibri" w:hAnsi="David" w:cs="David" w:hint="cs"/>
                    <w:sz w:val="24"/>
                    <w:szCs w:val="24"/>
                    <w:rtl/>
                    <w:lang w:eastAsia="he-IL"/>
                  </w:rPr>
                </w:rPrChange>
              </w:rPr>
              <w:t>שם</w:t>
            </w:r>
          </w:p>
          <w:p w14:paraId="7E39F733" w14:textId="77777777" w:rsidR="004A1DCC" w:rsidRPr="004A1DCC" w:rsidRDefault="004A1DCC" w:rsidP="00CB7D56">
            <w:pPr>
              <w:spacing w:before="0" w:beforeAutospacing="0" w:after="0" w:afterAutospacing="0" w:line="240" w:lineRule="auto"/>
              <w:rPr>
                <w:ins w:id="174" w:author="Meryl Etman" w:date="2021-07-08T08:31:00Z"/>
                <w:rFonts w:ascii="David" w:eastAsia="Calibri" w:hAnsi="David" w:cs="David"/>
                <w:sz w:val="24"/>
                <w:szCs w:val="24"/>
                <w:rtl/>
                <w:lang w:eastAsia="he-IL"/>
                <w:rPrChange w:id="175" w:author="Meryl Etman" w:date="2021-07-08T08:32:00Z">
                  <w:rPr>
                    <w:ins w:id="176" w:author="Meryl Etman" w:date="2021-07-08T08:31:00Z"/>
                    <w:rFonts w:ascii="David" w:eastAsia="Calibri" w:hAnsi="David" w:cs="David"/>
                    <w:sz w:val="24"/>
                    <w:szCs w:val="24"/>
                    <w:rtl/>
                    <w:lang w:eastAsia="he-IL"/>
                  </w:rPr>
                </w:rPrChange>
              </w:rPr>
            </w:pPr>
          </w:p>
          <w:p w14:paraId="6AC927CC" w14:textId="302BBB2C" w:rsidR="004A1DCC" w:rsidRPr="004A1DCC" w:rsidRDefault="004A1DCC" w:rsidP="004A1DCC">
            <w:pPr>
              <w:spacing w:before="0" w:beforeAutospacing="0" w:after="0" w:afterAutospacing="0" w:line="240" w:lineRule="auto"/>
              <w:rPr>
                <w:rFonts w:ascii="David" w:eastAsia="Calibri" w:hAnsi="David" w:cs="David"/>
                <w:sz w:val="24"/>
                <w:szCs w:val="24"/>
                <w:rtl/>
                <w:lang w:eastAsia="he-IL"/>
                <w:rPrChange w:id="177" w:author="Meryl Etman" w:date="2021-07-08T08:32:00Z">
                  <w:rPr>
                    <w:rFonts w:ascii="David" w:eastAsia="Calibri" w:hAnsi="David" w:cs="David"/>
                    <w:sz w:val="24"/>
                    <w:szCs w:val="24"/>
                    <w:rtl/>
                    <w:lang w:eastAsia="he-IL"/>
                  </w:rPr>
                </w:rPrChange>
              </w:rPr>
              <w:pPrChange w:id="178" w:author="Meryl Etman" w:date="2021-07-08T08:31:00Z">
                <w:pPr>
                  <w:framePr w:hSpace="180" w:wrap="around" w:vAnchor="text" w:hAnchor="margin" w:xAlign="center" w:y="102"/>
                  <w:spacing w:before="0" w:beforeAutospacing="0" w:after="0" w:afterAutospacing="0" w:line="240" w:lineRule="auto"/>
                </w:pPr>
              </w:pPrChange>
            </w:pPr>
            <w:ins w:id="179" w:author="Meryl Etman" w:date="2021-07-08T08:31:00Z">
              <w:r w:rsidRPr="004A1DCC">
                <w:rPr>
                  <w:rFonts w:ascii="David" w:eastAsia="Times New Roman" w:hAnsi="David" w:cs="David"/>
                  <w:sz w:val="24"/>
                  <w:szCs w:val="24"/>
                  <w:rtl/>
                  <w:rPrChange w:id="180" w:author="Meryl Etman" w:date="2021-07-08T08:32:00Z">
                    <w:rPr>
                      <w:rFonts w:ascii="Times New Roman" w:eastAsia="Times New Roman" w:hAnsi="Times New Roman" w:cs="David"/>
                      <w:color w:val="800080"/>
                      <w:sz w:val="24"/>
                      <w:szCs w:val="24"/>
                      <w:rtl/>
                    </w:rPr>
                  </w:rPrChange>
                </w:rPr>
                <w:t>אלי כחלון הנדסת בטיחות אש בע"מ</w:t>
              </w:r>
            </w:ins>
          </w:p>
        </w:tc>
        <w:tc>
          <w:tcPr>
            <w:tcW w:w="2176" w:type="dxa"/>
            <w:vMerge w:val="restart"/>
            <w:tcBorders>
              <w:top w:val="single" w:sz="4" w:space="0" w:color="auto"/>
              <w:left w:val="single" w:sz="4" w:space="0" w:color="auto"/>
              <w:bottom w:val="single" w:sz="4" w:space="0" w:color="auto"/>
              <w:right w:val="single" w:sz="4" w:space="0" w:color="auto"/>
            </w:tcBorders>
          </w:tcPr>
          <w:p w14:paraId="4208B4FF"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p>
          <w:p w14:paraId="63146616"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09D56D3"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F18A7A8"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p>
          <w:p w14:paraId="7FE4AB0C"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282F575"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p>
        </w:tc>
      </w:tr>
      <w:tr w:rsidR="00E0492B" w:rsidRPr="0009511C" w14:paraId="760BF7DF" w14:textId="77777777" w:rsidTr="00CB7D56">
        <w:trPr>
          <w:trHeight w:val="571"/>
        </w:trPr>
        <w:tc>
          <w:tcPr>
            <w:tcW w:w="4068" w:type="dxa"/>
            <w:tcBorders>
              <w:top w:val="single" w:sz="4" w:space="0" w:color="auto"/>
              <w:left w:val="single" w:sz="4" w:space="0" w:color="auto"/>
              <w:bottom w:val="single" w:sz="4" w:space="0" w:color="auto"/>
              <w:right w:val="single" w:sz="4" w:space="0" w:color="auto"/>
            </w:tcBorders>
            <w:hideMark/>
          </w:tcPr>
          <w:p w14:paraId="634A4A60"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4143126"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8F45C97" w14:textId="77777777" w:rsidR="00E0492B" w:rsidRPr="004A1DCC" w:rsidRDefault="00E0492B" w:rsidP="00CB7D56">
            <w:pPr>
              <w:spacing w:before="0" w:beforeAutospacing="0" w:after="0" w:afterAutospacing="0" w:line="240" w:lineRule="auto"/>
              <w:rPr>
                <w:ins w:id="181" w:author="Meryl Etman" w:date="2021-07-08T08:31:00Z"/>
                <w:rFonts w:ascii="David" w:eastAsia="Calibri" w:hAnsi="David" w:cs="David"/>
                <w:sz w:val="24"/>
                <w:szCs w:val="24"/>
                <w:rtl/>
                <w:lang w:eastAsia="he-IL"/>
                <w:rPrChange w:id="182" w:author="Meryl Etman" w:date="2021-07-08T08:32:00Z">
                  <w:rPr>
                    <w:ins w:id="183" w:author="Meryl Etman" w:date="2021-07-08T08:31:00Z"/>
                    <w:rFonts w:ascii="David" w:eastAsia="Calibri" w:hAnsi="David" w:cs="David"/>
                    <w:sz w:val="24"/>
                    <w:szCs w:val="24"/>
                    <w:rtl/>
                    <w:lang w:eastAsia="he-IL"/>
                  </w:rPr>
                </w:rPrChange>
              </w:rPr>
            </w:pPr>
            <w:r w:rsidRPr="004A1DCC">
              <w:rPr>
                <w:rFonts w:ascii="David" w:eastAsia="Calibri" w:hAnsi="David" w:cs="David"/>
                <w:sz w:val="24"/>
                <w:szCs w:val="24"/>
                <w:rtl/>
                <w:lang w:eastAsia="he-IL"/>
                <w:rPrChange w:id="184" w:author="Meryl Etman" w:date="2021-07-08T08:32:00Z">
                  <w:rPr>
                    <w:rFonts w:ascii="David" w:eastAsia="Calibri" w:hAnsi="David" w:cs="David" w:hint="cs"/>
                    <w:sz w:val="24"/>
                    <w:szCs w:val="24"/>
                    <w:rtl/>
                    <w:lang w:eastAsia="he-IL"/>
                  </w:rPr>
                </w:rPrChange>
              </w:rPr>
              <w:t>ת.ז./ח.פ.</w:t>
            </w:r>
          </w:p>
          <w:p w14:paraId="05AE4458" w14:textId="4F31E4D4" w:rsidR="004A1DCC" w:rsidRPr="004A1DCC" w:rsidRDefault="004A1DCC" w:rsidP="00CB7D56">
            <w:pPr>
              <w:spacing w:before="0" w:beforeAutospacing="0" w:after="0" w:afterAutospacing="0" w:line="240" w:lineRule="auto"/>
              <w:rPr>
                <w:rFonts w:ascii="David" w:eastAsia="Calibri" w:hAnsi="David" w:cs="David"/>
                <w:sz w:val="24"/>
                <w:szCs w:val="24"/>
                <w:rtl/>
                <w:lang w:eastAsia="he-IL"/>
                <w:rPrChange w:id="185" w:author="Meryl Etman" w:date="2021-07-08T08:32:00Z">
                  <w:rPr>
                    <w:rFonts w:ascii="David" w:eastAsia="Calibri" w:hAnsi="David" w:cs="David"/>
                    <w:sz w:val="24"/>
                    <w:szCs w:val="24"/>
                    <w:rtl/>
                    <w:lang w:eastAsia="he-IL"/>
                  </w:rPr>
                </w:rPrChange>
              </w:rPr>
            </w:pPr>
            <w:ins w:id="186" w:author="Meryl Etman" w:date="2021-07-08T08:31:00Z">
              <w:r w:rsidRPr="004A1DCC">
                <w:rPr>
                  <w:rFonts w:ascii="David" w:hAnsi="David" w:cs="David"/>
                  <w:sz w:val="24"/>
                  <w:szCs w:val="24"/>
                  <w:rtl/>
                  <w:rPrChange w:id="187" w:author="Meryl Etman" w:date="2021-07-08T08:32:00Z">
                    <w:rPr>
                      <w:rFonts w:ascii="Arial" w:hAnsi="Arial" w:cs="Arial"/>
                      <w:color w:val="1F497D"/>
                      <w:rtl/>
                    </w:rPr>
                  </w:rPrChange>
                </w:rPr>
                <w:t>513316976</w:t>
              </w:r>
            </w:ins>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8086AA" w14:textId="77777777" w:rsidR="00E0492B" w:rsidRPr="0009511C" w:rsidRDefault="00E0492B" w:rsidP="00CB7D5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BADF0F" w14:textId="77777777" w:rsidR="00E0492B" w:rsidRPr="0009511C" w:rsidRDefault="00E0492B" w:rsidP="00CB7D56">
            <w:pPr>
              <w:spacing w:before="0" w:beforeAutospacing="0" w:after="0" w:afterAutospacing="0" w:line="256" w:lineRule="auto"/>
              <w:rPr>
                <w:rFonts w:ascii="David" w:eastAsia="Calibri" w:hAnsi="David" w:cs="David"/>
                <w:b/>
                <w:sz w:val="24"/>
                <w:szCs w:val="24"/>
                <w:lang w:eastAsia="he-IL"/>
              </w:rPr>
            </w:pPr>
          </w:p>
        </w:tc>
      </w:tr>
      <w:tr w:rsidR="00E0492B" w:rsidRPr="0009511C" w14:paraId="0B0B2069" w14:textId="77777777" w:rsidTr="00CB7D56">
        <w:trPr>
          <w:trHeight w:val="391"/>
        </w:trPr>
        <w:tc>
          <w:tcPr>
            <w:tcW w:w="4068" w:type="dxa"/>
            <w:tcBorders>
              <w:top w:val="single" w:sz="4" w:space="0" w:color="auto"/>
              <w:left w:val="single" w:sz="4" w:space="0" w:color="auto"/>
              <w:bottom w:val="single" w:sz="4" w:space="0" w:color="auto"/>
              <w:right w:val="single" w:sz="4" w:space="0" w:color="auto"/>
            </w:tcBorders>
            <w:hideMark/>
          </w:tcPr>
          <w:p w14:paraId="44311368"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9C25E1D"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32040E1" w14:textId="77777777" w:rsidR="00E0492B" w:rsidRPr="004A1DCC" w:rsidRDefault="00E0492B" w:rsidP="00CB7D56">
            <w:pPr>
              <w:spacing w:before="0" w:beforeAutospacing="0" w:after="0" w:afterAutospacing="0" w:line="240" w:lineRule="auto"/>
              <w:rPr>
                <w:ins w:id="188" w:author="Meryl Etman" w:date="2021-07-08T08:31:00Z"/>
                <w:rFonts w:ascii="David" w:eastAsia="Calibri" w:hAnsi="David" w:cs="David"/>
                <w:sz w:val="24"/>
                <w:szCs w:val="24"/>
                <w:rtl/>
                <w:lang w:eastAsia="he-IL"/>
                <w:rPrChange w:id="189" w:author="Meryl Etman" w:date="2021-07-08T08:32:00Z">
                  <w:rPr>
                    <w:ins w:id="190" w:author="Meryl Etman" w:date="2021-07-08T08:31:00Z"/>
                    <w:rFonts w:ascii="David" w:eastAsia="Calibri" w:hAnsi="David" w:cs="David"/>
                    <w:sz w:val="24"/>
                    <w:szCs w:val="24"/>
                    <w:rtl/>
                    <w:lang w:eastAsia="he-IL"/>
                  </w:rPr>
                </w:rPrChange>
              </w:rPr>
            </w:pPr>
            <w:r w:rsidRPr="004A1DCC">
              <w:rPr>
                <w:rFonts w:ascii="David" w:eastAsia="Calibri" w:hAnsi="David" w:cs="David"/>
                <w:sz w:val="24"/>
                <w:szCs w:val="24"/>
                <w:rtl/>
                <w:lang w:eastAsia="he-IL"/>
                <w:rPrChange w:id="191" w:author="Meryl Etman" w:date="2021-07-08T08:32:00Z">
                  <w:rPr>
                    <w:rFonts w:ascii="David" w:eastAsia="Calibri" w:hAnsi="David" w:cs="David" w:hint="cs"/>
                    <w:sz w:val="24"/>
                    <w:szCs w:val="24"/>
                    <w:rtl/>
                    <w:lang w:eastAsia="he-IL"/>
                  </w:rPr>
                </w:rPrChange>
              </w:rPr>
              <w:t>מען</w:t>
            </w:r>
          </w:p>
          <w:p w14:paraId="20A15681" w14:textId="4CA1E742" w:rsidR="004A1DCC" w:rsidRPr="004A1DCC" w:rsidRDefault="004A1DCC" w:rsidP="00CB7D56">
            <w:pPr>
              <w:spacing w:before="0" w:beforeAutospacing="0" w:after="0" w:afterAutospacing="0" w:line="240" w:lineRule="auto"/>
              <w:rPr>
                <w:rFonts w:ascii="David" w:eastAsia="Calibri" w:hAnsi="David" w:cs="David"/>
                <w:sz w:val="24"/>
                <w:szCs w:val="24"/>
                <w:lang w:eastAsia="he-IL"/>
                <w:rPrChange w:id="192" w:author="Meryl Etman" w:date="2021-07-08T08:32:00Z">
                  <w:rPr>
                    <w:rFonts w:ascii="David" w:eastAsia="Calibri" w:hAnsi="David" w:cs="David"/>
                    <w:sz w:val="24"/>
                    <w:szCs w:val="24"/>
                    <w:lang w:eastAsia="he-IL"/>
                  </w:rPr>
                </w:rPrChange>
              </w:rPr>
            </w:pPr>
            <w:ins w:id="193" w:author="Meryl Etman" w:date="2021-07-08T08:31:00Z">
              <w:r w:rsidRPr="004A1DCC">
                <w:rPr>
                  <w:rFonts w:ascii="David" w:eastAsia="Times New Roman" w:hAnsi="David" w:cs="David"/>
                  <w:sz w:val="24"/>
                  <w:szCs w:val="24"/>
                  <w:rtl/>
                  <w:rPrChange w:id="194" w:author="Meryl Etman" w:date="2021-07-08T08:32:00Z">
                    <w:rPr>
                      <w:rFonts w:ascii="Times New Roman" w:eastAsia="Times New Roman" w:hAnsi="Times New Roman" w:cs="David"/>
                      <w:color w:val="800080"/>
                      <w:sz w:val="24"/>
                      <w:szCs w:val="24"/>
                      <w:rtl/>
                    </w:rPr>
                  </w:rPrChange>
                </w:rPr>
                <w:t xml:space="preserve"> </w:t>
              </w:r>
              <w:r w:rsidRPr="004A1DCC">
                <w:rPr>
                  <w:rFonts w:ascii="David" w:eastAsia="Times New Roman" w:hAnsi="David" w:cs="David"/>
                  <w:sz w:val="24"/>
                  <w:szCs w:val="24"/>
                  <w:rtl/>
                  <w:rPrChange w:id="195" w:author="Meryl Etman" w:date="2021-07-08T08:32:00Z">
                    <w:rPr>
                      <w:rFonts w:ascii="Times New Roman" w:eastAsia="Times New Roman" w:hAnsi="Times New Roman" w:cs="David"/>
                      <w:color w:val="800080"/>
                      <w:sz w:val="24"/>
                      <w:szCs w:val="24"/>
                      <w:rtl/>
                    </w:rPr>
                  </w:rPrChange>
                </w:rPr>
                <w:t>הנדיב 71, הרצליה 4648583</w:t>
              </w:r>
            </w:ins>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804FC7" w14:textId="77777777" w:rsidR="00E0492B" w:rsidRPr="0009511C" w:rsidRDefault="00E0492B" w:rsidP="00CB7D5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8178FC" w14:textId="77777777" w:rsidR="00E0492B" w:rsidRPr="0009511C" w:rsidRDefault="00E0492B" w:rsidP="00CB7D56">
            <w:pPr>
              <w:spacing w:before="0" w:beforeAutospacing="0" w:after="0" w:afterAutospacing="0" w:line="256" w:lineRule="auto"/>
              <w:rPr>
                <w:rFonts w:ascii="David" w:eastAsia="Calibri" w:hAnsi="David" w:cs="David"/>
                <w:b/>
                <w:sz w:val="24"/>
                <w:szCs w:val="24"/>
                <w:lang w:eastAsia="he-IL"/>
              </w:rPr>
            </w:pPr>
          </w:p>
        </w:tc>
      </w:tr>
    </w:tbl>
    <w:p w14:paraId="44E70CD9" w14:textId="77777777" w:rsidR="00E0492B" w:rsidRPr="0009511C" w:rsidRDefault="00E0492B" w:rsidP="00E0492B">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492B" w:rsidRPr="0009511C" w14:paraId="583BE5C2" w14:textId="77777777" w:rsidTr="00CB7D56">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EE4BD37"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492B" w:rsidRPr="0009511C" w14:paraId="08150145" w14:textId="77777777" w:rsidTr="00CB7D56">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CEA2A35"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E61E7DB"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p w14:paraId="5D0883AA"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AAFF90F"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F2884B"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26388E6"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87CFBA"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838C2D3"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496F197"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DBF1EFF"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492B" w:rsidRPr="0009511C" w14:paraId="495D6C8B" w14:textId="77777777" w:rsidTr="00CB7D56">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8DE655F" w14:textId="77777777" w:rsidR="00E0492B" w:rsidRPr="0009511C" w:rsidRDefault="00E0492B" w:rsidP="00CB7D56">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6E3B4EA" w14:textId="77777777" w:rsidR="00E0492B" w:rsidRPr="0009511C" w:rsidRDefault="00E0492B" w:rsidP="00CB7D56">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8A0792F" w14:textId="77777777" w:rsidR="00E0492B" w:rsidRPr="0009511C" w:rsidRDefault="00E0492B" w:rsidP="00CB7D56">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F55C36F" w14:textId="77777777" w:rsidR="00E0492B" w:rsidRPr="0009511C" w:rsidRDefault="00E0492B" w:rsidP="00CB7D56">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8375E79" w14:textId="77777777" w:rsidR="00E0492B" w:rsidRPr="0009511C" w:rsidRDefault="00E0492B" w:rsidP="00CB7D56">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F305066"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B89506A"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DDED9FB" w14:textId="77777777" w:rsidR="00E0492B" w:rsidRPr="0009511C" w:rsidRDefault="00E0492B" w:rsidP="00CB7D56">
            <w:pPr>
              <w:spacing w:before="0" w:beforeAutospacing="0" w:after="0" w:afterAutospacing="0" w:line="256" w:lineRule="auto"/>
              <w:rPr>
                <w:rFonts w:ascii="David" w:eastAsia="Calibri" w:hAnsi="David" w:cs="David"/>
                <w:sz w:val="24"/>
                <w:szCs w:val="24"/>
                <w:lang w:eastAsia="he-IL"/>
              </w:rPr>
            </w:pPr>
          </w:p>
        </w:tc>
      </w:tr>
      <w:tr w:rsidR="00E0492B" w:rsidRPr="0009511C" w14:paraId="4F32A9EF" w14:textId="77777777" w:rsidTr="00CB7D5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019DBBA"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B0F3023"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0B65FB8"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F82E7BD"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C012BF5"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40017DE"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2A06C86"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F703875" w14:textId="77777777" w:rsidR="00E0492B" w:rsidRPr="0009511C" w:rsidRDefault="00E0492B" w:rsidP="00CB7D5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492B" w:rsidRPr="0009511C" w14:paraId="28FF71BF" w14:textId="77777777" w:rsidTr="00CB7D5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5AE0FF6"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1A73DE9"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7FF02E9"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D1F9ABB"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07FDBF8"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4265903"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E31B078"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34BAB82" w14:textId="77777777" w:rsidR="00E0492B" w:rsidRPr="0009511C" w:rsidRDefault="00E0492B" w:rsidP="00CB7D5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492B" w:rsidRPr="0009511C" w14:paraId="5AA1563D" w14:textId="77777777" w:rsidTr="00CB7D5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ABB65DB"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23F689D" w14:textId="77777777" w:rsidR="00E0492B" w:rsidRPr="0009511C" w:rsidRDefault="00E0492B" w:rsidP="00CB7D56">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59D11A5" w14:textId="77777777" w:rsidR="00E0492B" w:rsidRPr="0009511C" w:rsidRDefault="00E0492B" w:rsidP="00CB7D56">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5BAD324" w14:textId="77777777" w:rsidR="00E0492B" w:rsidRPr="0009511C" w:rsidRDefault="00E0492B" w:rsidP="00CB7D56">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B42CAA4" w14:textId="77777777" w:rsidR="00E0492B" w:rsidRPr="0009511C" w:rsidRDefault="00E0492B" w:rsidP="00CB7D56">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C64E91E" w14:textId="77777777" w:rsidR="00E0492B" w:rsidRPr="0009511C" w:rsidRDefault="00E0492B" w:rsidP="00CB7D56">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650012F" w14:textId="77777777" w:rsidR="00E0492B" w:rsidRPr="0009511C" w:rsidRDefault="00E0492B" w:rsidP="00CB7D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64A4762" w14:textId="77777777" w:rsidR="00E0492B" w:rsidRPr="0009511C" w:rsidRDefault="00E0492B" w:rsidP="00CB7D56">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A76419E" w14:textId="77777777" w:rsidR="00E0492B" w:rsidRPr="0009511C" w:rsidRDefault="00E0492B" w:rsidP="00E0492B">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5996AEBF" w14:textId="77777777" w:rsidTr="00CB7D56">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5C033F9"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492B" w:rsidRPr="0009511C" w14:paraId="0C64CD44" w14:textId="77777777" w:rsidTr="00CB7D56">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4BAC6AF"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2236B32" w14:textId="77777777" w:rsidR="00E0492B" w:rsidRPr="0009511C" w:rsidRDefault="00E0492B" w:rsidP="00E0492B">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2825058C" w14:textId="77777777" w:rsidTr="00CB7D5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3D40732"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E0492B" w:rsidRPr="0009511C" w14:paraId="0DEE3542" w14:textId="77777777" w:rsidTr="00CB7D56">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F52936B" w14:textId="77777777" w:rsidR="00E0492B" w:rsidRPr="0009511C" w:rsidRDefault="00E0492B" w:rsidP="00CB7D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67DE019" w14:textId="77777777" w:rsidR="002C218D" w:rsidRDefault="002C218D" w:rsidP="00E0492B">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2C218D" w:rsidRPr="0009511C" w14:paraId="0A0B54CE" w14:textId="77777777" w:rsidTr="00CB7D5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60ADEA0" w14:textId="77777777" w:rsidR="002C218D" w:rsidRPr="0009511C" w:rsidRDefault="002C218D" w:rsidP="00CB7D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2C218D" w:rsidRPr="0009511C" w14:paraId="5BBE810A" w14:textId="77777777" w:rsidTr="00CB7D56">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FC10A8C" w14:textId="77777777" w:rsidR="002C218D" w:rsidRPr="0009511C" w:rsidRDefault="002C218D" w:rsidP="00CB7D56">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66930EE" w14:textId="77777777" w:rsidR="00E0492B" w:rsidRPr="0009511C" w:rsidRDefault="00E0492B" w:rsidP="00E0492B">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C86DB32"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C940AF8"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675A509"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A49150C"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40B951D7"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20856ED6"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39F9D764"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0C8F464"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78546ABB"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598F6FEF"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6EC60228" w14:textId="127EEBF8"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w:t>
      </w:r>
      <w:ins w:id="196" w:author="Meryl Etman" w:date="2021-06-21T13:33:00Z">
        <w:r w:rsidR="00732774">
          <w:rPr>
            <w:rFonts w:ascii="Times New Roman" w:eastAsia="Times New Roman" w:hAnsi="Times New Roman" w:cs="David" w:hint="cs"/>
            <w:sz w:val="24"/>
            <w:szCs w:val="24"/>
            <w:rtl/>
          </w:rPr>
          <w:t xml:space="preserve">אש </w:t>
        </w:r>
      </w:ins>
      <w:r w:rsidRPr="00876F47">
        <w:rPr>
          <w:rFonts w:ascii="Times New Roman" w:eastAsia="Times New Roman" w:hAnsi="Times New Roman" w:cs="David"/>
          <w:sz w:val="24"/>
          <w:szCs w:val="24"/>
          <w:rtl/>
        </w:rPr>
        <w:t xml:space="preserve">ראשוניות למתכנני הבניינים: אדריכלות, קונסטרוקציה, פתוח-שטח, אינסטלציה, חשמל, מיזוג אויר, יועץ אלומיניום, מעליות וכו'. </w:t>
      </w:r>
    </w:p>
    <w:p w14:paraId="3D4DACA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7E60AF0"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7F3E8BD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1D871A69" w14:textId="7EBE8641"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w:t>
      </w:r>
      <w:ins w:id="197" w:author="Meryl Etman" w:date="2021-06-21T13:33:00Z">
        <w:r w:rsidR="00732774">
          <w:rPr>
            <w:rFonts w:ascii="Times New Roman" w:eastAsia="Times New Roman" w:hAnsi="Times New Roman" w:cs="David" w:hint="cs"/>
            <w:sz w:val="24"/>
            <w:szCs w:val="24"/>
            <w:rtl/>
          </w:rPr>
          <w:t xml:space="preserve"> אש</w:t>
        </w:r>
      </w:ins>
      <w:r w:rsidRPr="00876F47">
        <w:rPr>
          <w:rFonts w:ascii="Times New Roman" w:eastAsia="Times New Roman" w:hAnsi="Times New Roman" w:cs="David"/>
          <w:sz w:val="24"/>
          <w:szCs w:val="24"/>
          <w:rtl/>
        </w:rPr>
        <w:t xml:space="preserve"> המתארת את הפתרונות הנדרשים לגבי כל נושאי הבטיחות והגנה נגד אש במבנה.</w:t>
      </w:r>
    </w:p>
    <w:p w14:paraId="630CF24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02B685BA" w14:textId="051998E7" w:rsidR="00876F47" w:rsidRPr="00876F47" w:rsidRDefault="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Change w:id="198" w:author="Meryl Etman" w:date="2021-07-07T10:43:00Z">
          <w:pPr>
            <w:widowControl w:val="0"/>
            <w:numPr>
              <w:numId w:val="39"/>
            </w:numPr>
            <w:tabs>
              <w:tab w:val="num" w:pos="720"/>
            </w:tabs>
            <w:spacing w:before="0" w:beforeAutospacing="0" w:after="0" w:afterAutospacing="0" w:line="360" w:lineRule="auto"/>
            <w:ind w:left="720" w:right="360" w:hanging="720"/>
            <w:jc w:val="both"/>
          </w:pPr>
        </w:pPrChange>
      </w:pPr>
      <w:r w:rsidRPr="00876F47">
        <w:rPr>
          <w:rFonts w:ascii="Times New Roman" w:eastAsia="Times New Roman" w:hAnsi="Times New Roman" w:cs="David"/>
          <w:sz w:val="24"/>
          <w:szCs w:val="24"/>
          <w:rtl/>
        </w:rPr>
        <w:t xml:space="preserve"> </w:t>
      </w:r>
      <w:del w:id="199" w:author="Meryl Etman" w:date="2021-07-07T10:43:00Z">
        <w:r w:rsidRPr="00876F47" w:rsidDel="00153AC7">
          <w:rPr>
            <w:rFonts w:ascii="Times New Roman" w:eastAsia="Times New Roman" w:hAnsi="Times New Roman" w:cs="David"/>
            <w:sz w:val="24"/>
            <w:szCs w:val="24"/>
            <w:rtl/>
          </w:rPr>
          <w:delText>תכנית, מפרט וכתב כמויות לביצוע עבודות גילוי אש ועשן וכיבוי אש בגז</w:delText>
        </w:r>
      </w:del>
      <w:ins w:id="200" w:author="Meryl Etman" w:date="2021-07-07T10:43:00Z">
        <w:r w:rsidR="00153AC7">
          <w:rPr>
            <w:rFonts w:ascii="Times New Roman" w:eastAsia="Times New Roman" w:hAnsi="Times New Roman" w:cs="David" w:hint="cs"/>
            <w:sz w:val="24"/>
            <w:szCs w:val="24"/>
            <w:rtl/>
          </w:rPr>
          <w:t>מבוטל</w:t>
        </w:r>
      </w:ins>
      <w:r w:rsidRPr="00876F47">
        <w:rPr>
          <w:rFonts w:ascii="Times New Roman" w:eastAsia="Times New Roman" w:hAnsi="Times New Roman" w:cs="David"/>
          <w:sz w:val="24"/>
          <w:szCs w:val="24"/>
          <w:rtl/>
        </w:rPr>
        <w:t>.</w:t>
      </w:r>
    </w:p>
    <w:p w14:paraId="2F34E97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1BEC68BA"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577A556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B2C16BC"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3570DF7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63AE3A1"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5C3B5ED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6CB17521"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6EE760D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D7AB04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CA93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9AB58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32FD9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5378C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0B8F5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88047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220BB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D073A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3F15D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90783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A5FB86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532481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503AFA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76A70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7F3BAE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56CCB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8F898A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404B7B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4082C0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88F3A2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9B6CA0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4704820"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28BE391"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BA619C1"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E36C00D"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72A2B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DA1BC7"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688971"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86DA053" w14:textId="77777777" w:rsidR="005603EE" w:rsidRDefault="004A1DCC"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01" w:author="Meryl Etman" w:date="2021-05-20T10:13:00Z">
            <w:r w:rsidR="005D37BD">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5D37BD">
              <w:rPr>
                <w:rFonts w:ascii="Times New Roman" w:eastAsia="Times New Roman" w:hAnsi="Times New Roman" w:cs="David" w:hint="cs"/>
                <w:color w:val="008000"/>
                <w:sz w:val="24"/>
                <w:szCs w:val="24"/>
                <w:rtl/>
                <w:lang w:eastAsia="he-IL"/>
              </w:rPr>
              <w:br/>
              <w:t>יוני נתניהו 1 ג' אור יהודה</w:t>
            </w:r>
            <w:r w:rsidR="005D37BD">
              <w:rPr>
                <w:rFonts w:ascii="Times New Roman" w:eastAsia="Times New Roman" w:hAnsi="Times New Roman" w:cs="David" w:hint="cs"/>
                <w:color w:val="008000"/>
                <w:sz w:val="24"/>
                <w:szCs w:val="24"/>
                <w:rtl/>
                <w:lang w:eastAsia="he-IL"/>
              </w:rPr>
              <w:br/>
              <w:t>558075404</w:t>
            </w:r>
            <w:r w:rsidR="005D37BD">
              <w:rPr>
                <w:rFonts w:ascii="Times New Roman" w:eastAsia="Times New Roman" w:hAnsi="Times New Roman" w:cs="David" w:hint="cs"/>
                <w:color w:val="008000"/>
                <w:sz w:val="24"/>
                <w:szCs w:val="24"/>
                <w:rtl/>
                <w:lang w:eastAsia="he-IL"/>
              </w:rPr>
              <w:br/>
            </w:r>
          </w:ins>
        </w:sdtContent>
      </w:sdt>
      <w:r w:rsidR="005603EE" w:rsidRPr="00B27B4C">
        <w:rPr>
          <w:rFonts w:ascii="Times New Roman" w:eastAsia="Times New Roman" w:hAnsi="Times New Roman" w:cs="David" w:hint="cs"/>
          <w:color w:val="008000"/>
          <w:sz w:val="24"/>
          <w:szCs w:val="24"/>
          <w:rtl/>
          <w:lang w:eastAsia="he-IL"/>
        </w:rPr>
        <w:br/>
      </w:r>
    </w:p>
    <w:p w14:paraId="40AC55C3"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2E62E9D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B29CD4"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63726D1"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D8E36F"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9A0C6B"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2"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03" w:author="Meryl Etman" w:date="2021-05-20T10:11:00Z">
            <w:r w:rsidR="005D37BD">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04" w:author="Meryl Etman" w:date="2021-05-20T10:12:00Z">
            <w:r w:rsidR="005D37BD">
              <w:rPr>
                <w:rFonts w:ascii="Times New Roman" w:eastAsia="Times New Roman" w:hAnsi="Times New Roman" w:cs="David" w:hint="cs"/>
                <w:color w:val="008000"/>
                <w:sz w:val="24"/>
                <w:szCs w:val="24"/>
                <w:rtl/>
              </w:rPr>
              <w:t>ייעוץ בטיחות והגנה נגד אש</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BDB185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F41E00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3B5FC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D53D56"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9EFE5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90DB66"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A3DB8F1"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ECA3B5"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512C66"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E211023" w14:textId="77777777" w:rsidR="005603EE" w:rsidRPr="00B27B4C" w:rsidRDefault="004A1DCC"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5"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p>
    <w:p w14:paraId="7574C256"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506337"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5FB0620"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A26EEF7"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2AA3E98"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82FFDEC"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42D232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06" w:author="Meryl Etman" w:date="2021-05-20T10:13:00Z">
            <w:r w:rsidR="005D37BD">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5D37BD">
              <w:rPr>
                <w:rFonts w:ascii="Times New Roman" w:eastAsia="Times New Roman" w:hAnsi="Times New Roman" w:cs="David" w:hint="cs"/>
                <w:color w:val="008000"/>
                <w:sz w:val="24"/>
                <w:szCs w:val="24"/>
                <w:rtl/>
                <w:lang w:eastAsia="he-IL"/>
              </w:rPr>
              <w:br/>
              <w:t>יוני נתניהו 1 ג' אור יהודה</w:t>
            </w:r>
            <w:r w:rsidR="005D37BD">
              <w:rPr>
                <w:rFonts w:ascii="Times New Roman" w:eastAsia="Times New Roman" w:hAnsi="Times New Roman" w:cs="David" w:hint="cs"/>
                <w:color w:val="008000"/>
                <w:sz w:val="24"/>
                <w:szCs w:val="24"/>
                <w:rtl/>
                <w:lang w:eastAsia="he-IL"/>
              </w:rPr>
              <w:br/>
              <w:t>558075404</w:t>
            </w:r>
            <w:r w:rsidR="005D37BD">
              <w:rPr>
                <w:rFonts w:ascii="Times New Roman" w:eastAsia="Times New Roman" w:hAnsi="Times New Roman" w:cs="David" w:hint="cs"/>
                <w:color w:val="008000"/>
                <w:sz w:val="24"/>
                <w:szCs w:val="24"/>
                <w:rtl/>
                <w:lang w:eastAsia="he-IL"/>
              </w:rPr>
              <w:br/>
            </w:r>
          </w:ins>
        </w:sdtContent>
      </w:sdt>
    </w:p>
    <w:p w14:paraId="12A94BA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C92FE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83E59C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07D48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07" w:author="Meryl Etman" w:date="2021-05-20T10:11:00Z">
            <w:r w:rsidR="005D37BD">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6703A3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A75683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2B7D2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06C974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0F490C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620FA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9FF8E2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FE2EA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14FF85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F6BBE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9383C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5326BA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5834F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4F4BF05"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51141C"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D7D4239"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9626C8E"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FEB7A7F" w14:textId="63769E5D" w:rsidR="005603EE" w:rsidRPr="009130F0" w:rsidRDefault="005603EE">
      <w:pPr>
        <w:widowControl w:val="0"/>
        <w:spacing w:before="0" w:beforeAutospacing="0" w:after="0" w:afterAutospacing="0" w:line="240" w:lineRule="auto"/>
        <w:ind w:left="4364"/>
        <w:rPr>
          <w:rFonts w:ascii="Times New Roman" w:eastAsia="Times New Roman" w:hAnsi="Times New Roman" w:cs="David"/>
          <w:color w:val="00B0F0"/>
          <w:sz w:val="24"/>
          <w:szCs w:val="24"/>
          <w:rtl/>
          <w:lang w:eastAsia="he-IL"/>
        </w:rPr>
        <w:pPrChange w:id="208" w:author="Meryl Etman" w:date="2021-05-20T11:05:00Z">
          <w:pPr>
            <w:widowControl w:val="0"/>
            <w:spacing w:before="0" w:beforeAutospacing="0" w:after="0" w:afterAutospacing="0" w:line="240" w:lineRule="auto"/>
            <w:ind w:left="4435" w:hanging="71"/>
          </w:pPr>
        </w:pPrChange>
      </w:pPr>
      <w:del w:id="209" w:author="Meryl Etman" w:date="2021-05-20T11:05:00Z">
        <w:r w:rsidRPr="009130F0" w:rsidDel="00F54C8A">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0" w:author="Meryl Etman" w:date="2021-05-20T10:15:00Z">
            <w:r w:rsidR="005D37BD">
              <w:rPr>
                <w:rFonts w:ascii="Times New Roman" w:eastAsia="Times New Roman" w:hAnsi="Times New Roman" w:cs="David"/>
                <w:color w:val="008000"/>
                <w:sz w:val="24"/>
                <w:szCs w:val="24"/>
                <w:rtl/>
                <w:lang w:eastAsia="he-IL"/>
              </w:rPr>
              <w:t>אלי כחלון הנדסת בטיחות אש בע"מ</w:t>
            </w:r>
          </w:ins>
        </w:sdtContent>
      </w:sdt>
    </w:p>
    <w:p w14:paraId="17C73E2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A8BDE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8A2F4B"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452B0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191BDFC" w14:textId="26375365"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____________________ עו"ד/רו"ח מאשר כי ה"ה </w:t>
      </w:r>
      <w:r w:rsidRPr="00B27B4C">
        <w:rPr>
          <w:rFonts w:ascii="Times New Roman" w:eastAsia="Times New Roman" w:hAnsi="Times New Roman" w:cs="David" w:hint="cs"/>
          <w:sz w:val="24"/>
          <w:szCs w:val="24"/>
          <w:rtl/>
          <w:lang w:eastAsia="he-IL"/>
        </w:rPr>
        <w:lastRenderedPageBreak/>
        <w:t>_________________שחתימתם בצירוף חותמת _________________ (להלן:</w:t>
      </w:r>
      <w:ins w:id="211" w:author="Meryl Etman" w:date="2021-05-20T11:06:00Z">
        <w:r w:rsidR="00F54C8A">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F3236B9"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46A50AA"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DA57488"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F74591A"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D8B102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AF7ED4F"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64579F47"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A7691D" w14:textId="77777777" w:rsidR="00CB7D56" w:rsidRDefault="00CB7D56" w:rsidP="00AF234B">
      <w:pPr>
        <w:spacing w:before="0" w:after="0" w:line="240" w:lineRule="auto"/>
      </w:pPr>
      <w:r>
        <w:separator/>
      </w:r>
    </w:p>
  </w:endnote>
  <w:endnote w:type="continuationSeparator" w:id="0">
    <w:p w14:paraId="2CA2C534" w14:textId="77777777" w:rsidR="00CB7D56" w:rsidRDefault="00CB7D56"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CB7D56" w:rsidRPr="002B6EAB" w14:paraId="6A280DA1" w14:textId="77777777" w:rsidTr="002B6EAB">
      <w:tc>
        <w:tcPr>
          <w:tcW w:w="810" w:type="dxa"/>
        </w:tcPr>
        <w:p w14:paraId="41ED9CFA"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53AC0221" w14:textId="77777777" w:rsidR="00CB7D56" w:rsidRPr="002B6EAB" w:rsidRDefault="00CB7D56" w:rsidP="002B6EAB">
              <w:pPr>
                <w:tabs>
                  <w:tab w:val="center" w:pos="4153"/>
                  <w:tab w:val="right" w:pos="8306"/>
                </w:tabs>
                <w:spacing w:before="0" w:after="0" w:line="240" w:lineRule="auto"/>
                <w:rPr>
                  <w:rFonts w:ascii="David" w:hAnsi="David"/>
                  <w:color w:val="00B0F0"/>
                  <w:sz w:val="20"/>
                  <w:szCs w:val="20"/>
                  <w:rtl/>
                </w:rPr>
              </w:pPr>
              <w:ins w:id="212" w:author="Meryl Etman" w:date="2021-05-20T10:11:00Z">
                <w:r>
                  <w:rPr>
                    <w:rFonts w:ascii="David" w:hAnsi="David"/>
                    <w:color w:val="00B0F0"/>
                    <w:sz w:val="20"/>
                    <w:szCs w:val="20"/>
                    <w:rtl/>
                  </w:rPr>
                  <w:t>סביוני נצר סירני - בניין 31</w:t>
                </w:r>
              </w:ins>
            </w:p>
          </w:tc>
        </w:sdtContent>
      </w:sdt>
      <w:tc>
        <w:tcPr>
          <w:tcW w:w="2810" w:type="dxa"/>
        </w:tcPr>
        <w:p w14:paraId="08DA87A1"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4291E495" w14:textId="77777777" w:rsidR="00CB7D56" w:rsidRPr="002B6EAB" w:rsidRDefault="00CB7D56" w:rsidP="002B6EAB">
          <w:pPr>
            <w:tabs>
              <w:tab w:val="center" w:pos="4153"/>
              <w:tab w:val="right" w:pos="8306"/>
            </w:tabs>
            <w:spacing w:before="0" w:after="0" w:line="240" w:lineRule="auto"/>
            <w:rPr>
              <w:rFonts w:ascii="David" w:hAnsi="David"/>
              <w:sz w:val="16"/>
              <w:szCs w:val="16"/>
              <w:rtl/>
            </w:rPr>
          </w:pPr>
        </w:p>
      </w:tc>
      <w:tc>
        <w:tcPr>
          <w:tcW w:w="1044" w:type="dxa"/>
        </w:tcPr>
        <w:p w14:paraId="71FB11B3"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47E2FD9B" w14:textId="5C4118FE" w:rsidR="00CB7D56" w:rsidRPr="002B6EAB" w:rsidRDefault="00CB7D56" w:rsidP="002B6EAB">
              <w:pPr>
                <w:tabs>
                  <w:tab w:val="center" w:pos="4153"/>
                  <w:tab w:val="right" w:pos="8306"/>
                </w:tabs>
                <w:spacing w:before="0" w:after="0" w:line="240" w:lineRule="auto"/>
                <w:rPr>
                  <w:rFonts w:ascii="David" w:hAnsi="David"/>
                  <w:sz w:val="20"/>
                  <w:szCs w:val="20"/>
                  <w:rtl/>
                </w:rPr>
              </w:pPr>
              <w:del w:id="213" w:author="Meryl Etman" w:date="2021-05-20T11:18:00Z">
                <w:r w:rsidDel="0077332F">
                  <w:rPr>
                    <w:rFonts w:ascii="David" w:hAnsi="David" w:hint="cs"/>
                    <w:sz w:val="20"/>
                    <w:szCs w:val="20"/>
                  </w:rPr>
                  <w:delText>CONT-5-582</w:delText>
                </w:r>
              </w:del>
              <w:ins w:id="214" w:author="Meryl Etman" w:date="2021-05-20T11:18:00Z">
                <w:r w:rsidR="0077332F">
                  <w:rPr>
                    <w:rFonts w:ascii="David" w:hAnsi="David" w:hint="cs"/>
                    <w:sz w:val="20"/>
                    <w:szCs w:val="20"/>
                  </w:rPr>
                  <w:t>CO</w:t>
                </w:r>
                <w:r w:rsidR="0077332F">
                  <w:rPr>
                    <w:rFonts w:ascii="David" w:hAnsi="David" w:hint="cs"/>
                    <w:sz w:val="20"/>
                    <w:szCs w:val="20"/>
                    <w:rtl/>
                  </w:rPr>
                  <w:t>NT-10-2051</w:t>
                </w:r>
              </w:ins>
            </w:p>
          </w:tc>
        </w:sdtContent>
      </w:sdt>
    </w:tr>
    <w:tr w:rsidR="00CB7D56" w:rsidRPr="002B6EAB" w14:paraId="0851FF0E" w14:textId="77777777" w:rsidTr="002B6EAB">
      <w:tc>
        <w:tcPr>
          <w:tcW w:w="810" w:type="dxa"/>
        </w:tcPr>
        <w:p w14:paraId="1D9FD007"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16FC5DA9" w14:textId="77777777" w:rsidR="00CB7D56" w:rsidRPr="002B6EAB" w:rsidRDefault="00CB7D56" w:rsidP="002B6EAB">
              <w:pPr>
                <w:tabs>
                  <w:tab w:val="center" w:pos="4153"/>
                  <w:tab w:val="right" w:pos="8306"/>
                </w:tabs>
                <w:spacing w:before="0" w:after="0" w:line="240" w:lineRule="auto"/>
                <w:rPr>
                  <w:rFonts w:ascii="David" w:hAnsi="David"/>
                  <w:color w:val="00B0F0"/>
                  <w:sz w:val="20"/>
                  <w:szCs w:val="20"/>
                  <w:rtl/>
                </w:rPr>
              </w:pPr>
              <w:ins w:id="215" w:author="Meryl Etman" w:date="2021-05-20T10:15:00Z">
                <w:r>
                  <w:rPr>
                    <w:rFonts w:ascii="David" w:hAnsi="David"/>
                    <w:color w:val="00B0F0"/>
                    <w:sz w:val="20"/>
                    <w:szCs w:val="20"/>
                    <w:rtl/>
                  </w:rPr>
                  <w:t>אלי כחלון הנדסת בטיחות אש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B7D56" w:rsidRPr="002B6EAB" w14:paraId="6FFEB899" w14:textId="77777777" w:rsidTr="00CB7D56">
            <w:trPr>
              <w:trHeight w:val="201"/>
            </w:trPr>
            <w:tc>
              <w:tcPr>
                <w:tcW w:w="926" w:type="dxa"/>
              </w:tcPr>
              <w:p w14:paraId="6AA1C9F3"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BCD59E6" w14:textId="77777777" w:rsidR="00CB7D56" w:rsidRPr="002B6EAB" w:rsidRDefault="00CB7D56"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19FCC2F1"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p>
      </w:tc>
      <w:tc>
        <w:tcPr>
          <w:tcW w:w="233" w:type="dxa"/>
        </w:tcPr>
        <w:p w14:paraId="10CF46AF"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p>
      </w:tc>
      <w:tc>
        <w:tcPr>
          <w:tcW w:w="1044" w:type="dxa"/>
        </w:tcPr>
        <w:p w14:paraId="7AD764B6"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343FA2B6" w14:textId="77777777" w:rsidR="00CB7D56" w:rsidRPr="002B6EAB" w:rsidRDefault="004A1DCC"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B7D56" w:rsidRPr="002B6EAB">
                <w:rPr>
                  <w:rFonts w:ascii="David" w:hAnsi="David"/>
                  <w:color w:val="00B0F0"/>
                  <w:sz w:val="20"/>
                  <w:szCs w:val="20"/>
                  <w:rtl/>
                </w:rPr>
                <w:t>[סטטוס חוזה]</w:t>
              </w:r>
            </w:sdtContent>
          </w:sdt>
        </w:p>
      </w:tc>
    </w:tr>
    <w:tr w:rsidR="00CB7D56" w:rsidRPr="002B6EAB" w14:paraId="6ABCA22A" w14:textId="77777777" w:rsidTr="002B6EAB">
      <w:trPr>
        <w:trHeight w:val="80"/>
      </w:trPr>
      <w:tc>
        <w:tcPr>
          <w:tcW w:w="810" w:type="dxa"/>
        </w:tcPr>
        <w:p w14:paraId="4CB274E2"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p>
      </w:tc>
      <w:tc>
        <w:tcPr>
          <w:tcW w:w="1646" w:type="dxa"/>
        </w:tcPr>
        <w:p w14:paraId="753ACFCD" w14:textId="77777777" w:rsidR="00CB7D56" w:rsidRPr="002B6EAB" w:rsidRDefault="00CB7D56"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6C42D32C"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p>
      </w:tc>
      <w:tc>
        <w:tcPr>
          <w:tcW w:w="233" w:type="dxa"/>
        </w:tcPr>
        <w:p w14:paraId="5AAC27CF"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p>
      </w:tc>
      <w:tc>
        <w:tcPr>
          <w:tcW w:w="1044" w:type="dxa"/>
        </w:tcPr>
        <w:p w14:paraId="19800E89"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p>
      </w:tc>
      <w:tc>
        <w:tcPr>
          <w:tcW w:w="1763" w:type="dxa"/>
        </w:tcPr>
        <w:p w14:paraId="60BA6B8B" w14:textId="77777777" w:rsidR="00CB7D56" w:rsidRPr="002B6EAB" w:rsidRDefault="00CB7D56" w:rsidP="002B6EAB">
          <w:pPr>
            <w:tabs>
              <w:tab w:val="center" w:pos="4153"/>
              <w:tab w:val="right" w:pos="8306"/>
            </w:tabs>
            <w:spacing w:before="0" w:after="0" w:line="240" w:lineRule="auto"/>
            <w:rPr>
              <w:rFonts w:ascii="David" w:hAnsi="David"/>
              <w:sz w:val="20"/>
              <w:szCs w:val="20"/>
              <w:rtl/>
            </w:rPr>
          </w:pPr>
        </w:p>
      </w:tc>
    </w:tr>
  </w:tbl>
  <w:p w14:paraId="61A609F6" w14:textId="77777777" w:rsidR="00CB7D56" w:rsidRDefault="00CB7D56"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p w14:paraId="39D90101" w14:textId="77777777" w:rsidR="00CB7D56" w:rsidRPr="002B6EAB" w:rsidRDefault="00CB7D56"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7CFD0" w14:textId="77777777" w:rsidR="00CB7D56" w:rsidRDefault="00CB7D56" w:rsidP="00AF234B">
      <w:pPr>
        <w:spacing w:before="0" w:after="0" w:line="240" w:lineRule="auto"/>
      </w:pPr>
      <w:r>
        <w:separator/>
      </w:r>
    </w:p>
  </w:footnote>
  <w:footnote w:type="continuationSeparator" w:id="0">
    <w:p w14:paraId="1847305F" w14:textId="77777777" w:rsidR="00CB7D56" w:rsidRDefault="00CB7D56"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82143625"/>
      <w:docPartObj>
        <w:docPartGallery w:val="Page Numbers (Top of Page)"/>
        <w:docPartUnique/>
      </w:docPartObj>
    </w:sdtPr>
    <w:sdtEndPr/>
    <w:sdtContent>
      <w:p w14:paraId="30C300B3" w14:textId="777BB57B" w:rsidR="00CB7D56" w:rsidRDefault="00CB7D56">
        <w:pPr>
          <w:pStyle w:val="a3"/>
          <w:jc w:val="center"/>
        </w:pPr>
        <w:r>
          <w:fldChar w:fldCharType="begin"/>
        </w:r>
        <w:r>
          <w:instrText xml:space="preserve"> PAGE   \* MERGEFORMAT </w:instrText>
        </w:r>
        <w:r>
          <w:fldChar w:fldCharType="separate"/>
        </w:r>
        <w:r w:rsidR="004A1DCC">
          <w:rPr>
            <w:noProof/>
            <w:rtl/>
          </w:rPr>
          <w:t>19</w:t>
        </w:r>
        <w:r>
          <w:rPr>
            <w:noProof/>
          </w:rPr>
          <w:fldChar w:fldCharType="end"/>
        </w:r>
      </w:p>
    </w:sdtContent>
  </w:sdt>
  <w:p w14:paraId="43FE9198" w14:textId="77777777" w:rsidR="00CB7D56" w:rsidRDefault="00CB7D56">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6F65"/>
    <w:rsid w:val="00134C85"/>
    <w:rsid w:val="00153AC7"/>
    <w:rsid w:val="001A0C3C"/>
    <w:rsid w:val="001A69D5"/>
    <w:rsid w:val="00214ACF"/>
    <w:rsid w:val="002B6EAB"/>
    <w:rsid w:val="002C218D"/>
    <w:rsid w:val="00322820"/>
    <w:rsid w:val="003C73A5"/>
    <w:rsid w:val="003E568C"/>
    <w:rsid w:val="004A1DCC"/>
    <w:rsid w:val="00552E11"/>
    <w:rsid w:val="005603EE"/>
    <w:rsid w:val="005D37BD"/>
    <w:rsid w:val="005D664B"/>
    <w:rsid w:val="006323AD"/>
    <w:rsid w:val="00673D05"/>
    <w:rsid w:val="006F5407"/>
    <w:rsid w:val="0072103C"/>
    <w:rsid w:val="00732774"/>
    <w:rsid w:val="007505B2"/>
    <w:rsid w:val="0077332F"/>
    <w:rsid w:val="00876F47"/>
    <w:rsid w:val="008C64C6"/>
    <w:rsid w:val="00942177"/>
    <w:rsid w:val="00AF234B"/>
    <w:rsid w:val="00B4498C"/>
    <w:rsid w:val="00BE17B4"/>
    <w:rsid w:val="00CB7D56"/>
    <w:rsid w:val="00D936EF"/>
    <w:rsid w:val="00E0492B"/>
    <w:rsid w:val="00E64123"/>
    <w:rsid w:val="00E679C7"/>
    <w:rsid w:val="00EC37B6"/>
    <w:rsid w:val="00F54C8A"/>
    <w:rsid w:val="00F845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949609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a6"/>
    <w:link w:val="AutoFields"/>
    <w:rsid w:val="00876F47"/>
    <w:rPr>
      <w:rFonts w:ascii="David" w:hAnsi="David" w:cs="David"/>
      <w:color w:val="0070C0"/>
      <w:sz w:val="20"/>
      <w:szCs w:val="24"/>
    </w:rPr>
  </w:style>
  <w:style w:type="character" w:customStyle="1" w:styleId="10">
    <w:name w:val="כותרת 1 תו"/>
    <w:basedOn w:val="a0"/>
    <w:link w:val="1"/>
    <w:rsid w:val="00876F47"/>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876F47"/>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876F47"/>
    <w:rPr>
      <w:rFonts w:ascii="Times New Roman" w:eastAsia="Times New Roman" w:hAnsi="Times New Roman" w:cs="David"/>
      <w:sz w:val="24"/>
      <w:szCs w:val="24"/>
      <w:u w:val="single"/>
      <w:lang w:eastAsia="he-IL"/>
    </w:rPr>
  </w:style>
  <w:style w:type="character" w:customStyle="1" w:styleId="40">
    <w:name w:val="כותרת 4 תו"/>
    <w:basedOn w:val="a0"/>
    <w:link w:val="4"/>
    <w:rsid w:val="00876F47"/>
    <w:rPr>
      <w:rFonts w:ascii="Calibri" w:eastAsia="Times New Roman" w:hAnsi="Calibri" w:cs="Arial"/>
      <w:b/>
      <w:bCs/>
      <w:sz w:val="28"/>
      <w:szCs w:val="28"/>
      <w:lang w:eastAsia="he-IL"/>
    </w:rPr>
  </w:style>
  <w:style w:type="character" w:customStyle="1" w:styleId="50">
    <w:name w:val="כותרת 5 תו"/>
    <w:basedOn w:val="a0"/>
    <w:link w:val="5"/>
    <w:rsid w:val="00876F47"/>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876F47"/>
    <w:rPr>
      <w:rFonts w:ascii="Calibri" w:eastAsia="Times New Roman" w:hAnsi="Calibri" w:cs="Arial"/>
      <w:i/>
      <w:iCs/>
      <w:sz w:val="24"/>
      <w:szCs w:val="24"/>
      <w:lang w:eastAsia="he-IL"/>
    </w:rPr>
  </w:style>
  <w:style w:type="numbering" w:customStyle="1" w:styleId="NoList1">
    <w:name w:val="No List1"/>
    <w:next w:val="a2"/>
    <w:semiHidden/>
    <w:rsid w:val="00876F47"/>
  </w:style>
  <w:style w:type="paragraph" w:customStyle="1" w:styleId="Heading11">
    <w:name w:val="Heading 11"/>
    <w:basedOn w:val="a"/>
    <w:next w:val="a"/>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876F47"/>
    <w:rPr>
      <w:rFonts w:ascii="Times New Roman" w:eastAsia="Times New Roman" w:hAnsi="Times New Roman" w:cs="David"/>
      <w:sz w:val="20"/>
      <w:szCs w:val="24"/>
      <w:lang w:eastAsia="he-IL"/>
    </w:rPr>
  </w:style>
  <w:style w:type="paragraph" w:styleId="ab">
    <w:name w:val="Title"/>
    <w:basedOn w:val="a"/>
    <w:link w:val="ac"/>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ad">
    <w:name w:val="Block Text"/>
    <w:basedOn w:val="a"/>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876F47"/>
    <w:rPr>
      <w:rFonts w:ascii="Times New Roman" w:eastAsia="Times New Roman" w:hAnsi="Times New Roman" w:cs="David"/>
      <w:sz w:val="24"/>
      <w:szCs w:val="24"/>
      <w:lang w:eastAsia="he-IL"/>
    </w:rPr>
  </w:style>
  <w:style w:type="paragraph" w:styleId="21">
    <w:name w:val="Body Text Indent 2"/>
    <w:basedOn w:val="a"/>
    <w:link w:val="22"/>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876F47"/>
    <w:rPr>
      <w:rFonts w:ascii="Times New Roman" w:eastAsia="Times New Roman" w:hAnsi="Times New Roman" w:cs="David"/>
      <w:sz w:val="20"/>
      <w:szCs w:val="24"/>
      <w:lang w:eastAsia="he-IL"/>
    </w:rPr>
  </w:style>
  <w:style w:type="paragraph" w:styleId="ae">
    <w:name w:val="Balloon Text"/>
    <w:basedOn w:val="a"/>
    <w:link w:val="af"/>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876F47"/>
    <w:rPr>
      <w:rFonts w:ascii="Tahoma" w:eastAsia="Times New Roman" w:hAnsi="Tahoma" w:cs="Tahoma"/>
      <w:sz w:val="16"/>
      <w:szCs w:val="16"/>
      <w:lang w:eastAsia="he-IL"/>
    </w:rPr>
  </w:style>
  <w:style w:type="paragraph" w:customStyle="1" w:styleId="af0">
    <w:name w:val="סגנון"/>
    <w:basedOn w:val="a"/>
    <w:next w:val="ad"/>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876F47"/>
    <w:rPr>
      <w:rFonts w:cs="Times New Roman"/>
    </w:rPr>
  </w:style>
  <w:style w:type="paragraph" w:styleId="af2">
    <w:name w:val="Document Map"/>
    <w:basedOn w:val="a"/>
    <w:link w:val="af3"/>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876F47"/>
    <w:rPr>
      <w:rFonts w:ascii="Tahoma" w:eastAsia="Times New Roman" w:hAnsi="Tahoma" w:cs="Tahoma"/>
      <w:sz w:val="20"/>
      <w:szCs w:val="20"/>
      <w:shd w:val="clear" w:color="auto" w:fill="000080"/>
      <w:lang w:eastAsia="he-IL"/>
    </w:rPr>
  </w:style>
  <w:style w:type="paragraph" w:customStyle="1" w:styleId="af4">
    <w:name w:val="רשימה מימין"/>
    <w:basedOn w:val="a"/>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876F47"/>
    <w:pPr>
      <w:tabs>
        <w:tab w:val="left" w:pos="2880"/>
        <w:tab w:val="left" w:pos="5220"/>
        <w:tab w:val="left" w:pos="7740"/>
      </w:tabs>
      <w:ind w:left="360"/>
    </w:pPr>
    <w:rPr>
      <w:sz w:val="22"/>
      <w:szCs w:val="22"/>
    </w:rPr>
  </w:style>
  <w:style w:type="paragraph" w:customStyle="1" w:styleId="12">
    <w:name w:val="חתימה קו 1 נקודות"/>
    <w:basedOn w:val="1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a3"/>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a3"/>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a3"/>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a3"/>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a3"/>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a3"/>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a3"/>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a3"/>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a3"/>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a3"/>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a3"/>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a3"/>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a3"/>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a3"/>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a3"/>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a3"/>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a3"/>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a3"/>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a3"/>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a3"/>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a3"/>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a3"/>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a3"/>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a3"/>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a3"/>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a3"/>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a3"/>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a3"/>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a3"/>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a3"/>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a3"/>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a3"/>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a3"/>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a3"/>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a3"/>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a3"/>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a3"/>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a3"/>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a3"/>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a3"/>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a3"/>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a3"/>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763837"/>
    <w:rsid w:val="0096691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3CE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BFEF42BBD6D048D6AC7931B0F886D19C">
    <w:name w:val="BFEF42BBD6D048D6AC7931B0F886D19C"/>
    <w:rsid w:val="005613F2"/>
    <w:pPr>
      <w:bidi/>
    </w:pPr>
  </w:style>
  <w:style w:type="paragraph" w:customStyle="1" w:styleId="3A7912B29EE0418FB7EA7B196DF9D4BB">
    <w:name w:val="3A7912B29EE0418FB7EA7B196DF9D4BB"/>
    <w:rsid w:val="005613F2"/>
    <w:pPr>
      <w:bidi/>
    </w:pPr>
  </w:style>
  <w:style w:type="paragraph" w:customStyle="1" w:styleId="714E454D6E264D24937303661B75A7C0">
    <w:name w:val="714E454D6E264D24937303661B75A7C0"/>
    <w:rsid w:val="005613F2"/>
    <w:pPr>
      <w:bidi/>
    </w:pPr>
  </w:style>
  <w:style w:type="paragraph" w:customStyle="1" w:styleId="84AC88E6F6B94E5692CE3215D330A57D">
    <w:name w:val="84AC88E6F6B94E5692CE3215D330A57D"/>
    <w:rsid w:val="005613F2"/>
    <w:pPr>
      <w:bidi/>
    </w:pPr>
  </w:style>
  <w:style w:type="paragraph" w:customStyle="1" w:styleId="528BCB1A16344E8698F6DA9103CB2D27">
    <w:name w:val="528BCB1A16344E8698F6DA9103CB2D27"/>
    <w:rsid w:val="005613F2"/>
    <w:pPr>
      <w:bidi/>
    </w:pPr>
  </w:style>
  <w:style w:type="paragraph" w:customStyle="1" w:styleId="22A68CE674D24DE188085F16D86E5065">
    <w:name w:val="22A68CE674D24DE188085F16D86E5065"/>
    <w:rsid w:val="005613F2"/>
    <w:pPr>
      <w:bidi/>
    </w:pPr>
  </w:style>
  <w:style w:type="paragraph" w:customStyle="1" w:styleId="5318304238FF458A8F64358505274F30">
    <w:name w:val="5318304238FF458A8F64358505274F30"/>
    <w:rsid w:val="005613F2"/>
    <w:pPr>
      <w:bidi/>
    </w:pPr>
  </w:style>
  <w:style w:type="paragraph" w:customStyle="1" w:styleId="03E9D0CEBC564CDFA859C9901ED24101">
    <w:name w:val="03E9D0CEBC564CDFA859C9901ED24101"/>
    <w:rsid w:val="005613F2"/>
    <w:pPr>
      <w:bidi/>
    </w:pPr>
  </w:style>
  <w:style w:type="paragraph" w:customStyle="1" w:styleId="1C72A8B1A1724D83A29E5733ED7D117E">
    <w:name w:val="1C72A8B1A1724D83A29E5733ED7D117E"/>
    <w:rsid w:val="005613F2"/>
    <w:pPr>
      <w:bidi/>
    </w:pPr>
  </w:style>
  <w:style w:type="paragraph" w:customStyle="1" w:styleId="DB4886BF08A441119138E050F2BB1EFB">
    <w:name w:val="DB4886BF08A441119138E050F2BB1EFB"/>
    <w:rsid w:val="005613F2"/>
    <w:pPr>
      <w:bidi/>
    </w:p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D65A6D606144AFE875A0BB08A5BC7B6">
    <w:name w:val="DD65A6D606144AFE875A0BB08A5BC7B6"/>
    <w:rsid w:val="006D10FA"/>
    <w:pPr>
      <w:bidi/>
    </w:pPr>
  </w:style>
  <w:style w:type="paragraph" w:customStyle="1" w:styleId="7531CF4AAE3945B8A40B82172E9EF298">
    <w:name w:val="7531CF4AAE3945B8A40B82172E9EF298"/>
    <w:rsid w:val="006D10FA"/>
    <w:pPr>
      <w:bidi/>
    </w:pPr>
  </w:style>
  <w:style w:type="paragraph" w:customStyle="1" w:styleId="74BF95874AF3439E9EB4194FE1A60755">
    <w:name w:val="74BF95874AF3439E9EB4194FE1A60755"/>
    <w:rsid w:val="006D10FA"/>
    <w:pPr>
      <w:bidi/>
    </w:pPr>
  </w:style>
  <w:style w:type="paragraph" w:customStyle="1" w:styleId="50F7604B73F54A2A895919D20B9D44CA">
    <w:name w:val="50F7604B73F54A2A895919D20B9D44CA"/>
    <w:rsid w:val="006D10FA"/>
    <w:pPr>
      <w:bidi/>
    </w:pPr>
  </w:style>
  <w:style w:type="paragraph" w:customStyle="1" w:styleId="C45C8AA61AA742EFA24815F5B17153C8">
    <w:name w:val="C45C8AA61AA742EFA24815F5B17153C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26913CEE95794525BD6334A60927CF44">
    <w:name w:val="26913CEE95794525BD6334A60927CF44"/>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B310CE63EB37432199CE9EDEECB11C33">
    <w:name w:val="B310CE63EB37432199CE9EDEECB11C33"/>
    <w:rsid w:val="006D10FA"/>
    <w:pPr>
      <w:bidi/>
    </w:pPr>
  </w:style>
  <w:style w:type="paragraph" w:customStyle="1" w:styleId="2B53D8BF7B434BD285315A13E48354ED">
    <w:name w:val="2B53D8BF7B434BD285315A13E48354ED"/>
    <w:rsid w:val="00966919"/>
    <w:pPr>
      <w:bidi/>
    </w:pPr>
  </w:style>
  <w:style w:type="paragraph" w:customStyle="1" w:styleId="7441723985154335BD00E8FAB1D7C720">
    <w:name w:val="7441723985154335BD00E8FAB1D7C720"/>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 w:type="paragraph" w:customStyle="1" w:styleId="C14BD1070276480882FE5CF0C81585E2">
    <w:name w:val="C14BD1070276480882FE5CF0C81585E2"/>
    <w:rsid w:val="00CF3CEC"/>
    <w:pPr>
      <w:bidi/>
    </w:pPr>
  </w:style>
  <w:style w:type="paragraph" w:customStyle="1" w:styleId="A3746571757047EC854BE1AF350D39BC">
    <w:name w:val="A3746571757047EC854BE1AF350D39BC"/>
    <w:rsid w:val="00CF3CEC"/>
    <w:pPr>
      <w:bidi/>
    </w:pPr>
  </w:style>
  <w:style w:type="paragraph" w:customStyle="1" w:styleId="2723C22A0F694CD3AB7281ACE5E5C2E9">
    <w:name w:val="2723C22A0F694CD3AB7281ACE5E5C2E9"/>
    <w:rsid w:val="00CF3CE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99E7B914-7428-4474-A244-8CB91CC906A1}"/>
</file>

<file path=customXml/itemProps2.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purl.org/dc/dcmitype/"/>
    <ds:schemaRef ds:uri="e82e0497-401b-493b-ab66-61f85c09ed30"/>
    <ds:schemaRef ds:uri="http://schemas.microsoft.com/office/2006/documentManagement/types"/>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6305EBF8-3306-4648-A802-7443A3326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833A8AF-5184-4E07-8672-35F50687EC98}">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33</Pages>
  <Words>9226</Words>
  <Characters>46132</Characters>
  <Application>Microsoft Office Word</Application>
  <DocSecurity>0</DocSecurity>
  <Lines>384</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9</cp:revision>
  <cp:lastPrinted>2021-06-21T10:34:00Z</cp:lastPrinted>
  <dcterms:created xsi:type="dcterms:W3CDTF">2021-05-20T07:11:00Z</dcterms:created>
  <dcterms:modified xsi:type="dcterms:W3CDTF">2021-07-08T05:33:00Z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d2116457-b840-4e09-9bbc-b88e8d63ec0e</vt:lpwstr>
  </property>
</Properties>
</file>