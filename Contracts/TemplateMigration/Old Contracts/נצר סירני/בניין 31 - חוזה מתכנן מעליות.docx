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EA03FA" w14:textId="77777777" w:rsidR="001835AB" w:rsidRPr="001835AB" w:rsidRDefault="001835AB" w:rsidP="001835AB">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bookmarkStart w:id="0" w:name="_GoBack"/>
      <w:bookmarkEnd w:id="0"/>
    </w:p>
    <w:p w14:paraId="07A74E3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386F3C0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1835AB">
        <w:rPr>
          <w:rFonts w:ascii="Times New Roman" w:eastAsia="Times New Roman" w:hAnsi="Times New Roman"/>
          <w:bCs/>
          <w:i/>
          <w:iCs/>
          <w:noProof/>
          <w:sz w:val="32"/>
          <w:szCs w:val="32"/>
        </w:rPr>
        <w:drawing>
          <wp:inline distT="0" distB="0" distL="0" distR="0" wp14:anchorId="7478C063" wp14:editId="57799C76">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E5F12B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405EC4F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EB6E537"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9842C46"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EA3433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835AB">
        <w:rPr>
          <w:rFonts w:ascii="Times New Roman" w:eastAsia="Times New Roman" w:hAnsi="Times New Roman" w:hint="cs"/>
          <w:bCs/>
          <w:sz w:val="32"/>
          <w:szCs w:val="32"/>
          <w:u w:val="single"/>
          <w:rtl/>
          <w:lang w:eastAsia="he-IL"/>
        </w:rPr>
        <w:t>חוזה מתכנן מעליות</w:t>
      </w:r>
    </w:p>
    <w:p w14:paraId="58572B6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3295A73"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47FB88F"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2D80411"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114B71F79DE2463CA4A1183607D39F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420C9E8" w14:textId="3F774E64" w:rsidR="00E64AE3" w:rsidRPr="00B27B4C" w:rsidRDefault="009A5484"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1" w:author="Meryl Etman" w:date="2021-05-26T17:25:00Z">
            <w:r>
              <w:rPr>
                <w:rFonts w:ascii="Times New Roman" w:eastAsia="Times New Roman" w:hAnsi="Times New Roman"/>
                <w:bCs/>
                <w:sz w:val="32"/>
                <w:szCs w:val="32"/>
                <w:u w:val="single"/>
                <w:rtl/>
                <w:lang w:eastAsia="he-IL"/>
              </w:rPr>
              <w:t>סביוני נצר סירני - בניין 31</w:t>
            </w:r>
          </w:ins>
        </w:p>
      </w:sdtContent>
    </w:sdt>
    <w:p w14:paraId="18EE98EF"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customXmlDelRangeStart w:id="2" w:author="Meryl Etman" w:date="2021-05-26T17:43:00Z"/>
    <w:sdt>
      <w:sdtPr>
        <w:rPr>
          <w:rFonts w:ascii="Times New Roman" w:eastAsia="Times New Roman" w:hAnsi="Times New Roman"/>
          <w:bCs/>
          <w:sz w:val="32"/>
          <w:szCs w:val="32"/>
          <w:u w:val="single"/>
          <w:rtl/>
          <w:lang w:eastAsia="he-IL"/>
        </w:rPr>
        <w:alias w:val="שם אתר"/>
        <w:tag w:val="cntSite"/>
        <w:id w:val="2071999276"/>
        <w:placeholder>
          <w:docPart w:val="68719980623D4C139E0D293607FE31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
        <w:p w14:paraId="146DBF86" w14:textId="119912A2" w:rsidR="00E64AE3" w:rsidRPr="00B27B4C" w:rsidDel="00600DA0" w:rsidRDefault="00845BD9" w:rsidP="00600DA0">
          <w:pPr>
            <w:widowControl w:val="0"/>
            <w:spacing w:before="0" w:beforeAutospacing="0" w:after="0" w:afterAutospacing="0" w:line="240" w:lineRule="auto"/>
            <w:jc w:val="center"/>
            <w:rPr>
              <w:del w:id="3" w:author="Meryl Etman" w:date="2021-05-26T17:43:00Z"/>
              <w:rFonts w:ascii="Times New Roman" w:eastAsia="Times New Roman" w:hAnsi="Times New Roman"/>
              <w:bCs/>
              <w:sz w:val="32"/>
              <w:szCs w:val="32"/>
              <w:u w:val="single"/>
              <w:rtl/>
              <w:lang w:eastAsia="he-IL"/>
            </w:rPr>
          </w:pPr>
        </w:p>
        <w:customXmlDelRangeStart w:id="4" w:author="Meryl Etman" w:date="2021-05-26T17:43:00Z"/>
      </w:sdtContent>
    </w:sdt>
    <w:customXmlDelRangeEnd w:id="4"/>
    <w:p w14:paraId="51594215"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84907A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4B689D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9D2316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FBF114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006427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B314E4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D952C0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EC7A6F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C5E47E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7FA06E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DE84B9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3A816F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2854C3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ECA591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3C973A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267419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E4AEE1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B9C5B0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85C9BE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3D65CB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1AEAF5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58A846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E06931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D470A7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968666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52D064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B55FC9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CC865A1"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EEFA87B" w14:textId="77777777" w:rsidR="00487C69" w:rsidRDefault="00487C69"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B1F4C1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r w:rsidRPr="001835AB">
        <w:rPr>
          <w:rFonts w:ascii="Times New Roman" w:eastAsia="Times New Roman" w:hAnsi="Times New Roman" w:hint="cs"/>
          <w:bCs/>
          <w:sz w:val="32"/>
          <w:szCs w:val="32"/>
          <w:u w:val="single"/>
          <w:rtl/>
          <w:lang w:eastAsia="he-IL"/>
        </w:rPr>
        <w:t>חוזה</w:t>
      </w:r>
      <w:r w:rsidR="00E64AE3">
        <w:rPr>
          <w:rFonts w:ascii="Times New Roman" w:eastAsia="Times New Roman" w:hAnsi="Times New Roman" w:hint="cs"/>
          <w:bCs/>
          <w:i/>
          <w:iCs/>
          <w:sz w:val="32"/>
          <w:szCs w:val="32"/>
          <w:u w:val="single"/>
          <w:rtl/>
          <w:lang w:eastAsia="he-IL"/>
        </w:rPr>
        <w:t xml:space="preserve"> </w:t>
      </w:r>
      <w:r w:rsidR="00E64AE3">
        <w:rPr>
          <w:rFonts w:ascii="Times New Roman" w:eastAsia="Times New Roman" w:hAnsi="Times New Roman" w:hint="cs"/>
          <w:bCs/>
          <w:sz w:val="32"/>
          <w:szCs w:val="32"/>
          <w:u w:val="single"/>
          <w:rtl/>
          <w:lang w:eastAsia="he-IL"/>
        </w:rPr>
        <w:t>מתכנן מעליות</w:t>
      </w:r>
    </w:p>
    <w:p w14:paraId="4AB75DF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779D4C88" w14:textId="4AF2291A"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color w:val="800080"/>
          <w:sz w:val="24"/>
          <w:rtl/>
        </w:rPr>
      </w:pPr>
      <w:r w:rsidRPr="001835AB">
        <w:rPr>
          <w:rFonts w:ascii="Times New Roman" w:eastAsia="Times New Roman" w:hAnsi="Times New Roman" w:hint="cs"/>
          <w:sz w:val="20"/>
          <w:rtl/>
          <w:lang w:eastAsia="he-IL"/>
        </w:rPr>
        <w:t xml:space="preserve">שנערך ונחתם בתל-אביב ביום </w:t>
      </w:r>
      <w:sdt>
        <w:sdtPr>
          <w:rPr>
            <w:rFonts w:ascii="Times New Roman" w:eastAsia="Times New Roman" w:hAnsi="Times New Roman"/>
            <w:color w:val="800080"/>
            <w:sz w:val="24"/>
            <w:rtl/>
            <w:lang w:eastAsia="he-IL"/>
          </w:rPr>
          <w:alias w:val="תאריך חתימת חוזה"/>
          <w:tag w:val="cntSignDate"/>
          <w:id w:val="881982502"/>
          <w:placeholder>
            <w:docPart w:val="5481EE206A6546AA9DCFDB04A54C5F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25T00:00:00Z">
            <w:dateFormat w:val="dd/MM/yyyy"/>
            <w:lid w:val="he-IL"/>
            <w:storeMappedDataAs w:val="dateTime"/>
            <w:calendar w:val="gregorian"/>
          </w:date>
        </w:sdtPr>
        <w:sdtEndPr>
          <w:rPr>
            <w:rFonts w:hint="cs"/>
          </w:rPr>
        </w:sdtEndPr>
        <w:sdtContent>
          <w:ins w:id="5" w:author="Meryl Etman" w:date="2021-09-02T12:03:00Z">
            <w:r w:rsidR="00845BD9">
              <w:rPr>
                <w:rFonts w:ascii="Times New Roman" w:eastAsia="Times New Roman" w:hAnsi="Times New Roman" w:hint="cs"/>
                <w:color w:val="800080"/>
                <w:sz w:val="24"/>
                <w:rtl/>
                <w:lang w:eastAsia="he-IL"/>
              </w:rPr>
              <w:t>‏25/08/2021</w:t>
            </w:r>
          </w:ins>
        </w:sdtContent>
      </w:sdt>
    </w:p>
    <w:p w14:paraId="688E0241"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cs="Times New Roman"/>
          <w:sz w:val="20"/>
          <w:szCs w:val="20"/>
          <w:rtl/>
        </w:rPr>
      </w:pPr>
    </w:p>
    <w:p w14:paraId="2AF9536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p w14:paraId="3A015D7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616AE61C" w14:textId="77777777" w:rsidR="001835AB" w:rsidRPr="001835AB" w:rsidRDefault="001835AB" w:rsidP="001835AB">
      <w:pPr>
        <w:widowControl w:val="0"/>
        <w:spacing w:before="0" w:beforeAutospacing="0" w:after="0" w:afterAutospacing="0" w:line="240" w:lineRule="auto"/>
        <w:ind w:left="3600" w:right="3600" w:firstLine="720"/>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ב י ן</w:t>
      </w:r>
    </w:p>
    <w:sdt>
      <w:sdtPr>
        <w:rPr>
          <w:rFonts w:ascii="Times New Roman" w:eastAsia="Times New Roman" w:hAnsi="Times New Roman"/>
          <w:color w:val="800080"/>
          <w:sz w:val="24"/>
          <w:rtl/>
        </w:rPr>
        <w:alias w:val="צד א בחוזה"/>
        <w:tag w:val="cntTzadA"/>
        <w:id w:val="1874112004"/>
        <w:placeholder>
          <w:docPart w:val="F8CA3F7D45B74D58A057665DA56B8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D0A9823" w14:textId="1E043F39" w:rsidR="001835AB" w:rsidRPr="001835AB" w:rsidRDefault="009A5484" w:rsidP="001835AB">
          <w:pPr>
            <w:widowControl w:val="0"/>
            <w:spacing w:before="0" w:beforeAutospacing="0" w:after="0" w:afterAutospacing="0" w:line="240" w:lineRule="auto"/>
            <w:ind w:left="2880" w:firstLine="720"/>
            <w:rPr>
              <w:rFonts w:ascii="Times New Roman" w:eastAsia="Times New Roman" w:hAnsi="Times New Roman"/>
              <w:color w:val="008000"/>
              <w:sz w:val="24"/>
              <w:rtl/>
            </w:rPr>
          </w:pPr>
          <w:ins w:id="6" w:author="Meryl Etman" w:date="2021-05-26T17:27:00Z">
            <w:r>
              <w:rPr>
                <w:rFonts w:ascii="Times New Roman" w:eastAsia="Times New Roman" w:hAnsi="Times New Roman"/>
                <w:color w:val="800080"/>
                <w:sz w:val="24"/>
                <w:rtl/>
              </w:rPr>
              <w:br/>
              <w:t>אפריקה ישראל מגורים בע"מ וישראל אדלר ובנו חברה להשקעות בע"מ</w:t>
            </w:r>
            <w:r>
              <w:rPr>
                <w:rFonts w:ascii="Times New Roman" w:eastAsia="Times New Roman" w:hAnsi="Times New Roman"/>
                <w:color w:val="800080"/>
                <w:sz w:val="24"/>
                <w:rtl/>
              </w:rPr>
              <w:br/>
              <w:t>יוני נתניהו 1 ג' אור יהודה</w:t>
            </w:r>
            <w:r>
              <w:rPr>
                <w:rFonts w:ascii="Times New Roman" w:eastAsia="Times New Roman" w:hAnsi="Times New Roman"/>
                <w:color w:val="800080"/>
                <w:sz w:val="24"/>
                <w:rtl/>
              </w:rPr>
              <w:br/>
              <w:t>558075404</w:t>
            </w:r>
            <w:r>
              <w:rPr>
                <w:rFonts w:ascii="Times New Roman" w:eastAsia="Times New Roman" w:hAnsi="Times New Roman"/>
                <w:color w:val="800080"/>
                <w:sz w:val="24"/>
                <w:rtl/>
              </w:rPr>
              <w:br/>
            </w:r>
          </w:ins>
        </w:p>
      </w:sdtContent>
    </w:sdt>
    <w:p w14:paraId="7A7B59FE"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693858F6"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אחד;</w:t>
      </w:r>
    </w:p>
    <w:p w14:paraId="31B9C097"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p>
    <w:p w14:paraId="3E1E37EC"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ל ב י ן</w:t>
      </w:r>
    </w:p>
    <w:p w14:paraId="2854351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726060855"/>
        <w:placeholder>
          <w:docPart w:val="2211CB67568442CDA7E105BB49DC54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186BEAD" w14:textId="6A78A0E5" w:rsidR="001835AB" w:rsidRPr="001835AB" w:rsidRDefault="009A5484" w:rsidP="00D12751">
          <w:pPr>
            <w:pStyle w:val="AutoFields"/>
            <w:spacing w:before="0" w:beforeAutospacing="0" w:after="0" w:afterAutospacing="0"/>
            <w:jc w:val="center"/>
            <w:rPr>
              <w:rFonts w:ascii="Times New Roman" w:eastAsia="Times New Roman" w:hAnsi="Times New Roman"/>
              <w:rtl/>
              <w:lang w:eastAsia="he-IL"/>
            </w:rPr>
          </w:pPr>
          <w:ins w:id="7" w:author="Meryl Etman" w:date="2021-05-26T17:28:00Z">
            <w:r>
              <w:rPr>
                <w:rFonts w:ascii="Times New Roman" w:eastAsia="Times New Roman" w:hAnsi="Times New Roman"/>
                <w:color w:val="800080"/>
                <w:sz w:val="24"/>
                <w:rtl/>
              </w:rPr>
              <w:br/>
              <w:t>לוסטיג ויתקין יועצים בע"מ</w:t>
            </w:r>
            <w:r>
              <w:rPr>
                <w:rFonts w:ascii="Times New Roman" w:eastAsia="Times New Roman" w:hAnsi="Times New Roman"/>
                <w:color w:val="800080"/>
                <w:sz w:val="24"/>
                <w:rtl/>
              </w:rPr>
              <w:br/>
              <w:t>רח' באר טוביה 5, תל אביב  6458305</w:t>
            </w:r>
            <w:r>
              <w:rPr>
                <w:rFonts w:ascii="Times New Roman" w:eastAsia="Times New Roman" w:hAnsi="Times New Roman"/>
                <w:color w:val="800080"/>
                <w:sz w:val="24"/>
                <w:rtl/>
              </w:rPr>
              <w:br/>
            </w:r>
            <w:r>
              <w:rPr>
                <w:rFonts w:ascii="Times New Roman" w:eastAsia="Times New Roman" w:hAnsi="Times New Roman"/>
                <w:color w:val="800080"/>
                <w:sz w:val="24"/>
                <w:rtl/>
              </w:rPr>
              <w:br/>
            </w:r>
          </w:ins>
        </w:p>
      </w:sdtContent>
    </w:sdt>
    <w:p w14:paraId="694DD992"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6AA0B75D"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שני;</w:t>
      </w:r>
    </w:p>
    <w:p w14:paraId="32A75842"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p>
    <w:p w14:paraId="58F19DEA" w14:textId="77777777" w:rsidR="001835AB" w:rsidRPr="001835AB" w:rsidRDefault="001835AB" w:rsidP="001835AB">
      <w:pPr>
        <w:widowControl w:val="0"/>
        <w:spacing w:before="0" w:beforeAutospacing="0" w:after="480" w:afterAutospacing="0" w:line="240" w:lineRule="auto"/>
        <w:ind w:left="1440" w:hanging="1440"/>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והואיל:</w:t>
      </w:r>
      <w:r w:rsidRPr="001835AB">
        <w:rPr>
          <w:rFonts w:ascii="Times New Roman" w:eastAsia="Times New Roman" w:hAnsi="Times New Roman"/>
          <w:bCs/>
          <w:sz w:val="20"/>
          <w:rtl/>
          <w:lang w:eastAsia="he-IL"/>
        </w:rPr>
        <w:tab/>
      </w:r>
      <w:r w:rsidRPr="001835AB">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843EDDA" w14:textId="77777777" w:rsidR="001835AB" w:rsidRPr="001835AB" w:rsidRDefault="001835AB" w:rsidP="001835AB">
      <w:pPr>
        <w:widowControl w:val="0"/>
        <w:spacing w:before="0" w:beforeAutospacing="0" w:after="360" w:afterAutospacing="0" w:line="240" w:lineRule="auto"/>
        <w:jc w:val="center"/>
        <w:outlineLvl w:val="1"/>
        <w:rPr>
          <w:rFonts w:ascii="Times New Roman" w:eastAsia="Times New Roman" w:hAnsi="Times New Roman"/>
          <w:bCs/>
          <w:sz w:val="20"/>
          <w:rtl/>
          <w:lang w:eastAsia="he-IL"/>
        </w:rPr>
      </w:pPr>
      <w:r w:rsidRPr="001835AB">
        <w:rPr>
          <w:rFonts w:ascii="Times New Roman" w:eastAsia="Times New Roman" w:hAnsi="Times New Roman"/>
          <w:bCs/>
          <w:sz w:val="20"/>
          <w:rtl/>
          <w:lang w:eastAsia="he-IL"/>
        </w:rPr>
        <w:t>לפיכך הותנה והוסכם בין הצדדים כדלקמן:</w:t>
      </w:r>
    </w:p>
    <w:p w14:paraId="7108A7D9"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lastRenderedPageBreak/>
        <w:t>מבוא</w:t>
      </w:r>
    </w:p>
    <w:p w14:paraId="741C1FFF" w14:textId="77777777" w:rsidR="001835AB" w:rsidRPr="001835AB" w:rsidRDefault="001835AB" w:rsidP="001835AB">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למונחים הבאים יהא הפרוש הנקוב בצידם דהיינו:</w:t>
      </w:r>
    </w:p>
    <w:p w14:paraId="760476B0"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244A444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"הפרויקט"</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502A723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76CB60C"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"התכנית" </w:t>
      </w:r>
      <w:r w:rsidRPr="001835AB">
        <w:rPr>
          <w:rFonts w:ascii="Times New Roman" w:eastAsia="Times New Roman" w:hAnsi="Times New Roman"/>
          <w:sz w:val="20"/>
          <w:rtl/>
          <w:lang w:eastAsia="he-IL"/>
        </w:rPr>
        <w:t>/</w:t>
      </w:r>
    </w:p>
    <w:p w14:paraId="7090ACD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"המקרקעין"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7942D28C"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394322F"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"האתר"</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3755E92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5DE39DB"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היועצים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95E8BB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B22700C"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התכניות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כל המסמכים שיערכו ע"י המתכנן כאמור יערכו בשפה העברית.</w:t>
      </w:r>
    </w:p>
    <w:p w14:paraId="23317FA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CFA4CA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שירותי</w:t>
      </w:r>
    </w:p>
    <w:p w14:paraId="695C9F7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המתכנן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p>
    <w:p w14:paraId="215E02B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השירותים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השירותים כמוגדר וכמפורט בחוזה זה ובנספח </w:t>
      </w:r>
      <w:r w:rsidRPr="001835AB">
        <w:rPr>
          <w:rFonts w:ascii="Times New Roman" w:eastAsia="Times New Roman" w:hAnsi="Times New Roman"/>
          <w:b/>
          <w:bCs/>
          <w:sz w:val="20"/>
          <w:rtl/>
          <w:lang w:eastAsia="he-IL"/>
        </w:rPr>
        <w:t>ב'</w:t>
      </w:r>
      <w:r w:rsidRPr="001835AB">
        <w:rPr>
          <w:rFonts w:ascii="Times New Roman" w:eastAsia="Times New Roman" w:hAnsi="Times New Roman" w:hint="cs"/>
          <w:b/>
          <w:bCs/>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2E9B6E6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BE6BD7C"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המנהל</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DFFF8A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FF2871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מקום שמדובר בחוזה זה במזמין - גם המנהל במשמע.</w:t>
      </w:r>
    </w:p>
    <w:p w14:paraId="763468C5"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3A4465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החוזה</w:t>
      </w:r>
      <w:r w:rsidRPr="001835AB">
        <w:rPr>
          <w:rFonts w:ascii="Times New Roman" w:eastAsia="Times New Roman" w:hAnsi="Times New Roman"/>
          <w:sz w:val="20"/>
          <w:rtl/>
          <w:lang w:eastAsia="he-IL"/>
        </w:rPr>
        <w:t>"</w:t>
      </w:r>
      <w:r w:rsidRPr="001835AB">
        <w:rPr>
          <w:rFonts w:ascii="Times New Roman" w:eastAsia="Times New Roman" w:hAnsi="Times New Roman" w:hint="cs"/>
          <w:sz w:val="20"/>
          <w:rtl/>
          <w:lang w:eastAsia="he-IL"/>
        </w:rPr>
        <w:t>/</w:t>
      </w:r>
    </w:p>
    <w:p w14:paraId="602BBD0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w:t>
      </w:r>
      <w:r w:rsidRPr="001835AB">
        <w:rPr>
          <w:rFonts w:ascii="Times New Roman" w:eastAsia="Times New Roman" w:hAnsi="Times New Roman" w:hint="cs"/>
          <w:b/>
          <w:bCs/>
          <w:sz w:val="20"/>
          <w:rtl/>
          <w:lang w:eastAsia="he-IL"/>
        </w:rPr>
        <w:t>ההסכם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חוזה זה על נספחיו.</w:t>
      </w:r>
    </w:p>
    <w:p w14:paraId="09001A61"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6400A45F"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הדין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כהגדרתו בחוק ה</w:t>
      </w:r>
      <w:r w:rsidRPr="001835AB">
        <w:rPr>
          <w:rFonts w:ascii="Times New Roman" w:eastAsia="Times New Roman" w:hAnsi="Times New Roman" w:hint="cs"/>
          <w:sz w:val="20"/>
          <w:rtl/>
          <w:lang w:eastAsia="he-IL"/>
        </w:rPr>
        <w:t>פרשנות, התשמ"א-1981</w:t>
      </w:r>
      <w:r w:rsidRPr="001835AB">
        <w:rPr>
          <w:rFonts w:ascii="Times New Roman" w:eastAsia="Times New Roman" w:hAnsi="Times New Roman"/>
          <w:sz w:val="20"/>
          <w:rtl/>
          <w:lang w:eastAsia="he-IL"/>
        </w:rPr>
        <w:t xml:space="preserve"> לרבות כל </w:t>
      </w:r>
      <w:r w:rsidRPr="001835AB">
        <w:rPr>
          <w:rFonts w:ascii="Times New Roman" w:eastAsia="Times New Roman" w:hAnsi="Times New Roman" w:hint="cs"/>
          <w:sz w:val="20"/>
          <w:rtl/>
          <w:lang w:eastAsia="he-IL"/>
        </w:rPr>
        <w:t xml:space="preserve">תקנה ו/או </w:t>
      </w:r>
      <w:r w:rsidRPr="001835AB">
        <w:rPr>
          <w:rFonts w:ascii="Times New Roman" w:eastAsia="Times New Roman" w:hAnsi="Times New Roman"/>
          <w:sz w:val="20"/>
          <w:rtl/>
          <w:lang w:eastAsia="he-IL"/>
        </w:rPr>
        <w:t>הוראה של רשות מוסמכת בתוקף סמכותה על פי הדין.</w:t>
      </w:r>
    </w:p>
    <w:p w14:paraId="07AEC601"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6EEC0A5"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הרשות</w:t>
      </w:r>
    </w:p>
    <w:p w14:paraId="2061613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המקומית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52DA7A2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28E075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חוזה</w:t>
      </w:r>
    </w:p>
    <w:p w14:paraId="3DBC32CD"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הפיתוח</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w:t>
      </w:r>
    </w:p>
    <w:p w14:paraId="77F5C407"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2A6E2D6A"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הכותרות בחוזה זה </w:t>
      </w:r>
      <w:r w:rsidRPr="001835AB">
        <w:rPr>
          <w:rFonts w:ascii="Times New Roman" w:eastAsia="Times New Roman" w:hAnsi="Times New Roman" w:hint="cs"/>
          <w:sz w:val="20"/>
          <w:rtl/>
          <w:lang w:eastAsia="he-IL"/>
        </w:rPr>
        <w:t xml:space="preserve">הינן לנוחיות בלבד ובכל מקרה </w:t>
      </w:r>
      <w:r w:rsidRPr="001835AB">
        <w:rPr>
          <w:rFonts w:ascii="Times New Roman" w:eastAsia="Times New Roman" w:hAnsi="Times New Roman"/>
          <w:sz w:val="20"/>
          <w:rtl/>
          <w:lang w:eastAsia="he-IL"/>
        </w:rPr>
        <w:t xml:space="preserve">לא ישמשו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פרש</w:t>
      </w:r>
      <w:r w:rsidRPr="001835AB">
        <w:rPr>
          <w:rFonts w:ascii="Times New Roman" w:eastAsia="Times New Roman" w:hAnsi="Times New Roman" w:hint="cs"/>
          <w:sz w:val="20"/>
          <w:rtl/>
          <w:lang w:eastAsia="he-IL"/>
        </w:rPr>
        <w:t>נות</w:t>
      </w:r>
      <w:r w:rsidRPr="001835AB">
        <w:rPr>
          <w:rFonts w:ascii="Times New Roman" w:eastAsia="Times New Roman" w:hAnsi="Times New Roman"/>
          <w:sz w:val="20"/>
          <w:rtl/>
          <w:lang w:eastAsia="he-IL"/>
        </w:rPr>
        <w:t>ו.</w:t>
      </w:r>
    </w:p>
    <w:p w14:paraId="5FD1127F"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הנספחים לחוזה זה מהווים חלק בלתי נפרד הימנו ואלה הם:</w:t>
      </w:r>
    </w:p>
    <w:p w14:paraId="72BF8DEA"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39B44CE9"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א'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כללי;</w:t>
      </w:r>
    </w:p>
    <w:p w14:paraId="54F746B5"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נספח 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שירותי המתכנן;</w:t>
      </w:r>
    </w:p>
    <w:p w14:paraId="2D607335"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ג'</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lang w:eastAsia="he-IL"/>
        </w:rPr>
        <w:t>–</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rtl/>
          <w:lang w:eastAsia="he-IL"/>
        </w:rPr>
        <w:tab/>
        <w:t>לוח זמנים;</w:t>
      </w:r>
    </w:p>
    <w:p w14:paraId="68308FD8"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ד'</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שכר המתכנן;</w:t>
      </w:r>
    </w:p>
    <w:p w14:paraId="2A0B3846"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ה'</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תשלומי שכר המתכנן;</w:t>
      </w:r>
    </w:p>
    <w:p w14:paraId="0B7A9100"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ו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הצהרה והתחייבות לשמירת סודיות;</w:t>
      </w:r>
    </w:p>
    <w:p w14:paraId="78196FFC"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r>
      <w:r w:rsidRPr="00740118">
        <w:rPr>
          <w:rFonts w:ascii="Times New Roman" w:eastAsia="Times New Roman" w:hAnsi="Times New Roman" w:hint="cs"/>
          <w:sz w:val="20"/>
          <w:rtl/>
          <w:lang w:eastAsia="he-IL"/>
        </w:rPr>
        <w:t>מפרט</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ביטוחי</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המתכנן</w:t>
      </w:r>
      <w:r w:rsidRPr="00740118">
        <w:rPr>
          <w:rFonts w:ascii="Times New Roman" w:eastAsia="Times New Roman" w:hAnsi="Times New Roman"/>
          <w:sz w:val="20"/>
          <w:rtl/>
          <w:lang w:eastAsia="he-IL"/>
        </w:rPr>
        <w:t>;</w:t>
      </w:r>
    </w:p>
    <w:p w14:paraId="02E9FF3A"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hint="cs"/>
          <w:bCs/>
          <w:sz w:val="20"/>
          <w:rtl/>
          <w:lang w:eastAsia="he-IL"/>
        </w:rPr>
        <w:t>1</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t>אישור על קיום ביטוחי המתכנן;</w:t>
      </w:r>
    </w:p>
    <w:p w14:paraId="65F0FE1A"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ח'</w:t>
      </w:r>
      <w:r w:rsidRPr="001835AB">
        <w:rPr>
          <w:rFonts w:ascii="Times New Roman" w:eastAsia="Times New Roman" w:hAnsi="Times New Roman"/>
          <w:sz w:val="20"/>
          <w:rtl/>
          <w:lang w:eastAsia="he-IL"/>
        </w:rPr>
        <w:t xml:space="preserve"> - </w:t>
      </w:r>
      <w:r w:rsidRPr="001835AB">
        <w:rPr>
          <w:rFonts w:ascii="Times New Roman" w:eastAsia="Times New Roman" w:hAnsi="Times New Roman"/>
          <w:sz w:val="20"/>
          <w:rtl/>
          <w:lang w:eastAsia="he-IL"/>
        </w:rPr>
        <w:tab/>
        <w:t>רשימת התכניות והמסמכים שעל המתכנן להנפיק.</w:t>
      </w:r>
    </w:p>
    <w:p w14:paraId="695127D4"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ט'</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אישור להשלמת הפרויקט/קטע מהפרויקט.</w:t>
      </w:r>
    </w:p>
    <w:p w14:paraId="6971CE93" w14:textId="77777777" w:rsidR="001835AB" w:rsidRPr="001835AB" w:rsidRDefault="001835AB" w:rsidP="001835AB">
      <w:pPr>
        <w:widowControl w:val="0"/>
        <w:spacing w:before="0" w:beforeAutospacing="0" w:after="240" w:afterAutospacing="0" w:line="240" w:lineRule="auto"/>
        <w:ind w:left="799"/>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נספח י'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היעדר תביעות.</w:t>
      </w:r>
    </w:p>
    <w:p w14:paraId="4E0EC015"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שירותי המתכנן</w:t>
      </w:r>
    </w:p>
    <w:p w14:paraId="26EBC7F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מוסר בזה למתכנן והמתכנן מקבל על עצמו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p>
    <w:p w14:paraId="3E6201A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ומאשר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הינו מכיר ויודע את כל הנדרש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וכי הינו מורשה על 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דין למתן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לרבות</w:t>
      </w:r>
      <w:r w:rsidRPr="001835AB">
        <w:rPr>
          <w:rFonts w:ascii="Times New Roman" w:eastAsia="Times New Roman" w:hAnsi="Times New Roman" w:hint="cs"/>
          <w:sz w:val="20"/>
          <w:rtl/>
          <w:lang w:eastAsia="he-IL"/>
        </w:rPr>
        <w:t xml:space="preserve"> אך לא רק</w:t>
      </w:r>
      <w:r w:rsidRPr="001835AB">
        <w:rPr>
          <w:rFonts w:ascii="Times New Roman" w:eastAsia="Times New Roman" w:hAnsi="Times New Roman"/>
          <w:sz w:val="20"/>
          <w:rtl/>
          <w:lang w:eastAsia="he-IL"/>
        </w:rPr>
        <w:t>,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חוק המהנדסים והאדריכלים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תשי"ח - 1958, כי יש בידו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שיון </w:t>
      </w:r>
      <w:r w:rsidRPr="001835AB">
        <w:rPr>
          <w:rFonts w:ascii="Times New Roman" w:eastAsia="Times New Roman" w:hAnsi="Times New Roman" w:hint="cs"/>
          <w:sz w:val="20"/>
          <w:rtl/>
          <w:lang w:eastAsia="he-IL"/>
        </w:rPr>
        <w:t xml:space="preserve">בר </w:t>
      </w:r>
      <w:r w:rsidRPr="001835AB">
        <w:rPr>
          <w:rFonts w:ascii="Times New Roman" w:eastAsia="Times New Roman" w:hAnsi="Times New Roman"/>
          <w:sz w:val="20"/>
          <w:rtl/>
          <w:lang w:eastAsia="he-IL"/>
        </w:rPr>
        <w:t>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קף לביצוע שירותי </w:t>
      </w:r>
      <w:r w:rsidRPr="001835AB">
        <w:rPr>
          <w:rFonts w:ascii="Times New Roman" w:eastAsia="Times New Roman" w:hAnsi="Times New Roman" w:hint="cs"/>
          <w:sz w:val="20"/>
          <w:rtl/>
          <w:lang w:eastAsia="he-IL"/>
        </w:rPr>
        <w:t xml:space="preserve"> המתכנן על פי הדין</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כי הוא בעל הכישורים, הר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שיונות, הידע, הניסיון והאמצעים המאפשרים לו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ביצועם ברמה מקצועית גבוהה ובהתאם למותנה בחוזה.</w:t>
      </w:r>
    </w:p>
    <w:p w14:paraId="50E637B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 לו שש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 הינם לשלבים ו/או קטעים בפרויקט כפי שיוזמנו בכתב ע"י המזמין מעת לעת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שיקול דעתו</w:t>
      </w:r>
      <w:r w:rsidRPr="001835AB">
        <w:rPr>
          <w:rFonts w:ascii="Times New Roman" w:eastAsia="Times New Roman" w:hAnsi="Times New Roman" w:hint="cs"/>
          <w:sz w:val="20"/>
          <w:rtl/>
          <w:lang w:eastAsia="he-IL"/>
        </w:rPr>
        <w:t xml:space="preserve"> הבלעדי</w:t>
      </w:r>
      <w:r w:rsidRPr="001835AB">
        <w:rPr>
          <w:rFonts w:ascii="Times New Roman" w:eastAsia="Times New Roman" w:hAnsi="Times New Roman"/>
          <w:sz w:val="20"/>
          <w:rtl/>
          <w:lang w:eastAsia="he-IL"/>
        </w:rPr>
        <w:t xml:space="preserve"> ו</w:t>
      </w:r>
      <w:r w:rsidRPr="001835AB">
        <w:rPr>
          <w:rFonts w:ascii="Times New Roman" w:eastAsia="Times New Roman" w:hAnsi="Times New Roman" w:hint="cs"/>
          <w:sz w:val="20"/>
          <w:rtl/>
          <w:lang w:eastAsia="he-IL"/>
        </w:rPr>
        <w:t xml:space="preserve">כי </w:t>
      </w:r>
      <w:r w:rsidRPr="001835AB">
        <w:rPr>
          <w:rFonts w:ascii="Times New Roman" w:eastAsia="Times New Roman" w:hAnsi="Times New Roman"/>
          <w:sz w:val="20"/>
          <w:rtl/>
          <w:lang w:eastAsia="he-IL"/>
        </w:rPr>
        <w:t xml:space="preserve">הם יינתנו על ידו בשלבי 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עוד</w:t>
      </w:r>
      <w:r w:rsidRPr="001835AB">
        <w:rPr>
          <w:rFonts w:ascii="Times New Roman" w:eastAsia="Times New Roman" w:hAnsi="Times New Roman"/>
          <w:sz w:val="20"/>
          <w:rtl/>
          <w:lang w:eastAsia="he-IL"/>
        </w:rPr>
        <w:t xml:space="preserve"> מוסיף ומצהיר</w:t>
      </w:r>
      <w:r w:rsidRPr="001835AB">
        <w:rPr>
          <w:rFonts w:ascii="Times New Roman" w:eastAsia="Times New Roman" w:hAnsi="Times New Roman" w:hint="cs"/>
          <w:sz w:val="20"/>
          <w:rtl/>
          <w:lang w:eastAsia="he-IL"/>
        </w:rPr>
        <w:t xml:space="preserve"> המתכנן,</w:t>
      </w:r>
      <w:r w:rsidRPr="001835AB">
        <w:rPr>
          <w:rFonts w:ascii="Times New Roman" w:eastAsia="Times New Roman" w:hAnsi="Times New Roman"/>
          <w:sz w:val="20"/>
          <w:rtl/>
          <w:lang w:eastAsia="he-IL"/>
        </w:rPr>
        <w:t xml:space="preserve"> כי ידוע לו שהמזמין אינו מתחייב להזמין מ</w:t>
      </w:r>
      <w:r w:rsidRPr="001835AB">
        <w:rPr>
          <w:rFonts w:ascii="Times New Roman" w:eastAsia="Times New Roman" w:hAnsi="Times New Roman" w:hint="cs"/>
          <w:sz w:val="20"/>
          <w:rtl/>
          <w:lang w:eastAsia="he-IL"/>
        </w:rPr>
        <w:t>מנו</w:t>
      </w:r>
      <w:r w:rsidRPr="001835AB">
        <w:rPr>
          <w:rFonts w:ascii="Times New Roman" w:eastAsia="Times New Roman" w:hAnsi="Times New Roman"/>
          <w:sz w:val="20"/>
          <w:rtl/>
          <w:lang w:eastAsia="he-IL"/>
        </w:rPr>
        <w:t xml:space="preserve"> שירותים נוספים מעבר לנקוב בחוזה זה ו</w:t>
      </w:r>
      <w:r w:rsidRPr="001835AB">
        <w:rPr>
          <w:rFonts w:ascii="Times New Roman" w:eastAsia="Times New Roman" w:hAnsi="Times New Roman" w:hint="cs"/>
          <w:sz w:val="20"/>
          <w:rtl/>
          <w:lang w:eastAsia="he-IL"/>
        </w:rPr>
        <w:t xml:space="preserve">כמפורט </w:t>
      </w:r>
      <w:r w:rsidRPr="001835AB">
        <w:rPr>
          <w:rFonts w:ascii="Times New Roman" w:eastAsia="Times New Roman" w:hAnsi="Times New Roman"/>
          <w:sz w:val="20"/>
          <w:rtl/>
          <w:lang w:eastAsia="he-IL"/>
        </w:rPr>
        <w:t xml:space="preserve">בנספח </w:t>
      </w:r>
      <w:r w:rsidRPr="001835AB">
        <w:rPr>
          <w:rFonts w:ascii="Times New Roman" w:eastAsia="Times New Roman" w:hAnsi="Times New Roman"/>
          <w:bCs/>
          <w:sz w:val="20"/>
          <w:rtl/>
          <w:lang w:eastAsia="he-IL"/>
        </w:rPr>
        <w:t xml:space="preserve">ב'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2AF51FDC"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8D3F85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שיקבעו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ע"י המזמין ויהיה חייב לנהוג לפיהם ולקיימם ללא סטייה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הוראה</w:t>
      </w:r>
      <w:r w:rsidRPr="001835AB">
        <w:rPr>
          <w:rFonts w:ascii="Times New Roman" w:eastAsia="Times New Roman" w:hAnsi="Times New Roman" w:hint="cs"/>
          <w:sz w:val="20"/>
          <w:rtl/>
          <w:lang w:eastAsia="he-IL"/>
        </w:rPr>
        <w:t xml:space="preserve"> מפורשת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מהמזמין.</w:t>
      </w:r>
    </w:p>
    <w:p w14:paraId="16EBDF8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ופיקוח של המזמין, עם היועצים, ועם כל יתר הגורמים שיפעלו באתר, ככל שיידרש לקידום, תכנון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הכל כפי שיקבע ע"י המנהל. כן מתחייב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להשתתף בת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מראש בכל ישיבות התיאום אליהן יוזמן.</w:t>
      </w:r>
    </w:p>
    <w:p w14:paraId="71EB0C6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ישמור על נוהלי קשר, תיאום,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שום וצורת המסמכים לפי דרישת המנהל.</w:t>
      </w:r>
    </w:p>
    <w:p w14:paraId="61483E8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כל עוד לא יקבע אחרת ע"י המזמין, יהיה המנהל כ</w:t>
      </w:r>
      <w:r w:rsidRPr="001835AB">
        <w:rPr>
          <w:rFonts w:ascii="Times New Roman" w:eastAsia="Times New Roman" w:hAnsi="Times New Roman" w:hint="cs"/>
          <w:sz w:val="20"/>
          <w:rtl/>
          <w:lang w:eastAsia="he-IL"/>
        </w:rPr>
        <w:t>הגדרתו</w:t>
      </w:r>
      <w:r w:rsidRPr="001835AB">
        <w:rPr>
          <w:rFonts w:ascii="Times New Roman" w:eastAsia="Times New Roman" w:hAnsi="Times New Roman"/>
          <w:sz w:val="20"/>
          <w:rtl/>
          <w:lang w:eastAsia="he-IL"/>
        </w:rPr>
        <w:t xml:space="preserve"> בנספח </w:t>
      </w:r>
      <w:r w:rsidRPr="001835AB">
        <w:rPr>
          <w:rFonts w:ascii="Times New Roman" w:eastAsia="Times New Roman" w:hAnsi="Times New Roman"/>
          <w:bCs/>
          <w:sz w:val="20"/>
          <w:rtl/>
          <w:lang w:eastAsia="he-IL"/>
        </w:rPr>
        <w:t xml:space="preserve">א' </w:t>
      </w:r>
      <w:r w:rsidRPr="001835AB">
        <w:rPr>
          <w:rFonts w:ascii="Times New Roman" w:eastAsia="Times New Roman" w:hAnsi="Times New Roman"/>
          <w:sz w:val="20"/>
          <w:rtl/>
          <w:lang w:eastAsia="he-IL"/>
        </w:rPr>
        <w:t>ועל המתכנן להיות</w:t>
      </w:r>
      <w:r w:rsidRPr="001835AB">
        <w:rPr>
          <w:rFonts w:ascii="Times New Roman" w:eastAsia="Times New Roman" w:hAnsi="Times New Roman" w:hint="cs"/>
          <w:sz w:val="20"/>
          <w:rtl/>
          <w:lang w:eastAsia="he-IL"/>
        </w:rPr>
        <w:t xml:space="preserve"> עמו</w:t>
      </w:r>
      <w:r w:rsidRPr="001835AB">
        <w:rPr>
          <w:rFonts w:ascii="Times New Roman" w:eastAsia="Times New Roman" w:hAnsi="Times New Roman"/>
          <w:sz w:val="20"/>
          <w:rtl/>
          <w:lang w:eastAsia="he-IL"/>
        </w:rPr>
        <w:t xml:space="preserve"> בקשר מתמי</w:t>
      </w:r>
      <w:r w:rsidRPr="001835AB">
        <w:rPr>
          <w:rFonts w:ascii="Times New Roman" w:eastAsia="Times New Roman" w:hAnsi="Times New Roman" w:hint="cs"/>
          <w:sz w:val="20"/>
          <w:rtl/>
          <w:lang w:eastAsia="he-IL"/>
        </w:rPr>
        <w:t>ד</w:t>
      </w:r>
      <w:r w:rsidRPr="001835AB">
        <w:rPr>
          <w:rFonts w:ascii="Times New Roman" w:eastAsia="Times New Roman" w:hAnsi="Times New Roman"/>
          <w:sz w:val="20"/>
          <w:rtl/>
          <w:lang w:eastAsia="he-IL"/>
        </w:rPr>
        <w:t xml:space="preserve"> ולתאם עמו את כל פעולותיו, אלא אם נקבע </w:t>
      </w:r>
      <w:r w:rsidRPr="001835AB">
        <w:rPr>
          <w:rFonts w:ascii="Times New Roman" w:eastAsia="Times New Roman" w:hAnsi="Times New Roman" w:hint="cs"/>
          <w:sz w:val="20"/>
          <w:rtl/>
          <w:lang w:eastAsia="he-IL"/>
        </w:rPr>
        <w:t xml:space="preserve">מפורשות </w:t>
      </w:r>
      <w:r w:rsidRPr="001835AB">
        <w:rPr>
          <w:rFonts w:ascii="Times New Roman" w:eastAsia="Times New Roman" w:hAnsi="Times New Roman"/>
          <w:sz w:val="20"/>
          <w:rtl/>
          <w:lang w:eastAsia="he-IL"/>
        </w:rPr>
        <w:t>אחרת ע"י המזמין.</w:t>
      </w:r>
    </w:p>
    <w:p w14:paraId="2B94DE2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ידועות לו הוראות כל התכניות הקיימות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הנמצאות בשלבי הכנה על ידי הרשויות המוסמכות לכך לגבי האתר וכן הוראות</w:t>
      </w:r>
      <w:r w:rsidRPr="001835AB">
        <w:rPr>
          <w:rFonts w:ascii="Times New Roman" w:eastAsia="Times New Roman" w:hAnsi="Times New Roman" w:hint="cs"/>
          <w:sz w:val="20"/>
          <w:rtl/>
          <w:lang w:eastAsia="he-IL"/>
        </w:rPr>
        <w:t>יהם של</w:t>
      </w:r>
      <w:r w:rsidRPr="001835AB">
        <w:rPr>
          <w:rFonts w:ascii="Times New Roman" w:eastAsia="Times New Roman" w:hAnsi="Times New Roman"/>
          <w:sz w:val="20"/>
          <w:rtl/>
          <w:lang w:eastAsia="he-IL"/>
        </w:rPr>
        <w:t xml:space="preserve"> הדין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הנהלים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התקנים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התקנות החלים בקשר עם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והוא מתחייב לפעול בהתאם לקבוע בהם.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מצהיר המתכנן כי </w:t>
      </w:r>
      <w:r w:rsidRPr="001835AB">
        <w:rPr>
          <w:rFonts w:ascii="Times New Roman" w:eastAsia="Times New Roman" w:hAnsi="Times New Roman" w:hint="cs"/>
          <w:sz w:val="20"/>
          <w:rtl/>
          <w:lang w:eastAsia="he-IL"/>
        </w:rPr>
        <w:t xml:space="preserve">הוא </w:t>
      </w:r>
      <w:r w:rsidRPr="001835AB">
        <w:rPr>
          <w:rFonts w:ascii="Times New Roman" w:eastAsia="Times New Roman" w:hAnsi="Times New Roman"/>
          <w:sz w:val="20"/>
          <w:rtl/>
          <w:lang w:eastAsia="he-IL"/>
        </w:rPr>
        <w:t xml:space="preserve">בדק בעצמו את כל הנושאים הרלוונטיים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91A33D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להפיק את כל התכניות </w:t>
      </w:r>
      <w:r w:rsidRPr="001835AB">
        <w:rPr>
          <w:rFonts w:ascii="Times New Roman" w:eastAsia="Times New Roman" w:hAnsi="Times New Roman" w:hint="cs"/>
          <w:sz w:val="20"/>
          <w:rtl/>
          <w:lang w:eastAsia="he-IL"/>
        </w:rPr>
        <w:t>נשוא</w:t>
      </w:r>
      <w:r w:rsidRPr="001835AB">
        <w:rPr>
          <w:rFonts w:ascii="Times New Roman" w:eastAsia="Times New Roman" w:hAnsi="Times New Roman"/>
          <w:sz w:val="20"/>
          <w:rtl/>
          <w:lang w:eastAsia="he-IL"/>
        </w:rPr>
        <w:t xml:space="preserve"> חוזה זה, בכל שלבי הביצוע של שירותי המתכנן, ולרבות כל שינוי בתכניותיו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באמצעות מחשב בתוכנה או בקבצים במתכונת הקבועה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וע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הנחיות המזמין מעת לעת. המתכנן מתחייב להעביר ליועצים ולקבל מהם קבצים אך ורק באותה מתכונת שנקבעה</w:t>
      </w:r>
      <w:r w:rsidRPr="001835AB">
        <w:rPr>
          <w:rFonts w:ascii="Times New Roman" w:eastAsia="Times New Roman" w:hAnsi="Times New Roman" w:hint="cs"/>
          <w:sz w:val="20"/>
          <w:rtl/>
          <w:lang w:eastAsia="he-IL"/>
        </w:rPr>
        <w:t xml:space="preserve"> בנספח </w:t>
      </w:r>
      <w:r w:rsidRPr="001835AB">
        <w:rPr>
          <w:rFonts w:ascii="Times New Roman" w:eastAsia="Times New Roman" w:hAnsi="Times New Roman" w:hint="cs"/>
          <w:b/>
          <w:bCs/>
          <w:sz w:val="20"/>
          <w:rtl/>
          <w:lang w:eastAsia="he-IL"/>
        </w:rPr>
        <w:t>א'</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w:t>
      </w:r>
    </w:p>
    <w:p w14:paraId="4D446EA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יגיש ליועצים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לכל גורם אחר הקשור בפרויקט כל שרות הקשור במישרין או בעקיפין בו, בין בתמורה ובין שלא בתמורה, פרט לשירותים המתחייבים </w:t>
      </w:r>
      <w:r w:rsidRPr="001835AB">
        <w:rPr>
          <w:rFonts w:ascii="Times New Roman" w:eastAsia="Times New Roman" w:hAnsi="Times New Roman" w:hint="cs"/>
          <w:sz w:val="20"/>
          <w:rtl/>
          <w:lang w:eastAsia="he-IL"/>
        </w:rPr>
        <w:t xml:space="preserve">מפורשות על פי </w:t>
      </w:r>
      <w:r w:rsidRPr="001835AB">
        <w:rPr>
          <w:rFonts w:ascii="Times New Roman" w:eastAsia="Times New Roman" w:hAnsi="Times New Roman"/>
          <w:sz w:val="20"/>
          <w:rtl/>
          <w:lang w:eastAsia="he-IL"/>
        </w:rPr>
        <w:t>חוזה זה.</w:t>
      </w:r>
    </w:p>
    <w:p w14:paraId="45412DC8" w14:textId="77777777" w:rsidR="009D773B" w:rsidRPr="00735C8B" w:rsidRDefault="001835AB" w:rsidP="009D773B">
      <w:pPr>
        <w:widowControl w:val="0"/>
        <w:numPr>
          <w:ilvl w:val="1"/>
          <w:numId w:val="1"/>
        </w:numPr>
        <w:spacing w:before="0" w:beforeAutospacing="0" w:after="200" w:afterAutospacing="0" w:line="240" w:lineRule="auto"/>
        <w:jc w:val="both"/>
        <w:rPr>
          <w:ins w:id="8" w:author="Meryl Etman" w:date="2021-08-18T11:57:00Z"/>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אין לו ולא תהינה לו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תביעות ו/או טענות</w:t>
      </w:r>
      <w:r w:rsidRPr="001835AB">
        <w:rPr>
          <w:rFonts w:ascii="Times New Roman" w:eastAsia="Times New Roman" w:hAnsi="Times New Roman" w:hint="cs"/>
          <w:sz w:val="20"/>
          <w:rtl/>
          <w:lang w:eastAsia="he-IL"/>
        </w:rPr>
        <w:t xml:space="preserve"> ו/או דרישות ו/או תלונות</w:t>
      </w:r>
      <w:r w:rsidRPr="001835AB">
        <w:rPr>
          <w:rFonts w:ascii="Times New Roman" w:eastAsia="Times New Roman" w:hAnsi="Times New Roman"/>
          <w:sz w:val="20"/>
          <w:rtl/>
          <w:lang w:eastAsia="he-IL"/>
        </w:rPr>
        <w:t xml:space="preserve"> כלפי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כלפי המתכננים האחרים בגין מסירת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 משמסר המזמין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 xml:space="preserve">ביצוע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שירותים כאמור למתכנן אחר, מתחייב המתכנן לשתף עמו פעולה ככל שיידרש.</w:t>
      </w:r>
      <w:ins w:id="9" w:author="Meryl Etman" w:date="2021-08-18T11:57:00Z">
        <w:r w:rsidR="009D773B">
          <w:rPr>
            <w:rFonts w:ascii="Times New Roman" w:eastAsia="Times New Roman" w:hAnsi="Times New Roman" w:hint="cs"/>
            <w:sz w:val="20"/>
            <w:rtl/>
            <w:lang w:eastAsia="he-IL"/>
          </w:rPr>
          <w:t xml:space="preserve"> </w:t>
        </w:r>
        <w:r w:rsidR="009D773B" w:rsidRPr="00735C8B">
          <w:rPr>
            <w:rFonts w:ascii="Times New Roman" w:eastAsia="Times New Roman" w:hAnsi="Times New Roman" w:hint="eastAsia"/>
            <w:sz w:val="20"/>
            <w:rtl/>
            <w:lang w:eastAsia="he-IL"/>
          </w:rPr>
          <w:t>מובהר</w:t>
        </w:r>
        <w:r w:rsidR="009D773B" w:rsidRPr="00735C8B">
          <w:rPr>
            <w:rFonts w:ascii="Times New Roman" w:eastAsia="Times New Roman" w:hAnsi="Times New Roman"/>
            <w:sz w:val="20"/>
            <w:rtl/>
            <w:lang w:eastAsia="he-IL"/>
          </w:rPr>
          <w:t xml:space="preserve"> </w:t>
        </w:r>
        <w:r w:rsidR="009D773B" w:rsidRPr="00735C8B">
          <w:rPr>
            <w:rFonts w:ascii="Times New Roman" w:eastAsia="Times New Roman" w:hAnsi="Times New Roman" w:hint="eastAsia"/>
            <w:sz w:val="20"/>
            <w:rtl/>
            <w:lang w:eastAsia="he-IL"/>
          </w:rPr>
          <w:t>כי</w:t>
        </w:r>
        <w:r w:rsidR="009D773B" w:rsidRPr="00735C8B">
          <w:rPr>
            <w:rFonts w:ascii="Times New Roman" w:eastAsia="Times New Roman" w:hAnsi="Times New Roman"/>
            <w:sz w:val="20"/>
            <w:rtl/>
            <w:lang w:eastAsia="he-IL"/>
          </w:rPr>
          <w:t xml:space="preserve"> </w:t>
        </w:r>
        <w:r w:rsidR="009D773B" w:rsidRPr="00735C8B">
          <w:rPr>
            <w:rFonts w:ascii="Times New Roman" w:eastAsia="Times New Roman" w:hAnsi="Times New Roman" w:hint="eastAsia"/>
            <w:sz w:val="20"/>
            <w:rtl/>
            <w:lang w:eastAsia="he-IL"/>
          </w:rPr>
          <w:t>אם</w:t>
        </w:r>
        <w:r w:rsidR="009D773B" w:rsidRPr="00735C8B">
          <w:rPr>
            <w:rFonts w:ascii="Times New Roman" w:eastAsia="Times New Roman" w:hAnsi="Times New Roman"/>
            <w:sz w:val="20"/>
            <w:rtl/>
            <w:lang w:eastAsia="he-IL"/>
          </w:rPr>
          <w:t xml:space="preserve"> </w:t>
        </w:r>
        <w:r w:rsidR="009D773B">
          <w:rPr>
            <w:rFonts w:ascii="Times New Roman" w:eastAsia="Times New Roman" w:hAnsi="Times New Roman" w:hint="cs"/>
            <w:sz w:val="20"/>
            <w:rtl/>
            <w:lang w:eastAsia="he-IL"/>
          </w:rPr>
          <w:t xml:space="preserve">תתבצע העברת </w:t>
        </w:r>
        <w:r w:rsidR="009D773B" w:rsidRPr="00735C8B">
          <w:rPr>
            <w:rFonts w:ascii="Times New Roman" w:eastAsia="Times New Roman" w:hAnsi="Times New Roman" w:hint="eastAsia"/>
            <w:sz w:val="20"/>
            <w:rtl/>
            <w:lang w:eastAsia="he-IL"/>
          </w:rPr>
          <w:t>השירותים</w:t>
        </w:r>
        <w:r w:rsidR="009D773B">
          <w:rPr>
            <w:rFonts w:ascii="Times New Roman" w:eastAsia="Times New Roman" w:hAnsi="Times New Roman" w:hint="cs"/>
            <w:sz w:val="20"/>
            <w:rtl/>
            <w:lang w:eastAsia="he-IL"/>
          </w:rPr>
          <w:t xml:space="preserve"> כאמור</w:t>
        </w:r>
        <w:r w:rsidR="009D773B" w:rsidRPr="00735C8B">
          <w:rPr>
            <w:rFonts w:ascii="Times New Roman" w:eastAsia="Times New Roman" w:hAnsi="Times New Roman"/>
            <w:sz w:val="20"/>
            <w:rtl/>
            <w:lang w:eastAsia="he-IL"/>
          </w:rPr>
          <w:t xml:space="preserve">, המתכנן </w:t>
        </w:r>
        <w:r w:rsidR="009D773B" w:rsidRPr="00735C8B">
          <w:rPr>
            <w:rFonts w:ascii="Times New Roman" w:eastAsia="Times New Roman" w:hAnsi="Times New Roman" w:hint="eastAsia"/>
            <w:sz w:val="20"/>
            <w:rtl/>
            <w:lang w:eastAsia="he-IL"/>
          </w:rPr>
          <w:t>יישא</w:t>
        </w:r>
        <w:r w:rsidR="009D773B" w:rsidRPr="00735C8B">
          <w:rPr>
            <w:rFonts w:ascii="Times New Roman" w:eastAsia="Times New Roman" w:hAnsi="Times New Roman"/>
            <w:sz w:val="20"/>
            <w:rtl/>
            <w:lang w:eastAsia="he-IL"/>
          </w:rPr>
          <w:t xml:space="preserve"> באחריות עבור </w:t>
        </w:r>
        <w:r w:rsidR="009D773B">
          <w:rPr>
            <w:rFonts w:ascii="Times New Roman" w:eastAsia="Times New Roman" w:hAnsi="Times New Roman" w:hint="cs"/>
            <w:sz w:val="20"/>
            <w:rtl/>
            <w:lang w:eastAsia="he-IL"/>
          </w:rPr>
          <w:t>השירותים שביצע בלבד</w:t>
        </w:r>
        <w:r w:rsidR="009D773B" w:rsidRPr="00735C8B">
          <w:rPr>
            <w:rFonts w:ascii="Times New Roman" w:eastAsia="Times New Roman" w:hAnsi="Times New Roman"/>
            <w:sz w:val="20"/>
            <w:rtl/>
            <w:lang w:eastAsia="he-IL"/>
          </w:rPr>
          <w:t>.</w:t>
        </w:r>
      </w:ins>
    </w:p>
    <w:p w14:paraId="55555CBF" w14:textId="170789DE" w:rsidR="001835AB" w:rsidRPr="001835AB" w:rsidRDefault="001835AB">
      <w:pPr>
        <w:widowControl w:val="0"/>
        <w:spacing w:before="0" w:beforeAutospacing="0" w:after="200" w:afterAutospacing="0" w:line="240" w:lineRule="auto"/>
        <w:ind w:left="792"/>
        <w:jc w:val="both"/>
        <w:rPr>
          <w:rFonts w:ascii="Times New Roman" w:eastAsia="Times New Roman" w:hAnsi="Times New Roman"/>
          <w:sz w:val="20"/>
          <w:rtl/>
          <w:lang w:eastAsia="he-IL"/>
        </w:rPr>
        <w:pPrChange w:id="10" w:author="Meryl Etman" w:date="2021-08-18T11:57:00Z">
          <w:pPr>
            <w:widowControl w:val="0"/>
            <w:numPr>
              <w:ilvl w:val="1"/>
              <w:numId w:val="1"/>
            </w:numPr>
            <w:tabs>
              <w:tab w:val="num" w:pos="792"/>
            </w:tabs>
            <w:spacing w:before="0" w:beforeAutospacing="0" w:after="200" w:afterAutospacing="0" w:line="240" w:lineRule="auto"/>
            <w:ind w:left="792" w:hanging="432"/>
            <w:jc w:val="both"/>
          </w:pPr>
        </w:pPrChange>
      </w:pPr>
    </w:p>
    <w:p w14:paraId="46D3FD0E"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1835AB">
        <w:rPr>
          <w:rFonts w:ascii="Times New Roman" w:eastAsia="Times New Roman" w:hAnsi="Times New Roman"/>
          <w:sz w:val="24"/>
          <w:lang w:eastAsia="he-IL"/>
        </w:rPr>
        <w:t>view</w:t>
      </w:r>
      <w:r w:rsidRPr="001835AB">
        <w:rPr>
          <w:rFonts w:ascii="Times New Roman" w:eastAsia="Times New Roman" w:hAnsi="Times New Roman"/>
          <w:sz w:val="24"/>
          <w:rtl/>
          <w:lang w:eastAsia="he-IL"/>
        </w:rPr>
        <w:t>@</w:t>
      </w:r>
      <w:r w:rsidRPr="001835AB">
        <w:rPr>
          <w:rFonts w:ascii="Times New Roman" w:eastAsia="Times New Roman" w:hAnsi="Times New Roman" w:hint="cs"/>
          <w:sz w:val="20"/>
          <w:rtl/>
          <w:lang w:eastAsia="he-IL"/>
        </w:rPr>
        <w:t>", "רמדורנט"</w:t>
      </w:r>
      <w:r w:rsidRPr="001835AB">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1835AB">
        <w:rPr>
          <w:rFonts w:ascii="Times New Roman" w:eastAsia="Times New Roman" w:hAnsi="Times New Roman" w:hint="cs"/>
          <w:sz w:val="20"/>
          <w:rtl/>
          <w:lang w:eastAsia="he-IL"/>
        </w:rPr>
        <w:t>.</w:t>
      </w:r>
    </w:p>
    <w:p w14:paraId="4D9FCA9E"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צוות עובדים ואמצעים</w:t>
      </w:r>
    </w:p>
    <w:p w14:paraId="062CE2A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יקיים משרד מאויש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מאורגן ומצויד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באופן שיאפשר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בהתאם להוראות חוזה זה.</w:t>
      </w:r>
    </w:p>
    <w:p w14:paraId="02FFA63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שהרכבם המספרי והמקצועי של צוות עובדיו, כמפורט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hint="cs"/>
          <w:b/>
          <w:sz w:val="20"/>
          <w:rtl/>
          <w:lang w:eastAsia="he-IL"/>
        </w:rPr>
        <w:t>המצ"ב,</w:t>
      </w:r>
      <w:r w:rsidRPr="001835AB">
        <w:rPr>
          <w:rFonts w:ascii="Times New Roman" w:eastAsia="Times New Roman" w:hAnsi="Times New Roman"/>
          <w:sz w:val="20"/>
          <w:rtl/>
          <w:lang w:eastAsia="he-IL"/>
        </w:rPr>
        <w:t xml:space="preserve"> יתאים לביצוע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ברמה ובמועדים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המפורטים בחוזה זה ויניח את דעתו של המנהל במשך כל תקופת מתן שרותי המתכנן.</w:t>
      </w:r>
    </w:p>
    <w:p w14:paraId="2498506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מהתחייבותו האמורה של המתכנן, רשאי המנהל - אם וכאשר יראה צורך בכך על פי שיקול דעתו </w:t>
      </w:r>
      <w:r w:rsidRPr="001835AB">
        <w:rPr>
          <w:rFonts w:ascii="Times New Roman" w:eastAsia="Times New Roman" w:hAnsi="Times New Roman" w:hint="cs"/>
          <w:sz w:val="20"/>
          <w:rtl/>
          <w:lang w:eastAsia="he-IL"/>
        </w:rPr>
        <w:t xml:space="preserve">המוחלט </w:t>
      </w:r>
      <w:r w:rsidRPr="001835AB">
        <w:rPr>
          <w:rFonts w:ascii="Times New Roman" w:eastAsia="Times New Roman" w:hAnsi="Times New Roman"/>
          <w:sz w:val="20"/>
          <w:rtl/>
          <w:lang w:eastAsia="he-IL"/>
        </w:rPr>
        <w:t>- להורות למתכנן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להגדיל את צוות עובדיו, על חשבונו ואחריותו של המתכנן, במספר, לתקופה ובמקומות אותם יציין המנהל בהוראותיו.</w:t>
      </w:r>
    </w:p>
    <w:p w14:paraId="0250DFF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החוזה יהיה האדריכל ו/או המהנדס ו/או היועץ הנקוב בנספח </w:t>
      </w:r>
      <w:r w:rsidRPr="001835AB">
        <w:rPr>
          <w:rFonts w:ascii="Times New Roman" w:eastAsia="Times New Roman" w:hAnsi="Times New Roman"/>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מנהלו הראשי של המתכנן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המנהל הראשי</w:t>
      </w:r>
      <w:r w:rsidRPr="001835AB">
        <w:rPr>
          <w:rFonts w:ascii="Times New Roman" w:eastAsia="Times New Roman" w:hAnsi="Times New Roman"/>
          <w:sz w:val="20"/>
          <w:rtl/>
          <w:lang w:eastAsia="he-IL"/>
        </w:rPr>
        <w:t>"). החלפת המנהל הראשי בממלא מקום מתאים ולתקופה מוגדרת, תיעשה לאחר אישורו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73AC5307"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w:t>
      </w:r>
      <w:r w:rsidRPr="001835AB">
        <w:rPr>
          <w:rFonts w:ascii="Times New Roman" w:eastAsia="Times New Roman" w:hAnsi="Times New Roman" w:hint="cs"/>
          <w:sz w:val="20"/>
          <w:rtl/>
          <w:lang w:eastAsia="he-IL"/>
        </w:rPr>
        <w:t>צהיר, כי ידוע לו, ש</w:t>
      </w:r>
      <w:r w:rsidRPr="001835AB">
        <w:rPr>
          <w:rFonts w:ascii="Times New Roman" w:eastAsia="Times New Roman" w:hAnsi="Times New Roman"/>
          <w:sz w:val="20"/>
          <w:rtl/>
          <w:lang w:eastAsia="he-IL"/>
        </w:rPr>
        <w:t>במשך כל 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קפ</w:t>
      </w:r>
      <w:r w:rsidRPr="001835AB">
        <w:rPr>
          <w:rFonts w:ascii="Times New Roman" w:eastAsia="Times New Roman" w:hAnsi="Times New Roman" w:hint="cs"/>
          <w:sz w:val="20"/>
          <w:rtl/>
          <w:lang w:eastAsia="he-IL"/>
        </w:rPr>
        <w:t>ו של</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יעמוד המנהל הראשי בראשו, יהיה מעורב אישית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התכנון. מבלי לגרוע מהתחייבויות המתכנן כמתחייב מ</w:t>
      </w:r>
      <w:r w:rsidRPr="001835AB">
        <w:rPr>
          <w:rFonts w:ascii="Times New Roman" w:eastAsia="Times New Roman" w:hAnsi="Times New Roman" w:hint="cs"/>
          <w:sz w:val="20"/>
          <w:rtl/>
          <w:lang w:eastAsia="he-IL"/>
        </w:rPr>
        <w:t>חוזה זה,</w:t>
      </w:r>
      <w:r w:rsidRPr="001835AB">
        <w:rPr>
          <w:rFonts w:ascii="Times New Roman" w:eastAsia="Times New Roman" w:hAnsi="Times New Roman"/>
          <w:sz w:val="20"/>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4FA2703"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p>
    <w:p w14:paraId="7BB7650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 xml:space="preserve">המזמין רשאי </w:t>
      </w:r>
      <w:r w:rsidRPr="001835AB">
        <w:rPr>
          <w:rFonts w:ascii="Times New Roman" w:eastAsia="Times New Roman" w:hAnsi="Times New Roman"/>
          <w:sz w:val="20"/>
          <w:rtl/>
          <w:lang w:eastAsia="he-IL"/>
        </w:rPr>
        <w:t xml:space="preserve">לדרוש מהמתכנן להחליף כל עובד מעובדיו של המתכנן שלדעת המזמין אינו מתאים לתפקידו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אינו מבצעו להנחת דעתו, אף אם אושר תחילה ע"י המזמין וכן לדרוש תגבור צוות המתכנן, ועל המתכנן למלא </w:t>
      </w:r>
      <w:r w:rsidRPr="001835AB">
        <w:rPr>
          <w:rFonts w:ascii="Times New Roman" w:eastAsia="Times New Roman" w:hAnsi="Times New Roman" w:hint="cs"/>
          <w:sz w:val="20"/>
          <w:rtl/>
          <w:lang w:eastAsia="he-IL"/>
        </w:rPr>
        <w:t xml:space="preserve">אחר </w:t>
      </w:r>
      <w:r w:rsidRPr="001835AB">
        <w:rPr>
          <w:rFonts w:ascii="Times New Roman" w:eastAsia="Times New Roman" w:hAnsi="Times New Roman"/>
          <w:sz w:val="20"/>
          <w:rtl/>
          <w:lang w:eastAsia="he-IL"/>
        </w:rPr>
        <w:t>דרישת המזמין לאלתר.</w:t>
      </w:r>
    </w:p>
    <w:p w14:paraId="45AC57B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החלטות המזמין בדבר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ו/או החלפת עובד מעובדי המתכנן תינתנה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המוחלט</w:t>
      </w:r>
      <w:r w:rsidRPr="001835AB">
        <w:rPr>
          <w:rFonts w:ascii="Times New Roman" w:eastAsia="Times New Roman" w:hAnsi="Times New Roman" w:hint="cs"/>
          <w:sz w:val="20"/>
          <w:rtl/>
          <w:lang w:eastAsia="he-IL"/>
        </w:rPr>
        <w:t xml:space="preserve"> של המזמין</w:t>
      </w:r>
      <w:r w:rsidRPr="001835AB">
        <w:rPr>
          <w:rFonts w:ascii="Times New Roman" w:eastAsia="Times New Roman" w:hAnsi="Times New Roman"/>
          <w:sz w:val="20"/>
          <w:rtl/>
          <w:lang w:eastAsia="he-IL"/>
        </w:rPr>
        <w:t xml:space="preserve"> וללא צורך במתן נימוקים</w:t>
      </w:r>
      <w:r w:rsidRPr="001835AB">
        <w:rPr>
          <w:rFonts w:ascii="Times New Roman" w:eastAsia="Times New Roman" w:hAnsi="Times New Roman" w:hint="cs"/>
          <w:sz w:val="20"/>
          <w:rtl/>
          <w:lang w:eastAsia="he-IL"/>
        </w:rPr>
        <w:t xml:space="preserve"> כאלה ואחרים</w:t>
      </w:r>
      <w:r w:rsidRPr="001835AB">
        <w:rPr>
          <w:rFonts w:ascii="Times New Roman" w:eastAsia="Times New Roman" w:hAnsi="Times New Roman"/>
          <w:sz w:val="20"/>
          <w:rtl/>
          <w:lang w:eastAsia="he-IL"/>
        </w:rPr>
        <w:t>. אין בהחלטות אלה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לשחרר את המתכנן מאי</w:t>
      </w:r>
      <w:r w:rsidRPr="001835AB">
        <w:rPr>
          <w:rFonts w:ascii="Times New Roman" w:eastAsia="Times New Roman" w:hAnsi="Times New Roman" w:hint="cs"/>
          <w:sz w:val="20"/>
          <w:rtl/>
          <w:lang w:eastAsia="he-IL"/>
        </w:rPr>
        <w:t>לו</w:t>
      </w:r>
      <w:r w:rsidRPr="001835AB">
        <w:rPr>
          <w:rFonts w:ascii="Times New Roman" w:eastAsia="Times New Roman" w:hAnsi="Times New Roman"/>
          <w:sz w:val="20"/>
          <w:rtl/>
          <w:lang w:eastAsia="he-IL"/>
        </w:rPr>
        <w:t xml:space="preserve"> מהתחייבויותיו לפי חוזה זה ואין בהן כדי להטיל על המזמין כל אחריות</w:t>
      </w:r>
      <w:r w:rsidRPr="001835AB">
        <w:rPr>
          <w:rFonts w:ascii="Times New Roman" w:eastAsia="Times New Roman" w:hAnsi="Times New Roman" w:hint="cs"/>
          <w:sz w:val="20"/>
          <w:rtl/>
          <w:lang w:eastAsia="he-IL"/>
        </w:rPr>
        <w:t xml:space="preserve"> ו/או חבות</w:t>
      </w:r>
      <w:r w:rsidRPr="001835AB">
        <w:rPr>
          <w:rFonts w:ascii="Times New Roman" w:eastAsia="Times New Roman" w:hAnsi="Times New Roman"/>
          <w:sz w:val="20"/>
          <w:rtl/>
          <w:lang w:eastAsia="he-IL"/>
        </w:rPr>
        <w:t xml:space="preserve"> שהיא.</w:t>
      </w:r>
    </w:p>
    <w:p w14:paraId="7FAE3071"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לצייד על חשבונו את צוות עובדיו בכל הציוד הדרוש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w:t>
      </w:r>
      <w:r w:rsidRPr="001835AB">
        <w:rPr>
          <w:rFonts w:ascii="Times New Roman" w:eastAsia="Times New Roman" w:hAnsi="Times New Roman" w:hint="cs"/>
          <w:sz w:val="20"/>
          <w:rtl/>
          <w:lang w:eastAsia="he-IL"/>
        </w:rPr>
        <w:t>האחריות בגין אחזקת</w:t>
      </w:r>
      <w:r w:rsidRPr="001835AB">
        <w:rPr>
          <w:rFonts w:ascii="Times New Roman" w:eastAsia="Times New Roman" w:hAnsi="Times New Roman"/>
          <w:sz w:val="20"/>
          <w:rtl/>
          <w:lang w:eastAsia="he-IL"/>
        </w:rPr>
        <w:t xml:space="preserve"> ושמיר</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ציוד</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תהיה בידי המתכנן ועל חשבונו, והמזמין לא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בכל אחריות </w:t>
      </w:r>
      <w:r w:rsidRPr="001835AB">
        <w:rPr>
          <w:rFonts w:ascii="Times New Roman" w:eastAsia="Times New Roman" w:hAnsi="Times New Roman" w:hint="cs"/>
          <w:sz w:val="20"/>
          <w:rtl/>
          <w:lang w:eastAsia="he-IL"/>
        </w:rPr>
        <w:t xml:space="preserve">ו/או חבות </w:t>
      </w:r>
      <w:r w:rsidRPr="001835AB">
        <w:rPr>
          <w:rFonts w:ascii="Times New Roman" w:eastAsia="Times New Roman" w:hAnsi="Times New Roman"/>
          <w:sz w:val="20"/>
          <w:rtl/>
          <w:lang w:eastAsia="he-IL"/>
        </w:rPr>
        <w:t>בגין א</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בדן </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או נזק</w:t>
      </w:r>
      <w:r w:rsidRPr="001835AB">
        <w:rPr>
          <w:rFonts w:ascii="Times New Roman" w:eastAsia="Times New Roman" w:hAnsi="Times New Roman" w:hint="cs"/>
          <w:sz w:val="20"/>
          <w:rtl/>
          <w:lang w:eastAsia="he-IL"/>
        </w:rPr>
        <w:t xml:space="preserve"> ו/או קלקול</w:t>
      </w:r>
      <w:r w:rsidRPr="001835AB">
        <w:rPr>
          <w:rFonts w:ascii="Times New Roman" w:eastAsia="Times New Roman" w:hAnsi="Times New Roman"/>
          <w:sz w:val="20"/>
          <w:rtl/>
          <w:lang w:eastAsia="he-IL"/>
        </w:rPr>
        <w:t xml:space="preserve"> כלשהו לציוד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לכל חלק ממנו מכל סיבה שהיא.</w:t>
      </w:r>
    </w:p>
    <w:p w14:paraId="58854FE4"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המתכנן</w:t>
      </w:r>
    </w:p>
    <w:p w14:paraId="0D56CCF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במגעים עם רשויות 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עם הרשות המקומית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הנוגע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וכל הכרוך בכך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יפעל המתכנן בתור בא-כוחו הטכני של המזמין והמזמין מסמיכו לכך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w:t>
      </w:r>
    </w:p>
    <w:p w14:paraId="5601481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שהמתכנן לא יגיש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תיקונים לתכניות לא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הרשויות המוסמכות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אושרו קודם לכן</w:t>
      </w:r>
      <w:r w:rsidRPr="001835AB">
        <w:rPr>
          <w:rFonts w:ascii="Times New Roman" w:eastAsia="Times New Roman" w:hAnsi="Times New Roman" w:hint="cs"/>
          <w:sz w:val="20"/>
          <w:rtl/>
          <w:lang w:eastAsia="he-IL"/>
        </w:rPr>
        <w:t>, מראש ובכתב,</w:t>
      </w:r>
      <w:r w:rsidRPr="001835AB">
        <w:rPr>
          <w:rFonts w:ascii="Times New Roman" w:eastAsia="Times New Roman" w:hAnsi="Times New Roman"/>
          <w:sz w:val="20"/>
          <w:rtl/>
          <w:lang w:eastAsia="he-IL"/>
        </w:rPr>
        <w:t xml:space="preserve"> ע"י המזמין.</w:t>
      </w:r>
    </w:p>
    <w:p w14:paraId="0A367A16"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שהמתכנן לא יקבל כל החלטה ולא יפעל ולא יחייב את המזמין בכל עניין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הכרוך בהתחייבות חוקית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כספית</w:t>
      </w:r>
      <w:r w:rsidRPr="001835AB">
        <w:rPr>
          <w:rFonts w:ascii="Times New Roman" w:eastAsia="Times New Roman" w:hAnsi="Times New Roman" w:hint="cs"/>
          <w:sz w:val="20"/>
          <w:rtl/>
          <w:lang w:eastAsia="he-IL"/>
        </w:rPr>
        <w:t xml:space="preserve"> ו/או אחרת,</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66F66386"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זולת אם</w:t>
      </w:r>
      <w:r w:rsidRPr="001835AB">
        <w:rPr>
          <w:rFonts w:ascii="Times New Roman" w:eastAsia="Times New Roman" w:hAnsi="Times New Roman"/>
          <w:sz w:val="20"/>
          <w:rtl/>
          <w:lang w:eastAsia="he-IL"/>
        </w:rPr>
        <w:t xml:space="preserve"> יוסמך לכך ע"י המזמין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יהיה המתכנן רשאי ליתן הוראות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הנחיות</w:t>
      </w:r>
      <w:r w:rsidRPr="001835AB">
        <w:rPr>
          <w:rFonts w:ascii="Times New Roman" w:eastAsia="Times New Roman" w:hAnsi="Times New Roman" w:hint="cs"/>
          <w:sz w:val="20"/>
          <w:rtl/>
          <w:lang w:eastAsia="he-IL"/>
        </w:rPr>
        <w:t>, בין</w:t>
      </w:r>
      <w:r w:rsidRPr="001835AB">
        <w:rPr>
          <w:rFonts w:ascii="Times New Roman" w:eastAsia="Times New Roman" w:hAnsi="Times New Roman"/>
          <w:sz w:val="20"/>
          <w:rtl/>
          <w:lang w:eastAsia="he-IL"/>
        </w:rPr>
        <w:t xml:space="preserve"> במישרין</w:t>
      </w:r>
      <w:r w:rsidRPr="001835AB">
        <w:rPr>
          <w:rFonts w:ascii="Times New Roman" w:eastAsia="Times New Roman" w:hAnsi="Times New Roman" w:hint="cs"/>
          <w:sz w:val="20"/>
          <w:rtl/>
          <w:lang w:eastAsia="he-IL"/>
        </w:rPr>
        <w:t xml:space="preserve"> ובין בעקיפין,</w:t>
      </w:r>
      <w:r w:rsidRPr="001835AB">
        <w:rPr>
          <w:rFonts w:ascii="Times New Roman" w:eastAsia="Times New Roman" w:hAnsi="Times New Roman"/>
          <w:sz w:val="20"/>
          <w:rtl/>
          <w:lang w:eastAsia="he-IL"/>
        </w:rPr>
        <w:t xml:space="preserve"> לקבלן הראשי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לקבלן העבודות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לנהל עמם מו"מ ביחס למחירים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דרכי ביצוע הכרוכים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מחירים</w:t>
      </w:r>
      <w:r w:rsidRPr="001835AB">
        <w:rPr>
          <w:rFonts w:ascii="Times New Roman" w:eastAsia="Times New Roman" w:hAnsi="Times New Roman" w:hint="cs"/>
          <w:sz w:val="20"/>
          <w:rtl/>
          <w:lang w:eastAsia="he-IL"/>
        </w:rPr>
        <w:t xml:space="preserve"> ו/או כמויות</w:t>
      </w:r>
      <w:r w:rsidRPr="001835AB">
        <w:rPr>
          <w:rFonts w:ascii="Times New Roman" w:eastAsia="Times New Roman" w:hAnsi="Times New Roman"/>
          <w:sz w:val="20"/>
          <w:rtl/>
          <w:lang w:eastAsia="he-IL"/>
        </w:rPr>
        <w:t>, אלא באמצעות המזמין או המנהל.</w:t>
      </w:r>
    </w:p>
    <w:p w14:paraId="1554FB1A"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המנהל</w:t>
      </w:r>
    </w:p>
    <w:p w14:paraId="7831CBB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לבדוק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עת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את שרותי המתכנן כולם או </w:t>
      </w:r>
      <w:r w:rsidRPr="001835AB">
        <w:rPr>
          <w:rFonts w:ascii="Times New Roman" w:eastAsia="Times New Roman" w:hAnsi="Times New Roman" w:hint="cs"/>
          <w:sz w:val="20"/>
          <w:rtl/>
          <w:lang w:eastAsia="he-IL"/>
        </w:rPr>
        <w:t>מקצתם</w:t>
      </w:r>
      <w:r w:rsidRPr="001835AB">
        <w:rPr>
          <w:rFonts w:ascii="Times New Roman" w:eastAsia="Times New Roman" w:hAnsi="Times New Roman"/>
          <w:sz w:val="20"/>
          <w:rtl/>
          <w:lang w:eastAsia="he-IL"/>
        </w:rPr>
        <w:t xml:space="preserve">, להשגיח על ביצוע שרותי המתכנן וכן לבדוק את טיב שירותי המתכנן הנעשים על ידי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 כן רשאי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lastRenderedPageBreak/>
        <w:t>לבדוק אם המתכנן מבצע כהלכה את הוראות חוזה זה, את הוראות המזמין ואת הוראותיו.</w:t>
      </w:r>
    </w:p>
    <w:p w14:paraId="296213D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w:t>
      </w:r>
    </w:p>
    <w:p w14:paraId="329ED9A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לצורך הפעלת סמכויותיו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רשאי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מי מטעמו לבקר במשרד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בכל מקום אחר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בו מבוצעים שירותי המתכנן והמתכנן מתחייב למסור כל הסבר שיידרש על יד</w:t>
      </w:r>
      <w:r w:rsidRPr="001835AB">
        <w:rPr>
          <w:rFonts w:ascii="Times New Roman" w:eastAsia="Times New Roman" w:hAnsi="Times New Roman" w:hint="cs"/>
          <w:sz w:val="20"/>
          <w:rtl/>
          <w:lang w:eastAsia="he-IL"/>
        </w:rPr>
        <w:t>י המנהל 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w:t>
      </w:r>
    </w:p>
    <w:p w14:paraId="13115D6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בהפעלת סמכויות המנהל על 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לגרוע </w:t>
      </w:r>
      <w:r w:rsidRPr="001835AB">
        <w:rPr>
          <w:rFonts w:ascii="Times New Roman" w:eastAsia="Times New Roman" w:hAnsi="Times New Roman" w:hint="cs"/>
          <w:sz w:val="20"/>
          <w:rtl/>
          <w:lang w:eastAsia="he-IL"/>
        </w:rPr>
        <w:t xml:space="preserve">ו/או לשחרר </w:t>
      </w:r>
      <w:r w:rsidRPr="001835AB">
        <w:rPr>
          <w:rFonts w:ascii="Times New Roman" w:eastAsia="Times New Roman" w:hAnsi="Times New Roman"/>
          <w:sz w:val="20"/>
          <w:rtl/>
          <w:lang w:eastAsia="he-IL"/>
        </w:rPr>
        <w:t xml:space="preserve">מאחריות </w:t>
      </w:r>
      <w:r w:rsidRPr="001835AB">
        <w:rPr>
          <w:rFonts w:ascii="Times New Roman" w:eastAsia="Times New Roman" w:hAnsi="Times New Roman" w:hint="cs"/>
          <w:sz w:val="20"/>
          <w:rtl/>
          <w:lang w:eastAsia="he-IL"/>
        </w:rPr>
        <w:t>המתכנן על פי חוזה זה ו/או על פי כל דין.</w:t>
      </w:r>
      <w:r w:rsidRPr="001835AB">
        <w:rPr>
          <w:rFonts w:ascii="Times New Roman" w:eastAsia="Times New Roman" w:hAnsi="Times New Roman"/>
          <w:sz w:val="20"/>
          <w:rtl/>
          <w:lang w:eastAsia="he-IL"/>
        </w:rPr>
        <w:t xml:space="preserve"> בהקשר זה מובהר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C39CC15"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אישר המנהל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מסמכים אחרים הקשורים בשרותי המתכנן על פי חוזה זה או שדרש המנהל מהמתכנן להכינם בהתאם ל</w:t>
      </w:r>
      <w:r w:rsidRPr="001835AB">
        <w:rPr>
          <w:rFonts w:ascii="Times New Roman" w:eastAsia="Times New Roman" w:hAnsi="Times New Roman" w:hint="cs"/>
          <w:sz w:val="20"/>
          <w:rtl/>
          <w:lang w:eastAsia="he-IL"/>
        </w:rPr>
        <w:t>חוזה</w:t>
      </w:r>
      <w:r w:rsidRPr="001835AB">
        <w:rPr>
          <w:rFonts w:ascii="Times New Roman" w:eastAsia="Times New Roman" w:hAnsi="Times New Roman"/>
          <w:sz w:val="20"/>
          <w:rtl/>
          <w:lang w:eastAsia="he-IL"/>
        </w:rPr>
        <w:t xml:space="preserve"> זה, </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לשחרר את המתכנן מאחריותו המקצועית המלאה ו</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להטיל על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על המזמין אחריות כלשהי לטיב התכניות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המסמכים האמורים.</w:t>
      </w:r>
    </w:p>
    <w:p w14:paraId="7056FEEB"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לוח זמנים ושלבי ב</w:t>
      </w:r>
      <w:r w:rsidRPr="001835AB">
        <w:rPr>
          <w:rFonts w:ascii="Times New Roman" w:eastAsia="Times New Roman" w:hAnsi="Times New Roman" w:hint="cs"/>
          <w:bCs/>
          <w:sz w:val="20"/>
          <w:u w:val="single"/>
          <w:rtl/>
          <w:lang w:eastAsia="he-IL"/>
        </w:rPr>
        <w:t>י</w:t>
      </w:r>
      <w:r w:rsidRPr="001835AB">
        <w:rPr>
          <w:rFonts w:ascii="Times New Roman" w:eastAsia="Times New Roman" w:hAnsi="Times New Roman"/>
          <w:bCs/>
          <w:sz w:val="20"/>
          <w:u w:val="single"/>
          <w:rtl/>
          <w:lang w:eastAsia="he-IL"/>
        </w:rPr>
        <w:t>צוע</w:t>
      </w:r>
    </w:p>
    <w:p w14:paraId="547E6D8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יבצע את שרותי המתכנן בשלבים ובמועדים כמפורט בנספח </w:t>
      </w:r>
      <w:r w:rsidRPr="001835AB">
        <w:rPr>
          <w:rFonts w:ascii="Times New Roman" w:eastAsia="Times New Roman" w:hAnsi="Times New Roman"/>
          <w:b/>
          <w:bCs/>
          <w:sz w:val="20"/>
          <w:rtl/>
          <w:lang w:eastAsia="he-IL"/>
        </w:rPr>
        <w:t>ג'</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לוח הזמנים</w:t>
      </w:r>
      <w:r w:rsidRPr="001835AB">
        <w:rPr>
          <w:rFonts w:ascii="Times New Roman" w:eastAsia="Times New Roman" w:hAnsi="Times New Roman"/>
          <w:sz w:val="20"/>
          <w:rtl/>
          <w:lang w:eastAsia="he-IL"/>
        </w:rPr>
        <w:t>"). כל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 הכלול בשרותי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לא נקבע לו מועד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יבוצע על ידי המתכנן במועד שיהיה דרוש על מנת להבטיח</w:t>
      </w:r>
      <w:r w:rsidRPr="001835AB">
        <w:rPr>
          <w:rFonts w:ascii="Times New Roman" w:eastAsia="Times New Roman" w:hAnsi="Times New Roman" w:hint="cs"/>
          <w:sz w:val="20"/>
          <w:rtl/>
          <w:lang w:eastAsia="he-IL"/>
        </w:rPr>
        <w:t xml:space="preserve"> את</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בהתאם ללוח הזמנים ובאופן שיאפשר את גמר ביצוע הפרויקט על ידי הקבלן הראשי וגמר ביצוע עבודות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 xml:space="preserve">קבלנים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אחרים בהתאם ללוח הזמנים המוסכם 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מם.</w:t>
      </w:r>
    </w:p>
    <w:p w14:paraId="113D1DD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יתחיל המתכנן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קטע מהפרויקט ו/או שלב משלבי העבודה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או </w:t>
      </w:r>
      <w:r w:rsidRPr="001835AB">
        <w:rPr>
          <w:rFonts w:ascii="Times New Roman" w:eastAsia="Times New Roman" w:hAnsi="Times New Roman"/>
          <w:b/>
          <w:bCs/>
          <w:sz w:val="20"/>
          <w:rtl/>
          <w:lang w:eastAsia="he-IL"/>
        </w:rPr>
        <w:t xml:space="preserve">ג'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אלא אם כן הודיע למזמין תחילה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הגיע לדעתו מועד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זה וק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מהמזמין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לביצועו.</w:t>
      </w:r>
    </w:p>
    <w:p w14:paraId="70AE078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יש לראות </w:t>
      </w:r>
      <w:r w:rsidRPr="001835AB">
        <w:rPr>
          <w:rFonts w:ascii="Times New Roman" w:eastAsia="Times New Roman" w:hAnsi="Times New Roman" w:hint="cs"/>
          <w:sz w:val="20"/>
          <w:rtl/>
          <w:lang w:eastAsia="he-IL"/>
        </w:rPr>
        <w:t>ב</w:t>
      </w:r>
      <w:r w:rsidRPr="001835AB">
        <w:rPr>
          <w:rFonts w:ascii="Times New Roman" w:eastAsia="Times New Roman" w:hAnsi="Times New Roman"/>
          <w:sz w:val="20"/>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F64E5F8"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ידוע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התחייבויות היועצים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יתר הגורמים, מותנות בכך שיסופקו להם כל התכניות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ההנחיות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ההוראות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הפרטים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הביאורים שידרשו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מהקבלנים מלטעון לעיכוב מוצדק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ובאופן שיבטיח ביצועם בהתאם ללוחות הזמנים שיהיו רצופים לחוזים שיחתמו עמם.</w:t>
      </w:r>
    </w:p>
    <w:p w14:paraId="3CD7400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 יוכר כמוצדק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אך ו</w:t>
      </w:r>
      <w:r w:rsidRPr="001835AB">
        <w:rPr>
          <w:rFonts w:ascii="Times New Roman" w:eastAsia="Times New Roman" w:hAnsi="Times New Roman"/>
          <w:sz w:val="20"/>
          <w:rtl/>
          <w:lang w:eastAsia="he-IL"/>
        </w:rPr>
        <w:t>רק בהימלא כל התנאים המצטברים הבאים ולמשך הזמן שהמנהל יקבע, דהיינו:</w:t>
      </w:r>
    </w:p>
    <w:p w14:paraId="28BFF35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הוא נובע מכ</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ח עליון או גורם אחר (להלן יחדיו: "</w:t>
      </w:r>
      <w:r w:rsidRPr="001835AB">
        <w:rPr>
          <w:rFonts w:ascii="Times New Roman" w:eastAsia="Times New Roman" w:hAnsi="Times New Roman"/>
          <w:b/>
          <w:bCs/>
          <w:sz w:val="20"/>
          <w:rtl/>
          <w:lang w:eastAsia="he-IL"/>
        </w:rPr>
        <w:t>אירוע דוחה</w:t>
      </w:r>
      <w:r w:rsidRPr="001835AB">
        <w:rPr>
          <w:rFonts w:ascii="Times New Roman" w:eastAsia="Times New Roman" w:hAnsi="Times New Roman"/>
          <w:sz w:val="20"/>
          <w:rtl/>
          <w:lang w:eastAsia="he-IL"/>
        </w:rPr>
        <w:t>") שלדעת המנהל לא הייתה למתכנן שליטה עליו.</w:t>
      </w:r>
    </w:p>
    <w:p w14:paraId="66E7C758"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מיד משהתרחש אירוע דוחה הודיע המתכנן למנהל על קיומו ועל משך העיכוב הצפוי.</w:t>
      </w:r>
    </w:p>
    <w:p w14:paraId="64D75A4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קיבל תכניות, הנחיות, הוראות, פרטים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אורים שנדרשו על ידו ונדרשים לביצוע התכנון מהמזמין או היועצים במועד שסוכם עימם.</w:t>
      </w:r>
    </w:p>
    <w:p w14:paraId="34AF316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אישר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האירוע הדוחה אכן מצדיק 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השירות ואת משך הדחייה.</w:t>
      </w:r>
    </w:p>
    <w:p w14:paraId="4008286B" w14:textId="77777777" w:rsidR="001835AB" w:rsidRPr="001835AB" w:rsidRDefault="001835AB" w:rsidP="001835AB">
      <w:pPr>
        <w:widowControl w:val="0"/>
        <w:spacing w:before="0" w:beforeAutospacing="0" w:after="200" w:afterAutospacing="0" w:line="240" w:lineRule="auto"/>
        <w:ind w:left="144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w:t>
      </w:r>
      <w:r w:rsidRPr="001835AB">
        <w:rPr>
          <w:rFonts w:ascii="Times New Roman" w:eastAsia="Times New Roman" w:hAnsi="Times New Roman" w:hint="cs"/>
          <w:sz w:val="20"/>
          <w:rtl/>
          <w:lang w:eastAsia="he-IL"/>
        </w:rPr>
        <w:t xml:space="preserve">כלליות </w:t>
      </w:r>
      <w:r w:rsidRPr="001835AB">
        <w:rPr>
          <w:rFonts w:ascii="Times New Roman" w:eastAsia="Times New Roman" w:hAnsi="Times New Roman"/>
          <w:sz w:val="20"/>
          <w:rtl/>
          <w:lang w:eastAsia="he-IL"/>
        </w:rPr>
        <w:t>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חור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 תכנון ע"י אחרים לא יהווה עילה לעיכוב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14037A7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להודיע למנהל מידית, על כל עיכוב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לפי הערכתו עלול לגרום לאיחור בקיום לוח הזמנים.</w:t>
      </w:r>
    </w:p>
    <w:p w14:paraId="647D3EA1"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3D890D0" w14:textId="77777777" w:rsidR="00E64AE3" w:rsidRPr="001835AB" w:rsidRDefault="00E64AE3" w:rsidP="00E64AE3">
      <w:pPr>
        <w:widowControl w:val="0"/>
        <w:spacing w:before="0" w:beforeAutospacing="0" w:after="200" w:afterAutospacing="0" w:line="240" w:lineRule="auto"/>
        <w:jc w:val="both"/>
        <w:rPr>
          <w:rFonts w:ascii="Times New Roman" w:eastAsia="Times New Roman" w:hAnsi="Times New Roman"/>
          <w:sz w:val="20"/>
          <w:rtl/>
          <w:lang w:eastAsia="he-IL"/>
        </w:rPr>
      </w:pPr>
    </w:p>
    <w:p w14:paraId="16384BBD"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לבקר במשרד המתכנן ולעיין בהתקדמות ובאופן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והמתכנן ימסור למנהל כל הסבר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פרט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דיווח</w:t>
      </w:r>
      <w:r w:rsidRPr="001835AB">
        <w:rPr>
          <w:rFonts w:ascii="Times New Roman" w:eastAsia="Times New Roman" w:hAnsi="Times New Roman" w:hint="cs"/>
          <w:sz w:val="20"/>
          <w:rtl/>
          <w:lang w:eastAsia="he-IL"/>
        </w:rPr>
        <w:t>, מיד</w:t>
      </w:r>
      <w:r w:rsidRPr="001835AB">
        <w:rPr>
          <w:rFonts w:ascii="Times New Roman" w:eastAsia="Times New Roman" w:hAnsi="Times New Roman"/>
          <w:sz w:val="20"/>
          <w:rtl/>
          <w:lang w:eastAsia="he-IL"/>
        </w:rPr>
        <w:t xml:space="preserve"> לפי בקשתו. אין בסעיף זה כדי לגרוע מהתחייבויות המתכנן לפי חוזה</w:t>
      </w:r>
      <w:r w:rsidRPr="001835AB">
        <w:rPr>
          <w:rFonts w:ascii="Times New Roman" w:eastAsia="Times New Roman" w:hAnsi="Times New Roman" w:hint="cs"/>
          <w:sz w:val="20"/>
          <w:rtl/>
          <w:lang w:eastAsia="he-IL"/>
        </w:rPr>
        <w:t xml:space="preserve"> זה ו/או לפי כל דין</w:t>
      </w:r>
      <w:r w:rsidRPr="001835AB">
        <w:rPr>
          <w:rFonts w:ascii="Times New Roman" w:eastAsia="Times New Roman" w:hAnsi="Times New Roman"/>
          <w:sz w:val="20"/>
          <w:rtl/>
          <w:lang w:eastAsia="he-IL"/>
        </w:rPr>
        <w:t>.</w:t>
      </w:r>
    </w:p>
    <w:p w14:paraId="08BE52C7"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שכר המתכנן</w:t>
      </w:r>
    </w:p>
    <w:p w14:paraId="087A49DA"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תמורת שרותי המתכנן וכל יתר התחייבויותיו לפי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כמפורט בנספח </w:t>
      </w:r>
      <w:r w:rsidRPr="001835AB">
        <w:rPr>
          <w:rFonts w:ascii="Times New Roman" w:eastAsia="Times New Roman" w:hAnsi="Times New Roman"/>
          <w:bCs/>
          <w:sz w:val="20"/>
          <w:rtl/>
          <w:lang w:eastAsia="he-IL"/>
        </w:rPr>
        <w:t xml:space="preserve">ד' </w:t>
      </w:r>
      <w:r w:rsidRPr="001835AB">
        <w:rPr>
          <w:rFonts w:ascii="Times New Roman" w:eastAsia="Times New Roman" w:hAnsi="Times New Roman" w:hint="cs"/>
          <w:b/>
          <w:sz w:val="20"/>
          <w:rtl/>
          <w:lang w:eastAsia="he-IL"/>
        </w:rPr>
        <w:t xml:space="preserve">המצ"ב </w:t>
      </w:r>
      <w:r w:rsidRPr="001835AB">
        <w:rPr>
          <w:rFonts w:ascii="Times New Roman" w:eastAsia="Times New Roman" w:hAnsi="Times New Roman"/>
          <w:sz w:val="20"/>
          <w:rtl/>
          <w:lang w:eastAsia="he-IL"/>
        </w:rPr>
        <w:t>(להלן: "</w:t>
      </w:r>
      <w:r w:rsidRPr="001835AB">
        <w:rPr>
          <w:rFonts w:ascii="Times New Roman" w:eastAsia="Times New Roman" w:hAnsi="Times New Roman"/>
          <w:b/>
          <w:bCs/>
          <w:sz w:val="20"/>
          <w:rtl/>
          <w:lang w:eastAsia="he-IL"/>
        </w:rPr>
        <w:t>שכר המתכנן</w:t>
      </w:r>
      <w:r w:rsidRPr="001835AB">
        <w:rPr>
          <w:rFonts w:ascii="Times New Roman" w:eastAsia="Times New Roman" w:hAnsi="Times New Roman"/>
          <w:sz w:val="20"/>
          <w:rtl/>
          <w:lang w:eastAsia="he-IL"/>
        </w:rPr>
        <w:t>").</w:t>
      </w:r>
    </w:p>
    <w:p w14:paraId="566FF474"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בהוצאות הממשיות בשרותי העזר המפורטים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שא המזמין:</w:t>
      </w:r>
    </w:p>
    <w:p w14:paraId="2001F23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הדפסות בתוויין המיועדות להפצה לאחרים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למעט הדפסות שיפיק המתכנן במשרדו. להסרת ספקות, יובהר כי בגין הוצאות הדפסות בתוויין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מיועדות למתכנן בהליך עבודתו, לא יהיה המתכנן זכאי לקבל</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החזר.</w:t>
      </w:r>
    </w:p>
    <w:p w14:paraId="05B4F26F"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0"/>
          <w:rtl/>
          <w:lang w:eastAsia="he-IL"/>
        </w:rPr>
      </w:pPr>
    </w:p>
    <w:p w14:paraId="09C53B62"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העתקות שנמסרו ע"י המתכנן למזמין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לרשויות המוסמכות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ליועצים, למעט העתקות וצילומים שיפיק המתכנן במשרדו.</w:t>
      </w:r>
    </w:p>
    <w:p w14:paraId="6E83D4C6"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שכפול מסמכים.</w:t>
      </w:r>
    </w:p>
    <w:p w14:paraId="52869648"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104026C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מדידות וצילומי אויר.</w:t>
      </w:r>
    </w:p>
    <w:p w14:paraId="081CFD0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קידוחים ובדיקות קרקע.</w:t>
      </w:r>
    </w:p>
    <w:p w14:paraId="5B23FA1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שליחויות.</w:t>
      </w:r>
    </w:p>
    <w:p w14:paraId="0E3E2A90"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העזר המפורטים בסעיפים 7.2.1 עד 7.2.3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יוזמנו על ידי המתכנן באמצעות מערכת ניהול פרויקטים </w:t>
      </w:r>
      <w:r w:rsidRPr="001835AB">
        <w:rPr>
          <w:rFonts w:ascii="Times New Roman" w:eastAsia="Times New Roman" w:hAnsi="Times New Roman"/>
          <w:sz w:val="20"/>
          <w:lang w:eastAsia="he-IL"/>
        </w:rPr>
        <w:t>VIEW</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 מערכת רמדורנט מודול ניהול מסמכים (</w:t>
      </w:r>
      <w:r w:rsidRPr="001835AB">
        <w:rPr>
          <w:rFonts w:ascii="Times New Roman" w:eastAsia="Times New Roman" w:hAnsi="Times New Roman"/>
          <w:sz w:val="20"/>
          <w:lang w:eastAsia="he-IL"/>
        </w:rPr>
        <w:t>DM</w:t>
      </w:r>
      <w:r w:rsidRPr="001835AB">
        <w:rPr>
          <w:rFonts w:ascii="Times New Roman" w:eastAsia="Times New Roman" w:hAnsi="Times New Roman"/>
          <w:sz w:val="20"/>
          <w:rtl/>
          <w:lang w:eastAsia="he-IL"/>
        </w:rPr>
        <w:t>) רק ממכונים המאושרים ע"י המזמין לבצע עבודות עבורו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הוצאות לפי סעיפים 7.2.4 עד 7.2.7 ועבור הדפסות והעתקות צבעוניות יוצאו רק אם אושרו תחילה בכתב, טרם הזמנתם ע"י המנהל.</w:t>
      </w:r>
    </w:p>
    <w:p w14:paraId="01F3808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על חשבון שכר המתכנן ישולמו למתכנן תשלומי ביניים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עורים ובמועדים המפורטים בנספח</w:t>
      </w:r>
      <w:r w:rsidRPr="001835AB">
        <w:rPr>
          <w:rFonts w:ascii="Times New Roman" w:eastAsia="Times New Roman" w:hAnsi="Times New Roman"/>
          <w:bCs/>
          <w:sz w:val="20"/>
          <w:rtl/>
          <w:lang w:eastAsia="he-IL"/>
        </w:rPr>
        <w:t xml:space="preserve"> ה'</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וכן כל תשלומי ביניים נוספים במידה והמזמין יחליט לשלמם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p>
    <w:p w14:paraId="75956C17"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תשלומי הביניים לפי פסקה זו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מקדמות על חשבון שכר המתכנן ואין באישורם ו/או בתשלומם משום אישור כלשהו מצד המזמין לגבי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משלבי שירותי המתכנן ו/או טיב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 ו/או הסכום המגיע למתכנן. במקרה של הפסקת עבודתו של המתכנן כאמור בסעיף 6.3 לעיל, יחולו הוראות סעיף 12.1.2 להלן. </w:t>
      </w:r>
    </w:p>
    <w:p w14:paraId="0060940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trike/>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השכר האמור בנספח </w:t>
      </w:r>
      <w:r w:rsidRPr="001835AB">
        <w:rPr>
          <w:rFonts w:ascii="Times New Roman" w:eastAsia="Times New Roman" w:hAnsi="Times New Roman"/>
          <w:b/>
          <w:bCs/>
          <w:sz w:val="20"/>
          <w:rtl/>
          <w:lang w:eastAsia="he-IL"/>
        </w:rPr>
        <w:t xml:space="preserve">ד'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ה</w:t>
      </w:r>
      <w:r w:rsidRPr="001835AB">
        <w:rPr>
          <w:rFonts w:ascii="Times New Roman" w:eastAsia="Times New Roman" w:hAnsi="Times New Roman" w:hint="cs"/>
          <w:sz w:val="20"/>
          <w:rtl/>
          <w:lang w:eastAsia="he-IL"/>
        </w:rPr>
        <w:t xml:space="preserve">ינו </w:t>
      </w:r>
      <w:r w:rsidRPr="001835AB">
        <w:rPr>
          <w:rFonts w:ascii="Times New Roman" w:eastAsia="Times New Roman" w:hAnsi="Times New Roman"/>
          <w:sz w:val="20"/>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835AB">
        <w:rPr>
          <w:rFonts w:ascii="Times New Roman" w:eastAsia="Times New Roman" w:hAnsi="Times New Roman" w:hint="cs"/>
          <w:sz w:val="20"/>
          <w:rtl/>
          <w:lang w:eastAsia="he-IL"/>
        </w:rPr>
        <w:t xml:space="preserve">זה </w:t>
      </w:r>
      <w:r w:rsidRPr="001835AB">
        <w:rPr>
          <w:rFonts w:ascii="Times New Roman" w:eastAsia="Times New Roman" w:hAnsi="Times New Roman"/>
          <w:sz w:val="20"/>
          <w:rtl/>
          <w:lang w:eastAsia="he-IL"/>
        </w:rPr>
        <w:t>במפורש אחרת. תנאי לתשלום שכר המתכנן במלואו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הינו המצאת הצהרה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1835AB">
        <w:rPr>
          <w:rFonts w:ascii="Times New Roman" w:eastAsia="Times New Roman" w:hAnsi="Times New Roman"/>
          <w:b/>
          <w:bCs/>
          <w:sz w:val="20"/>
          <w:rtl/>
          <w:lang w:eastAsia="he-IL"/>
        </w:rPr>
        <w:t>ט'</w:t>
      </w:r>
      <w:r w:rsidRPr="001835AB">
        <w:rPr>
          <w:rFonts w:ascii="Times New Roman" w:eastAsia="Times New Roman" w:hAnsi="Times New Roman"/>
          <w:sz w:val="20"/>
          <w:rtl/>
          <w:lang w:eastAsia="he-IL"/>
        </w:rPr>
        <w:t xml:space="preserve"> לחוזה זה וכתב היעדר תביעות המצורף כנספח</w:t>
      </w:r>
      <w:r w:rsidRPr="001835AB">
        <w:rPr>
          <w:rFonts w:ascii="Times New Roman" w:eastAsia="Times New Roman" w:hAnsi="Times New Roman"/>
          <w:b/>
          <w:bCs/>
          <w:sz w:val="20"/>
          <w:rtl/>
          <w:lang w:eastAsia="he-IL"/>
        </w:rPr>
        <w:t xml:space="preserve"> י'</w:t>
      </w:r>
      <w:r w:rsidRPr="001835AB">
        <w:rPr>
          <w:rFonts w:ascii="Times New Roman" w:eastAsia="Times New Roman" w:hAnsi="Times New Roman"/>
          <w:sz w:val="20"/>
          <w:rtl/>
          <w:lang w:eastAsia="he-IL"/>
        </w:rPr>
        <w:t xml:space="preserve"> לחוזה זה למזמין, חתום ע"י המתכנן ומאומת כנדרש בו.</w:t>
      </w:r>
    </w:p>
    <w:p w14:paraId="141BFA6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מבלי לפגוע בכלליות האמור בסעיף </w:t>
      </w:r>
      <w:r w:rsidRPr="001835AB">
        <w:rPr>
          <w:rFonts w:ascii="Times New Roman" w:eastAsia="Times New Roman" w:hAnsi="Times New Roman" w:hint="cs"/>
          <w:sz w:val="20"/>
          <w:rtl/>
          <w:lang w:eastAsia="he-IL"/>
        </w:rPr>
        <w:t>7 לעיל</w:t>
      </w:r>
      <w:r w:rsidRPr="001835AB">
        <w:rPr>
          <w:rFonts w:ascii="Times New Roman" w:eastAsia="Times New Roman" w:hAnsi="Times New Roman"/>
          <w:sz w:val="20"/>
          <w:rtl/>
          <w:lang w:eastAsia="he-IL"/>
        </w:rPr>
        <w:t>, 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בשום מקרה, לקבל תמורה ו/או שכר ו/או טובות הנאה כלשהן מכל צד שלישי אחר, לרבות מהיועצים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מהקבלן, וכל סכום שיתקבל על ידו כאמור, בין במישרין ובין בעקיפין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רכוש ה</w:t>
      </w:r>
      <w:r w:rsidRPr="001835AB">
        <w:rPr>
          <w:rFonts w:ascii="Times New Roman" w:eastAsia="Times New Roman" w:hAnsi="Times New Roman" w:hint="cs"/>
          <w:sz w:val="20"/>
          <w:rtl/>
          <w:lang w:eastAsia="he-IL"/>
        </w:rPr>
        <w:t>מזמין</w:t>
      </w:r>
      <w:r w:rsidRPr="001835AB">
        <w:rPr>
          <w:rFonts w:ascii="Times New Roman" w:eastAsia="Times New Roman" w:hAnsi="Times New Roman"/>
          <w:sz w:val="20"/>
          <w:rtl/>
          <w:lang w:eastAsia="he-IL"/>
        </w:rPr>
        <w:t>. מובהר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הפרת סעיף זה על ידי המתכנן תה</w:t>
      </w:r>
      <w:r w:rsidRPr="001835AB">
        <w:rPr>
          <w:rFonts w:ascii="Times New Roman" w:eastAsia="Times New Roman" w:hAnsi="Times New Roman" w:hint="cs"/>
          <w:sz w:val="20"/>
          <w:rtl/>
          <w:lang w:eastAsia="he-IL"/>
        </w:rPr>
        <w:t>ווה</w:t>
      </w:r>
      <w:r w:rsidRPr="001835AB">
        <w:rPr>
          <w:rFonts w:ascii="Times New Roman" w:eastAsia="Times New Roman" w:hAnsi="Times New Roman"/>
          <w:sz w:val="20"/>
          <w:rtl/>
          <w:lang w:eastAsia="he-IL"/>
        </w:rPr>
        <w:t xml:space="preserve"> הפרה יסודית של חוזה</w:t>
      </w:r>
      <w:r w:rsidRPr="001835AB">
        <w:rPr>
          <w:rFonts w:ascii="Times New Roman" w:eastAsia="Times New Roman" w:hAnsi="Times New Roman" w:hint="cs"/>
          <w:sz w:val="20"/>
          <w:rtl/>
          <w:lang w:eastAsia="he-IL"/>
        </w:rPr>
        <w:t xml:space="preserve"> זה. </w:t>
      </w:r>
    </w:p>
    <w:p w14:paraId="10623928"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תנאים מקדמיים לביצוע תשלום כלשהו ע"ח שכר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הצגת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שיון המתכנן כאמור בסעיף 2.2 לעיל והמצאת אישור בדבר ניהול ספרי המתכנן כדין, חתום ע"י רו"ח או רשויות המס, כנדרש.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ככל שהמתכנן לא ימציא למזמין אישור תקף בדבר פטור מניכוי מס במקור, </w:t>
      </w:r>
      <w:r w:rsidRPr="001835AB">
        <w:rPr>
          <w:rFonts w:ascii="Times New Roman" w:eastAsia="Times New Roman" w:hAnsi="Times New Roman" w:hint="cs"/>
          <w:sz w:val="20"/>
          <w:rtl/>
          <w:lang w:eastAsia="he-IL"/>
        </w:rPr>
        <w:t>עובר</w:t>
      </w:r>
      <w:r w:rsidRPr="001835AB">
        <w:rPr>
          <w:rFonts w:ascii="Times New Roman" w:eastAsia="Times New Roman" w:hAnsi="Times New Roman"/>
          <w:sz w:val="20"/>
          <w:rtl/>
          <w:lang w:eastAsia="he-IL"/>
        </w:rPr>
        <w:t xml:space="preserve"> לביצוע כל תשלום ע"ח שכר המתכנן, ינוכה מס במקור כדין, מכל סכום ע"ח שכר המתכנן שישולם ע"י המזמין. למען הסר ספק מובהר ומוסכם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המצאת אישור בדבר ניכוי המס במקור, תיחשב כביצוע תשלום של המזמין ע"ח שכר המתכנן בגובה הסכום הנקוב באישור.  </w:t>
      </w:r>
    </w:p>
    <w:p w14:paraId="23377F6B"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שנויים בתכנון</w:t>
      </w:r>
    </w:p>
    <w:p w14:paraId="231FE746"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9F8255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נדרשו השינויים לאחר שלב התכנון המפורט שהוזמן ע"י המזמין כמפורט בנספח</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w:t>
      </w:r>
      <w:r w:rsidRPr="001835AB">
        <w:rPr>
          <w:rFonts w:ascii="Times New Roman" w:eastAsia="Times New Roman" w:hAnsi="Times New Roman"/>
          <w:bCs/>
          <w:sz w:val="20"/>
          <w:rtl/>
          <w:lang w:eastAsia="he-IL"/>
        </w:rPr>
        <w:t>ב' או ג'</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השינויים מחייב את המתכנן בעבודה העולה במידה רבה ובאופן יסודי על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אלמלא השנויים</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יהיה</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זכאי לפיצוי בעד העבודה הנוספת שב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עקב השנויים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כאמור</w:t>
      </w:r>
      <w:r w:rsidRPr="001835AB">
        <w:rPr>
          <w:rFonts w:ascii="Times New Roman" w:eastAsia="Times New Roman" w:hAnsi="Times New Roman"/>
          <w:sz w:val="20"/>
          <w:rtl/>
          <w:lang w:eastAsia="he-IL"/>
        </w:rPr>
        <w:t>. הפיצוי ישולם בגין העבודה הנוספת שהמתכנן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לעומת העבודה שהיה עליו לבצע אלמלא השנויים, כפי שיקבע ע"י המנהל בהתאם לחלקו של התכנון החוזר כפי שיקבע ע"י המנהל מתוך סך שרותי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w:t>
      </w:r>
      <w:r w:rsidRPr="001835AB">
        <w:rPr>
          <w:rFonts w:ascii="Times New Roman" w:eastAsia="Times New Roman" w:hAnsi="Times New Roman"/>
          <w:sz w:val="20"/>
          <w:rtl/>
          <w:lang w:eastAsia="he-IL"/>
        </w:rPr>
        <w:lastRenderedPageBreak/>
        <w:t>ושכר המתכנן. בכל מקרה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שנויים</w:t>
      </w:r>
      <w:r w:rsidRPr="001835AB">
        <w:rPr>
          <w:rFonts w:ascii="Times New Roman" w:eastAsia="Times New Roman" w:hAnsi="Times New Roman" w:hint="cs"/>
          <w:sz w:val="20"/>
          <w:rtl/>
          <w:lang w:eastAsia="he-IL"/>
        </w:rPr>
        <w:t xml:space="preserve"> כאמור, לא יהוו</w:t>
      </w:r>
      <w:r w:rsidRPr="001835AB">
        <w:rPr>
          <w:rFonts w:ascii="Times New Roman" w:eastAsia="Times New Roman" w:hAnsi="Times New Roman"/>
          <w:sz w:val="20"/>
          <w:rtl/>
          <w:lang w:eastAsia="he-IL"/>
        </w:rPr>
        <w:t xml:space="preserve"> עילה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5FBD94A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על אף</w:t>
      </w:r>
      <w:r w:rsidRPr="001835AB">
        <w:rPr>
          <w:rFonts w:ascii="Times New Roman" w:eastAsia="Times New Roman" w:hAnsi="Times New Roman"/>
          <w:sz w:val="20"/>
          <w:rtl/>
          <w:lang w:eastAsia="he-IL"/>
        </w:rPr>
        <w:t xml:space="preserve"> האמור בסעיף 8.2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יגיע למתכנן דבר בגין שינויים הנובעים מ:</w:t>
      </w:r>
    </w:p>
    <w:p w14:paraId="06FCDC42"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טעות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קוי בתכנון ו/או באומדן של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של היועצים.</w:t>
      </w:r>
    </w:p>
    <w:p w14:paraId="2D9A80A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התכנון אינו התכנון היעיל ביותר.</w:t>
      </w:r>
    </w:p>
    <w:p w14:paraId="1B476F9A"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השינוי מתחייב במישרין או בעקיפין מהפרת איזה מהוראות חוזה זה ע"י המתכנן.</w:t>
      </w:r>
    </w:p>
    <w:p w14:paraId="1E91190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השינויים מתחייבים מדרישת רשויות מוסמכות. </w:t>
      </w:r>
    </w:p>
    <w:p w14:paraId="3F78D55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להכין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עבור רוכשים שיבקשו זאת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תכנית שינויים בדירות שאינם עומדים בסתירה להיתרי הבניה ולכל דין. </w:t>
      </w:r>
    </w:p>
    <w:p w14:paraId="199E2BC0" w14:textId="77777777" w:rsidR="001835AB" w:rsidRPr="001835AB" w:rsidRDefault="001835AB" w:rsidP="001835AB">
      <w:pPr>
        <w:widowControl w:val="0"/>
        <w:spacing w:before="0" w:beforeAutospacing="0" w:after="24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מחיר השינויים ותנאי התשלום בגין תכנון השינויים </w:t>
      </w:r>
      <w:r w:rsidRPr="001835AB">
        <w:rPr>
          <w:rFonts w:ascii="Times New Roman" w:eastAsia="Times New Roman" w:hAnsi="Times New Roman" w:hint="cs"/>
          <w:sz w:val="20"/>
          <w:rtl/>
          <w:lang w:eastAsia="he-IL"/>
        </w:rPr>
        <w:t xml:space="preserve">כאמור, </w:t>
      </w:r>
      <w:r w:rsidRPr="001835AB">
        <w:rPr>
          <w:rFonts w:ascii="Times New Roman" w:eastAsia="Times New Roman" w:hAnsi="Times New Roman"/>
          <w:sz w:val="20"/>
          <w:rtl/>
          <w:lang w:eastAsia="he-IL"/>
        </w:rPr>
        <w:t>יסוכמו בין המתכנן לרוכשים. המתכנן יתקשר עם הרוכש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בהסכם נפרד לתכנון השינויים. כל מחלוקת שתתעורר בין המתכנן לבין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בענ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ין קביעת מחיר השינויים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תובא בפני המנהל והוא יהיה המוסמך להכריע בה.</w:t>
      </w:r>
    </w:p>
    <w:p w14:paraId="64012BDB"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אחריות וביטוח</w:t>
      </w:r>
    </w:p>
    <w:p w14:paraId="1BFC58DC" w14:textId="77777777" w:rsidR="00740118" w:rsidRPr="00013687" w:rsidRDefault="00740118" w:rsidP="0074011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אחריות</w:t>
      </w:r>
    </w:p>
    <w:p w14:paraId="3AE9C3C4" w14:textId="77777777" w:rsidR="00740118" w:rsidRPr="00013687" w:rsidRDefault="00740118" w:rsidP="00740118">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50819DC" w14:textId="77777777" w:rsidR="00740118" w:rsidRPr="00013687" w:rsidRDefault="00740118" w:rsidP="0074011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2D4D6BB" w14:textId="77777777" w:rsidR="00740118" w:rsidRPr="00013687" w:rsidRDefault="00740118" w:rsidP="0074011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A3E7431" w14:textId="77777777" w:rsidR="00740118"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18FC2E61" w14:textId="77777777" w:rsidR="00740118" w:rsidRPr="00013687"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ביטוח</w:t>
      </w:r>
    </w:p>
    <w:p w14:paraId="1D8C0A05" w14:textId="77777777" w:rsidR="00740118" w:rsidRDefault="00740118" w:rsidP="0074011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Pr>
          <w:rFonts w:ascii="Times New Roman" w:eastAsia="Times New Roman" w:hAnsi="Times New Roman" w:hint="cs"/>
          <w:sz w:val="20"/>
          <w:rtl/>
          <w:lang w:eastAsia="he-IL"/>
        </w:rPr>
        <w:t xml:space="preserve">מבלי לגרוע מאחריות המתכנן על פי הסכם זה או על פי כל דין, על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 xml:space="preserve"> לערוך ולקיים, על חשבון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למשך כל תקופת ההסכם וכל עוד אחריות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קיימת, את הביטוחים המפורטים במפרט ביטוחי המתכנן המצורף להסכם זה </w:t>
      </w:r>
      <w:r w:rsidRPr="002419E5">
        <w:rPr>
          <w:rFonts w:ascii="Times New Roman" w:eastAsia="Times New Roman" w:hAnsi="Times New Roman" w:hint="eastAsia"/>
          <w:b/>
          <w:bCs/>
          <w:sz w:val="20"/>
          <w:u w:val="single"/>
          <w:rtl/>
          <w:lang w:eastAsia="he-IL"/>
        </w:rPr>
        <w:t>כ</w:t>
      </w:r>
      <w:r>
        <w:rPr>
          <w:rFonts w:ascii="Times New Roman" w:eastAsia="Times New Roman" w:hAnsi="Times New Roman" w:hint="cs"/>
          <w:b/>
          <w:bCs/>
          <w:sz w:val="20"/>
          <w:u w:val="single"/>
          <w:rtl/>
          <w:lang w:eastAsia="he-IL"/>
        </w:rPr>
        <w:t xml:space="preserve">נספח </w:t>
      </w:r>
      <w:r w:rsidRPr="002419E5">
        <w:rPr>
          <w:rFonts w:ascii="Times New Roman" w:eastAsia="Times New Roman" w:hAnsi="Times New Roman" w:hint="eastAsia"/>
          <w:b/>
          <w:bCs/>
          <w:sz w:val="20"/>
          <w:u w:val="single"/>
          <w:rtl/>
          <w:lang w:eastAsia="he-IL"/>
        </w:rPr>
        <w:t>ז</w:t>
      </w:r>
      <w:r>
        <w:rPr>
          <w:rFonts w:ascii="Times New Roman" w:eastAsia="Times New Roman" w:hAnsi="Times New Roman" w:hint="cs"/>
          <w:b/>
          <w:bCs/>
          <w:sz w:val="20"/>
          <w:u w:val="single"/>
          <w:rtl/>
          <w:lang w:eastAsia="he-IL"/>
        </w:rPr>
        <w:t>'</w:t>
      </w:r>
      <w:r>
        <w:rPr>
          <w:rFonts w:ascii="Times New Roman" w:eastAsia="Times New Roman" w:hAnsi="Times New Roman" w:hint="cs"/>
          <w:sz w:val="20"/>
          <w:rtl/>
          <w:lang w:eastAsia="he-IL"/>
        </w:rPr>
        <w:t xml:space="preserve"> וכן אישור עריכת הביטוח המצורף להסכם זה כ</w:t>
      </w:r>
      <w:r>
        <w:rPr>
          <w:rFonts w:ascii="Times New Roman" w:eastAsia="Times New Roman" w:hAnsi="Times New Roman" w:hint="cs"/>
          <w:b/>
          <w:bCs/>
          <w:sz w:val="20"/>
          <w:u w:val="single"/>
          <w:rtl/>
          <w:lang w:eastAsia="he-IL"/>
        </w:rPr>
        <w:t xml:space="preserve">נספח </w:t>
      </w:r>
      <w:r w:rsidRPr="00235529">
        <w:rPr>
          <w:rFonts w:ascii="Times New Roman" w:eastAsia="Times New Roman" w:hAnsi="Times New Roman" w:hint="cs"/>
          <w:b/>
          <w:bCs/>
          <w:sz w:val="20"/>
          <w:u w:val="single"/>
          <w:rtl/>
          <w:lang w:eastAsia="he-IL"/>
        </w:rPr>
        <w:t>ז</w:t>
      </w:r>
      <w:r>
        <w:rPr>
          <w:rFonts w:ascii="Times New Roman" w:eastAsia="Times New Roman" w:hAnsi="Times New Roman" w:hint="cs"/>
          <w:b/>
          <w:bCs/>
          <w:sz w:val="20"/>
          <w:u w:val="single"/>
          <w:rtl/>
          <w:lang w:eastAsia="he-IL"/>
        </w:rPr>
        <w:t>1'</w:t>
      </w:r>
      <w:r>
        <w:rPr>
          <w:rFonts w:ascii="Times New Roman" w:eastAsia="Times New Roman" w:hAnsi="Times New Roman" w:hint="cs"/>
          <w:sz w:val="20"/>
          <w:rtl/>
          <w:lang w:eastAsia="he-IL"/>
        </w:rPr>
        <w:t xml:space="preserve">, והמהווה חלק בלתי נפרד ממנו ("מפרט ביטוחי המתכנן" ו"אישור עריכת הביטוח", </w:t>
      </w:r>
      <w:r>
        <w:rPr>
          <w:rFonts w:ascii="Times New Roman" w:eastAsia="Times New Roman" w:hAnsi="Times New Roman" w:hint="cs"/>
          <w:sz w:val="20"/>
          <w:rtl/>
          <w:lang w:eastAsia="he-IL"/>
        </w:rPr>
        <w:lastRenderedPageBreak/>
        <w:t xml:space="preserve">בהתאמה), אצל חברת ביטוח מורשית כדין בישראל ובעלת מוניטין. על אף האמור לעיל, ככל ולא יועסקו בידי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עובדים במסגרת ההסכם, יהיה רשאי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שלא לערוך את הביטוח המצוין בסעיף א' לאישור עריכת הביטוח.</w:t>
      </w:r>
    </w:p>
    <w:p w14:paraId="20691FEF"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ללא צורך בכל דרישה מצד המזמין,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BFADD8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כמו כן, מיד בתום תקופת הביטוח, על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6212603C"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מובהר, כי גבולות האחריות, הנדרשים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כמפורט באישור עריכת הביטוח, הינם בבחינת דרישה מזערית,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שאינה פוטרת את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ממלוא החבות על פי הסכם זה. </w:t>
      </w:r>
    </w:p>
    <w:p w14:paraId="7602BAEE"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מוסכם בזאת, כי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לא תהיה כל טענה כלפי המזמין או מי מטעם המזמין, בכל הקשור לגבולות האחריות כאמור.</w:t>
      </w:r>
    </w:p>
    <w:p w14:paraId="61CA3432"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כאמור לעיל, ועל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להתחייבויות המתכנן על פי הסכם זה.</w:t>
      </w:r>
    </w:p>
    <w:p w14:paraId="25414632"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542EB272"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או על ידי מי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לחצרי המזמין או המשמש את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לצורך מתן השירותים, ולא תהיה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כל טענה, דרישה או תביעה כלפי הנזכרים לעיל, בגין אובדן או נזק כאמור.</w:t>
      </w:r>
    </w:p>
    <w:p w14:paraId="1E80A7CB"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אם לדעת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יש צורך בעריכת ביטוחים נוספים או משלימים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לערוך ולקיים את הביטוחים הנוספים או המשלימים כאמור. </w:t>
      </w:r>
    </w:p>
    <w:p w14:paraId="48B1CB32"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בכל ביטוח רכוש נוסף או משלים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7CD1CB2"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w:t>
      </w:r>
    </w:p>
    <w:p w14:paraId="42D2C935"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למען הסר ספק, מובהר בזאת כי 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מוטלת האחריות כלפי המזמין ביחס לשירותים במלואם, </w:t>
      </w:r>
      <w:r>
        <w:rPr>
          <w:rFonts w:ascii="Times New Roman" w:eastAsia="Times New Roman" w:hAnsi="Times New Roman" w:hint="cs"/>
          <w:sz w:val="20"/>
          <w:rtl/>
          <w:lang w:eastAsia="he-IL"/>
        </w:rPr>
        <w:lastRenderedPageBreak/>
        <w:t xml:space="preserve">לרבות שירותים שניתנו או אמורים היו להינתן על ידי קבלן משנה, ועל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B7DC95A"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אין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לשחרר את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מחובתו לשפות ו/או לפצות את המזמין ו/או מי מטעמו, בגין כל נזק ,שהוא אחראי לו על פי הסכם זה ו/או על פי כל דין.</w:t>
      </w:r>
    </w:p>
    <w:p w14:paraId="13A24608"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3656D8F" w14:textId="77777777" w:rsidR="00740118" w:rsidRPr="00A4205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A42052">
        <w:rPr>
          <w:rFonts w:ascii="Times New Roman" w:eastAsia="Times New Roman" w:hAnsi="Times New Roman"/>
          <w:sz w:val="20"/>
          <w:rtl/>
          <w:lang w:eastAsia="he-IL"/>
        </w:rPr>
        <w:t>הפרת סעיף זה על כל תנאיו תיחשב להפרה יסודית של ההסכם.</w:t>
      </w:r>
    </w:p>
    <w:p w14:paraId="7528D9D1"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אספקת תכניות</w:t>
      </w:r>
    </w:p>
    <w:p w14:paraId="3B39231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עת במהלך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וכן בתקופת הבדק של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למזמין מיד לפי דרישתו כל תכניות, ובכללן, תכניות ומסמכים המנויים ברשימה המצ"ב כנספח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xml:space="preserve"> לחוזה זה, ובמידה והדרישה מתייחסת לתכניות שאינ</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בידו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יערכ</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המתכנן בהקדם האפשרי וימסר</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למזמין.</w:t>
      </w:r>
    </w:p>
    <w:p w14:paraId="1A03B5B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עם גמר שרותי </w:t>
      </w:r>
      <w:r w:rsidRPr="001835AB">
        <w:rPr>
          <w:rFonts w:ascii="Times New Roman" w:eastAsia="Times New Roman" w:hAnsi="Times New Roman" w:hint="cs"/>
          <w:sz w:val="20"/>
          <w:rtl/>
          <w:lang w:eastAsia="he-IL"/>
        </w:rPr>
        <w:t>המתכנן,</w:t>
      </w:r>
      <w:r w:rsidRPr="001835AB">
        <w:rPr>
          <w:rFonts w:ascii="Times New Roman" w:eastAsia="Times New Roman" w:hAnsi="Times New Roman"/>
          <w:sz w:val="20"/>
          <w:rtl/>
          <w:lang w:eastAsia="he-IL"/>
        </w:rPr>
        <w:t xml:space="preserve"> ימסור המתכנן למזמין סדרה אחת של העתקי התכניות כשהן מעודכנות, ומשקפות את התכנון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הסופי בשטח </w:t>
      </w:r>
      <w:r w:rsidRPr="001835AB">
        <w:rPr>
          <w:rFonts w:ascii="Times New Roman" w:eastAsia="Times New Roman" w:hAnsi="Times New Roman"/>
          <w:color w:val="000000"/>
          <w:sz w:val="20"/>
          <w:lang w:eastAsia="he-IL"/>
        </w:rPr>
        <w:t>(AS MADE)</w:t>
      </w:r>
      <w:r w:rsidRPr="001835AB">
        <w:rPr>
          <w:rFonts w:ascii="Times New Roman" w:eastAsia="Times New Roman" w:hAnsi="Times New Roman"/>
          <w:sz w:val="20"/>
          <w:rtl/>
          <w:lang w:eastAsia="he-IL"/>
        </w:rPr>
        <w:t xml:space="preserve">, למעט שינויי דיירים, </w:t>
      </w:r>
      <w:r w:rsidRPr="001835AB">
        <w:rPr>
          <w:rFonts w:ascii="Times New Roman" w:eastAsia="Times New Roman" w:hAnsi="Times New Roman" w:hint="cs"/>
          <w:sz w:val="20"/>
          <w:rtl/>
          <w:lang w:eastAsia="he-IL"/>
        </w:rPr>
        <w:t xml:space="preserve">וקבצים </w:t>
      </w:r>
      <w:r w:rsidRPr="001835AB">
        <w:rPr>
          <w:rFonts w:ascii="Times New Roman" w:eastAsia="Times New Roman" w:hAnsi="Times New Roman"/>
          <w:sz w:val="20"/>
          <w:rtl/>
          <w:lang w:eastAsia="he-IL"/>
        </w:rPr>
        <w:t>המכילים את התכנון במדיה ממוחשבת.</w:t>
      </w:r>
    </w:p>
    <w:p w14:paraId="1B5F2C9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w:t>
      </w:r>
      <w:r w:rsidRPr="001835AB">
        <w:rPr>
          <w:rFonts w:ascii="Times New Roman" w:eastAsia="Times New Roman" w:hAnsi="Times New Roman" w:hint="cs"/>
          <w:sz w:val="20"/>
          <w:rtl/>
          <w:lang w:eastAsia="he-IL"/>
        </w:rPr>
        <w:t>הקבצים</w:t>
      </w:r>
      <w:r w:rsidRPr="001835AB">
        <w:rPr>
          <w:rFonts w:ascii="Times New Roman" w:eastAsia="Times New Roman" w:hAnsi="Times New Roman"/>
          <w:sz w:val="20"/>
          <w:rtl/>
          <w:lang w:eastAsia="he-IL"/>
        </w:rPr>
        <w:t xml:space="preserve"> כשה</w:t>
      </w:r>
      <w:r w:rsidRPr="001835AB">
        <w:rPr>
          <w:rFonts w:ascii="Times New Roman" w:eastAsia="Times New Roman" w:hAnsi="Times New Roman" w:hint="cs"/>
          <w:sz w:val="20"/>
          <w:rtl/>
          <w:lang w:eastAsia="he-IL"/>
        </w:rPr>
        <w:t>ם</w:t>
      </w:r>
      <w:r w:rsidRPr="001835AB">
        <w:rPr>
          <w:rFonts w:ascii="Times New Roman" w:eastAsia="Times New Roman" w:hAnsi="Times New Roman"/>
          <w:sz w:val="20"/>
          <w:rtl/>
          <w:lang w:eastAsia="he-IL"/>
        </w:rPr>
        <w:t xml:space="preserve"> מעודכנ</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עד לתאריך הבאת החוזה לידי גמר, או עד לתאריך ביטולו, הכל לפי העניין.</w:t>
      </w:r>
    </w:p>
    <w:p w14:paraId="2D3D4630"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2BA69EB"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לא יהיה זכאי לכל תשלום נוסף בעד תכניות שימסור למזמין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סעיף 10 זה.</w:t>
      </w:r>
    </w:p>
    <w:p w14:paraId="647E24FA"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זכות הקניין בכל התכניות שייכת למזמין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 ששולם שכר המתכנן בהתאם להוראות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חל גם לגבי זכות היוצרים, במידה וקיימת, בכל עבודות שבוצעו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התכניות. המתכנן אינו רשאי להשתמש בתכניות לצורך תכנון ובניה של פרויקט אחר  שלא בהסכמת המזמין.</w:t>
      </w:r>
    </w:p>
    <w:p w14:paraId="565D6508"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מעמד המתכנן</w:t>
      </w:r>
    </w:p>
    <w:p w14:paraId="57F9D86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lastRenderedPageBreak/>
        <w:t>מוסכם ומובהר על ידי הצדדים לחוזה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1835AB">
        <w:rPr>
          <w:rFonts w:ascii="Times New Roman" w:eastAsia="Times New Roman" w:hAnsi="Times New Roman" w:hint="cs"/>
          <w:sz w:val="20"/>
          <w:rtl/>
          <w:lang w:eastAsia="he-IL"/>
        </w:rPr>
        <w:t xml:space="preserve"> של המתכנן</w:t>
      </w:r>
      <w:r w:rsidRPr="001835AB">
        <w:rPr>
          <w:rFonts w:ascii="Times New Roman" w:eastAsia="Times New Roman" w:hAnsi="Times New Roman"/>
          <w:sz w:val="20"/>
          <w:rtl/>
          <w:lang w:eastAsia="he-IL"/>
        </w:rPr>
        <w:t>.</w:t>
      </w:r>
    </w:p>
    <w:p w14:paraId="26F06C0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אין ולא יהיו יחסי עובד-מעביד בין המזמין ובין </w:t>
      </w:r>
      <w:r w:rsidRPr="001835AB">
        <w:rPr>
          <w:rFonts w:ascii="Times New Roman" w:eastAsia="Times New Roman" w:hAnsi="Times New Roman"/>
          <w:color w:val="000000"/>
          <w:sz w:val="24"/>
          <w:rtl/>
          <w:lang w:eastAsia="he-IL"/>
        </w:rPr>
        <w:t xml:space="preserve">המתכנן ו/או </w:t>
      </w:r>
      <w:r w:rsidRPr="001835AB">
        <w:rPr>
          <w:rFonts w:ascii="Times New Roman" w:eastAsia="Times New Roman" w:hAnsi="Times New Roman" w:hint="cs"/>
          <w:color w:val="000000"/>
          <w:sz w:val="24"/>
          <w:rtl/>
          <w:lang w:eastAsia="he-IL"/>
        </w:rPr>
        <w:t>מי מטעמו ו</w:t>
      </w:r>
      <w:r w:rsidRPr="001835AB">
        <w:rPr>
          <w:rFonts w:ascii="Times New Roman" w:eastAsia="Times New Roman" w:hAnsi="Times New Roman"/>
          <w:color w:val="000000"/>
          <w:sz w:val="24"/>
          <w:rtl/>
          <w:lang w:eastAsia="he-IL"/>
        </w:rPr>
        <w:t xml:space="preserve">בין המזמין לבין עובדי </w:t>
      </w:r>
      <w:r w:rsidRPr="001835AB">
        <w:rPr>
          <w:rFonts w:ascii="Times New Roman" w:eastAsia="Times New Roman" w:hAnsi="Times New Roman" w:hint="cs"/>
          <w:color w:val="000000"/>
          <w:sz w:val="24"/>
          <w:rtl/>
          <w:lang w:eastAsia="he-IL"/>
        </w:rPr>
        <w:t xml:space="preserve"> המתכנן ו/או מי מטעמיהם</w:t>
      </w:r>
      <w:r w:rsidRPr="001835AB">
        <w:rPr>
          <w:rFonts w:ascii="Times New Roman" w:eastAsia="Times New Roman" w:hAnsi="Times New Roman"/>
          <w:color w:val="000000"/>
          <w:sz w:val="24"/>
          <w:rtl/>
          <w:lang w:eastAsia="he-IL"/>
        </w:rPr>
        <w:t xml:space="preserve"> </w:t>
      </w:r>
      <w:r w:rsidRPr="001835AB">
        <w:rPr>
          <w:rFonts w:ascii="Times New Roman" w:eastAsia="Times New Roman" w:hAnsi="Times New Roman"/>
          <w:sz w:val="20"/>
          <w:rtl/>
          <w:lang w:eastAsia="he-IL"/>
        </w:rPr>
        <w:t>ואין בהוראות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ליצור בין המתכנן ו/או מי מעובדיו</w:t>
      </w:r>
      <w:r w:rsidRPr="001835AB">
        <w:rPr>
          <w:rFonts w:ascii="Times New Roman" w:eastAsia="Times New Roman" w:hAnsi="Times New Roman" w:hint="cs"/>
          <w:sz w:val="20"/>
          <w:rtl/>
          <w:lang w:eastAsia="he-IL"/>
        </w:rPr>
        <w:t xml:space="preserve"> ו/או מי מטעמו</w:t>
      </w:r>
      <w:r w:rsidRPr="001835AB">
        <w:rPr>
          <w:rFonts w:ascii="Times New Roman" w:eastAsia="Times New Roman" w:hAnsi="Times New Roman"/>
          <w:sz w:val="20"/>
          <w:rtl/>
          <w:lang w:eastAsia="he-IL"/>
        </w:rPr>
        <w:t xml:space="preserve"> לבין המזמין ו/או המנהל ו/או מי מטעמו יחסי עובד מעביד</w:t>
      </w:r>
      <w:r w:rsidRPr="001835AB">
        <w:rPr>
          <w:rFonts w:ascii="Times New Roman" w:eastAsia="Times New Roman" w:hAnsi="Times New Roman"/>
          <w:color w:val="000000"/>
          <w:sz w:val="24"/>
          <w:rtl/>
          <w:lang w:eastAsia="he-IL"/>
        </w:rPr>
        <w:t>, לכל ענין ודבר. 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מוסכם ומובהר בין הצדדים</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 לא יהיו זכאים כלפי המזמין לכל זכות החלה ע</w:t>
      </w:r>
      <w:r w:rsidRPr="001835AB">
        <w:rPr>
          <w:rFonts w:ascii="Times New Roman" w:eastAsia="Times New Roman" w:hAnsi="Times New Roman" w:hint="cs"/>
          <w:color w:val="000000"/>
          <w:sz w:val="24"/>
          <w:rtl/>
          <w:lang w:eastAsia="he-IL"/>
        </w:rPr>
        <w:t>ל פ</w:t>
      </w:r>
      <w:r w:rsidRPr="001835AB">
        <w:rPr>
          <w:rFonts w:ascii="Times New Roman" w:eastAsia="Times New Roman" w:hAnsi="Times New Roman"/>
          <w:color w:val="000000"/>
          <w:sz w:val="24"/>
          <w:rtl/>
          <w:lang w:eastAsia="he-IL"/>
        </w:rPr>
        <w:t>י הדין ו/או מכח צו הרחבה ו/או מכח הסכם כלשהו על עובד</w:t>
      </w:r>
      <w:r w:rsidRPr="001835AB">
        <w:rPr>
          <w:rFonts w:ascii="Times New Roman" w:eastAsia="Times New Roman" w:hAnsi="Times New Roman" w:hint="cs"/>
          <w:sz w:val="20"/>
          <w:rtl/>
          <w:lang w:eastAsia="he-IL"/>
        </w:rPr>
        <w:t>.</w:t>
      </w:r>
    </w:p>
    <w:p w14:paraId="706CCBE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בזה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w:t>
      </w:r>
      <w:r w:rsidRPr="001835AB">
        <w:rPr>
          <w:rFonts w:ascii="Times New Roman" w:eastAsia="Times New Roman" w:hAnsi="Times New Roman" w:hint="cs"/>
          <w:color w:val="000000"/>
          <w:sz w:val="24"/>
          <w:rtl/>
          <w:lang w:eastAsia="he-IL"/>
        </w:rPr>
        <w:t xml:space="preserve"> ו/או שלוחיו ו/או אחר מטעמו או מטעמם של אלו</w:t>
      </w:r>
      <w:r w:rsidRPr="001835AB">
        <w:rPr>
          <w:rFonts w:ascii="Times New Roman" w:eastAsia="Times New Roman" w:hAnsi="Times New Roman"/>
          <w:color w:val="000000"/>
          <w:sz w:val="24"/>
          <w:rtl/>
          <w:lang w:eastAsia="he-IL"/>
        </w:rPr>
        <w:t xml:space="preserve"> מוותרים על כל טענות ו/או</w:t>
      </w:r>
      <w:r w:rsidRPr="001835AB">
        <w:rPr>
          <w:rFonts w:ascii="Times New Roman" w:eastAsia="Times New Roman" w:hAnsi="Times New Roman" w:hint="cs"/>
          <w:color w:val="000000"/>
          <w:sz w:val="24"/>
          <w:rtl/>
          <w:lang w:eastAsia="he-IL"/>
        </w:rPr>
        <w:t xml:space="preserve"> דרישות ו/או תלונות ו/או</w:t>
      </w:r>
      <w:r w:rsidRPr="001835AB">
        <w:rPr>
          <w:rFonts w:ascii="Times New Roman" w:eastAsia="Times New Roman" w:hAnsi="Times New Roman"/>
          <w:color w:val="000000"/>
          <w:sz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8D7B08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ישא לבדו </w:t>
      </w:r>
      <w:r w:rsidRPr="001835AB">
        <w:rPr>
          <w:rFonts w:ascii="Times New Roman" w:eastAsia="Times New Roman" w:hAnsi="Times New Roman"/>
          <w:color w:val="000000"/>
          <w:sz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1835AB">
        <w:rPr>
          <w:rFonts w:ascii="Times New Roman" w:eastAsia="Times New Roman" w:hAnsi="Times New Roman" w:hint="cs"/>
          <w:color w:val="000000"/>
          <w:sz w:val="24"/>
          <w:rtl/>
          <w:lang w:eastAsia="he-IL"/>
        </w:rPr>
        <w:t>ל פי</w:t>
      </w:r>
      <w:r w:rsidRPr="001835AB">
        <w:rPr>
          <w:rFonts w:ascii="Times New Roman" w:eastAsia="Times New Roman" w:hAnsi="Times New Roman"/>
          <w:color w:val="000000"/>
          <w:sz w:val="24"/>
          <w:rtl/>
          <w:lang w:eastAsia="he-IL"/>
        </w:rPr>
        <w:t xml:space="preserve"> 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ובכלל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sz w:val="20"/>
          <w:rtl/>
          <w:lang w:eastAsia="he-IL"/>
        </w:rPr>
        <w:t xml:space="preserve"> תשלומי מס הכנסה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הלאומי שהוא חב בגין מתן שרותי המתכנן.</w:t>
      </w:r>
    </w:p>
    <w:p w14:paraId="259B8FF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ישא לבדו באחריות לכל הזכויות הסוציאליות של עובדיו (כגון - ניכויי מס הכנסה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לאומי, תשלומים לקרנות איגודים מקצוע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ים ותשלומים סוציאליים אחרים) ולכל החובות החלות על פי דין על מעביד כלפי עובדיו.</w:t>
      </w:r>
    </w:p>
    <w:p w14:paraId="5BEFED8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color w:val="000000"/>
          <w:sz w:val="24"/>
          <w:rtl/>
          <w:lang w:eastAsia="he-IL"/>
        </w:rPr>
      </w:pPr>
      <w:r w:rsidRPr="001835AB">
        <w:rPr>
          <w:rFonts w:ascii="Times New Roman" w:eastAsia="Times New Roman" w:hAnsi="Times New Roman"/>
          <w:color w:val="000000"/>
          <w:sz w:val="24"/>
          <w:rtl/>
          <w:lang w:eastAsia="he-IL"/>
        </w:rPr>
        <w:t>מבלי לגרוע מ</w:t>
      </w:r>
      <w:r w:rsidRPr="001835AB">
        <w:rPr>
          <w:rFonts w:ascii="Times New Roman" w:eastAsia="Times New Roman" w:hAnsi="Times New Roman" w:hint="cs"/>
          <w:color w:val="000000"/>
          <w:sz w:val="24"/>
          <w:rtl/>
          <w:lang w:eastAsia="he-IL"/>
        </w:rPr>
        <w:t xml:space="preserve">כלליות </w:t>
      </w:r>
      <w:r w:rsidRPr="001835AB">
        <w:rPr>
          <w:rFonts w:ascii="Times New Roman" w:eastAsia="Times New Roman" w:hAnsi="Times New Roman"/>
          <w:color w:val="000000"/>
          <w:sz w:val="24"/>
          <w:rtl/>
          <w:lang w:eastAsia="he-IL"/>
        </w:rPr>
        <w:t>האמור לעיל, המתכנן מצהיר ומתחייב</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אם י</w:t>
      </w:r>
      <w:r w:rsidRPr="001835AB">
        <w:rPr>
          <w:rFonts w:ascii="Times New Roman" w:eastAsia="Times New Roman" w:hAnsi="Times New Roman" w:hint="cs"/>
          <w:color w:val="000000"/>
          <w:sz w:val="24"/>
          <w:rtl/>
          <w:lang w:eastAsia="he-IL"/>
        </w:rPr>
        <w:t>י</w:t>
      </w:r>
      <w:r w:rsidRPr="001835AB">
        <w:rPr>
          <w:rFonts w:ascii="Times New Roman" w:eastAsia="Times New Roman" w:hAnsi="Times New Roman"/>
          <w:color w:val="000000"/>
          <w:sz w:val="24"/>
          <w:rtl/>
          <w:lang w:eastAsia="he-IL"/>
        </w:rPr>
        <w:t>דרש המזמין על ידי המתכנן ו/או על ידי מי מ</w:t>
      </w:r>
      <w:r w:rsidRPr="001835AB">
        <w:rPr>
          <w:rFonts w:ascii="Times New Roman" w:eastAsia="Times New Roman" w:hAnsi="Times New Roman" w:hint="cs"/>
          <w:color w:val="000000"/>
          <w:sz w:val="24"/>
          <w:rtl/>
          <w:lang w:eastAsia="he-IL"/>
        </w:rPr>
        <w:t>שלוחיו ו/או עובדיו</w:t>
      </w:r>
      <w:r w:rsidRPr="001835AB">
        <w:rPr>
          <w:rFonts w:ascii="Times New Roman" w:eastAsia="Times New Roman" w:hAnsi="Times New Roman"/>
          <w:color w:val="000000"/>
          <w:sz w:val="24"/>
          <w:rtl/>
          <w:lang w:eastAsia="he-IL"/>
        </w:rPr>
        <w:t xml:space="preserve"> ו/או</w:t>
      </w:r>
      <w:r w:rsidRPr="001835AB">
        <w:rPr>
          <w:rFonts w:ascii="Times New Roman" w:eastAsia="Times New Roman" w:hAnsi="Times New Roman" w:hint="cs"/>
          <w:color w:val="000000"/>
          <w:sz w:val="24"/>
          <w:rtl/>
          <w:lang w:eastAsia="he-IL"/>
        </w:rPr>
        <w:t xml:space="preserve"> אחר מטעמו ו/או</w:t>
      </w:r>
      <w:r w:rsidRPr="001835AB">
        <w:rPr>
          <w:rFonts w:ascii="Times New Roman" w:eastAsia="Times New Roman" w:hAnsi="Times New Roman"/>
          <w:color w:val="000000"/>
          <w:sz w:val="24"/>
          <w:rtl/>
          <w:lang w:eastAsia="he-IL"/>
        </w:rPr>
        <w:t xml:space="preserve"> על ידי כל צד ג' לשאת בתשלום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בגין עילות הנובעות מיחסי עובד ומעביד ו/או מהפסקתם ו/או אם יחולו על המזמין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כאמור, אזי ישפה המתכנן את המזמין מיד עם דרישתו הראשונה של המזמין, בגין כל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ייחשב </w:t>
      </w:r>
      <w:r w:rsidRPr="001835AB">
        <w:rPr>
          <w:rFonts w:ascii="Times New Roman" w:eastAsia="Times New Roman" w:hAnsi="Times New Roman" w:hint="cs"/>
          <w:color w:val="000000"/>
          <w:sz w:val="24"/>
          <w:rtl/>
          <w:lang w:eastAsia="he-IL"/>
        </w:rPr>
        <w:t>כ</w:t>
      </w:r>
      <w:r w:rsidRPr="001835AB">
        <w:rPr>
          <w:rFonts w:ascii="Times New Roman" w:eastAsia="Times New Roman" w:hAnsi="Times New Roman"/>
          <w:color w:val="000000"/>
          <w:sz w:val="24"/>
          <w:rtl/>
          <w:lang w:eastAsia="he-IL"/>
        </w:rPr>
        <w:t>חוב המגיע למזמין מאת המתכנן על פי הוראות חוזה זה, אשר המזמין רשאי לקזז בגינו סכומים ע"ח התמורה המגיעה למתכנן.</w:t>
      </w:r>
    </w:p>
    <w:p w14:paraId="1E77F6E3"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בשים לב לאמור לעיל, אם יקבע פורום מוסמך כלשהו</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נתקיימו יחסי עובד ומעביד בין המתכנן ו/או מי מעובדיו</w:t>
      </w:r>
      <w:r w:rsidRPr="001835AB">
        <w:rPr>
          <w:rFonts w:ascii="Times New Roman" w:eastAsia="Times New Roman" w:hAnsi="Times New Roman" w:hint="cs"/>
          <w:color w:val="000000"/>
          <w:sz w:val="24"/>
          <w:rtl/>
          <w:lang w:eastAsia="he-IL"/>
        </w:rPr>
        <w:t xml:space="preserve"> ו/או מי משלוחיו ו/או אחר מטעמו</w:t>
      </w:r>
      <w:r w:rsidRPr="001835AB">
        <w:rPr>
          <w:rFonts w:ascii="Times New Roman" w:eastAsia="Times New Roman" w:hAnsi="Times New Roman"/>
          <w:color w:val="000000"/>
          <w:sz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835AB">
        <w:rPr>
          <w:rFonts w:ascii="Times New Roman" w:eastAsia="Times New Roman" w:hAnsi="Times New Roman" w:hint="cs"/>
          <w:color w:val="000000"/>
          <w:sz w:val="24"/>
          <w:rtl/>
          <w:lang w:eastAsia="he-IL"/>
        </w:rPr>
        <w:t>.</w:t>
      </w:r>
    </w:p>
    <w:p w14:paraId="7B4727B2"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הבאת החוזה לגמר או ביטולו</w:t>
      </w:r>
    </w:p>
    <w:p w14:paraId="73CAD19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p>
    <w:p w14:paraId="46D6BC42"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על אף האמור בכל מקום אחר בחוזה </w:t>
      </w:r>
      <w:r w:rsidRPr="001835AB">
        <w:rPr>
          <w:rFonts w:ascii="Times New Roman" w:eastAsia="Times New Roman" w:hAnsi="Times New Roman" w:hint="cs"/>
          <w:sz w:val="20"/>
          <w:rtl/>
          <w:lang w:eastAsia="he-IL"/>
        </w:rPr>
        <w:t xml:space="preserve">זה על נספחיו, </w:t>
      </w:r>
      <w:r w:rsidRPr="001835AB">
        <w:rPr>
          <w:rFonts w:ascii="Times New Roman" w:eastAsia="Times New Roman" w:hAnsi="Times New Roman"/>
          <w:sz w:val="20"/>
          <w:rtl/>
          <w:lang w:eastAsia="he-IL"/>
        </w:rPr>
        <w:t>רשאי המזמין,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 בכל עת ומסיבה כלשהי, להביא חוזה זה, כולו או מקצתו, לידי גמר על ידי מתן הודעה בכתב על כך למתכנן. ניתנה הודעה כאמור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יבוא החוזה לידי גמר בתאריך הנקוב בהודעה אשר לא יהיה פחות מ</w:t>
      </w:r>
      <w:r w:rsidRPr="001835AB">
        <w:rPr>
          <w:rFonts w:ascii="Times New Roman" w:eastAsia="Times New Roman" w:hAnsi="Times New Roman" w:hint="cs"/>
          <w:sz w:val="20"/>
          <w:rtl/>
          <w:lang w:eastAsia="he-IL"/>
        </w:rPr>
        <w:t>-7</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מים</w:t>
      </w:r>
      <w:r w:rsidRPr="001835AB">
        <w:rPr>
          <w:rFonts w:ascii="Times New Roman" w:eastAsia="Times New Roman" w:hAnsi="Times New Roman"/>
          <w:sz w:val="20"/>
          <w:rtl/>
          <w:lang w:eastAsia="he-IL"/>
        </w:rPr>
        <w:t xml:space="preserve"> מיום משלוחה (להלן: "</w:t>
      </w:r>
      <w:r w:rsidRPr="001835AB">
        <w:rPr>
          <w:rFonts w:ascii="Times New Roman" w:eastAsia="Times New Roman" w:hAnsi="Times New Roman"/>
          <w:b/>
          <w:bCs/>
          <w:sz w:val="20"/>
          <w:rtl/>
          <w:lang w:eastAsia="he-IL"/>
        </w:rPr>
        <w:t>תאריך הפסקת השרות</w:t>
      </w:r>
      <w:r w:rsidRPr="001835AB">
        <w:rPr>
          <w:rFonts w:ascii="Times New Roman" w:eastAsia="Times New Roman" w:hAnsi="Times New Roman"/>
          <w:sz w:val="20"/>
          <w:rtl/>
          <w:lang w:eastAsia="he-IL"/>
        </w:rPr>
        <w:t>").</w:t>
      </w:r>
    </w:p>
    <w:p w14:paraId="3701114F"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כאמור בסעיף 12.1.1 לעיל, ישלם המזמין למתכנן שכר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lastRenderedPageBreak/>
        <w:t>קביעתו הבלעדית של המנהל, בעד אותו קטע מקטעי הפרויקט ו/או שלב משרותי המתכנן שב</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צע עד לתאריך הפסקת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 ו - ה'</w:t>
      </w:r>
      <w:r w:rsidRPr="001835AB">
        <w:rPr>
          <w:rFonts w:ascii="Times New Roman" w:eastAsia="Times New Roman" w:hAnsi="Times New Roman"/>
          <w:sz w:val="20"/>
          <w:rtl/>
          <w:lang w:eastAsia="he-IL"/>
        </w:rPr>
        <w:t>. במקרה שבוצע חלק של קטע ו/או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ישולם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 המנהל.</w:t>
      </w:r>
    </w:p>
    <w:p w14:paraId="3F01DBAA"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לטענה </w:t>
      </w:r>
      <w:r w:rsidRPr="001835AB">
        <w:rPr>
          <w:rFonts w:ascii="Times New Roman" w:eastAsia="Times New Roman" w:hAnsi="Times New Roman" w:hint="cs"/>
          <w:sz w:val="20"/>
          <w:rtl/>
          <w:lang w:eastAsia="he-IL"/>
        </w:rPr>
        <w:t>ו/או דרישה ו/או תלונה ו/</w:t>
      </w:r>
      <w:r w:rsidRPr="001835AB">
        <w:rPr>
          <w:rFonts w:ascii="Times New Roman" w:eastAsia="Times New Roman" w:hAnsi="Times New Roman"/>
          <w:sz w:val="20"/>
          <w:rtl/>
          <w:lang w:eastAsia="he-IL"/>
        </w:rPr>
        <w:t>או תביעה כלשהי, פרט לאמור בסעיף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והשכר שישולם לפי 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4554EC0A"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תוך 12 חודש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מהבאת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כאמור</w:t>
      </w:r>
      <w:r w:rsidRPr="001835AB">
        <w:rPr>
          <w:rFonts w:ascii="Times New Roman" w:eastAsia="Times New Roman" w:hAnsi="Times New Roman" w:hint="cs"/>
          <w:sz w:val="20"/>
          <w:rtl/>
          <w:lang w:eastAsia="he-IL"/>
        </w:rPr>
        <w:t>, רשאי המזמין</w:t>
      </w:r>
      <w:r w:rsidRPr="001835AB">
        <w:rPr>
          <w:rFonts w:ascii="Times New Roman" w:eastAsia="Times New Roman" w:hAnsi="Times New Roman"/>
          <w:sz w:val="20"/>
          <w:rtl/>
          <w:lang w:eastAsia="he-IL"/>
        </w:rPr>
        <w:t xml:space="preserve"> לחדשו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במקרה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לחדש את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תנאי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65F008F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שחוזה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יבוא לידי גמר עקב הפסקת עבודות הפרויקט מחמת כוח עליון (לרבות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מצוות הדין)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זכאי לתשלום כמוגדר בסעיף 12.3.2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ויחולו הסעיפים 12.1.3 ו- 12.1.4 לעיל.</w:t>
      </w:r>
    </w:p>
    <w:p w14:paraId="44948A3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p>
    <w:p w14:paraId="1187AA24"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מזמין לפי סעיף 12.1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זכאי המזמין לבטל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בלא צורך בהודעה מוקדמת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אחד מהמקרים הבאים:</w:t>
      </w:r>
    </w:p>
    <w:p w14:paraId="1C96DD1B"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ו/או לא קיים איזה מהוראות החוזה ולא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קן </w:t>
      </w:r>
      <w:r w:rsidRPr="001835AB">
        <w:rPr>
          <w:rFonts w:ascii="Times New Roman" w:eastAsia="Times New Roman" w:hAnsi="Times New Roman" w:hint="cs"/>
          <w:sz w:val="20"/>
          <w:rtl/>
          <w:lang w:eastAsia="he-IL"/>
        </w:rPr>
        <w:t>את ה</w:t>
      </w:r>
      <w:r w:rsidRPr="001835AB">
        <w:rPr>
          <w:rFonts w:ascii="Times New Roman" w:eastAsia="Times New Roman" w:hAnsi="Times New Roman"/>
          <w:sz w:val="20"/>
          <w:rtl/>
          <w:lang w:eastAsia="he-IL"/>
        </w:rPr>
        <w:t>הפרה</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לאחר שק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התראה על כך מהמזמין בתוך הזמן הנקוב בהתראה.</w:t>
      </w:r>
    </w:p>
    <w:p w14:paraId="62AD06DC"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התרה במתכנן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שאין הוא מבצע את עבודתו בצורה המבטיחה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 והמתכנן לא נקט בצעדים המבטיחים לדעת המזמין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w:t>
      </w:r>
    </w:p>
    <w:p w14:paraId="22ED0CA7"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את הוראת סעיף 7.5 לעיל.</w:t>
      </w:r>
    </w:p>
    <w:p w14:paraId="7B0B1744"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נבצר מהמתכנן או מהמנהל הראשי לקיים את ה</w:t>
      </w:r>
      <w:r w:rsidRPr="001835AB">
        <w:rPr>
          <w:rFonts w:ascii="Times New Roman" w:eastAsia="Times New Roman" w:hAnsi="Times New Roman" w:hint="cs"/>
          <w:sz w:val="20"/>
          <w:rtl/>
          <w:lang w:eastAsia="he-IL"/>
        </w:rPr>
        <w:t xml:space="preserve">וראות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מסיבת מחלה או מכל סיבה אחרת שהיא. מבלי לפגוע בכלליות 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יחול הסעיף אם המנהל הראשי במשרד המתכנן נפטר, המתכנן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לפעולה משפטית או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שירותי המתכנן או אם ארע אירוע דומה.</w:t>
      </w:r>
    </w:p>
    <w:p w14:paraId="7388792C"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חל שינוי בהחזקת המניות ו/או בהרכב המנהלים של המתכנן.</w:t>
      </w:r>
    </w:p>
    <w:p w14:paraId="559D755C"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בוטל החוזה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בעד אותו קטע מקטעי הפרויקט ו/או שלב משרותי המתכנן שהוא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עד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טול החוזה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bCs/>
          <w:sz w:val="20"/>
          <w:rtl/>
          <w:lang w:eastAsia="he-IL"/>
        </w:rPr>
        <w:t xml:space="preserve">ו -ה' </w:t>
      </w:r>
      <w:r w:rsidRPr="001835AB">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 כפי שיקבע המנהל, וזאת לסילוק כל המגיע למתכנן מהמזמין.</w:t>
      </w:r>
    </w:p>
    <w:p w14:paraId="14AC2550"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תשמש עילה למתכנן לתביעת פיצויים כלשהם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לטענה</w:t>
      </w:r>
      <w:r w:rsidRPr="001835AB">
        <w:rPr>
          <w:rFonts w:ascii="Times New Roman" w:eastAsia="Times New Roman" w:hAnsi="Times New Roman" w:hint="cs"/>
          <w:sz w:val="20"/>
          <w:rtl/>
          <w:lang w:eastAsia="he-IL"/>
        </w:rPr>
        <w:t xml:space="preserve"> ו/או לדרישה ו/או לתלונה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 xml:space="preserve">תביעה כלשהי, פרט </w:t>
      </w:r>
      <w:r w:rsidRPr="001835AB">
        <w:rPr>
          <w:rFonts w:ascii="Times New Roman" w:eastAsia="Times New Roman" w:hAnsi="Times New Roman"/>
          <w:sz w:val="20"/>
          <w:rtl/>
          <w:lang w:eastAsia="he-IL"/>
        </w:rPr>
        <w:lastRenderedPageBreak/>
        <w:t>לאמור בסעיף 12.3.2 לעיל, והשכר שישולם לפי סעיף 12.3.2</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החוזה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2B202E3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המנהל הראשי במשרד המתכנן ו/או המתכנן נפטר,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השירותים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 זה או אם אירע אירוע דומה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סעיפים 12.3.2 ו - 12.3.3 לעיל.</w:t>
      </w:r>
    </w:p>
    <w:p w14:paraId="0C9946F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סעיפים 12.1, 12.2 ו-12.3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בכך שהמזמין קיבל לידיו את כל התכניות ועד לקבלתן לא יהיה עליו לבצע 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הסעיפים הנ"ל.</w:t>
      </w:r>
    </w:p>
    <w:p w14:paraId="101F52F4" w14:textId="77777777" w:rsidR="009D773B" w:rsidRPr="001835AB" w:rsidRDefault="001835AB" w:rsidP="009D773B">
      <w:pPr>
        <w:widowControl w:val="0"/>
        <w:numPr>
          <w:ilvl w:val="1"/>
          <w:numId w:val="1"/>
        </w:numPr>
        <w:spacing w:before="0" w:beforeAutospacing="0" w:after="200" w:afterAutospacing="0" w:line="240" w:lineRule="auto"/>
        <w:jc w:val="both"/>
        <w:rPr>
          <w:ins w:id="11" w:author="Meryl Etman" w:date="2021-08-18T11:59:00Z"/>
          <w:rFonts w:ascii="Times New Roman" w:eastAsia="Times New Roman" w:hAnsi="Times New Roman"/>
          <w:sz w:val="20"/>
          <w:rtl/>
          <w:lang w:eastAsia="he-IL"/>
        </w:rPr>
      </w:pPr>
      <w:r w:rsidRPr="001835AB">
        <w:rPr>
          <w:rFonts w:ascii="Times New Roman" w:eastAsia="Times New Roman" w:hAnsi="Times New Roman"/>
          <w:sz w:val="20"/>
          <w:rtl/>
          <w:lang w:eastAsia="he-IL"/>
        </w:rPr>
        <w:t>בכל מקרה של 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או ביטולו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למסור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המשך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לאחר ולהשתמש ללא הגבלה בשרותי המתכנן שבוצעו עד לאותו מועד, והמתכנן מסכים לכך ולא יהיה זכאי לדבר בגין זאת.</w:t>
      </w:r>
      <w:ins w:id="12" w:author="Meryl Etman" w:date="2021-08-18T11:58:00Z">
        <w:r w:rsidR="009D773B">
          <w:rPr>
            <w:rFonts w:ascii="Times New Roman" w:eastAsia="Times New Roman" w:hAnsi="Times New Roman" w:hint="cs"/>
            <w:sz w:val="20"/>
            <w:rtl/>
            <w:lang w:eastAsia="he-IL"/>
          </w:rPr>
          <w:t xml:space="preserve"> </w:t>
        </w:r>
      </w:ins>
      <w:ins w:id="13" w:author="Meryl Etman" w:date="2021-08-18T11:59:00Z">
        <w:r w:rsidR="009D773B">
          <w:rPr>
            <w:rFonts w:ascii="Times New Roman" w:eastAsia="Times New Roman" w:hAnsi="Times New Roman" w:hint="cs"/>
            <w:sz w:val="20"/>
            <w:rtl/>
            <w:lang w:eastAsia="he-IL"/>
          </w:rPr>
          <w:t>מובהר כי אם המזמין ימסור את ביצוע המשך השירותים לאחר כאמור, אזי המתכנן יישא באחריות עבור השירותים שביצע בלבד.</w:t>
        </w:r>
      </w:ins>
    </w:p>
    <w:p w14:paraId="6F43ABBF" w14:textId="7BCD25C8" w:rsidR="001835AB" w:rsidRPr="001835AB" w:rsidRDefault="001835AB">
      <w:pPr>
        <w:widowControl w:val="0"/>
        <w:spacing w:before="0" w:beforeAutospacing="0" w:after="200" w:afterAutospacing="0" w:line="240" w:lineRule="auto"/>
        <w:ind w:left="792"/>
        <w:jc w:val="both"/>
        <w:rPr>
          <w:rFonts w:ascii="Times New Roman" w:eastAsia="Times New Roman" w:hAnsi="Times New Roman"/>
          <w:sz w:val="20"/>
          <w:rtl/>
          <w:lang w:eastAsia="he-IL"/>
        </w:rPr>
        <w:pPrChange w:id="14" w:author="Meryl Etman" w:date="2021-08-18T11:59:00Z">
          <w:pPr>
            <w:widowControl w:val="0"/>
            <w:numPr>
              <w:ilvl w:val="1"/>
              <w:numId w:val="1"/>
            </w:numPr>
            <w:tabs>
              <w:tab w:val="num" w:pos="792"/>
            </w:tabs>
            <w:spacing w:before="0" w:beforeAutospacing="0" w:after="200" w:afterAutospacing="0" w:line="240" w:lineRule="auto"/>
            <w:ind w:left="792" w:hanging="432"/>
            <w:jc w:val="both"/>
          </w:pPr>
        </w:pPrChange>
      </w:pPr>
    </w:p>
    <w:p w14:paraId="1220A59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אימת שהמתכנן לא יקיים איזו מהתחייבויותיו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97C63CD" w14:textId="77777777" w:rsidR="001835AB" w:rsidRPr="00E64AE3" w:rsidRDefault="001835AB" w:rsidP="00E64AE3">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בזכותו על פי סעיף 12.7 לעיל, יהיה הוא רשאי לגבות מאת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לנכות מכל סכום שיגיע לו את הסכומים שהמזמין נשא בהם בשל כך, בתוספת 15% לכ</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סוי הוצאותיו הכלליות, וזאת מבלי שיהיה עליו להוכיח את הסכומים הנ"ל.</w:t>
      </w:r>
    </w:p>
    <w:p w14:paraId="040D64D3"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העברת זכויות</w:t>
      </w:r>
    </w:p>
    <w:p w14:paraId="10E1B2B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אין המתכנן רשאי להסב לאחר את החוזה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כל חלק ממנו, וכן אין הוא רשאי להעביר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להסב לאחר כל זכות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חובה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אלא בהסכמת המזמין בכתב ומראש.</w:t>
      </w:r>
    </w:p>
    <w:p w14:paraId="3D91FBE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המתכנן רשאי למסור לאחר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כולם או מקצתם, אלא בהסכמת המזמין בכתב ומראש.</w:t>
      </w:r>
    </w:p>
    <w:p w14:paraId="247AD76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ניתנה הסכמת המזמין לפי סעיפים 13.1 או 13.2 לעיל, הרי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אין בכך כדי לפטור את המתכנן מאחריותו והתחייבויותיו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 xml:space="preserve"> ומזכויות המזמין על פיו, והמתכנן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באחריות מלאה, כלפי המזמין וכלפי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 xml:space="preserve">צד שלישי שהוא, גם לכל מעשה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מחדל של אלה שיבצעו עבודה כלשהי מכוח הוראות סעיפים 13.1 או/וגם 13.2 לעיל</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באי כחם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עובדיהם</w:t>
      </w:r>
      <w:r w:rsidRPr="001835AB">
        <w:rPr>
          <w:rFonts w:ascii="Times New Roman" w:eastAsia="Times New Roman" w:hAnsi="Times New Roman" w:hint="cs"/>
          <w:sz w:val="20"/>
          <w:rtl/>
          <w:lang w:eastAsia="he-IL"/>
        </w:rPr>
        <w:t xml:space="preserve"> ו/או מי מטעמם</w:t>
      </w:r>
      <w:r w:rsidRPr="001835AB">
        <w:rPr>
          <w:rFonts w:ascii="Times New Roman" w:eastAsia="Times New Roman" w:hAnsi="Times New Roman"/>
          <w:sz w:val="20"/>
          <w:rtl/>
          <w:lang w:eastAsia="he-IL"/>
        </w:rPr>
        <w:t>, ואילו למזמין ישמרו כל זכויותיו כלפי המתכנן.</w:t>
      </w:r>
    </w:p>
    <w:p w14:paraId="17A6E45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יינתנו באמצעות המנהל הראשי אישית ובאמצעות צוות עובדיו של המתכנן בפיקוחו הישיר של המנהל הראשי. מבלי לגרוע מהתחי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המתכנן כמתחייב מהאמור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הרי בכל מקרה שהשירותים לא יינתנו ע"י המנהל הראשי מכל סיבה שהיא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סעיף 12.3.2 ו-12.3.3 לעיל.</w:t>
      </w:r>
    </w:p>
    <w:p w14:paraId="78918CA1"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בלא צורך בהסכמה כלשהי מצד המתכנן.</w:t>
      </w:r>
    </w:p>
    <w:p w14:paraId="02CCE5D7" w14:textId="77777777" w:rsidR="001835AB" w:rsidRPr="001835AB" w:rsidRDefault="001835AB" w:rsidP="001835AB">
      <w:pPr>
        <w:widowControl w:val="0"/>
        <w:numPr>
          <w:ilvl w:val="0"/>
          <w:numId w:val="1"/>
        </w:numPr>
        <w:spacing w:before="0" w:beforeAutospacing="0" w:after="20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lastRenderedPageBreak/>
        <w:t>סיום שרותי המתכנן</w:t>
      </w:r>
    </w:p>
    <w:p w14:paraId="099A2B92"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יחושבו כבאים לסיום בכל אחד מהמקרים הבאים:</w:t>
      </w:r>
    </w:p>
    <w:p w14:paraId="7A8637EF"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הובא לידי </w:t>
      </w:r>
      <w:r w:rsidRPr="001835AB">
        <w:rPr>
          <w:rFonts w:ascii="Times New Roman" w:eastAsia="Times New Roman" w:hAnsi="Times New Roman" w:hint="cs"/>
          <w:sz w:val="20"/>
          <w:rtl/>
          <w:lang w:eastAsia="he-IL"/>
        </w:rPr>
        <w:t>גמר</w:t>
      </w:r>
      <w:r w:rsidRPr="001835AB">
        <w:rPr>
          <w:rFonts w:ascii="Times New Roman" w:eastAsia="Times New Roman" w:hAnsi="Times New Roman"/>
          <w:sz w:val="20"/>
          <w:rtl/>
          <w:lang w:eastAsia="he-IL"/>
        </w:rPr>
        <w:t xml:space="preserve"> או בוטל כאמור בסעיף 12 לעיל, והחל במועד הנקוב בהודעה שניתנה ע"י המזמין למתכנן במסגרת הוראות אותו סעיף.</w:t>
      </w:r>
    </w:p>
    <w:p w14:paraId="0A1CCFFE"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עם מתן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ע"י המזמין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הושלם מתן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0E63F780"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סודיות והמצאת מסמכים</w:t>
      </w:r>
    </w:p>
    <w:p w14:paraId="2C1AB42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העתקים וניירות עבודה, בין שהוכנו על ידי המתכנן </w:t>
      </w:r>
      <w:r w:rsidRPr="001835AB">
        <w:rPr>
          <w:rFonts w:ascii="Times New Roman" w:eastAsia="Times New Roman" w:hAnsi="Times New Roman" w:hint="cs"/>
          <w:sz w:val="20"/>
          <w:rtl/>
          <w:lang w:eastAsia="he-IL"/>
        </w:rPr>
        <w:t>ו/או על ידי</w:t>
      </w:r>
      <w:r w:rsidRPr="001835AB">
        <w:rPr>
          <w:rFonts w:ascii="Times New Roman" w:eastAsia="Times New Roman" w:hAnsi="Times New Roman"/>
          <w:sz w:val="20"/>
          <w:rtl/>
          <w:lang w:eastAsia="he-IL"/>
        </w:rPr>
        <w:t xml:space="preserve"> מ</w:t>
      </w:r>
      <w:r w:rsidRPr="001835AB">
        <w:rPr>
          <w:rFonts w:ascii="Times New Roman" w:eastAsia="Times New Roman" w:hAnsi="Times New Roman" w:hint="cs"/>
          <w:sz w:val="20"/>
          <w:rtl/>
          <w:lang w:eastAsia="he-IL"/>
        </w:rPr>
        <w:t>י מ</w:t>
      </w:r>
      <w:r w:rsidRPr="001835AB">
        <w:rPr>
          <w:rFonts w:ascii="Times New Roman" w:eastAsia="Times New Roman" w:hAnsi="Times New Roman"/>
          <w:sz w:val="20"/>
          <w:rtl/>
          <w:lang w:eastAsia="he-IL"/>
        </w:rPr>
        <w:t xml:space="preserve">טעמו ובין שהוכנו על ידי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מי </w:t>
      </w:r>
      <w:r w:rsidRPr="001835AB">
        <w:rPr>
          <w:rFonts w:ascii="Times New Roman" w:eastAsia="Times New Roman" w:hAnsi="Times New Roman"/>
          <w:sz w:val="20"/>
          <w:rtl/>
          <w:lang w:eastAsia="he-IL"/>
        </w:rPr>
        <w:t>מטעמם, וכן לשמור בסוד כל ידיעה שהגיעה אליו עקב ביצוע חוזה זה ולא למסור כל ידיעה כאמור לאדם שלא הוסמך לקבלה על ידי המזמין.</w:t>
      </w:r>
    </w:p>
    <w:p w14:paraId="177D2C8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מאחריותו </w:t>
      </w:r>
      <w:r w:rsidRPr="001835AB">
        <w:rPr>
          <w:rFonts w:ascii="Times New Roman" w:eastAsia="Times New Roman" w:hAnsi="Times New Roman" w:hint="cs"/>
          <w:sz w:val="20"/>
          <w:rtl/>
          <w:lang w:eastAsia="he-IL"/>
        </w:rPr>
        <w:t xml:space="preserve">של המתכנן </w:t>
      </w:r>
      <w:r w:rsidRPr="001835AB">
        <w:rPr>
          <w:rFonts w:ascii="Times New Roman" w:eastAsia="Times New Roman" w:hAnsi="Times New Roman"/>
          <w:sz w:val="20"/>
          <w:rtl/>
          <w:lang w:eastAsia="he-IL"/>
        </w:rPr>
        <w:t>על פי כל דין, ינקוט המתכנן בכל אמצעי סביר כדי לשמור שמירה מעולה על כל מסמך המוחזק על ידיו בקשר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כדי למנוע עיון בו מכל אדם שהמנהל לא התיר לו זאת.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יציית המתכנן לכל דרישה של המנהל בדבר נקיטת אמצעי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טחון נוספים לאלה שננקטו על ידיו. במקרה של תקלה כלשהי למסמכים כאמור לעיל, יודיע המתכנן למנהל מיד עם אירועה.</w:t>
      </w:r>
    </w:p>
    <w:p w14:paraId="38222F6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יחתים את עובדיו</w:t>
      </w:r>
      <w:r w:rsidRPr="001835AB">
        <w:rPr>
          <w:rFonts w:ascii="Times New Roman" w:eastAsia="Times New Roman" w:hAnsi="Times New Roman" w:hint="cs"/>
          <w:sz w:val="20"/>
          <w:rtl/>
          <w:lang w:eastAsia="he-IL"/>
        </w:rPr>
        <w:t xml:space="preserve"> ו/או שלוחיו ו/או אחר מטעמו</w:t>
      </w:r>
      <w:r w:rsidRPr="001835AB">
        <w:rPr>
          <w:rFonts w:ascii="Times New Roman" w:eastAsia="Times New Roman" w:hAnsi="Times New Roman"/>
          <w:sz w:val="20"/>
          <w:rtl/>
          <w:lang w:eastAsia="he-IL"/>
        </w:rPr>
        <w:t xml:space="preserve"> בקשר עם ביצוע הסכם זה</w:t>
      </w:r>
      <w:r w:rsidRPr="001835AB">
        <w:rPr>
          <w:rFonts w:ascii="Times New Roman" w:eastAsia="Times New Roman" w:hAnsi="Times New Roman" w:hint="cs"/>
          <w:sz w:val="20"/>
          <w:rtl/>
          <w:lang w:eastAsia="he-IL"/>
        </w:rPr>
        <w:t xml:space="preserve"> על נספחיו,</w:t>
      </w:r>
      <w:r w:rsidRPr="001835AB">
        <w:rPr>
          <w:rFonts w:ascii="Times New Roman" w:eastAsia="Times New Roman" w:hAnsi="Times New Roman"/>
          <w:sz w:val="20"/>
          <w:rtl/>
          <w:lang w:eastAsia="he-IL"/>
        </w:rPr>
        <w:t xml:space="preserve"> על כתב התחייבות לשמירת סודיות על פי הנוסח המפורט בנספח </w:t>
      </w:r>
      <w:r w:rsidRPr="001835AB">
        <w:rPr>
          <w:rFonts w:ascii="Times New Roman" w:eastAsia="Times New Roman" w:hAnsi="Times New Roman"/>
          <w:bCs/>
          <w:sz w:val="20"/>
          <w:rtl/>
          <w:lang w:eastAsia="he-IL"/>
        </w:rPr>
        <w:t>ו'</w:t>
      </w:r>
      <w:r w:rsidRPr="001835AB">
        <w:rPr>
          <w:rFonts w:ascii="Times New Roman" w:eastAsia="Times New Roman" w:hAnsi="Times New Roman"/>
          <w:sz w:val="20"/>
          <w:rtl/>
          <w:lang w:eastAsia="he-IL"/>
        </w:rPr>
        <w:t>,.</w:t>
      </w:r>
    </w:p>
    <w:p w14:paraId="12806B24" w14:textId="77777777" w:rsid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לפי דרישת המזמין ועם סיום 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לידי המזמין כל חומר בכתב ו/או במדיה ממוחשבת המצוי בידו והמתייחס לפרויקט, אשר נערך על ידו</w:t>
      </w:r>
      <w:r w:rsidRPr="001835AB">
        <w:rPr>
          <w:rFonts w:ascii="Times New Roman" w:eastAsia="Times New Roman" w:hAnsi="Times New Roman" w:hint="cs"/>
          <w:sz w:val="20"/>
          <w:rtl/>
          <w:lang w:eastAsia="he-IL"/>
        </w:rPr>
        <w:t>.</w:t>
      </w:r>
    </w:p>
    <w:p w14:paraId="639B01D1" w14:textId="77777777" w:rsidR="00E64AE3" w:rsidRPr="001835AB" w:rsidRDefault="00E64AE3" w:rsidP="00E64AE3">
      <w:pPr>
        <w:widowControl w:val="0"/>
        <w:spacing w:before="0" w:beforeAutospacing="0" w:after="240" w:afterAutospacing="0" w:line="240" w:lineRule="auto"/>
        <w:jc w:val="both"/>
        <w:rPr>
          <w:rFonts w:ascii="Times New Roman" w:eastAsia="Times New Roman" w:hAnsi="Times New Roman"/>
          <w:sz w:val="20"/>
          <w:rtl/>
          <w:lang w:eastAsia="he-IL"/>
        </w:rPr>
      </w:pPr>
    </w:p>
    <w:p w14:paraId="4CA1A28A"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ויתור על זכויות מצד המתכנן</w:t>
      </w:r>
    </w:p>
    <w:p w14:paraId="6FE56C62"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כדין בסמכות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835AB">
        <w:rPr>
          <w:rFonts w:ascii="Times New Roman" w:eastAsia="Times New Roman" w:hAnsi="Times New Roman" w:hint="cs"/>
          <w:sz w:val="20"/>
          <w:rtl/>
          <w:lang w:eastAsia="he-IL"/>
        </w:rPr>
        <w:t>מתכנן כל טענה ו/או דרישה ו/או תלונה ו/או</w:t>
      </w:r>
      <w:r w:rsidRPr="001835AB">
        <w:rPr>
          <w:rFonts w:ascii="Times New Roman" w:eastAsia="Times New Roman" w:hAnsi="Times New Roman"/>
          <w:sz w:val="20"/>
          <w:rtl/>
          <w:lang w:eastAsia="he-IL"/>
        </w:rPr>
        <w:t xml:space="preserve"> עילת תביעה כלשהי נגד המזמין בגין פעולת המזמין כאמור או בשל כל סיבה אחרת, והמתכנן לא יהיה זכאי לתבוע פיצוי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w:t>
      </w:r>
      <w:r w:rsidRPr="001835AB">
        <w:rPr>
          <w:rFonts w:ascii="Times New Roman" w:eastAsia="Times New Roman" w:hAnsi="Times New Roman" w:hint="cs"/>
          <w:sz w:val="20"/>
          <w:rtl/>
          <w:lang w:eastAsia="he-IL"/>
        </w:rPr>
        <w:t xml:space="preserve"> שיפוי ו/או</w:t>
      </w:r>
      <w:r w:rsidRPr="001835AB">
        <w:rPr>
          <w:rFonts w:ascii="Times New Roman" w:eastAsia="Times New Roman" w:hAnsi="Times New Roman"/>
          <w:sz w:val="20"/>
          <w:rtl/>
          <w:lang w:eastAsia="he-IL"/>
        </w:rPr>
        <w:t xml:space="preserve"> תשלום כלשהו בעד נזק (לרבות נזק עקיף ו/או הפסד הזדמנויות)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פגיעה במוניטין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הפסד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הפסד רווח העלולים להיגרם לו עקב הביטול</w:t>
      </w:r>
      <w:r w:rsidRPr="001835AB">
        <w:rPr>
          <w:rFonts w:ascii="Times New Roman" w:eastAsia="Times New Roman" w:hAnsi="Times New Roman" w:hint="cs"/>
          <w:sz w:val="20"/>
          <w:rtl/>
          <w:lang w:eastAsia="he-IL"/>
        </w:rPr>
        <w:t xml:space="preserve"> או</w:t>
      </w:r>
      <w:r w:rsidRPr="001835AB">
        <w:rPr>
          <w:rFonts w:ascii="Times New Roman" w:eastAsia="Times New Roman" w:hAnsi="Times New Roman"/>
          <w:sz w:val="20"/>
          <w:rtl/>
          <w:lang w:eastAsia="he-IL"/>
        </w:rPr>
        <w:t xml:space="preserve"> ההפסקה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מכל סיבה אחרת.</w:t>
      </w:r>
    </w:p>
    <w:p w14:paraId="4F7BED27"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שביצע המתכנן על פי חוזה זה.</w:t>
      </w:r>
    </w:p>
    <w:p w14:paraId="6045CD41"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המתכנן מתחייב שלא לנקוט בכל צעדים מכל סוג שהוא שיהיה בהם כדי לסכל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 xml:space="preserve">המשך ביצוע </w:t>
      </w:r>
      <w:r w:rsidRPr="001835AB">
        <w:rPr>
          <w:rFonts w:ascii="Times New Roman" w:eastAsia="Times New Roman" w:hAnsi="Times New Roman"/>
          <w:sz w:val="20"/>
          <w:rtl/>
          <w:lang w:eastAsia="he-IL"/>
        </w:rPr>
        <w:lastRenderedPageBreak/>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מסירתם לידי מתכנן אחר, והינו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0E01984"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שונות</w:t>
      </w:r>
    </w:p>
    <w:p w14:paraId="603FD42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הראשי במשרד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מתחייב לבצע את השירותים שעליו לבצע אישית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w:t>
      </w:r>
      <w:r w:rsidRPr="001835AB">
        <w:rPr>
          <w:rFonts w:ascii="Times New Roman" w:eastAsia="Times New Roman" w:hAnsi="Times New Roman" w:hint="cs"/>
          <w:sz w:val="20"/>
          <w:rtl/>
          <w:lang w:eastAsia="he-IL"/>
        </w:rPr>
        <w:t xml:space="preserve"> זה והינו</w:t>
      </w:r>
      <w:r w:rsidRPr="001835AB">
        <w:rPr>
          <w:rFonts w:ascii="Times New Roman" w:eastAsia="Times New Roman" w:hAnsi="Times New Roman"/>
          <w:sz w:val="20"/>
          <w:rtl/>
          <w:lang w:eastAsia="he-IL"/>
        </w:rPr>
        <w:t xml:space="preserve"> אחראי וערב כלפי המזמין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התחייבויות המתכנן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w:t>
      </w:r>
    </w:p>
    <w:p w14:paraId="0BBB28C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צד אשר יפר או לא יקיים איזו מהתחייבויותיו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יהיה חייב לפצות את הצד המקיים על כל הנזקים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ההפסדים שיגרמו לו עקב 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מבלי לגרוע מזכות הצד המקיים לכל סעד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תרופה אחרים ו/או נוספים.</w:t>
      </w:r>
    </w:p>
    <w:p w14:paraId="2618F646"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למניעת ספקות מוצהר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עיכוב בהשלמת עבודות תכנון הפרויקט עלול להביא להתייקרות הקמתו וכן עלול להביא להפרת התחייבויות המזמין כלפי צד ג'.</w:t>
      </w:r>
    </w:p>
    <w:p w14:paraId="26AC9EF1"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835AB">
        <w:rPr>
          <w:rFonts w:ascii="Times New Roman" w:eastAsia="Times New Roman" w:hAnsi="Times New Roman" w:hint="cs"/>
          <w:sz w:val="20"/>
          <w:rtl/>
          <w:lang w:eastAsia="he-IL"/>
        </w:rPr>
        <w:t>נבע</w:t>
      </w:r>
      <w:r w:rsidRPr="001835AB">
        <w:rPr>
          <w:rFonts w:ascii="Times New Roman" w:eastAsia="Times New Roman" w:hAnsi="Times New Roman"/>
          <w:sz w:val="20"/>
          <w:rtl/>
          <w:lang w:eastAsia="he-IL"/>
        </w:rPr>
        <w:t xml:space="preserve"> מאי עמידתו בהתחייבויותיו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w:t>
      </w:r>
    </w:p>
    <w:p w14:paraId="475A504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זכאי לקזז כנגד כל סכום המגיע למתכנן מאת 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כל סכום שלפי טענתו מגיע לו מהמתכנן, וכל זכות של המתכנן לתשלום מהמזמין כפופה לזכות הקיזוז הנ"ל.</w:t>
      </w:r>
    </w:p>
    <w:p w14:paraId="6EC68DA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כל </w:t>
      </w:r>
      <w:r w:rsidRPr="001835AB">
        <w:rPr>
          <w:rFonts w:ascii="Times New Roman" w:eastAsia="Times New Roman" w:hAnsi="Times New Roman" w:hint="cs"/>
          <w:sz w:val="20"/>
          <w:rtl/>
          <w:lang w:eastAsia="he-IL"/>
        </w:rPr>
        <w:t>אחת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אחת מהתחייבויות המזמין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מותנה בכך שהמתכנן יקיים תחילה את 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עד לאותו מועד. המזמין זכאי, מבלי לפגוע </w:t>
      </w:r>
      <w:r w:rsidRPr="001835AB">
        <w:rPr>
          <w:rFonts w:ascii="Times New Roman" w:eastAsia="Times New Roman" w:hAnsi="Times New Roman" w:hint="cs"/>
          <w:sz w:val="20"/>
          <w:rtl/>
          <w:lang w:eastAsia="he-IL"/>
        </w:rPr>
        <w:t>מכלליות ה</w:t>
      </w:r>
      <w:r w:rsidRPr="001835AB">
        <w:rPr>
          <w:rFonts w:ascii="Times New Roman" w:eastAsia="Times New Roman" w:hAnsi="Times New Roman"/>
          <w:sz w:val="20"/>
          <w:rtl/>
          <w:lang w:eastAsia="he-IL"/>
        </w:rPr>
        <w:t>אמור בכל מקום אחר בחוזה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לעכב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כלשהי מהתחייבויותיו עד לאחר שהמתכנן קיים את התחייבויותיו כאמור.</w:t>
      </w:r>
    </w:p>
    <w:p w14:paraId="5234518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שום התנהגות מצד</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של מי</w:t>
      </w:r>
      <w:r w:rsidRPr="001835AB">
        <w:rPr>
          <w:rFonts w:ascii="Times New Roman" w:eastAsia="Times New Roman" w:hAnsi="Times New Roman"/>
          <w:sz w:val="20"/>
          <w:rtl/>
          <w:lang w:eastAsia="he-IL"/>
        </w:rPr>
        <w:t xml:space="preserve"> מהצדדים לא תחשב כויתור על איזה מזכויותיו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ו/או</w:t>
      </w:r>
      <w:r w:rsidRPr="001835AB">
        <w:rPr>
          <w:rFonts w:ascii="Times New Roman" w:eastAsia="Times New Roman" w:hAnsi="Times New Roman"/>
          <w:sz w:val="20"/>
          <w:rtl/>
          <w:lang w:eastAsia="he-IL"/>
        </w:rPr>
        <w:t xml:space="preserve"> ע</w:t>
      </w:r>
      <w:r w:rsidRPr="001835AB">
        <w:rPr>
          <w:rFonts w:ascii="Times New Roman" w:eastAsia="Times New Roman" w:hAnsi="Times New Roman" w:hint="cs"/>
          <w:sz w:val="20"/>
          <w:rtl/>
          <w:lang w:eastAsia="he-IL"/>
        </w:rPr>
        <w:t>ל פי כל</w:t>
      </w:r>
      <w:r w:rsidRPr="001835AB">
        <w:rPr>
          <w:rFonts w:ascii="Times New Roman" w:eastAsia="Times New Roman" w:hAnsi="Times New Roman"/>
          <w:sz w:val="20"/>
          <w:rtl/>
          <w:lang w:eastAsia="he-IL"/>
        </w:rPr>
        <w:t xml:space="preserve"> דין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כויתור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כהסכמה מצדו לאיזה הפרה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אי קיום של תנאי מתנאי חוזה</w:t>
      </w:r>
      <w:r w:rsidRPr="001835AB">
        <w:rPr>
          <w:rFonts w:ascii="Times New Roman" w:eastAsia="Times New Roman" w:hAnsi="Times New Roman" w:hint="cs"/>
          <w:sz w:val="20"/>
          <w:rtl/>
          <w:lang w:eastAsia="he-IL"/>
        </w:rPr>
        <w:t xml:space="preserve"> זה ו/</w:t>
      </w:r>
      <w:r w:rsidRPr="001835AB">
        <w:rPr>
          <w:rFonts w:ascii="Times New Roman" w:eastAsia="Times New Roman" w:hAnsi="Times New Roman"/>
          <w:sz w:val="20"/>
          <w:rtl/>
          <w:lang w:eastAsia="he-IL"/>
        </w:rPr>
        <w:t xml:space="preserve"> או כנותנת דחייה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ארכה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כל פעולה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יש לעשותה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טול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תוספת של תנאי </w:t>
      </w:r>
      <w:r w:rsidRPr="001835AB">
        <w:rPr>
          <w:rFonts w:ascii="Times New Roman" w:eastAsia="Times New Roman" w:hAnsi="Times New Roman" w:hint="cs"/>
          <w:sz w:val="20"/>
          <w:rtl/>
          <w:lang w:eastAsia="he-IL"/>
        </w:rPr>
        <w:t>כלשהו</w:t>
      </w:r>
      <w:r w:rsidRPr="001835AB">
        <w:rPr>
          <w:rFonts w:ascii="Times New Roman" w:eastAsia="Times New Roman" w:hAnsi="Times New Roman"/>
          <w:sz w:val="20"/>
          <w:rtl/>
          <w:lang w:eastAsia="he-IL"/>
        </w:rPr>
        <w:t>, אלא אם נעשו במפורש ובכתב.</w:t>
      </w:r>
    </w:p>
    <w:p w14:paraId="3C285B38"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מכלליות האמור לעיל -</w:t>
      </w:r>
    </w:p>
    <w:p w14:paraId="73404F81"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0536F1BE" w14:textId="77777777" w:rsidR="001835AB" w:rsidRPr="001835AB" w:rsidRDefault="001835AB" w:rsidP="00E64AE3">
      <w:pPr>
        <w:widowControl w:val="0"/>
        <w:numPr>
          <w:ilvl w:val="2"/>
          <w:numId w:val="1"/>
        </w:numPr>
        <w:spacing w:before="0" w:beforeAutospacing="0" w:after="200" w:afterAutospacing="0" w:line="240" w:lineRule="auto"/>
        <w:ind w:left="1508" w:hanging="43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w:t>
      </w:r>
      <w:r w:rsidR="00E64AE3">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מהתנהגות זו ו</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תור כלשהו על זכויות וחובות לפי החוזה.</w:t>
      </w:r>
    </w:p>
    <w:p w14:paraId="27E4AC77"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במידה והמתכנן כולל מספר גופים או יחידים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יהיו הם אחראים ביחד ולחוד כלפי המזמין למילוי התחייבויות המתכנן לפי חוזה זה.</w:t>
      </w:r>
    </w:p>
    <w:p w14:paraId="0AB90BA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יחידי המזמין אחראים ביחד למלוא התחייבויות המזמין המפורטות בחוזה זה </w:t>
      </w:r>
      <w:r w:rsidRPr="001835AB">
        <w:rPr>
          <w:rFonts w:ascii="Times New Roman" w:eastAsia="Times New Roman" w:hAnsi="Times New Roman"/>
          <w:sz w:val="24"/>
          <w:rtl/>
          <w:lang w:eastAsia="he-IL"/>
        </w:rPr>
        <w:lastRenderedPageBreak/>
        <w:t xml:space="preserve">ואולם כל אחד מיחידי המזמין אחראי בנפרד כלפי המתכנן רק כפי חלקו המפורט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בגין כל חיוב מחיובי המזמין </w:t>
      </w:r>
      <w:r w:rsidRPr="001835AB">
        <w:rPr>
          <w:rFonts w:ascii="Times New Roman" w:eastAsia="Times New Roman" w:hAnsi="Times New Roman" w:hint="cs"/>
          <w:sz w:val="24"/>
          <w:rtl/>
          <w:lang w:eastAsia="he-IL"/>
        </w:rPr>
        <w:t>על פי</w:t>
      </w:r>
      <w:r w:rsidRPr="001835AB">
        <w:rPr>
          <w:rFonts w:ascii="Times New Roman" w:eastAsia="Times New Roman" w:hAnsi="Times New Roman"/>
          <w:sz w:val="24"/>
          <w:rtl/>
          <w:lang w:eastAsia="he-IL"/>
        </w:rPr>
        <w:t xml:space="preserve"> חוזה זה, ככל שיחולו, ובכל מקרה כל אחד מיחידי המזמין אינו אחראי, ביחד ולחוד, למלוא חיובי המזמין כלפי המתכנן </w:t>
      </w:r>
      <w:r w:rsidRPr="001835AB">
        <w:rPr>
          <w:rFonts w:ascii="Times New Roman" w:eastAsia="Times New Roman" w:hAnsi="Times New Roman" w:hint="cs"/>
          <w:sz w:val="24"/>
          <w:rtl/>
          <w:lang w:eastAsia="he-IL"/>
        </w:rPr>
        <w:t>על פ</w:t>
      </w:r>
      <w:r w:rsidRPr="001835AB">
        <w:rPr>
          <w:rFonts w:ascii="Times New Roman" w:eastAsia="Times New Roman" w:hAnsi="Times New Roman"/>
          <w:sz w:val="24"/>
          <w:rtl/>
          <w:lang w:eastAsia="he-IL"/>
        </w:rPr>
        <w:t>י חוזה זה. וזאת מבלי לגרוע מהאמור להלן בסיפא לס"ק זה.</w:t>
      </w:r>
    </w:p>
    <w:p w14:paraId="7801B965" w14:textId="77777777" w:rsidR="001835AB" w:rsidRPr="001835AB" w:rsidRDefault="001835AB" w:rsidP="001835AB">
      <w:pPr>
        <w:keepNext/>
        <w:spacing w:before="0" w:beforeAutospacing="0" w:after="200" w:afterAutospacing="0" w:line="240" w:lineRule="auto"/>
        <w:ind w:left="798"/>
        <w:jc w:val="both"/>
        <w:outlineLvl w:val="1"/>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המתכנן מתחייב בזה</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כל דרישה</w:t>
      </w:r>
      <w:r w:rsidRPr="001835AB">
        <w:rPr>
          <w:rFonts w:ascii="Times New Roman" w:eastAsia="Times New Roman" w:hAnsi="Times New Roman" w:hint="cs"/>
          <w:sz w:val="24"/>
          <w:rtl/>
          <w:lang w:eastAsia="he-IL"/>
        </w:rPr>
        <w:t xml:space="preserve"> ו/או תלונה</w:t>
      </w:r>
      <w:r w:rsidRPr="001835AB">
        <w:rPr>
          <w:rFonts w:ascii="Times New Roman" w:eastAsia="Times New Roman" w:hAnsi="Times New Roman"/>
          <w:sz w:val="24"/>
          <w:rtl/>
          <w:lang w:eastAsia="he-IL"/>
        </w:rPr>
        <w:t xml:space="preserve"> </w:t>
      </w:r>
      <w:r w:rsidRPr="001835AB">
        <w:rPr>
          <w:rFonts w:ascii="Times New Roman" w:eastAsia="Times New Roman" w:hAnsi="Times New Roman" w:hint="cs"/>
          <w:sz w:val="24"/>
          <w:rtl/>
          <w:lang w:eastAsia="he-IL"/>
        </w:rPr>
        <w:t xml:space="preserve">ו/או </w:t>
      </w:r>
      <w:r w:rsidRPr="001835AB">
        <w:rPr>
          <w:rFonts w:ascii="Times New Roman" w:eastAsia="Times New Roman" w:hAnsi="Times New Roman"/>
          <w:sz w:val="24"/>
          <w:rtl/>
          <w:lang w:eastAsia="he-IL"/>
        </w:rPr>
        <w:t>טענה ו/או תביעה, ככל שתהיינה לו כנגד המזמין בגין חיובי המזמין ע</w:t>
      </w:r>
      <w:r w:rsidRPr="001835AB">
        <w:rPr>
          <w:rFonts w:ascii="Times New Roman" w:eastAsia="Times New Roman" w:hAnsi="Times New Roman" w:hint="cs"/>
          <w:sz w:val="24"/>
          <w:rtl/>
          <w:lang w:eastAsia="he-IL"/>
        </w:rPr>
        <w:t>ל פי</w:t>
      </w:r>
      <w:r w:rsidRPr="001835AB">
        <w:rPr>
          <w:rFonts w:ascii="Times New Roman" w:eastAsia="Times New Roman" w:hAnsi="Times New Roman"/>
          <w:sz w:val="24"/>
          <w:rtl/>
          <w:lang w:eastAsia="he-IL"/>
        </w:rPr>
        <w:t xml:space="preserve"> חוזה זה, תוגבל עד לגובה חלקו היחסי של כל אחד מיחידי המזמין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אותו דין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יחול לגבי תביעה של מי מיחידי המזמין כנגד המתכנן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קרי</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תביעה כאמור</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תוגבל עד לגובה חלקו היחסי של התובע במזמין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w:t>
      </w:r>
    </w:p>
    <w:p w14:paraId="753257D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275FDE25"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למען הסר ספק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מוסכם ומוצהר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3D9F69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BD63E8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 זה על נספחיו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יחייב את המזמין אך ורק בכפוף לחתימתו כדין ע"י מורשי החתימה של המזמין.</w:t>
      </w:r>
    </w:p>
    <w:p w14:paraId="65296695" w14:textId="77777777" w:rsidR="001835AB" w:rsidRPr="001835AB" w:rsidRDefault="001835AB" w:rsidP="001835AB">
      <w:pPr>
        <w:widowControl w:val="0"/>
        <w:numPr>
          <w:ilvl w:val="1"/>
          <w:numId w:val="1"/>
        </w:numPr>
        <w:spacing w:before="0" w:beforeAutospacing="0" w:after="72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835AB">
        <w:rPr>
          <w:rFonts w:ascii="Times New Roman" w:eastAsia="Times New Roman" w:hAnsi="Times New Roman" w:hint="cs"/>
          <w:sz w:val="20"/>
          <w:rtl/>
          <w:lang w:eastAsia="he-IL"/>
        </w:rPr>
        <w:t>רשום</w:t>
      </w:r>
      <w:r w:rsidRPr="001835AB">
        <w:rPr>
          <w:rFonts w:ascii="Times New Roman" w:eastAsia="Times New Roman" w:hAnsi="Times New Roman"/>
          <w:sz w:val="20"/>
          <w:rtl/>
          <w:lang w:eastAsia="he-IL"/>
        </w:rPr>
        <w:t>, ואם נשלחה ההודעה בפקסימיליה ביום עסקים בשעות העבודה או נמסרה ביד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תחשב היא כמתקבלת ביום משלוח או מסירתה כאמור.</w:t>
      </w:r>
    </w:p>
    <w:p w14:paraId="00513C1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477C2A82" w14:textId="77777777" w:rsidR="00E64AE3" w:rsidRPr="00E64AE3" w:rsidRDefault="00E64AE3" w:rsidP="00E64AE3">
      <w:pPr>
        <w:widowControl w:val="0"/>
        <w:spacing w:before="0" w:beforeAutospacing="0" w:after="0" w:afterAutospacing="0" w:line="240" w:lineRule="auto"/>
        <w:jc w:val="center"/>
        <w:rPr>
          <w:rFonts w:ascii="Times New Roman" w:eastAsia="Times New Roman" w:hAnsi="Times New Roman"/>
          <w:bCs/>
          <w:sz w:val="20"/>
          <w:rtl/>
          <w:lang w:eastAsia="he-IL"/>
        </w:rPr>
      </w:pPr>
      <w:r w:rsidRPr="00E64AE3">
        <w:rPr>
          <w:rFonts w:ascii="Times New Roman" w:eastAsia="Times New Roman" w:hAnsi="Times New Roman"/>
          <w:bCs/>
          <w:sz w:val="20"/>
          <w:rtl/>
          <w:lang w:eastAsia="he-IL"/>
        </w:rPr>
        <w:t>ולראיה באו הצדדים על החתום:</w:t>
      </w:r>
    </w:p>
    <w:p w14:paraId="01778E61"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629DD63C"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5C30A213"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50C695E2" w14:textId="4EE576F6"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A03D9D8C2F6B4A6BAB6E433EF8B03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5" w:author="Meryl Etman" w:date="2021-05-26T17:28:00Z">
            <w:r w:rsidR="009A5484">
              <w:rPr>
                <w:rFonts w:ascii="Times New Roman" w:eastAsia="Times New Roman" w:hAnsi="Times New Roman"/>
                <w:color w:val="00B0F0"/>
                <w:sz w:val="20"/>
                <w:u w:val="single"/>
                <w:rtl/>
                <w:lang w:eastAsia="he-IL"/>
              </w:rPr>
              <w:t>לוסטיג ויתקין יועצים בע"מ</w:t>
            </w:r>
          </w:ins>
        </w:sdtContent>
      </w:sdt>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AF5095918E924D79826F9B18EDC4F1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6" w:author="Meryl Etman" w:date="2021-05-26T17:27:00Z">
            <w:r w:rsidR="009A5484" w:rsidRPr="003E6FC4">
              <w:rPr>
                <w:rStyle w:val="PlaceholderText"/>
                <w:rtl/>
              </w:rPr>
              <w:t>[שם צד א]</w:t>
            </w:r>
          </w:ins>
        </w:sdtContent>
      </w:sdt>
    </w:p>
    <w:p w14:paraId="6D70D6EA" w14:textId="77777777" w:rsidR="00E64AE3" w:rsidRPr="00E64AE3" w:rsidRDefault="00E64AE3" w:rsidP="00E64AE3">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ab/>
        <w:t>המתכנן</w:t>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ab/>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המזמין</w:t>
      </w:r>
      <w:r w:rsidRPr="00E64AE3">
        <w:rPr>
          <w:rFonts w:ascii="Times New Roman" w:eastAsia="Times New Roman" w:hAnsi="Times New Roman"/>
          <w:sz w:val="20"/>
          <w:lang w:eastAsia="he-IL"/>
        </w:rPr>
        <w:t xml:space="preserve"> </w:t>
      </w:r>
    </w:p>
    <w:p w14:paraId="1CF1CAB8"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02FAA42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64772AB4"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64AE3">
        <w:rPr>
          <w:rFonts w:ascii="Times New Roman" w:eastAsia="Times New Roman" w:hAnsi="Times New Roman" w:hint="cs"/>
          <w:sz w:val="20"/>
          <w:rtl/>
          <w:lang w:eastAsia="he-IL"/>
        </w:rPr>
        <w:t>י</w:t>
      </w:r>
      <w:r w:rsidRPr="00E64AE3">
        <w:rPr>
          <w:rFonts w:ascii="Times New Roman" w:eastAsia="Times New Roman" w:hAnsi="Times New Roman"/>
          <w:sz w:val="20"/>
          <w:rtl/>
          <w:lang w:eastAsia="he-IL"/>
        </w:rPr>
        <w:t xml:space="preserve">ן זה. </w:t>
      </w:r>
    </w:p>
    <w:p w14:paraId="4AAE156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137720D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תאריך :  _______________</w:t>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p>
    <w:p w14:paraId="5C34134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חתימה וחותמת עו"ד/ רו"ח : ________________</w:t>
      </w:r>
    </w:p>
    <w:p w14:paraId="54D45A97"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71A43DD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44E5BCB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3C85C7AB" w14:textId="77777777" w:rsidR="001835AB" w:rsidRPr="001835AB" w:rsidRDefault="001835AB" w:rsidP="001835AB">
      <w:pPr>
        <w:widowControl w:val="0"/>
        <w:spacing w:before="0" w:beforeAutospacing="0" w:after="0" w:afterAutospacing="0" w:line="240" w:lineRule="auto"/>
        <w:outlineLvl w:val="3"/>
        <w:rPr>
          <w:rFonts w:ascii="Times New Roman" w:eastAsia="Times New Roman" w:hAnsi="Times New Roman"/>
          <w:bCs/>
          <w:sz w:val="24"/>
          <w:u w:val="single"/>
          <w:rtl/>
          <w:lang w:eastAsia="he-IL"/>
        </w:rPr>
      </w:pPr>
    </w:p>
    <w:p w14:paraId="7349C961" w14:textId="77777777" w:rsidR="00B158C8" w:rsidRDefault="00B158C8"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70BF7B68"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Cs/>
          <w:sz w:val="20"/>
          <w:u w:val="single"/>
          <w:rtl/>
          <w:lang w:eastAsia="he-IL"/>
        </w:rPr>
        <w:lastRenderedPageBreak/>
        <w:t>נספח ''א''</w:t>
      </w:r>
    </w:p>
    <w:p w14:paraId="7CEE37A5"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E64AE3">
        <w:rPr>
          <w:rFonts w:ascii="Times New Roman" w:eastAsia="Times New Roman" w:hAnsi="Times New Roman" w:hint="cs"/>
          <w:bCs/>
          <w:sz w:val="20"/>
          <w:u w:val="single"/>
          <w:rtl/>
          <w:lang w:eastAsia="he-IL"/>
        </w:rPr>
        <w:t>נספח כללי</w:t>
      </w:r>
    </w:p>
    <w:p w14:paraId="59D9A050"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1.1</w:t>
      </w:r>
      <w:r w:rsidRPr="00E64AE3">
        <w:rPr>
          <w:rFonts w:ascii="Times New Roman" w:eastAsia="Times New Roman" w:hAnsi="Times New Roman" w:hint="cs"/>
          <w:sz w:val="24"/>
          <w:rtl/>
          <w:lang w:eastAsia="he-IL"/>
        </w:rPr>
        <w:tab/>
        <w:t>הגדרות -</w:t>
      </w:r>
    </w:p>
    <w:p w14:paraId="0CE8022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3BA6FA31" w14:textId="36BCB03C" w:rsidR="00E64AE3" w:rsidRPr="00E64AE3" w:rsidRDefault="00E64AE3" w:rsidP="00600DA0">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הפרויקט</w:t>
      </w:r>
      <w:r w:rsidRPr="00E64AE3">
        <w:rPr>
          <w:rFonts w:ascii="Times New Roman" w:eastAsia="Times New Roman" w:hAnsi="Times New Roman" w:hint="cs"/>
          <w:sz w:val="24"/>
          <w:rtl/>
          <w:lang w:eastAsia="he-IL"/>
        </w:rPr>
        <w:t>"-</w:t>
      </w:r>
      <w:r w:rsidRPr="00E64AE3">
        <w:rPr>
          <w:rFonts w:ascii="Times New Roman" w:eastAsia="Times New Roman" w:hAnsi="Times New Roman" w:hint="cs"/>
          <w:sz w:val="24"/>
          <w:lang w:eastAsia="he-IL"/>
        </w:rPr>
        <w:t xml:space="preserve"> </w:t>
      </w:r>
      <w:r w:rsidRPr="00E64AE3">
        <w:rPr>
          <w:rFonts w:ascii="Times New Roman" w:eastAsia="Times New Roman" w:hAnsi="Times New Roman" w:hint="cs"/>
          <w:sz w:val="24"/>
          <w:rtl/>
          <w:lang w:eastAsia="he-IL"/>
        </w:rPr>
        <w:t xml:space="preserve">פרויקט לבניית יחידות דיור, שטחי </w:t>
      </w:r>
      <w:del w:id="17" w:author="Meryl Etman" w:date="2021-05-26T17:32:00Z">
        <w:r w:rsidRPr="00E64AE3" w:rsidDel="009A5484">
          <w:rPr>
            <w:rFonts w:ascii="Times New Roman" w:eastAsia="Times New Roman" w:hAnsi="Times New Roman" w:hint="cs"/>
            <w:sz w:val="24"/>
            <w:rtl/>
            <w:lang w:eastAsia="he-IL"/>
          </w:rPr>
          <w:delText>מסחר ומשרדים</w:delText>
        </w:r>
      </w:del>
      <w:ins w:id="18" w:author="Meryl Etman" w:date="2021-05-26T17:32:00Z">
        <w:r w:rsidR="009A5484">
          <w:rPr>
            <w:rFonts w:ascii="Times New Roman" w:eastAsia="Times New Roman" w:hAnsi="Times New Roman" w:hint="cs"/>
            <w:sz w:val="24"/>
            <w:rtl/>
            <w:lang w:eastAsia="he-IL"/>
          </w:rPr>
          <w:t>תעסוקה ומוסד ציבורי</w:t>
        </w:r>
      </w:ins>
      <w:r w:rsidRPr="00E64AE3">
        <w:rPr>
          <w:rFonts w:ascii="Times New Roman" w:eastAsia="Times New Roman" w:hAnsi="Times New Roman" w:hint="cs"/>
          <w:sz w:val="24"/>
          <w:rtl/>
          <w:lang w:eastAsia="he-IL"/>
        </w:rPr>
        <w:t>,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564AE81DA21F4ED78EB5CA809D6CFA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9" w:author="Meryl Etman" w:date="2021-05-26T17:25:00Z">
            <w:r w:rsidR="009A5484">
              <w:rPr>
                <w:rFonts w:ascii="Times New Roman" w:eastAsia="Times New Roman" w:hAnsi="Times New Roman" w:hint="cs"/>
                <w:color w:val="00B0F0"/>
                <w:sz w:val="24"/>
                <w:rtl/>
                <w:lang w:eastAsia="he-IL"/>
              </w:rPr>
              <w:t>נס ציונה</w:t>
            </w:r>
          </w:ins>
        </w:sdtContent>
      </w:sdt>
      <w:r w:rsidRPr="00E64AE3">
        <w:rPr>
          <w:rFonts w:ascii="Times New Roman" w:eastAsia="Times New Roman" w:hAnsi="Times New Roman" w:hint="cs"/>
          <w:color w:val="00B0F0"/>
          <w:sz w:val="24"/>
          <w:rtl/>
          <w:lang w:eastAsia="he-IL"/>
        </w:rPr>
        <w:t xml:space="preserve"> </w:t>
      </w:r>
      <w:del w:id="20" w:author="Meryl Etman" w:date="2021-05-26T17:32:00Z">
        <w:r w:rsidRPr="00E64AE3" w:rsidDel="009A5484">
          <w:rPr>
            <w:rFonts w:ascii="Times New Roman" w:eastAsia="Times New Roman" w:hAnsi="Times New Roman" w:hint="cs"/>
            <w:color w:val="00B0F0"/>
            <w:sz w:val="24"/>
            <w:rtl/>
            <w:lang w:eastAsia="he-IL"/>
          </w:rPr>
          <w:delText xml:space="preserve">- </w:delText>
        </w:r>
      </w:del>
      <w:customXmlDelRangeStart w:id="21" w:author="Meryl Etman" w:date="2021-05-26T17:32:00Z"/>
      <w:sdt>
        <w:sdtPr>
          <w:rPr>
            <w:rFonts w:ascii="Times New Roman" w:eastAsia="Times New Roman" w:hAnsi="Times New Roman" w:hint="cs"/>
            <w:color w:val="00B0F0"/>
            <w:sz w:val="24"/>
            <w:rtl/>
          </w:rPr>
          <w:alias w:val="שם אתר"/>
          <w:tag w:val="cntSite"/>
          <w:id w:val="-1682512962"/>
          <w:placeholder>
            <w:docPart w:val="32D2F19C01A448299B31E3C8260E18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1"/>
          <w:customXmlDelRangeStart w:id="22" w:author="Meryl Etman" w:date="2021-05-26T17:32:00Z"/>
        </w:sdtContent>
      </w:sdt>
      <w:customXmlDelRangeEnd w:id="22"/>
      <w:del w:id="23" w:author="Meryl Etman" w:date="2021-05-26T17:32:00Z">
        <w:r w:rsidRPr="00E64AE3" w:rsidDel="009A5484">
          <w:rPr>
            <w:rFonts w:ascii="Times New Roman" w:eastAsia="Times New Roman" w:hAnsi="Times New Roman" w:hint="cs"/>
            <w:color w:val="00B0F0"/>
            <w:sz w:val="24"/>
            <w:rtl/>
            <w:lang w:eastAsia="he-IL"/>
          </w:rPr>
          <w:delText>,</w:delText>
        </w:r>
      </w:del>
      <w:ins w:id="24" w:author="Meryl Etman" w:date="2021-05-26T17:32:00Z">
        <w:r w:rsidR="009A5484">
          <w:rPr>
            <w:rFonts w:ascii="Times New Roman" w:eastAsia="Times New Roman" w:hAnsi="Times New Roman" w:hint="cs"/>
            <w:color w:val="00B0F0"/>
            <w:sz w:val="24"/>
            <w:rtl/>
            <w:lang w:eastAsia="he-IL"/>
          </w:rPr>
          <w:t xml:space="preserve">- </w:t>
        </w:r>
      </w:ins>
      <w:r w:rsidRPr="00E64AE3">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CB895B3499E0482695CCAD380F30F9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5" w:author="Meryl Etman" w:date="2021-05-26T17:25:00Z">
            <w:r w:rsidR="009A5484">
              <w:rPr>
                <w:rFonts w:ascii="Times New Roman" w:eastAsia="Times New Roman" w:hAnsi="Times New Roman" w:hint="cs"/>
                <w:color w:val="00B0F0"/>
                <w:sz w:val="24"/>
                <w:rtl/>
              </w:rPr>
              <w:t>סביוני נצר סירני - בניין 31</w:t>
            </w:r>
          </w:ins>
        </w:sdtContent>
      </w:sdt>
      <w:r w:rsidRPr="00E64AE3">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0FD8FED9"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12B58488" w14:textId="462BDFDF"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התכנית</w:t>
      </w:r>
      <w:r w:rsidRPr="00E64AE3">
        <w:rPr>
          <w:rFonts w:ascii="Times New Roman" w:eastAsia="Times New Roman" w:hAnsi="Times New Roman" w:hint="cs"/>
          <w:sz w:val="24"/>
          <w:rtl/>
          <w:lang w:eastAsia="he-IL"/>
        </w:rPr>
        <w:t xml:space="preserve">" או </w:t>
      </w:r>
      <w:r w:rsidRPr="00E64AE3">
        <w:rPr>
          <w:rFonts w:ascii="Times New Roman" w:eastAsia="Times New Roman" w:hAnsi="Times New Roman" w:hint="cs"/>
          <w:b/>
          <w:bCs/>
          <w:sz w:val="24"/>
          <w:rtl/>
          <w:lang w:eastAsia="he-IL"/>
        </w:rPr>
        <w:t xml:space="preserve">"המקרקעין" </w:t>
      </w:r>
      <w:r w:rsidRPr="00E64AE3">
        <w:rPr>
          <w:rFonts w:ascii="Times New Roman" w:eastAsia="Times New Roman" w:hAnsi="Times New Roman"/>
          <w:sz w:val="24"/>
          <w:lang w:eastAsia="he-IL"/>
        </w:rPr>
        <w:t>–</w:t>
      </w:r>
      <w:r w:rsidRPr="00E64AE3">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182F74DC5C8E4021B0CC0C3762F2E7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26" w:author="Meryl Etman" w:date="2021-05-26T17:31:00Z">
            <w:r w:rsidR="009A5484">
              <w:rPr>
                <w:rFonts w:ascii="Times New Roman" w:eastAsia="Times New Roman" w:hAnsi="Times New Roman" w:hint="cs"/>
                <w:color w:val="008000"/>
                <w:sz w:val="24"/>
                <w:rtl/>
              </w:rPr>
              <w:t>407-0508069</w:t>
            </w:r>
          </w:ins>
        </w:sdtContent>
      </w:sdt>
      <w:r w:rsidRPr="00E64AE3">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9EAC23516FAE4031AE28A4FF7C5F6A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27" w:author="Meryl Etman" w:date="2021-05-26T17:31:00Z">
            <w:r w:rsidR="009A5484">
              <w:rPr>
                <w:rFonts w:ascii="Times New Roman" w:eastAsia="Times New Roman" w:hAnsi="Times New Roman" w:hint="cs"/>
                <w:sz w:val="24"/>
                <w:rtl/>
                <w:lang w:eastAsia="he-IL"/>
              </w:rPr>
              <w:t>4722</w:t>
            </w:r>
          </w:ins>
        </w:sdtContent>
      </w:sdt>
      <w:ins w:id="28" w:author="Meryl Etman" w:date="2021-05-26T17:32:00Z">
        <w:r w:rsidR="009A5484">
          <w:rPr>
            <w:rFonts w:ascii="Times New Roman" w:eastAsia="Times New Roman" w:hAnsi="Times New Roman" w:hint="cs"/>
            <w:sz w:val="24"/>
            <w:rtl/>
            <w:lang w:eastAsia="he-IL"/>
          </w:rPr>
          <w:t>, חלקה 82.</w:t>
        </w:r>
      </w:ins>
      <w:del w:id="29" w:author="Meryl Etman" w:date="2021-05-26T17:32:00Z">
        <w:r w:rsidRPr="00E64AE3" w:rsidDel="009A5484">
          <w:rPr>
            <w:rFonts w:ascii="Times New Roman" w:eastAsia="Times New Roman" w:hAnsi="Times New Roman" w:hint="cs"/>
            <w:sz w:val="24"/>
            <w:rtl/>
            <w:lang w:eastAsia="he-IL"/>
          </w:rPr>
          <w:delText>.</w:delText>
        </w:r>
      </w:del>
    </w:p>
    <w:p w14:paraId="58AA03A3"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D5A60D4"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5F416BF9" w14:textId="0A3CC2F8" w:rsidR="00E64AE3" w:rsidRPr="00E64AE3" w:rsidRDefault="00E64AE3" w:rsidP="00E64AE3">
      <w:pPr>
        <w:spacing w:before="0" w:beforeAutospacing="0" w:after="0" w:afterAutospacing="0" w:line="240" w:lineRule="auto"/>
        <w:ind w:left="720"/>
        <w:rPr>
          <w:rFonts w:ascii="Times New Roman" w:eastAsia="Times New Roman" w:hAnsi="Times New Roman"/>
          <w:color w:val="008000"/>
          <w:sz w:val="24"/>
          <w:rtl/>
        </w:rPr>
      </w:pPr>
      <w:r w:rsidRPr="00E64AE3">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764C71461BC84153BBDCE6E5C59487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0" w:author="Meryl Etman" w:date="2021-05-26T17:25:00Z">
            <w:r w:rsidR="009A5484">
              <w:rPr>
                <w:rFonts w:ascii="Times New Roman" w:eastAsia="Times New Roman" w:hAnsi="Times New Roman" w:hint="cs"/>
                <w:color w:val="008000"/>
                <w:sz w:val="24"/>
                <w:rtl/>
              </w:rPr>
              <w:t>נס ציונה</w:t>
            </w:r>
          </w:ins>
        </w:sdtContent>
      </w:sdt>
      <w:r w:rsidRPr="00E64AE3">
        <w:rPr>
          <w:rFonts w:ascii="Times New Roman" w:eastAsia="Times New Roman" w:hAnsi="Times New Roman" w:hint="cs"/>
          <w:color w:val="008000"/>
          <w:sz w:val="24"/>
          <w:rtl/>
        </w:rPr>
        <w:t>.</w:t>
      </w:r>
    </w:p>
    <w:p w14:paraId="6BD809D1"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FF0000"/>
          <w:sz w:val="24"/>
          <w:rtl/>
        </w:rPr>
      </w:pPr>
    </w:p>
    <w:p w14:paraId="59FD9960" w14:textId="77777777" w:rsidR="00E64AE3" w:rsidRPr="00E64AE3" w:rsidRDefault="00E64AE3" w:rsidP="00E64AE3">
      <w:pPr>
        <w:spacing w:before="0" w:beforeAutospacing="0" w:after="0" w:afterAutospacing="0" w:line="240" w:lineRule="auto"/>
        <w:ind w:left="720"/>
        <w:rPr>
          <w:rFonts w:ascii="Times New Roman" w:eastAsia="Times New Roman" w:hAnsi="Times New Roman"/>
          <w:sz w:val="24"/>
          <w:rtl/>
          <w:lang w:eastAsia="he-IL"/>
        </w:rPr>
      </w:pPr>
      <w:r w:rsidRPr="00E64AE3">
        <w:rPr>
          <w:rFonts w:ascii="Times New Roman" w:eastAsia="Times New Roman" w:hAnsi="Times New Roman" w:hint="cs"/>
          <w:sz w:val="24"/>
          <w:rtl/>
        </w:rPr>
        <w:t xml:space="preserve">"חוזה הפיתוח" </w:t>
      </w:r>
      <w:r w:rsidRPr="00E64AE3">
        <w:rPr>
          <w:rFonts w:ascii="Times New Roman" w:eastAsia="Times New Roman" w:hAnsi="Times New Roman"/>
          <w:sz w:val="24"/>
        </w:rPr>
        <w:t>–</w:t>
      </w:r>
      <w:r w:rsidRPr="00E64AE3">
        <w:rPr>
          <w:rFonts w:ascii="Times New Roman" w:eastAsia="Times New Roman" w:hAnsi="Times New Roman" w:hint="cs"/>
          <w:sz w:val="24"/>
          <w:rtl/>
        </w:rPr>
        <w:t xml:space="preserve"> חוזה הפיתוח אשר נחתם בין המזמין לבין הרשות המקומית.</w:t>
      </w:r>
    </w:p>
    <w:p w14:paraId="70F1DAD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0965DB61" w14:textId="60FCEB78"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E64AE3">
        <w:rPr>
          <w:rFonts w:ascii="Times New Roman" w:eastAsia="Times New Roman" w:hAnsi="Times New Roman" w:hint="cs"/>
          <w:sz w:val="24"/>
          <w:rtl/>
          <w:lang w:eastAsia="he-IL"/>
        </w:rPr>
        <w:t>2.8</w:t>
      </w:r>
      <w:r w:rsidRPr="00E64AE3">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9F24E6AC1AD4458D9FA303CC0D17B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1" w:author="Meryl Etman" w:date="2021-05-26T17:31:00Z">
            <w:r w:rsidR="009A5484">
              <w:rPr>
                <w:rFonts w:ascii="Times New Roman" w:eastAsia="Times New Roman" w:hAnsi="Times New Roman" w:hint="cs"/>
                <w:sz w:val="24"/>
                <w:rtl/>
                <w:lang w:eastAsia="he-IL"/>
              </w:rPr>
              <w:t>מרול אטמן</w:t>
            </w:r>
          </w:ins>
        </w:sdtContent>
      </w:sdt>
    </w:p>
    <w:p w14:paraId="239DC738"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
      </w:pPr>
    </w:p>
    <w:p w14:paraId="76F084E9" w14:textId="77777777" w:rsidR="00E64AE3" w:rsidRPr="00E64AE3" w:rsidRDefault="00E64AE3" w:rsidP="00B158C8">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2.10</w:t>
      </w:r>
      <w:r w:rsidRPr="00E64AE3">
        <w:rPr>
          <w:rFonts w:ascii="Times New Roman" w:eastAsia="Times New Roman" w:hAnsi="Times New Roman" w:hint="cs"/>
          <w:sz w:val="24"/>
          <w:rtl/>
          <w:lang w:eastAsia="he-IL"/>
        </w:rPr>
        <w:tab/>
      </w:r>
      <w:r w:rsidR="00B158C8" w:rsidRPr="00B158C8">
        <w:rPr>
          <w:rFonts w:ascii="Times New Roman" w:eastAsia="Times New Roman" w:hAnsi="Times New Roman"/>
          <w:sz w:val="24"/>
          <w:rtl/>
          <w:lang w:eastAsia="he-IL"/>
        </w:rPr>
        <w:t xml:space="preserve">התכנון יתבצע במודל תלת מימד ע"י תוכנת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במתודולוגיית </w:t>
      </w:r>
      <w:r w:rsidR="00B158C8" w:rsidRPr="00B158C8">
        <w:rPr>
          <w:rFonts w:ascii="Times New Roman" w:eastAsia="Times New Roman" w:hAnsi="Times New Roman"/>
          <w:sz w:val="24"/>
          <w:lang w:eastAsia="he-IL"/>
        </w:rPr>
        <w:t>BIM</w:t>
      </w:r>
      <w:r w:rsidR="00B158C8" w:rsidRPr="00B158C8">
        <w:rPr>
          <w:rFonts w:ascii="Times New Roman" w:eastAsia="Times New Roman" w:hAnsi="Times New Roman"/>
          <w:sz w:val="24"/>
          <w:rtl/>
          <w:lang w:eastAsia="he-IL"/>
        </w:rPr>
        <w:t>, בענן –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שם ישמרו כל קבצי ה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העבודה במודל תהיה כפופה להוראות מנהל המודל ולמסמך ה </w:t>
      </w:r>
      <w:r w:rsidR="00B158C8" w:rsidRPr="00B158C8">
        <w:rPr>
          <w:rFonts w:ascii="Times New Roman" w:eastAsia="Times New Roman" w:hAnsi="Times New Roman"/>
          <w:sz w:val="24"/>
          <w:lang w:eastAsia="he-IL"/>
        </w:rPr>
        <w:t>BEP</w:t>
      </w:r>
      <w:r w:rsidR="00B158C8" w:rsidRPr="00B158C8">
        <w:rPr>
          <w:rFonts w:ascii="Times New Roman" w:eastAsia="Times New Roman" w:hAnsi="Times New Roman"/>
          <w:sz w:val="24"/>
          <w:rtl/>
          <w:lang w:eastAsia="he-IL"/>
        </w:rPr>
        <w:t xml:space="preserve"> שיופץ בהמשך ע"י מנהל המודל. שמירה, הדפסת תכניות וקבצים (</w:t>
      </w:r>
      <w:r w:rsidR="00B158C8" w:rsidRPr="00B158C8">
        <w:rPr>
          <w:rFonts w:ascii="Times New Roman" w:eastAsia="Times New Roman" w:hAnsi="Times New Roman"/>
          <w:sz w:val="24"/>
          <w:lang w:eastAsia="he-IL"/>
        </w:rPr>
        <w:t>PLT/PDF/DWG</w:t>
      </w:r>
      <w:r w:rsidR="00B158C8" w:rsidRPr="00B158C8">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B158C8" w:rsidRPr="00B158C8">
        <w:rPr>
          <w:rFonts w:ascii="Times New Roman" w:eastAsia="Times New Roman" w:hAnsi="Times New Roman"/>
          <w:sz w:val="24"/>
          <w:lang w:eastAsia="he-IL"/>
        </w:rPr>
        <w:t>view</w:t>
      </w:r>
      <w:r w:rsidR="00B158C8" w:rsidRPr="00B158C8">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0427C91F" w14:textId="77777777" w:rsidR="00E64AE3" w:rsidRPr="00E64AE3" w:rsidRDefault="00E64AE3" w:rsidP="00E64AE3">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055B621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3.2</w:t>
      </w:r>
      <w:r w:rsidRPr="00E64AE3">
        <w:rPr>
          <w:rFonts w:ascii="Times New Roman" w:eastAsia="Times New Roman" w:hAnsi="Times New Roman" w:hint="cs"/>
          <w:sz w:val="24"/>
          <w:rtl/>
          <w:lang w:eastAsia="he-IL"/>
        </w:rPr>
        <w:tab/>
        <w:t>בעלי המקצוע במשרד המתכנן הם:</w:t>
      </w:r>
    </w:p>
    <w:p w14:paraId="1DCEA5D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1BBCACEE" w14:textId="64D867FC"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C0B196886B29454580E96F19537D21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2" w:author="Meryl Etman" w:date="2021-05-26T17:31:00Z">
            <w:r w:rsidR="009A5484">
              <w:rPr>
                <w:rFonts w:ascii="Times New Roman" w:eastAsia="Times New Roman" w:hAnsi="Times New Roman"/>
                <w:color w:val="008000"/>
                <w:sz w:val="24"/>
                <w:rtl/>
                <w:lang w:eastAsia="he-IL"/>
              </w:rPr>
              <w:t>מולי ויתקין</w:t>
            </w:r>
          </w:ins>
        </w:sdtContent>
      </w:sdt>
    </w:p>
    <w:p w14:paraId="3042E40E" w14:textId="77777777" w:rsidR="00E64AE3" w:rsidRPr="00E64AE3" w:rsidRDefault="00E64AE3" w:rsidP="00E64AE3">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ב. </w:t>
      </w:r>
      <w:r w:rsidRPr="00E64AE3">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D91D732FBCAB40BEA58DC25E5E776F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64AE3">
            <w:rPr>
              <w:rFonts w:cstheme="minorBidi"/>
              <w:color w:val="00B0F0"/>
              <w:rtl/>
            </w:rPr>
            <w:t>[שדה נוסף 5]</w:t>
          </w:r>
        </w:sdtContent>
      </w:sdt>
    </w:p>
    <w:p w14:paraId="1133AC67"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0669B18E" w14:textId="618641D0" w:rsidR="00E64AE3" w:rsidRPr="00E64AE3" w:rsidRDefault="00E64AE3" w:rsidP="00E64AE3">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E64AE3">
        <w:rPr>
          <w:rFonts w:ascii="Times New Roman" w:eastAsia="Times New Roman" w:hAnsi="Times New Roman" w:hint="cs"/>
          <w:sz w:val="24"/>
          <w:rtl/>
          <w:lang w:eastAsia="he-IL"/>
        </w:rPr>
        <w:t>3.4</w:t>
      </w:r>
      <w:r w:rsidRPr="00E64AE3">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2403F9ECBD4040D6915B0CED1621BF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3" w:author="Meryl Etman" w:date="2021-05-26T17:31:00Z">
            <w:r w:rsidR="009A5484">
              <w:rPr>
                <w:rFonts w:ascii="Times New Roman" w:eastAsia="Times New Roman" w:hAnsi="Times New Roman"/>
                <w:color w:val="008000"/>
                <w:sz w:val="24"/>
                <w:rtl/>
                <w:lang w:eastAsia="he-IL"/>
              </w:rPr>
              <w:t>מולי ויתקין</w:t>
            </w:r>
          </w:ins>
        </w:sdtContent>
      </w:sdt>
    </w:p>
    <w:p w14:paraId="1FCD48A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21695E74"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5.2</w:t>
      </w:r>
      <w:r w:rsidRPr="00E64AE3">
        <w:rPr>
          <w:rFonts w:ascii="Times New Roman" w:eastAsia="Times New Roman" w:hAnsi="Times New Roman" w:hint="cs"/>
          <w:sz w:val="24"/>
          <w:rtl/>
          <w:lang w:eastAsia="he-IL"/>
        </w:rPr>
        <w:tab/>
        <w:t>הנושאים הם:</w:t>
      </w:r>
    </w:p>
    <w:p w14:paraId="6259408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150EA58A"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התקדמות שרותי המתכנן.</w:t>
      </w:r>
    </w:p>
    <w:p w14:paraId="6DF14EB6"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ב.</w:t>
      </w:r>
      <w:r w:rsidRPr="00E64AE3">
        <w:rPr>
          <w:rFonts w:ascii="Times New Roman" w:eastAsia="Times New Roman" w:hAnsi="Times New Roman" w:hint="cs"/>
          <w:sz w:val="24"/>
          <w:rtl/>
          <w:lang w:eastAsia="he-IL"/>
        </w:rPr>
        <w:tab/>
        <w:t>סטיות מלוח הזמנים לרבות סיבת הסטייה.</w:t>
      </w:r>
    </w:p>
    <w:p w14:paraId="5D658311"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ג.</w:t>
      </w:r>
      <w:r w:rsidRPr="00E64AE3">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1A621332"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ד.</w:t>
      </w:r>
      <w:r w:rsidRPr="00E64AE3">
        <w:rPr>
          <w:rFonts w:ascii="Times New Roman" w:eastAsia="Times New Roman" w:hAnsi="Times New Roman" w:hint="cs"/>
          <w:sz w:val="24"/>
          <w:rtl/>
          <w:lang w:eastAsia="he-IL"/>
        </w:rPr>
        <w:tab/>
        <w:t>סטיות מהערכות ו/או תחזיות תקציביות והשלכותיהן.</w:t>
      </w:r>
    </w:p>
    <w:p w14:paraId="3F872DD8"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lastRenderedPageBreak/>
        <w:t>ה.</w:t>
      </w:r>
      <w:r w:rsidRPr="00E64AE3">
        <w:rPr>
          <w:rFonts w:ascii="Times New Roman" w:eastAsia="Times New Roman" w:hAnsi="Times New Roman" w:hint="cs"/>
          <w:sz w:val="24"/>
          <w:rtl/>
          <w:lang w:eastAsia="he-IL"/>
        </w:rPr>
        <w:tab/>
        <w:t>ריכוז הוראות שנויים.</w:t>
      </w:r>
    </w:p>
    <w:p w14:paraId="3FF698A7" w14:textId="77777777" w:rsidR="00E64AE3" w:rsidRPr="00E64AE3" w:rsidRDefault="00E64AE3" w:rsidP="00E64AE3">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724B08B2"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17.7 </w:t>
      </w:r>
      <w:r w:rsidRPr="00E64AE3">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64AE3" w:rsidRPr="00E64AE3" w14:paraId="5446080A" w14:textId="77777777" w:rsidTr="00E64AE3">
        <w:tc>
          <w:tcPr>
            <w:tcW w:w="3366" w:type="dxa"/>
          </w:tcPr>
          <w:p w14:paraId="43998030" w14:textId="23145540" w:rsidR="00E64AE3" w:rsidRPr="00E64AE3" w:rsidRDefault="00845BD9" w:rsidP="00E64AE3">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67499A35E45147029E9A21E4FC5E9D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4" w:author="Meryl Etman" w:date="2021-05-26T17:27:00Z">
                  <w:r w:rsidR="009A5484">
                    <w:rPr>
                      <w:rFonts w:ascii="Times New Roman" w:eastAsia="Times New Roman" w:hAnsi="Times New Roman" w:hint="cs"/>
                      <w:color w:val="008000"/>
                      <w:sz w:val="24"/>
                      <w:rtl/>
                      <w:lang w:eastAsia="he-IL"/>
                    </w:rPr>
                    <w:t>50%</w:t>
                  </w:r>
                </w:ins>
              </w:sdtContent>
            </w:sdt>
          </w:p>
          <w:p w14:paraId="72D77E16"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             </w:t>
            </w:r>
          </w:p>
        </w:tc>
        <w:tc>
          <w:tcPr>
            <w:tcW w:w="2163" w:type="dxa"/>
          </w:tcPr>
          <w:p w14:paraId="500D0B3A" w14:textId="77777777" w:rsidR="00E64AE3" w:rsidRPr="00E64AE3" w:rsidRDefault="00E64AE3" w:rsidP="00E64AE3">
            <w:pPr>
              <w:widowControl w:val="0"/>
              <w:spacing w:before="0" w:beforeAutospacing="0" w:after="0" w:afterAutospacing="0" w:line="240" w:lineRule="auto"/>
              <w:ind w:left="720"/>
              <w:outlineLvl w:val="2"/>
              <w:rPr>
                <w:rFonts w:cstheme="minorBidi"/>
                <w:szCs w:val="22"/>
              </w:rPr>
            </w:pPr>
          </w:p>
          <w:p w14:paraId="1F748604"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1DAF5781"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6ABCAA9B" w14:textId="77777777" w:rsidR="001835AB" w:rsidRPr="001835AB"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
          <w:bCs/>
          <w:color w:val="008000"/>
          <w:sz w:val="24"/>
          <w:u w:val="single"/>
          <w:rtl/>
          <w:lang w:eastAsia="he-IL"/>
        </w:rPr>
        <w:br w:type="page"/>
      </w:r>
    </w:p>
    <w:p w14:paraId="62E9E5BB" w14:textId="77777777" w:rsidR="001835AB" w:rsidRPr="001835AB" w:rsidRDefault="001835AB" w:rsidP="001835AB">
      <w:pPr>
        <w:widowControl w:val="0"/>
        <w:bidi w:val="0"/>
        <w:spacing w:before="60" w:beforeAutospacing="0" w:after="60" w:afterAutospacing="0" w:line="300" w:lineRule="atLeast"/>
        <w:jc w:val="center"/>
        <w:rPr>
          <w:rFonts w:ascii="Times New Roman" w:eastAsia="Times New Roman" w:hAnsi="Times New Roman"/>
          <w:b/>
          <w:bCs/>
          <w:sz w:val="24"/>
          <w:u w:val="single"/>
          <w:rtl/>
        </w:rPr>
      </w:pPr>
      <w:r w:rsidRPr="001835AB">
        <w:rPr>
          <w:rFonts w:ascii="Times New Roman" w:eastAsia="Times New Roman" w:hAnsi="Times New Roman"/>
          <w:b/>
          <w:bCs/>
          <w:sz w:val="24"/>
          <w:u w:val="single"/>
          <w:rtl/>
        </w:rPr>
        <w:lastRenderedPageBreak/>
        <w:t>נספח "ב"</w:t>
      </w:r>
    </w:p>
    <w:p w14:paraId="421F269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r w:rsidRPr="001835AB">
        <w:rPr>
          <w:rFonts w:ascii="Times New Roman" w:eastAsia="Times New Roman" w:hAnsi="Times New Roman"/>
          <w:b/>
          <w:bCs/>
          <w:sz w:val="24"/>
          <w:u w:val="single"/>
          <w:rtl/>
        </w:rPr>
        <w:t>שירותי היועץ</w:t>
      </w:r>
    </w:p>
    <w:p w14:paraId="4017C7F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p>
    <w:p w14:paraId="6B5F448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40D46A79" w14:textId="77777777" w:rsidR="001835AB" w:rsidRPr="001835AB" w:rsidRDefault="001835AB" w:rsidP="001835AB">
      <w:pPr>
        <w:widowControl w:val="0"/>
        <w:spacing w:before="0" w:beforeAutospacing="0" w:after="0" w:afterAutospacing="0" w:line="36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כללי</w:t>
      </w:r>
      <w:r w:rsidRPr="001835AB">
        <w:rPr>
          <w:rFonts w:ascii="Times New Roman" w:eastAsia="Times New Roman" w:hAnsi="Times New Roman"/>
          <w:sz w:val="24"/>
          <w:rtl/>
          <w:lang w:eastAsia="he-IL"/>
        </w:rPr>
        <w:t>:</w:t>
      </w:r>
    </w:p>
    <w:p w14:paraId="30057AC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5D44D1F4"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1.1</w:t>
      </w:r>
      <w:r w:rsidRPr="001835AB">
        <w:rPr>
          <w:rFonts w:ascii="Times New Roman" w:eastAsia="Times New Roman" w:hAnsi="Times New Roman"/>
          <w:sz w:val="24"/>
          <w:rtl/>
          <w:lang w:eastAsia="he-IL"/>
        </w:rPr>
        <w:tab/>
        <w:t>שרותי המתכנן יכללו תכנון מעליות למבנים.</w:t>
      </w:r>
    </w:p>
    <w:p w14:paraId="3437626C" w14:textId="77777777" w:rsidR="00B158C8" w:rsidRPr="00B158C8" w:rsidRDefault="00B158C8" w:rsidP="00B158C8">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BC78879" w14:textId="77777777" w:rsidR="00B158C8" w:rsidRPr="00B158C8" w:rsidRDefault="00B158C8" w:rsidP="00B158C8">
      <w:pPr>
        <w:spacing w:before="0" w:beforeAutospacing="0" w:after="0" w:afterAutospacing="0" w:line="276" w:lineRule="auto"/>
        <w:ind w:left="-30" w:firstLine="750"/>
        <w:rPr>
          <w:rFonts w:ascii="Times New Roman" w:eastAsia="Times New Roman" w:hAnsi="Times New Roman"/>
          <w:sz w:val="24"/>
          <w:rtl/>
          <w:lang w:eastAsia="he-IL"/>
        </w:rPr>
      </w:pPr>
      <w:r w:rsidRPr="00B158C8">
        <w:rPr>
          <w:rFonts w:ascii="Times New Roman" w:eastAsia="Times New Roman" w:hAnsi="Times New Roman" w:hint="cs"/>
          <w:sz w:val="24"/>
          <w:rtl/>
        </w:rPr>
        <w:t>1.2</w:t>
      </w:r>
      <w:r w:rsidRPr="00B158C8">
        <w:rPr>
          <w:rFonts w:ascii="Times New Roman" w:eastAsia="Times New Roman" w:hAnsi="Times New Roman" w:hint="cs"/>
          <w:sz w:val="24"/>
          <w:rtl/>
        </w:rPr>
        <w:tab/>
      </w:r>
      <w:r w:rsidRPr="00B158C8">
        <w:rPr>
          <w:rFonts w:ascii="Times New Roman" w:eastAsia="Times New Roman" w:hAnsi="Times New Roman"/>
          <w:sz w:val="24"/>
          <w:u w:val="single"/>
          <w:rtl/>
        </w:rPr>
        <w:t>המ</w:t>
      </w:r>
      <w:r w:rsidRPr="00B158C8">
        <w:rPr>
          <w:rFonts w:ascii="Times New Roman" w:eastAsia="Times New Roman" w:hAnsi="Times New Roman" w:hint="cs"/>
          <w:sz w:val="24"/>
          <w:u w:val="single"/>
          <w:rtl/>
        </w:rPr>
        <w:t>תכנן</w:t>
      </w:r>
      <w:r w:rsidRPr="00B158C8">
        <w:rPr>
          <w:rFonts w:ascii="Times New Roman" w:eastAsia="Times New Roman" w:hAnsi="Times New Roman"/>
          <w:sz w:val="24"/>
          <w:u w:val="single"/>
          <w:rtl/>
        </w:rPr>
        <w:t>, צוות עובדים ואמצעים</w:t>
      </w:r>
      <w:r w:rsidRPr="00B158C8">
        <w:rPr>
          <w:rFonts w:ascii="Times New Roman" w:eastAsia="Times New Roman" w:hAnsi="Times New Roman" w:hint="cs"/>
          <w:sz w:val="24"/>
          <w:rtl/>
          <w:lang w:eastAsia="he-IL"/>
        </w:rPr>
        <w:t>:</w:t>
      </w:r>
    </w:p>
    <w:p w14:paraId="40CB6F7C" w14:textId="77777777" w:rsidR="00B158C8" w:rsidRPr="00B158C8" w:rsidRDefault="00B158C8" w:rsidP="00B158C8">
      <w:pPr>
        <w:spacing w:before="0" w:beforeAutospacing="0" w:after="0" w:afterAutospacing="0" w:line="276" w:lineRule="auto"/>
        <w:ind w:left="720"/>
        <w:jc w:val="both"/>
        <w:rPr>
          <w:rFonts w:ascii="Times New Roman" w:eastAsia="Times New Roman" w:hAnsi="Times New Roman"/>
          <w:sz w:val="24"/>
          <w:rtl/>
          <w:lang w:eastAsia="he-IL"/>
        </w:rPr>
      </w:pPr>
    </w:p>
    <w:p w14:paraId="5780C69B" w14:textId="77777777" w:rsidR="00B158C8" w:rsidRPr="00B158C8" w:rsidRDefault="00B158C8" w:rsidP="00B158C8">
      <w:pPr>
        <w:tabs>
          <w:tab w:val="left" w:pos="1954"/>
        </w:tabs>
        <w:spacing w:before="0" w:beforeAutospacing="0" w:after="0" w:afterAutospacing="0" w:line="360" w:lineRule="auto"/>
        <w:ind w:left="1954" w:hanging="514"/>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א</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הבכיר יהיה בעל המשרד, אשר יהיה אחראי, מעורב וישתתף באופן אישי בכל ישיבות התכנון שיזומן אליהן ללא עוררין.</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hint="cs"/>
          <w:sz w:val="24"/>
          <w:rtl/>
          <w:lang w:eastAsia="he-IL"/>
        </w:rPr>
        <w:t xml:space="preserve"> ככל שיידרש ולפי החלטת המזמין, יתבצעו בנוסף לישיבות התכנון השוטפות, ישיבות שבועיות לתכנון ב </w:t>
      </w:r>
      <w:r w:rsidRPr="00B158C8">
        <w:rPr>
          <w:rFonts w:ascii="Times New Roman" w:eastAsia="Times New Roman" w:hAnsi="Times New Roman" w:hint="cs"/>
          <w:sz w:val="24"/>
          <w:lang w:eastAsia="he-IL"/>
        </w:rPr>
        <w:t>BIM</w:t>
      </w:r>
      <w:r w:rsidRPr="00B158C8">
        <w:rPr>
          <w:rFonts w:ascii="Times New Roman" w:eastAsia="Times New Roman" w:hAnsi="Times New Roman" w:hint="cs"/>
          <w:sz w:val="24"/>
          <w:rtl/>
          <w:lang w:eastAsia="he-IL"/>
        </w:rPr>
        <w:t xml:space="preserve"> על המודל.</w:t>
      </w:r>
    </w:p>
    <w:p w14:paraId="02500AFE"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ב</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 xml:space="preserve">ראש הצוות ישתתף בכל ישיבות התכנון שיזומן אליהן </w:t>
      </w:r>
      <w:r w:rsidRPr="00B158C8">
        <w:rPr>
          <w:rFonts w:ascii="Times New Roman" w:eastAsia="Times New Roman" w:hAnsi="Times New Roman" w:hint="cs"/>
          <w:sz w:val="24"/>
          <w:rtl/>
          <w:lang w:eastAsia="he-IL"/>
        </w:rPr>
        <w:t>.</w:t>
      </w:r>
      <w:r w:rsidRPr="00B158C8">
        <w:rPr>
          <w:rFonts w:ascii="Times New Roman" w:eastAsia="Times New Roman" w:hAnsi="Times New Roman"/>
          <w:sz w:val="24"/>
          <w:rtl/>
          <w:lang w:eastAsia="he-IL"/>
        </w:rPr>
        <w:t xml:space="preserve"> </w:t>
      </w:r>
    </w:p>
    <w:p w14:paraId="53C26E37"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ג</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r>
      <w:r w:rsidRPr="00B158C8">
        <w:rPr>
          <w:rFonts w:ascii="Times New Roman" w:eastAsia="Times New Roman" w:hAnsi="Times New Roman" w:hint="cs"/>
          <w:sz w:val="24"/>
          <w:rtl/>
          <w:lang w:eastAsia="he-IL"/>
        </w:rPr>
        <w:t>ר</w:t>
      </w:r>
      <w:r w:rsidRPr="00B158C8">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w:t>
      </w:r>
      <w:r w:rsidRPr="00B158C8">
        <w:rPr>
          <w:rFonts w:ascii="Times New Roman" w:eastAsia="Times New Roman" w:hAnsi="Times New Roman" w:hint="cs"/>
          <w:sz w:val="24"/>
          <w:rtl/>
          <w:lang w:eastAsia="he-IL"/>
        </w:rPr>
        <w:t>. ככל ויתבקש ,אי השתתפות תאושר קודם לכן אצל מנהל הפרויקט.</w:t>
      </w:r>
    </w:p>
    <w:p w14:paraId="650B19CF" w14:textId="77777777" w:rsidR="00B158C8" w:rsidRPr="00B158C8" w:rsidRDefault="00B158C8" w:rsidP="00B158C8">
      <w:pPr>
        <w:widowControl w:val="0"/>
        <w:spacing w:before="0" w:beforeAutospacing="0" w:after="0" w:afterAutospacing="0" w:line="240" w:lineRule="auto"/>
        <w:ind w:left="1927" w:hanging="425"/>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ד</w:t>
      </w:r>
      <w:r w:rsidRPr="00B158C8">
        <w:rPr>
          <w:rFonts w:ascii="Times New Roman" w:eastAsia="Times New Roman" w:hAnsi="Times New Roman"/>
          <w:sz w:val="24"/>
          <w:rtl/>
          <w:lang w:eastAsia="he-IL"/>
        </w:rPr>
        <w:t>.</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sz w:val="24"/>
          <w:rtl/>
          <w:lang w:eastAsia="he-IL"/>
        </w:rPr>
        <w:t>צוות השרטטים של 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יהיה כנדרש לתכנון ולהוצאת תכניות משורטטות לביצוע על מנת לעמוד בלוח הזמנים שנקבע על ידי מנהל הפרויקט.</w:t>
      </w:r>
    </w:p>
    <w:p w14:paraId="75EA0545"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2DD91790"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1.3</w:t>
      </w:r>
      <w:r w:rsidRPr="00B158C8">
        <w:rPr>
          <w:rFonts w:ascii="Times New Roman" w:eastAsia="Times New Roman" w:hAnsi="Times New Roman" w:hint="cs"/>
          <w:sz w:val="24"/>
          <w:rtl/>
          <w:lang w:eastAsia="he-IL"/>
        </w:rPr>
        <w:tab/>
        <w:t>על המתכנן לקבל אישור בכתב מהמנהל לפני התחלת ביצוע כל שלב, או לפני הספקת כל שרות חלקי.</w:t>
      </w:r>
    </w:p>
    <w:p w14:paraId="7C69AD93"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p>
    <w:p w14:paraId="7D34DE6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2.</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הגדרות</w:t>
      </w:r>
      <w:r w:rsidRPr="001835AB">
        <w:rPr>
          <w:rFonts w:ascii="Times New Roman" w:eastAsia="Times New Roman" w:hAnsi="Times New Roman"/>
          <w:sz w:val="24"/>
          <w:rtl/>
          <w:lang w:eastAsia="he-IL"/>
        </w:rPr>
        <w:t>:</w:t>
      </w:r>
    </w:p>
    <w:p w14:paraId="70460FE1"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4ADC168F"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"מתקן" – מעליות על מערכותיהם, לרבות, תאים, פסים ומובילים, משקל נגדי, מנועים, אביזרי ולוחות פקוד, דלתות ומשקופי פירים.</w:t>
      </w:r>
    </w:p>
    <w:p w14:paraId="785A5479"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"תכניות מוקדמות"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המתארות את הפתרון העקרוני של המתקן.</w:t>
      </w:r>
    </w:p>
    <w:p w14:paraId="3C678EB5"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"תכניות סופיות"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שלאחר אישורן ניתן יהיה לעבד את כל המסמכים הדרושים לבצוע המתקן.</w:t>
      </w:r>
    </w:p>
    <w:p w14:paraId="6BDA8D31"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"תכניות עבודה"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מפורטות, מפרטים, כתבי כמויות וכל יתר המסמכים וכל הדרוש לעריכת ופרסום מכרזים לביצוע המתקן בפרויקט ו/או לביצוע המתקן בפרויקט.</w:t>
      </w:r>
    </w:p>
    <w:p w14:paraId="3A67900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320D46D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פרוט שרותי המתכנן</w:t>
      </w:r>
      <w:r w:rsidRPr="001835AB">
        <w:rPr>
          <w:rFonts w:ascii="Times New Roman" w:eastAsia="Times New Roman" w:hAnsi="Times New Roman"/>
          <w:sz w:val="24"/>
          <w:rtl/>
          <w:lang w:eastAsia="he-IL"/>
        </w:rPr>
        <w:t>:</w:t>
      </w:r>
    </w:p>
    <w:p w14:paraId="426482D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24FB99C4"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 xml:space="preserve">שרותי המתכנן יבוצעו בקטעים לפי התקדמות הפרויקט והנחיות המנהל, לרבות להסדרי ביניים לבניה ואכלוס בשלבים. </w:t>
      </w:r>
    </w:p>
    <w:p w14:paraId="6346C81F"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4"/>
          <w:szCs w:val="32"/>
          <w:rtl/>
          <w:lang w:eastAsia="he-IL"/>
        </w:rPr>
      </w:pPr>
      <w:r w:rsidRPr="001835AB">
        <w:rPr>
          <w:rFonts w:ascii="Times New Roman" w:eastAsia="Times New Roman" w:hAnsi="Times New Roman"/>
          <w:sz w:val="20"/>
          <w:rtl/>
          <w:lang w:eastAsia="he-IL"/>
        </w:rPr>
        <w:t>שרותי המתכנן יבוצעו בשלבים הכוללים את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רותים כלהלן:</w:t>
      </w:r>
    </w:p>
    <w:p w14:paraId="2D7837E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7804C525"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3.1</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מוקדם:</w:t>
      </w:r>
    </w:p>
    <w:p w14:paraId="6A0C19CB"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6D467C9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בירור הפרוגרמה עם המזמין, ביקורים באתר, חקירות מוקדמות, התייעצויות ותיאום עם המתכננים ועם היועצים האחרים.</w:t>
      </w:r>
    </w:p>
    <w:p w14:paraId="4427037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7BC350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בירור ברשויות המוסמכות ו/או גורמים אחרים בקשר לכל הנושאים הקשורים בתכנון המתקן ו/או בקבלת אישור הרשויות הנ"ל לביצוע המתקן.</w:t>
      </w:r>
    </w:p>
    <w:p w14:paraId="7A4A6C9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14348EB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הכנת הצעות לסכמות עקרוניות של פתרונות התעבורה האנכית בבניינים באלטרנטיבות שונות ובהשוואה ביניהן. הכנסת שינויים בהתאם לדרישות המזמין ו/או לפי דרישת הרשויות המוסמכות באישור המזמין. </w:t>
      </w:r>
    </w:p>
    <w:p w14:paraId="3F52A179"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600966E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הצעה לקביעת סטנדרטים בהם יעמדו אמצעי השינוע והתאמת הפתרונות המוצעים אליהם. (מהירויות נסיעה, פתיחת דלתות בקומות ובתאים, מיקום חדרי מכונות, סטנדרט גימור פנימי וכו').</w:t>
      </w:r>
    </w:p>
    <w:p w14:paraId="63BCFAB0"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63EA252D"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מתן כל הנתונים הדרושים ומסירת כל המידע הנדרש למתכננים וליועצים האחרים, לרבות:</w:t>
      </w:r>
    </w:p>
    <w:p w14:paraId="28A11720"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4700F00E" w14:textId="77777777" w:rsidR="001835AB" w:rsidRPr="001835AB" w:rsidRDefault="001835AB" w:rsidP="001835AB">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מידע לאדריכל לשם עריכת התכנון האדריכלי, בדבר מידות הפירים הדרושים למתקן המוצע, ליועץ החשמל בדבר העומסים הדרושים למתקן המוצע, למתכנן הקונסטרוקציה על עומסים, למתכנן אוורור על אוורור חדרי מכונות ולשאר היועצים לפי דרישתם ולפי הנחיית המזמין.</w:t>
      </w:r>
    </w:p>
    <w:p w14:paraId="0A06233A"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8822F4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סיוע להכנת אומדן משוער של מחיר הקמת הפרויקט ומסירת נתונים ליועצים האחרים להכנת אומדן משוער של הפרויקט.</w:t>
      </w:r>
    </w:p>
    <w:p w14:paraId="255B998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461D530A"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קבלת אישור היועצים הרל</w:t>
      </w:r>
      <w:r w:rsidRPr="001835AB">
        <w:rPr>
          <w:rFonts w:ascii="Times New Roman" w:eastAsia="Times New Roman" w:hAnsi="Times New Roman" w:hint="cs"/>
          <w:sz w:val="24"/>
          <w:rtl/>
          <w:lang w:eastAsia="he-IL"/>
        </w:rPr>
        <w:t>וו</w:t>
      </w:r>
      <w:r w:rsidRPr="001835AB">
        <w:rPr>
          <w:rFonts w:ascii="Times New Roman" w:eastAsia="Times New Roman" w:hAnsi="Times New Roman"/>
          <w:sz w:val="24"/>
          <w:rtl/>
          <w:lang w:eastAsia="he-IL"/>
        </w:rPr>
        <w:t>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המוקדם ואישור התכנון המוקדם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6E078AA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25F620B"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לשם עריכת התכנון המוקדם.</w:t>
      </w:r>
    </w:p>
    <w:p w14:paraId="1041022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8FCA148"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3.2</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סופי:</w:t>
      </w:r>
    </w:p>
    <w:p w14:paraId="7EC41E7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44D0ECB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סופיות, המתארות את המתקן וא</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שור</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 xml:space="preserve"> על ידי היועצים והמזמין. תאום התכניות האמורות עם היועצים והמזמין.</w:t>
      </w:r>
    </w:p>
    <w:p w14:paraId="1E15A7CF"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3FD371B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lastRenderedPageBreak/>
        <w:t>ב.</w:t>
      </w:r>
      <w:r w:rsidRPr="001835AB">
        <w:rPr>
          <w:rFonts w:ascii="Times New Roman" w:eastAsia="Times New Roman" w:hAnsi="Times New Roman"/>
          <w:sz w:val="24"/>
          <w:rtl/>
          <w:lang w:eastAsia="he-IL"/>
        </w:rPr>
        <w:tab/>
        <w:t xml:space="preserve">הכנת התכניות הנדרשות על ידי הרשויות המוסמכות וטיפול באישורן כולל קבלת היתרי הבניה. </w:t>
      </w:r>
    </w:p>
    <w:p w14:paraId="2DBD3D56" w14:textId="77777777" w:rsidR="001835AB" w:rsidRPr="001835AB" w:rsidRDefault="001835AB" w:rsidP="001835AB">
      <w:pPr>
        <w:widowControl w:val="0"/>
        <w:spacing w:before="0" w:beforeAutospacing="0" w:after="0" w:afterAutospacing="0" w:line="240" w:lineRule="auto"/>
        <w:ind w:left="2160" w:hanging="9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חתימה על כל המסמכים, כל התכניות וכל הבקשות, אשר חתימת המתכנן </w:t>
      </w:r>
      <w:r w:rsidRPr="001835AB">
        <w:rPr>
          <w:rFonts w:ascii="Times New Roman" w:eastAsia="Times New Roman" w:hAnsi="Times New Roman" w:hint="cs"/>
          <w:sz w:val="24"/>
          <w:rtl/>
          <w:lang w:eastAsia="he-IL"/>
        </w:rPr>
        <w:t>תידר</w:t>
      </w:r>
      <w:r w:rsidRPr="001835AB">
        <w:rPr>
          <w:rFonts w:ascii="Times New Roman" w:eastAsia="Times New Roman" w:hAnsi="Times New Roman" w:hint="eastAsia"/>
          <w:sz w:val="24"/>
          <w:rtl/>
          <w:lang w:eastAsia="he-IL"/>
        </w:rPr>
        <w:t>ש</w:t>
      </w:r>
      <w:r w:rsidRPr="001835AB">
        <w:rPr>
          <w:rFonts w:ascii="Times New Roman" w:eastAsia="Times New Roman" w:hAnsi="Times New Roman"/>
          <w:sz w:val="24"/>
          <w:rtl/>
          <w:lang w:eastAsia="he-IL"/>
        </w:rPr>
        <w:t xml:space="preserve"> עליהם עד לקבלת תעודת גמר לפרויקט כאחראי לתכנון, לפיקוח העליון ולביקורת בתחום המעליות, לרבות בקשות להוצאת היתרי בניה, בקשות </w:t>
      </w:r>
      <w:r w:rsidRPr="001835AB">
        <w:rPr>
          <w:rFonts w:ascii="Times New Roman" w:eastAsia="Times New Roman" w:hAnsi="Times New Roman" w:hint="cs"/>
          <w:sz w:val="24"/>
          <w:rtl/>
          <w:lang w:eastAsia="he-IL"/>
        </w:rPr>
        <w:t>לטפסי</w:t>
      </w:r>
      <w:r w:rsidRPr="001835AB">
        <w:rPr>
          <w:rFonts w:ascii="Times New Roman" w:eastAsia="Times New Roman" w:hAnsi="Times New Roman" w:hint="eastAsia"/>
          <w:sz w:val="24"/>
          <w:rtl/>
          <w:lang w:eastAsia="he-IL"/>
        </w:rPr>
        <w:t>י</w:t>
      </w:r>
      <w:r w:rsidRPr="001835AB">
        <w:rPr>
          <w:rFonts w:ascii="Times New Roman" w:eastAsia="Times New Roman" w:hAnsi="Times New Roman"/>
          <w:sz w:val="24"/>
          <w:rtl/>
          <w:lang w:eastAsia="he-IL"/>
        </w:rPr>
        <w:t xml:space="preserve"> 4 ובקשות לתעודת גמר. </w:t>
      </w:r>
    </w:p>
    <w:p w14:paraId="4FE6E24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6782EBE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24A09BF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08B27A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הכנת התוכניות לאשור סופי של היועצים והמזמין לפני התחלת שלב תכניות עבודה.</w:t>
      </w:r>
    </w:p>
    <w:p w14:paraId="357DB10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1FD0E38"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קבלת אישור היועצים הרלוונטי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הסופי ואישור התכנון הסופי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5417486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C42150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הכנת סעיף המעליות במפרטי המכר. בדיקת מפרטי ותוכניות המכר, לרבות התאמתם לתכנון, ואשור הנוסח.</w:t>
      </w:r>
    </w:p>
    <w:p w14:paraId="2E2E67F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55668A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האומדן המשוער של ערך המתקן.</w:t>
      </w:r>
    </w:p>
    <w:p w14:paraId="1EFADD2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p>
    <w:p w14:paraId="1902603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להשלמת התכנון הסופי.</w:t>
      </w:r>
    </w:p>
    <w:p w14:paraId="0B319897"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08B78956"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3.3</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מפורט:</w:t>
      </w:r>
    </w:p>
    <w:p w14:paraId="041C6FBA"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b/>
          <w:bCs/>
          <w:sz w:val="24"/>
          <w:u w:val="single"/>
          <w:rtl/>
          <w:lang w:eastAsia="he-IL"/>
        </w:rPr>
      </w:pPr>
    </w:p>
    <w:p w14:paraId="51F6F0F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עבודה מפורטות ומוסברות של המתקן כולל תיאום התכניות עם היועצים האחרים.</w:t>
      </w:r>
    </w:p>
    <w:p w14:paraId="0987D927"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3BA26C55" w14:textId="77777777" w:rsidR="001835AB" w:rsidRPr="001835AB" w:rsidRDefault="001835AB" w:rsidP="001835AB">
      <w:pPr>
        <w:widowControl w:val="0"/>
        <w:spacing w:before="0" w:beforeAutospacing="0" w:after="0" w:afterAutospacing="0" w:line="240" w:lineRule="auto"/>
        <w:ind w:left="720"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השלמת תכניות עבודה מפורטות ומוסברות של כל חלקי המתקן.</w:t>
      </w:r>
    </w:p>
    <w:p w14:paraId="6122D770"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10AFC65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תאום, התכניות שלעיל עם היועצים האחרים ובפרט עם האדריכל ומתכנן הקונסטרוקציה, מתכנן החשמל, מתכנן מזוג האו</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יר ויועץ האקוסטיקה. בדיקת תכניות הקונסטרוקציה והאדריכלות והקפדה על סימון חורים או מעברים העוברים דרך אלמנטים קונסטרוקטיביים, באופן שיופיעו בתכניות הקונסטרוקציה.</w:t>
      </w:r>
    </w:p>
    <w:p w14:paraId="4259E67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0DEAD5F9" w14:textId="77777777" w:rsidR="001835AB" w:rsidRPr="001835AB" w:rsidRDefault="001835AB" w:rsidP="001835AB">
      <w:pPr>
        <w:widowControl w:val="0"/>
        <w:numPr>
          <w:ilvl w:val="0"/>
          <w:numId w:val="28"/>
        </w:numPr>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בבניין ובדיקה של תכניות, מתקנים ומערכות, אף אם תוכננו ונערכו על ידי מי מהיועצים האחרים. כתבי הכמויות יוכנו לפי מתכונת הנהוגה אצל המזמין של מכללי עבודות ו/או כמויות מפורטות למדידה.</w:t>
      </w:r>
    </w:p>
    <w:p w14:paraId="051F5F2B"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1F92A075"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המפרטים יודפסו באמצעות מעבד תמלילים והם יוצאו בקבצי "אסקי" כך שניתן יהיה להעתיקם לכל מעבד תמלילים אחר, ע"ג דיסקט ובתדפיס.</w:t>
      </w:r>
    </w:p>
    <w:p w14:paraId="572265F2"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5DADCCA7"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כתבי הכמויות יוכנו באמצעות תוכנה לכתבי כמויות "סופר-מכרז", והניתנת להמרה גם לתוכנות אחרות לכתב כמויות, ע"ג דיסקט ובתדפיס.</w:t>
      </w:r>
    </w:p>
    <w:p w14:paraId="6F911767"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2C3BCA79"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סעיף המעליות במפרטי המכר. בדיקה חוזרת של מפרטי ותוכניות המכר, לרבות התאמתם לתכנון, ואישור הנוסח ו/או עדכון התכנון לפי הנחיית המזמין.</w:t>
      </w:r>
    </w:p>
    <w:p w14:paraId="0CD347C5"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207512CE"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הכנת אומדן מפורט של ערך העבודות מבוסס על המפרטים וכתבי הכמויות תוך ציון מדד המחירים לצרכן, הידוע במועד הכנת האומדן.</w:t>
      </w:r>
    </w:p>
    <w:p w14:paraId="465F3231"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4D1554F9"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הכנסת שינויים בתכניות ככל שיתחייב להתאמת התכנון למסגרת התקציבית, אשר תקבע ע"י המזמין.</w:t>
      </w:r>
    </w:p>
    <w:p w14:paraId="46699FC3"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5D22C45E"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חוות דעת ויעוץ בכל הקשור בהכנת המכרזים ופרסומם.</w:t>
      </w:r>
    </w:p>
    <w:p w14:paraId="19D443C2"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7F383BBF"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השתתפות בסיורי קבלנים, הכנת תשובות לשאלות הקבלנים והגשתן למנהל.</w:t>
      </w:r>
    </w:p>
    <w:p w14:paraId="2B58F929"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0F5B6D98"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בדיקת הצעות הקבלנים, ניתוח ההצעות והכנת טבלת השוואה ממחושבת באלטרנטיבות השונות ומתן חוות דעת למזמין בקשר להצעות הקבלנים.</w:t>
      </w:r>
    </w:p>
    <w:p w14:paraId="41880F93"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1BCA4C74"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השלמת תכניות עבודה, פרטים ומפרטים משלימים כפי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לבצוע העבודות, והתאמתם למפרטי היצרנים.</w:t>
      </w:r>
    </w:p>
    <w:p w14:paraId="3AE3ADA5"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4B8972ED" w14:textId="77777777" w:rsidR="001835AB" w:rsidRPr="001835AB" w:rsidRDefault="001835AB" w:rsidP="001835AB">
      <w:pPr>
        <w:widowControl w:val="0"/>
        <w:spacing w:before="0" w:beforeAutospacing="0" w:after="0" w:afterAutospacing="0" w:line="240" w:lineRule="auto"/>
        <w:ind w:left="13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מובהר בזאת שהמתכנן יכין, באם 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מסמכים למכרזים עוד לפני השלמת התכנון המפורט.</w:t>
      </w:r>
    </w:p>
    <w:p w14:paraId="730ABBB8"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4"/>
          <w:rtl/>
          <w:lang w:eastAsia="he-IL"/>
        </w:rPr>
      </w:pPr>
    </w:p>
    <w:p w14:paraId="7DD088F0" w14:textId="77777777" w:rsidR="001835AB" w:rsidRPr="001835AB" w:rsidRDefault="001835AB" w:rsidP="001835AB">
      <w:pPr>
        <w:widowControl w:val="0"/>
        <w:spacing w:before="0" w:beforeAutospacing="0" w:after="0" w:afterAutospacing="0" w:line="240" w:lineRule="auto"/>
        <w:ind w:left="1509" w:right="720" w:hanging="789"/>
        <w:jc w:val="both"/>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3.4</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פיקוח עליון:</w:t>
      </w:r>
    </w:p>
    <w:p w14:paraId="44224C35"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b/>
          <w:bCs/>
          <w:sz w:val="24"/>
          <w:u w:val="single"/>
          <w:rtl/>
          <w:lang w:eastAsia="he-IL"/>
        </w:rPr>
      </w:pPr>
    </w:p>
    <w:p w14:paraId="72D2722E"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הפקוח העליון של המתכנן על בצוע העבודות יכלול:</w:t>
      </w:r>
    </w:p>
    <w:p w14:paraId="0E73424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6C16EA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ביצוע המתקן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75C01CD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61E77D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טיב ביצוע המתקן וביצוע התחייבויות קבלני העבודות.</w:t>
      </w:r>
    </w:p>
    <w:p w14:paraId="39E8149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76B12D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יעוץ והמלצה לגבי בחירה, בדיקה ואישור של חומרים וציוד</w:t>
      </w:r>
      <w:r w:rsidRPr="001835AB">
        <w:rPr>
          <w:rFonts w:ascii="Times New Roman" w:eastAsia="Times New Roman" w:hAnsi="Times New Roman" w:hint="cs"/>
          <w:sz w:val="24"/>
          <w:rtl/>
          <w:lang w:eastAsia="he-IL"/>
        </w:rPr>
        <w:t xml:space="preserve"> </w:t>
      </w:r>
      <w:r w:rsidRPr="001835AB">
        <w:rPr>
          <w:rFonts w:ascii="Times New Roman" w:eastAsia="Times New Roman" w:hAnsi="Times New Roman"/>
          <w:sz w:val="24"/>
          <w:rtl/>
          <w:lang w:eastAsia="he-IL"/>
        </w:rPr>
        <w:t>עבו</w:t>
      </w:r>
      <w:r w:rsidRPr="001835AB">
        <w:rPr>
          <w:rFonts w:ascii="Times New Roman" w:eastAsia="Times New Roman" w:hAnsi="Times New Roman" w:hint="cs"/>
          <w:sz w:val="24"/>
          <w:rtl/>
          <w:lang w:eastAsia="he-IL"/>
        </w:rPr>
        <w:t>ר</w:t>
      </w:r>
      <w:r w:rsidRPr="001835AB">
        <w:rPr>
          <w:rFonts w:ascii="Times New Roman" w:eastAsia="Times New Roman" w:hAnsi="Times New Roman"/>
          <w:sz w:val="24"/>
          <w:rtl/>
          <w:lang w:eastAsia="he-IL"/>
        </w:rPr>
        <w:t xml:space="preserve"> הפרטים </w:t>
      </w:r>
      <w:r w:rsidRPr="001835AB">
        <w:rPr>
          <w:rFonts w:ascii="Times New Roman" w:eastAsia="Times New Roman" w:hAnsi="Times New Roman" w:hint="cs"/>
          <w:sz w:val="24"/>
          <w:rtl/>
          <w:lang w:eastAsia="he-IL"/>
        </w:rPr>
        <w:t>הארכיטקטוניי</w:t>
      </w:r>
      <w:r w:rsidRPr="001835AB">
        <w:rPr>
          <w:rFonts w:ascii="Times New Roman" w:eastAsia="Times New Roman" w:hAnsi="Times New Roman" w:hint="eastAsia"/>
          <w:sz w:val="24"/>
          <w:rtl/>
          <w:lang w:eastAsia="he-IL"/>
        </w:rPr>
        <w:t>ם</w:t>
      </w:r>
      <w:r w:rsidRPr="001835AB">
        <w:rPr>
          <w:rFonts w:ascii="Times New Roman" w:eastAsia="Times New Roman" w:hAnsi="Times New Roman"/>
          <w:sz w:val="24"/>
          <w:rtl/>
          <w:lang w:eastAsia="he-IL"/>
        </w:rPr>
        <w:t xml:space="preserve"> של המתקנים (בשיתוף עם האדריכל).</w:t>
      </w:r>
    </w:p>
    <w:p w14:paraId="01BE931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71E33D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בדיקה באתר ומחוצה לו באם הקבלן והמפקח הבינו את תכניות המתכנן ואת הוראותיו.</w:t>
      </w:r>
    </w:p>
    <w:p w14:paraId="2CB7D8C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404766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הדרכה ומתן הסברים למפקח, במידה ונתמנה כזה לפקוח על העבודות ליועצים </w:t>
      </w:r>
      <w:r w:rsidRPr="001835AB">
        <w:rPr>
          <w:rFonts w:ascii="Times New Roman" w:eastAsia="Times New Roman" w:hAnsi="Times New Roman"/>
          <w:sz w:val="24"/>
          <w:rtl/>
          <w:lang w:eastAsia="he-IL"/>
        </w:rPr>
        <w:lastRenderedPageBreak/>
        <w:t>ולקבלני העבודות, באתר ומחוצה לו.</w:t>
      </w:r>
    </w:p>
    <w:p w14:paraId="5A3ED40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759C04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דיווח למנהל על התקדמות ביצוע העבודות לאחר כל ביקור באתר ו/או בבית המלאכה.</w:t>
      </w:r>
    </w:p>
    <w:p w14:paraId="0931C21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4EF36C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עדכון התכניות וכל יתר המסמכים הדרושים בהתאם לשינויים שיתחייבו מדרישת הרשויות או שינויים שיתגלה בהם צורך במהלך בצוע העבודות. כל עדכון יבוצע בתאום עם המנהל בכתב.</w:t>
      </w:r>
    </w:p>
    <w:p w14:paraId="7815755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A44616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בקבלת העבודות ואישור גמר ביצוע העבודות, בתאום עם היועצים. העברת רשימות ליקויים לתיקון.</w:t>
      </w:r>
    </w:p>
    <w:p w14:paraId="5C59868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18BE32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1E95584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267ABC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מתן יעוץ לפתרונות במקרים של כשלים בבצוע העבודות לעומת התכנון.</w:t>
      </w:r>
    </w:p>
    <w:p w14:paraId="3E35B5E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D912DA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3590158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39619E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06BBE0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06604F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הכנה וחתימה על כל מסמך ו/או תכנית שידרשו ע"י הרשויות מהמתכנן במהלך הבניה, עד אישור לאכלוס ותעודת גמר.</w:t>
      </w:r>
    </w:p>
    <w:p w14:paraId="04D912D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6B52BF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בדיקת ביצוע עבודות הבדק וקבלה סופית של העבודות בגמר אחריות קבלני העבודות.</w:t>
      </w:r>
    </w:p>
    <w:p w14:paraId="3F642C0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0F9A9B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סיוע ככל הנדרש לשם אישור הרשויות להשלמת העבודות ולקבלת תעודת גמר.</w:t>
      </w:r>
    </w:p>
    <w:p w14:paraId="04F17D0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F56F07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סיוע למזמין במתן מענה לכל הפניות אשר יופנו אליו בקשר לתכנון ובצוע העבודות. </w:t>
      </w:r>
      <w:r w:rsidRPr="001835AB">
        <w:rPr>
          <w:rFonts w:ascii="Times New Roman" w:eastAsia="Times New Roman" w:hAnsi="Times New Roman" w:hint="cs"/>
          <w:sz w:val="24"/>
          <w:rtl/>
          <w:lang w:eastAsia="he-IL"/>
        </w:rPr>
        <w:t>גם לאחר תקופת הבדק</w:t>
      </w:r>
    </w:p>
    <w:p w14:paraId="055469B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26899E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51E5EA0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C4FA23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כל יתר הדרוש לפיקוח עליון, ולביקורת על הבניה.</w:t>
      </w:r>
    </w:p>
    <w:p w14:paraId="1610425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8CD325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עיבוד תכניות הפרויקט כפי שבוצעו למעשה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על בסיס תכניות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430FD77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1C9D71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כדי למלא משימות אלו יבקר המתכנן באתר הבניה ובמפעל היצרן באופן תדיר ו/או לפי הזמנת המנהל או המפקח ולפחות בכל אחד מהשלבים הבאים: </w:t>
      </w:r>
    </w:p>
    <w:p w14:paraId="474E0FB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8BD77FC"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ביצוע פיר המעליות.</w:t>
      </w:r>
    </w:p>
    <w:p w14:paraId="37B0C13C"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התקנת משקופי מעליות.</w:t>
      </w:r>
    </w:p>
    <w:p w14:paraId="12F1E79A"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לפני העברת מתקנים מהמפעל לאתר.</w:t>
      </w:r>
    </w:p>
    <w:p w14:paraId="654EB963"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בעת התקנת ציוד בחדרי מכונות.</w:t>
      </w:r>
    </w:p>
    <w:p w14:paraId="182AFEE2"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בעת התקנת תאי המעליות ועם גמר התקנת המעליות. </w:t>
      </w:r>
    </w:p>
    <w:p w14:paraId="4480D781"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בעת בדיקת מכון התקנים ובדיקת משרד העבודה. </w:t>
      </w:r>
    </w:p>
    <w:p w14:paraId="1DD83A92"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0B4BAA3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אין המתכנן רשאי לתת הוראות לקבלנים ו/או לנהל משא ומתן עם הקבלנים אלא באמצעות נציגו המוסמך של המזמין.</w:t>
      </w:r>
    </w:p>
    <w:p w14:paraId="70CCC149"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7A20032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3925F64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0065555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A888F46"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יעוץ למזמין בדבר תפעול ואחזקת המתקן.</w:t>
      </w:r>
    </w:p>
    <w:p w14:paraId="73ED5D0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415B8CA"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4.</w:t>
      </w:r>
      <w:r w:rsidRPr="001835AB">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005F1DE4"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5C0A54B8" w14:textId="77777777" w:rsidR="001835AB" w:rsidRPr="001835AB" w:rsidRDefault="001835AB" w:rsidP="001835AB">
      <w:pPr>
        <w:widowControl w:val="0"/>
        <w:spacing w:before="0" w:beforeAutospacing="0" w:after="0" w:afterAutospacing="0" w:line="240" w:lineRule="auto"/>
        <w:ind w:left="720" w:hanging="77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5.</w:t>
      </w:r>
      <w:r w:rsidRPr="001835AB">
        <w:rPr>
          <w:rFonts w:ascii="Times New Roman" w:eastAsia="Times New Roman" w:hAnsi="Times New Roman"/>
          <w:sz w:val="24"/>
          <w:rtl/>
          <w:lang w:eastAsia="he-IL"/>
        </w:rPr>
        <w:tab/>
        <w:t>מזמין רשאי להזמין מהמתכנן את כל שלבי התכנון המפורטים בנספח זה ו/או חלק מהם ו/או שירותים נוספים מעבר להם.</w:t>
      </w:r>
    </w:p>
    <w:p w14:paraId="13610D16" w14:textId="77777777" w:rsidR="001835AB" w:rsidRPr="001835AB" w:rsidRDefault="001835AB" w:rsidP="001835AB">
      <w:pPr>
        <w:widowControl w:val="0"/>
        <w:spacing w:before="0" w:beforeAutospacing="0" w:after="0" w:afterAutospacing="0" w:line="240" w:lineRule="auto"/>
        <w:ind w:left="713" w:hanging="765"/>
        <w:rPr>
          <w:rFonts w:ascii="Times New Roman" w:eastAsia="Times New Roman" w:hAnsi="Times New Roman"/>
          <w:bCs/>
          <w:sz w:val="20"/>
          <w:u w:val="single"/>
          <w:rtl/>
          <w:lang w:eastAsia="he-IL"/>
        </w:rPr>
      </w:pPr>
      <w:r w:rsidRPr="001835AB">
        <w:rPr>
          <w:rFonts w:ascii="Times New Roman" w:eastAsia="Times New Roman" w:hAnsi="Times New Roman"/>
          <w:bCs/>
          <w:sz w:val="24"/>
          <w:u w:val="single"/>
          <w:rtl/>
          <w:lang w:eastAsia="he-IL"/>
        </w:rPr>
        <w:br w:type="page"/>
      </w:r>
    </w:p>
    <w:p w14:paraId="0D3FB89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lastRenderedPageBreak/>
        <w:t xml:space="preserve">נספח </w:t>
      </w:r>
      <w:r w:rsidR="00E64AE3">
        <w:rPr>
          <w:rFonts w:ascii="Times New Roman" w:eastAsia="Times New Roman" w:hAnsi="Times New Roman" w:hint="cs"/>
          <w:bCs/>
          <w:sz w:val="20"/>
          <w:u w:val="single"/>
          <w:rtl/>
          <w:lang w:eastAsia="he-IL"/>
        </w:rPr>
        <w:t>"</w:t>
      </w:r>
      <w:r w:rsidRPr="001835AB">
        <w:rPr>
          <w:rFonts w:ascii="Times New Roman" w:eastAsia="Times New Roman" w:hAnsi="Times New Roman"/>
          <w:bCs/>
          <w:sz w:val="20"/>
          <w:u w:val="single"/>
          <w:rtl/>
          <w:lang w:eastAsia="he-IL"/>
        </w:rPr>
        <w:t>ג'</w:t>
      </w:r>
      <w:r w:rsidR="00E64AE3">
        <w:rPr>
          <w:rFonts w:ascii="Times New Roman" w:eastAsia="Times New Roman" w:hAnsi="Times New Roman" w:hint="cs"/>
          <w:bCs/>
          <w:sz w:val="20"/>
          <w:u w:val="single"/>
          <w:rtl/>
          <w:lang w:eastAsia="he-IL"/>
        </w:rPr>
        <w:t>'</w:t>
      </w:r>
    </w:p>
    <w:p w14:paraId="609A650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1E21CEE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לוח זמנים ושלבי עבודה</w:t>
      </w:r>
    </w:p>
    <w:p w14:paraId="120A365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2CD3DF6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572E61E9"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296F0C4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2436B119"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6134D37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42A2403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5868E11"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7605075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לא יקבע לוח זמנים במעמד חתימת החוזה יעביר המתכנן לוח זמנים ראשוני לאישור המנהל תוך 7 ימים ממועד החתימה.</w:t>
      </w:r>
    </w:p>
    <w:p w14:paraId="39F70399"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5451D59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627B762A"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sz w:val="20"/>
          <w:u w:val="single"/>
          <w:rtl/>
          <w:lang w:eastAsia="he-IL"/>
        </w:rPr>
        <w:br w:type="page"/>
      </w: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ד'</w:t>
      </w:r>
      <w:r w:rsidR="00E64AE3">
        <w:rPr>
          <w:rFonts w:ascii="Times New Roman" w:eastAsia="Times New Roman" w:hAnsi="Times New Roman" w:hint="cs"/>
          <w:bCs/>
          <w:sz w:val="24"/>
          <w:u w:val="single"/>
          <w:rtl/>
          <w:lang w:eastAsia="he-IL"/>
        </w:rPr>
        <w:t>'</w:t>
      </w:r>
    </w:p>
    <w:p w14:paraId="35711C93"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4F61FBC8"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שכר המתכנן</w:t>
      </w:r>
    </w:p>
    <w:p w14:paraId="7D05135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46C3580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4F14EE91"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תמורת ביצוע מלוא שרותי המתכנן, כמפורט בנספח ב'</w:t>
      </w:r>
      <w:r w:rsidRPr="001835AB">
        <w:rPr>
          <w:rFonts w:ascii="Times New Roman" w:eastAsia="Times New Roman" w:hAnsi="Times New Roman" w:hint="cs"/>
          <w:sz w:val="24"/>
          <w:rtl/>
          <w:lang w:eastAsia="he-IL"/>
        </w:rPr>
        <w:t xml:space="preserve"> ובנספח ח'</w:t>
      </w:r>
      <w:r w:rsidRPr="001835AB">
        <w:rPr>
          <w:rFonts w:ascii="Times New Roman" w:eastAsia="Times New Roman" w:hAnsi="Times New Roman"/>
          <w:sz w:val="24"/>
          <w:rtl/>
          <w:lang w:eastAsia="he-IL"/>
        </w:rPr>
        <w:t>, ישלם המזמין למתכנן את שכר המתכנן בשעורים כדלקמן:</w:t>
      </w:r>
    </w:p>
    <w:p w14:paraId="71110B56" w14:textId="624CDB97" w:rsidR="001835AB" w:rsidRPr="001835AB" w:rsidRDefault="001835AB" w:rsidP="00600DA0">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lang w:eastAsia="he-IL"/>
        </w:rPr>
        <w:t>1.1</w:t>
      </w:r>
      <w:r w:rsidRPr="001835AB">
        <w:rPr>
          <w:rFonts w:ascii="Times New Roman" w:eastAsia="Times New Roman" w:hAnsi="Times New Roman"/>
          <w:sz w:val="24"/>
          <w:lang w:eastAsia="he-IL"/>
        </w:rPr>
        <w:tab/>
      </w:r>
      <w:r w:rsidRPr="001835AB">
        <w:rPr>
          <w:rFonts w:ascii="Times New Roman" w:eastAsia="Times New Roman" w:hAnsi="Times New Roman"/>
          <w:sz w:val="24"/>
          <w:rtl/>
          <w:lang w:eastAsia="he-IL"/>
        </w:rPr>
        <w:t xml:space="preserve">סכום קבוע ומוחלט של </w:t>
      </w:r>
      <w:del w:id="35" w:author="Meryl Etman" w:date="2021-05-26T17:33:00Z">
        <w:r w:rsidRPr="001835AB" w:rsidDel="009A5484">
          <w:rPr>
            <w:rFonts w:ascii="Times New Roman" w:eastAsia="Times New Roman" w:hAnsi="Times New Roman" w:hint="cs"/>
            <w:sz w:val="24"/>
            <w:rtl/>
            <w:lang w:eastAsia="he-IL"/>
          </w:rPr>
          <w:delText>________________</w:delText>
        </w:r>
      </w:del>
      <w:ins w:id="36" w:author="Meryl Etman" w:date="2021-05-26T17:33:00Z">
        <w:r w:rsidR="009A5484">
          <w:rPr>
            <w:rFonts w:ascii="Times New Roman" w:eastAsia="Times New Roman" w:hAnsi="Times New Roman" w:hint="cs"/>
            <w:sz w:val="24"/>
            <w:rtl/>
            <w:lang w:eastAsia="he-IL"/>
          </w:rPr>
          <w:t xml:space="preserve">5,800 ₪ (במילים: חמשת אלפים ושמונה מאות ₪) </w:t>
        </w:r>
      </w:ins>
      <w:del w:id="37" w:author="Meryl Etman" w:date="2021-05-26T17:33:00Z">
        <w:r w:rsidRPr="001835AB" w:rsidDel="009A5484">
          <w:rPr>
            <w:rFonts w:ascii="Times New Roman" w:eastAsia="Times New Roman" w:hAnsi="Times New Roman"/>
            <w:sz w:val="24"/>
            <w:rtl/>
            <w:lang w:eastAsia="he-IL"/>
          </w:rPr>
          <w:delText xml:space="preserve">לא </w:delText>
        </w:r>
      </w:del>
      <w:ins w:id="38" w:author="Meryl Etman" w:date="2021-05-26T17:33:00Z">
        <w:r w:rsidR="009A5484">
          <w:rPr>
            <w:rFonts w:ascii="Times New Roman" w:eastAsia="Times New Roman" w:hAnsi="Times New Roman" w:hint="cs"/>
            <w:sz w:val="24"/>
            <w:rtl/>
            <w:lang w:eastAsia="he-IL"/>
          </w:rPr>
          <w:t xml:space="preserve">בתוספת </w:t>
        </w:r>
      </w:ins>
      <w:del w:id="39" w:author="Meryl Etman" w:date="2021-05-26T17:34:00Z">
        <w:r w:rsidRPr="001835AB" w:rsidDel="009A5484">
          <w:rPr>
            <w:rFonts w:ascii="Times New Roman" w:eastAsia="Times New Roman" w:hAnsi="Times New Roman"/>
            <w:sz w:val="24"/>
            <w:rtl/>
            <w:lang w:eastAsia="he-IL"/>
          </w:rPr>
          <w:delText xml:space="preserve">כולל </w:delText>
        </w:r>
      </w:del>
      <w:r w:rsidRPr="001835AB">
        <w:rPr>
          <w:rFonts w:ascii="Times New Roman" w:eastAsia="Times New Roman" w:hAnsi="Times New Roman"/>
          <w:sz w:val="24"/>
          <w:rtl/>
          <w:lang w:eastAsia="he-IL"/>
        </w:rPr>
        <w:t xml:space="preserve">מע"מ לכל יחידת </w:t>
      </w:r>
      <w:r w:rsidRPr="001835AB">
        <w:rPr>
          <w:rFonts w:ascii="Times New Roman" w:eastAsia="Times New Roman" w:hAnsi="Times New Roman" w:hint="cs"/>
          <w:sz w:val="24"/>
          <w:rtl/>
          <w:lang w:eastAsia="he-IL"/>
        </w:rPr>
        <w:t>מעלית</w:t>
      </w:r>
      <w:del w:id="40" w:author="Meryl Etman" w:date="2021-05-26T17:35:00Z">
        <w:r w:rsidRPr="001835AB" w:rsidDel="002A5AA9">
          <w:rPr>
            <w:rFonts w:ascii="Times New Roman" w:eastAsia="Times New Roman" w:hAnsi="Times New Roman"/>
            <w:sz w:val="24"/>
            <w:lang w:eastAsia="he-IL"/>
          </w:rPr>
          <w:delText>.</w:delText>
        </w:r>
      </w:del>
      <w:ins w:id="41" w:author="Meryl Etman" w:date="2021-05-26T17:34:00Z">
        <w:r w:rsidR="009A5484">
          <w:rPr>
            <w:rFonts w:ascii="Times New Roman" w:eastAsia="Times New Roman" w:hAnsi="Times New Roman" w:hint="cs"/>
            <w:sz w:val="24"/>
            <w:rtl/>
            <w:lang w:eastAsia="he-IL"/>
          </w:rPr>
          <w:t xml:space="preserve"> יסודית</w:t>
        </w:r>
      </w:ins>
    </w:p>
    <w:p w14:paraId="35ECDA34" w14:textId="3BBE4280" w:rsidR="001835AB" w:rsidRPr="001835AB" w:rsidRDefault="001835AB" w:rsidP="009D773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t>1.2</w:t>
      </w:r>
      <w:r w:rsidRPr="001835AB">
        <w:rPr>
          <w:rFonts w:ascii="Times New Roman" w:eastAsia="Times New Roman" w:hAnsi="Times New Roman"/>
          <w:sz w:val="24"/>
          <w:rtl/>
          <w:lang w:eastAsia="he-IL"/>
        </w:rPr>
        <w:tab/>
      </w:r>
      <w:ins w:id="42" w:author="Meryl Etman" w:date="2021-05-26T17:34:00Z">
        <w:r w:rsidR="009A5484" w:rsidRPr="001835AB">
          <w:rPr>
            <w:rFonts w:ascii="Times New Roman" w:eastAsia="Times New Roman" w:hAnsi="Times New Roman"/>
            <w:sz w:val="24"/>
            <w:rtl/>
            <w:lang w:eastAsia="he-IL"/>
          </w:rPr>
          <w:t xml:space="preserve">סכום קבוע ומוחלט של </w:t>
        </w:r>
        <w:r w:rsidR="009A5484">
          <w:rPr>
            <w:rFonts w:ascii="Times New Roman" w:eastAsia="Times New Roman" w:hAnsi="Times New Roman" w:hint="cs"/>
            <w:sz w:val="24"/>
            <w:rtl/>
            <w:lang w:eastAsia="he-IL"/>
          </w:rPr>
          <w:t xml:space="preserve">3,000 ₪ (במילים: </w:t>
        </w:r>
        <w:r w:rsidR="002A5AA9">
          <w:rPr>
            <w:rFonts w:ascii="Times New Roman" w:eastAsia="Times New Roman" w:hAnsi="Times New Roman" w:hint="cs"/>
            <w:sz w:val="24"/>
            <w:rtl/>
            <w:lang w:eastAsia="he-IL"/>
          </w:rPr>
          <w:t>שלושת</w:t>
        </w:r>
        <w:r w:rsidR="009A5484">
          <w:rPr>
            <w:rFonts w:ascii="Times New Roman" w:eastAsia="Times New Roman" w:hAnsi="Times New Roman" w:hint="cs"/>
            <w:sz w:val="24"/>
            <w:rtl/>
            <w:lang w:eastAsia="he-IL"/>
          </w:rPr>
          <w:t xml:space="preserve"> אלפים ₪) בתוספת </w:t>
        </w:r>
        <w:r w:rsidR="009A5484" w:rsidRPr="001835AB">
          <w:rPr>
            <w:rFonts w:ascii="Times New Roman" w:eastAsia="Times New Roman" w:hAnsi="Times New Roman"/>
            <w:sz w:val="24"/>
            <w:rtl/>
            <w:lang w:eastAsia="he-IL"/>
          </w:rPr>
          <w:t xml:space="preserve">מע"מ לכל יחידת </w:t>
        </w:r>
        <w:r w:rsidR="002A5AA9">
          <w:rPr>
            <w:rFonts w:ascii="Times New Roman" w:eastAsia="Times New Roman" w:hAnsi="Times New Roman" w:hint="cs"/>
            <w:sz w:val="24"/>
            <w:rtl/>
            <w:lang w:eastAsia="he-IL"/>
          </w:rPr>
          <w:t>מעלי</w:t>
        </w:r>
      </w:ins>
      <w:ins w:id="43" w:author="Meryl Etman" w:date="2021-05-26T17:35:00Z">
        <w:r w:rsidR="002A5AA9">
          <w:rPr>
            <w:rFonts w:ascii="Times New Roman" w:eastAsia="Times New Roman" w:hAnsi="Times New Roman" w:hint="cs"/>
            <w:sz w:val="24"/>
            <w:rtl/>
            <w:lang w:eastAsia="he-IL"/>
          </w:rPr>
          <w:t>ת חוזרת</w:t>
        </w:r>
      </w:ins>
      <w:del w:id="44" w:author="Meryl Etman" w:date="2021-05-26T17:34:00Z">
        <w:r w:rsidRPr="001835AB" w:rsidDel="009A5484">
          <w:rPr>
            <w:rFonts w:ascii="Times New Roman" w:eastAsia="Times New Roman" w:hAnsi="Times New Roman"/>
            <w:sz w:val="24"/>
            <w:rtl/>
            <w:lang w:eastAsia="he-IL"/>
          </w:rPr>
          <w:delText xml:space="preserve">סכום קבוע ומוחלט </w:delText>
        </w:r>
        <w:r w:rsidRPr="001835AB" w:rsidDel="009A5484">
          <w:rPr>
            <w:rFonts w:ascii="Times New Roman" w:eastAsia="Times New Roman" w:hAnsi="Times New Roman" w:hint="cs"/>
            <w:sz w:val="24"/>
            <w:rtl/>
            <w:lang w:eastAsia="he-IL"/>
          </w:rPr>
          <w:delText>__________________</w:delText>
        </w:r>
        <w:r w:rsidRPr="001835AB" w:rsidDel="009A5484">
          <w:rPr>
            <w:rFonts w:ascii="Times New Roman" w:eastAsia="Times New Roman" w:hAnsi="Times New Roman"/>
            <w:sz w:val="24"/>
            <w:rtl/>
            <w:lang w:eastAsia="he-IL"/>
          </w:rPr>
          <w:delText>לא כולל מע"מ מעלית במבנה חוזר</w:delText>
        </w:r>
      </w:del>
      <w:r w:rsidRPr="001835AB">
        <w:rPr>
          <w:rFonts w:ascii="Times New Roman" w:eastAsia="Times New Roman" w:hAnsi="Times New Roman"/>
          <w:sz w:val="24"/>
          <w:rtl/>
          <w:lang w:eastAsia="he-IL"/>
        </w:rPr>
        <w:t>.</w:t>
      </w:r>
    </w:p>
    <w:p w14:paraId="5A7BCF63" w14:textId="7F3924D9" w:rsidR="001835AB" w:rsidRPr="001835AB" w:rsidDel="002A5AA9" w:rsidRDefault="001835AB" w:rsidP="001835AB">
      <w:pPr>
        <w:widowControl w:val="0"/>
        <w:spacing w:before="0" w:beforeAutospacing="0" w:after="0" w:afterAutospacing="0" w:line="240" w:lineRule="auto"/>
        <w:ind w:left="720"/>
        <w:jc w:val="both"/>
        <w:rPr>
          <w:del w:id="45" w:author="Meryl Etman" w:date="2021-05-26T17:36:00Z"/>
          <w:rFonts w:ascii="Times New Roman" w:eastAsia="Times New Roman" w:hAnsi="Times New Roman"/>
          <w:sz w:val="24"/>
          <w:rtl/>
        </w:rPr>
      </w:pPr>
    </w:p>
    <w:p w14:paraId="5ACFE247" w14:textId="65D973B8" w:rsidR="001835AB" w:rsidRPr="001835AB" w:rsidDel="002A5AA9" w:rsidRDefault="001835AB" w:rsidP="00600DA0">
      <w:pPr>
        <w:widowControl w:val="0"/>
        <w:spacing w:before="0" w:beforeAutospacing="0" w:after="0" w:afterAutospacing="0" w:line="240" w:lineRule="auto"/>
        <w:ind w:left="720"/>
        <w:jc w:val="both"/>
        <w:rPr>
          <w:del w:id="46" w:author="Meryl Etman" w:date="2021-05-26T17:36:00Z"/>
          <w:rFonts w:ascii="Times New Roman" w:eastAsia="Times New Roman" w:hAnsi="Times New Roman"/>
          <w:sz w:val="24"/>
          <w:rtl/>
        </w:rPr>
      </w:pPr>
      <w:del w:id="47" w:author="Meryl Etman" w:date="2021-05-26T17:36:00Z">
        <w:r w:rsidRPr="001835AB" w:rsidDel="002A5AA9">
          <w:rPr>
            <w:rFonts w:ascii="Times New Roman" w:eastAsia="Times New Roman" w:hAnsi="Times New Roman"/>
            <w:sz w:val="24"/>
            <w:rtl/>
          </w:rPr>
          <w:delText xml:space="preserve">הסכום המפורט בסעיף 1 לעיל יהיה צמוד למדד המחירים לצרכן  בגין חודש </w:delText>
        </w:r>
      </w:del>
      <w:del w:id="48" w:author="Meryl Etman" w:date="2021-05-26T17:35:00Z">
        <w:r w:rsidRPr="001835AB" w:rsidDel="002A5AA9">
          <w:rPr>
            <w:rFonts w:ascii="Times New Roman" w:eastAsia="Times New Roman" w:hAnsi="Times New Roman"/>
            <w:sz w:val="24"/>
            <w:rtl/>
          </w:rPr>
          <w:delText xml:space="preserve">ליום </w:delText>
        </w:r>
      </w:del>
    </w:p>
    <w:p w14:paraId="7428AB69" w14:textId="623950AE" w:rsidR="001835AB" w:rsidRPr="001835AB" w:rsidDel="002A5AA9" w:rsidRDefault="001835AB" w:rsidP="00600DA0">
      <w:pPr>
        <w:widowControl w:val="0"/>
        <w:spacing w:before="0" w:beforeAutospacing="0" w:after="0" w:afterAutospacing="0" w:line="240" w:lineRule="auto"/>
        <w:ind w:left="720" w:right="720"/>
        <w:jc w:val="both"/>
        <w:rPr>
          <w:del w:id="49" w:author="Meryl Etman" w:date="2021-05-26T17:35:00Z"/>
          <w:rFonts w:ascii="Times New Roman" w:eastAsia="Times New Roman" w:hAnsi="Times New Roman"/>
          <w:sz w:val="20"/>
          <w:rtl/>
          <w:lang w:eastAsia="he-IL"/>
        </w:rPr>
      </w:pPr>
      <w:del w:id="50" w:author="Meryl Etman" w:date="2021-05-26T17:35:00Z">
        <w:r w:rsidRPr="001835AB" w:rsidDel="002A5AA9">
          <w:rPr>
            <w:rFonts w:ascii="Times New Roman" w:eastAsia="Times New Roman" w:hAnsi="Times New Roman"/>
            <w:sz w:val="24"/>
            <w:rtl/>
          </w:rPr>
          <w:br/>
        </w:r>
        <w:r w:rsidRPr="001835AB" w:rsidDel="002A5AA9">
          <w:rPr>
            <w:rFonts w:ascii="Times New Roman" w:eastAsia="Times New Roman" w:hAnsi="Times New Roman"/>
            <w:sz w:val="20"/>
            <w:rtl/>
            <w:lang w:eastAsia="he-IL"/>
          </w:rPr>
          <w:delText>בסעיף זה:</w:delText>
        </w:r>
      </w:del>
    </w:p>
    <w:p w14:paraId="5744D161" w14:textId="3F6CF6D3" w:rsidR="001835AB" w:rsidRPr="001835AB" w:rsidDel="002A5AA9" w:rsidRDefault="001835AB">
      <w:pPr>
        <w:widowControl w:val="0"/>
        <w:spacing w:before="0" w:beforeAutospacing="0" w:after="0" w:afterAutospacing="0" w:line="240" w:lineRule="auto"/>
        <w:ind w:left="720" w:right="720"/>
        <w:jc w:val="both"/>
        <w:rPr>
          <w:del w:id="51" w:author="Meryl Etman" w:date="2021-05-26T17:35:00Z"/>
          <w:rFonts w:ascii="Times New Roman" w:eastAsia="Times New Roman" w:hAnsi="Times New Roman"/>
          <w:sz w:val="20"/>
          <w:rtl/>
          <w:lang w:eastAsia="he-IL"/>
        </w:rPr>
        <w:pPrChange w:id="52" w:author="Meryl Etman" w:date="2021-05-26T17:35:00Z">
          <w:pPr>
            <w:widowControl w:val="0"/>
            <w:spacing w:before="0" w:beforeAutospacing="0" w:after="0" w:afterAutospacing="0" w:line="240" w:lineRule="auto"/>
            <w:ind w:right="720" w:hanging="720"/>
            <w:jc w:val="both"/>
          </w:pPr>
        </w:pPrChange>
      </w:pPr>
    </w:p>
    <w:p w14:paraId="0621685C" w14:textId="4BD90032" w:rsidR="001835AB" w:rsidRPr="001835AB" w:rsidDel="002A5AA9" w:rsidRDefault="001835AB">
      <w:pPr>
        <w:widowControl w:val="0"/>
        <w:spacing w:before="0" w:beforeAutospacing="0" w:after="0" w:afterAutospacing="0" w:line="240" w:lineRule="auto"/>
        <w:ind w:left="720" w:right="720"/>
        <w:jc w:val="both"/>
        <w:rPr>
          <w:del w:id="53" w:author="Meryl Etman" w:date="2021-05-26T17:35:00Z"/>
          <w:rFonts w:ascii="Times New Roman" w:eastAsia="Times New Roman" w:hAnsi="Times New Roman"/>
          <w:sz w:val="20"/>
          <w:rtl/>
          <w:lang w:eastAsia="he-IL"/>
        </w:rPr>
        <w:pPrChange w:id="54" w:author="Meryl Etman" w:date="2021-05-26T17:35:00Z">
          <w:pPr>
            <w:widowControl w:val="0"/>
            <w:spacing w:before="0" w:beforeAutospacing="0" w:after="0" w:afterAutospacing="0" w:line="240" w:lineRule="auto"/>
            <w:ind w:right="720" w:firstLine="720"/>
            <w:jc w:val="both"/>
          </w:pPr>
        </w:pPrChange>
      </w:pPr>
      <w:del w:id="55" w:author="Meryl Etman" w:date="2021-05-26T17:35:00Z">
        <w:r w:rsidRPr="001835AB" w:rsidDel="002A5AA9">
          <w:rPr>
            <w:rFonts w:ascii="Times New Roman" w:eastAsia="Times New Roman" w:hAnsi="Times New Roman"/>
            <w:sz w:val="20"/>
            <w:rtl/>
            <w:lang w:eastAsia="he-IL"/>
          </w:rPr>
          <w:delText xml:space="preserve">מבנה ראשוני </w:delText>
        </w:r>
        <w:r w:rsidRPr="001835AB" w:rsidDel="002A5AA9">
          <w:rPr>
            <w:rFonts w:ascii="Times New Roman" w:eastAsia="Times New Roman" w:hAnsi="Times New Roman" w:hint="cs"/>
            <w:sz w:val="20"/>
            <w:rtl/>
            <w:lang w:eastAsia="he-IL"/>
          </w:rPr>
          <w:delText>-</w:delText>
        </w:r>
        <w:r w:rsidRPr="001835AB" w:rsidDel="002A5AA9">
          <w:rPr>
            <w:rFonts w:ascii="Times New Roman" w:eastAsia="Times New Roman" w:hAnsi="Times New Roman"/>
            <w:sz w:val="20"/>
            <w:rtl/>
            <w:lang w:eastAsia="he-IL"/>
          </w:rPr>
          <w:delText xml:space="preserve"> מבנה שהוקם לראשונה עפ"י תכניותיו של המתכנן.</w:delText>
        </w:r>
      </w:del>
    </w:p>
    <w:p w14:paraId="4AAD3709" w14:textId="5FE2CF15" w:rsidR="001835AB" w:rsidRPr="001835AB" w:rsidDel="002A5AA9" w:rsidRDefault="001835AB">
      <w:pPr>
        <w:widowControl w:val="0"/>
        <w:spacing w:before="0" w:beforeAutospacing="0" w:after="0" w:afterAutospacing="0" w:line="240" w:lineRule="auto"/>
        <w:ind w:left="720" w:right="720"/>
        <w:jc w:val="both"/>
        <w:rPr>
          <w:del w:id="56" w:author="Meryl Etman" w:date="2021-05-26T17:35:00Z"/>
          <w:rFonts w:ascii="Times New Roman" w:eastAsia="Times New Roman" w:hAnsi="Times New Roman"/>
          <w:sz w:val="20"/>
          <w:rtl/>
          <w:lang w:eastAsia="he-IL"/>
        </w:rPr>
        <w:pPrChange w:id="57" w:author="Meryl Etman" w:date="2021-05-26T17:35:00Z">
          <w:pPr>
            <w:widowControl w:val="0"/>
            <w:spacing w:before="0" w:beforeAutospacing="0" w:after="0" w:afterAutospacing="0" w:line="240" w:lineRule="auto"/>
            <w:ind w:right="720" w:hanging="720"/>
            <w:jc w:val="both"/>
          </w:pPr>
        </w:pPrChange>
      </w:pPr>
    </w:p>
    <w:p w14:paraId="72253526" w14:textId="5EE967F6" w:rsidR="001835AB" w:rsidRPr="001835AB" w:rsidDel="002A5AA9" w:rsidRDefault="001835AB">
      <w:pPr>
        <w:widowControl w:val="0"/>
        <w:spacing w:before="0" w:beforeAutospacing="0" w:after="0" w:afterAutospacing="0" w:line="240" w:lineRule="auto"/>
        <w:ind w:left="720" w:right="720"/>
        <w:jc w:val="both"/>
        <w:rPr>
          <w:del w:id="58" w:author="Meryl Etman" w:date="2021-05-26T17:36:00Z"/>
          <w:rFonts w:ascii="Times New Roman" w:eastAsia="Times New Roman" w:hAnsi="Times New Roman"/>
          <w:sz w:val="20"/>
          <w:rtl/>
          <w:lang w:eastAsia="he-IL"/>
        </w:rPr>
        <w:pPrChange w:id="59" w:author="Meryl Etman" w:date="2021-05-26T17:35:00Z">
          <w:pPr>
            <w:widowControl w:val="0"/>
            <w:spacing w:before="0" w:beforeAutospacing="0" w:after="0" w:afterAutospacing="0" w:line="240" w:lineRule="auto"/>
            <w:ind w:left="720"/>
            <w:jc w:val="both"/>
          </w:pPr>
        </w:pPrChange>
      </w:pPr>
      <w:del w:id="60" w:author="Meryl Etman" w:date="2021-05-26T17:35:00Z">
        <w:r w:rsidRPr="001835AB" w:rsidDel="002A5AA9">
          <w:rPr>
            <w:rFonts w:ascii="Times New Roman" w:eastAsia="Times New Roman" w:hAnsi="Times New Roman"/>
            <w:sz w:val="20"/>
            <w:rtl/>
            <w:lang w:eastAsia="he-IL"/>
          </w:rPr>
          <w:delText>מבנה חוזר – מבנה נוסף המוקם בשלמותו או בחלקו עפ"י תכניותיו של המתכנן ביחס למבנה ראשוני, על אותו מגרש או במגרש אחר, בין אם על פי תכניות קיימות על כל פרטיהן ובין אם לצורך הקמתו התבקש המתכנן להכניס שנויים והתאמות בתכניות הקיימות כגון: התאמת התכנון לשינויים בחוקים, בתקנות ובתקנים ו/או שינויים בהנחיות הרשויות המוסמכות, תמונת ראי, קומת עמודים, התאמה למרתפים, תוספת ו/או הפחתת עד שתי קומות טיפוסיות, שנויים קלים במידות.</w:delText>
        </w:r>
      </w:del>
    </w:p>
    <w:p w14:paraId="1874EDB1" w14:textId="77777777" w:rsidR="001835AB" w:rsidRPr="001835AB" w:rsidRDefault="001835AB" w:rsidP="001835AB">
      <w:pPr>
        <w:widowControl w:val="0"/>
        <w:spacing w:before="0" w:beforeAutospacing="0" w:after="0" w:afterAutospacing="0" w:line="240" w:lineRule="auto"/>
        <w:ind w:left="720" w:firstLine="720"/>
        <w:rPr>
          <w:rFonts w:ascii="Times New Roman" w:eastAsia="Times New Roman" w:hAnsi="Times New Roman"/>
          <w:sz w:val="24"/>
          <w:rtl/>
          <w:lang w:eastAsia="he-IL"/>
        </w:rPr>
      </w:pPr>
    </w:p>
    <w:p w14:paraId="58CF4E94" w14:textId="5BEED0C6" w:rsidR="001835AB" w:rsidRPr="001835AB" w:rsidRDefault="001835AB" w:rsidP="00600DA0">
      <w:pPr>
        <w:widowControl w:val="0"/>
        <w:numPr>
          <w:ilvl w:val="0"/>
          <w:numId w:val="26"/>
        </w:numPr>
        <w:spacing w:before="0" w:beforeAutospacing="0" w:after="0" w:afterAutospacing="0" w:line="240" w:lineRule="auto"/>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הסכום המפורט בסעיף </w:t>
      </w:r>
      <w:del w:id="61" w:author="Meryl Etman" w:date="2021-05-26T17:35:00Z">
        <w:r w:rsidRPr="001835AB" w:rsidDel="002A5AA9">
          <w:rPr>
            <w:rFonts w:ascii="Times New Roman" w:eastAsia="Times New Roman" w:hAnsi="Times New Roman"/>
            <w:sz w:val="24"/>
            <w:rtl/>
            <w:lang w:eastAsia="he-IL"/>
          </w:rPr>
          <w:delText>1.</w:delText>
        </w:r>
      </w:del>
      <w:r w:rsidRPr="001835AB">
        <w:rPr>
          <w:rFonts w:ascii="Times New Roman" w:eastAsia="Times New Roman" w:hAnsi="Times New Roman"/>
          <w:sz w:val="24"/>
          <w:rtl/>
          <w:lang w:eastAsia="he-IL"/>
        </w:rPr>
        <w:t xml:space="preserve">1 לעיל יהיה צמוד ל- </w:t>
      </w:r>
      <w:r w:rsidRPr="001835AB">
        <w:rPr>
          <w:rFonts w:ascii="Times New Roman" w:eastAsia="Times New Roman" w:hAnsi="Times New Roman"/>
          <w:color w:val="333399"/>
          <w:sz w:val="24"/>
          <w:rtl/>
          <w:lang w:eastAsia="he-IL"/>
        </w:rPr>
        <w:t>&lt;</w:t>
      </w:r>
      <w:sdt>
        <w:sdtPr>
          <w:rPr>
            <w:rFonts w:ascii="Times New Roman" w:eastAsia="Times New Roman" w:hAnsi="Times New Roman"/>
            <w:color w:val="333399"/>
            <w:sz w:val="24"/>
            <w:rtl/>
            <w:lang w:eastAsia="he-IL"/>
          </w:rPr>
          <w:alias w:val="סוג מדד כותרת"/>
          <w:tag w:val="cntMadadTypeTitle"/>
          <w:id w:val="2045785575"/>
          <w:placeholder>
            <w:docPart w:val="62E35420215B4011A21F6B68A2033B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62" w:author="Meryl Etman" w:date="2021-05-26T17:30:00Z">
            <w:r w:rsidR="009A5484">
              <w:rPr>
                <w:rFonts w:ascii="Times New Roman" w:eastAsia="Times New Roman" w:hAnsi="Times New Roman"/>
                <w:color w:val="333399"/>
                <w:sz w:val="24"/>
                <w:rtl/>
                <w:lang w:eastAsia="he-IL"/>
              </w:rPr>
              <w:t>מדד המחירים לצרכן</w:t>
            </w:r>
          </w:ins>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גין/ידוע - כותרת"/>
          <w:tag w:val="cntIsKnownTitle"/>
          <w:id w:val="-1611890786"/>
          <w:placeholder>
            <w:docPart w:val="0D11EEED53074232B641082A9FE272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63" w:author="Meryl Etman" w:date="2021-05-26T17:31:00Z">
            <w:r w:rsidR="009A5484">
              <w:rPr>
                <w:rFonts w:ascii="Times New Roman" w:eastAsia="Times New Roman" w:hAnsi="Times New Roman"/>
                <w:color w:val="333399"/>
                <w:sz w:val="24"/>
                <w:rtl/>
                <w:lang w:eastAsia="he-IL"/>
              </w:rPr>
              <w:t>בגין</w:t>
            </w:r>
          </w:ins>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סיס"/>
          <w:tag w:val="cntMadadBase"/>
          <w:id w:val="-1637714396"/>
          <w:placeholder>
            <w:docPart w:val="13B752DADF404318B26FEECA9B7751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1-01T00:00:00Z">
            <w:dateFormat w:val="dd/MM/yyyy"/>
            <w:lid w:val="he-IL"/>
            <w:storeMappedDataAs w:val="dateTime"/>
            <w:calendar w:val="gregorian"/>
          </w:date>
        </w:sdtPr>
        <w:sdtEndPr/>
        <w:sdtContent>
          <w:ins w:id="64" w:author="Meryl Etman" w:date="2021-05-26T17:31:00Z">
            <w:r w:rsidR="009A5484">
              <w:rPr>
                <w:rFonts w:ascii="Times New Roman" w:eastAsia="Times New Roman" w:hAnsi="Times New Roman" w:hint="cs"/>
                <w:color w:val="333399"/>
                <w:sz w:val="24"/>
                <w:rtl/>
                <w:lang w:eastAsia="he-IL"/>
              </w:rPr>
              <w:t>‏01/11/2020</w:t>
            </w:r>
          </w:ins>
        </w:sdtContent>
      </w:sdt>
      <w:r w:rsidRPr="001835AB">
        <w:rPr>
          <w:rFonts w:ascii="Times New Roman" w:eastAsia="Times New Roman" w:hAnsi="Times New Roman"/>
          <w:sz w:val="24"/>
          <w:rtl/>
          <w:lang w:eastAsia="he-IL"/>
        </w:rPr>
        <w:t xml:space="preserve">  העומד על </w:t>
      </w:r>
      <w:sdt>
        <w:sdtPr>
          <w:rPr>
            <w:rFonts w:ascii="Times New Roman" w:eastAsia="Times New Roman" w:hAnsi="Times New Roman"/>
            <w:color w:val="333399"/>
            <w:sz w:val="24"/>
            <w:rtl/>
            <w:lang w:eastAsia="he-IL"/>
          </w:rPr>
          <w:alias w:val="נקודות מדד"/>
          <w:tag w:val="cntMadadPoints"/>
          <w:id w:val="-897595805"/>
          <w:placeholder>
            <w:docPart w:val="D85235A1B81543B1A28ABA672848DB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65" w:author="Meryl Etman" w:date="2021-05-26T17:31:00Z">
            <w:r w:rsidR="009A5484">
              <w:rPr>
                <w:rFonts w:ascii="Times New Roman" w:eastAsia="Times New Roman" w:hAnsi="Times New Roman"/>
                <w:color w:val="333399"/>
                <w:sz w:val="24"/>
                <w:rtl/>
                <w:lang w:eastAsia="he-IL"/>
              </w:rPr>
              <w:t>223.3374</w:t>
            </w:r>
          </w:ins>
        </w:sdtContent>
      </w:sdt>
      <w:r w:rsidRPr="001835AB">
        <w:rPr>
          <w:rFonts w:ascii="Times New Roman" w:eastAsia="Times New Roman" w:hAnsi="Times New Roman"/>
          <w:sz w:val="24"/>
          <w:rtl/>
          <w:lang w:eastAsia="he-IL"/>
        </w:rPr>
        <w:t xml:space="preserve"> נקודות עד למדד הידוע ביום הגשת כל חשבון.</w:t>
      </w:r>
    </w:p>
    <w:p w14:paraId="24067536"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26CB4C3F" w14:textId="77777777" w:rsidR="001835AB" w:rsidRPr="001835AB" w:rsidRDefault="001835AB" w:rsidP="001835AB">
      <w:pPr>
        <w:widowControl w:val="0"/>
        <w:spacing w:before="0" w:beforeAutospacing="0" w:after="0" w:afterAutospacing="0" w:line="240" w:lineRule="auto"/>
        <w:ind w:left="84" w:right="84" w:hanging="8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למען הסר ספק:</w:t>
      </w:r>
    </w:p>
    <w:p w14:paraId="6038C621" w14:textId="77777777" w:rsidR="001835AB" w:rsidRPr="001835AB" w:rsidRDefault="001835AB" w:rsidP="001835AB">
      <w:pPr>
        <w:widowControl w:val="0"/>
        <w:spacing w:before="0" w:beforeAutospacing="0" w:after="0" w:afterAutospacing="0" w:line="240" w:lineRule="auto"/>
        <w:ind w:left="2160" w:right="2160" w:hanging="720"/>
        <w:jc w:val="both"/>
        <w:rPr>
          <w:rFonts w:ascii="Times New Roman" w:eastAsia="Times New Roman" w:hAnsi="Times New Roman"/>
          <w:sz w:val="20"/>
          <w:rtl/>
          <w:lang w:eastAsia="he-IL"/>
        </w:rPr>
      </w:pPr>
    </w:p>
    <w:p w14:paraId="7D15D77F" w14:textId="480D7B49" w:rsidR="001835AB" w:rsidRPr="001835AB" w:rsidRDefault="001835AB" w:rsidP="002816D9">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3.1</w:t>
      </w:r>
      <w:r w:rsidRPr="001835AB">
        <w:rPr>
          <w:rFonts w:ascii="Times New Roman" w:eastAsia="Times New Roman" w:hAnsi="Times New Roman"/>
          <w:sz w:val="20"/>
          <w:rtl/>
          <w:lang w:eastAsia="he-IL"/>
        </w:rPr>
        <w:tab/>
      </w:r>
      <w:del w:id="66" w:author="Meryl Etman" w:date="2021-08-18T12:01:00Z">
        <w:r w:rsidRPr="001835AB" w:rsidDel="002816D9">
          <w:rPr>
            <w:rFonts w:ascii="Times New Roman" w:eastAsia="Times New Roman" w:hAnsi="Times New Roman"/>
            <w:sz w:val="20"/>
            <w:rtl/>
            <w:lang w:eastAsia="he-IL"/>
          </w:rPr>
          <w:delText>שכר המתכנן יחושב על פי כמות הבניינים שבתכנון ושבהם מעליות ושבכוונת המ</w:delText>
        </w:r>
        <w:r w:rsidR="00E64AE3" w:rsidDel="002816D9">
          <w:rPr>
            <w:rFonts w:ascii="Times New Roman" w:eastAsia="Times New Roman" w:hAnsi="Times New Roman"/>
            <w:sz w:val="20"/>
            <w:rtl/>
            <w:lang w:eastAsia="he-IL"/>
          </w:rPr>
          <w:delText>זמין לבצעם בכל קטע וקטע של הפרו</w:delText>
        </w:r>
        <w:r w:rsidRPr="001835AB" w:rsidDel="002816D9">
          <w:rPr>
            <w:rFonts w:ascii="Times New Roman" w:eastAsia="Times New Roman" w:hAnsi="Times New Roman"/>
            <w:sz w:val="20"/>
            <w:rtl/>
            <w:lang w:eastAsia="he-IL"/>
          </w:rPr>
          <w:delText>יקט במועדו (לשם ההמחשה: אם בקטע א' בכוונת המזמין לבצע בנין אחד בו זוג מעליות, והמתכנן נדרש לתכנן להקמת זוג מעליות, יהיה חייב המזמין בתשלום עבור אותן מעליות בלבד, גם אם התכנון יתאים לקטעים הבאים), באופן ששכר המתכנן ישולם לשיעורין כנגד גמר כל קטע וקטע, ביחס לשירותי התכנון שניתנו באותו הקטע אין באמור לגרוע מחובת המתכנן לבדוק ולוודא התאמת תכנון המבנים להעמדה על מגרשים בקטעים הבאים.</w:delText>
        </w:r>
      </w:del>
      <w:ins w:id="67" w:author="Meryl Etman" w:date="2021-08-18T12:01:00Z">
        <w:r w:rsidR="002816D9">
          <w:rPr>
            <w:rFonts w:ascii="Times New Roman" w:eastAsia="Times New Roman" w:hAnsi="Times New Roman" w:hint="cs"/>
            <w:sz w:val="20"/>
            <w:rtl/>
            <w:lang w:eastAsia="he-IL"/>
          </w:rPr>
          <w:t>מבוטל</w:t>
        </w:r>
      </w:ins>
    </w:p>
    <w:p w14:paraId="49F9187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742CC52D"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3.2</w:t>
      </w:r>
      <w:r w:rsidRPr="001835AB">
        <w:rPr>
          <w:rFonts w:ascii="Times New Roman" w:eastAsia="Times New Roman" w:hAnsi="Times New Roman"/>
          <w:sz w:val="20"/>
          <w:rtl/>
          <w:lang w:eastAsia="he-IL"/>
        </w:rPr>
        <w:tab/>
        <w:t>מובהר כי שכר המתכנן ליח"ד ומועדי התשלום הינם סופיים ומוחלטים, והם לא ישתנו מכל גורם שהוא, לרבות ומבלי לפגוע בכלליות האמו</w:t>
      </w:r>
      <w:r w:rsidR="00E64AE3">
        <w:rPr>
          <w:rFonts w:ascii="Times New Roman" w:eastAsia="Times New Roman" w:hAnsi="Times New Roman"/>
          <w:sz w:val="20"/>
          <w:rtl/>
          <w:lang w:eastAsia="he-IL"/>
        </w:rPr>
        <w:t>ר לעיל, הקטנת מספר המבנים בפרוי</w:t>
      </w:r>
      <w:r w:rsidRPr="001835AB">
        <w:rPr>
          <w:rFonts w:ascii="Times New Roman" w:eastAsia="Times New Roman" w:hAnsi="Times New Roman"/>
          <w:sz w:val="20"/>
          <w:rtl/>
          <w:lang w:eastAsia="he-IL"/>
        </w:rPr>
        <w:t>קט, כמות טיפוסי המעליות שיוזמנו ע"י המזמין, קצב הבניה, צורת ביצוע הבניה (קונבנציונלי ו/או טרומי ו/או מתועש), ו/או מידת, אופי וסוג השינויים שידרשו ע"י המזמין.</w:t>
      </w:r>
    </w:p>
    <w:p w14:paraId="74954CC6"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1EAF4AD5"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3.3</w:t>
      </w:r>
      <w:r w:rsidRPr="001835AB">
        <w:rPr>
          <w:rFonts w:ascii="Times New Roman" w:eastAsia="Times New Roman" w:hAnsi="Times New Roman"/>
          <w:sz w:val="20"/>
          <w:rtl/>
          <w:lang w:eastAsia="he-IL"/>
        </w:rPr>
        <w:tab/>
        <w:t>שכר המתכנן כולל את כל המפורט בחוזה על כל נספחיו, לרבות נספח ב'.</w:t>
      </w:r>
    </w:p>
    <w:p w14:paraId="45D68D71"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52FD0D81"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בנוסף לכל תשלום ישולם למתכנן מע"מ כשיעורו בחוק וזאת כנגד המצאת חשבונית מס כדין, למועד תשלום המע"מ ע"י המתכנן והמצאת כל אישור נוסף ע"פ על דין, לרבות אשור על נ</w:t>
      </w:r>
      <w:r w:rsidR="00E64AE3">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הול ספרים ואשור על ניכוי מס במקור.</w:t>
      </w:r>
    </w:p>
    <w:p w14:paraId="50FBE574"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p>
    <w:p w14:paraId="6A9E79F1"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5CB8F47B"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3E87FC08"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01DCA796"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br w:type="page"/>
      </w:r>
    </w:p>
    <w:p w14:paraId="0915CF75"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ה</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w:t>
      </w:r>
    </w:p>
    <w:p w14:paraId="24C46432"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1D448E79"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תשלומי שכר המתכנן</w:t>
      </w:r>
    </w:p>
    <w:p w14:paraId="6A1A8B03"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1753EC7D"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rtl/>
          <w:lang w:eastAsia="he-IL"/>
        </w:rPr>
      </w:pPr>
    </w:p>
    <w:p w14:paraId="09A432E8" w14:textId="5194C747" w:rsidR="001835AB" w:rsidRPr="001835AB" w:rsidDel="002A5AA9" w:rsidRDefault="001835AB" w:rsidP="00600DA0">
      <w:pPr>
        <w:widowControl w:val="0"/>
        <w:numPr>
          <w:ilvl w:val="0"/>
          <w:numId w:val="14"/>
        </w:numPr>
        <w:spacing w:before="0" w:beforeAutospacing="0" w:after="0" w:afterAutospacing="0" w:line="240" w:lineRule="auto"/>
        <w:rPr>
          <w:del w:id="68" w:author="Meryl Etman" w:date="2021-05-26T17:36:00Z"/>
          <w:rFonts w:ascii="Times New Roman" w:eastAsia="Times New Roman" w:hAnsi="Times New Roman"/>
          <w:sz w:val="24"/>
          <w:rtl/>
          <w:lang w:eastAsia="he-IL"/>
        </w:rPr>
      </w:pPr>
      <w:r w:rsidRPr="001835AB">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1835AB">
        <w:rPr>
          <w:rFonts w:ascii="Times New Roman" w:eastAsia="Times New Roman" w:hAnsi="Times New Roman"/>
          <w:sz w:val="24"/>
          <w:rtl/>
          <w:lang w:eastAsia="he-IL"/>
        </w:rPr>
        <w:br/>
      </w:r>
    </w:p>
    <w:p w14:paraId="7B41AA4C" w14:textId="53ADBCCB" w:rsidR="001835AB" w:rsidRPr="001835AB" w:rsidDel="002A5AA9" w:rsidRDefault="001835AB">
      <w:pPr>
        <w:widowControl w:val="0"/>
        <w:numPr>
          <w:ilvl w:val="0"/>
          <w:numId w:val="14"/>
        </w:numPr>
        <w:spacing w:before="0" w:beforeAutospacing="0" w:after="0" w:afterAutospacing="0" w:line="240" w:lineRule="auto"/>
        <w:rPr>
          <w:del w:id="69" w:author="Meryl Etman" w:date="2021-05-26T17:36:00Z"/>
          <w:rFonts w:ascii="Times New Roman" w:eastAsia="Times New Roman" w:hAnsi="Times New Roman"/>
          <w:b/>
          <w:bCs/>
          <w:sz w:val="24"/>
          <w:u w:val="single"/>
          <w:rtl/>
        </w:rPr>
        <w:pPrChange w:id="70" w:author="Meryl Etman" w:date="2021-05-26T17:36:00Z">
          <w:pPr>
            <w:widowControl w:val="0"/>
            <w:spacing w:before="0" w:beforeAutospacing="0" w:after="0" w:afterAutospacing="0" w:line="240" w:lineRule="auto"/>
            <w:ind w:left="720" w:right="360"/>
          </w:pPr>
        </w:pPrChange>
      </w:pPr>
      <w:del w:id="71" w:author="Meryl Etman" w:date="2021-05-26T17:36:00Z">
        <w:r w:rsidRPr="001835AB" w:rsidDel="002A5AA9">
          <w:rPr>
            <w:rFonts w:ascii="Times New Roman" w:eastAsia="Times New Roman" w:hAnsi="Times New Roman"/>
            <w:b/>
            <w:bCs/>
            <w:sz w:val="24"/>
            <w:u w:val="single"/>
            <w:rtl/>
          </w:rPr>
          <w:delText>ל-(זוג) (שלוש) (ארבע) מעליות במבנה ראשוני</w:delText>
        </w:r>
      </w:del>
    </w:p>
    <w:p w14:paraId="212F1268" w14:textId="77777777" w:rsidR="001835AB" w:rsidRPr="001835AB" w:rsidRDefault="001835AB">
      <w:pPr>
        <w:widowControl w:val="0"/>
        <w:numPr>
          <w:ilvl w:val="0"/>
          <w:numId w:val="14"/>
        </w:numPr>
        <w:spacing w:before="0" w:beforeAutospacing="0" w:after="0" w:afterAutospacing="0" w:line="240" w:lineRule="auto"/>
        <w:rPr>
          <w:rFonts w:ascii="Times New Roman" w:eastAsia="Times New Roman" w:hAnsi="Times New Roman"/>
          <w:sz w:val="24"/>
          <w:rtl/>
        </w:rPr>
        <w:pPrChange w:id="72" w:author="Meryl Etman" w:date="2021-05-26T17:36:00Z">
          <w:pPr>
            <w:widowControl w:val="0"/>
            <w:spacing w:before="0" w:beforeAutospacing="0" w:after="0" w:afterAutospacing="0" w:line="240" w:lineRule="auto"/>
            <w:ind w:left="720" w:right="360"/>
          </w:pPr>
        </w:pPrChange>
      </w:pPr>
    </w:p>
    <w:p w14:paraId="25E1EFBB"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גמר התכנון המוקדם, ואישור עבודות שלב זה על ידי המזמין</w:t>
      </w:r>
      <w:r w:rsidRPr="001835AB">
        <w:rPr>
          <w:rFonts w:ascii="Times New Roman" w:eastAsia="Times New Roman" w:hAnsi="Times New Roman"/>
          <w:sz w:val="24"/>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sz w:val="24"/>
          <w:rtl/>
        </w:rPr>
        <w:t>10%</w:t>
      </w:r>
    </w:p>
    <w:p w14:paraId="67B6AB8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לאחר גמר התכנון הסופי, ואישור עבודות שלב זה על ידי המזמין</w:t>
      </w:r>
      <w:r w:rsidR="00E64AE3">
        <w:rPr>
          <w:rFonts w:ascii="Times New Roman" w:eastAsia="Times New Roman" w:hAnsi="Times New Roman" w:hint="cs"/>
          <w:sz w:val="24"/>
          <w:rtl/>
        </w:rPr>
        <w:t xml:space="preserve"> </w:t>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15%</w:t>
      </w:r>
    </w:p>
    <w:p w14:paraId="65DE5425"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8%</w:t>
      </w:r>
    </w:p>
    <w:p w14:paraId="1D4EF8F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התכנון המפורט והמכרזים, ואישור עבודות שלב זה</w:t>
      </w:r>
    </w:p>
    <w:p w14:paraId="79B105CC"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על ידי המזמין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25</w:t>
      </w:r>
      <w:r w:rsidRPr="001835AB">
        <w:rPr>
          <w:rFonts w:ascii="Times New Roman" w:eastAsia="Times New Roman" w:hAnsi="Times New Roman"/>
          <w:sz w:val="24"/>
          <w:rtl/>
        </w:rPr>
        <w:t>%</w:t>
      </w:r>
    </w:p>
    <w:p w14:paraId="1738518E"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ה.</w:t>
      </w:r>
      <w:r w:rsidRPr="001835AB">
        <w:rPr>
          <w:rFonts w:ascii="Times New Roman" w:eastAsia="Times New Roman" w:hAnsi="Times New Roman"/>
          <w:sz w:val="24"/>
          <w:rtl/>
        </w:rPr>
        <w:tab/>
        <w:t>לאחר גמר הוצאת תכניות לבצוע</w:t>
      </w:r>
      <w:r w:rsidRPr="001835AB">
        <w:rPr>
          <w:rFonts w:ascii="Times New Roman" w:eastAsia="Times New Roman" w:hAnsi="Times New Roman"/>
          <w:sz w:val="24"/>
          <w:rtl/>
        </w:rPr>
        <w:tab/>
      </w:r>
      <w:r w:rsidRPr="001835AB">
        <w:rPr>
          <w:rFonts w:ascii="Times New Roman" w:eastAsia="Times New Roman" w:hAnsi="Times New Roman" w:hint="cs"/>
          <w:sz w:val="24"/>
          <w:rtl/>
        </w:rPr>
        <w:t>ואישור ציוד הספק</w:t>
      </w:r>
      <w:r w:rsidRPr="003F4502">
        <w:rPr>
          <w:rFonts w:ascii="Times New Roman" w:eastAsia="Times New Roman" w:hAnsi="Times New Roman"/>
          <w:sz w:val="24"/>
          <w:u w:val="dotted"/>
          <w:rtl/>
        </w:rPr>
        <w:tab/>
      </w:r>
      <w:r w:rsidR="00E64AE3"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003F4502">
        <w:rPr>
          <w:rFonts w:ascii="Times New Roman" w:eastAsia="Times New Roman" w:hAnsi="Times New Roman"/>
          <w:sz w:val="24"/>
          <w:rtl/>
        </w:rPr>
        <w:t>12%</w:t>
      </w:r>
    </w:p>
    <w:p w14:paraId="669D8488"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ו.</w:t>
      </w:r>
      <w:r w:rsidRPr="001835AB">
        <w:rPr>
          <w:rFonts w:ascii="Times New Roman" w:eastAsia="Times New Roman" w:hAnsi="Times New Roman"/>
          <w:sz w:val="24"/>
          <w:rtl/>
        </w:rPr>
        <w:tab/>
        <w:t>במהלך בצוע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20</w:t>
      </w:r>
      <w:r w:rsidRPr="001835AB">
        <w:rPr>
          <w:rFonts w:ascii="Times New Roman" w:eastAsia="Times New Roman" w:hAnsi="Times New Roman"/>
          <w:sz w:val="24"/>
          <w:rtl/>
        </w:rPr>
        <w:t>%</w:t>
      </w:r>
    </w:p>
    <w:p w14:paraId="43F24E5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ז.</w:t>
      </w:r>
      <w:r w:rsidRPr="001835AB">
        <w:rPr>
          <w:rFonts w:ascii="Times New Roman" w:eastAsia="Times New Roman" w:hAnsi="Times New Roman"/>
          <w:sz w:val="24"/>
          <w:rtl/>
        </w:rPr>
        <w:tab/>
        <w:t xml:space="preserve">לאחר גמר ביצוע העבודות בהתאם לחוזה זה, הפעלת הפרויקט </w:t>
      </w:r>
      <w:r w:rsidRPr="001835AB">
        <w:rPr>
          <w:rFonts w:ascii="Times New Roman" w:eastAsia="Times New Roman" w:hAnsi="Times New Roman"/>
          <w:sz w:val="24"/>
          <w:rtl/>
        </w:rPr>
        <w:tab/>
      </w:r>
    </w:p>
    <w:p w14:paraId="41B43FE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3B03D0F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החשבונות הסופיים בגין העבודות ואישורם על ידי המתכנן והמזמין </w:t>
      </w:r>
    </w:p>
    <w:p w14:paraId="1C7463FB" w14:textId="5AE95CA7" w:rsidR="003F4502" w:rsidDel="002A5AA9" w:rsidRDefault="001835AB" w:rsidP="00600DA0">
      <w:pPr>
        <w:widowControl w:val="0"/>
        <w:spacing w:before="0" w:beforeAutospacing="0" w:after="0" w:afterAutospacing="0" w:line="240" w:lineRule="auto"/>
        <w:ind w:left="720" w:right="-142"/>
        <w:rPr>
          <w:del w:id="73" w:author="Meryl Etman" w:date="2021-05-26T17:37:00Z"/>
          <w:rFonts w:ascii="Times New Roman" w:eastAsia="Times New Roman" w:hAnsi="Times New Roman"/>
          <w:b/>
          <w:bCs/>
          <w:sz w:val="24"/>
          <w:u w:val="single"/>
          <w:rtl/>
        </w:rPr>
      </w:pPr>
      <w:r w:rsidRPr="001835AB">
        <w:rPr>
          <w:rFonts w:ascii="Times New Roman" w:eastAsia="Times New Roman" w:hAnsi="Times New Roman"/>
          <w:sz w:val="24"/>
          <w:rtl/>
        </w:rPr>
        <w:tab/>
        <w:t>וקבלת אישור אכלוס</w:t>
      </w:r>
      <w:r w:rsidRPr="001835AB">
        <w:rPr>
          <w:rFonts w:ascii="Times New Roman" w:eastAsia="Times New Roman" w:hAnsi="Times New Roman" w:hint="cs"/>
          <w:sz w:val="24"/>
          <w:rtl/>
        </w:rPr>
        <w:t xml:space="preserve"> לאח</w:t>
      </w:r>
      <w:r w:rsidRPr="001835AB">
        <w:rPr>
          <w:rFonts w:ascii="Times New Roman" w:eastAsia="Times New Roman" w:hAnsi="Times New Roman" w:hint="eastAsia"/>
          <w:sz w:val="24"/>
          <w:rtl/>
        </w:rPr>
        <w:t>ר</w:t>
      </w:r>
      <w:r w:rsidRPr="001835AB">
        <w:rPr>
          <w:rFonts w:ascii="Times New Roman" w:eastAsia="Times New Roman" w:hAnsi="Times New Roman" w:hint="cs"/>
          <w:sz w:val="24"/>
          <w:rtl/>
        </w:rPr>
        <w:t xml:space="preserve"> קבלת אישור מכון התקנים ומשרד העבודה</w:t>
      </w:r>
      <w:r w:rsidRPr="003F4502">
        <w:rPr>
          <w:rFonts w:ascii="Times New Roman" w:eastAsia="Times New Roman" w:hAnsi="Times New Roman" w:hint="cs"/>
          <w:sz w:val="24"/>
          <w:u w:val="dotted"/>
          <w:rtl/>
        </w:rPr>
        <w:tab/>
      </w:r>
      <w:r w:rsidRPr="001835AB">
        <w:rPr>
          <w:rFonts w:ascii="Times New Roman" w:eastAsia="Times New Roman" w:hAnsi="Times New Roman" w:hint="cs"/>
          <w:sz w:val="24"/>
          <w:rtl/>
        </w:rPr>
        <w:t>10</w:t>
      </w:r>
      <w:r w:rsidRPr="001835AB">
        <w:rPr>
          <w:rFonts w:ascii="Times New Roman" w:eastAsia="Times New Roman" w:hAnsi="Times New Roman"/>
          <w:sz w:val="24"/>
          <w:rtl/>
        </w:rPr>
        <w:t>%</w:t>
      </w:r>
      <w:del w:id="74" w:author="Meryl Etman" w:date="2021-05-26T17:37:00Z">
        <w:r w:rsidRPr="001835AB" w:rsidDel="002A5AA9">
          <w:rPr>
            <w:rFonts w:ascii="Times New Roman" w:eastAsia="Times New Roman" w:hAnsi="Times New Roman"/>
            <w:sz w:val="24"/>
            <w:rtl/>
          </w:rPr>
          <w:tab/>
        </w:r>
        <w:r w:rsidRPr="001835AB" w:rsidDel="002A5AA9">
          <w:rPr>
            <w:rFonts w:ascii="Times New Roman" w:eastAsia="Times New Roman" w:hAnsi="Times New Roman"/>
            <w:sz w:val="24"/>
            <w:rtl/>
          </w:rPr>
          <w:tab/>
        </w:r>
        <w:r w:rsidRPr="001835AB" w:rsidDel="002A5AA9">
          <w:rPr>
            <w:rFonts w:ascii="Times New Roman" w:eastAsia="Times New Roman" w:hAnsi="Times New Roman"/>
            <w:sz w:val="24"/>
            <w:rtl/>
          </w:rPr>
          <w:tab/>
        </w:r>
      </w:del>
    </w:p>
    <w:p w14:paraId="382C5C44" w14:textId="45945FC3" w:rsidR="001835AB" w:rsidRPr="001835AB" w:rsidDel="002A5AA9" w:rsidRDefault="001835AB" w:rsidP="009D773B">
      <w:pPr>
        <w:widowControl w:val="0"/>
        <w:spacing w:before="0" w:beforeAutospacing="0" w:after="0" w:afterAutospacing="0" w:line="240" w:lineRule="auto"/>
        <w:ind w:left="720" w:right="-142"/>
        <w:rPr>
          <w:del w:id="75" w:author="Meryl Etman" w:date="2021-05-26T17:37:00Z"/>
          <w:rFonts w:ascii="Times New Roman" w:eastAsia="Times New Roman" w:hAnsi="Times New Roman"/>
          <w:b/>
          <w:bCs/>
          <w:sz w:val="24"/>
          <w:u w:val="single"/>
          <w:rtl/>
        </w:rPr>
      </w:pPr>
      <w:del w:id="76" w:author="Meryl Etman" w:date="2021-05-26T17:37:00Z">
        <w:r w:rsidRPr="001835AB" w:rsidDel="002A5AA9">
          <w:rPr>
            <w:rFonts w:ascii="Times New Roman" w:eastAsia="Times New Roman" w:hAnsi="Times New Roman"/>
            <w:b/>
            <w:bCs/>
            <w:sz w:val="24"/>
            <w:u w:val="single"/>
            <w:rtl/>
          </w:rPr>
          <w:delText>ל-(זוג) (שלוש) (ארבע) מעליות במבנה חוזר</w:delText>
        </w:r>
      </w:del>
    </w:p>
    <w:p w14:paraId="18DC6C81" w14:textId="682AA7A9" w:rsidR="001835AB" w:rsidRPr="001835AB" w:rsidDel="002A5AA9" w:rsidRDefault="001835AB" w:rsidP="009D773B">
      <w:pPr>
        <w:widowControl w:val="0"/>
        <w:spacing w:before="0" w:beforeAutospacing="0" w:after="0" w:afterAutospacing="0" w:line="240" w:lineRule="auto"/>
        <w:ind w:left="720" w:right="-142"/>
        <w:rPr>
          <w:del w:id="77" w:author="Meryl Etman" w:date="2021-05-26T17:37:00Z"/>
          <w:rFonts w:ascii="Times New Roman" w:eastAsia="Times New Roman" w:hAnsi="Times New Roman"/>
          <w:sz w:val="24"/>
          <w:rtl/>
        </w:rPr>
      </w:pPr>
    </w:p>
    <w:p w14:paraId="5B3B557F" w14:textId="41E748AA" w:rsidR="001835AB" w:rsidRPr="001835AB" w:rsidDel="002A5AA9" w:rsidRDefault="001835AB" w:rsidP="009D773B">
      <w:pPr>
        <w:widowControl w:val="0"/>
        <w:spacing w:before="0" w:beforeAutospacing="0" w:after="0" w:afterAutospacing="0" w:line="240" w:lineRule="auto"/>
        <w:ind w:left="720" w:right="-142"/>
        <w:rPr>
          <w:del w:id="78" w:author="Meryl Etman" w:date="2021-05-26T17:37:00Z"/>
          <w:rFonts w:ascii="Times New Roman" w:eastAsia="Times New Roman" w:hAnsi="Times New Roman"/>
          <w:sz w:val="24"/>
          <w:rtl/>
        </w:rPr>
      </w:pPr>
      <w:del w:id="79" w:author="Meryl Etman" w:date="2021-05-26T17:37:00Z">
        <w:r w:rsidRPr="001835AB" w:rsidDel="002A5AA9">
          <w:rPr>
            <w:rFonts w:ascii="Times New Roman" w:eastAsia="Times New Roman" w:hAnsi="Times New Roman"/>
            <w:sz w:val="24"/>
            <w:rtl/>
          </w:rPr>
          <w:delText>א.</w:delText>
        </w:r>
        <w:r w:rsidRPr="001835AB" w:rsidDel="002A5AA9">
          <w:rPr>
            <w:rFonts w:ascii="Times New Roman" w:eastAsia="Times New Roman" w:hAnsi="Times New Roman"/>
            <w:sz w:val="24"/>
            <w:rtl/>
          </w:rPr>
          <w:tab/>
          <w:delText>לאחר אישור הבקשות להיתרי בניה והוצאת היתר בניה</w:delText>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1835AB" w:rsidDel="002A5AA9">
          <w:rPr>
            <w:rFonts w:ascii="Times New Roman" w:eastAsia="Times New Roman" w:hAnsi="Times New Roman"/>
            <w:sz w:val="24"/>
            <w:rtl/>
          </w:rPr>
          <w:delText>25%</w:delText>
        </w:r>
      </w:del>
    </w:p>
    <w:p w14:paraId="0E4BD1AA" w14:textId="40732B4F" w:rsidR="001835AB" w:rsidRPr="001835AB" w:rsidDel="002A5AA9" w:rsidRDefault="001835AB" w:rsidP="009D773B">
      <w:pPr>
        <w:widowControl w:val="0"/>
        <w:spacing w:before="0" w:beforeAutospacing="0" w:after="0" w:afterAutospacing="0" w:line="240" w:lineRule="auto"/>
        <w:ind w:left="720" w:right="-142"/>
        <w:rPr>
          <w:del w:id="80" w:author="Meryl Etman" w:date="2021-05-26T17:37:00Z"/>
          <w:rFonts w:ascii="Times New Roman" w:eastAsia="Times New Roman" w:hAnsi="Times New Roman"/>
          <w:sz w:val="24"/>
          <w:rtl/>
        </w:rPr>
      </w:pPr>
      <w:del w:id="81" w:author="Meryl Etman" w:date="2021-05-26T17:37:00Z">
        <w:r w:rsidRPr="001835AB" w:rsidDel="002A5AA9">
          <w:rPr>
            <w:rFonts w:ascii="Times New Roman" w:eastAsia="Times New Roman" w:hAnsi="Times New Roman"/>
            <w:sz w:val="24"/>
            <w:rtl/>
          </w:rPr>
          <w:delText>ב.</w:delText>
        </w:r>
        <w:r w:rsidRPr="001835AB" w:rsidDel="002A5AA9">
          <w:rPr>
            <w:rFonts w:ascii="Times New Roman" w:eastAsia="Times New Roman" w:hAnsi="Times New Roman"/>
            <w:sz w:val="24"/>
            <w:rtl/>
          </w:rPr>
          <w:tab/>
          <w:delText>במהלך ביצוע הפיקוח העליון</w:delText>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1835AB" w:rsidDel="002A5AA9">
          <w:rPr>
            <w:rFonts w:ascii="Times New Roman" w:eastAsia="Times New Roman" w:hAnsi="Times New Roman"/>
            <w:sz w:val="24"/>
            <w:rtl/>
          </w:rPr>
          <w:delText>45%</w:delText>
        </w:r>
      </w:del>
    </w:p>
    <w:p w14:paraId="0DB72926" w14:textId="51B32655" w:rsidR="001835AB" w:rsidRPr="001835AB" w:rsidDel="002A5AA9" w:rsidRDefault="001835AB" w:rsidP="009D773B">
      <w:pPr>
        <w:widowControl w:val="0"/>
        <w:spacing w:before="0" w:beforeAutospacing="0" w:after="0" w:afterAutospacing="0" w:line="240" w:lineRule="auto"/>
        <w:ind w:left="720" w:right="-142"/>
        <w:rPr>
          <w:del w:id="82" w:author="Meryl Etman" w:date="2021-05-26T17:37:00Z"/>
          <w:rFonts w:ascii="Times New Roman" w:eastAsia="Times New Roman" w:hAnsi="Times New Roman"/>
          <w:sz w:val="24"/>
          <w:rtl/>
        </w:rPr>
      </w:pPr>
      <w:del w:id="83" w:author="Meryl Etman" w:date="2021-05-26T17:37:00Z">
        <w:r w:rsidRPr="001835AB" w:rsidDel="002A5AA9">
          <w:rPr>
            <w:rFonts w:ascii="Times New Roman" w:eastAsia="Times New Roman" w:hAnsi="Times New Roman"/>
            <w:sz w:val="24"/>
            <w:rtl/>
          </w:rPr>
          <w:delText>ג.</w:delText>
        </w:r>
        <w:r w:rsidRPr="001835AB" w:rsidDel="002A5AA9">
          <w:rPr>
            <w:rFonts w:ascii="Times New Roman" w:eastAsia="Times New Roman" w:hAnsi="Times New Roman"/>
            <w:sz w:val="24"/>
            <w:rtl/>
          </w:rPr>
          <w:tab/>
          <w:delText xml:space="preserve">לאחר גמר ביצוע העבודות בהתאם לחוזה זה, הפעלת הפרויקט </w:delText>
        </w:r>
      </w:del>
    </w:p>
    <w:p w14:paraId="46B247BC" w14:textId="60D26CBC" w:rsidR="001835AB" w:rsidRPr="001835AB" w:rsidDel="002A5AA9" w:rsidRDefault="001835AB">
      <w:pPr>
        <w:widowControl w:val="0"/>
        <w:spacing w:before="0" w:beforeAutospacing="0" w:after="0" w:afterAutospacing="0" w:line="240" w:lineRule="auto"/>
        <w:ind w:left="720" w:right="-142"/>
        <w:rPr>
          <w:del w:id="84" w:author="Meryl Etman" w:date="2021-05-26T17:37:00Z"/>
          <w:rFonts w:ascii="Times New Roman" w:eastAsia="Times New Roman" w:hAnsi="Times New Roman"/>
          <w:sz w:val="24"/>
          <w:rtl/>
        </w:rPr>
        <w:pPrChange w:id="85" w:author="Meryl Etman" w:date="2021-05-26T17:37:00Z">
          <w:pPr>
            <w:widowControl w:val="0"/>
            <w:spacing w:before="0" w:beforeAutospacing="0" w:after="0" w:afterAutospacing="0" w:line="240" w:lineRule="auto"/>
            <w:ind w:left="720" w:right="-142"/>
          </w:pPr>
        </w:pPrChange>
      </w:pPr>
      <w:del w:id="86" w:author="Meryl Etman" w:date="2021-05-26T17:37:00Z">
        <w:r w:rsidRPr="001835AB" w:rsidDel="002A5AA9">
          <w:rPr>
            <w:rFonts w:ascii="Times New Roman" w:eastAsia="Times New Roman" w:hAnsi="Times New Roman"/>
            <w:sz w:val="24"/>
            <w:rtl/>
          </w:rPr>
          <w:tab/>
          <w:delText xml:space="preserve">והמתקן קבלת המערכות וקבלתם על ידי המזמין, ולאחר בדיקת </w:delText>
        </w:r>
      </w:del>
    </w:p>
    <w:p w14:paraId="4076C23A" w14:textId="03A24AAF" w:rsidR="001835AB" w:rsidRPr="001835AB" w:rsidDel="002A5AA9" w:rsidRDefault="001835AB">
      <w:pPr>
        <w:widowControl w:val="0"/>
        <w:spacing w:before="0" w:beforeAutospacing="0" w:after="0" w:afterAutospacing="0" w:line="240" w:lineRule="auto"/>
        <w:ind w:left="720" w:right="-142"/>
        <w:rPr>
          <w:del w:id="87" w:author="Meryl Etman" w:date="2021-05-26T17:37:00Z"/>
          <w:rFonts w:ascii="Times New Roman" w:eastAsia="Times New Roman" w:hAnsi="Times New Roman"/>
          <w:sz w:val="24"/>
          <w:rtl/>
        </w:rPr>
        <w:pPrChange w:id="88" w:author="Meryl Etman" w:date="2021-05-26T17:37:00Z">
          <w:pPr>
            <w:widowControl w:val="0"/>
            <w:spacing w:before="0" w:beforeAutospacing="0" w:after="0" w:afterAutospacing="0" w:line="240" w:lineRule="auto"/>
            <w:ind w:left="720" w:right="-142"/>
          </w:pPr>
        </w:pPrChange>
      </w:pPr>
      <w:del w:id="89" w:author="Meryl Etman" w:date="2021-05-26T17:37:00Z">
        <w:r w:rsidRPr="001835AB" w:rsidDel="002A5AA9">
          <w:rPr>
            <w:rFonts w:ascii="Times New Roman" w:eastAsia="Times New Roman" w:hAnsi="Times New Roman"/>
            <w:sz w:val="24"/>
            <w:rtl/>
          </w:rPr>
          <w:tab/>
          <w:delText>החשבונות הסופיים בגין העבודות ואישורם על ידי המתכנן והמזמין</w:delText>
        </w:r>
      </w:del>
    </w:p>
    <w:p w14:paraId="2705F720" w14:textId="4AD89566" w:rsidR="001835AB" w:rsidRPr="001835AB" w:rsidDel="002A5AA9" w:rsidRDefault="001835AB">
      <w:pPr>
        <w:widowControl w:val="0"/>
        <w:spacing w:before="0" w:beforeAutospacing="0" w:after="0" w:afterAutospacing="0" w:line="240" w:lineRule="auto"/>
        <w:ind w:left="720" w:right="-142"/>
        <w:rPr>
          <w:del w:id="90" w:author="Meryl Etman" w:date="2021-05-26T17:37:00Z"/>
          <w:rFonts w:ascii="Times New Roman" w:eastAsia="Times New Roman" w:hAnsi="Times New Roman"/>
          <w:sz w:val="24"/>
          <w:rtl/>
        </w:rPr>
        <w:pPrChange w:id="91" w:author="Meryl Etman" w:date="2021-05-26T17:37:00Z">
          <w:pPr>
            <w:widowControl w:val="0"/>
            <w:spacing w:before="0" w:beforeAutospacing="0" w:after="0" w:afterAutospacing="0" w:line="240" w:lineRule="auto"/>
            <w:ind w:left="720" w:right="-142"/>
          </w:pPr>
        </w:pPrChange>
      </w:pPr>
      <w:del w:id="92" w:author="Meryl Etman" w:date="2021-05-26T17:37:00Z">
        <w:r w:rsidRPr="001835AB" w:rsidDel="002A5AA9">
          <w:rPr>
            <w:rFonts w:ascii="Times New Roman" w:eastAsia="Times New Roman" w:hAnsi="Times New Roman"/>
            <w:sz w:val="24"/>
            <w:rtl/>
          </w:rPr>
          <w:tab/>
          <w:delText>וקבלת אישור אכלוס</w:delText>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1835AB" w:rsidDel="002A5AA9">
          <w:rPr>
            <w:rFonts w:ascii="Times New Roman" w:eastAsia="Times New Roman" w:hAnsi="Times New Roman"/>
            <w:sz w:val="24"/>
            <w:rtl/>
          </w:rPr>
          <w:delText>25%</w:delText>
        </w:r>
      </w:del>
    </w:p>
    <w:p w14:paraId="2AE6481D" w14:textId="6BD47F45" w:rsidR="001835AB" w:rsidRPr="001835AB" w:rsidDel="002A5AA9" w:rsidRDefault="001835AB">
      <w:pPr>
        <w:widowControl w:val="0"/>
        <w:spacing w:before="0" w:beforeAutospacing="0" w:after="0" w:afterAutospacing="0" w:line="240" w:lineRule="auto"/>
        <w:ind w:left="720" w:right="-142"/>
        <w:rPr>
          <w:del w:id="93" w:author="Meryl Etman" w:date="2021-05-26T17:37:00Z"/>
          <w:rFonts w:ascii="Times New Roman" w:eastAsia="Times New Roman" w:hAnsi="Times New Roman"/>
          <w:sz w:val="24"/>
          <w:rtl/>
        </w:rPr>
        <w:pPrChange w:id="94" w:author="Meryl Etman" w:date="2021-05-26T17:37:00Z">
          <w:pPr>
            <w:widowControl w:val="0"/>
            <w:spacing w:before="0" w:beforeAutospacing="0" w:after="0" w:afterAutospacing="0" w:line="240" w:lineRule="auto"/>
            <w:ind w:left="720" w:right="-142"/>
          </w:pPr>
        </w:pPrChange>
      </w:pPr>
      <w:del w:id="95" w:author="Meryl Etman" w:date="2021-05-26T17:37:00Z">
        <w:r w:rsidRPr="001835AB" w:rsidDel="002A5AA9">
          <w:rPr>
            <w:rFonts w:ascii="Times New Roman" w:eastAsia="Times New Roman" w:hAnsi="Times New Roman"/>
            <w:sz w:val="24"/>
            <w:rtl/>
          </w:rPr>
          <w:delText>ד.</w:delText>
        </w:r>
        <w:r w:rsidRPr="001835AB" w:rsidDel="002A5AA9">
          <w:rPr>
            <w:rFonts w:ascii="Times New Roman" w:eastAsia="Times New Roman" w:hAnsi="Times New Roman"/>
            <w:sz w:val="24"/>
            <w:rtl/>
          </w:rPr>
          <w:tab/>
          <w:delText>לאחר גמר הפיקוח העליון, ת</w:delText>
        </w:r>
        <w:r w:rsidRPr="001835AB" w:rsidDel="002A5AA9">
          <w:rPr>
            <w:rFonts w:ascii="Times New Roman" w:eastAsia="Times New Roman" w:hAnsi="Times New Roman" w:hint="cs"/>
            <w:sz w:val="24"/>
            <w:rtl/>
          </w:rPr>
          <w:delText>י</w:delText>
        </w:r>
        <w:r w:rsidRPr="001835AB" w:rsidDel="002A5AA9">
          <w:rPr>
            <w:rFonts w:ascii="Times New Roman" w:eastAsia="Times New Roman" w:hAnsi="Times New Roman"/>
            <w:sz w:val="24"/>
            <w:rtl/>
          </w:rPr>
          <w:delText>קוני הבדק וקבלת תעודת גמר לפרויקט,</w:delText>
        </w:r>
      </w:del>
    </w:p>
    <w:p w14:paraId="5F6950EE" w14:textId="33701956" w:rsidR="001835AB" w:rsidRPr="001835AB" w:rsidDel="002A5AA9" w:rsidRDefault="001835AB">
      <w:pPr>
        <w:widowControl w:val="0"/>
        <w:spacing w:before="0" w:beforeAutospacing="0" w:after="0" w:afterAutospacing="0" w:line="240" w:lineRule="auto"/>
        <w:ind w:left="720" w:right="-142"/>
        <w:rPr>
          <w:del w:id="96" w:author="Meryl Etman" w:date="2021-05-26T17:37:00Z"/>
          <w:rFonts w:ascii="Times New Roman" w:eastAsia="Times New Roman" w:hAnsi="Times New Roman"/>
          <w:sz w:val="24"/>
          <w:rtl/>
        </w:rPr>
        <w:pPrChange w:id="97" w:author="Meryl Etman" w:date="2021-05-26T17:37:00Z">
          <w:pPr>
            <w:widowControl w:val="0"/>
            <w:spacing w:before="0" w:beforeAutospacing="0" w:after="0" w:afterAutospacing="0" w:line="240" w:lineRule="auto"/>
            <w:ind w:left="720" w:right="-142"/>
          </w:pPr>
        </w:pPrChange>
      </w:pPr>
      <w:del w:id="98" w:author="Meryl Etman" w:date="2021-05-26T17:37:00Z">
        <w:r w:rsidRPr="001835AB" w:rsidDel="002A5AA9">
          <w:rPr>
            <w:rFonts w:ascii="Times New Roman" w:eastAsia="Times New Roman" w:hAnsi="Times New Roman"/>
            <w:sz w:val="24"/>
            <w:rtl/>
          </w:rPr>
          <w:tab/>
          <w:delText>אשור המתכנן בכתב להשלמת הפרויקט בהתאם לתכניותיו לתקנים</w:delText>
        </w:r>
      </w:del>
    </w:p>
    <w:p w14:paraId="6652B6D7" w14:textId="3FA2A93A" w:rsidR="001835AB" w:rsidRPr="001835AB" w:rsidRDefault="001835AB">
      <w:pPr>
        <w:widowControl w:val="0"/>
        <w:spacing w:before="0" w:beforeAutospacing="0" w:after="0" w:afterAutospacing="0" w:line="240" w:lineRule="auto"/>
        <w:ind w:left="720" w:right="-142"/>
        <w:rPr>
          <w:rFonts w:ascii="Times New Roman" w:eastAsia="Times New Roman" w:hAnsi="Times New Roman"/>
          <w:sz w:val="24"/>
          <w:rtl/>
        </w:rPr>
        <w:pPrChange w:id="99" w:author="Meryl Etman" w:date="2021-05-26T17:37:00Z">
          <w:pPr>
            <w:widowControl w:val="0"/>
            <w:spacing w:before="0" w:beforeAutospacing="0" w:after="0" w:afterAutospacing="0" w:line="240" w:lineRule="auto"/>
            <w:ind w:left="720" w:right="-142"/>
          </w:pPr>
        </w:pPrChange>
      </w:pPr>
      <w:del w:id="100" w:author="Meryl Etman" w:date="2021-05-26T17:37:00Z">
        <w:r w:rsidRPr="001835AB" w:rsidDel="002A5AA9">
          <w:rPr>
            <w:rFonts w:ascii="Times New Roman" w:eastAsia="Times New Roman" w:hAnsi="Times New Roman"/>
            <w:sz w:val="24"/>
            <w:rtl/>
          </w:rPr>
          <w:tab/>
          <w:delText>מחייבים ולשביעות רצונו</w:delText>
        </w:r>
        <w:r w:rsidRPr="001835AB" w:rsidDel="002A5AA9">
          <w:rPr>
            <w:rFonts w:ascii="Times New Roman" w:eastAsia="Times New Roman" w:hAnsi="Times New Roman"/>
            <w:sz w:val="24"/>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3F4502" w:rsidDel="002A5AA9">
          <w:rPr>
            <w:rFonts w:ascii="Times New Roman" w:eastAsia="Times New Roman" w:hAnsi="Times New Roman"/>
            <w:sz w:val="24"/>
            <w:u w:val="dotted"/>
            <w:rtl/>
          </w:rPr>
          <w:tab/>
        </w:r>
        <w:r w:rsidRPr="001835AB" w:rsidDel="002A5AA9">
          <w:rPr>
            <w:rFonts w:ascii="Times New Roman" w:eastAsia="Times New Roman" w:hAnsi="Times New Roman"/>
            <w:sz w:val="24"/>
            <w:rtl/>
          </w:rPr>
          <w:delText>5%</w:delText>
        </w:r>
      </w:del>
    </w:p>
    <w:p w14:paraId="0E3D4407"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5F6785ED"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2189B695" w14:textId="65DEFB9D" w:rsidR="002F2747" w:rsidRDefault="001835AB" w:rsidP="00600DA0">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2F2747">
        <w:rPr>
          <w:rFonts w:ascii="Times New Roman" w:eastAsia="Times New Roman" w:hAnsi="Times New Roman"/>
          <w:sz w:val="24"/>
          <w:rtl/>
          <w:lang w:eastAsia="he-IL"/>
        </w:rPr>
        <w:t xml:space="preserve">המתכנן יגיש חשבון לא יותר מאשר פעם בחודש. </w:t>
      </w:r>
      <w:del w:id="101" w:author="Meryl Etman" w:date="2021-05-26T17:37:00Z">
        <w:r w:rsidRPr="002F2747" w:rsidDel="002A5AA9">
          <w:rPr>
            <w:rFonts w:ascii="Times New Roman" w:eastAsia="Times New Roman" w:hAnsi="Times New Roman"/>
            <w:sz w:val="24"/>
            <w:rtl/>
            <w:lang w:eastAsia="he-IL"/>
          </w:rPr>
          <w:delText>לכל חשבון יצרף המתכנן אישור מאת חברת הביטוח על קיומם של הביטוחים המפורטים בחוזה בנוסח המצ"ב כנספח ז' לחוזה.</w:delText>
        </w:r>
      </w:del>
    </w:p>
    <w:p w14:paraId="3B2E31AB" w14:textId="77777777" w:rsidR="001835AB" w:rsidRP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rtl/>
          <w:lang w:eastAsia="he-IL"/>
        </w:rPr>
      </w:pPr>
      <w:r w:rsidRPr="002F2747">
        <w:rPr>
          <w:rFonts w:ascii="Times New Roman" w:eastAsia="Times New Roman" w:hAnsi="Times New Roman"/>
          <w:sz w:val="24"/>
          <w:rtl/>
          <w:lang w:eastAsia="he-IL"/>
        </w:rPr>
        <w:t xml:space="preserve">המזמין ישלם את שכר המתכנן תוך </w:t>
      </w:r>
      <w:r w:rsidRPr="002F2747">
        <w:rPr>
          <w:rFonts w:ascii="Times New Roman" w:eastAsia="Times New Roman" w:hAnsi="Times New Roman"/>
          <w:sz w:val="24"/>
          <w:rtl/>
        </w:rPr>
        <w:t>60</w:t>
      </w:r>
      <w:r w:rsidRPr="002F2747">
        <w:rPr>
          <w:rFonts w:ascii="Times New Roman" w:eastAsia="Times New Roman" w:hAnsi="Times New Roman"/>
          <w:sz w:val="24"/>
          <w:rtl/>
          <w:lang w:eastAsia="he-IL"/>
        </w:rPr>
        <w:t xml:space="preserve"> יום מתאריך אישור החשבון ע"י המנהל.</w:t>
      </w:r>
    </w:p>
    <w:p w14:paraId="76344828"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4EC11AF8"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6134806C"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362F9164"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59E98138"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6E0F1DA7"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54F1877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r w:rsidRPr="001835AB">
        <w:rPr>
          <w:rFonts w:ascii="Times New Roman" w:eastAsia="Times New Roman" w:hAnsi="Times New Roman"/>
          <w:b/>
          <w:bCs/>
          <w:sz w:val="24"/>
          <w:u w:val="single"/>
          <w:rtl/>
          <w:lang w:eastAsia="he-IL"/>
        </w:rPr>
        <w:br w:type="page"/>
      </w:r>
    </w:p>
    <w:p w14:paraId="50E73E3E"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r w:rsidRPr="009E2846">
        <w:rPr>
          <w:rFonts w:ascii="Times New Roman" w:eastAsia="Times New Roman" w:hAnsi="Times New Roman" w:hint="cs"/>
          <w:bCs/>
          <w:sz w:val="20"/>
          <w:u w:val="single"/>
          <w:rtl/>
          <w:lang w:eastAsia="he-IL"/>
        </w:rPr>
        <w:lastRenderedPageBreak/>
        <w:t>נספח "ו''</w:t>
      </w:r>
    </w:p>
    <w:p w14:paraId="524BB214" w14:textId="254FE649" w:rsidR="009E2846" w:rsidRPr="009E2846" w:rsidRDefault="009E2846" w:rsidP="009E2846">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B0DEDF3A4B70409DA9BD05A9AD7251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25T00:00:00Z">
            <w:dateFormat w:val="dd/MM/yyyy"/>
            <w:lid w:val="he-IL"/>
            <w:storeMappedDataAs w:val="dateTime"/>
            <w:calendar w:val="gregorian"/>
          </w:date>
        </w:sdtPr>
        <w:sdtEndPr>
          <w:rPr>
            <w:rFonts w:hint="cs"/>
          </w:rPr>
        </w:sdtEndPr>
        <w:sdtContent>
          <w:ins w:id="102" w:author="Meryl Etman" w:date="2021-09-02T12:03:00Z">
            <w:r w:rsidR="00845BD9">
              <w:rPr>
                <w:rFonts w:ascii="Times New Roman" w:eastAsia="Times New Roman" w:hAnsi="Times New Roman" w:hint="cs"/>
                <w:color w:val="008000"/>
                <w:sz w:val="24"/>
                <w:rtl/>
                <w:lang w:eastAsia="he-IL"/>
              </w:rPr>
              <w:t>‏25/08/2021</w:t>
            </w:r>
          </w:ins>
        </w:sdtContent>
      </w:sdt>
      <w:r w:rsidRPr="009E2846">
        <w:rPr>
          <w:rFonts w:ascii="Times New Roman" w:eastAsia="Times New Roman" w:hAnsi="Times New Roman" w:hint="cs"/>
          <w:bCs/>
          <w:color w:val="FF0000"/>
          <w:sz w:val="24"/>
          <w:rtl/>
          <w:lang w:eastAsia="he-IL"/>
        </w:rPr>
        <w:br/>
      </w:r>
    </w:p>
    <w:p w14:paraId="3CFB9623"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B96535F2EC8E4A54A7A080923C431A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ABB93A2" w14:textId="5D63EC0D" w:rsidR="009E2846" w:rsidRPr="009E2846" w:rsidRDefault="009A5484">
          <w:pPr>
            <w:widowControl w:val="0"/>
            <w:spacing w:before="0" w:beforeAutospacing="0" w:after="0" w:afterAutospacing="0" w:line="240" w:lineRule="auto"/>
            <w:rPr>
              <w:rFonts w:ascii="Times New Roman" w:eastAsia="Times New Roman" w:hAnsi="Times New Roman"/>
              <w:color w:val="008000"/>
              <w:sz w:val="24"/>
              <w:rtl/>
              <w:lang w:eastAsia="he-IL"/>
            </w:rPr>
            <w:pPrChange w:id="103" w:author="Meryl Etman" w:date="2021-05-26T17:37:00Z">
              <w:pPr>
                <w:widowControl w:val="0"/>
                <w:spacing w:before="0" w:beforeAutospacing="0" w:after="0" w:afterAutospacing="0" w:line="240" w:lineRule="auto"/>
                <w:jc w:val="both"/>
              </w:pPr>
            </w:pPrChange>
          </w:pPr>
          <w:ins w:id="104" w:author="Meryl Etman" w:date="2021-05-26T17:27:00Z">
            <w:r>
              <w:rPr>
                <w:rFonts w:ascii="Times New Roman" w:eastAsia="Times New Roman" w:hAnsi="Times New Roman"/>
                <w:color w:val="008000"/>
                <w:sz w:val="24"/>
                <w:rtl/>
                <w:lang w:eastAsia="he-IL"/>
              </w:rPr>
              <w:br/>
              <w:t>אפריקה ישראל מגורים בע"מ וישראל אדלר ובנו חברה להשקעות בע"מ</w:t>
            </w:r>
            <w:r>
              <w:rPr>
                <w:rFonts w:ascii="Times New Roman" w:eastAsia="Times New Roman" w:hAnsi="Times New Roman"/>
                <w:color w:val="008000"/>
                <w:sz w:val="24"/>
                <w:rtl/>
                <w:lang w:eastAsia="he-IL"/>
              </w:rPr>
              <w:br/>
              <w:t>יוני נתניהו 1 ג' אור יהודה</w:t>
            </w:r>
            <w:r>
              <w:rPr>
                <w:rFonts w:ascii="Times New Roman" w:eastAsia="Times New Roman" w:hAnsi="Times New Roman"/>
                <w:color w:val="008000"/>
                <w:sz w:val="24"/>
                <w:rtl/>
                <w:lang w:eastAsia="he-IL"/>
              </w:rPr>
              <w:br/>
              <w:t>558075404</w:t>
            </w:r>
            <w:r>
              <w:rPr>
                <w:rFonts w:ascii="Times New Roman" w:eastAsia="Times New Roman" w:hAnsi="Times New Roman"/>
                <w:color w:val="008000"/>
                <w:sz w:val="24"/>
                <w:rtl/>
                <w:lang w:eastAsia="he-IL"/>
              </w:rPr>
              <w:br/>
            </w:r>
          </w:ins>
        </w:p>
      </w:sdtContent>
    </w:sdt>
    <w:p w14:paraId="291B7C4E"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1E7C76A2" w14:textId="77777777" w:rsidR="009E2846" w:rsidRPr="009E2846" w:rsidDel="002A5AA9" w:rsidRDefault="009E2846" w:rsidP="009E2846">
      <w:pPr>
        <w:widowControl w:val="0"/>
        <w:spacing w:before="0" w:beforeAutospacing="0" w:after="0" w:afterAutospacing="0" w:line="240" w:lineRule="auto"/>
        <w:jc w:val="both"/>
        <w:rPr>
          <w:del w:id="105" w:author="Meryl Etman" w:date="2021-05-26T17:38:00Z"/>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w:t>
      </w:r>
    </w:p>
    <w:p w14:paraId="27DFE478" w14:textId="77777777" w:rsidR="009E2846" w:rsidRPr="009E2846" w:rsidRDefault="009E2846" w:rsidP="00600DA0">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534C8B3C" w14:textId="77777777" w:rsidR="009E2846" w:rsidRPr="009E2846" w:rsidRDefault="009E2846" w:rsidP="009E2846">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9E2846">
        <w:rPr>
          <w:rFonts w:ascii="Times New Roman" w:eastAsia="Times New Roman" w:hAnsi="Times New Roman" w:hint="cs"/>
          <w:bCs/>
          <w:sz w:val="24"/>
          <w:u w:val="single"/>
          <w:rtl/>
          <w:lang w:eastAsia="he-IL"/>
        </w:rPr>
        <w:t>הצהרה והתחייבות לשמירת סודיות</w:t>
      </w:r>
    </w:p>
    <w:p w14:paraId="3A866D1D"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p>
    <w:p w14:paraId="5214D617" w14:textId="75CD6315"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2ED9ACFB8CD3442A972976D19B7A6C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6" w:author="Meryl Etman" w:date="2021-05-26T17:28:00Z">
            <w:r w:rsidR="009A5484">
              <w:rPr>
                <w:rFonts w:ascii="Times New Roman" w:eastAsia="Times New Roman" w:hAnsi="Times New Roman"/>
                <w:color w:val="008000"/>
                <w:sz w:val="24"/>
                <w:rtl/>
                <w:lang w:eastAsia="he-IL"/>
              </w:rPr>
              <w:t>לוסטיג ויתקין יועצים בע"מ</w:t>
            </w:r>
          </w:ins>
        </w:sdtContent>
      </w:sdt>
      <w:r w:rsidRPr="009E2846">
        <w:rPr>
          <w:rFonts w:ascii="Times New Roman" w:eastAsia="Times New Roman" w:hAnsi="Times New Roman" w:hint="cs"/>
          <w:sz w:val="24"/>
          <w:rtl/>
          <w:lang w:eastAsia="he-IL"/>
        </w:rPr>
        <w:t xml:space="preserve"> / הפועל בשם חברת </w:t>
      </w:r>
      <w:r w:rsidRPr="009E2846">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8A0B84AD49404A68886CE829684489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7" w:author="Meryl Etman" w:date="2021-05-26T17:28:00Z">
            <w:r w:rsidR="009A5484">
              <w:rPr>
                <w:rFonts w:ascii="Times New Roman" w:eastAsia="Times New Roman" w:hAnsi="Times New Roman"/>
                <w:color w:val="008000"/>
                <w:sz w:val="24"/>
                <w:rtl/>
                <w:lang w:eastAsia="he-IL"/>
              </w:rPr>
              <w:t>לוסטיג ויתקין יועצים בע"מ</w:t>
            </w:r>
          </w:ins>
        </w:sdtContent>
      </w:sdt>
      <w:r w:rsidRPr="009E2846">
        <w:rPr>
          <w:rFonts w:ascii="Times New Roman" w:eastAsia="Times New Roman" w:hAnsi="Times New Roman" w:hint="cs"/>
          <w:bCs/>
          <w:sz w:val="24"/>
          <w:rtl/>
          <w:lang w:eastAsia="he-IL"/>
        </w:rPr>
        <w:t xml:space="preserve"> /</w:t>
      </w:r>
      <w:r w:rsidRPr="009E2846">
        <w:rPr>
          <w:rFonts w:ascii="Times New Roman" w:eastAsia="Times New Roman" w:hAnsi="Times New Roman" w:hint="cs"/>
          <w:sz w:val="24"/>
          <w:rtl/>
          <w:lang w:eastAsia="he-IL"/>
        </w:rPr>
        <w:t xml:space="preserve"> המספק שירותים לחברת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36271808A6C94BC3A42F6D43B39727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8" w:author="Meryl Etman" w:date="2021-05-26T17:28:00Z">
            <w:r w:rsidR="009A5484">
              <w:rPr>
                <w:rFonts w:ascii="Times New Roman" w:eastAsia="Times New Roman" w:hAnsi="Times New Roman"/>
                <w:color w:val="008000"/>
                <w:sz w:val="24"/>
                <w:rtl/>
                <w:lang w:eastAsia="he-IL"/>
              </w:rPr>
              <w:t>לוסטיג ויתקין יועצים בע"מ</w:t>
            </w:r>
          </w:ins>
        </w:sdtContent>
      </w:sdt>
      <w:r w:rsidRPr="009E2846">
        <w:rPr>
          <w:rFonts w:ascii="Times New Roman" w:eastAsia="Times New Roman" w:hAnsi="Times New Roman" w:hint="cs"/>
          <w:sz w:val="24"/>
          <w:rtl/>
          <w:lang w:eastAsia="he-IL"/>
        </w:rPr>
        <w:t xml:space="preserve"> *,מצהיר בזאת ומתחייב כלפיכם כדלקמן:</w:t>
      </w:r>
    </w:p>
    <w:p w14:paraId="0466010F"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5843419D" w14:textId="781F3E1F"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6544B0C8030D49628507D044F23526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9" w:author="Meryl Etman" w:date="2021-05-26T17:28:00Z">
            <w:r w:rsidR="009A5484">
              <w:rPr>
                <w:rFonts w:ascii="Times New Roman" w:eastAsia="Times New Roman" w:hAnsi="Times New Roman"/>
                <w:color w:val="008000"/>
                <w:sz w:val="24"/>
                <w:rtl/>
                <w:lang w:eastAsia="he-IL"/>
              </w:rPr>
              <w:t>לוסטיג ויתקין יועצים בע"מ</w:t>
            </w:r>
          </w:ins>
        </w:sdtContent>
      </w:sdt>
      <w:r w:rsidRPr="009E2846">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F98F5113FA6F4C58B92A2215E9F15D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hint="cs"/>
              <w:bCs/>
              <w:color w:val="00B0F0"/>
              <w:sz w:val="24"/>
              <w:rtl/>
              <w:lang w:eastAsia="he-IL"/>
            </w:rPr>
            <w:t>מתכנן מעליות</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41AAE38D82274D30B8656CDA14B89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10" w:author="Meryl Etman" w:date="2021-05-26T17:25:00Z">
            <w:r w:rsidR="009A5484">
              <w:rPr>
                <w:rFonts w:ascii="Times New Roman" w:eastAsia="Times New Roman" w:hAnsi="Times New Roman" w:hint="cs"/>
                <w:bCs/>
                <w:color w:val="008000"/>
                <w:sz w:val="24"/>
                <w:rtl/>
                <w:lang w:eastAsia="he-IL"/>
              </w:rPr>
              <w:t>סביוני נצר סירני - בניין 31</w:t>
            </w:r>
          </w:ins>
        </w:sdtContent>
      </w:sdt>
      <w:r w:rsidRPr="009E2846">
        <w:rPr>
          <w:rFonts w:ascii="Times New Roman" w:eastAsia="Times New Roman" w:hAnsi="Times New Roman" w:hint="cs"/>
          <w:color w:val="008000"/>
          <w:sz w:val="24"/>
          <w:rtl/>
          <w:lang w:eastAsia="he-IL"/>
        </w:rPr>
        <w:t>.</w:t>
      </w:r>
    </w:p>
    <w:p w14:paraId="27390179"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50FA45D7" w14:textId="424AFBC7" w:rsidR="009E2846" w:rsidRPr="009E2846" w:rsidDel="002A5AA9" w:rsidRDefault="009E2846" w:rsidP="009E2846">
      <w:pPr>
        <w:widowControl w:val="0"/>
        <w:numPr>
          <w:ilvl w:val="0"/>
          <w:numId w:val="11"/>
        </w:numPr>
        <w:tabs>
          <w:tab w:val="num" w:pos="515"/>
        </w:tabs>
        <w:spacing w:before="0" w:beforeAutospacing="0" w:after="0" w:afterAutospacing="0" w:line="360" w:lineRule="auto"/>
        <w:ind w:left="515" w:hanging="515"/>
        <w:jc w:val="both"/>
        <w:rPr>
          <w:del w:id="111" w:author="Meryl Etman" w:date="2021-05-26T17:38:00Z"/>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55BE7BBF8A554738BCBDA45FE2FF3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2" w:author="Meryl Etman" w:date="2021-05-26T17:28:00Z">
            <w:r w:rsidR="009A5484">
              <w:rPr>
                <w:rFonts w:ascii="Times New Roman" w:eastAsia="Times New Roman" w:hAnsi="Times New Roman"/>
                <w:color w:val="008000"/>
                <w:sz w:val="24"/>
                <w:rtl/>
                <w:lang w:eastAsia="he-IL"/>
              </w:rPr>
              <w:t>לוסטיג ויתקין יועצים בע"מ</w:t>
            </w:r>
          </w:ins>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עשוי להגיע לרשותי מידע חסוי כמוגדר להלן:</w:t>
      </w:r>
    </w:p>
    <w:p w14:paraId="2C561C81" w14:textId="77777777" w:rsidR="009E2846" w:rsidRPr="002A5AA9" w:rsidRDefault="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Change w:id="113" w:author="Meryl Etman" w:date="2021-05-26T17:38:00Z">
          <w:pPr>
            <w:widowControl w:val="0"/>
            <w:tabs>
              <w:tab w:val="right" w:pos="2216"/>
            </w:tabs>
            <w:spacing w:before="0" w:beforeAutospacing="0" w:after="0" w:afterAutospacing="0" w:line="360" w:lineRule="auto"/>
            <w:jc w:val="both"/>
          </w:pPr>
        </w:pPrChange>
      </w:pPr>
    </w:p>
    <w:p w14:paraId="7E903AB4" w14:textId="2FCC8327" w:rsidR="009E2846" w:rsidRPr="009E2846" w:rsidRDefault="009E2846" w:rsidP="009E2846">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ab/>
        <w:t>"</w:t>
      </w:r>
      <w:r w:rsidRPr="009E2846">
        <w:rPr>
          <w:rFonts w:ascii="Times New Roman" w:eastAsia="Times New Roman" w:hAnsi="Times New Roman" w:hint="cs"/>
          <w:b/>
          <w:bCs/>
          <w:sz w:val="24"/>
          <w:rtl/>
          <w:lang w:eastAsia="he-IL"/>
        </w:rPr>
        <w:t>מידע חסוי</w:t>
      </w:r>
      <w:r w:rsidRPr="009E2846">
        <w:rPr>
          <w:rFonts w:ascii="Times New Roman" w:eastAsia="Times New Roman" w:hAnsi="Times New Roman" w:hint="cs"/>
          <w:sz w:val="24"/>
          <w:rtl/>
          <w:lang w:eastAsia="he-IL"/>
        </w:rPr>
        <w:t>"-</w:t>
      </w:r>
      <w:r w:rsidRPr="009E2846">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189A358B826479CBC7BEA48437539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4" w:author="Meryl Etman" w:date="2021-05-26T17:28:00Z">
            <w:r w:rsidR="009A5484">
              <w:rPr>
                <w:rFonts w:ascii="Times New Roman" w:eastAsia="Times New Roman" w:hAnsi="Times New Roman"/>
                <w:color w:val="008000"/>
                <w:sz w:val="24"/>
                <w:rtl/>
                <w:lang w:eastAsia="he-IL"/>
              </w:rPr>
              <w:t>לוסטיג ויתקין יועצים בע"מ</w:t>
            </w:r>
          </w:ins>
        </w:sdtContent>
      </w:sdt>
      <w:r w:rsidRPr="009E2846">
        <w:rPr>
          <w:rFonts w:ascii="Times New Roman" w:eastAsia="Times New Roman" w:hAnsi="Times New Roman"/>
          <w:bCs/>
          <w:color w:val="008000"/>
          <w:sz w:val="24"/>
          <w:lang w:eastAsia="he-IL"/>
        </w:rPr>
        <w:t xml:space="preserve"> </w:t>
      </w:r>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color w:val="008000"/>
          <w:sz w:val="24"/>
          <w:rtl/>
          <w:lang w:eastAsia="he-IL"/>
        </w:rPr>
        <w:t>.</w:t>
      </w:r>
    </w:p>
    <w:p w14:paraId="7E291448"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08FC08F8"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47F0BA7B"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792ED6D9"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4F53EB1"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1F72C985"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11A9B628"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36BDD0E8"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lastRenderedPageBreak/>
        <w:t>בכבוד רב,</w:t>
      </w:r>
    </w:p>
    <w:p w14:paraId="2B042CD9" w14:textId="520A4328" w:rsidR="009E2846" w:rsidRPr="009E2846" w:rsidDel="002A5AA9" w:rsidRDefault="009E2846" w:rsidP="009E2846">
      <w:pPr>
        <w:widowControl w:val="0"/>
        <w:spacing w:before="0" w:beforeAutospacing="0" w:after="0" w:afterAutospacing="0" w:line="360" w:lineRule="auto"/>
        <w:ind w:left="5040"/>
        <w:jc w:val="both"/>
        <w:rPr>
          <w:del w:id="115" w:author="Meryl Etman" w:date="2021-05-26T17:38:00Z"/>
          <w:rFonts w:ascii="Times New Roman" w:eastAsia="Times New Roman" w:hAnsi="Times New Roman"/>
          <w:sz w:val="24"/>
          <w:rtl/>
          <w:lang w:eastAsia="he-IL"/>
        </w:rPr>
      </w:pPr>
    </w:p>
    <w:p w14:paraId="5A394F21"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639D9E12" w14:textId="4811DD49"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del w:id="116" w:author="Meryl Etman" w:date="2021-05-26T17:38:00Z">
        <w:r w:rsidRPr="009E2846" w:rsidDel="002A5AA9">
          <w:rPr>
            <w:rFonts w:ascii="Times New Roman" w:eastAsia="Times New Roman" w:hAnsi="Times New Roman" w:hint="cs"/>
            <w:color w:val="00B0F0"/>
            <w:sz w:val="24"/>
            <w:rtl/>
            <w:lang w:eastAsia="he-IL"/>
          </w:rPr>
          <w:delText xml:space="preserve">           </w:delText>
        </w:r>
      </w:del>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61101281E0C2497FB4987BC366902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7" w:author="Meryl Etman" w:date="2021-05-26T17:28:00Z">
            <w:r w:rsidR="009A5484">
              <w:rPr>
                <w:rFonts w:ascii="Times New Roman" w:eastAsia="Times New Roman" w:hAnsi="Times New Roman"/>
                <w:color w:val="00B0F0"/>
                <w:sz w:val="20"/>
                <w:u w:val="single"/>
                <w:rtl/>
                <w:lang w:eastAsia="he-IL"/>
              </w:rPr>
              <w:t>לוסטיג ויתקין יועצים בע"מ</w:t>
            </w:r>
          </w:ins>
        </w:sdtContent>
      </w:sdt>
    </w:p>
    <w:p w14:paraId="30C606C3"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37FE21BC"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שם:____________</w:t>
      </w:r>
    </w:p>
    <w:p w14:paraId="2B60FA4C"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ת.ז:____________</w:t>
      </w:r>
    </w:p>
    <w:p w14:paraId="426EF6A6"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כתובת:__________</w:t>
      </w:r>
    </w:p>
    <w:p w14:paraId="35F90B42" w14:textId="77777777" w:rsidR="009E2846" w:rsidRPr="009E2846" w:rsidRDefault="009E2846" w:rsidP="009E2846">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2A5AA9">
        <w:rPr>
          <w:rFonts w:ascii="Times New Roman" w:eastAsia="Times New Roman" w:hAnsi="Times New Roman"/>
          <w:sz w:val="24"/>
          <w:rtl/>
          <w:lang w:eastAsia="he-IL"/>
          <w:rPrChange w:id="118" w:author="Meryl Etman" w:date="2021-05-26T17:39:00Z">
            <w:rPr>
              <w:rFonts w:ascii="Times New Roman" w:eastAsia="Times New Roman" w:hAnsi="Times New Roman"/>
              <w:sz w:val="24"/>
              <w:highlight w:val="yellow"/>
              <w:rtl/>
              <w:lang w:eastAsia="he-IL"/>
            </w:rPr>
          </w:rPrChange>
        </w:rPr>
        <w:t xml:space="preserve">*מחק </w:t>
      </w:r>
      <w:r w:rsidRPr="002A5AA9">
        <w:rPr>
          <w:rFonts w:ascii="Times New Roman" w:eastAsia="Times New Roman" w:hAnsi="Times New Roman" w:hint="eastAsia"/>
          <w:sz w:val="24"/>
          <w:rtl/>
          <w:lang w:eastAsia="he-IL"/>
          <w:rPrChange w:id="119" w:author="Meryl Etman" w:date="2021-05-26T17:39:00Z">
            <w:rPr>
              <w:rFonts w:ascii="Times New Roman" w:eastAsia="Times New Roman" w:hAnsi="Times New Roman" w:hint="eastAsia"/>
              <w:sz w:val="24"/>
              <w:highlight w:val="yellow"/>
              <w:rtl/>
              <w:lang w:eastAsia="he-IL"/>
            </w:rPr>
          </w:rPrChange>
        </w:rPr>
        <w:t>את</w:t>
      </w:r>
      <w:r w:rsidRPr="002A5AA9">
        <w:rPr>
          <w:rFonts w:ascii="Times New Roman" w:eastAsia="Times New Roman" w:hAnsi="Times New Roman"/>
          <w:sz w:val="24"/>
          <w:rtl/>
          <w:lang w:eastAsia="he-IL"/>
          <w:rPrChange w:id="120" w:author="Meryl Etman" w:date="2021-05-26T17:39:00Z">
            <w:rPr>
              <w:rFonts w:ascii="Times New Roman" w:eastAsia="Times New Roman" w:hAnsi="Times New Roman"/>
              <w:sz w:val="24"/>
              <w:highlight w:val="yellow"/>
              <w:rtl/>
              <w:lang w:eastAsia="he-IL"/>
            </w:rPr>
          </w:rPrChange>
        </w:rPr>
        <w:t xml:space="preserve"> </w:t>
      </w:r>
      <w:r w:rsidRPr="002A5AA9">
        <w:rPr>
          <w:rFonts w:ascii="Times New Roman" w:eastAsia="Times New Roman" w:hAnsi="Times New Roman" w:hint="eastAsia"/>
          <w:sz w:val="24"/>
          <w:rtl/>
          <w:lang w:eastAsia="he-IL"/>
          <w:rPrChange w:id="121" w:author="Meryl Etman" w:date="2021-05-26T17:39:00Z">
            <w:rPr>
              <w:rFonts w:ascii="Times New Roman" w:eastAsia="Times New Roman" w:hAnsi="Times New Roman" w:hint="eastAsia"/>
              <w:sz w:val="24"/>
              <w:highlight w:val="yellow"/>
              <w:rtl/>
              <w:lang w:eastAsia="he-IL"/>
            </w:rPr>
          </w:rPrChange>
        </w:rPr>
        <w:t>המיותר</w:t>
      </w:r>
    </w:p>
    <w:p w14:paraId="2E31AB5C"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9E2846">
        <w:rPr>
          <w:rFonts w:ascii="Times New Roman" w:eastAsia="Times New Roman" w:hAnsi="Times New Roman" w:hint="cs"/>
          <w:bCs/>
          <w:sz w:val="24"/>
          <w:u w:val="single"/>
          <w:rtl/>
          <w:lang w:eastAsia="he-IL"/>
        </w:rPr>
        <w:br w:type="page"/>
      </w:r>
    </w:p>
    <w:p w14:paraId="4287ADBB" w14:textId="77777777" w:rsidR="00740118" w:rsidRPr="00740118" w:rsidRDefault="00740118" w:rsidP="00740118">
      <w:pPr>
        <w:spacing w:before="0" w:beforeAutospacing="0" w:after="0" w:afterAutospacing="0" w:line="240" w:lineRule="auto"/>
        <w:jc w:val="center"/>
        <w:rPr>
          <w:rFonts w:ascii="Times New Roman" w:eastAsia="Times New Roman" w:hAnsi="Times New Roman"/>
          <w:sz w:val="20"/>
          <w:lang w:eastAsia="he-IL"/>
        </w:rPr>
      </w:pPr>
      <w:r w:rsidRPr="00740118">
        <w:rPr>
          <w:rFonts w:ascii="Times New Roman" w:eastAsia="Times New Roman" w:hAnsi="Times New Roman" w:hint="cs"/>
          <w:bCs/>
          <w:sz w:val="20"/>
          <w:u w:val="single"/>
          <w:rtl/>
          <w:lang w:eastAsia="he-IL"/>
        </w:rPr>
        <w:lastRenderedPageBreak/>
        <w:t>נספח "ז''</w:t>
      </w:r>
    </w:p>
    <w:p w14:paraId="6A20B972" w14:textId="77777777" w:rsidR="00740118" w:rsidRPr="00740118" w:rsidRDefault="00740118" w:rsidP="00740118">
      <w:pPr>
        <w:widowControl w:val="0"/>
        <w:spacing w:before="0" w:beforeAutospacing="0" w:after="0" w:afterAutospacing="0" w:line="240" w:lineRule="auto"/>
        <w:jc w:val="center"/>
        <w:rPr>
          <w:rFonts w:ascii="David" w:eastAsia="Times New Roman" w:hAnsi="David"/>
          <w:sz w:val="24"/>
          <w:lang w:eastAsia="he-IL"/>
        </w:rPr>
      </w:pPr>
    </w:p>
    <w:p w14:paraId="04773471" w14:textId="77777777" w:rsidR="00740118" w:rsidRPr="00740118" w:rsidRDefault="00740118" w:rsidP="00740118">
      <w:pPr>
        <w:widowControl w:val="0"/>
        <w:bidi w:val="0"/>
        <w:spacing w:before="0" w:beforeAutospacing="0" w:after="0" w:afterAutospacing="0" w:line="240" w:lineRule="auto"/>
        <w:jc w:val="center"/>
        <w:rPr>
          <w:rFonts w:eastAsia="Times New Roman"/>
          <w:bCs/>
          <w:sz w:val="24"/>
          <w:u w:val="single"/>
          <w:rtl/>
          <w:lang w:eastAsia="he-IL"/>
        </w:rPr>
      </w:pPr>
      <w:r w:rsidRPr="00740118">
        <w:rPr>
          <w:rFonts w:ascii="David" w:eastAsia="Times New Roman" w:hAnsi="David" w:hint="cs"/>
          <w:bCs/>
          <w:sz w:val="24"/>
          <w:u w:val="single"/>
          <w:rtl/>
          <w:lang w:eastAsia="he-IL"/>
        </w:rPr>
        <w:t>מפרט ביטוחי</w:t>
      </w:r>
      <w:r w:rsidRPr="00740118">
        <w:rPr>
          <w:rFonts w:ascii="Times New Roman" w:eastAsia="Times New Roman" w:hAnsi="Times New Roman" w:hint="cs"/>
          <w:b/>
          <w:bCs/>
          <w:sz w:val="20"/>
          <w:u w:val="single"/>
          <w:rtl/>
          <w:lang w:eastAsia="he-IL"/>
        </w:rPr>
        <w:t xml:space="preserve"> המתכנן</w:t>
      </w:r>
      <w:r w:rsidRPr="00740118">
        <w:rPr>
          <w:rFonts w:ascii="David" w:eastAsia="Times New Roman" w:hAnsi="David" w:hint="cs"/>
          <w:bCs/>
          <w:sz w:val="24"/>
          <w:u w:val="single"/>
          <w:rtl/>
          <w:lang w:eastAsia="he-IL"/>
        </w:rPr>
        <w:t xml:space="preserve"> </w:t>
      </w:r>
    </w:p>
    <w:p w14:paraId="6C238759" w14:textId="77777777" w:rsidR="00740118" w:rsidRPr="00740118" w:rsidRDefault="00740118" w:rsidP="00740118">
      <w:pPr>
        <w:tabs>
          <w:tab w:val="left" w:pos="283"/>
        </w:tabs>
        <w:spacing w:line="240" w:lineRule="auto"/>
        <w:jc w:val="both"/>
        <w:rPr>
          <w:rFonts w:ascii="David" w:eastAsia="Calibri" w:hAnsi="David"/>
          <w:sz w:val="24"/>
          <w:rtl/>
        </w:rPr>
      </w:pPr>
      <w:r w:rsidRPr="0074011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A0C594B"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1.</w:t>
      </w:r>
      <w:r w:rsidRPr="00740118">
        <w:rPr>
          <w:rFonts w:ascii="David" w:eastAsia="Calibri" w:hAnsi="David" w:hint="cs"/>
          <w:sz w:val="24"/>
          <w:rtl/>
        </w:rPr>
        <w:tab/>
      </w:r>
      <w:r w:rsidRPr="00740118">
        <w:rPr>
          <w:rFonts w:ascii="David" w:eastAsia="Calibri" w:hAnsi="David" w:hint="cs"/>
          <w:b/>
          <w:bCs/>
          <w:sz w:val="24"/>
          <w:rtl/>
        </w:rPr>
        <w:t>ביטוח אחריות מקצועית</w:t>
      </w:r>
      <w:r w:rsidRPr="00740118">
        <w:rPr>
          <w:rFonts w:ascii="David" w:eastAsia="Calibri" w:hAnsi="David" w:hint="cs"/>
          <w:sz w:val="24"/>
          <w:rtl/>
        </w:rPr>
        <w:t>, לכיסוי חבותו המקצועית של המתכנן ביחס להתחייבויותיו על פי ההסכם הנדון.</w:t>
      </w:r>
    </w:p>
    <w:p w14:paraId="36CA64BE"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גבול האחריות על פי הפוליסה לא יפחת מ- 4,000,000 ₪  (ארבעה מליון ₪) לאירוע ובסה"כ לתקופת הביטוח.</w:t>
      </w:r>
    </w:p>
    <w:p w14:paraId="0D87A657"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28051EDD"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2.</w:t>
      </w:r>
      <w:r w:rsidRPr="00740118">
        <w:rPr>
          <w:rFonts w:ascii="David" w:eastAsia="Calibri" w:hAnsi="David" w:hint="cs"/>
          <w:sz w:val="24"/>
          <w:rtl/>
        </w:rPr>
        <w:tab/>
      </w:r>
      <w:r w:rsidRPr="00740118">
        <w:rPr>
          <w:rFonts w:ascii="David" w:eastAsia="Calibri" w:hAnsi="David" w:hint="cs"/>
          <w:b/>
          <w:bCs/>
          <w:sz w:val="24"/>
          <w:rtl/>
        </w:rPr>
        <w:t>ביטוח אחריות מעבידים</w:t>
      </w:r>
      <w:r w:rsidRPr="00740118">
        <w:rPr>
          <w:rFonts w:ascii="David" w:eastAsia="Calibri" w:hAnsi="David" w:hint="cs"/>
          <w:sz w:val="24"/>
          <w:rtl/>
        </w:rPr>
        <w:t>, המבטח חבות עפ"י פקודת הנזיקין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77DD428"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740118">
        <w:rPr>
          <w:rFonts w:ascii="David" w:eastAsia="Calibri" w:hAnsi="David" w:hint="cs"/>
          <w:sz w:val="24"/>
        </w:rPr>
        <w:t xml:space="preserve"> </w:t>
      </w:r>
      <w:r w:rsidRPr="00740118">
        <w:rPr>
          <w:rFonts w:ascii="David" w:eastAsia="Calibri" w:hAnsi="David" w:hint="cs"/>
          <w:sz w:val="24"/>
          <w:rtl/>
        </w:rPr>
        <w:t>לעניין קרות תאונת עבודה ו/או מחלה כלשהי</w:t>
      </w:r>
      <w:r w:rsidRPr="00740118">
        <w:rPr>
          <w:rFonts w:ascii="David" w:eastAsia="Calibri" w:hAnsi="David" w:hint="cs"/>
          <w:sz w:val="24"/>
        </w:rPr>
        <w:t xml:space="preserve"> </w:t>
      </w:r>
      <w:r w:rsidRPr="00740118">
        <w:rPr>
          <w:rFonts w:ascii="David" w:eastAsia="Calibri" w:hAnsi="David" w:hint="cs"/>
          <w:sz w:val="24"/>
          <w:rtl/>
        </w:rPr>
        <w:t>כי הוא נושא בחובות מעביד כלשהם כלפי מי מעובדי המתכנן.</w:t>
      </w:r>
      <w:r w:rsidRPr="00740118">
        <w:rPr>
          <w:rFonts w:ascii="David" w:eastAsia="Calibri" w:hAnsi="David" w:hint="cs"/>
          <w:sz w:val="24"/>
          <w:rtl/>
        </w:rPr>
        <w:tab/>
      </w:r>
      <w:r w:rsidRPr="00740118">
        <w:rPr>
          <w:rFonts w:ascii="David" w:eastAsia="Calibri" w:hAnsi="David" w:hint="cs"/>
          <w:sz w:val="24"/>
          <w:rtl/>
        </w:rPr>
        <w:br/>
      </w:r>
    </w:p>
    <w:p w14:paraId="6140F47F"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3</w:t>
      </w:r>
      <w:r w:rsidRPr="00740118">
        <w:rPr>
          <w:rFonts w:ascii="David" w:eastAsia="Calibri" w:hAnsi="David" w:hint="cs"/>
          <w:sz w:val="24"/>
          <w:rtl/>
        </w:rPr>
        <w:tab/>
      </w:r>
      <w:r w:rsidRPr="00740118">
        <w:rPr>
          <w:rFonts w:ascii="David" w:eastAsia="Calibri" w:hAnsi="David" w:hint="cs"/>
          <w:b/>
          <w:bCs/>
          <w:sz w:val="24"/>
          <w:rtl/>
        </w:rPr>
        <w:t>ביטוח אחריות כלפי צד שלישי</w:t>
      </w:r>
      <w:r w:rsidRPr="0074011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13F0908B"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כפוף לכל הגבלה בדבר חבות הנובעת מאש, התפוצצות, בהלה, מכשירי הרמה, חבות</w:t>
      </w:r>
      <w:r w:rsidRPr="00740118">
        <w:rPr>
          <w:rFonts w:ascii="David" w:eastAsia="Calibri" w:hAnsi="David" w:hint="cs"/>
          <w:sz w:val="24"/>
        </w:rPr>
        <w:t xml:space="preserve"> </w:t>
      </w:r>
      <w:r w:rsidRPr="00740118">
        <w:rPr>
          <w:rFonts w:ascii="David" w:eastAsia="Calibri" w:hAnsi="David" w:hint="cs"/>
          <w:sz w:val="24"/>
          <w:rtl/>
        </w:rPr>
        <w:t>בגין וכלפי קבלנים, קבלני משנה</w:t>
      </w:r>
      <w:r w:rsidRPr="00740118">
        <w:rPr>
          <w:rFonts w:ascii="David" w:eastAsia="Calibri" w:hAnsi="David" w:hint="cs"/>
          <w:sz w:val="24"/>
        </w:rPr>
        <w:t xml:space="preserve"> </w:t>
      </w:r>
      <w:r w:rsidRPr="0074011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740118">
        <w:rPr>
          <w:rFonts w:ascii="David" w:eastAsia="Calibri" w:hAnsi="David" w:hint="cs"/>
          <w:sz w:val="24"/>
          <w:rtl/>
        </w:rPr>
        <w:br/>
        <w:t xml:space="preserve">הביטוח מורחב לשפות את המזמין בגין אחריותו למעשי ו/או מחדלי המתכנן והבאים מטעמו, וזאת בכפוף </w:t>
      </w:r>
      <w:r w:rsidRPr="00740118">
        <w:rPr>
          <w:rFonts w:ascii="David" w:eastAsia="Calibri" w:hAnsi="David" w:hint="cs"/>
          <w:sz w:val="24"/>
          <w:rtl/>
        </w:rPr>
        <w:lastRenderedPageBreak/>
        <w:t>לסעיף אחריות צולבת לפי נחשב הביטוח כאילו נערך בנפרד עבור כל אחד מיחידי המבוטח.  רכוש המזמין ייחשב כרכוש צד שלישי.</w:t>
      </w:r>
    </w:p>
    <w:p w14:paraId="0EE5E743"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4E5A2C0"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18A15613"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t>כמו כן המתכנן מתחייב שהכיסוי על פי הפוליסות לא יבוטל ולא יחול בו שינוי לרעה, אלא אם תימסר הודעה כתובה בדואר רשום לידי המזמין לפחות 60 יום מראש.</w:t>
      </w:r>
    </w:p>
    <w:p w14:paraId="006FE4D5"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FAA6F42" w14:textId="77777777" w:rsidR="00740118" w:rsidRPr="00740118" w:rsidRDefault="00740118" w:rsidP="00740118">
      <w:pPr>
        <w:jc w:val="both"/>
        <w:rPr>
          <w:rFonts w:ascii="David" w:eastAsia="Calibri" w:hAnsi="David"/>
          <w:sz w:val="24"/>
          <w:rtl/>
        </w:rPr>
      </w:pPr>
      <w:r w:rsidRPr="00740118">
        <w:rPr>
          <w:rFonts w:ascii="David" w:eastAsia="Calibri" w:hAnsi="David" w:hint="cs"/>
          <w:sz w:val="24"/>
          <w:rtl/>
        </w:rPr>
        <w:t xml:space="preserve"> </w:t>
      </w:r>
    </w:p>
    <w:p w14:paraId="287B1371" w14:textId="77777777" w:rsidR="00740118" w:rsidRPr="00740118" w:rsidRDefault="00740118" w:rsidP="00740118">
      <w:pPr>
        <w:ind w:left="364"/>
        <w:contextualSpacing/>
        <w:rPr>
          <w:rFonts w:ascii="Times New Roman" w:eastAsia="Calibri" w:hAnsi="Times New Roman" w:cs="Arial"/>
          <w:szCs w:val="22"/>
          <w:rtl/>
        </w:rPr>
      </w:pPr>
    </w:p>
    <w:p w14:paraId="14A59A8A"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026545C"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97F180D"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BCA814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2CDDFAE"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F0ABEBE"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A44897D"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25B7407"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97EEE6F"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58DF382"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1C3C49A"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E5A23E2"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31F6A12"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7350DA0"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958B23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AB95120"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26A2977"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DC5A93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2F8E3B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145BE2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B9D892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5A2AD7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CE4F54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6A2C98F"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E1B5D4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AD616A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230D94A"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70CE20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448AAFF"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2D4BAC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60F0CD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A6D2B37"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91FA7F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E7C419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FEC3B6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4AFD58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8A07B1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F9EADF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583E42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FD53BD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26632A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5B2E2D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AB4998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740118">
        <w:rPr>
          <w:rFonts w:ascii="Times New Roman" w:eastAsia="Times New Roman" w:hAnsi="Times New Roman"/>
          <w:bCs/>
          <w:sz w:val="24"/>
          <w:u w:val="single"/>
          <w:rtl/>
          <w:lang w:eastAsia="he-IL"/>
        </w:rPr>
        <w:br w:type="page"/>
      </w:r>
    </w:p>
    <w:p w14:paraId="2D72F15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740118">
        <w:rPr>
          <w:rFonts w:ascii="Times New Roman" w:eastAsia="Times New Roman" w:hAnsi="Times New Roman" w:hint="cs"/>
          <w:bCs/>
          <w:sz w:val="20"/>
          <w:u w:val="single"/>
          <w:rtl/>
          <w:lang w:eastAsia="he-IL"/>
        </w:rPr>
        <w:lastRenderedPageBreak/>
        <w:t>נספח "</w:t>
      </w:r>
      <w:r w:rsidRPr="00740118">
        <w:rPr>
          <w:rFonts w:ascii="Times New Roman" w:eastAsia="Times New Roman" w:hAnsi="Times New Roman" w:hint="eastAsia"/>
          <w:bCs/>
          <w:sz w:val="20"/>
          <w:u w:val="single"/>
          <w:rtl/>
          <w:lang w:eastAsia="he-IL"/>
        </w:rPr>
        <w:t>ז</w:t>
      </w:r>
      <w:r w:rsidRPr="00740118">
        <w:rPr>
          <w:rFonts w:ascii="Times New Roman" w:eastAsia="Times New Roman" w:hAnsi="Times New Roman" w:hint="cs"/>
          <w:bCs/>
          <w:sz w:val="20"/>
          <w:u w:val="single"/>
          <w:rtl/>
          <w:lang w:eastAsia="he-IL"/>
        </w:rPr>
        <w:t>1'"</w:t>
      </w:r>
    </w:p>
    <w:p w14:paraId="2DA2596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740118">
        <w:rPr>
          <w:rFonts w:ascii="Times New Roman" w:eastAsia="Times New Roman" w:hAnsi="Times New Roman" w:hint="cs"/>
          <w:b/>
          <w:bCs/>
          <w:sz w:val="20"/>
          <w:u w:val="single"/>
          <w:rtl/>
          <w:lang w:eastAsia="he-IL"/>
        </w:rPr>
        <w:t>אישור על קיום ביטוחי המתכנן</w:t>
      </w:r>
    </w:p>
    <w:p w14:paraId="484C6503"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740118" w:rsidRPr="00740118" w14:paraId="4BF687FA" w14:textId="77777777" w:rsidTr="009A548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5CBFE74"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DED843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הנפקת האישור(</w:t>
            </w:r>
            <w:r w:rsidRPr="00740118">
              <w:rPr>
                <w:rFonts w:ascii="David" w:eastAsia="Calibri" w:hAnsi="David" w:hint="cs"/>
                <w:sz w:val="24"/>
                <w:lang w:eastAsia="he-IL"/>
              </w:rPr>
              <w:t>DD/MM/YYYY</w:t>
            </w:r>
            <w:r w:rsidRPr="00740118">
              <w:rPr>
                <w:rFonts w:ascii="David" w:eastAsia="Calibri" w:hAnsi="David" w:hint="cs"/>
                <w:sz w:val="24"/>
                <w:rtl/>
                <w:lang w:eastAsia="he-IL"/>
              </w:rPr>
              <w:t>)</w:t>
            </w:r>
          </w:p>
        </w:tc>
      </w:tr>
      <w:tr w:rsidR="00740118" w:rsidRPr="00740118" w14:paraId="522F4396" w14:textId="77777777" w:rsidTr="009A548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BCB52A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40118" w:rsidRPr="00740118" w14:paraId="663B3936" w14:textId="77777777" w:rsidTr="009A548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A40A6A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D47759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9762E64"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5DE8FB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מעמד מבקש האישור*</w:t>
            </w:r>
          </w:p>
        </w:tc>
      </w:tr>
      <w:tr w:rsidR="00740118" w:rsidRPr="00740118" w14:paraId="01438763" w14:textId="77777777" w:rsidTr="009A5484">
        <w:trPr>
          <w:trHeight w:val="551"/>
        </w:trPr>
        <w:tc>
          <w:tcPr>
            <w:tcW w:w="4068" w:type="dxa"/>
            <w:tcBorders>
              <w:top w:val="single" w:sz="4" w:space="0" w:color="auto"/>
              <w:left w:val="single" w:sz="4" w:space="0" w:color="auto"/>
              <w:bottom w:val="single" w:sz="4" w:space="0" w:color="auto"/>
              <w:right w:val="single" w:sz="4" w:space="0" w:color="auto"/>
            </w:tcBorders>
            <w:hideMark/>
          </w:tcPr>
          <w:p w14:paraId="090ECA8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p w14:paraId="177B49F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FD1952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653956A"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5F97EFC7"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שירותים - 085</w:t>
            </w:r>
          </w:p>
          <w:p w14:paraId="62D69130"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C8CCDDB"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20C22839"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מזמין שירותים</w:t>
            </w:r>
          </w:p>
          <w:p w14:paraId="538DC821"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r>
      <w:tr w:rsidR="00740118" w:rsidRPr="00740118" w14:paraId="6D122773" w14:textId="77777777" w:rsidTr="009A5484">
        <w:trPr>
          <w:trHeight w:val="571"/>
        </w:trPr>
        <w:tc>
          <w:tcPr>
            <w:tcW w:w="4068" w:type="dxa"/>
            <w:tcBorders>
              <w:top w:val="single" w:sz="4" w:space="0" w:color="auto"/>
              <w:left w:val="single" w:sz="4" w:space="0" w:color="auto"/>
              <w:bottom w:val="single" w:sz="4" w:space="0" w:color="auto"/>
              <w:right w:val="single" w:sz="4" w:space="0" w:color="auto"/>
            </w:tcBorders>
            <w:hideMark/>
          </w:tcPr>
          <w:p w14:paraId="16AD9BF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ת.ז./ח.פ./ח.צ.</w:t>
            </w:r>
          </w:p>
          <w:p w14:paraId="1D43F7C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385EF2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34FA3B"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F709509"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r w:rsidR="00740118" w:rsidRPr="00740118" w14:paraId="3DBEA1DD" w14:textId="77777777" w:rsidTr="009A5484">
        <w:trPr>
          <w:trHeight w:val="391"/>
        </w:trPr>
        <w:tc>
          <w:tcPr>
            <w:tcW w:w="4068" w:type="dxa"/>
            <w:tcBorders>
              <w:top w:val="single" w:sz="4" w:space="0" w:color="auto"/>
              <w:left w:val="single" w:sz="4" w:space="0" w:color="auto"/>
              <w:bottom w:val="single" w:sz="4" w:space="0" w:color="auto"/>
              <w:right w:val="single" w:sz="4" w:space="0" w:color="auto"/>
            </w:tcBorders>
            <w:hideMark/>
          </w:tcPr>
          <w:p w14:paraId="6C8054E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מען </w:t>
            </w:r>
          </w:p>
          <w:p w14:paraId="1246BC2D"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EADC71D" w14:textId="77777777" w:rsidR="00740118" w:rsidRPr="00740118" w:rsidRDefault="00740118" w:rsidP="00740118">
            <w:pPr>
              <w:spacing w:before="0" w:beforeAutospacing="0" w:after="0" w:afterAutospacing="0" w:line="240" w:lineRule="auto"/>
              <w:rPr>
                <w:rFonts w:ascii="David" w:eastAsia="Calibri" w:hAnsi="David"/>
                <w:sz w:val="24"/>
                <w:lang w:eastAsia="he-IL"/>
              </w:rPr>
            </w:pPr>
            <w:r w:rsidRPr="0074011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BC894A"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EBA8FB"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bl>
    <w:p w14:paraId="55547EB7" w14:textId="77777777" w:rsidR="00740118" w:rsidRPr="00740118" w:rsidRDefault="00740118" w:rsidP="0074011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740118" w:rsidRPr="00740118" w14:paraId="55B21501" w14:textId="77777777" w:rsidTr="009A548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58E0DB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כיסויים</w:t>
            </w:r>
          </w:p>
        </w:tc>
      </w:tr>
      <w:tr w:rsidR="00740118" w:rsidRPr="00740118" w14:paraId="75E1CBE3" w14:textId="77777777" w:rsidTr="009A548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2BDC9F2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סוג הביטוח</w:t>
            </w:r>
          </w:p>
          <w:p w14:paraId="49D37D0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p w14:paraId="517157A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43C8C2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1D91F3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18E53A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C2CC22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C2135C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117C9A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כיסויים נוספים בתוקף וביטול חריגים </w:t>
            </w:r>
          </w:p>
          <w:p w14:paraId="38A03A1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יש לציין קוד כיסוי בהתאם לנספח ד'</w:t>
            </w:r>
          </w:p>
        </w:tc>
      </w:tr>
      <w:tr w:rsidR="00740118" w:rsidRPr="00740118" w14:paraId="02EA8C17" w14:textId="77777777" w:rsidTr="009A548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257B880"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A4DFC37"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CD18B3F"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DD7AB61"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5D68A9F"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290BC3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5909A1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7751D1C"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r>
      <w:tr w:rsidR="00740118" w:rsidRPr="00740118" w14:paraId="1254C53B" w14:textId="77777777" w:rsidTr="009A54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B0CF92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BC018F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38B8EC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BF1659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6D286D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58C39D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F94462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654E7FD"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304/302/307/315/328/329/321/309</w:t>
            </w:r>
          </w:p>
        </w:tc>
      </w:tr>
      <w:tr w:rsidR="00740118" w:rsidRPr="00740118" w14:paraId="410D470D" w14:textId="77777777" w:rsidTr="009A54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91F269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1B1998D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008A22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6429C26"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46D24A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A25475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32E681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65BF685"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304/302/309/308/328/321</w:t>
            </w:r>
          </w:p>
        </w:tc>
      </w:tr>
      <w:tr w:rsidR="00740118" w:rsidRPr="00740118" w14:paraId="60FB293B" w14:textId="77777777" w:rsidTr="009A54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56B8594"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8F06005"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8A0972E"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3D480D4"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A5EF293"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78CB5A9"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r w:rsidRPr="0074011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C22007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6F77C631" w14:textId="77777777" w:rsidR="00740118" w:rsidRPr="00740118" w:rsidRDefault="00740118" w:rsidP="00740118">
            <w:pPr>
              <w:spacing w:before="0" w:beforeAutospacing="0" w:after="0" w:afterAutospacing="0" w:line="240" w:lineRule="auto"/>
              <w:ind w:left="50" w:right="78"/>
              <w:rPr>
                <w:rFonts w:ascii="David" w:eastAsia="Calibri" w:hAnsi="David"/>
                <w:bCs/>
                <w:strike/>
                <w:sz w:val="24"/>
                <w:rtl/>
                <w:lang w:eastAsia="he-IL"/>
              </w:rPr>
            </w:pPr>
            <w:r w:rsidRPr="00740118">
              <w:rPr>
                <w:rFonts w:ascii="David" w:eastAsia="Calibri" w:hAnsi="David" w:hint="cs"/>
                <w:bCs/>
                <w:sz w:val="24"/>
                <w:rtl/>
                <w:lang w:eastAsia="he-IL"/>
              </w:rPr>
              <w:t>302/318/328/332/301/303/325/326/327/321</w:t>
            </w:r>
          </w:p>
        </w:tc>
      </w:tr>
    </w:tbl>
    <w:p w14:paraId="1E6997C6" w14:textId="77777777" w:rsidR="00740118" w:rsidRPr="00740118" w:rsidRDefault="00740118" w:rsidP="0074011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44677DA6" w14:textId="77777777" w:rsidTr="009A548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3F04A84"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740118">
              <w:rPr>
                <w:rFonts w:ascii="David" w:eastAsia="Calibri" w:hAnsi="David" w:hint="cs"/>
                <w:bCs/>
                <w:sz w:val="24"/>
                <w:rtl/>
                <w:lang w:eastAsia="he-IL"/>
              </w:rPr>
              <w:t>ג'</w:t>
            </w:r>
            <w:r w:rsidRPr="00740118">
              <w:rPr>
                <w:rFonts w:ascii="David" w:eastAsia="Calibri" w:hAnsi="David" w:hint="cs"/>
                <w:b/>
                <w:sz w:val="24"/>
                <w:rtl/>
                <w:lang w:eastAsia="he-IL"/>
              </w:rPr>
              <w:t>)*:</w:t>
            </w:r>
          </w:p>
        </w:tc>
      </w:tr>
      <w:tr w:rsidR="00740118" w:rsidRPr="00740118" w14:paraId="704EFB39" w14:textId="77777777" w:rsidTr="009A548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14C1F06"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038</w:t>
            </w:r>
          </w:p>
        </w:tc>
      </w:tr>
    </w:tbl>
    <w:p w14:paraId="2108B5F1" w14:textId="77777777" w:rsidR="00740118" w:rsidRPr="00740118" w:rsidRDefault="00740118" w:rsidP="0074011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24385D5A" w14:textId="77777777" w:rsidTr="009A54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6389852" w14:textId="77777777" w:rsidR="00740118" w:rsidRPr="00740118" w:rsidRDefault="00740118" w:rsidP="00740118">
            <w:pPr>
              <w:spacing w:before="0" w:beforeAutospacing="0" w:after="0" w:afterAutospacing="0" w:line="240" w:lineRule="auto"/>
              <w:ind w:left="50" w:right="78"/>
              <w:rPr>
                <w:rFonts w:ascii="David" w:eastAsia="Calibri" w:hAnsi="David"/>
                <w:b/>
                <w:sz w:val="24"/>
                <w:lang w:eastAsia="he-IL"/>
              </w:rPr>
            </w:pPr>
            <w:r w:rsidRPr="00740118">
              <w:rPr>
                <w:rFonts w:ascii="David" w:eastAsia="Calibri" w:hAnsi="David" w:hint="cs"/>
                <w:b/>
                <w:sz w:val="24"/>
                <w:rtl/>
                <w:lang w:eastAsia="he-IL"/>
              </w:rPr>
              <w:t>חתימת האישור</w:t>
            </w:r>
          </w:p>
        </w:tc>
      </w:tr>
      <w:tr w:rsidR="00740118" w:rsidRPr="00740118" w14:paraId="4C2CDEC5" w14:textId="77777777" w:rsidTr="009A548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1621E30"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המבטח:</w:t>
            </w:r>
          </w:p>
        </w:tc>
      </w:tr>
    </w:tbl>
    <w:p w14:paraId="706B0268"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54483DA0"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7271080D" w14:textId="77777777" w:rsidR="00740118" w:rsidRPr="00740118" w:rsidRDefault="00740118" w:rsidP="00740118">
      <w:pPr>
        <w:spacing w:before="0" w:beforeAutospacing="0" w:after="200" w:afterAutospacing="0" w:line="276" w:lineRule="auto"/>
        <w:rPr>
          <w:rFonts w:ascii="David" w:eastAsia="Calibri" w:hAnsi="David"/>
          <w:b/>
          <w:bCs/>
          <w:sz w:val="24"/>
          <w:u w:val="single"/>
          <w:rtl/>
          <w:lang w:eastAsia="he-IL"/>
        </w:rPr>
      </w:pPr>
      <w:r w:rsidRPr="00740118">
        <w:rPr>
          <w:rFonts w:ascii="David" w:eastAsia="Calibri" w:hAnsi="David" w:hint="cs"/>
          <w:b/>
          <w:bCs/>
          <w:sz w:val="24"/>
          <w:u w:val="single"/>
          <w:rtl/>
          <w:lang w:eastAsia="he-IL"/>
        </w:rPr>
        <w:t xml:space="preserve">* באישור ביטוח כללי </w:t>
      </w:r>
      <w:r w:rsidRPr="0074011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6B4BBDC6" w14:textId="77777777" w:rsidTr="009A54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54ECE42"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ביטול/שינוי הפוליסה *</w:t>
            </w:r>
          </w:p>
        </w:tc>
      </w:tr>
      <w:tr w:rsidR="00740118" w:rsidRPr="00740118" w14:paraId="78466BAF" w14:textId="77777777" w:rsidTr="009A548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3BC4240" w14:textId="77777777" w:rsidR="00740118" w:rsidRPr="00740118" w:rsidRDefault="00740118" w:rsidP="00740118">
            <w:pPr>
              <w:spacing w:before="0" w:beforeAutospacing="0" w:after="0" w:afterAutospacing="0" w:line="240" w:lineRule="auto"/>
              <w:rPr>
                <w:rFonts w:ascii="David" w:eastAsia="Calibri" w:hAnsi="David"/>
                <w:bCs/>
                <w:sz w:val="24"/>
                <w:rtl/>
                <w:lang w:eastAsia="he-IL"/>
              </w:rPr>
            </w:pPr>
            <w:r w:rsidRPr="00740118">
              <w:rPr>
                <w:rFonts w:ascii="David" w:eastAsia="Calibri" w:hAnsi="David" w:hint="cs"/>
                <w:b/>
                <w:sz w:val="24"/>
                <w:rtl/>
                <w:lang w:eastAsia="he-IL"/>
              </w:rPr>
              <w:t xml:space="preserve">שינוי לרעת מבקש האישור או ביטול של פוליסת ביטוח,  לא ייכנס לתוקף אלא </w:t>
            </w:r>
            <w:r w:rsidRPr="00740118">
              <w:rPr>
                <w:rFonts w:ascii="David" w:eastAsia="Calibri" w:hAnsi="David" w:hint="cs"/>
                <w:bCs/>
                <w:sz w:val="24"/>
                <w:rtl/>
                <w:lang w:eastAsia="he-IL"/>
              </w:rPr>
              <w:t>30 יום</w:t>
            </w:r>
            <w:r w:rsidRPr="00740118">
              <w:rPr>
                <w:rFonts w:ascii="David" w:eastAsia="Calibri" w:hAnsi="David" w:hint="cs"/>
                <w:b/>
                <w:sz w:val="24"/>
                <w:rtl/>
                <w:lang w:eastAsia="he-IL"/>
              </w:rPr>
              <w:t xml:space="preserve"> לאחר משלוח הודעה למבקש האישור בדבר השינוי או הביטול.</w:t>
            </w:r>
          </w:p>
        </w:tc>
      </w:tr>
    </w:tbl>
    <w:p w14:paraId="409E21FE"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D8AEC36"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25948C6A"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4EDB8C35"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579EB4F4"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7E90DD76"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168CFC7E"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39BF34BB"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7756C44B"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56B573B2"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0A2456A6"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F1CCFC2"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7F5B1AD1"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6520BFDB"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346D1F2F"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595213C2" w14:textId="77777777" w:rsidR="00740118" w:rsidRDefault="00740118"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3CCCD07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1835AB">
        <w:rPr>
          <w:rFonts w:ascii="Times New Roman" w:eastAsia="Times New Roman" w:hAnsi="Times New Roman"/>
          <w:b/>
          <w:bCs/>
          <w:sz w:val="20"/>
          <w:u w:val="single"/>
          <w:rtl/>
          <w:lang w:eastAsia="he-IL"/>
        </w:rPr>
        <w:t xml:space="preserve">נספח </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ח</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w:t>
      </w:r>
    </w:p>
    <w:p w14:paraId="18666104"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2AA48CA1"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רשימת התכניות והמסמכים שעל המתכנן להנפיק</w:t>
      </w:r>
    </w:p>
    <w:p w14:paraId="05B3BC7B"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5B5272CE" w14:textId="77777777" w:rsidR="001835AB" w:rsidRPr="001835AB" w:rsidRDefault="001835AB" w:rsidP="001835AB">
      <w:pPr>
        <w:widowControl w:val="0"/>
        <w:spacing w:before="0" w:beforeAutospacing="0" w:after="0" w:afterAutospacing="0" w:line="240" w:lineRule="auto"/>
        <w:ind w:firstLine="373"/>
        <w:rPr>
          <w:rFonts w:ascii="Times New Roman" w:eastAsia="Times New Roman" w:hAnsi="Times New Roman"/>
          <w:sz w:val="24"/>
          <w:lang w:eastAsia="he-IL"/>
        </w:rPr>
      </w:pPr>
      <w:r w:rsidRPr="001835AB">
        <w:rPr>
          <w:rFonts w:ascii="Times New Roman" w:eastAsia="Times New Roman" w:hAnsi="Times New Roman"/>
          <w:sz w:val="24"/>
          <w:rtl/>
          <w:lang w:eastAsia="he-IL"/>
        </w:rPr>
        <w:t>למען הסר ספק יובהר כי מסמך זה מהווה השלמה והבהרה לנספח ב' ובכל מקרה אינו גורע ממנו.</w:t>
      </w:r>
    </w:p>
    <w:p w14:paraId="050B248D"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rtl/>
          <w:lang w:eastAsia="he-IL"/>
        </w:rPr>
      </w:pPr>
    </w:p>
    <w:p w14:paraId="1785F54A" w14:textId="77777777" w:rsidR="001835AB" w:rsidRPr="001835AB" w:rsidRDefault="001835AB" w:rsidP="001835AB">
      <w:pPr>
        <w:widowControl w:val="0"/>
        <w:spacing w:before="0" w:beforeAutospacing="0" w:after="0" w:afterAutospacing="0" w:line="240" w:lineRule="auto"/>
        <w:ind w:firstLine="89"/>
        <w:jc w:val="both"/>
        <w:rPr>
          <w:rFonts w:ascii="Times New Roman" w:eastAsia="Times New Roman" w:hAnsi="Times New Roman"/>
          <w:sz w:val="20"/>
          <w:rtl/>
          <w:lang w:eastAsia="he-IL"/>
        </w:rPr>
      </w:pPr>
    </w:p>
    <w:p w14:paraId="091FD6F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w:t>
      </w:r>
      <w:r w:rsidRPr="001835AB">
        <w:rPr>
          <w:rFonts w:ascii="Times New Roman" w:eastAsia="Times New Roman" w:hAnsi="Times New Roman"/>
          <w:sz w:val="20"/>
          <w:rtl/>
          <w:lang w:eastAsia="he-IL"/>
        </w:rPr>
        <w:tab/>
        <w:t>הרצות מחשב להדמיית ונ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תוח פרמטרים לרמות השרות במספר, גודל ומהירויות נסיעה שונים </w:t>
      </w:r>
      <w:r w:rsidRPr="001835AB">
        <w:rPr>
          <w:rFonts w:ascii="Times New Roman" w:eastAsia="Times New Roman" w:hAnsi="Times New Roman"/>
          <w:sz w:val="20"/>
          <w:rtl/>
          <w:lang w:eastAsia="he-IL"/>
        </w:rPr>
        <w:tab/>
        <w:t>של המעליות.</w:t>
      </w:r>
    </w:p>
    <w:p w14:paraId="2586E60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334412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2.</w:t>
      </w:r>
      <w:r w:rsidRPr="001835AB">
        <w:rPr>
          <w:rFonts w:ascii="Times New Roman" w:eastAsia="Times New Roman" w:hAnsi="Times New Roman"/>
          <w:sz w:val="20"/>
          <w:rtl/>
          <w:lang w:eastAsia="he-IL"/>
        </w:rPr>
        <w:tab/>
        <w:t>תשריטים אופקיים של פירי המעליות בחלקו התחתון וס</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מון מתקני העצירה.</w:t>
      </w:r>
    </w:p>
    <w:p w14:paraId="46B4A3D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AFDBF0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מתקנים.</w:t>
      </w:r>
    </w:p>
    <w:p w14:paraId="13954BA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184FC2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45CAF30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5DA6BF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תשריטים אופקיים של חדרי המכונות תוך ציון המכונות והמתקנים השונים ומשקלם.</w:t>
      </w:r>
    </w:p>
    <w:p w14:paraId="776C0E4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76CEB8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6.</w:t>
      </w:r>
      <w:r w:rsidRPr="001835AB">
        <w:rPr>
          <w:rFonts w:ascii="Times New Roman" w:eastAsia="Times New Roman" w:hAnsi="Times New Roman"/>
          <w:sz w:val="20"/>
          <w:rtl/>
          <w:lang w:eastAsia="he-IL"/>
        </w:rPr>
        <w:tab/>
        <w:t>תשריטים אופקיים של חדרי המכונות בציון אלמנטים ופתחים בבניה.</w:t>
      </w:r>
    </w:p>
    <w:p w14:paraId="789447D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B9442D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7.</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סימון מתקנים, פרטי תליה וחיבור.</w:t>
      </w:r>
    </w:p>
    <w:p w14:paraId="31D42BC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39F979B"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8.</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0C87DEE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37E928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9.</w:t>
      </w:r>
      <w:r w:rsidRPr="001835AB">
        <w:rPr>
          <w:rFonts w:ascii="Times New Roman" w:eastAsia="Times New Roman" w:hAnsi="Times New Roman"/>
          <w:sz w:val="20"/>
          <w:rtl/>
          <w:lang w:eastAsia="he-IL"/>
        </w:rPr>
        <w:tab/>
        <w:t>פרטים של תאי המעליות, דלתות ומתקנים נוספים.</w:t>
      </w:r>
    </w:p>
    <w:p w14:paraId="39C89D7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04C9B5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10.</w:t>
      </w:r>
      <w:r w:rsidRPr="001835AB">
        <w:rPr>
          <w:rFonts w:ascii="Times New Roman" w:eastAsia="Times New Roman" w:hAnsi="Times New Roman"/>
          <w:sz w:val="20"/>
          <w:rtl/>
          <w:lang w:eastAsia="he-IL"/>
        </w:rPr>
        <w:tab/>
        <w:t>חזיתות לתיאור פתחי הבניה בקומות כניסה, במרתפים ובקומות.</w:t>
      </w:r>
    </w:p>
    <w:p w14:paraId="75F047A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DF98C7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11.</w:t>
      </w:r>
      <w:r w:rsidRPr="001835AB">
        <w:rPr>
          <w:rFonts w:ascii="Times New Roman" w:eastAsia="Times New Roman" w:hAnsi="Times New Roman"/>
          <w:sz w:val="20"/>
          <w:rtl/>
          <w:lang w:eastAsia="he-IL"/>
        </w:rPr>
        <w:tab/>
        <w:t>חזיתות לתיאור דלתות המעליות, המשקופים ועזרי הפיקוד והשליטה.</w:t>
      </w:r>
    </w:p>
    <w:p w14:paraId="098F618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C9CD11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12.</w:t>
      </w:r>
      <w:r w:rsidRPr="001835AB">
        <w:rPr>
          <w:rFonts w:ascii="Times New Roman" w:eastAsia="Times New Roman" w:hAnsi="Times New Roman"/>
          <w:sz w:val="20"/>
          <w:rtl/>
          <w:lang w:eastAsia="he-IL"/>
        </w:rPr>
        <w:tab/>
        <w:t>מפרט טכני למתקנים, מערכות פקוד וחשמל.</w:t>
      </w:r>
    </w:p>
    <w:p w14:paraId="070DDB1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99AA74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13.</w:t>
      </w:r>
      <w:r w:rsidRPr="001835AB">
        <w:rPr>
          <w:rFonts w:ascii="Times New Roman" w:eastAsia="Times New Roman" w:hAnsi="Times New Roman"/>
          <w:sz w:val="20"/>
          <w:rtl/>
          <w:lang w:eastAsia="he-IL"/>
        </w:rPr>
        <w:tab/>
        <w:t>הוראות לטיפול מונע.</w:t>
      </w:r>
    </w:p>
    <w:p w14:paraId="7D0FD87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3EFEAE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14.</w:t>
      </w:r>
      <w:r w:rsidRPr="001835AB">
        <w:rPr>
          <w:rFonts w:ascii="Times New Roman" w:eastAsia="Times New Roman" w:hAnsi="Times New Roman"/>
          <w:sz w:val="20"/>
          <w:rtl/>
          <w:lang w:eastAsia="he-IL"/>
        </w:rPr>
        <w:tab/>
        <w:t>כתב כמויות ואומדן מפורט.</w:t>
      </w:r>
    </w:p>
    <w:p w14:paraId="0613771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3CB5DCE" w14:textId="77777777" w:rsidR="001835AB" w:rsidRPr="001835AB" w:rsidRDefault="001835AB" w:rsidP="001835AB">
      <w:pPr>
        <w:widowControl w:val="0"/>
        <w:spacing w:before="0" w:beforeAutospacing="0" w:after="0" w:afterAutospacing="0" w:line="240" w:lineRule="auto"/>
        <w:ind w:left="436" w:hanging="12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15.</w:t>
      </w:r>
      <w:r w:rsidRPr="001835AB">
        <w:rPr>
          <w:rFonts w:ascii="Times New Roman" w:eastAsia="Times New Roman" w:hAnsi="Times New Roman"/>
          <w:sz w:val="20"/>
          <w:rtl/>
          <w:lang w:eastAsia="he-IL"/>
        </w:rPr>
        <w:tab/>
        <w:t xml:space="preserve">כל תכנית ו/או מסמך שידרשו במהלך התכנון והביצוע לשם בצוע התכנון והעבודות באופן מושלם </w:t>
      </w:r>
      <w:r w:rsidRPr="001835AB">
        <w:rPr>
          <w:rFonts w:ascii="Times New Roman" w:eastAsia="Times New Roman" w:hAnsi="Times New Roman"/>
          <w:sz w:val="20"/>
          <w:rtl/>
          <w:lang w:eastAsia="he-IL"/>
        </w:rPr>
        <w:br/>
        <w:t xml:space="preserve">     בהתאם לשיקול דעת המנהל וקביעתו הבלעדית.</w:t>
      </w:r>
    </w:p>
    <w:p w14:paraId="1BDA7C22"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27D8E517"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16.</w:t>
      </w:r>
      <w:r w:rsidRPr="001835AB">
        <w:rPr>
          <w:rFonts w:ascii="Times New Roman" w:eastAsia="Times New Roman" w:hAnsi="Times New Roman"/>
          <w:sz w:val="20"/>
          <w:rtl/>
          <w:lang w:eastAsia="he-IL"/>
        </w:rPr>
        <w:tab/>
        <w:t>רשימות מעודכנות של תכניות כולל תאריך ומספר מהדורה – לפחות פעם בחודש.</w:t>
      </w:r>
    </w:p>
    <w:p w14:paraId="46D97ACC"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2048BCFA" w14:textId="77777777" w:rsidR="001835AB" w:rsidRPr="001835AB" w:rsidRDefault="001835AB" w:rsidP="001835AB">
      <w:pPr>
        <w:widowControl w:val="0"/>
        <w:spacing w:before="0" w:beforeAutospacing="0" w:after="0" w:afterAutospacing="0" w:line="240" w:lineRule="auto"/>
        <w:ind w:left="-360" w:firstLine="675"/>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17.</w:t>
      </w:r>
      <w:r w:rsidRPr="001835AB">
        <w:rPr>
          <w:rFonts w:ascii="Times New Roman" w:eastAsia="Times New Roman" w:hAnsi="Times New Roman"/>
          <w:sz w:val="20"/>
          <w:rtl/>
          <w:lang w:eastAsia="he-IL"/>
        </w:rPr>
        <w:tab/>
        <w:t>מובהר בזאת שהתכניות יוכנו לפי בצוע בקטעים של הפרויקט ויכללו פתרונות לקטעי הביניים.</w:t>
      </w:r>
    </w:p>
    <w:p w14:paraId="218686A2" w14:textId="77777777" w:rsidR="001835AB" w:rsidRPr="001835AB" w:rsidRDefault="001835AB" w:rsidP="001835AB">
      <w:pPr>
        <w:widowControl w:val="0"/>
        <w:spacing w:before="0" w:beforeAutospacing="0" w:after="0" w:afterAutospacing="0" w:line="240" w:lineRule="auto"/>
        <w:ind w:left="373"/>
        <w:jc w:val="both"/>
        <w:rPr>
          <w:rFonts w:ascii="Times New Roman" w:eastAsia="Times New Roman" w:hAnsi="Times New Roman"/>
          <w:sz w:val="20"/>
          <w:rtl/>
          <w:lang w:eastAsia="he-IL"/>
        </w:rPr>
      </w:pPr>
    </w:p>
    <w:p w14:paraId="40E7B717" w14:textId="77777777" w:rsidR="001835AB" w:rsidRPr="001835AB" w:rsidRDefault="001835AB" w:rsidP="001835AB">
      <w:pPr>
        <w:widowControl w:val="0"/>
        <w:spacing w:before="0" w:beforeAutospacing="0" w:after="0" w:afterAutospacing="0" w:line="240" w:lineRule="auto"/>
        <w:ind w:left="720" w:hanging="405"/>
        <w:jc w:val="both"/>
        <w:rPr>
          <w:rFonts w:ascii="Times New Roman" w:eastAsia="Times New Roman" w:hAnsi="Times New Roman"/>
          <w:sz w:val="20"/>
        </w:rPr>
      </w:pPr>
      <w:r w:rsidRPr="001835AB">
        <w:rPr>
          <w:rFonts w:ascii="Times New Roman" w:eastAsia="Times New Roman" w:hAnsi="Times New Roman"/>
          <w:sz w:val="20"/>
          <w:rtl/>
        </w:rPr>
        <w:t xml:space="preserve">18. </w:t>
      </w:r>
      <w:r w:rsidRPr="001835AB">
        <w:rPr>
          <w:rFonts w:ascii="Times New Roman" w:eastAsia="Times New Roman" w:hAnsi="Times New Roman"/>
          <w:sz w:val="20"/>
          <w:rtl/>
        </w:rPr>
        <w:tab/>
        <w:t>כל שאר תכניות הביצוע המתחייבות מכל תקן ודין לרבות אך לא רק מחלקיו השונים של ת"י 1547 – "תכניות ביצוע לבניינים ולעבודות פיתוח סביבתי".</w:t>
      </w:r>
    </w:p>
    <w:p w14:paraId="1467B6B7" w14:textId="77777777" w:rsidR="001835AB" w:rsidRPr="001835AB" w:rsidRDefault="001835AB" w:rsidP="001835AB">
      <w:pPr>
        <w:widowControl w:val="0"/>
        <w:spacing w:before="0" w:beforeAutospacing="0" w:after="0" w:afterAutospacing="0" w:line="240" w:lineRule="auto"/>
        <w:ind w:left="373" w:right="373"/>
        <w:jc w:val="both"/>
        <w:rPr>
          <w:rFonts w:ascii="Times New Roman" w:eastAsia="Times New Roman" w:hAnsi="Times New Roman"/>
          <w:sz w:val="20"/>
          <w:rtl/>
          <w:lang w:eastAsia="he-IL"/>
        </w:rPr>
      </w:pPr>
    </w:p>
    <w:p w14:paraId="69D9374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D2ADD2F" w14:textId="77777777" w:rsidR="001835AB" w:rsidRPr="001835AB" w:rsidRDefault="001835AB" w:rsidP="001835AB">
      <w:pPr>
        <w:widowControl w:val="0"/>
        <w:spacing w:before="0" w:beforeAutospacing="0" w:after="0" w:afterAutospacing="0" w:line="240" w:lineRule="auto"/>
        <w:ind w:left="720" w:right="226"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בניה טרומית/מתועשת:</w:t>
      </w:r>
    </w:p>
    <w:p w14:paraId="007442F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739F758"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ויוחלט על ביצוע המבנים כולם או מקצתם בבניה טרומית/מתועשת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וכולל בדיקת תכניות יצרן ומתן ההנחיות הנדרשות לביצוע מתקני פקוד ומתקנים אחרים באלמנטים טרומיים.</w:t>
      </w:r>
    </w:p>
    <w:p w14:paraId="55D296E0"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p>
    <w:p w14:paraId="0AF305A7"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המסמכים והתכניות יערכו בשפה העברית.</w:t>
      </w:r>
    </w:p>
    <w:p w14:paraId="282C939D" w14:textId="77777777" w:rsidR="001835AB" w:rsidRPr="001835AB" w:rsidRDefault="001835AB" w:rsidP="001835AB">
      <w:pPr>
        <w:widowControl w:val="0"/>
        <w:spacing w:before="0" w:beforeAutospacing="0" w:after="0" w:afterAutospacing="0" w:line="240" w:lineRule="auto"/>
        <w:ind w:left="226" w:right="226" w:hanging="720"/>
        <w:jc w:val="both"/>
        <w:rPr>
          <w:rFonts w:ascii="Times New Roman" w:eastAsia="Times New Roman" w:hAnsi="Times New Roman"/>
          <w:sz w:val="20"/>
          <w:rtl/>
          <w:lang w:eastAsia="he-IL"/>
        </w:rPr>
      </w:pPr>
    </w:p>
    <w:p w14:paraId="5127AD80" w14:textId="77777777" w:rsidR="009E2846" w:rsidRPr="009E2846" w:rsidRDefault="009E2846" w:rsidP="009E2846">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9E2846">
        <w:rPr>
          <w:rFonts w:ascii="Times New Roman" w:eastAsia="Times New Roman" w:hAnsi="Times New Roman" w:hint="cs"/>
          <w:b/>
          <w:bCs/>
          <w:sz w:val="20"/>
          <w:u w:val="single"/>
          <w:rtl/>
          <w:lang w:eastAsia="he-IL"/>
        </w:rPr>
        <w:t>נספח "ט"</w:t>
      </w:r>
    </w:p>
    <w:p w14:paraId="7A37DB91"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4BEF423C"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9E2846">
        <w:rPr>
          <w:rFonts w:ascii="Times New Roman" w:eastAsia="Times New Roman" w:hAnsi="Times New Roman" w:hint="cs"/>
          <w:b/>
          <w:bCs/>
          <w:sz w:val="20"/>
          <w:u w:val="single"/>
          <w:rtl/>
          <w:lang w:eastAsia="he-IL"/>
        </w:rPr>
        <w:t>דוגמא לנוסח אישור השלמת הפרויקט/קטע מהפרויקט</w:t>
      </w:r>
    </w:p>
    <w:p w14:paraId="34CCDBAD"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2145A8F"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1E2EA34"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93FA6F5"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לכבוד :</w:t>
      </w:r>
    </w:p>
    <w:p w14:paraId="69F4C537" w14:textId="71ADAF11" w:rsidR="009E2846" w:rsidRPr="009E2846" w:rsidRDefault="00845BD9"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3BC705A076AC4839A3697F110EE715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22" w:author="Meryl Etman" w:date="2021-05-26T17:27:00Z">
            <w:r w:rsidR="009A5484">
              <w:rPr>
                <w:rFonts w:ascii="Times New Roman" w:eastAsia="Times New Roman" w:hAnsi="Times New Roman" w:hint="cs"/>
                <w:color w:val="008000"/>
                <w:sz w:val="24"/>
                <w:rtl/>
                <w:lang w:eastAsia="he-IL"/>
              </w:rPr>
              <w:br/>
              <w:t>אפריקה ישראל מגורים בע"מ וישראל אדלר ובנו חברה להשקעות בע"מ</w:t>
            </w:r>
            <w:r w:rsidR="009A5484">
              <w:rPr>
                <w:rFonts w:ascii="Times New Roman" w:eastAsia="Times New Roman" w:hAnsi="Times New Roman" w:hint="cs"/>
                <w:color w:val="008000"/>
                <w:sz w:val="24"/>
                <w:rtl/>
                <w:lang w:eastAsia="he-IL"/>
              </w:rPr>
              <w:br/>
              <w:t>יוני נתניהו 1 ג' אור יהודה</w:t>
            </w:r>
            <w:r w:rsidR="009A5484">
              <w:rPr>
                <w:rFonts w:ascii="Times New Roman" w:eastAsia="Times New Roman" w:hAnsi="Times New Roman" w:hint="cs"/>
                <w:color w:val="008000"/>
                <w:sz w:val="24"/>
                <w:rtl/>
                <w:lang w:eastAsia="he-IL"/>
              </w:rPr>
              <w:br/>
              <w:t>558075404</w:t>
            </w:r>
            <w:r w:rsidR="009A5484">
              <w:rPr>
                <w:rFonts w:ascii="Times New Roman" w:eastAsia="Times New Roman" w:hAnsi="Times New Roman" w:hint="cs"/>
                <w:color w:val="008000"/>
                <w:sz w:val="24"/>
                <w:rtl/>
                <w:lang w:eastAsia="he-IL"/>
              </w:rPr>
              <w:br/>
            </w:r>
          </w:ins>
        </w:sdtContent>
      </w:sdt>
      <w:r w:rsidR="009E2846" w:rsidRPr="009E2846">
        <w:rPr>
          <w:rFonts w:ascii="Times New Roman" w:eastAsia="Times New Roman" w:hAnsi="Times New Roman" w:hint="cs"/>
          <w:color w:val="008000"/>
          <w:sz w:val="24"/>
          <w:rtl/>
          <w:lang w:eastAsia="he-IL"/>
        </w:rPr>
        <w:br/>
      </w:r>
    </w:p>
    <w:p w14:paraId="6E3EC25E" w14:textId="77777777" w:rsidR="009E2846" w:rsidRPr="009E2846" w:rsidRDefault="009E284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(המזמין)</w:t>
      </w:r>
    </w:p>
    <w:p w14:paraId="78B385DC"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1A23308D"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530A4CCA"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D30CABB"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63DE509B" w14:textId="075FCEDC" w:rsidR="009E2846" w:rsidRPr="009E2846" w:rsidRDefault="009E2846" w:rsidP="009E2846">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9E2846">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168768BA09C74C9DA07AD3DE9A9A19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3" w:author="Meryl Etman" w:date="2021-05-26T17:28:00Z">
            <w:r w:rsidR="009A5484">
              <w:rPr>
                <w:rFonts w:ascii="Times New Roman" w:eastAsia="Times New Roman" w:hAnsi="Times New Roman"/>
                <w:color w:val="008000"/>
                <w:sz w:val="24"/>
                <w:rtl/>
                <w:lang w:eastAsia="he-IL"/>
              </w:rPr>
              <w:t>לוסטיג ויתקין יועצים בע"מ</w:t>
            </w:r>
          </w:ins>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100D728AFE349FEB303821F18DEAD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24" w:author="Meryl Etman" w:date="2021-05-26T17:32:00Z">
            <w:r w:rsidR="009A5484" w:rsidRPr="003059F5">
              <w:rPr>
                <w:rStyle w:val="PlaceholderText"/>
                <w:rtl/>
              </w:rPr>
              <w:t>[שם אתר]</w:t>
            </w:r>
          </w:ins>
        </w:sdtContent>
      </w:sdt>
      <w:r w:rsidRPr="009E2846">
        <w:rPr>
          <w:rFonts w:ascii="Times New Roman" w:eastAsia="Times New Roman" w:hAnsi="Times New Roman" w:hint="cs"/>
          <w:sz w:val="24"/>
          <w:rtl/>
          <w:lang w:eastAsia="he-IL"/>
        </w:rPr>
        <w:t xml:space="preserve"> בקשר עם</w:t>
      </w:r>
      <w:r w:rsidRPr="009E2846">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6327B07206BB44EAA33892C11BD853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25" w:author="Meryl Etman" w:date="2021-05-26T17:26:00Z">
            <w:r w:rsidR="009A5484">
              <w:rPr>
                <w:rFonts w:ascii="Times New Roman" w:eastAsia="Times New Roman" w:hAnsi="Times New Roman" w:hint="cs"/>
                <w:color w:val="008000"/>
                <w:sz w:val="24"/>
                <w:rtl/>
              </w:rPr>
              <w:t>תכנון מעליות</w:t>
            </w:r>
          </w:ins>
        </w:sdtContent>
      </w:sdt>
      <w:r w:rsidRPr="009E2846">
        <w:rPr>
          <w:rFonts w:ascii="Times New Roman" w:eastAsia="Times New Roman" w:hAnsi="Times New Roman" w:hint="cs"/>
          <w:sz w:val="24"/>
          <w:rtl/>
          <w:lang w:eastAsia="he-IL"/>
        </w:rPr>
        <w:t>, מאשר בזאת שהעבודות הנ"ל בוצעו והושלמו בהתאם להנחיותי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לתכניותי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בהתאם</w:t>
      </w:r>
      <w:r w:rsidRPr="009E2846">
        <w:rPr>
          <w:rFonts w:ascii="Times New Roman" w:eastAsia="Times New Roman" w:hAnsi="Times New Roman" w:hint="cs"/>
          <w:sz w:val="20"/>
          <w:rtl/>
          <w:lang w:eastAsia="he-IL"/>
        </w:rPr>
        <w:t xml:space="preserve"> לתקנים מחייבים ולשביעות רצוני.</w:t>
      </w:r>
    </w:p>
    <w:p w14:paraId="62C740FE"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111545B0"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81F3C9D"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1653E68"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41800DD"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7E5D309"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בכבוד רב,</w:t>
      </w:r>
    </w:p>
    <w:p w14:paraId="36DDD550"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74D3E1E"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6954FFDB"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___________________</w:t>
      </w:r>
    </w:p>
    <w:p w14:paraId="7CE8513E" w14:textId="13AB1AA2" w:rsidR="009E2846" w:rsidRPr="009E2846" w:rsidRDefault="00845BD9" w:rsidP="009E284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808CC77C79E04BAFB2A604AC660ACA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6" w:author="Meryl Etman" w:date="2021-05-26T17:28:00Z">
            <w:r w:rsidR="009A5484">
              <w:rPr>
                <w:rFonts w:ascii="Times New Roman" w:eastAsia="Times New Roman" w:hAnsi="Times New Roman"/>
                <w:color w:val="00B0F0"/>
                <w:sz w:val="20"/>
                <w:u w:val="single"/>
                <w:rtl/>
                <w:lang w:eastAsia="he-IL"/>
              </w:rPr>
              <w:t>לוסטיג ויתקין יועצים בע"מ</w:t>
            </w:r>
          </w:ins>
        </w:sdtContent>
      </w:sdt>
    </w:p>
    <w:p w14:paraId="7781ABCF"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9E2846">
        <w:rPr>
          <w:rFonts w:ascii="Times New Roman" w:eastAsia="Times New Roman" w:hAnsi="Times New Roman" w:hint="cs"/>
          <w:sz w:val="20"/>
          <w:szCs w:val="20"/>
          <w:rtl/>
          <w:lang w:eastAsia="he-IL"/>
        </w:rPr>
        <w:t xml:space="preserve">                </w:t>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t xml:space="preserve">   </w:t>
      </w:r>
    </w:p>
    <w:p w14:paraId="44A920CE"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275C5B60"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9E2846">
        <w:rPr>
          <w:rFonts w:ascii="Times New Roman" w:eastAsia="Times New Roman" w:hAnsi="Times New Roman" w:hint="cs"/>
          <w:sz w:val="20"/>
          <w:szCs w:val="20"/>
          <w:rtl/>
          <w:lang w:eastAsia="he-IL"/>
        </w:rPr>
        <w:br w:type="page"/>
      </w:r>
      <w:r w:rsidRPr="009E2846">
        <w:rPr>
          <w:rFonts w:ascii="Times New Roman" w:eastAsia="Times New Roman" w:hAnsi="Times New Roman" w:hint="cs"/>
          <w:b/>
          <w:bCs/>
          <w:sz w:val="24"/>
          <w:u w:val="single"/>
          <w:rtl/>
          <w:lang w:eastAsia="he-IL"/>
        </w:rPr>
        <w:t xml:space="preserve">נספח "י" </w:t>
      </w:r>
    </w:p>
    <w:p w14:paraId="1D2A31DE"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76C7C9C4"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9E2846">
        <w:rPr>
          <w:rFonts w:ascii="Times New Roman" w:eastAsia="Times New Roman" w:hAnsi="Times New Roman" w:hint="cs"/>
          <w:b/>
          <w:bCs/>
          <w:sz w:val="24"/>
          <w:u w:val="single"/>
          <w:rtl/>
          <w:lang w:eastAsia="he-IL"/>
        </w:rPr>
        <w:t>דוגמא לנוסח הצהרת המתכנן בדבר היעדר תביעות</w:t>
      </w:r>
    </w:p>
    <w:p w14:paraId="69946647" w14:textId="77777777" w:rsidR="009E2846" w:rsidRPr="009E2846" w:rsidRDefault="009E2846" w:rsidP="009E2846">
      <w:pPr>
        <w:widowControl w:val="0"/>
        <w:bidi w:val="0"/>
        <w:spacing w:before="0" w:beforeAutospacing="0" w:after="0" w:afterAutospacing="0" w:line="240" w:lineRule="auto"/>
        <w:ind w:left="180"/>
        <w:rPr>
          <w:rFonts w:ascii="Times New Roman" w:eastAsia="Times New Roman" w:hAnsi="Times New Roman"/>
          <w:sz w:val="24"/>
          <w:lang w:eastAsia="he-IL"/>
        </w:rPr>
      </w:pPr>
    </w:p>
    <w:p w14:paraId="7D249837" w14:textId="1BA61580"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color w:val="000000"/>
          <w:sz w:val="24"/>
          <w:rtl/>
          <w:lang w:eastAsia="he-IL"/>
        </w:rPr>
        <w:tab/>
      </w:r>
      <w:r w:rsidRPr="009E2846">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9F2D8F8070C84129A160C288A034FC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27" w:author="Meryl Etman" w:date="2021-05-26T17:27:00Z">
            <w:r w:rsidR="009A5484">
              <w:rPr>
                <w:rFonts w:ascii="Times New Roman" w:eastAsia="Times New Roman" w:hAnsi="Times New Roman" w:hint="cs"/>
                <w:color w:val="008000"/>
                <w:sz w:val="24"/>
                <w:rtl/>
                <w:lang w:eastAsia="he-IL"/>
              </w:rPr>
              <w:br/>
              <w:t>אפריקה ישראל מגורים בע"מ וישראל אדלר ובנו חברה להשקעות בע"מ</w:t>
            </w:r>
            <w:r w:rsidR="009A5484">
              <w:rPr>
                <w:rFonts w:ascii="Times New Roman" w:eastAsia="Times New Roman" w:hAnsi="Times New Roman" w:hint="cs"/>
                <w:color w:val="008000"/>
                <w:sz w:val="24"/>
                <w:rtl/>
                <w:lang w:eastAsia="he-IL"/>
              </w:rPr>
              <w:br/>
              <w:t>יוני נתניהו 1 ג' אור יהודה</w:t>
            </w:r>
            <w:r w:rsidR="009A5484">
              <w:rPr>
                <w:rFonts w:ascii="Times New Roman" w:eastAsia="Times New Roman" w:hAnsi="Times New Roman" w:hint="cs"/>
                <w:color w:val="008000"/>
                <w:sz w:val="24"/>
                <w:rtl/>
                <w:lang w:eastAsia="he-IL"/>
              </w:rPr>
              <w:br/>
              <w:t>558075404</w:t>
            </w:r>
            <w:r w:rsidR="009A5484">
              <w:rPr>
                <w:rFonts w:ascii="Times New Roman" w:eastAsia="Times New Roman" w:hAnsi="Times New Roman" w:hint="cs"/>
                <w:color w:val="008000"/>
                <w:sz w:val="24"/>
                <w:rtl/>
                <w:lang w:eastAsia="he-IL"/>
              </w:rPr>
              <w:br/>
            </w:r>
          </w:ins>
        </w:sdtContent>
      </w:sdt>
    </w:p>
    <w:p w14:paraId="7FF081CB"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8B046D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ג.א.נ.,</w:t>
      </w:r>
    </w:p>
    <w:p w14:paraId="2D9AE7A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2AB5859A" w14:textId="1B9AF5AF"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אנו הח"מ מצהירים בזאת שעם קבלת סך של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ש"ח (להלן:"</w:t>
      </w:r>
      <w:r w:rsidRPr="009E2846">
        <w:rPr>
          <w:rFonts w:ascii="Times New Roman" w:eastAsia="Times New Roman" w:hAnsi="Times New Roman" w:hint="cs"/>
          <w:b/>
          <w:bCs/>
          <w:sz w:val="24"/>
          <w:rtl/>
          <w:lang w:eastAsia="he-IL"/>
        </w:rPr>
        <w:t>היתרה הסופית</w:t>
      </w:r>
      <w:r w:rsidRPr="009E2846">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451B4D967FD145C7BEEF1F2BDDFF37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28" w:author="Meryl Etman" w:date="2021-05-26T17:32:00Z">
            <w:r w:rsidR="009A5484" w:rsidRPr="003059F5">
              <w:rPr>
                <w:rStyle w:val="PlaceholderText"/>
                <w:rtl/>
              </w:rPr>
              <w:t>[שם אתר]</w:t>
            </w:r>
          </w:ins>
        </w:sdtContent>
      </w:sdt>
      <w:r w:rsidRPr="009E2846">
        <w:rPr>
          <w:rFonts w:ascii="Times New Roman" w:eastAsia="Times New Roman" w:hAnsi="Times New Roman" w:hint="cs"/>
          <w:sz w:val="24"/>
          <w:rtl/>
          <w:lang w:eastAsia="he-IL"/>
        </w:rPr>
        <w:t xml:space="preserve"> עפ"י חוזה מיום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93585C114A7B4EE7BA87F12D263743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25T00:00:00Z">
            <w:dateFormat w:val="dd/MM/yyyy"/>
            <w:lid w:val="he-IL"/>
            <w:storeMappedDataAs w:val="dateTime"/>
            <w:calendar w:val="gregorian"/>
          </w:date>
        </w:sdtPr>
        <w:sdtEndPr>
          <w:rPr>
            <w:rFonts w:hint="cs"/>
          </w:rPr>
        </w:sdtEndPr>
        <w:sdtContent>
          <w:ins w:id="129" w:author="Meryl Etman" w:date="2021-09-02T12:03:00Z">
            <w:r w:rsidR="00845BD9">
              <w:rPr>
                <w:rFonts w:ascii="Times New Roman" w:eastAsia="Times New Roman" w:hAnsi="Times New Roman" w:hint="cs"/>
                <w:color w:val="008000"/>
                <w:sz w:val="24"/>
                <w:rtl/>
                <w:lang w:eastAsia="he-IL"/>
              </w:rPr>
              <w:t>‏25/08/2021</w:t>
            </w:r>
          </w:ins>
        </w:sdtContent>
      </w:sdt>
      <w:r w:rsidRPr="009E2846">
        <w:rPr>
          <w:rFonts w:ascii="Times New Roman" w:eastAsia="Times New Roman" w:hAnsi="Times New Roman" w:hint="cs"/>
          <w:sz w:val="24"/>
          <w:rtl/>
          <w:lang w:eastAsia="he-IL"/>
        </w:rPr>
        <w:t xml:space="preserve"> או עבור חלקן כמפורט להלן:</w:t>
      </w:r>
    </w:p>
    <w:p w14:paraId="10D3249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0F2E63F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01BD77F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CAFD68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0C6FCA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CD74ED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AF83C1C"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2026EC3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1041D9EC"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951EC9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66EDCC4B"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ולראיה באנו על החתום:</w:t>
      </w:r>
    </w:p>
    <w:p w14:paraId="4BC353F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1F798BE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היום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לחודש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לשנה _________</w:t>
      </w:r>
    </w:p>
    <w:p w14:paraId="14F87D27" w14:textId="77777777" w:rsidR="009E2846" w:rsidRPr="009E2846" w:rsidRDefault="009E2846" w:rsidP="009E2846">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1BE5F40C"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חתימה וחותמת המתכנן:</w:t>
      </w:r>
    </w:p>
    <w:p w14:paraId="5FD030A5"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9E2846">
        <w:rPr>
          <w:rFonts w:ascii="Times New Roman" w:eastAsia="Times New Roman" w:hAnsi="Times New Roman" w:hint="cs"/>
          <w:color w:val="00B0F0"/>
          <w:sz w:val="24"/>
          <w:u w:val="single"/>
          <w:rtl/>
          <w:lang w:eastAsia="he-IL"/>
        </w:rPr>
        <w:t xml:space="preserve">                  </w:t>
      </w:r>
    </w:p>
    <w:p w14:paraId="50E7244C"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4E686933" w14:textId="25FC18EC"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63D59C420D7448DB8DD92F19519C5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0" w:author="Meryl Etman" w:date="2021-05-26T17:28:00Z">
            <w:r w:rsidR="009A5484">
              <w:rPr>
                <w:rFonts w:ascii="Times New Roman" w:eastAsia="Times New Roman" w:hAnsi="Times New Roman"/>
                <w:color w:val="00B0F0"/>
                <w:sz w:val="20"/>
                <w:u w:val="single"/>
                <w:rtl/>
                <w:lang w:eastAsia="he-IL"/>
              </w:rPr>
              <w:t>לוסטיג ויתקין יועצים בע"מ</w:t>
            </w:r>
          </w:ins>
        </w:sdtContent>
      </w:sdt>
    </w:p>
    <w:p w14:paraId="1698B17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ADC868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920FB1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014EC2A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אישור</w:t>
      </w:r>
    </w:p>
    <w:p w14:paraId="458D89C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9E2846">
        <w:rPr>
          <w:rFonts w:ascii="Times New Roman" w:eastAsia="Times New Roman" w:hAnsi="Times New Roman" w:hint="cs"/>
          <w:b/>
          <w:bCs/>
          <w:sz w:val="24"/>
          <w:rtl/>
          <w:lang w:eastAsia="he-IL"/>
        </w:rPr>
        <w:t>החברה</w:t>
      </w:r>
      <w:r w:rsidRPr="009E2846">
        <w:rPr>
          <w:rFonts w:ascii="Times New Roman" w:eastAsia="Times New Roman" w:hAnsi="Times New Roman" w:hint="cs"/>
          <w:sz w:val="24"/>
          <w:rtl/>
          <w:lang w:eastAsia="he-IL"/>
        </w:rPr>
        <w:t>") ו/או שמה המודפס מחייבת את החברה לכל דבר וענין, חתמו בפני על מסמך זה.</w:t>
      </w:r>
    </w:p>
    <w:p w14:paraId="61EAA733" w14:textId="77777777" w:rsidR="009E2846" w:rsidRPr="009E2846" w:rsidRDefault="009E2846" w:rsidP="009E284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021D3F06" w14:textId="77777777" w:rsidR="009E2846" w:rsidRPr="009E2846" w:rsidRDefault="009E2846" w:rsidP="009E2846">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    תאריך : _______   </w:t>
      </w:r>
      <w:r w:rsidRPr="009E2846">
        <w:rPr>
          <w:rFonts w:ascii="Times New Roman" w:eastAsia="Times New Roman" w:hAnsi="Times New Roman" w:hint="cs"/>
          <w:sz w:val="24"/>
          <w:rtl/>
          <w:lang w:eastAsia="he-IL"/>
        </w:rPr>
        <w:tab/>
        <w:t>חתימה וחותמת עו"ד/רו"ח : _______________________</w:t>
      </w:r>
    </w:p>
    <w:p w14:paraId="37078772"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0"/>
          <w:szCs w:val="20"/>
          <w:rtl/>
          <w:lang w:eastAsia="he-IL"/>
        </w:rPr>
      </w:pPr>
    </w:p>
    <w:p w14:paraId="36E3F815" w14:textId="77777777" w:rsidR="009E2846" w:rsidRPr="009E2846" w:rsidRDefault="009E2846" w:rsidP="009E28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62B11C09"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3F8D8061" w14:textId="77777777" w:rsidR="009E2846" w:rsidRPr="009E2846" w:rsidRDefault="009E2846" w:rsidP="009E2846">
      <w:pPr>
        <w:spacing w:before="0" w:beforeAutospacing="0" w:after="0" w:afterAutospacing="0" w:line="240" w:lineRule="auto"/>
        <w:rPr>
          <w:rFonts w:ascii="Times New Roman" w:eastAsia="Times New Roman" w:hAnsi="Times New Roman"/>
          <w:sz w:val="20"/>
          <w:rtl/>
        </w:rPr>
      </w:pPr>
    </w:p>
    <w:p w14:paraId="3282CD6D" w14:textId="77777777" w:rsidR="001835AB" w:rsidRPr="001835AB" w:rsidRDefault="001835AB" w:rsidP="001835AB">
      <w:pPr>
        <w:spacing w:before="0" w:beforeAutospacing="0" w:after="0" w:afterAutospacing="0" w:line="240" w:lineRule="auto"/>
        <w:rPr>
          <w:rFonts w:ascii="Times New Roman" w:eastAsia="Times New Roman" w:hAnsi="Times New Roman"/>
          <w:sz w:val="24"/>
          <w:rtl/>
        </w:rPr>
      </w:pPr>
    </w:p>
    <w:p w14:paraId="5F0F8D50" w14:textId="77777777" w:rsidR="001835AB" w:rsidRPr="001835AB" w:rsidRDefault="001835AB" w:rsidP="001835AB">
      <w:pPr>
        <w:widowControl w:val="0"/>
        <w:bidi w:val="0"/>
        <w:spacing w:before="0" w:beforeAutospacing="0" w:after="0" w:afterAutospacing="0" w:line="240" w:lineRule="auto"/>
        <w:jc w:val="center"/>
        <w:rPr>
          <w:rFonts w:ascii="Times New Roman" w:eastAsia="Times New Roman" w:hAnsi="Times New Roman"/>
          <w:sz w:val="20"/>
          <w:rtl/>
        </w:rPr>
      </w:pPr>
    </w:p>
    <w:p w14:paraId="72AD112C" w14:textId="77777777" w:rsidR="001A69D5" w:rsidRPr="00853FB4" w:rsidRDefault="001A69D5" w:rsidP="00853FB4"/>
    <w:sectPr w:rsidR="001A69D5" w:rsidRPr="00853FB4"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81174C" w14:textId="77777777" w:rsidR="009A5484" w:rsidRDefault="009A5484" w:rsidP="00AF234B">
      <w:pPr>
        <w:spacing w:before="0" w:after="0" w:line="240" w:lineRule="auto"/>
      </w:pPr>
      <w:r>
        <w:separator/>
      </w:r>
    </w:p>
  </w:endnote>
  <w:endnote w:type="continuationSeparator" w:id="0">
    <w:p w14:paraId="12AF7834" w14:textId="77777777" w:rsidR="009A5484" w:rsidRDefault="009A5484" w:rsidP="00AF234B">
      <w:pPr>
        <w:spacing w:before="0" w:after="0" w:line="240" w:lineRule="auto"/>
      </w:pPr>
      <w:r>
        <w:continuationSeparator/>
      </w:r>
    </w:p>
  </w:endnote>
  <w:endnote w:type="continuationNotice" w:id="1">
    <w:p w14:paraId="3EDCA072" w14:textId="77777777" w:rsidR="009A5484" w:rsidRDefault="009A548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587"/>
      <w:gridCol w:w="2810"/>
      <w:gridCol w:w="232"/>
      <w:gridCol w:w="1042"/>
      <w:gridCol w:w="1824"/>
    </w:tblGrid>
    <w:tr w:rsidR="009A5484" w:rsidRPr="00487C69" w14:paraId="2BA9022E" w14:textId="77777777" w:rsidTr="009A5484">
      <w:tc>
        <w:tcPr>
          <w:tcW w:w="753" w:type="dxa"/>
        </w:tcPr>
        <w:p w14:paraId="39668A31" w14:textId="77777777"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2DD05B6F" w14:textId="6E8182B3" w:rsidR="009A5484" w:rsidRPr="00487C69" w:rsidRDefault="009A5484" w:rsidP="00487C69">
              <w:pPr>
                <w:tabs>
                  <w:tab w:val="center" w:pos="4153"/>
                  <w:tab w:val="right" w:pos="8306"/>
                </w:tabs>
                <w:spacing w:before="0" w:after="0" w:line="240" w:lineRule="auto"/>
                <w:rPr>
                  <w:rFonts w:ascii="David" w:hAnsi="David" w:cstheme="minorBidi"/>
                  <w:color w:val="00B0F0"/>
                  <w:sz w:val="20"/>
                  <w:szCs w:val="20"/>
                  <w:rtl/>
                </w:rPr>
              </w:pPr>
              <w:ins w:id="131" w:author="Meryl Etman" w:date="2021-05-26T17:25:00Z">
                <w:r>
                  <w:rPr>
                    <w:rFonts w:ascii="David" w:hAnsi="David" w:cstheme="minorBidi"/>
                    <w:color w:val="00B0F0"/>
                    <w:sz w:val="20"/>
                    <w:szCs w:val="20"/>
                    <w:rtl/>
                  </w:rPr>
                  <w:t>סביוני נצר סירני - בניין 31</w:t>
                </w:r>
              </w:ins>
            </w:p>
          </w:tc>
        </w:sdtContent>
      </w:sdt>
      <w:tc>
        <w:tcPr>
          <w:tcW w:w="2232" w:type="dxa"/>
        </w:tcPr>
        <w:p w14:paraId="2D507ECD" w14:textId="77777777"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theme="minorBidi" w:hint="cs"/>
                  <w:sz w:val="20"/>
                  <w:szCs w:val="20"/>
                  <w:rtl/>
                </w:rPr>
                <w:t>מתכנן מעליות</w:t>
              </w:r>
            </w:sdtContent>
          </w:sdt>
        </w:p>
      </w:tc>
      <w:tc>
        <w:tcPr>
          <w:tcW w:w="236" w:type="dxa"/>
        </w:tcPr>
        <w:p w14:paraId="041D5146" w14:textId="77777777" w:rsidR="009A5484" w:rsidRPr="00487C69" w:rsidRDefault="009A5484" w:rsidP="00487C69">
          <w:pPr>
            <w:tabs>
              <w:tab w:val="center" w:pos="4153"/>
              <w:tab w:val="right" w:pos="8306"/>
            </w:tabs>
            <w:spacing w:before="0" w:after="0" w:line="240" w:lineRule="auto"/>
            <w:rPr>
              <w:rFonts w:ascii="David" w:hAnsi="David" w:cstheme="minorBidi"/>
              <w:sz w:val="16"/>
              <w:szCs w:val="16"/>
              <w:rtl/>
            </w:rPr>
          </w:pPr>
        </w:p>
      </w:tc>
      <w:tc>
        <w:tcPr>
          <w:tcW w:w="1129" w:type="dxa"/>
        </w:tcPr>
        <w:p w14:paraId="73C392E3" w14:textId="77777777"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sz w:val="20"/>
              <w:szCs w:val="20"/>
              <w:rtl/>
            </w:rPr>
            <w:t>מס' חוזה</w:t>
          </w:r>
          <w:r w:rsidRPr="00487C69">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30E711F7" w14:textId="5FC0E0B2"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del w:id="132" w:author="Meryl Etman" w:date="2021-05-26T17:43:00Z">
                <w:r w:rsidDel="00600DA0">
                  <w:rPr>
                    <w:rFonts w:ascii="David" w:hAnsi="David" w:cstheme="minorBidi" w:hint="cs"/>
                    <w:sz w:val="20"/>
                    <w:szCs w:val="20"/>
                  </w:rPr>
                  <w:delText>CONT-5-661</w:delText>
                </w:r>
              </w:del>
              <w:ins w:id="133" w:author="Meryl Etman" w:date="2021-05-26T17:43:00Z">
                <w:r w:rsidR="00600DA0">
                  <w:rPr>
                    <w:rFonts w:ascii="David" w:hAnsi="David" w:cstheme="minorBidi" w:hint="cs"/>
                    <w:sz w:val="20"/>
                    <w:szCs w:val="20"/>
                  </w:rPr>
                  <w:t>CO</w:t>
                </w:r>
                <w:r w:rsidR="00600DA0">
                  <w:rPr>
                    <w:rFonts w:ascii="David" w:hAnsi="David" w:cstheme="minorBidi" w:hint="cs"/>
                    <w:sz w:val="20"/>
                    <w:szCs w:val="20"/>
                    <w:rtl/>
                  </w:rPr>
                  <w:t>NT-10-2064</w:t>
                </w:r>
              </w:ins>
            </w:p>
          </w:tc>
        </w:sdtContent>
      </w:sdt>
    </w:tr>
    <w:tr w:rsidR="009A5484" w:rsidRPr="00487C69" w14:paraId="204F8F4E" w14:textId="77777777" w:rsidTr="009A5484">
      <w:tc>
        <w:tcPr>
          <w:tcW w:w="753" w:type="dxa"/>
        </w:tcPr>
        <w:p w14:paraId="0DC56333" w14:textId="77777777"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687B4FC0" w14:textId="050045B5" w:rsidR="009A5484" w:rsidRPr="00487C69" w:rsidRDefault="009A5484" w:rsidP="00487C69">
              <w:pPr>
                <w:tabs>
                  <w:tab w:val="center" w:pos="4153"/>
                  <w:tab w:val="right" w:pos="8306"/>
                </w:tabs>
                <w:spacing w:before="0" w:after="0" w:line="240" w:lineRule="auto"/>
                <w:rPr>
                  <w:rFonts w:ascii="David" w:hAnsi="David" w:cstheme="minorBidi"/>
                  <w:color w:val="00B0F0"/>
                  <w:sz w:val="20"/>
                  <w:szCs w:val="20"/>
                  <w:rtl/>
                </w:rPr>
              </w:pPr>
              <w:ins w:id="134" w:author="Meryl Etman" w:date="2021-05-26T17:28:00Z">
                <w:r>
                  <w:rPr>
                    <w:rFonts w:ascii="David" w:hAnsi="David" w:cstheme="minorBidi"/>
                    <w:color w:val="00B0F0"/>
                    <w:sz w:val="20"/>
                    <w:szCs w:val="20"/>
                    <w:rtl/>
                  </w:rPr>
                  <w:t>לוסטיג ויתקין יועצים בע"מ</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A5484" w:rsidRPr="00487C69" w14:paraId="011CB0A7" w14:textId="77777777" w:rsidTr="009A5484">
            <w:trPr>
              <w:trHeight w:val="201"/>
            </w:trPr>
            <w:tc>
              <w:tcPr>
                <w:tcW w:w="926" w:type="dxa"/>
              </w:tcPr>
              <w:p w14:paraId="5DAF69BE" w14:textId="77777777"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D787491" w14:textId="0DDA3B1F" w:rsidR="009A5484" w:rsidRPr="00487C69" w:rsidRDefault="00845BD9" w:rsidP="00487C69">
                    <w:pPr>
                      <w:tabs>
                        <w:tab w:val="center" w:pos="4153"/>
                        <w:tab w:val="right" w:pos="8306"/>
                      </w:tabs>
                      <w:spacing w:before="0" w:after="0" w:line="240" w:lineRule="auto"/>
                      <w:ind w:left="1" w:hanging="1"/>
                      <w:rPr>
                        <w:rFonts w:ascii="David" w:hAnsi="David" w:cstheme="minorBidi"/>
                        <w:color w:val="00B0F0"/>
                        <w:sz w:val="20"/>
                        <w:szCs w:val="20"/>
                        <w:rtl/>
                      </w:rPr>
                    </w:pPr>
                    <w:ins w:id="135" w:author="Meryl Etman" w:date="2021-09-02T12:03:00Z">
                      <w:r>
                        <w:rPr>
                          <w:rFonts w:ascii="David" w:hAnsi="David" w:cstheme="minorBidi"/>
                          <w:color w:val="00B0F0"/>
                          <w:sz w:val="20"/>
                          <w:szCs w:val="20"/>
                          <w:rtl/>
                        </w:rPr>
                        <w:t>0.4</w:t>
                      </w:r>
                    </w:ins>
                  </w:p>
                </w:tc>
              </w:sdtContent>
            </w:sdt>
          </w:tr>
        </w:tbl>
        <w:p w14:paraId="44B19F34" w14:textId="77777777"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6D3571FE" w14:textId="77777777"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36631C5A" w14:textId="77777777"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סטטוס:</w:t>
          </w:r>
        </w:p>
      </w:tc>
      <w:tc>
        <w:tcPr>
          <w:tcW w:w="2073" w:type="dxa"/>
        </w:tcPr>
        <w:p w14:paraId="134384EF" w14:textId="243416BD" w:rsidR="009A5484" w:rsidRPr="00487C69" w:rsidRDefault="00845BD9" w:rsidP="00487C69">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36" w:author="Meryl Etman" w:date="2021-09-02T12:03:00Z">
                <w:r>
                  <w:rPr>
                    <w:rFonts w:ascii="David" w:hAnsi="David" w:cstheme="minorBidi"/>
                    <w:sz w:val="20"/>
                    <w:szCs w:val="20"/>
                    <w:rtl/>
                  </w:rPr>
                  <w:t>3;#</w:t>
                </w:r>
                <w:r>
                  <w:rPr>
                    <w:rFonts w:ascii="David" w:hAnsi="David" w:cstheme="minorBidi"/>
                    <w:sz w:val="20"/>
                    <w:szCs w:val="20"/>
                  </w:rPr>
                  <w:t>Draft</w:t>
                </w:r>
              </w:ins>
            </w:sdtContent>
          </w:sdt>
        </w:p>
      </w:tc>
    </w:tr>
    <w:tr w:rsidR="009A5484" w:rsidRPr="00487C69" w14:paraId="05E12E1E" w14:textId="77777777" w:rsidTr="009A5484">
      <w:trPr>
        <w:trHeight w:val="80"/>
      </w:trPr>
      <w:tc>
        <w:tcPr>
          <w:tcW w:w="753" w:type="dxa"/>
        </w:tcPr>
        <w:p w14:paraId="27396BF1" w14:textId="77777777"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p>
      </w:tc>
      <w:tc>
        <w:tcPr>
          <w:tcW w:w="1883" w:type="dxa"/>
        </w:tcPr>
        <w:p w14:paraId="60EED6C3" w14:textId="77777777" w:rsidR="009A5484" w:rsidRPr="00487C69" w:rsidRDefault="009A5484" w:rsidP="00487C69">
          <w:pPr>
            <w:tabs>
              <w:tab w:val="center" w:pos="4153"/>
              <w:tab w:val="right" w:pos="8306"/>
            </w:tabs>
            <w:spacing w:before="0" w:after="0" w:line="240" w:lineRule="auto"/>
            <w:rPr>
              <w:rFonts w:ascii="David" w:hAnsi="David" w:cstheme="minorBidi"/>
              <w:color w:val="00B0F0"/>
              <w:sz w:val="20"/>
              <w:szCs w:val="20"/>
              <w:rtl/>
            </w:rPr>
          </w:pPr>
        </w:p>
      </w:tc>
      <w:tc>
        <w:tcPr>
          <w:tcW w:w="2232" w:type="dxa"/>
        </w:tcPr>
        <w:p w14:paraId="45B1EB5A" w14:textId="77777777"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559EC6D7" w14:textId="77777777"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473F1C91" w14:textId="77777777"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p>
      </w:tc>
      <w:tc>
        <w:tcPr>
          <w:tcW w:w="2073" w:type="dxa"/>
        </w:tcPr>
        <w:p w14:paraId="5B37C72F" w14:textId="77777777" w:rsidR="009A5484" w:rsidRPr="00487C69" w:rsidRDefault="009A5484" w:rsidP="00487C69">
          <w:pPr>
            <w:tabs>
              <w:tab w:val="center" w:pos="4153"/>
              <w:tab w:val="right" w:pos="8306"/>
            </w:tabs>
            <w:spacing w:before="0" w:after="0" w:line="240" w:lineRule="auto"/>
            <w:rPr>
              <w:rFonts w:ascii="David" w:hAnsi="David" w:cstheme="minorBidi"/>
              <w:sz w:val="20"/>
              <w:szCs w:val="20"/>
              <w:rtl/>
            </w:rPr>
          </w:pPr>
        </w:p>
      </w:tc>
    </w:tr>
  </w:tbl>
  <w:p w14:paraId="2AB2F8C9" w14:textId="77777777" w:rsidR="009A5484" w:rsidRPr="00487C69" w:rsidRDefault="009A5484" w:rsidP="00487C69">
    <w:pPr>
      <w:spacing w:before="0" w:beforeAutospacing="0" w:after="0" w:afterAutospacing="0" w:line="240" w:lineRule="auto"/>
      <w:rPr>
        <w:rFonts w:ascii="Arial" w:hAnsi="Arial" w:cs="Arial"/>
        <w:sz w:val="16"/>
        <w:szCs w:val="16"/>
      </w:rPr>
    </w:pPr>
    <w:r w:rsidRPr="00487C69">
      <w:rPr>
        <w:rFonts w:ascii="Arial" w:hAnsi="Arial" w:cs="Arial" w:hint="cs"/>
        <w:sz w:val="16"/>
        <w:szCs w:val="16"/>
        <w:rtl/>
      </w:rPr>
      <w:t xml:space="preserve">   </w:t>
    </w:r>
    <w:r w:rsidRPr="00487C69">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5BD252" w14:textId="77777777" w:rsidR="009A5484" w:rsidRDefault="009A5484" w:rsidP="00AF234B">
      <w:pPr>
        <w:spacing w:before="0" w:after="0" w:line="240" w:lineRule="auto"/>
      </w:pPr>
      <w:r>
        <w:separator/>
      </w:r>
    </w:p>
  </w:footnote>
  <w:footnote w:type="continuationSeparator" w:id="0">
    <w:p w14:paraId="08FBEFBF" w14:textId="77777777" w:rsidR="009A5484" w:rsidRDefault="009A5484" w:rsidP="00AF234B">
      <w:pPr>
        <w:spacing w:before="0" w:after="0" w:line="240" w:lineRule="auto"/>
      </w:pPr>
      <w:r>
        <w:continuationSeparator/>
      </w:r>
    </w:p>
  </w:footnote>
  <w:footnote w:type="continuationNotice" w:id="1">
    <w:p w14:paraId="7ADA92BA" w14:textId="77777777" w:rsidR="009A5484" w:rsidRDefault="009A5484">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037985E9" w14:textId="19699FE2" w:rsidR="009A5484" w:rsidRDefault="009A5484" w:rsidP="00CF334C">
        <w:pPr>
          <w:pStyle w:val="Header"/>
          <w:jc w:val="center"/>
        </w:pPr>
        <w:r>
          <w:fldChar w:fldCharType="begin"/>
        </w:r>
        <w:r>
          <w:instrText xml:space="preserve"> PAGE   \* MERGEFORMAT </w:instrText>
        </w:r>
        <w:r>
          <w:fldChar w:fldCharType="separate"/>
        </w:r>
        <w:r w:rsidR="00845BD9">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2"/>
  </w:num>
  <w:num w:numId="15">
    <w:abstractNumId w:val="23"/>
  </w:num>
  <w:num w:numId="16">
    <w:abstractNumId w:val="27"/>
  </w:num>
  <w:num w:numId="17">
    <w:abstractNumId w:val="6"/>
  </w:num>
  <w:num w:numId="18">
    <w:abstractNumId w:val="10"/>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24"/>
  </w:num>
  <w:num w:numId="27">
    <w:abstractNumId w:val="2"/>
  </w:num>
  <w:num w:numId="28">
    <w:abstractNumId w:val="22"/>
  </w:num>
  <w:num w:numId="29">
    <w:abstractNumId w:val="19"/>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1"/>
  </w:num>
  <w:num w:numId="33">
    <w:abstractNumId w:val="4"/>
  </w:num>
  <w:num w:numId="34">
    <w:abstractNumId w:val="5"/>
  </w:num>
  <w:num w:numId="35">
    <w:abstractNumId w:val="7"/>
  </w:num>
  <w:num w:numId="36">
    <w:abstractNumId w:val="25"/>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835AB"/>
    <w:rsid w:val="001A0C3C"/>
    <w:rsid w:val="001A69D5"/>
    <w:rsid w:val="00214ACF"/>
    <w:rsid w:val="00272745"/>
    <w:rsid w:val="002816D9"/>
    <w:rsid w:val="002A5AA9"/>
    <w:rsid w:val="002B2234"/>
    <w:rsid w:val="002F2747"/>
    <w:rsid w:val="003160E8"/>
    <w:rsid w:val="003F4502"/>
    <w:rsid w:val="004041E2"/>
    <w:rsid w:val="004751C6"/>
    <w:rsid w:val="00487C69"/>
    <w:rsid w:val="005475D8"/>
    <w:rsid w:val="00552E11"/>
    <w:rsid w:val="005D6301"/>
    <w:rsid w:val="00600DA0"/>
    <w:rsid w:val="00666119"/>
    <w:rsid w:val="0072103C"/>
    <w:rsid w:val="00740118"/>
    <w:rsid w:val="00820FCA"/>
    <w:rsid w:val="00845BD9"/>
    <w:rsid w:val="008520F8"/>
    <w:rsid w:val="00853FB4"/>
    <w:rsid w:val="00894AA3"/>
    <w:rsid w:val="008C64C6"/>
    <w:rsid w:val="00942177"/>
    <w:rsid w:val="009A5484"/>
    <w:rsid w:val="009D773B"/>
    <w:rsid w:val="009E2846"/>
    <w:rsid w:val="00A42271"/>
    <w:rsid w:val="00AF234B"/>
    <w:rsid w:val="00B158C8"/>
    <w:rsid w:val="00BD72C4"/>
    <w:rsid w:val="00BE17B4"/>
    <w:rsid w:val="00CF334C"/>
    <w:rsid w:val="00D02A03"/>
    <w:rsid w:val="00D12751"/>
    <w:rsid w:val="00E64AE3"/>
    <w:rsid w:val="00E679C7"/>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F7AE2E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table" w:customStyle="1" w:styleId="11">
    <w:name w:val="רשת טבלה1"/>
    <w:basedOn w:val="TableNormal"/>
    <w:next w:val="TableGrid"/>
    <w:rsid w:val="00487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160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81EE206A6546AA9DCFDB04A54C5FD9"/>
        <w:category>
          <w:name w:val="General"/>
          <w:gallery w:val="placeholder"/>
        </w:category>
        <w:types>
          <w:type w:val="bbPlcHdr"/>
        </w:types>
        <w:behaviors>
          <w:behavior w:val="content"/>
        </w:behaviors>
        <w:guid w:val="{12D6FBB0-1226-4F5C-824D-701B1E857878}"/>
      </w:docPartPr>
      <w:docPartBody>
        <w:p w:rsidR="004628EB" w:rsidRDefault="004628EB">
          <w:r w:rsidRPr="0092175A">
            <w:rPr>
              <w:rStyle w:val="PlaceholderText"/>
              <w:rtl/>
            </w:rPr>
            <w:t>[תאריך חתימת חוזה]</w:t>
          </w:r>
        </w:p>
      </w:docPartBody>
    </w:docPart>
    <w:docPart>
      <w:docPartPr>
        <w:name w:val="F8CA3F7D45B74D58A057665DA56B85BC"/>
        <w:category>
          <w:name w:val="General"/>
          <w:gallery w:val="placeholder"/>
        </w:category>
        <w:types>
          <w:type w:val="bbPlcHdr"/>
        </w:types>
        <w:behaviors>
          <w:behavior w:val="content"/>
        </w:behaviors>
        <w:guid w:val="{F3FBF89E-2CF9-4126-BE9C-D87B4FA83865}"/>
      </w:docPartPr>
      <w:docPartBody>
        <w:p w:rsidR="004628EB" w:rsidRDefault="004628EB">
          <w:r w:rsidRPr="0092175A">
            <w:rPr>
              <w:rStyle w:val="PlaceholderText"/>
              <w:rtl/>
            </w:rPr>
            <w:t>[צד א בחוזה]</w:t>
          </w:r>
        </w:p>
      </w:docPartBody>
    </w:docPart>
    <w:docPart>
      <w:docPartPr>
        <w:name w:val="2211CB67568442CDA7E105BB49DC5401"/>
        <w:category>
          <w:name w:val="General"/>
          <w:gallery w:val="placeholder"/>
        </w:category>
        <w:types>
          <w:type w:val="bbPlcHdr"/>
        </w:types>
        <w:behaviors>
          <w:behavior w:val="content"/>
        </w:behaviors>
        <w:guid w:val="{2295DC22-DB09-48F0-B283-EE6FB51218A5}"/>
      </w:docPartPr>
      <w:docPartBody>
        <w:p w:rsidR="004628EB" w:rsidRDefault="004628EB">
          <w:r w:rsidRPr="0092175A">
            <w:rPr>
              <w:rStyle w:val="PlaceholderText"/>
              <w:rtl/>
            </w:rPr>
            <w:t>[צדדים נוספים]</w:t>
          </w:r>
        </w:p>
      </w:docPartBody>
    </w:docPart>
    <w:docPart>
      <w:docPartPr>
        <w:name w:val="62E35420215B4011A21F6B68A2033BF0"/>
        <w:category>
          <w:name w:val="General"/>
          <w:gallery w:val="placeholder"/>
        </w:category>
        <w:types>
          <w:type w:val="bbPlcHdr"/>
        </w:types>
        <w:behaviors>
          <w:behavior w:val="content"/>
        </w:behaviors>
        <w:guid w:val="{796E7D3C-D66D-4CDE-B5C9-E68FA62C1910}"/>
      </w:docPartPr>
      <w:docPartBody>
        <w:p w:rsidR="009C688F" w:rsidRDefault="004628EB">
          <w:r w:rsidRPr="0092175A">
            <w:rPr>
              <w:rStyle w:val="PlaceholderText"/>
              <w:rtl/>
            </w:rPr>
            <w:t>[סוג מדד כותרת]</w:t>
          </w:r>
        </w:p>
      </w:docPartBody>
    </w:docPart>
    <w:docPart>
      <w:docPartPr>
        <w:name w:val="0D11EEED53074232B641082A9FE27212"/>
        <w:category>
          <w:name w:val="General"/>
          <w:gallery w:val="placeholder"/>
        </w:category>
        <w:types>
          <w:type w:val="bbPlcHdr"/>
        </w:types>
        <w:behaviors>
          <w:behavior w:val="content"/>
        </w:behaviors>
        <w:guid w:val="{0AB80013-37AF-4331-88FA-72B0083D9A43}"/>
      </w:docPartPr>
      <w:docPartBody>
        <w:p w:rsidR="009C688F" w:rsidRDefault="004628EB">
          <w:r w:rsidRPr="0092175A">
            <w:rPr>
              <w:rStyle w:val="PlaceholderText"/>
              <w:rtl/>
            </w:rPr>
            <w:t>[מדד בגין/ידוע - כותרת]</w:t>
          </w:r>
        </w:p>
      </w:docPartBody>
    </w:docPart>
    <w:docPart>
      <w:docPartPr>
        <w:name w:val="13B752DADF404318B26FEECA9B7751B5"/>
        <w:category>
          <w:name w:val="General"/>
          <w:gallery w:val="placeholder"/>
        </w:category>
        <w:types>
          <w:type w:val="bbPlcHdr"/>
        </w:types>
        <w:behaviors>
          <w:behavior w:val="content"/>
        </w:behaviors>
        <w:guid w:val="{2C043F13-EC96-4DA1-B789-FC8F9EBB5A16}"/>
      </w:docPartPr>
      <w:docPartBody>
        <w:p w:rsidR="009C688F" w:rsidRDefault="004628EB">
          <w:r w:rsidRPr="0092175A">
            <w:rPr>
              <w:rStyle w:val="PlaceholderText"/>
              <w:rtl/>
            </w:rPr>
            <w:t>[מדד בסיס]</w:t>
          </w:r>
        </w:p>
      </w:docPartBody>
    </w:docPart>
    <w:docPart>
      <w:docPartPr>
        <w:name w:val="D85235A1B81543B1A28ABA672848DBF2"/>
        <w:category>
          <w:name w:val="General"/>
          <w:gallery w:val="placeholder"/>
        </w:category>
        <w:types>
          <w:type w:val="bbPlcHdr"/>
        </w:types>
        <w:behaviors>
          <w:behavior w:val="content"/>
        </w:behaviors>
        <w:guid w:val="{82486732-61B4-470A-B265-307EEE81C4E2}"/>
      </w:docPartPr>
      <w:docPartBody>
        <w:p w:rsidR="009C688F" w:rsidRDefault="004628EB">
          <w:r w:rsidRPr="0092175A">
            <w:rPr>
              <w:rStyle w:val="PlaceholderText"/>
              <w:rtl/>
            </w:rPr>
            <w:t>[נקודות מדד]</w:t>
          </w:r>
        </w:p>
      </w:docPartBody>
    </w:docPart>
    <w:docPart>
      <w:docPartPr>
        <w:name w:val="114B71F79DE2463CA4A1183607D39F03"/>
        <w:category>
          <w:name w:val="כללי"/>
          <w:gallery w:val="placeholder"/>
        </w:category>
        <w:types>
          <w:type w:val="bbPlcHdr"/>
        </w:types>
        <w:behaviors>
          <w:behavior w:val="content"/>
        </w:behaviors>
        <w:guid w:val="{3EC533E3-BD50-4C18-BE5F-2B487F5F5599}"/>
      </w:docPartPr>
      <w:docPartBody>
        <w:p w:rsidR="00BF7EDD" w:rsidRDefault="00BF7EDD" w:rsidP="00BF7EDD">
          <w:pPr>
            <w:pStyle w:val="114B71F79DE2463CA4A1183607D39F03"/>
          </w:pPr>
          <w:r w:rsidRPr="00F11BAF">
            <w:rPr>
              <w:rStyle w:val="PlaceholderText"/>
              <w:rtl/>
            </w:rPr>
            <w:t>[שם הפרויקט]</w:t>
          </w:r>
        </w:p>
      </w:docPartBody>
    </w:docPart>
    <w:docPart>
      <w:docPartPr>
        <w:name w:val="68719980623D4C139E0D293607FE313D"/>
        <w:category>
          <w:name w:val="כללי"/>
          <w:gallery w:val="placeholder"/>
        </w:category>
        <w:types>
          <w:type w:val="bbPlcHdr"/>
        </w:types>
        <w:behaviors>
          <w:behavior w:val="content"/>
        </w:behaviors>
        <w:guid w:val="{AFEB96CF-0800-49A8-9EEF-9A1BEE2FB056}"/>
      </w:docPartPr>
      <w:docPartBody>
        <w:p w:rsidR="00BF7EDD" w:rsidRDefault="00BF7EDD" w:rsidP="00BF7EDD">
          <w:pPr>
            <w:pStyle w:val="68719980623D4C139E0D293607FE313D"/>
          </w:pPr>
          <w:r w:rsidRPr="00F11BAF">
            <w:rPr>
              <w:rStyle w:val="PlaceholderText"/>
              <w:rtl/>
            </w:rPr>
            <w:t>[שם אתר]</w:t>
          </w:r>
        </w:p>
      </w:docPartBody>
    </w:docPart>
    <w:docPart>
      <w:docPartPr>
        <w:name w:val="A03D9D8C2F6B4A6BAB6E433EF8B039EA"/>
        <w:category>
          <w:name w:val="כללי"/>
          <w:gallery w:val="placeholder"/>
        </w:category>
        <w:types>
          <w:type w:val="bbPlcHdr"/>
        </w:types>
        <w:behaviors>
          <w:behavior w:val="content"/>
        </w:behaviors>
        <w:guid w:val="{800420ED-2227-4844-A093-AF1DCB5031AF}"/>
      </w:docPartPr>
      <w:docPartBody>
        <w:p w:rsidR="00BF7EDD" w:rsidRDefault="00BF7EDD" w:rsidP="00BF7EDD">
          <w:pPr>
            <w:pStyle w:val="A03D9D8C2F6B4A6BAB6E433EF8B039EA"/>
          </w:pPr>
          <w:r w:rsidRPr="009C4355">
            <w:rPr>
              <w:rStyle w:val="PlaceholderText"/>
              <w:rtl/>
            </w:rPr>
            <w:t>[שם ספק]</w:t>
          </w:r>
        </w:p>
      </w:docPartBody>
    </w:docPart>
    <w:docPart>
      <w:docPartPr>
        <w:name w:val="AF5095918E924D79826F9B18EDC4F12D"/>
        <w:category>
          <w:name w:val="כללי"/>
          <w:gallery w:val="placeholder"/>
        </w:category>
        <w:types>
          <w:type w:val="bbPlcHdr"/>
        </w:types>
        <w:behaviors>
          <w:behavior w:val="content"/>
        </w:behaviors>
        <w:guid w:val="{B82C5DE3-7387-4CAE-9BBE-D3AE0FBE2C51}"/>
      </w:docPartPr>
      <w:docPartBody>
        <w:p w:rsidR="00BF7EDD" w:rsidRDefault="00BF7EDD" w:rsidP="00BF7EDD">
          <w:pPr>
            <w:pStyle w:val="AF5095918E924D79826F9B18EDC4F12D"/>
          </w:pPr>
          <w:r w:rsidRPr="003E6FC4">
            <w:rPr>
              <w:rStyle w:val="PlaceholderText"/>
              <w:rtl/>
            </w:rPr>
            <w:t>[שם צד א]</w:t>
          </w:r>
        </w:p>
      </w:docPartBody>
    </w:docPart>
    <w:docPart>
      <w:docPartPr>
        <w:name w:val="564AE81DA21F4ED78EB5CA809D6CFA6D"/>
        <w:category>
          <w:name w:val="כללי"/>
          <w:gallery w:val="placeholder"/>
        </w:category>
        <w:types>
          <w:type w:val="bbPlcHdr"/>
        </w:types>
        <w:behaviors>
          <w:behavior w:val="content"/>
        </w:behaviors>
        <w:guid w:val="{5BE64856-BF8A-4BB0-A598-50783955B7F4}"/>
      </w:docPartPr>
      <w:docPartBody>
        <w:p w:rsidR="00BF7EDD" w:rsidRDefault="00BF7EDD" w:rsidP="00BF7EDD">
          <w:pPr>
            <w:pStyle w:val="564AE81DA21F4ED78EB5CA809D6CFA6D"/>
          </w:pPr>
          <w:r w:rsidRPr="003059F5">
            <w:rPr>
              <w:rStyle w:val="PlaceholderText"/>
              <w:rtl/>
            </w:rPr>
            <w:t>[רשות מקומית]</w:t>
          </w:r>
        </w:p>
      </w:docPartBody>
    </w:docPart>
    <w:docPart>
      <w:docPartPr>
        <w:name w:val="32D2F19C01A448299B31E3C8260E18ED"/>
        <w:category>
          <w:name w:val="כללי"/>
          <w:gallery w:val="placeholder"/>
        </w:category>
        <w:types>
          <w:type w:val="bbPlcHdr"/>
        </w:types>
        <w:behaviors>
          <w:behavior w:val="content"/>
        </w:behaviors>
        <w:guid w:val="{C76297FD-FFCA-4646-9DAF-690E34785C62}"/>
      </w:docPartPr>
      <w:docPartBody>
        <w:p w:rsidR="00BF7EDD" w:rsidRDefault="00BF7EDD" w:rsidP="00BF7EDD">
          <w:pPr>
            <w:pStyle w:val="32D2F19C01A448299B31E3C8260E18ED"/>
          </w:pPr>
          <w:r w:rsidRPr="003059F5">
            <w:rPr>
              <w:rStyle w:val="PlaceholderText"/>
              <w:rtl/>
            </w:rPr>
            <w:t>[שם אתר]</w:t>
          </w:r>
        </w:p>
      </w:docPartBody>
    </w:docPart>
    <w:docPart>
      <w:docPartPr>
        <w:name w:val="CB895B3499E0482695CCAD380F30F9AB"/>
        <w:category>
          <w:name w:val="כללי"/>
          <w:gallery w:val="placeholder"/>
        </w:category>
        <w:types>
          <w:type w:val="bbPlcHdr"/>
        </w:types>
        <w:behaviors>
          <w:behavior w:val="content"/>
        </w:behaviors>
        <w:guid w:val="{05968414-66A8-4925-AE93-3ECC89409733}"/>
      </w:docPartPr>
      <w:docPartBody>
        <w:p w:rsidR="00BF7EDD" w:rsidRDefault="00BF7EDD" w:rsidP="00BF7EDD">
          <w:pPr>
            <w:pStyle w:val="CB895B3499E0482695CCAD380F30F9AB"/>
          </w:pPr>
          <w:r w:rsidRPr="003059F5">
            <w:rPr>
              <w:rStyle w:val="PlaceholderText"/>
              <w:rtl/>
            </w:rPr>
            <w:t>[שם הפרויקט]</w:t>
          </w:r>
        </w:p>
      </w:docPartBody>
    </w:docPart>
    <w:docPart>
      <w:docPartPr>
        <w:name w:val="182F74DC5C8E4021B0CC0C3762F2E7E9"/>
        <w:category>
          <w:name w:val="כללי"/>
          <w:gallery w:val="placeholder"/>
        </w:category>
        <w:types>
          <w:type w:val="bbPlcHdr"/>
        </w:types>
        <w:behaviors>
          <w:behavior w:val="content"/>
        </w:behaviors>
        <w:guid w:val="{5B2B4209-7E28-439D-BC1C-658D945BAA13}"/>
      </w:docPartPr>
      <w:docPartBody>
        <w:p w:rsidR="00BF7EDD" w:rsidRDefault="00BF7EDD" w:rsidP="00BF7EDD">
          <w:pPr>
            <w:pStyle w:val="182F74DC5C8E4021B0CC0C3762F2E7E9"/>
          </w:pPr>
          <w:r w:rsidRPr="003059F5">
            <w:rPr>
              <w:rStyle w:val="PlaceholderText"/>
              <w:rtl/>
            </w:rPr>
            <w:t>[שדה נוסף 2]</w:t>
          </w:r>
        </w:p>
      </w:docPartBody>
    </w:docPart>
    <w:docPart>
      <w:docPartPr>
        <w:name w:val="9EAC23516FAE4031AE28A4FF7C5F6AD0"/>
        <w:category>
          <w:name w:val="כללי"/>
          <w:gallery w:val="placeholder"/>
        </w:category>
        <w:types>
          <w:type w:val="bbPlcHdr"/>
        </w:types>
        <w:behaviors>
          <w:behavior w:val="content"/>
        </w:behaviors>
        <w:guid w:val="{7B0A7D48-DC40-48C1-BE40-9EA9D072478E}"/>
      </w:docPartPr>
      <w:docPartBody>
        <w:p w:rsidR="00BF7EDD" w:rsidRDefault="00BF7EDD" w:rsidP="00BF7EDD">
          <w:pPr>
            <w:pStyle w:val="9EAC23516FAE4031AE28A4FF7C5F6AD0"/>
          </w:pPr>
          <w:r w:rsidRPr="003059F5">
            <w:rPr>
              <w:rStyle w:val="PlaceholderText"/>
              <w:rtl/>
            </w:rPr>
            <w:t>[שדה נוסף 1]</w:t>
          </w:r>
        </w:p>
      </w:docPartBody>
    </w:docPart>
    <w:docPart>
      <w:docPartPr>
        <w:name w:val="764C71461BC84153BBDCE6E5C5948794"/>
        <w:category>
          <w:name w:val="כללי"/>
          <w:gallery w:val="placeholder"/>
        </w:category>
        <w:types>
          <w:type w:val="bbPlcHdr"/>
        </w:types>
        <w:behaviors>
          <w:behavior w:val="content"/>
        </w:behaviors>
        <w:guid w:val="{417AED30-1667-4B7D-AFF2-4164A1081D75}"/>
      </w:docPartPr>
      <w:docPartBody>
        <w:p w:rsidR="00BF7EDD" w:rsidRDefault="00BF7EDD" w:rsidP="00BF7EDD">
          <w:pPr>
            <w:pStyle w:val="764C71461BC84153BBDCE6E5C5948794"/>
          </w:pPr>
          <w:r w:rsidRPr="003059F5">
            <w:rPr>
              <w:rStyle w:val="PlaceholderText"/>
              <w:rtl/>
            </w:rPr>
            <w:t>[רשות מקומית]</w:t>
          </w:r>
        </w:p>
      </w:docPartBody>
    </w:docPart>
    <w:docPart>
      <w:docPartPr>
        <w:name w:val="9F24E6AC1AD4458D9FA303CC0D17BA1B"/>
        <w:category>
          <w:name w:val="כללי"/>
          <w:gallery w:val="placeholder"/>
        </w:category>
        <w:types>
          <w:type w:val="bbPlcHdr"/>
        </w:types>
        <w:behaviors>
          <w:behavior w:val="content"/>
        </w:behaviors>
        <w:guid w:val="{BCEB840A-8C2F-4197-A13D-1215DB0A8656}"/>
      </w:docPartPr>
      <w:docPartBody>
        <w:p w:rsidR="00BF7EDD" w:rsidRDefault="00BF7EDD" w:rsidP="00BF7EDD">
          <w:pPr>
            <w:pStyle w:val="9F24E6AC1AD4458D9FA303CC0D17BA1B"/>
          </w:pPr>
          <w:r w:rsidRPr="003059F5">
            <w:rPr>
              <w:rStyle w:val="PlaceholderText"/>
              <w:rtl/>
            </w:rPr>
            <w:t>[שדה נוסף 3]</w:t>
          </w:r>
        </w:p>
      </w:docPartBody>
    </w:docPart>
    <w:docPart>
      <w:docPartPr>
        <w:name w:val="C0B196886B29454580E96F19537D2152"/>
        <w:category>
          <w:name w:val="כללי"/>
          <w:gallery w:val="placeholder"/>
        </w:category>
        <w:types>
          <w:type w:val="bbPlcHdr"/>
        </w:types>
        <w:behaviors>
          <w:behavior w:val="content"/>
        </w:behaviors>
        <w:guid w:val="{EB9B9CB4-84E9-43F1-8F91-04B485A0DC18}"/>
      </w:docPartPr>
      <w:docPartBody>
        <w:p w:rsidR="00BF7EDD" w:rsidRDefault="00BF7EDD" w:rsidP="00BF7EDD">
          <w:pPr>
            <w:pStyle w:val="C0B196886B29454580E96F19537D2152"/>
          </w:pPr>
          <w:r w:rsidRPr="003059F5">
            <w:rPr>
              <w:rStyle w:val="PlaceholderText"/>
              <w:rtl/>
            </w:rPr>
            <w:t>[שדה נוסף 4]</w:t>
          </w:r>
        </w:p>
      </w:docPartBody>
    </w:docPart>
    <w:docPart>
      <w:docPartPr>
        <w:name w:val="D91D732FBCAB40BEA58DC25E5E776F2B"/>
        <w:category>
          <w:name w:val="כללי"/>
          <w:gallery w:val="placeholder"/>
        </w:category>
        <w:types>
          <w:type w:val="bbPlcHdr"/>
        </w:types>
        <w:behaviors>
          <w:behavior w:val="content"/>
        </w:behaviors>
        <w:guid w:val="{27E2F2F2-BC63-4632-97BF-190AA3C47981}"/>
      </w:docPartPr>
      <w:docPartBody>
        <w:p w:rsidR="00BF7EDD" w:rsidRDefault="00BF7EDD" w:rsidP="00BF7EDD">
          <w:pPr>
            <w:pStyle w:val="D91D732FBCAB40BEA58DC25E5E776F2B"/>
          </w:pPr>
          <w:r w:rsidRPr="003059F5">
            <w:rPr>
              <w:rStyle w:val="PlaceholderText"/>
              <w:rtl/>
            </w:rPr>
            <w:t>[שדה נוסף 5]</w:t>
          </w:r>
        </w:p>
      </w:docPartBody>
    </w:docPart>
    <w:docPart>
      <w:docPartPr>
        <w:name w:val="2403F9ECBD4040D6915B0CED1621BF22"/>
        <w:category>
          <w:name w:val="כללי"/>
          <w:gallery w:val="placeholder"/>
        </w:category>
        <w:types>
          <w:type w:val="bbPlcHdr"/>
        </w:types>
        <w:behaviors>
          <w:behavior w:val="content"/>
        </w:behaviors>
        <w:guid w:val="{8B433085-2236-43BB-BD79-7C7B66FAF1D3}"/>
      </w:docPartPr>
      <w:docPartBody>
        <w:p w:rsidR="00BF7EDD" w:rsidRDefault="00BF7EDD" w:rsidP="00BF7EDD">
          <w:pPr>
            <w:pStyle w:val="2403F9ECBD4040D6915B0CED1621BF22"/>
          </w:pPr>
          <w:r w:rsidRPr="003059F5">
            <w:rPr>
              <w:rStyle w:val="PlaceholderText"/>
              <w:rtl/>
            </w:rPr>
            <w:t>[שדה נוסף 6]</w:t>
          </w:r>
        </w:p>
      </w:docPartBody>
    </w:docPart>
    <w:docPart>
      <w:docPartPr>
        <w:name w:val="67499A35E45147029E9A21E4FC5E9DD0"/>
        <w:category>
          <w:name w:val="כללי"/>
          <w:gallery w:val="placeholder"/>
        </w:category>
        <w:types>
          <w:type w:val="bbPlcHdr"/>
        </w:types>
        <w:behaviors>
          <w:behavior w:val="content"/>
        </w:behaviors>
        <w:guid w:val="{9ACE422F-C17B-4EEC-9D20-ED0698DD67B5}"/>
      </w:docPartPr>
      <w:docPartBody>
        <w:p w:rsidR="00BF7EDD" w:rsidRDefault="00BF7EDD" w:rsidP="00BF7EDD">
          <w:pPr>
            <w:pStyle w:val="67499A35E45147029E9A21E4FC5E9DD0"/>
          </w:pPr>
          <w:r w:rsidRPr="003059F5">
            <w:rPr>
              <w:rStyle w:val="PlaceholderText"/>
              <w:rtl/>
            </w:rPr>
            <w:t>[אחוז השתתפות צד א]</w:t>
          </w:r>
        </w:p>
      </w:docPartBody>
    </w:docPart>
    <w:docPart>
      <w:docPartPr>
        <w:name w:val="B0DEDF3A4B70409DA9BD05A9AD7251CF"/>
        <w:category>
          <w:name w:val="כללי"/>
          <w:gallery w:val="placeholder"/>
        </w:category>
        <w:types>
          <w:type w:val="bbPlcHdr"/>
        </w:types>
        <w:behaviors>
          <w:behavior w:val="content"/>
        </w:behaviors>
        <w:guid w:val="{C3B60DA4-C2B2-4352-8AD2-51E1F4AAAB47}"/>
      </w:docPartPr>
      <w:docPartBody>
        <w:p w:rsidR="00044785" w:rsidRDefault="00BF7EDD" w:rsidP="00BF7EDD">
          <w:pPr>
            <w:pStyle w:val="B0DEDF3A4B70409DA9BD05A9AD7251CF"/>
          </w:pPr>
          <w:r w:rsidRPr="003059F5">
            <w:rPr>
              <w:rStyle w:val="PlaceholderText"/>
              <w:rtl/>
            </w:rPr>
            <w:t>[תאריך חתימת חוזה]</w:t>
          </w:r>
        </w:p>
      </w:docPartBody>
    </w:docPart>
    <w:docPart>
      <w:docPartPr>
        <w:name w:val="B96535F2EC8E4A54A7A080923C431ACD"/>
        <w:category>
          <w:name w:val="כללי"/>
          <w:gallery w:val="placeholder"/>
        </w:category>
        <w:types>
          <w:type w:val="bbPlcHdr"/>
        </w:types>
        <w:behaviors>
          <w:behavior w:val="content"/>
        </w:behaviors>
        <w:guid w:val="{57DECBB1-62E7-4850-8256-031394740EBA}"/>
      </w:docPartPr>
      <w:docPartBody>
        <w:p w:rsidR="00044785" w:rsidRDefault="00BF7EDD" w:rsidP="00BF7EDD">
          <w:pPr>
            <w:pStyle w:val="B96535F2EC8E4A54A7A080923C431ACD"/>
          </w:pPr>
          <w:r w:rsidRPr="0027244C">
            <w:rPr>
              <w:rStyle w:val="PlaceholderText"/>
              <w:rtl/>
            </w:rPr>
            <w:t>[צד א בחוזה]</w:t>
          </w:r>
        </w:p>
      </w:docPartBody>
    </w:docPart>
    <w:docPart>
      <w:docPartPr>
        <w:name w:val="2ED9ACFB8CD3442A972976D19B7A6C64"/>
        <w:category>
          <w:name w:val="כללי"/>
          <w:gallery w:val="placeholder"/>
        </w:category>
        <w:types>
          <w:type w:val="bbPlcHdr"/>
        </w:types>
        <w:behaviors>
          <w:behavior w:val="content"/>
        </w:behaviors>
        <w:guid w:val="{9A6D7BFA-E710-4C2D-B343-DACD7263D56B}"/>
      </w:docPartPr>
      <w:docPartBody>
        <w:p w:rsidR="00044785" w:rsidRDefault="00BF7EDD" w:rsidP="00BF7EDD">
          <w:pPr>
            <w:pStyle w:val="2ED9ACFB8CD3442A972976D19B7A6C64"/>
          </w:pPr>
          <w:r w:rsidRPr="003059F5">
            <w:rPr>
              <w:rStyle w:val="PlaceholderText"/>
              <w:rtl/>
            </w:rPr>
            <w:t>[שם ספק]</w:t>
          </w:r>
        </w:p>
      </w:docPartBody>
    </w:docPart>
    <w:docPart>
      <w:docPartPr>
        <w:name w:val="8A0B84AD49404A68886CE82968448984"/>
        <w:category>
          <w:name w:val="כללי"/>
          <w:gallery w:val="placeholder"/>
        </w:category>
        <w:types>
          <w:type w:val="bbPlcHdr"/>
        </w:types>
        <w:behaviors>
          <w:behavior w:val="content"/>
        </w:behaviors>
        <w:guid w:val="{B17581B8-7B30-4408-94C9-B4952202B98B}"/>
      </w:docPartPr>
      <w:docPartBody>
        <w:p w:rsidR="00044785" w:rsidRDefault="00BF7EDD" w:rsidP="00BF7EDD">
          <w:pPr>
            <w:pStyle w:val="8A0B84AD49404A68886CE82968448984"/>
          </w:pPr>
          <w:r w:rsidRPr="003059F5">
            <w:rPr>
              <w:rStyle w:val="PlaceholderText"/>
              <w:rtl/>
            </w:rPr>
            <w:t>[שם ספק]</w:t>
          </w:r>
        </w:p>
      </w:docPartBody>
    </w:docPart>
    <w:docPart>
      <w:docPartPr>
        <w:name w:val="36271808A6C94BC3A42F6D43B39727E7"/>
        <w:category>
          <w:name w:val="כללי"/>
          <w:gallery w:val="placeholder"/>
        </w:category>
        <w:types>
          <w:type w:val="bbPlcHdr"/>
        </w:types>
        <w:behaviors>
          <w:behavior w:val="content"/>
        </w:behaviors>
        <w:guid w:val="{68AABD99-87F0-4DF4-B7AE-978C44BC6190}"/>
      </w:docPartPr>
      <w:docPartBody>
        <w:p w:rsidR="00044785" w:rsidRDefault="00BF7EDD" w:rsidP="00BF7EDD">
          <w:pPr>
            <w:pStyle w:val="36271808A6C94BC3A42F6D43B39727E7"/>
          </w:pPr>
          <w:r w:rsidRPr="003059F5">
            <w:rPr>
              <w:rStyle w:val="PlaceholderText"/>
              <w:rtl/>
            </w:rPr>
            <w:t>[שם ספק]</w:t>
          </w:r>
        </w:p>
      </w:docPartBody>
    </w:docPart>
    <w:docPart>
      <w:docPartPr>
        <w:name w:val="6544B0C8030D49628507D044F2352614"/>
        <w:category>
          <w:name w:val="כללי"/>
          <w:gallery w:val="placeholder"/>
        </w:category>
        <w:types>
          <w:type w:val="bbPlcHdr"/>
        </w:types>
        <w:behaviors>
          <w:behavior w:val="content"/>
        </w:behaviors>
        <w:guid w:val="{546D48EE-DD69-4F1F-B585-A3DB0198E4DC}"/>
      </w:docPartPr>
      <w:docPartBody>
        <w:p w:rsidR="00044785" w:rsidRDefault="00BF7EDD" w:rsidP="00BF7EDD">
          <w:pPr>
            <w:pStyle w:val="6544B0C8030D49628507D044F2352614"/>
          </w:pPr>
          <w:r w:rsidRPr="003059F5">
            <w:rPr>
              <w:rStyle w:val="PlaceholderText"/>
              <w:rtl/>
            </w:rPr>
            <w:t>[שם ספק]</w:t>
          </w:r>
        </w:p>
      </w:docPartBody>
    </w:docPart>
    <w:docPart>
      <w:docPartPr>
        <w:name w:val="F98F5113FA6F4C58B92A2215E9F15DA5"/>
        <w:category>
          <w:name w:val="כללי"/>
          <w:gallery w:val="placeholder"/>
        </w:category>
        <w:types>
          <w:type w:val="bbPlcHdr"/>
        </w:types>
        <w:behaviors>
          <w:behavior w:val="content"/>
        </w:behaviors>
        <w:guid w:val="{0ADC721E-D6D7-4B6E-B24E-C6A72B9D39EB}"/>
      </w:docPartPr>
      <w:docPartBody>
        <w:p w:rsidR="00044785" w:rsidRDefault="00BF7EDD" w:rsidP="00BF7EDD">
          <w:pPr>
            <w:pStyle w:val="F98F5113FA6F4C58B92A2215E9F15DA5"/>
          </w:pPr>
          <w:r w:rsidRPr="003059F5">
            <w:rPr>
              <w:rStyle w:val="PlaceholderText"/>
              <w:rtl/>
            </w:rPr>
            <w:t>[תבנית חוזה]</w:t>
          </w:r>
        </w:p>
      </w:docPartBody>
    </w:docPart>
    <w:docPart>
      <w:docPartPr>
        <w:name w:val="41AAE38D82274D30B8656CDA14B893E3"/>
        <w:category>
          <w:name w:val="כללי"/>
          <w:gallery w:val="placeholder"/>
        </w:category>
        <w:types>
          <w:type w:val="bbPlcHdr"/>
        </w:types>
        <w:behaviors>
          <w:behavior w:val="content"/>
        </w:behaviors>
        <w:guid w:val="{38C68A53-4952-4B44-8838-021332C1A41A}"/>
      </w:docPartPr>
      <w:docPartBody>
        <w:p w:rsidR="00044785" w:rsidRDefault="00BF7EDD" w:rsidP="00BF7EDD">
          <w:pPr>
            <w:pStyle w:val="41AAE38D82274D30B8656CDA14B893E3"/>
          </w:pPr>
          <w:r w:rsidRPr="009D00D7">
            <w:rPr>
              <w:rStyle w:val="PlaceholderText"/>
              <w:rtl/>
            </w:rPr>
            <w:t>[שם הפרויקט]</w:t>
          </w:r>
        </w:p>
      </w:docPartBody>
    </w:docPart>
    <w:docPart>
      <w:docPartPr>
        <w:name w:val="55BE7BBF8A554738BCBDA45FE2FF3622"/>
        <w:category>
          <w:name w:val="כללי"/>
          <w:gallery w:val="placeholder"/>
        </w:category>
        <w:types>
          <w:type w:val="bbPlcHdr"/>
        </w:types>
        <w:behaviors>
          <w:behavior w:val="content"/>
        </w:behaviors>
        <w:guid w:val="{A54DBDA2-9BF8-4440-95F6-9BA4E9C76EBE}"/>
      </w:docPartPr>
      <w:docPartBody>
        <w:p w:rsidR="00044785" w:rsidRDefault="00BF7EDD" w:rsidP="00BF7EDD">
          <w:pPr>
            <w:pStyle w:val="55BE7BBF8A554738BCBDA45FE2FF3622"/>
          </w:pPr>
          <w:r w:rsidRPr="003059F5">
            <w:rPr>
              <w:rStyle w:val="PlaceholderText"/>
              <w:rtl/>
            </w:rPr>
            <w:t>[שם ספק]</w:t>
          </w:r>
        </w:p>
      </w:docPartBody>
    </w:docPart>
    <w:docPart>
      <w:docPartPr>
        <w:name w:val="E189A358B826479CBC7BEA48437539EB"/>
        <w:category>
          <w:name w:val="כללי"/>
          <w:gallery w:val="placeholder"/>
        </w:category>
        <w:types>
          <w:type w:val="bbPlcHdr"/>
        </w:types>
        <w:behaviors>
          <w:behavior w:val="content"/>
        </w:behaviors>
        <w:guid w:val="{97B391B2-C83C-428C-9592-3A0CD4EF3B8C}"/>
      </w:docPartPr>
      <w:docPartBody>
        <w:p w:rsidR="00044785" w:rsidRDefault="00BF7EDD" w:rsidP="00BF7EDD">
          <w:pPr>
            <w:pStyle w:val="E189A358B826479CBC7BEA48437539EB"/>
          </w:pPr>
          <w:r w:rsidRPr="003059F5">
            <w:rPr>
              <w:rStyle w:val="PlaceholderText"/>
              <w:rtl/>
            </w:rPr>
            <w:t>[שם ספק]</w:t>
          </w:r>
        </w:p>
      </w:docPartBody>
    </w:docPart>
    <w:docPart>
      <w:docPartPr>
        <w:name w:val="61101281E0C2497FB4987BC366902061"/>
        <w:category>
          <w:name w:val="כללי"/>
          <w:gallery w:val="placeholder"/>
        </w:category>
        <w:types>
          <w:type w:val="bbPlcHdr"/>
        </w:types>
        <w:behaviors>
          <w:behavior w:val="content"/>
        </w:behaviors>
        <w:guid w:val="{E7698E1F-1A2B-4377-8557-CCC7B736A34F}"/>
      </w:docPartPr>
      <w:docPartBody>
        <w:p w:rsidR="00044785" w:rsidRDefault="00BF7EDD" w:rsidP="00BF7EDD">
          <w:pPr>
            <w:pStyle w:val="61101281E0C2497FB4987BC366902061"/>
          </w:pPr>
          <w:r w:rsidRPr="009C4355">
            <w:rPr>
              <w:rStyle w:val="PlaceholderText"/>
              <w:rtl/>
            </w:rPr>
            <w:t>[שם ספק]</w:t>
          </w:r>
        </w:p>
      </w:docPartBody>
    </w:docPart>
    <w:docPart>
      <w:docPartPr>
        <w:name w:val="3BC705A076AC4839A3697F110EE71574"/>
        <w:category>
          <w:name w:val="כללי"/>
          <w:gallery w:val="placeholder"/>
        </w:category>
        <w:types>
          <w:type w:val="bbPlcHdr"/>
        </w:types>
        <w:behaviors>
          <w:behavior w:val="content"/>
        </w:behaviors>
        <w:guid w:val="{21AEEE82-B741-4AF4-BA22-1891CD6445C8}"/>
      </w:docPartPr>
      <w:docPartBody>
        <w:p w:rsidR="00044785" w:rsidRDefault="00BF7EDD" w:rsidP="00BF7EDD">
          <w:pPr>
            <w:pStyle w:val="3BC705A076AC4839A3697F110EE71574"/>
          </w:pPr>
          <w:r w:rsidRPr="00C5438E">
            <w:rPr>
              <w:rStyle w:val="PlaceholderText"/>
              <w:rtl/>
            </w:rPr>
            <w:t>[צד א בחוזה]</w:t>
          </w:r>
        </w:p>
      </w:docPartBody>
    </w:docPart>
    <w:docPart>
      <w:docPartPr>
        <w:name w:val="168768BA09C74C9DA07AD3DE9A9A19C0"/>
        <w:category>
          <w:name w:val="כללי"/>
          <w:gallery w:val="placeholder"/>
        </w:category>
        <w:types>
          <w:type w:val="bbPlcHdr"/>
        </w:types>
        <w:behaviors>
          <w:behavior w:val="content"/>
        </w:behaviors>
        <w:guid w:val="{7559FCD0-1D73-4155-893B-DA95B44E617D}"/>
      </w:docPartPr>
      <w:docPartBody>
        <w:p w:rsidR="00044785" w:rsidRDefault="00BF7EDD" w:rsidP="00BF7EDD">
          <w:pPr>
            <w:pStyle w:val="168768BA09C74C9DA07AD3DE9A9A19C0"/>
          </w:pPr>
          <w:r w:rsidRPr="003059F5">
            <w:rPr>
              <w:rStyle w:val="PlaceholderText"/>
              <w:rtl/>
            </w:rPr>
            <w:t>[שם ספק]</w:t>
          </w:r>
        </w:p>
      </w:docPartBody>
    </w:docPart>
    <w:docPart>
      <w:docPartPr>
        <w:name w:val="6100D728AFE349FEB303821F18DEAD4B"/>
        <w:category>
          <w:name w:val="כללי"/>
          <w:gallery w:val="placeholder"/>
        </w:category>
        <w:types>
          <w:type w:val="bbPlcHdr"/>
        </w:types>
        <w:behaviors>
          <w:behavior w:val="content"/>
        </w:behaviors>
        <w:guid w:val="{93BD3082-5C15-4EBA-BF40-8F879A886BB5}"/>
      </w:docPartPr>
      <w:docPartBody>
        <w:p w:rsidR="00044785" w:rsidRDefault="00BF7EDD" w:rsidP="00BF7EDD">
          <w:pPr>
            <w:pStyle w:val="6100D728AFE349FEB303821F18DEAD4B"/>
          </w:pPr>
          <w:r w:rsidRPr="003059F5">
            <w:rPr>
              <w:rStyle w:val="PlaceholderText"/>
              <w:rtl/>
            </w:rPr>
            <w:t>[שם אתר]</w:t>
          </w:r>
        </w:p>
      </w:docPartBody>
    </w:docPart>
    <w:docPart>
      <w:docPartPr>
        <w:name w:val="6327B07206BB44EAA33892C11BD8537C"/>
        <w:category>
          <w:name w:val="כללי"/>
          <w:gallery w:val="placeholder"/>
        </w:category>
        <w:types>
          <w:type w:val="bbPlcHdr"/>
        </w:types>
        <w:behaviors>
          <w:behavior w:val="content"/>
        </w:behaviors>
        <w:guid w:val="{1CE03CF3-705E-468B-9755-D8C856DF8480}"/>
      </w:docPartPr>
      <w:docPartBody>
        <w:p w:rsidR="00044785" w:rsidRDefault="00BF7EDD" w:rsidP="00BF7EDD">
          <w:pPr>
            <w:pStyle w:val="6327B07206BB44EAA33892C11BD8537C"/>
          </w:pPr>
          <w:r w:rsidRPr="003059F5">
            <w:rPr>
              <w:rStyle w:val="PlaceholderText"/>
              <w:rtl/>
            </w:rPr>
            <w:t>[תיאור עבודה]</w:t>
          </w:r>
        </w:p>
      </w:docPartBody>
    </w:docPart>
    <w:docPart>
      <w:docPartPr>
        <w:name w:val="808CC77C79E04BAFB2A604AC660ACA58"/>
        <w:category>
          <w:name w:val="כללי"/>
          <w:gallery w:val="placeholder"/>
        </w:category>
        <w:types>
          <w:type w:val="bbPlcHdr"/>
        </w:types>
        <w:behaviors>
          <w:behavior w:val="content"/>
        </w:behaviors>
        <w:guid w:val="{BA6A8DE8-4E34-401F-A933-13F4070891D0}"/>
      </w:docPartPr>
      <w:docPartBody>
        <w:p w:rsidR="00044785" w:rsidRDefault="00BF7EDD" w:rsidP="00BF7EDD">
          <w:pPr>
            <w:pStyle w:val="808CC77C79E04BAFB2A604AC660ACA58"/>
          </w:pPr>
          <w:r w:rsidRPr="009C4355">
            <w:rPr>
              <w:rStyle w:val="PlaceholderText"/>
              <w:rtl/>
            </w:rPr>
            <w:t>[שם ספק]</w:t>
          </w:r>
        </w:p>
      </w:docPartBody>
    </w:docPart>
    <w:docPart>
      <w:docPartPr>
        <w:name w:val="9F2D8F8070C84129A160C288A034FC36"/>
        <w:category>
          <w:name w:val="כללי"/>
          <w:gallery w:val="placeholder"/>
        </w:category>
        <w:types>
          <w:type w:val="bbPlcHdr"/>
        </w:types>
        <w:behaviors>
          <w:behavior w:val="content"/>
        </w:behaviors>
        <w:guid w:val="{DA5E2753-77C6-452C-A666-AF7D3E33A71C}"/>
      </w:docPartPr>
      <w:docPartBody>
        <w:p w:rsidR="00044785" w:rsidRDefault="00BF7EDD" w:rsidP="00BF7EDD">
          <w:pPr>
            <w:pStyle w:val="9F2D8F8070C84129A160C288A034FC36"/>
          </w:pPr>
          <w:r w:rsidRPr="00C5438E">
            <w:rPr>
              <w:rStyle w:val="PlaceholderText"/>
              <w:rtl/>
            </w:rPr>
            <w:t>[צד א בחוזה]</w:t>
          </w:r>
        </w:p>
      </w:docPartBody>
    </w:docPart>
    <w:docPart>
      <w:docPartPr>
        <w:name w:val="451B4D967FD145C7BEEF1F2BDDFF3796"/>
        <w:category>
          <w:name w:val="כללי"/>
          <w:gallery w:val="placeholder"/>
        </w:category>
        <w:types>
          <w:type w:val="bbPlcHdr"/>
        </w:types>
        <w:behaviors>
          <w:behavior w:val="content"/>
        </w:behaviors>
        <w:guid w:val="{B44E3022-E2F7-43E0-A16E-775A6CFF2B3A}"/>
      </w:docPartPr>
      <w:docPartBody>
        <w:p w:rsidR="00044785" w:rsidRDefault="00BF7EDD" w:rsidP="00BF7EDD">
          <w:pPr>
            <w:pStyle w:val="451B4D967FD145C7BEEF1F2BDDFF3796"/>
          </w:pPr>
          <w:r w:rsidRPr="003059F5">
            <w:rPr>
              <w:rStyle w:val="PlaceholderText"/>
              <w:rtl/>
            </w:rPr>
            <w:t>[שם אתר]</w:t>
          </w:r>
        </w:p>
      </w:docPartBody>
    </w:docPart>
    <w:docPart>
      <w:docPartPr>
        <w:name w:val="93585C114A7B4EE7BA87F12D2637432E"/>
        <w:category>
          <w:name w:val="כללי"/>
          <w:gallery w:val="placeholder"/>
        </w:category>
        <w:types>
          <w:type w:val="bbPlcHdr"/>
        </w:types>
        <w:behaviors>
          <w:behavior w:val="content"/>
        </w:behaviors>
        <w:guid w:val="{A09D8950-5594-41BD-9647-85C5622D334C}"/>
      </w:docPartPr>
      <w:docPartBody>
        <w:p w:rsidR="00044785" w:rsidRDefault="00BF7EDD" w:rsidP="00BF7EDD">
          <w:pPr>
            <w:pStyle w:val="93585C114A7B4EE7BA87F12D2637432E"/>
          </w:pPr>
          <w:r w:rsidRPr="003059F5">
            <w:rPr>
              <w:rStyle w:val="PlaceholderText"/>
              <w:rtl/>
            </w:rPr>
            <w:t>[תאריך חתימת חוזה]</w:t>
          </w:r>
        </w:p>
      </w:docPartBody>
    </w:docPart>
    <w:docPart>
      <w:docPartPr>
        <w:name w:val="63D59C420D7448DB8DD92F19519C5C18"/>
        <w:category>
          <w:name w:val="כללי"/>
          <w:gallery w:val="placeholder"/>
        </w:category>
        <w:types>
          <w:type w:val="bbPlcHdr"/>
        </w:types>
        <w:behaviors>
          <w:behavior w:val="content"/>
        </w:behaviors>
        <w:guid w:val="{E5EC7C51-E1E7-4018-AF9F-A4AA4D3D851A}"/>
      </w:docPartPr>
      <w:docPartBody>
        <w:p w:rsidR="00044785" w:rsidRDefault="00BF7EDD" w:rsidP="00BF7EDD">
          <w:pPr>
            <w:pStyle w:val="63D59C420D7448DB8DD92F19519C5C1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44785"/>
    <w:rsid w:val="0032380B"/>
    <w:rsid w:val="003D3172"/>
    <w:rsid w:val="004070C9"/>
    <w:rsid w:val="004628EB"/>
    <w:rsid w:val="006865A5"/>
    <w:rsid w:val="009C688F"/>
    <w:rsid w:val="00BF7ED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7EDD"/>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114B71F79DE2463CA4A1183607D39F03">
    <w:name w:val="114B71F79DE2463CA4A1183607D39F03"/>
    <w:rsid w:val="00BF7EDD"/>
    <w:pPr>
      <w:bidi/>
    </w:pPr>
  </w:style>
  <w:style w:type="paragraph" w:customStyle="1" w:styleId="68719980623D4C139E0D293607FE313D">
    <w:name w:val="68719980623D4C139E0D293607FE313D"/>
    <w:rsid w:val="00BF7EDD"/>
    <w:pPr>
      <w:bidi/>
    </w:pPr>
  </w:style>
  <w:style w:type="paragraph" w:customStyle="1" w:styleId="A03D9D8C2F6B4A6BAB6E433EF8B039EA">
    <w:name w:val="A03D9D8C2F6B4A6BAB6E433EF8B039EA"/>
    <w:rsid w:val="00BF7EDD"/>
    <w:pPr>
      <w:bidi/>
    </w:pPr>
  </w:style>
  <w:style w:type="paragraph" w:customStyle="1" w:styleId="AF5095918E924D79826F9B18EDC4F12D">
    <w:name w:val="AF5095918E924D79826F9B18EDC4F12D"/>
    <w:rsid w:val="00BF7EDD"/>
    <w:pPr>
      <w:bidi/>
    </w:pPr>
  </w:style>
  <w:style w:type="paragraph" w:customStyle="1" w:styleId="564AE81DA21F4ED78EB5CA809D6CFA6D">
    <w:name w:val="564AE81DA21F4ED78EB5CA809D6CFA6D"/>
    <w:rsid w:val="00BF7EDD"/>
    <w:pPr>
      <w:bidi/>
    </w:pPr>
  </w:style>
  <w:style w:type="paragraph" w:customStyle="1" w:styleId="32D2F19C01A448299B31E3C8260E18ED">
    <w:name w:val="32D2F19C01A448299B31E3C8260E18ED"/>
    <w:rsid w:val="00BF7EDD"/>
    <w:pPr>
      <w:bidi/>
    </w:pPr>
  </w:style>
  <w:style w:type="paragraph" w:customStyle="1" w:styleId="CB895B3499E0482695CCAD380F30F9AB">
    <w:name w:val="CB895B3499E0482695CCAD380F30F9AB"/>
    <w:rsid w:val="00BF7EDD"/>
    <w:pPr>
      <w:bidi/>
    </w:pPr>
  </w:style>
  <w:style w:type="paragraph" w:customStyle="1" w:styleId="182F74DC5C8E4021B0CC0C3762F2E7E9">
    <w:name w:val="182F74DC5C8E4021B0CC0C3762F2E7E9"/>
    <w:rsid w:val="00BF7EDD"/>
    <w:pPr>
      <w:bidi/>
    </w:pPr>
  </w:style>
  <w:style w:type="paragraph" w:customStyle="1" w:styleId="9EAC23516FAE4031AE28A4FF7C5F6AD0">
    <w:name w:val="9EAC23516FAE4031AE28A4FF7C5F6AD0"/>
    <w:rsid w:val="00BF7EDD"/>
    <w:pPr>
      <w:bidi/>
    </w:pPr>
  </w:style>
  <w:style w:type="paragraph" w:customStyle="1" w:styleId="764C71461BC84153BBDCE6E5C5948794">
    <w:name w:val="764C71461BC84153BBDCE6E5C5948794"/>
    <w:rsid w:val="00BF7EDD"/>
    <w:pPr>
      <w:bidi/>
    </w:pPr>
  </w:style>
  <w:style w:type="paragraph" w:customStyle="1" w:styleId="9F24E6AC1AD4458D9FA303CC0D17BA1B">
    <w:name w:val="9F24E6AC1AD4458D9FA303CC0D17BA1B"/>
    <w:rsid w:val="00BF7EDD"/>
    <w:pPr>
      <w:bidi/>
    </w:pPr>
  </w:style>
  <w:style w:type="paragraph" w:customStyle="1" w:styleId="C0B196886B29454580E96F19537D2152">
    <w:name w:val="C0B196886B29454580E96F19537D2152"/>
    <w:rsid w:val="00BF7EDD"/>
    <w:pPr>
      <w:bidi/>
    </w:pPr>
  </w:style>
  <w:style w:type="paragraph" w:customStyle="1" w:styleId="D91D732FBCAB40BEA58DC25E5E776F2B">
    <w:name w:val="D91D732FBCAB40BEA58DC25E5E776F2B"/>
    <w:rsid w:val="00BF7EDD"/>
    <w:pPr>
      <w:bidi/>
    </w:pPr>
  </w:style>
  <w:style w:type="paragraph" w:customStyle="1" w:styleId="2403F9ECBD4040D6915B0CED1621BF22">
    <w:name w:val="2403F9ECBD4040D6915B0CED1621BF22"/>
    <w:rsid w:val="00BF7EDD"/>
    <w:pPr>
      <w:bidi/>
    </w:pPr>
  </w:style>
  <w:style w:type="paragraph" w:customStyle="1" w:styleId="67499A35E45147029E9A21E4FC5E9DD0">
    <w:name w:val="67499A35E45147029E9A21E4FC5E9DD0"/>
    <w:rsid w:val="00BF7EDD"/>
    <w:pPr>
      <w:bidi/>
    </w:pPr>
  </w:style>
  <w:style w:type="paragraph" w:customStyle="1" w:styleId="B0DEDF3A4B70409DA9BD05A9AD7251CF">
    <w:name w:val="B0DEDF3A4B70409DA9BD05A9AD7251CF"/>
    <w:rsid w:val="00BF7EDD"/>
    <w:pPr>
      <w:bidi/>
    </w:pPr>
  </w:style>
  <w:style w:type="paragraph" w:customStyle="1" w:styleId="B96535F2EC8E4A54A7A080923C431ACD">
    <w:name w:val="B96535F2EC8E4A54A7A080923C431ACD"/>
    <w:rsid w:val="00BF7EDD"/>
    <w:pPr>
      <w:bidi/>
    </w:pPr>
  </w:style>
  <w:style w:type="paragraph" w:customStyle="1" w:styleId="2ED9ACFB8CD3442A972976D19B7A6C64">
    <w:name w:val="2ED9ACFB8CD3442A972976D19B7A6C64"/>
    <w:rsid w:val="00BF7EDD"/>
    <w:pPr>
      <w:bidi/>
    </w:pPr>
  </w:style>
  <w:style w:type="paragraph" w:customStyle="1" w:styleId="8A0B84AD49404A68886CE82968448984">
    <w:name w:val="8A0B84AD49404A68886CE82968448984"/>
    <w:rsid w:val="00BF7EDD"/>
    <w:pPr>
      <w:bidi/>
    </w:pPr>
  </w:style>
  <w:style w:type="paragraph" w:customStyle="1" w:styleId="36271808A6C94BC3A42F6D43B39727E7">
    <w:name w:val="36271808A6C94BC3A42F6D43B39727E7"/>
    <w:rsid w:val="00BF7EDD"/>
    <w:pPr>
      <w:bidi/>
    </w:pPr>
  </w:style>
  <w:style w:type="paragraph" w:customStyle="1" w:styleId="6544B0C8030D49628507D044F2352614">
    <w:name w:val="6544B0C8030D49628507D044F2352614"/>
    <w:rsid w:val="00BF7EDD"/>
    <w:pPr>
      <w:bidi/>
    </w:pPr>
  </w:style>
  <w:style w:type="paragraph" w:customStyle="1" w:styleId="F98F5113FA6F4C58B92A2215E9F15DA5">
    <w:name w:val="F98F5113FA6F4C58B92A2215E9F15DA5"/>
    <w:rsid w:val="00BF7EDD"/>
    <w:pPr>
      <w:bidi/>
    </w:pPr>
  </w:style>
  <w:style w:type="paragraph" w:customStyle="1" w:styleId="41AAE38D82274D30B8656CDA14B893E3">
    <w:name w:val="41AAE38D82274D30B8656CDA14B893E3"/>
    <w:rsid w:val="00BF7EDD"/>
    <w:pPr>
      <w:bidi/>
    </w:pPr>
  </w:style>
  <w:style w:type="paragraph" w:customStyle="1" w:styleId="55BE7BBF8A554738BCBDA45FE2FF3622">
    <w:name w:val="55BE7BBF8A554738BCBDA45FE2FF3622"/>
    <w:rsid w:val="00BF7EDD"/>
    <w:pPr>
      <w:bidi/>
    </w:pPr>
  </w:style>
  <w:style w:type="paragraph" w:customStyle="1" w:styleId="E189A358B826479CBC7BEA48437539EB">
    <w:name w:val="E189A358B826479CBC7BEA48437539EB"/>
    <w:rsid w:val="00BF7EDD"/>
    <w:pPr>
      <w:bidi/>
    </w:pPr>
  </w:style>
  <w:style w:type="paragraph" w:customStyle="1" w:styleId="61101281E0C2497FB4987BC366902061">
    <w:name w:val="61101281E0C2497FB4987BC366902061"/>
    <w:rsid w:val="00BF7EDD"/>
    <w:pPr>
      <w:bidi/>
    </w:pPr>
  </w:style>
  <w:style w:type="paragraph" w:customStyle="1" w:styleId="377D578778784D6C8DC7D347D1E3E593">
    <w:name w:val="377D578778784D6C8DC7D347D1E3E593"/>
    <w:rsid w:val="00BF7EDD"/>
    <w:pPr>
      <w:bidi/>
    </w:pPr>
  </w:style>
  <w:style w:type="paragraph" w:customStyle="1" w:styleId="3436DE5F1EC84D8B80563EBE88C70AC3">
    <w:name w:val="3436DE5F1EC84D8B80563EBE88C70AC3"/>
    <w:rsid w:val="00BF7EDD"/>
    <w:pPr>
      <w:bidi/>
    </w:pPr>
  </w:style>
  <w:style w:type="paragraph" w:customStyle="1" w:styleId="D9B29B74ED6045C38A63BF0C3CADAF5B">
    <w:name w:val="D9B29B74ED6045C38A63BF0C3CADAF5B"/>
    <w:rsid w:val="00BF7EDD"/>
    <w:pPr>
      <w:bidi/>
    </w:pPr>
  </w:style>
  <w:style w:type="paragraph" w:customStyle="1" w:styleId="DD4E34B200A54623876962F1DA12B63D">
    <w:name w:val="DD4E34B200A54623876962F1DA12B63D"/>
    <w:rsid w:val="00BF7EDD"/>
    <w:pPr>
      <w:bidi/>
    </w:pPr>
  </w:style>
  <w:style w:type="paragraph" w:customStyle="1" w:styleId="3BC705A076AC4839A3697F110EE71574">
    <w:name w:val="3BC705A076AC4839A3697F110EE71574"/>
    <w:rsid w:val="00BF7EDD"/>
    <w:pPr>
      <w:bidi/>
    </w:pPr>
  </w:style>
  <w:style w:type="paragraph" w:customStyle="1" w:styleId="168768BA09C74C9DA07AD3DE9A9A19C0">
    <w:name w:val="168768BA09C74C9DA07AD3DE9A9A19C0"/>
    <w:rsid w:val="00BF7EDD"/>
    <w:pPr>
      <w:bidi/>
    </w:pPr>
  </w:style>
  <w:style w:type="paragraph" w:customStyle="1" w:styleId="6100D728AFE349FEB303821F18DEAD4B">
    <w:name w:val="6100D728AFE349FEB303821F18DEAD4B"/>
    <w:rsid w:val="00BF7EDD"/>
    <w:pPr>
      <w:bidi/>
    </w:pPr>
  </w:style>
  <w:style w:type="paragraph" w:customStyle="1" w:styleId="6327B07206BB44EAA33892C11BD8537C">
    <w:name w:val="6327B07206BB44EAA33892C11BD8537C"/>
    <w:rsid w:val="00BF7EDD"/>
    <w:pPr>
      <w:bidi/>
    </w:pPr>
  </w:style>
  <w:style w:type="paragraph" w:customStyle="1" w:styleId="808CC77C79E04BAFB2A604AC660ACA58">
    <w:name w:val="808CC77C79E04BAFB2A604AC660ACA58"/>
    <w:rsid w:val="00BF7EDD"/>
    <w:pPr>
      <w:bidi/>
    </w:pPr>
  </w:style>
  <w:style w:type="paragraph" w:customStyle="1" w:styleId="9F2D8F8070C84129A160C288A034FC36">
    <w:name w:val="9F2D8F8070C84129A160C288A034FC36"/>
    <w:rsid w:val="00BF7EDD"/>
    <w:pPr>
      <w:bidi/>
    </w:pPr>
  </w:style>
  <w:style w:type="paragraph" w:customStyle="1" w:styleId="451B4D967FD145C7BEEF1F2BDDFF3796">
    <w:name w:val="451B4D967FD145C7BEEF1F2BDDFF3796"/>
    <w:rsid w:val="00BF7EDD"/>
    <w:pPr>
      <w:bidi/>
    </w:pPr>
  </w:style>
  <w:style w:type="paragraph" w:customStyle="1" w:styleId="93585C114A7B4EE7BA87F12D2637432E">
    <w:name w:val="93585C114A7B4EE7BA87F12D2637432E"/>
    <w:rsid w:val="00BF7EDD"/>
    <w:pPr>
      <w:bidi/>
    </w:pPr>
  </w:style>
  <w:style w:type="paragraph" w:customStyle="1" w:styleId="63D59C420D7448DB8DD92F19519C5C18">
    <w:name w:val="63D59C420D7448DB8DD92F19519C5C18"/>
    <w:rsid w:val="00BF7ED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schemas.microsoft.com/sharepoint/v3"/>
    <ds:schemaRef ds:uri="http://purl.org/dc/terms/"/>
    <ds:schemaRef ds:uri="http://schemas.openxmlformats.org/package/2006/metadata/core-properties"/>
    <ds:schemaRef ds:uri="http://purl.org/dc/dcmitype/"/>
    <ds:schemaRef ds:uri="e82e0497-401b-493b-ab66-61f85c09ed30"/>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6B311A57-815A-46EE-BC14-955E4D08A3C8}"/>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E2F02A24-4747-42B5-AEDC-776283C4FE94}">
  <ds:schemaRefs>
    <ds:schemaRef ds:uri="http://schemas.microsoft.com/office/2006/metadata/customXsn"/>
  </ds:schemaRefs>
</ds:datastoreItem>
</file>

<file path=customXml/itemProps6.xml><?xml version="1.0" encoding="utf-8"?>
<ds:datastoreItem xmlns:ds="http://schemas.openxmlformats.org/officeDocument/2006/customXml" ds:itemID="{C411DC0B-19F1-4765-8AA7-3FBCBF4C8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33</Pages>
  <Words>10446</Words>
  <Characters>52233</Characters>
  <Application>Microsoft Office Word</Application>
  <DocSecurity>0</DocSecurity>
  <Lines>435</Lines>
  <Paragraphs>125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62554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7</cp:revision>
  <dcterms:created xsi:type="dcterms:W3CDTF">2021-05-26T14:24:00Z</dcterms:created>
  <dcterms:modified xsi:type="dcterms:W3CDTF">2021-09-02T09:03:00Z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b4518be3-6cdf-4c9a-ba84-2185d1647062</vt:lpwstr>
  </property>
</Properties>
</file>